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7948892"/>
        <w:docPartObj>
          <w:docPartGallery w:val="Cover Pages"/>
          <w:docPartUnique/>
        </w:docPartObj>
      </w:sdtPr>
      <w:sdtContent>
        <w:p w14:paraId="6404CE23" w14:textId="77777777" w:rsidR="00FD1B66" w:rsidRDefault="0073464E" w:rsidP="0073464E">
          <w:r>
            <w:rPr>
              <w:noProof/>
              <w:lang w:eastAsia="en-US"/>
            </w:rPr>
            <mc:AlternateContent>
              <mc:Choice Requires="wpg">
                <w:drawing>
                  <wp:anchor distT="0" distB="0" distL="114300" distR="114300" simplePos="0" relativeHeight="251639807" behindDoc="0" locked="0" layoutInCell="1" allowOverlap="1" wp14:anchorId="594850EB" wp14:editId="46552F72">
                    <wp:simplePos x="0" y="0"/>
                    <wp:positionH relativeFrom="page">
                      <wp:align>right</wp:align>
                    </wp:positionH>
                    <wp:positionV relativeFrom="margin">
                      <wp:posOffset>7620</wp:posOffset>
                    </wp:positionV>
                    <wp:extent cx="7308850" cy="1207770"/>
                    <wp:effectExtent l="0" t="0" r="1270" b="1905"/>
                    <wp:wrapNone/>
                    <wp:docPr id="10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8850" cy="1207770"/>
                              <a:chOff x="0" y="0"/>
                              <a:chExt cx="73152" cy="12161"/>
                            </a:xfrm>
                          </wpg:grpSpPr>
                          <wps:wsp>
                            <wps:cNvPr id="109" name="Rectangle 51"/>
                            <wps:cNvSpPr>
                              <a:spLocks/>
                            </wps:cNvSpPr>
                            <wps:spPr bwMode="auto">
                              <a:xfrm>
                                <a:off x="0" y="0"/>
                                <a:ext cx="73152" cy="11303"/>
                              </a:xfrm>
                              <a:custGeom>
                                <a:avLst/>
                                <a:gdLst>
                                  <a:gd name="T0" fmla="*/ 0 w 7312660"/>
                                  <a:gd name="T1" fmla="*/ 0 h 1129665"/>
                                  <a:gd name="T2" fmla="*/ 0 w 7312660"/>
                                  <a:gd name="T3" fmla="*/ 0 h 1129665"/>
                                  <a:gd name="T4" fmla="*/ 0 w 7312660"/>
                                  <a:gd name="T5" fmla="*/ 0 h 1129665"/>
                                  <a:gd name="T6" fmla="*/ 0 w 7312660"/>
                                  <a:gd name="T7" fmla="*/ 0 h 1129665"/>
                                  <a:gd name="T8" fmla="*/ 0 w 7312660"/>
                                  <a:gd name="T9" fmla="*/ 0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10" name="Rectangle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BF1796" id="Group 149" o:spid="_x0000_s1026" style="position:absolute;margin-left:524.3pt;margin-top:.6pt;width:575.5pt;height:95.1pt;z-index:251639807;mso-width-percent:941;mso-height-percent:121;mso-position-horizontal:right;mso-position-horizontal-relative:page;mso-position-vertical-relative:margin;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YfsMA&#10;AADcAAAADwAAAGRycy9kb3ducmV2LnhtbERPTUsDMRC9C/6HMII3m21BabdNSxFKFw+KtQe9DZvp&#10;ZnUzWZJxu/33RhC8zeN9zmoz+k4NFFMb2MB0UoAiroNtuTFwfNvdzUElQbbYBSYDF0qwWV9frbC0&#10;4cyvNBykUTmEU4kGnEhfap1qRx7TJPTEmTuF6FEyjI22Ec853Hd6VhQP2mPLucFhT4+O6q/Dtzfw&#10;8jTMK7nMKD679/0uVvefsv8w5vZm3C5BCY3yL/5zVzbPLxbw+0y+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YfsMAAADcAAAADwAAAAAAAAAAAAAAAACYAgAAZHJzL2Rv&#10;d25yZXYueG1sUEsFBgAAAAAEAAQA9QAAAIgDAAAAAA==&#10;" path="m,l7312660,r,1129665l3619500,733425,,1091565,,xe" fillcolor="#5b9bd5 [3204]" stroked="f" strokeweight="1pt">
                      <v:stroke joinstyle="miter"/>
                      <v:path arrowok="t" o:connecttype="custom" o:connectlocs="0,0;0,0;0,0;0,0;0,0;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IZ8UA&#10;AADcAAAADwAAAGRycy9kb3ducmV2LnhtbESPQWvCQBCF7wX/wzKCt7pRQSS6iopCT9ragngbsmMS&#10;zM7G7DbGf+8cCr3N8N68981i1blKtdSE0rOB0TABRZx5W3Ju4Od7/z4DFSKyxcozGXhSgNWy97bA&#10;1PoHf1F7irmSEA4pGihirFOtQ1aQwzD0NbFoV984jLI2ubYNPiTcVXqcJFPtsGRpKLCmbUHZ7fTr&#10;DBx2W32dPvfuPpldjptd1Z4/3dGYQb9bz0FF6uK/+e/6wwr+SP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0hnxQAAANwAAAAPAAAAAAAAAAAAAAAAAJgCAABkcnMv&#10;ZG93bnJldi54bWxQSwUGAAAAAAQABAD1AAAAigMAAAAA&#10;" stroked="f" strokeweight="1pt">
                      <v:fill r:id="rId10" o:title="" recolor="t" rotate="t" type="frame"/>
                    </v:rect>
                    <w10:wrap anchorx="page" anchory="margin"/>
                  </v:group>
                </w:pict>
              </mc:Fallback>
            </mc:AlternateContent>
          </w:r>
          <w:r w:rsidR="00495A45">
            <w:rPr>
              <w:noProof/>
              <w:lang w:eastAsia="en-US"/>
            </w:rPr>
            <mc:AlternateContent>
              <mc:Choice Requires="wps">
                <w:drawing>
                  <wp:anchor distT="0" distB="0" distL="114300" distR="114300" simplePos="0" relativeHeight="251641856" behindDoc="0" locked="0" layoutInCell="1" allowOverlap="1" wp14:anchorId="4D0A0DB7" wp14:editId="15BD158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hor"/>
                                  <w:tag w:val=""/>
                                  <w:id w:val="-2016446480"/>
                                  <w:dataBinding w:prefixMappings="xmlns:ns0='http://purl.org/dc/elements/1.1/' xmlns:ns1='http://schemas.openxmlformats.org/package/2006/metadata/core-properties' " w:xpath="/ns1:coreProperties[1]/ns0:creator[1]" w:storeItemID="{6C3C8BC8-F283-45AE-878A-BAB7291924A1}"/>
                                  <w:text/>
                                </w:sdtPr>
                                <w:sdtContent>
                                  <w:p w14:paraId="12FA4A73" w14:textId="77777777" w:rsidR="00FB5756" w:rsidRDefault="00FB5756">
                                    <w:pPr>
                                      <w:pStyle w:val="NoSpacing"/>
                                      <w:jc w:val="right"/>
                                      <w:rPr>
                                        <w:color w:val="595959" w:themeColor="text1" w:themeTint="A6"/>
                                        <w:sz w:val="28"/>
                                        <w:szCs w:val="28"/>
                                      </w:rPr>
                                    </w:pPr>
                                    <w:r w:rsidRPr="00FB7CE6">
                                      <w:rPr>
                                        <w:color w:val="595959" w:themeColor="text1" w:themeTint="A6"/>
                                        <w:sz w:val="28"/>
                                        <w:szCs w:val="28"/>
                                        <w:lang w:val="en-US"/>
                                      </w:rPr>
                                      <w:t>Open Connectivity Foundation (OCF)</w:t>
                                    </w:r>
                                  </w:p>
                                </w:sdtContent>
                              </w:sdt>
                              <w:p w14:paraId="2706D527" w14:textId="77777777" w:rsidR="00FB5756" w:rsidRDefault="00FB5756">
                                <w:pPr>
                                  <w:pStyle w:val="NoSpacing"/>
                                  <w:jc w:val="right"/>
                                  <w:rPr>
                                    <w:color w:val="595959" w:themeColor="text1" w:themeTint="A6"/>
                                    <w:sz w:val="18"/>
                                    <w:szCs w:val="18"/>
                                  </w:rPr>
                                </w:pPr>
                                <w:sdt>
                                  <w:sdtPr>
                                    <w:rPr>
                                      <w:color w:val="595959" w:themeColor="text1" w:themeTint="A6"/>
                                      <w:sz w:val="18"/>
                                      <w:szCs w:val="18"/>
                                    </w:rPr>
                                    <w:alias w:val="Email"/>
                                    <w:tag w:val="Email"/>
                                    <w:id w:val="-1702004491"/>
                                    <w:dataBinding w:prefixMappings="xmlns:ns0='http://schemas.microsoft.com/office/2006/coverPageProps' " w:xpath="/ns0:CoverPageProperties[1]/ns0:CompanyEmail[1]" w:storeItemID="{55AF091B-3C7A-41E3-B477-F2FDAA23CFDA}"/>
                                    <w:text/>
                                  </w:sdtPr>
                                  <w:sdtContent>
                                    <w:r w:rsidRPr="00FB7CE6">
                                      <w:rPr>
                                        <w:color w:val="595959" w:themeColor="text1" w:themeTint="A6"/>
                                        <w:sz w:val="18"/>
                                        <w:szCs w:val="18"/>
                                      </w:rPr>
                                      <w:t>admin@openconnectivity.org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0A0DB7" id="_x0000_t202" coordsize="21600,21600" o:spt="202" path="m,l,21600r21600,l21600,xe">
                    <v:stroke joinstyle="miter"/>
                    <v:path gradientshapeok="t" o:connecttype="rect"/>
                  </v:shapetype>
                  <v:shape id="Text Box 152" o:spid="_x0000_s1026" type="#_x0000_t202" style="position:absolute;left:0;text-align:left;margin-left:0;margin-top:0;width:575.9pt;height:72.85pt;z-index:2516418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xjQIAAHo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" filled="f" stroked="f" strokeweight=".5pt">
                    <v:path arrowok="t"/>
                    <v:textbox inset="126pt,0,54pt,0">
                      <w:txbxContent>
                        <w:sdt>
                          <w:sdtPr>
                            <w:rPr>
                              <w:color w:val="595959" w:themeColor="text1" w:themeTint="A6"/>
                              <w:sz w:val="28"/>
                              <w:szCs w:val="28"/>
                              <w:lang w:val="en-US"/>
                            </w:rPr>
                            <w:alias w:val="Author"/>
                            <w:tag w:val=""/>
                            <w:id w:val="-2016446480"/>
                            <w:dataBinding w:prefixMappings="xmlns:ns0='http://purl.org/dc/elements/1.1/' xmlns:ns1='http://schemas.openxmlformats.org/package/2006/metadata/core-properties' " w:xpath="/ns1:coreProperties[1]/ns0:creator[1]" w:storeItemID="{6C3C8BC8-F283-45AE-878A-BAB7291924A1}"/>
                            <w:text/>
                          </w:sdtPr>
                          <w:sdtContent>
                            <w:p w14:paraId="12FA4A73" w14:textId="77777777" w:rsidR="00FB5756" w:rsidRDefault="00FB5756">
                              <w:pPr>
                                <w:pStyle w:val="NoSpacing"/>
                                <w:jc w:val="right"/>
                                <w:rPr>
                                  <w:color w:val="595959" w:themeColor="text1" w:themeTint="A6"/>
                                  <w:sz w:val="28"/>
                                  <w:szCs w:val="28"/>
                                </w:rPr>
                              </w:pPr>
                              <w:r w:rsidRPr="00FB7CE6">
                                <w:rPr>
                                  <w:color w:val="595959" w:themeColor="text1" w:themeTint="A6"/>
                                  <w:sz w:val="28"/>
                                  <w:szCs w:val="28"/>
                                  <w:lang w:val="en-US"/>
                                </w:rPr>
                                <w:t>Open Connectivity Foundation (OCF)</w:t>
                              </w:r>
                            </w:p>
                          </w:sdtContent>
                        </w:sdt>
                        <w:p w14:paraId="2706D527" w14:textId="77777777" w:rsidR="00FB5756" w:rsidRDefault="00FB5756">
                          <w:pPr>
                            <w:pStyle w:val="NoSpacing"/>
                            <w:jc w:val="right"/>
                            <w:rPr>
                              <w:color w:val="595959" w:themeColor="text1" w:themeTint="A6"/>
                              <w:sz w:val="18"/>
                              <w:szCs w:val="18"/>
                            </w:rPr>
                          </w:pPr>
                          <w:sdt>
                            <w:sdtPr>
                              <w:rPr>
                                <w:color w:val="595959" w:themeColor="text1" w:themeTint="A6"/>
                                <w:sz w:val="18"/>
                                <w:szCs w:val="18"/>
                              </w:rPr>
                              <w:alias w:val="Email"/>
                              <w:tag w:val="Email"/>
                              <w:id w:val="-1702004491"/>
                              <w:dataBinding w:prefixMappings="xmlns:ns0='http://schemas.microsoft.com/office/2006/coverPageProps' " w:xpath="/ns0:CoverPageProperties[1]/ns0:CompanyEmail[1]" w:storeItemID="{55AF091B-3C7A-41E3-B477-F2FDAA23CFDA}"/>
                              <w:text/>
                            </w:sdtPr>
                            <w:sdtContent>
                              <w:r w:rsidRPr="00FB7CE6">
                                <w:rPr>
                                  <w:color w:val="595959" w:themeColor="text1" w:themeTint="A6"/>
                                  <w:sz w:val="18"/>
                                  <w:szCs w:val="18"/>
                                </w:rPr>
                                <w:t>admin@openconnectivity.org</w:t>
                              </w:r>
                            </w:sdtContent>
                          </w:sdt>
                        </w:p>
                      </w:txbxContent>
                    </v:textbox>
                    <w10:wrap type="square" anchorx="page" anchory="page"/>
                  </v:shape>
                </w:pict>
              </mc:Fallback>
            </mc:AlternateContent>
          </w:r>
          <w:r w:rsidR="00495A45">
            <w:rPr>
              <w:noProof/>
              <w:lang w:eastAsia="en-US"/>
            </w:rPr>
            <mc:AlternateContent>
              <mc:Choice Requires="wps">
                <w:drawing>
                  <wp:anchor distT="0" distB="0" distL="114300" distR="114300" simplePos="0" relativeHeight="251640832" behindDoc="0" locked="0" layoutInCell="1" allowOverlap="1" wp14:anchorId="11EE982F" wp14:editId="0950FDE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8534400" cy="3651250"/>
                    <wp:effectExtent l="0" t="0" r="0" b="698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85839" w14:textId="0AD9936A" w:rsidR="00FB5756" w:rsidRDefault="00E40293" w:rsidP="00CD16AB">
                                <w:pPr>
                                  <w:jc w:val="left"/>
                                  <w:rPr>
                                    <w:color w:val="5B9BD5" w:themeColor="accent1"/>
                                    <w:sz w:val="64"/>
                                    <w:szCs w:val="64"/>
                                  </w:rPr>
                                </w:pPr>
                                <w:sdt>
                                  <w:sdtPr>
                                    <w:rPr>
                                      <w:caps/>
                                      <w:color w:val="5B9BD5" w:themeColor="accent1"/>
                                      <w:sz w:val="56"/>
                                      <w:szCs w:val="56"/>
                                    </w:rPr>
                                    <w:alias w:val="Title"/>
                                    <w:tag w:val=""/>
                                    <w:id w:val="-112808948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0" w:author="Bardini, Richard A" w:date="2018-03-22T00:00:00Z">
                                      <w:r w:rsidDel="00E40293">
                                        <w:rPr>
                                          <w:rFonts w:eastAsia="Batang" w:hint="eastAsia"/>
                                          <w:caps/>
                                          <w:color w:val="5B9BD5" w:themeColor="accent1"/>
                                          <w:sz w:val="56"/>
                                          <w:szCs w:val="56"/>
                                          <w:lang w:eastAsia="ko-KR"/>
                                        </w:rPr>
                                        <w:delText xml:space="preserve">OCF Core </w:delText>
                                      </w:r>
                                      <w:r w:rsidDel="00E40293">
                                        <w:rPr>
                                          <w:rFonts w:eastAsia="Batang" w:hint="eastAsia"/>
                                          <w:caps/>
                                          <w:color w:val="5B9BD5" w:themeColor="accent1"/>
                                          <w:sz w:val="56"/>
                                          <w:szCs w:val="56"/>
                                          <w:lang w:eastAsia="ko-KR"/>
                                        </w:rPr>
                                        <w:br/>
                                        <w:delText>specification</w:delText>
                                      </w:r>
                                      <w:r w:rsidDel="00E40293">
                                        <w:rPr>
                                          <w:rFonts w:eastAsia="Batang" w:hint="eastAsia"/>
                                          <w:caps/>
                                          <w:color w:val="5B9BD5" w:themeColor="accent1"/>
                                          <w:sz w:val="56"/>
                                          <w:szCs w:val="56"/>
                                          <w:lang w:eastAsia="ko-KR"/>
                                        </w:rPr>
                                        <w:br/>
                                      </w:r>
                                      <w:r w:rsidDel="00E40293">
                                        <w:rPr>
                                          <w:rFonts w:eastAsia="Batang"/>
                                          <w:caps/>
                                          <w:color w:val="5B9BD5" w:themeColor="accent1"/>
                                          <w:sz w:val="56"/>
                                          <w:szCs w:val="56"/>
                                          <w:lang w:eastAsia="ko-KR"/>
                                        </w:rPr>
                                        <w:delText>V1.3.1</w:delText>
                                      </w:r>
                                    </w:del>
                                    <w:ins w:id="1" w:author="Bardini, Richard A" w:date="2018-03-22T00:00:00Z">
                                      <w:r>
                                        <w:rPr>
                                          <w:rFonts w:eastAsia="Batang" w:hint="eastAsia"/>
                                          <w:caps/>
                                          <w:color w:val="5B9BD5" w:themeColor="accent1"/>
                                          <w:sz w:val="56"/>
                                          <w:szCs w:val="56"/>
                                          <w:lang w:eastAsia="ko-KR"/>
                                        </w:rPr>
                                        <w:t xml:space="preserve">OCF Core </w:t>
                                      </w:r>
                                      <w:r>
                                        <w:rPr>
                                          <w:rFonts w:eastAsia="Batang" w:hint="eastAsia"/>
                                          <w:caps/>
                                          <w:color w:val="5B9BD5" w:themeColor="accent1"/>
                                          <w:sz w:val="56"/>
                                          <w:szCs w:val="56"/>
                                          <w:lang w:eastAsia="ko-KR"/>
                                        </w:rPr>
                                        <w:br/>
                                        <w:t>specification</w:t>
                                      </w:r>
                                      <w:r>
                                        <w:rPr>
                                          <w:rFonts w:eastAsia="Batang" w:hint="eastAsia"/>
                                          <w:caps/>
                                          <w:color w:val="5B9BD5" w:themeColor="accent1"/>
                                          <w:sz w:val="56"/>
                                          <w:szCs w:val="56"/>
                                          <w:lang w:eastAsia="ko-KR"/>
                                        </w:rPr>
                                        <w:br/>
                                      </w:r>
                                    </w:ins>
                                    <w:ins w:id="2" w:author="Bardini, Richard A" w:date="2018-03-22T00:01:00Z">
                                      <w:r>
                                        <w:rPr>
                                          <w:rFonts w:eastAsia="Batang"/>
                                          <w:caps/>
                                          <w:color w:val="5B9BD5" w:themeColor="accent1"/>
                                          <w:sz w:val="56"/>
                                          <w:szCs w:val="56"/>
                                          <w:lang w:eastAsia="ko-KR"/>
                                        </w:rPr>
                                        <w:t>Bangkok</w:t>
                                      </w:r>
                                    </w:ins>
                                  </w:sdtContent>
                                </w:sdt>
                              </w:p>
                              <w:sdt>
                                <w:sdtPr>
                                  <w:rPr>
                                    <w:color w:val="404040" w:themeColor="text1" w:themeTint="BF"/>
                                    <w:sz w:val="36"/>
                                    <w:szCs w:val="36"/>
                                  </w:rPr>
                                  <w:alias w:val="Subtitle"/>
                                  <w:tag w:val=""/>
                                  <w:id w:val="342829189"/>
                                  <w:dataBinding w:prefixMappings="xmlns:ns0='http://purl.org/dc/elements/1.1/' xmlns:ns1='http://schemas.openxmlformats.org/package/2006/metadata/core-properties' " w:xpath="/ns1:coreProperties[1]/ns0:subject[1]" w:storeItemID="{6C3C8BC8-F283-45AE-878A-BAB7291924A1}"/>
                                  <w:text/>
                                </w:sdtPr>
                                <w:sdtContent>
                                  <w:p w14:paraId="1CDD646A" w14:textId="77777777" w:rsidR="00FB5756" w:rsidRDefault="00FB5756">
                                    <w:pPr>
                                      <w:jc w:val="right"/>
                                      <w:rPr>
                                        <w:smallCaps/>
                                        <w:color w:val="404040" w:themeColor="text1" w:themeTint="BF"/>
                                        <w:sz w:val="36"/>
                                        <w:szCs w:val="36"/>
                                      </w:rPr>
                                    </w:pPr>
                                    <w:r>
                                      <w:rPr>
                                        <w:color w:val="404040" w:themeColor="text1" w:themeTint="BF"/>
                                        <w:sz w:val="36"/>
                                        <w:szCs w:val="36"/>
                                      </w:rPr>
                                      <w:t>Part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1EE982F" id="Text Box 154" o:spid="_x0000_s1027" type="#_x0000_t202" style="position:absolute;left:0;text-align:left;margin-left:0;margin-top:0;width:672pt;height:287.5pt;z-index:251640832;visibility:visible;mso-wrap-style:square;mso-width-percent:0;mso-height-percent:363;mso-top-percent:300;mso-wrap-distance-left:9pt;mso-wrap-distance-top:0;mso-wrap-distance-right:9pt;mso-wrap-distance-bottom:0;mso-position-horizontal:center;mso-position-horizontal-relative:page;mso-position-vertical-relative:page;mso-width-percent:0;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" filled="f" stroked="f" strokeweight=".5pt">
                    <v:path arrowok="t"/>
                    <v:textbox inset="126pt,0,54pt,0">
                      <w:txbxContent>
                        <w:p w14:paraId="4D785839" w14:textId="0AD9936A" w:rsidR="00FB5756" w:rsidRDefault="00E40293" w:rsidP="00CD16AB">
                          <w:pPr>
                            <w:jc w:val="left"/>
                            <w:rPr>
                              <w:color w:val="5B9BD5" w:themeColor="accent1"/>
                              <w:sz w:val="64"/>
                              <w:szCs w:val="64"/>
                            </w:rPr>
                          </w:pPr>
                          <w:sdt>
                            <w:sdtPr>
                              <w:rPr>
                                <w:caps/>
                                <w:color w:val="5B9BD5" w:themeColor="accent1"/>
                                <w:sz w:val="56"/>
                                <w:szCs w:val="56"/>
                              </w:rPr>
                              <w:alias w:val="Title"/>
                              <w:tag w:val=""/>
                              <w:id w:val="-112808948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3" w:author="Bardini, Richard A" w:date="2018-03-22T00:00:00Z">
                                <w:r w:rsidDel="00E40293">
                                  <w:rPr>
                                    <w:rFonts w:eastAsia="Batang" w:hint="eastAsia"/>
                                    <w:caps/>
                                    <w:color w:val="5B9BD5" w:themeColor="accent1"/>
                                    <w:sz w:val="56"/>
                                    <w:szCs w:val="56"/>
                                    <w:lang w:eastAsia="ko-KR"/>
                                  </w:rPr>
                                  <w:delText xml:space="preserve">OCF Core </w:delText>
                                </w:r>
                                <w:r w:rsidDel="00E40293">
                                  <w:rPr>
                                    <w:rFonts w:eastAsia="Batang" w:hint="eastAsia"/>
                                    <w:caps/>
                                    <w:color w:val="5B9BD5" w:themeColor="accent1"/>
                                    <w:sz w:val="56"/>
                                    <w:szCs w:val="56"/>
                                    <w:lang w:eastAsia="ko-KR"/>
                                  </w:rPr>
                                  <w:br/>
                                  <w:delText>specification</w:delText>
                                </w:r>
                                <w:r w:rsidDel="00E40293">
                                  <w:rPr>
                                    <w:rFonts w:eastAsia="Batang" w:hint="eastAsia"/>
                                    <w:caps/>
                                    <w:color w:val="5B9BD5" w:themeColor="accent1"/>
                                    <w:sz w:val="56"/>
                                    <w:szCs w:val="56"/>
                                    <w:lang w:eastAsia="ko-KR"/>
                                  </w:rPr>
                                  <w:br/>
                                </w:r>
                                <w:r w:rsidDel="00E40293">
                                  <w:rPr>
                                    <w:rFonts w:eastAsia="Batang"/>
                                    <w:caps/>
                                    <w:color w:val="5B9BD5" w:themeColor="accent1"/>
                                    <w:sz w:val="56"/>
                                    <w:szCs w:val="56"/>
                                    <w:lang w:eastAsia="ko-KR"/>
                                  </w:rPr>
                                  <w:delText>V1.3.1</w:delText>
                                </w:r>
                              </w:del>
                              <w:ins w:id="4" w:author="Bardini, Richard A" w:date="2018-03-22T00:00:00Z">
                                <w:r>
                                  <w:rPr>
                                    <w:rFonts w:eastAsia="Batang" w:hint="eastAsia"/>
                                    <w:caps/>
                                    <w:color w:val="5B9BD5" w:themeColor="accent1"/>
                                    <w:sz w:val="56"/>
                                    <w:szCs w:val="56"/>
                                    <w:lang w:eastAsia="ko-KR"/>
                                  </w:rPr>
                                  <w:t xml:space="preserve">OCF Core </w:t>
                                </w:r>
                                <w:r>
                                  <w:rPr>
                                    <w:rFonts w:eastAsia="Batang" w:hint="eastAsia"/>
                                    <w:caps/>
                                    <w:color w:val="5B9BD5" w:themeColor="accent1"/>
                                    <w:sz w:val="56"/>
                                    <w:szCs w:val="56"/>
                                    <w:lang w:eastAsia="ko-KR"/>
                                  </w:rPr>
                                  <w:br/>
                                  <w:t>specification</w:t>
                                </w:r>
                                <w:r>
                                  <w:rPr>
                                    <w:rFonts w:eastAsia="Batang" w:hint="eastAsia"/>
                                    <w:caps/>
                                    <w:color w:val="5B9BD5" w:themeColor="accent1"/>
                                    <w:sz w:val="56"/>
                                    <w:szCs w:val="56"/>
                                    <w:lang w:eastAsia="ko-KR"/>
                                  </w:rPr>
                                  <w:br/>
                                </w:r>
                              </w:ins>
                              <w:ins w:id="5" w:author="Bardini, Richard A" w:date="2018-03-22T00:01:00Z">
                                <w:r>
                                  <w:rPr>
                                    <w:rFonts w:eastAsia="Batang"/>
                                    <w:caps/>
                                    <w:color w:val="5B9BD5" w:themeColor="accent1"/>
                                    <w:sz w:val="56"/>
                                    <w:szCs w:val="56"/>
                                    <w:lang w:eastAsia="ko-KR"/>
                                  </w:rPr>
                                  <w:t>Bangkok</w:t>
                                </w:r>
                              </w:ins>
                            </w:sdtContent>
                          </w:sdt>
                        </w:p>
                        <w:sdt>
                          <w:sdtPr>
                            <w:rPr>
                              <w:color w:val="404040" w:themeColor="text1" w:themeTint="BF"/>
                              <w:sz w:val="36"/>
                              <w:szCs w:val="36"/>
                            </w:rPr>
                            <w:alias w:val="Subtitle"/>
                            <w:tag w:val=""/>
                            <w:id w:val="342829189"/>
                            <w:dataBinding w:prefixMappings="xmlns:ns0='http://purl.org/dc/elements/1.1/' xmlns:ns1='http://schemas.openxmlformats.org/package/2006/metadata/core-properties' " w:xpath="/ns1:coreProperties[1]/ns0:subject[1]" w:storeItemID="{6C3C8BC8-F283-45AE-878A-BAB7291924A1}"/>
                            <w:text/>
                          </w:sdtPr>
                          <w:sdtContent>
                            <w:p w14:paraId="1CDD646A" w14:textId="77777777" w:rsidR="00FB5756" w:rsidRDefault="00FB5756">
                              <w:pPr>
                                <w:jc w:val="right"/>
                                <w:rPr>
                                  <w:smallCaps/>
                                  <w:color w:val="404040" w:themeColor="text1" w:themeTint="BF"/>
                                  <w:sz w:val="36"/>
                                  <w:szCs w:val="36"/>
                                </w:rPr>
                              </w:pPr>
                              <w:r>
                                <w:rPr>
                                  <w:color w:val="404040" w:themeColor="text1" w:themeTint="BF"/>
                                  <w:sz w:val="36"/>
                                  <w:szCs w:val="36"/>
                                </w:rPr>
                                <w:t>Part 1</w:t>
                              </w:r>
                            </w:p>
                          </w:sdtContent>
                        </w:sdt>
                      </w:txbxContent>
                    </v:textbox>
                    <w10:wrap type="square" anchorx="page" anchory="page"/>
                  </v:shape>
                </w:pict>
              </mc:Fallback>
            </mc:AlternateContent>
          </w:r>
          <w:r w:rsidR="00FD1B66">
            <w:br w:type="page"/>
          </w:r>
        </w:p>
      </w:sdtContent>
    </w:sdt>
    <w:p w14:paraId="2764FE5E" w14:textId="77777777" w:rsidR="00D16AFD" w:rsidRPr="00D95C3C" w:rsidRDefault="00D16AFD" w:rsidP="00D16AFD">
      <w:pPr>
        <w:jc w:val="center"/>
        <w:rPr>
          <w:sz w:val="24"/>
        </w:rPr>
      </w:pPr>
      <w:bookmarkStart w:id="6" w:name="_Toc402347302"/>
      <w:r w:rsidRPr="00D95C3C">
        <w:rPr>
          <w:sz w:val="24"/>
        </w:rPr>
        <w:lastRenderedPageBreak/>
        <w:t>Legal Disclaimer</w:t>
      </w:r>
    </w:p>
    <w:p w14:paraId="687F13F8" w14:textId="77777777" w:rsidR="00D16AFD" w:rsidRPr="00F53EDD" w:rsidRDefault="00D16AFD" w:rsidP="00D16AFD">
      <w:pPr>
        <w:spacing w:after="160" w:line="259" w:lineRule="auto"/>
        <w:jc w:val="left"/>
      </w:pPr>
    </w:p>
    <w:p w14:paraId="6E2DF74B" w14:textId="77777777" w:rsidR="00D16AFD" w:rsidRDefault="00D16AFD" w:rsidP="00D16AFD">
      <w:pPr>
        <w:pStyle w:val="PARAGRAPH"/>
      </w:pPr>
      <w:r>
        <w:t>NOTHING CONTAINED IN THIS DOCUMENT SHALL BE DEEMED AS GRANTING YOU ANY KIND OF LICENSE IN ITS CONTENT, EITHER EXPRESSLY OR IMPLIEDLY, OR TO ANY INTELLECTUAL PROPERTY OWNED OR CONTROLLED BY ANY OF THE AUTHORS OR DEVELOPERS OF THIS DOCUMENT.  THE INFORMATION CONTAINED HEREIN IS PROVIDED ON AN "AS IS" BASIS, AND TO THE MAXIMUM EXTENT PERMITTED BY APPLICABLE LAW, THE AUTHORS AND DEVELOPERS OF THIS SPECIFICATION HEREBY  DISCLAIM ALL OTHER WARRANTIES AND CONDITIONS, EITHER EXPRESS OR IMPLIED, STATUTORY OR AT COMMON LAW, INCLUDING, BUT NOT LIMITED TO, IMPLIED WARRANTIES OF MERCHANTABILITY OR FITNESS FOR A PARTICULAR PURPOSE.  OPEN CONNECTIVITY FOUNDATION, INC. FURTHER DISCLAIMS ANY AND ALL WARRANTIES OF NON-INFRINGEMENT, ACCURACY OR LACK OF VIRUSES.</w:t>
      </w:r>
    </w:p>
    <w:p w14:paraId="7474EF28" w14:textId="77777777" w:rsidR="00D16AFD" w:rsidRDefault="00D16AFD" w:rsidP="00D16AFD">
      <w:pPr>
        <w:pStyle w:val="PARAGRAPH"/>
      </w:pPr>
      <w:r>
        <w:t>The OCF logo is a trademark of Open Connectivity Foundation, Inc. in the United States or other countries.  *Other names and brands may be claimed as the property of others.</w:t>
      </w:r>
    </w:p>
    <w:p w14:paraId="4507B58F" w14:textId="77777777" w:rsidR="00D16AFD" w:rsidRDefault="00D16AFD" w:rsidP="00D16AFD">
      <w:pPr>
        <w:pStyle w:val="PARAGRAPH"/>
      </w:pPr>
      <w:r>
        <w:t>Copyright © 2016</w:t>
      </w:r>
      <w:r w:rsidR="00AA5281">
        <w:t>-201</w:t>
      </w:r>
      <w:r w:rsidR="0000661B">
        <w:t>8</w:t>
      </w:r>
      <w:r>
        <w:t xml:space="preserve"> Open Connectivity Foundation, Inc.  All rights reserved.  </w:t>
      </w:r>
    </w:p>
    <w:p w14:paraId="53CD1BAB" w14:textId="77777777" w:rsidR="00D16AFD" w:rsidRPr="00542C5A" w:rsidRDefault="00D16AFD" w:rsidP="00D16AFD">
      <w:pPr>
        <w:pStyle w:val="PARAGRAPH"/>
        <w:spacing w:before="0" w:after="0"/>
      </w:pPr>
      <w:r>
        <w:t>Copying or other form of reproduction and/or distribution of these works are strictly prohibited.</w:t>
      </w:r>
    </w:p>
    <w:p w14:paraId="7EAB5E76" w14:textId="77777777" w:rsidR="00D16AFD" w:rsidRPr="00EE75E8" w:rsidRDefault="00D16AFD" w:rsidP="00D16AFD">
      <w:pPr>
        <w:spacing w:after="160" w:line="259" w:lineRule="auto"/>
        <w:jc w:val="left"/>
        <w:rPr>
          <w:lang w:val="en-GB"/>
        </w:rPr>
      </w:pPr>
      <w:r>
        <w:br w:type="page"/>
      </w:r>
    </w:p>
    <w:p w14:paraId="0F53D1ED" w14:textId="77777777" w:rsidR="007A0A2B" w:rsidRDefault="007A0A2B" w:rsidP="007A0A2B">
      <w:pPr>
        <w:jc w:val="center"/>
        <w:rPr>
          <w:sz w:val="24"/>
        </w:rPr>
      </w:pPr>
      <w:r>
        <w:rPr>
          <w:sz w:val="24"/>
        </w:rPr>
        <w:lastRenderedPageBreak/>
        <w:t>CONTENTS</w:t>
      </w:r>
    </w:p>
    <w:p w14:paraId="1DA92AB8" w14:textId="77777777" w:rsidR="007A0A2B" w:rsidRDefault="007A0A2B" w:rsidP="007A0A2B">
      <w:pPr>
        <w:pStyle w:val="PARAGRAPH"/>
      </w:pPr>
    </w:p>
    <w:p w14:paraId="63C9B695" w14:textId="77777777" w:rsidR="00370B4E" w:rsidRDefault="00194F1E">
      <w:pPr>
        <w:pStyle w:val="TOC1"/>
        <w:rPr>
          <w:rFonts w:asciiTheme="minorHAnsi" w:eastAsiaTheme="minorEastAsia" w:hAnsiTheme="minorHAnsi" w:cstheme="minorBidi"/>
          <w:spacing w:val="0"/>
          <w:sz w:val="22"/>
          <w:szCs w:val="22"/>
          <w:lang w:eastAsia="en-US"/>
        </w:rPr>
      </w:pPr>
      <w:r>
        <w:fldChar w:fldCharType="begin"/>
      </w:r>
      <w:r w:rsidR="007A0A2B">
        <w:instrText xml:space="preserve"> TOC \o "1-3" \h \z \u </w:instrText>
      </w:r>
      <w:r>
        <w:fldChar w:fldCharType="separate"/>
      </w:r>
      <w:hyperlink w:anchor="_Toc509367126" w:history="1">
        <w:r w:rsidR="00370B4E" w:rsidRPr="00927041">
          <w:rPr>
            <w:rStyle w:val="Hyperlink"/>
          </w:rPr>
          <w:t>1</w:t>
        </w:r>
        <w:r w:rsidR="00370B4E">
          <w:rPr>
            <w:rFonts w:asciiTheme="minorHAnsi" w:eastAsiaTheme="minorEastAsia" w:hAnsiTheme="minorHAnsi" w:cstheme="minorBidi"/>
            <w:spacing w:val="0"/>
            <w:sz w:val="22"/>
            <w:szCs w:val="22"/>
            <w:lang w:eastAsia="en-US"/>
          </w:rPr>
          <w:tab/>
        </w:r>
        <w:r w:rsidR="00370B4E" w:rsidRPr="00927041">
          <w:rPr>
            <w:rStyle w:val="Hyperlink"/>
          </w:rPr>
          <w:t>Scope</w:t>
        </w:r>
        <w:r w:rsidR="00370B4E">
          <w:rPr>
            <w:webHidden/>
          </w:rPr>
          <w:tab/>
        </w:r>
        <w:r w:rsidR="00370B4E">
          <w:rPr>
            <w:webHidden/>
          </w:rPr>
          <w:fldChar w:fldCharType="begin"/>
        </w:r>
        <w:r w:rsidR="00370B4E">
          <w:rPr>
            <w:webHidden/>
          </w:rPr>
          <w:instrText xml:space="preserve"> PAGEREF _Toc509367126 \h </w:instrText>
        </w:r>
        <w:r w:rsidR="00370B4E">
          <w:rPr>
            <w:webHidden/>
          </w:rPr>
        </w:r>
        <w:r w:rsidR="00370B4E">
          <w:rPr>
            <w:webHidden/>
          </w:rPr>
          <w:fldChar w:fldCharType="separate"/>
        </w:r>
        <w:r w:rsidR="00370B4E">
          <w:rPr>
            <w:webHidden/>
          </w:rPr>
          <w:t>15</w:t>
        </w:r>
        <w:r w:rsidR="00370B4E">
          <w:rPr>
            <w:webHidden/>
          </w:rPr>
          <w:fldChar w:fldCharType="end"/>
        </w:r>
      </w:hyperlink>
    </w:p>
    <w:p w14:paraId="4C6E636C" w14:textId="77777777" w:rsidR="00370B4E" w:rsidRDefault="00C16FED">
      <w:pPr>
        <w:pStyle w:val="TOC1"/>
        <w:rPr>
          <w:rFonts w:asciiTheme="minorHAnsi" w:eastAsiaTheme="minorEastAsia" w:hAnsiTheme="minorHAnsi" w:cstheme="minorBidi"/>
          <w:spacing w:val="0"/>
          <w:sz w:val="22"/>
          <w:szCs w:val="22"/>
          <w:lang w:eastAsia="en-US"/>
        </w:rPr>
      </w:pPr>
      <w:hyperlink w:anchor="_Toc509367127" w:history="1">
        <w:r w:rsidR="00370B4E" w:rsidRPr="00927041">
          <w:rPr>
            <w:rStyle w:val="Hyperlink"/>
          </w:rPr>
          <w:t>2</w:t>
        </w:r>
        <w:r w:rsidR="00370B4E">
          <w:rPr>
            <w:rFonts w:asciiTheme="minorHAnsi" w:eastAsiaTheme="minorEastAsia" w:hAnsiTheme="minorHAnsi" w:cstheme="minorBidi"/>
            <w:spacing w:val="0"/>
            <w:sz w:val="22"/>
            <w:szCs w:val="22"/>
            <w:lang w:eastAsia="en-US"/>
          </w:rPr>
          <w:tab/>
        </w:r>
        <w:r w:rsidR="00370B4E" w:rsidRPr="00927041">
          <w:rPr>
            <w:rStyle w:val="Hyperlink"/>
          </w:rPr>
          <w:t>Normative references</w:t>
        </w:r>
        <w:r w:rsidR="00370B4E">
          <w:rPr>
            <w:webHidden/>
          </w:rPr>
          <w:tab/>
        </w:r>
        <w:r w:rsidR="00370B4E">
          <w:rPr>
            <w:webHidden/>
          </w:rPr>
          <w:fldChar w:fldCharType="begin"/>
        </w:r>
        <w:r w:rsidR="00370B4E">
          <w:rPr>
            <w:webHidden/>
          </w:rPr>
          <w:instrText xml:space="preserve"> PAGEREF _Toc509367127 \h </w:instrText>
        </w:r>
        <w:r w:rsidR="00370B4E">
          <w:rPr>
            <w:webHidden/>
          </w:rPr>
        </w:r>
        <w:r w:rsidR="00370B4E">
          <w:rPr>
            <w:webHidden/>
          </w:rPr>
          <w:fldChar w:fldCharType="separate"/>
        </w:r>
        <w:r w:rsidR="00370B4E">
          <w:rPr>
            <w:webHidden/>
          </w:rPr>
          <w:t>15</w:t>
        </w:r>
        <w:r w:rsidR="00370B4E">
          <w:rPr>
            <w:webHidden/>
          </w:rPr>
          <w:fldChar w:fldCharType="end"/>
        </w:r>
      </w:hyperlink>
    </w:p>
    <w:p w14:paraId="41E8F249" w14:textId="77777777" w:rsidR="00370B4E" w:rsidRDefault="00C16FED">
      <w:pPr>
        <w:pStyle w:val="TOC1"/>
        <w:rPr>
          <w:rFonts w:asciiTheme="minorHAnsi" w:eastAsiaTheme="minorEastAsia" w:hAnsiTheme="minorHAnsi" w:cstheme="minorBidi"/>
          <w:spacing w:val="0"/>
          <w:sz w:val="22"/>
          <w:szCs w:val="22"/>
          <w:lang w:eastAsia="en-US"/>
        </w:rPr>
      </w:pPr>
      <w:hyperlink w:anchor="_Toc509367128" w:history="1">
        <w:r w:rsidR="00370B4E" w:rsidRPr="00927041">
          <w:rPr>
            <w:rStyle w:val="Hyperlink"/>
          </w:rPr>
          <w:t>3</w:t>
        </w:r>
        <w:r w:rsidR="00370B4E">
          <w:rPr>
            <w:rFonts w:asciiTheme="minorHAnsi" w:eastAsiaTheme="minorEastAsia" w:hAnsiTheme="minorHAnsi" w:cstheme="minorBidi"/>
            <w:spacing w:val="0"/>
            <w:sz w:val="22"/>
            <w:szCs w:val="22"/>
            <w:lang w:eastAsia="en-US"/>
          </w:rPr>
          <w:tab/>
        </w:r>
        <w:r w:rsidR="00370B4E" w:rsidRPr="00927041">
          <w:rPr>
            <w:rStyle w:val="Hyperlink"/>
          </w:rPr>
          <w:t>Terms, definitions, symbols and abbreviations</w:t>
        </w:r>
        <w:r w:rsidR="00370B4E">
          <w:rPr>
            <w:webHidden/>
          </w:rPr>
          <w:tab/>
        </w:r>
        <w:r w:rsidR="00370B4E">
          <w:rPr>
            <w:webHidden/>
          </w:rPr>
          <w:fldChar w:fldCharType="begin"/>
        </w:r>
        <w:r w:rsidR="00370B4E">
          <w:rPr>
            <w:webHidden/>
          </w:rPr>
          <w:instrText xml:space="preserve"> PAGEREF _Toc509367128 \h </w:instrText>
        </w:r>
        <w:r w:rsidR="00370B4E">
          <w:rPr>
            <w:webHidden/>
          </w:rPr>
        </w:r>
        <w:r w:rsidR="00370B4E">
          <w:rPr>
            <w:webHidden/>
          </w:rPr>
          <w:fldChar w:fldCharType="separate"/>
        </w:r>
        <w:r w:rsidR="00370B4E">
          <w:rPr>
            <w:webHidden/>
          </w:rPr>
          <w:t>18</w:t>
        </w:r>
        <w:r w:rsidR="00370B4E">
          <w:rPr>
            <w:webHidden/>
          </w:rPr>
          <w:fldChar w:fldCharType="end"/>
        </w:r>
      </w:hyperlink>
    </w:p>
    <w:p w14:paraId="20A3C25F" w14:textId="77777777" w:rsidR="00370B4E" w:rsidRDefault="00C16FED">
      <w:pPr>
        <w:pStyle w:val="TOC2"/>
        <w:rPr>
          <w:rFonts w:asciiTheme="minorHAnsi" w:eastAsiaTheme="minorEastAsia" w:hAnsiTheme="minorHAnsi" w:cstheme="minorBidi"/>
          <w:spacing w:val="0"/>
          <w:sz w:val="22"/>
          <w:szCs w:val="22"/>
          <w:lang w:eastAsia="en-US"/>
        </w:rPr>
      </w:pPr>
      <w:hyperlink w:anchor="_Toc509367129" w:history="1">
        <w:r w:rsidR="00370B4E" w:rsidRPr="00927041">
          <w:rPr>
            <w:rStyle w:val="Hyperlink"/>
          </w:rPr>
          <w:t>3.1</w:t>
        </w:r>
        <w:r w:rsidR="00370B4E">
          <w:rPr>
            <w:rFonts w:asciiTheme="minorHAnsi" w:eastAsiaTheme="minorEastAsia" w:hAnsiTheme="minorHAnsi" w:cstheme="minorBidi"/>
            <w:spacing w:val="0"/>
            <w:sz w:val="22"/>
            <w:szCs w:val="22"/>
            <w:lang w:eastAsia="en-US"/>
          </w:rPr>
          <w:tab/>
        </w:r>
        <w:r w:rsidR="00370B4E" w:rsidRPr="00927041">
          <w:rPr>
            <w:rStyle w:val="Hyperlink"/>
          </w:rPr>
          <w:t>Terms and definitions</w:t>
        </w:r>
        <w:r w:rsidR="00370B4E">
          <w:rPr>
            <w:webHidden/>
          </w:rPr>
          <w:tab/>
        </w:r>
        <w:r w:rsidR="00370B4E">
          <w:rPr>
            <w:webHidden/>
          </w:rPr>
          <w:fldChar w:fldCharType="begin"/>
        </w:r>
        <w:r w:rsidR="00370B4E">
          <w:rPr>
            <w:webHidden/>
          </w:rPr>
          <w:instrText xml:space="preserve"> PAGEREF _Toc509367129 \h </w:instrText>
        </w:r>
        <w:r w:rsidR="00370B4E">
          <w:rPr>
            <w:webHidden/>
          </w:rPr>
        </w:r>
        <w:r w:rsidR="00370B4E">
          <w:rPr>
            <w:webHidden/>
          </w:rPr>
          <w:fldChar w:fldCharType="separate"/>
        </w:r>
        <w:r w:rsidR="00370B4E">
          <w:rPr>
            <w:webHidden/>
          </w:rPr>
          <w:t>18</w:t>
        </w:r>
        <w:r w:rsidR="00370B4E">
          <w:rPr>
            <w:webHidden/>
          </w:rPr>
          <w:fldChar w:fldCharType="end"/>
        </w:r>
      </w:hyperlink>
    </w:p>
    <w:p w14:paraId="456486E9"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0" w:history="1">
        <w:r w:rsidR="00370B4E" w:rsidRPr="00927041">
          <w:rPr>
            <w:rStyle w:val="Hyperlink"/>
          </w:rPr>
          <w:t>3.2</w:t>
        </w:r>
        <w:r w:rsidR="00370B4E">
          <w:rPr>
            <w:rFonts w:asciiTheme="minorHAnsi" w:eastAsiaTheme="minorEastAsia" w:hAnsiTheme="minorHAnsi" w:cstheme="minorBidi"/>
            <w:spacing w:val="0"/>
            <w:sz w:val="22"/>
            <w:szCs w:val="22"/>
            <w:lang w:eastAsia="en-US"/>
          </w:rPr>
          <w:tab/>
        </w:r>
        <w:r w:rsidR="00370B4E" w:rsidRPr="00927041">
          <w:rPr>
            <w:rStyle w:val="Hyperlink"/>
          </w:rPr>
          <w:t>Symbols and abbreviations</w:t>
        </w:r>
        <w:r w:rsidR="00370B4E">
          <w:rPr>
            <w:webHidden/>
          </w:rPr>
          <w:tab/>
        </w:r>
        <w:r w:rsidR="00370B4E">
          <w:rPr>
            <w:webHidden/>
          </w:rPr>
          <w:fldChar w:fldCharType="begin"/>
        </w:r>
        <w:r w:rsidR="00370B4E">
          <w:rPr>
            <w:webHidden/>
          </w:rPr>
          <w:instrText xml:space="preserve"> PAGEREF _Toc509367130 \h </w:instrText>
        </w:r>
        <w:r w:rsidR="00370B4E">
          <w:rPr>
            <w:webHidden/>
          </w:rPr>
        </w:r>
        <w:r w:rsidR="00370B4E">
          <w:rPr>
            <w:webHidden/>
          </w:rPr>
          <w:fldChar w:fldCharType="separate"/>
        </w:r>
        <w:r w:rsidR="00370B4E">
          <w:rPr>
            <w:webHidden/>
          </w:rPr>
          <w:t>21</w:t>
        </w:r>
        <w:r w:rsidR="00370B4E">
          <w:rPr>
            <w:webHidden/>
          </w:rPr>
          <w:fldChar w:fldCharType="end"/>
        </w:r>
      </w:hyperlink>
    </w:p>
    <w:p w14:paraId="3C986EAA"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1" w:history="1">
        <w:r w:rsidR="00370B4E" w:rsidRPr="00927041">
          <w:rPr>
            <w:rStyle w:val="Hyperlink"/>
          </w:rPr>
          <w:t>3.3</w:t>
        </w:r>
        <w:r w:rsidR="00370B4E">
          <w:rPr>
            <w:rFonts w:asciiTheme="minorHAnsi" w:eastAsiaTheme="minorEastAsia" w:hAnsiTheme="minorHAnsi" w:cstheme="minorBidi"/>
            <w:spacing w:val="0"/>
            <w:sz w:val="22"/>
            <w:szCs w:val="22"/>
            <w:lang w:eastAsia="en-US"/>
          </w:rPr>
          <w:tab/>
        </w:r>
        <w:r w:rsidR="00370B4E" w:rsidRPr="00927041">
          <w:rPr>
            <w:rStyle w:val="Hyperlink"/>
          </w:rPr>
          <w:t>Conventions</w:t>
        </w:r>
        <w:r w:rsidR="00370B4E">
          <w:rPr>
            <w:webHidden/>
          </w:rPr>
          <w:tab/>
        </w:r>
        <w:r w:rsidR="00370B4E">
          <w:rPr>
            <w:webHidden/>
          </w:rPr>
          <w:fldChar w:fldCharType="begin"/>
        </w:r>
        <w:r w:rsidR="00370B4E">
          <w:rPr>
            <w:webHidden/>
          </w:rPr>
          <w:instrText xml:space="preserve"> PAGEREF _Toc509367131 \h </w:instrText>
        </w:r>
        <w:r w:rsidR="00370B4E">
          <w:rPr>
            <w:webHidden/>
          </w:rPr>
        </w:r>
        <w:r w:rsidR="00370B4E">
          <w:rPr>
            <w:webHidden/>
          </w:rPr>
          <w:fldChar w:fldCharType="separate"/>
        </w:r>
        <w:r w:rsidR="00370B4E">
          <w:rPr>
            <w:webHidden/>
          </w:rPr>
          <w:t>23</w:t>
        </w:r>
        <w:r w:rsidR="00370B4E">
          <w:rPr>
            <w:webHidden/>
          </w:rPr>
          <w:fldChar w:fldCharType="end"/>
        </w:r>
      </w:hyperlink>
    </w:p>
    <w:p w14:paraId="3EDA3751"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2" w:history="1">
        <w:r w:rsidR="00370B4E" w:rsidRPr="00927041">
          <w:rPr>
            <w:rStyle w:val="Hyperlink"/>
          </w:rPr>
          <w:t>3.4</w:t>
        </w:r>
        <w:r w:rsidR="00370B4E">
          <w:rPr>
            <w:rFonts w:asciiTheme="minorHAnsi" w:eastAsiaTheme="minorEastAsia" w:hAnsiTheme="minorHAnsi" w:cstheme="minorBidi"/>
            <w:spacing w:val="0"/>
            <w:sz w:val="22"/>
            <w:szCs w:val="22"/>
            <w:lang w:eastAsia="en-US"/>
          </w:rPr>
          <w:tab/>
        </w:r>
        <w:r w:rsidR="00370B4E" w:rsidRPr="00927041">
          <w:rPr>
            <w:rStyle w:val="Hyperlink"/>
          </w:rPr>
          <w:t>Data types</w:t>
        </w:r>
        <w:r w:rsidR="00370B4E">
          <w:rPr>
            <w:webHidden/>
          </w:rPr>
          <w:tab/>
        </w:r>
        <w:r w:rsidR="00370B4E">
          <w:rPr>
            <w:webHidden/>
          </w:rPr>
          <w:fldChar w:fldCharType="begin"/>
        </w:r>
        <w:r w:rsidR="00370B4E">
          <w:rPr>
            <w:webHidden/>
          </w:rPr>
          <w:instrText xml:space="preserve"> PAGEREF _Toc509367132 \h </w:instrText>
        </w:r>
        <w:r w:rsidR="00370B4E">
          <w:rPr>
            <w:webHidden/>
          </w:rPr>
        </w:r>
        <w:r w:rsidR="00370B4E">
          <w:rPr>
            <w:webHidden/>
          </w:rPr>
          <w:fldChar w:fldCharType="separate"/>
        </w:r>
        <w:r w:rsidR="00370B4E">
          <w:rPr>
            <w:webHidden/>
          </w:rPr>
          <w:t>23</w:t>
        </w:r>
        <w:r w:rsidR="00370B4E">
          <w:rPr>
            <w:webHidden/>
          </w:rPr>
          <w:fldChar w:fldCharType="end"/>
        </w:r>
      </w:hyperlink>
    </w:p>
    <w:p w14:paraId="5488E3CF" w14:textId="77777777" w:rsidR="00370B4E" w:rsidRDefault="00C16FED">
      <w:pPr>
        <w:pStyle w:val="TOC1"/>
        <w:rPr>
          <w:rFonts w:asciiTheme="minorHAnsi" w:eastAsiaTheme="minorEastAsia" w:hAnsiTheme="minorHAnsi" w:cstheme="minorBidi"/>
          <w:spacing w:val="0"/>
          <w:sz w:val="22"/>
          <w:szCs w:val="22"/>
          <w:lang w:eastAsia="en-US"/>
        </w:rPr>
      </w:pPr>
      <w:hyperlink w:anchor="_Toc509367133" w:history="1">
        <w:r w:rsidR="00370B4E" w:rsidRPr="00927041">
          <w:rPr>
            <w:rStyle w:val="Hyperlink"/>
          </w:rPr>
          <w:t>4</w:t>
        </w:r>
        <w:r w:rsidR="00370B4E">
          <w:rPr>
            <w:rFonts w:asciiTheme="minorHAnsi" w:eastAsiaTheme="minorEastAsia" w:hAnsiTheme="minorHAnsi" w:cstheme="minorBidi"/>
            <w:spacing w:val="0"/>
            <w:sz w:val="22"/>
            <w:szCs w:val="22"/>
            <w:lang w:eastAsia="en-US"/>
          </w:rPr>
          <w:tab/>
        </w:r>
        <w:r w:rsidR="00370B4E" w:rsidRPr="00927041">
          <w:rPr>
            <w:rStyle w:val="Hyperlink"/>
          </w:rPr>
          <w:t>Document conventions and organization</w:t>
        </w:r>
        <w:r w:rsidR="00370B4E">
          <w:rPr>
            <w:webHidden/>
          </w:rPr>
          <w:tab/>
        </w:r>
        <w:r w:rsidR="00370B4E">
          <w:rPr>
            <w:webHidden/>
          </w:rPr>
          <w:fldChar w:fldCharType="begin"/>
        </w:r>
        <w:r w:rsidR="00370B4E">
          <w:rPr>
            <w:webHidden/>
          </w:rPr>
          <w:instrText xml:space="preserve"> PAGEREF _Toc509367133 \h </w:instrText>
        </w:r>
        <w:r w:rsidR="00370B4E">
          <w:rPr>
            <w:webHidden/>
          </w:rPr>
        </w:r>
        <w:r w:rsidR="00370B4E">
          <w:rPr>
            <w:webHidden/>
          </w:rPr>
          <w:fldChar w:fldCharType="separate"/>
        </w:r>
        <w:r w:rsidR="00370B4E">
          <w:rPr>
            <w:webHidden/>
          </w:rPr>
          <w:t>24</w:t>
        </w:r>
        <w:r w:rsidR="00370B4E">
          <w:rPr>
            <w:webHidden/>
          </w:rPr>
          <w:fldChar w:fldCharType="end"/>
        </w:r>
      </w:hyperlink>
    </w:p>
    <w:p w14:paraId="22985DAF" w14:textId="77777777" w:rsidR="00370B4E" w:rsidRDefault="00C16FED">
      <w:pPr>
        <w:pStyle w:val="TOC1"/>
        <w:rPr>
          <w:rFonts w:asciiTheme="minorHAnsi" w:eastAsiaTheme="minorEastAsia" w:hAnsiTheme="minorHAnsi" w:cstheme="minorBidi"/>
          <w:spacing w:val="0"/>
          <w:sz w:val="22"/>
          <w:szCs w:val="22"/>
          <w:lang w:eastAsia="en-US"/>
        </w:rPr>
      </w:pPr>
      <w:hyperlink w:anchor="_Toc509367134" w:history="1">
        <w:r w:rsidR="00370B4E" w:rsidRPr="00927041">
          <w:rPr>
            <w:rStyle w:val="Hyperlink"/>
          </w:rPr>
          <w:t>5</w:t>
        </w:r>
        <w:r w:rsidR="00370B4E">
          <w:rPr>
            <w:rFonts w:asciiTheme="minorHAnsi" w:eastAsiaTheme="minorEastAsia" w:hAnsiTheme="minorHAnsi" w:cstheme="minorBidi"/>
            <w:spacing w:val="0"/>
            <w:sz w:val="22"/>
            <w:szCs w:val="22"/>
            <w:lang w:eastAsia="en-US"/>
          </w:rPr>
          <w:tab/>
        </w:r>
        <w:r w:rsidR="00370B4E" w:rsidRPr="00927041">
          <w:rPr>
            <w:rStyle w:val="Hyperlink"/>
          </w:rPr>
          <w:t>Architecture</w:t>
        </w:r>
        <w:r w:rsidR="00370B4E">
          <w:rPr>
            <w:webHidden/>
          </w:rPr>
          <w:tab/>
        </w:r>
        <w:r w:rsidR="00370B4E">
          <w:rPr>
            <w:webHidden/>
          </w:rPr>
          <w:fldChar w:fldCharType="begin"/>
        </w:r>
        <w:r w:rsidR="00370B4E">
          <w:rPr>
            <w:webHidden/>
          </w:rPr>
          <w:instrText xml:space="preserve"> PAGEREF _Toc509367134 \h </w:instrText>
        </w:r>
        <w:r w:rsidR="00370B4E">
          <w:rPr>
            <w:webHidden/>
          </w:rPr>
        </w:r>
        <w:r w:rsidR="00370B4E">
          <w:rPr>
            <w:webHidden/>
          </w:rPr>
          <w:fldChar w:fldCharType="separate"/>
        </w:r>
        <w:r w:rsidR="00370B4E">
          <w:rPr>
            <w:webHidden/>
          </w:rPr>
          <w:t>25</w:t>
        </w:r>
        <w:r w:rsidR="00370B4E">
          <w:rPr>
            <w:webHidden/>
          </w:rPr>
          <w:fldChar w:fldCharType="end"/>
        </w:r>
      </w:hyperlink>
    </w:p>
    <w:p w14:paraId="4A4EC21D"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5" w:history="1">
        <w:r w:rsidR="00370B4E" w:rsidRPr="00927041">
          <w:rPr>
            <w:rStyle w:val="Hyperlink"/>
          </w:rPr>
          <w:t>5.1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_Toc509367135 \h </w:instrText>
        </w:r>
        <w:r w:rsidR="00370B4E">
          <w:rPr>
            <w:webHidden/>
          </w:rPr>
        </w:r>
        <w:r w:rsidR="00370B4E">
          <w:rPr>
            <w:webHidden/>
          </w:rPr>
          <w:fldChar w:fldCharType="separate"/>
        </w:r>
        <w:r w:rsidR="00370B4E">
          <w:rPr>
            <w:webHidden/>
          </w:rPr>
          <w:t>25</w:t>
        </w:r>
        <w:r w:rsidR="00370B4E">
          <w:rPr>
            <w:webHidden/>
          </w:rPr>
          <w:fldChar w:fldCharType="end"/>
        </w:r>
      </w:hyperlink>
    </w:p>
    <w:p w14:paraId="4A79AD93"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6" w:history="1">
        <w:r w:rsidR="00370B4E" w:rsidRPr="00927041">
          <w:rPr>
            <w:rStyle w:val="Hyperlink"/>
          </w:rPr>
          <w:t>5.2</w:t>
        </w:r>
        <w:r w:rsidR="00370B4E">
          <w:rPr>
            <w:rFonts w:asciiTheme="minorHAnsi" w:eastAsiaTheme="minorEastAsia" w:hAnsiTheme="minorHAnsi" w:cstheme="minorBidi"/>
            <w:spacing w:val="0"/>
            <w:sz w:val="22"/>
            <w:szCs w:val="22"/>
            <w:lang w:eastAsia="en-US"/>
          </w:rPr>
          <w:tab/>
        </w:r>
        <w:r w:rsidR="00370B4E" w:rsidRPr="00927041">
          <w:rPr>
            <w:rStyle w:val="Hyperlink"/>
          </w:rPr>
          <w:t>Principle</w:t>
        </w:r>
        <w:r w:rsidR="00370B4E">
          <w:rPr>
            <w:webHidden/>
          </w:rPr>
          <w:tab/>
        </w:r>
        <w:r w:rsidR="00370B4E">
          <w:rPr>
            <w:webHidden/>
          </w:rPr>
          <w:fldChar w:fldCharType="begin"/>
        </w:r>
        <w:r w:rsidR="00370B4E">
          <w:rPr>
            <w:webHidden/>
          </w:rPr>
          <w:instrText xml:space="preserve"> PAGEREF _Toc509367136 \h </w:instrText>
        </w:r>
        <w:r w:rsidR="00370B4E">
          <w:rPr>
            <w:webHidden/>
          </w:rPr>
        </w:r>
        <w:r w:rsidR="00370B4E">
          <w:rPr>
            <w:webHidden/>
          </w:rPr>
          <w:fldChar w:fldCharType="separate"/>
        </w:r>
        <w:r w:rsidR="00370B4E">
          <w:rPr>
            <w:webHidden/>
          </w:rPr>
          <w:t>26</w:t>
        </w:r>
        <w:r w:rsidR="00370B4E">
          <w:rPr>
            <w:webHidden/>
          </w:rPr>
          <w:fldChar w:fldCharType="end"/>
        </w:r>
      </w:hyperlink>
    </w:p>
    <w:p w14:paraId="3904AE7A"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7" w:history="1">
        <w:r w:rsidR="00370B4E" w:rsidRPr="00927041">
          <w:rPr>
            <w:rStyle w:val="Hyperlink"/>
          </w:rPr>
          <w:t>5.3</w:t>
        </w:r>
        <w:r w:rsidR="00370B4E">
          <w:rPr>
            <w:rFonts w:asciiTheme="minorHAnsi" w:eastAsiaTheme="minorEastAsia" w:hAnsiTheme="minorHAnsi" w:cstheme="minorBidi"/>
            <w:spacing w:val="0"/>
            <w:sz w:val="22"/>
            <w:szCs w:val="22"/>
            <w:lang w:eastAsia="en-US"/>
          </w:rPr>
          <w:tab/>
        </w:r>
        <w:r w:rsidR="00370B4E" w:rsidRPr="00927041">
          <w:rPr>
            <w:rStyle w:val="Hyperlink"/>
          </w:rPr>
          <w:t>Functional block diagram</w:t>
        </w:r>
        <w:r w:rsidR="00370B4E">
          <w:rPr>
            <w:webHidden/>
          </w:rPr>
          <w:tab/>
        </w:r>
        <w:r w:rsidR="00370B4E">
          <w:rPr>
            <w:webHidden/>
          </w:rPr>
          <w:fldChar w:fldCharType="begin"/>
        </w:r>
        <w:r w:rsidR="00370B4E">
          <w:rPr>
            <w:webHidden/>
          </w:rPr>
          <w:instrText xml:space="preserve"> PAGEREF _Toc509367137 \h </w:instrText>
        </w:r>
        <w:r w:rsidR="00370B4E">
          <w:rPr>
            <w:webHidden/>
          </w:rPr>
        </w:r>
        <w:r w:rsidR="00370B4E">
          <w:rPr>
            <w:webHidden/>
          </w:rPr>
          <w:fldChar w:fldCharType="separate"/>
        </w:r>
        <w:r w:rsidR="00370B4E">
          <w:rPr>
            <w:webHidden/>
          </w:rPr>
          <w:t>27</w:t>
        </w:r>
        <w:r w:rsidR="00370B4E">
          <w:rPr>
            <w:webHidden/>
          </w:rPr>
          <w:fldChar w:fldCharType="end"/>
        </w:r>
      </w:hyperlink>
    </w:p>
    <w:p w14:paraId="03A66281"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8" w:history="1">
        <w:r w:rsidR="00370B4E" w:rsidRPr="00927041">
          <w:rPr>
            <w:rStyle w:val="Hyperlink"/>
          </w:rPr>
          <w:t>5.4</w:t>
        </w:r>
        <w:r w:rsidR="00370B4E">
          <w:rPr>
            <w:rFonts w:asciiTheme="minorHAnsi" w:eastAsiaTheme="minorEastAsia" w:hAnsiTheme="minorHAnsi" w:cstheme="minorBidi"/>
            <w:spacing w:val="0"/>
            <w:sz w:val="22"/>
            <w:szCs w:val="22"/>
            <w:lang w:eastAsia="en-US"/>
          </w:rPr>
          <w:tab/>
        </w:r>
        <w:r w:rsidR="00370B4E" w:rsidRPr="00927041">
          <w:rPr>
            <w:rStyle w:val="Hyperlink"/>
          </w:rPr>
          <w:t>Framework</w:t>
        </w:r>
        <w:r w:rsidR="00370B4E">
          <w:rPr>
            <w:webHidden/>
          </w:rPr>
          <w:tab/>
        </w:r>
        <w:r w:rsidR="00370B4E">
          <w:rPr>
            <w:webHidden/>
          </w:rPr>
          <w:fldChar w:fldCharType="begin"/>
        </w:r>
        <w:r w:rsidR="00370B4E">
          <w:rPr>
            <w:webHidden/>
          </w:rPr>
          <w:instrText xml:space="preserve"> PAGEREF _Toc509367138 \h </w:instrText>
        </w:r>
        <w:r w:rsidR="00370B4E">
          <w:rPr>
            <w:webHidden/>
          </w:rPr>
        </w:r>
        <w:r w:rsidR="00370B4E">
          <w:rPr>
            <w:webHidden/>
          </w:rPr>
          <w:fldChar w:fldCharType="separate"/>
        </w:r>
        <w:r w:rsidR="00370B4E">
          <w:rPr>
            <w:webHidden/>
          </w:rPr>
          <w:t>28</w:t>
        </w:r>
        <w:r w:rsidR="00370B4E">
          <w:rPr>
            <w:webHidden/>
          </w:rPr>
          <w:fldChar w:fldCharType="end"/>
        </w:r>
      </w:hyperlink>
    </w:p>
    <w:p w14:paraId="211D9CB9" w14:textId="77777777" w:rsidR="00370B4E" w:rsidRDefault="00C16FED">
      <w:pPr>
        <w:pStyle w:val="TOC2"/>
        <w:rPr>
          <w:rFonts w:asciiTheme="minorHAnsi" w:eastAsiaTheme="minorEastAsia" w:hAnsiTheme="minorHAnsi" w:cstheme="minorBidi"/>
          <w:spacing w:val="0"/>
          <w:sz w:val="22"/>
          <w:szCs w:val="22"/>
          <w:lang w:eastAsia="en-US"/>
        </w:rPr>
      </w:pPr>
      <w:hyperlink w:anchor="_Toc509367139" w:history="1">
        <w:r w:rsidR="00370B4E" w:rsidRPr="00927041">
          <w:rPr>
            <w:rStyle w:val="Hyperlink"/>
          </w:rPr>
          <w:t>5.5</w:t>
        </w:r>
        <w:r w:rsidR="00370B4E">
          <w:rPr>
            <w:rFonts w:asciiTheme="minorHAnsi" w:eastAsiaTheme="minorEastAsia" w:hAnsiTheme="minorHAnsi" w:cstheme="minorBidi"/>
            <w:spacing w:val="0"/>
            <w:sz w:val="22"/>
            <w:szCs w:val="22"/>
            <w:lang w:eastAsia="en-US"/>
          </w:rPr>
          <w:tab/>
        </w:r>
        <w:r w:rsidR="00370B4E" w:rsidRPr="00927041">
          <w:rPr>
            <w:rStyle w:val="Hyperlink"/>
          </w:rPr>
          <w:t>Example Scenario with roles</w:t>
        </w:r>
        <w:r w:rsidR="00370B4E">
          <w:rPr>
            <w:webHidden/>
          </w:rPr>
          <w:tab/>
        </w:r>
        <w:r w:rsidR="00370B4E">
          <w:rPr>
            <w:webHidden/>
          </w:rPr>
          <w:fldChar w:fldCharType="begin"/>
        </w:r>
        <w:r w:rsidR="00370B4E">
          <w:rPr>
            <w:webHidden/>
          </w:rPr>
          <w:instrText xml:space="preserve"> PAGEREF _Toc509367139 \h </w:instrText>
        </w:r>
        <w:r w:rsidR="00370B4E">
          <w:rPr>
            <w:webHidden/>
          </w:rPr>
        </w:r>
        <w:r w:rsidR="00370B4E">
          <w:rPr>
            <w:webHidden/>
          </w:rPr>
          <w:fldChar w:fldCharType="separate"/>
        </w:r>
        <w:r w:rsidR="00370B4E">
          <w:rPr>
            <w:webHidden/>
          </w:rPr>
          <w:t>29</w:t>
        </w:r>
        <w:r w:rsidR="00370B4E">
          <w:rPr>
            <w:webHidden/>
          </w:rPr>
          <w:fldChar w:fldCharType="end"/>
        </w:r>
      </w:hyperlink>
    </w:p>
    <w:p w14:paraId="08121EFB"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0" w:history="1">
        <w:r w:rsidR="00370B4E" w:rsidRPr="00927041">
          <w:rPr>
            <w:rStyle w:val="Hyperlink"/>
          </w:rPr>
          <w:t>5.6</w:t>
        </w:r>
        <w:r w:rsidR="00370B4E">
          <w:rPr>
            <w:rFonts w:asciiTheme="minorHAnsi" w:eastAsiaTheme="minorEastAsia" w:hAnsiTheme="minorHAnsi" w:cstheme="minorBidi"/>
            <w:spacing w:val="0"/>
            <w:sz w:val="22"/>
            <w:szCs w:val="22"/>
            <w:lang w:eastAsia="en-US"/>
          </w:rPr>
          <w:tab/>
        </w:r>
        <w:r w:rsidR="00370B4E" w:rsidRPr="00927041">
          <w:rPr>
            <w:rStyle w:val="Hyperlink"/>
          </w:rPr>
          <w:t>Example Scenario: Bridging to Non- OCF ecosystem</w:t>
        </w:r>
        <w:r w:rsidR="00370B4E">
          <w:rPr>
            <w:webHidden/>
          </w:rPr>
          <w:tab/>
        </w:r>
        <w:r w:rsidR="00370B4E">
          <w:rPr>
            <w:webHidden/>
          </w:rPr>
          <w:fldChar w:fldCharType="begin"/>
        </w:r>
        <w:r w:rsidR="00370B4E">
          <w:rPr>
            <w:webHidden/>
          </w:rPr>
          <w:instrText xml:space="preserve"> PAGEREF _Toc509367140 \h </w:instrText>
        </w:r>
        <w:r w:rsidR="00370B4E">
          <w:rPr>
            <w:webHidden/>
          </w:rPr>
        </w:r>
        <w:r w:rsidR="00370B4E">
          <w:rPr>
            <w:webHidden/>
          </w:rPr>
          <w:fldChar w:fldCharType="separate"/>
        </w:r>
        <w:r w:rsidR="00370B4E">
          <w:rPr>
            <w:webHidden/>
          </w:rPr>
          <w:t>30</w:t>
        </w:r>
        <w:r w:rsidR="00370B4E">
          <w:rPr>
            <w:webHidden/>
          </w:rPr>
          <w:fldChar w:fldCharType="end"/>
        </w:r>
      </w:hyperlink>
    </w:p>
    <w:p w14:paraId="3A3B3862"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1" w:history="1">
        <w:r w:rsidR="00370B4E" w:rsidRPr="00927041">
          <w:rPr>
            <w:rStyle w:val="Hyperlink"/>
            <w:lang w:eastAsia="ko-KR"/>
          </w:rPr>
          <w:t>5.7</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OCF Cloud architecture</w:t>
        </w:r>
        <w:r w:rsidR="00370B4E">
          <w:rPr>
            <w:webHidden/>
          </w:rPr>
          <w:tab/>
        </w:r>
        <w:r w:rsidR="00370B4E">
          <w:rPr>
            <w:webHidden/>
          </w:rPr>
          <w:fldChar w:fldCharType="begin"/>
        </w:r>
        <w:r w:rsidR="00370B4E">
          <w:rPr>
            <w:webHidden/>
          </w:rPr>
          <w:instrText xml:space="preserve"> PAGEREF _Toc509367141 \h </w:instrText>
        </w:r>
        <w:r w:rsidR="00370B4E">
          <w:rPr>
            <w:webHidden/>
          </w:rPr>
        </w:r>
        <w:r w:rsidR="00370B4E">
          <w:rPr>
            <w:webHidden/>
          </w:rPr>
          <w:fldChar w:fldCharType="separate"/>
        </w:r>
        <w:r w:rsidR="00370B4E">
          <w:rPr>
            <w:webHidden/>
          </w:rPr>
          <w:t>31</w:t>
        </w:r>
        <w:r w:rsidR="00370B4E">
          <w:rPr>
            <w:webHidden/>
          </w:rPr>
          <w:fldChar w:fldCharType="end"/>
        </w:r>
      </w:hyperlink>
    </w:p>
    <w:p w14:paraId="0CEEE018" w14:textId="77777777" w:rsidR="00370B4E" w:rsidRDefault="00C16FED">
      <w:pPr>
        <w:pStyle w:val="TOC1"/>
        <w:rPr>
          <w:rFonts w:asciiTheme="minorHAnsi" w:eastAsiaTheme="minorEastAsia" w:hAnsiTheme="minorHAnsi" w:cstheme="minorBidi"/>
          <w:spacing w:val="0"/>
          <w:sz w:val="22"/>
          <w:szCs w:val="22"/>
          <w:lang w:eastAsia="en-US"/>
        </w:rPr>
      </w:pPr>
      <w:hyperlink w:anchor="_Toc509367142" w:history="1">
        <w:r w:rsidR="00370B4E" w:rsidRPr="00927041">
          <w:rPr>
            <w:rStyle w:val="Hyperlink"/>
            <w:lang w:eastAsia="ko-KR"/>
          </w:rPr>
          <w:t>6</w:t>
        </w:r>
        <w:r w:rsidR="00370B4E">
          <w:rPr>
            <w:rFonts w:asciiTheme="minorHAnsi" w:eastAsiaTheme="minorEastAsia" w:hAnsiTheme="minorHAnsi" w:cstheme="minorBidi"/>
            <w:spacing w:val="0"/>
            <w:sz w:val="22"/>
            <w:szCs w:val="22"/>
            <w:lang w:eastAsia="en-US"/>
          </w:rPr>
          <w:tab/>
        </w:r>
        <w:r w:rsidR="00370B4E" w:rsidRPr="00927041">
          <w:rPr>
            <w:rStyle w:val="Hyperlink"/>
          </w:rPr>
          <w:t>Identification and addressing</w:t>
        </w:r>
        <w:r w:rsidR="00370B4E">
          <w:rPr>
            <w:webHidden/>
          </w:rPr>
          <w:tab/>
        </w:r>
        <w:r w:rsidR="00370B4E">
          <w:rPr>
            <w:webHidden/>
          </w:rPr>
          <w:fldChar w:fldCharType="begin"/>
        </w:r>
        <w:r w:rsidR="00370B4E">
          <w:rPr>
            <w:webHidden/>
          </w:rPr>
          <w:instrText xml:space="preserve"> PAGEREF _Toc509367142 \h </w:instrText>
        </w:r>
        <w:r w:rsidR="00370B4E">
          <w:rPr>
            <w:webHidden/>
          </w:rPr>
        </w:r>
        <w:r w:rsidR="00370B4E">
          <w:rPr>
            <w:webHidden/>
          </w:rPr>
          <w:fldChar w:fldCharType="separate"/>
        </w:r>
        <w:r w:rsidR="00370B4E">
          <w:rPr>
            <w:webHidden/>
          </w:rPr>
          <w:t>33</w:t>
        </w:r>
        <w:r w:rsidR="00370B4E">
          <w:rPr>
            <w:webHidden/>
          </w:rPr>
          <w:fldChar w:fldCharType="end"/>
        </w:r>
      </w:hyperlink>
    </w:p>
    <w:p w14:paraId="4317C00D"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3" w:history="1">
        <w:r w:rsidR="00370B4E" w:rsidRPr="00927041">
          <w:rPr>
            <w:rStyle w:val="Hyperlink"/>
          </w:rPr>
          <w:t>6.1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_Toc509367143 \h </w:instrText>
        </w:r>
        <w:r w:rsidR="00370B4E">
          <w:rPr>
            <w:webHidden/>
          </w:rPr>
        </w:r>
        <w:r w:rsidR="00370B4E">
          <w:rPr>
            <w:webHidden/>
          </w:rPr>
          <w:fldChar w:fldCharType="separate"/>
        </w:r>
        <w:r w:rsidR="00370B4E">
          <w:rPr>
            <w:webHidden/>
          </w:rPr>
          <w:t>33</w:t>
        </w:r>
        <w:r w:rsidR="00370B4E">
          <w:rPr>
            <w:webHidden/>
          </w:rPr>
          <w:fldChar w:fldCharType="end"/>
        </w:r>
      </w:hyperlink>
    </w:p>
    <w:p w14:paraId="012F8992"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4" w:history="1">
        <w:r w:rsidR="00370B4E" w:rsidRPr="00927041">
          <w:rPr>
            <w:rStyle w:val="Hyperlink"/>
          </w:rPr>
          <w:t>6.2</w:t>
        </w:r>
        <w:r w:rsidR="00370B4E">
          <w:rPr>
            <w:rFonts w:asciiTheme="minorHAnsi" w:eastAsiaTheme="minorEastAsia" w:hAnsiTheme="minorHAnsi" w:cstheme="minorBidi"/>
            <w:spacing w:val="0"/>
            <w:sz w:val="22"/>
            <w:szCs w:val="22"/>
            <w:lang w:eastAsia="en-US"/>
          </w:rPr>
          <w:tab/>
        </w:r>
        <w:r w:rsidR="00370B4E" w:rsidRPr="00927041">
          <w:rPr>
            <w:rStyle w:val="Hyperlink"/>
          </w:rPr>
          <w:t>Identification</w:t>
        </w:r>
        <w:r w:rsidR="00370B4E">
          <w:rPr>
            <w:webHidden/>
          </w:rPr>
          <w:tab/>
        </w:r>
        <w:r w:rsidR="00370B4E">
          <w:rPr>
            <w:webHidden/>
          </w:rPr>
          <w:fldChar w:fldCharType="begin"/>
        </w:r>
        <w:r w:rsidR="00370B4E">
          <w:rPr>
            <w:webHidden/>
          </w:rPr>
          <w:instrText xml:space="preserve"> PAGEREF _Toc509367144 \h </w:instrText>
        </w:r>
        <w:r w:rsidR="00370B4E">
          <w:rPr>
            <w:webHidden/>
          </w:rPr>
        </w:r>
        <w:r w:rsidR="00370B4E">
          <w:rPr>
            <w:webHidden/>
          </w:rPr>
          <w:fldChar w:fldCharType="separate"/>
        </w:r>
        <w:r w:rsidR="00370B4E">
          <w:rPr>
            <w:webHidden/>
          </w:rPr>
          <w:t>33</w:t>
        </w:r>
        <w:r w:rsidR="00370B4E">
          <w:rPr>
            <w:webHidden/>
          </w:rPr>
          <w:fldChar w:fldCharType="end"/>
        </w:r>
      </w:hyperlink>
    </w:p>
    <w:p w14:paraId="17BD4729" w14:textId="77777777" w:rsidR="00370B4E" w:rsidRDefault="00C16FED">
      <w:pPr>
        <w:pStyle w:val="TOC3"/>
        <w:rPr>
          <w:rFonts w:asciiTheme="minorHAnsi" w:eastAsiaTheme="minorEastAsia" w:hAnsiTheme="minorHAnsi" w:cstheme="minorBidi"/>
          <w:spacing w:val="0"/>
          <w:sz w:val="22"/>
          <w:szCs w:val="22"/>
          <w:lang w:eastAsia="en-US"/>
        </w:rPr>
      </w:pPr>
      <w:hyperlink w:anchor="_Toc509367145" w:history="1">
        <w:r w:rsidR="00370B4E" w:rsidRPr="00927041">
          <w:rPr>
            <w:rStyle w:val="Hyperlink"/>
          </w:rPr>
          <w:t>6.2.1</w:t>
        </w:r>
        <w:r w:rsidR="00370B4E">
          <w:rPr>
            <w:rFonts w:asciiTheme="minorHAnsi" w:eastAsiaTheme="minorEastAsia" w:hAnsiTheme="minorHAnsi" w:cstheme="minorBidi"/>
            <w:spacing w:val="0"/>
            <w:sz w:val="22"/>
            <w:szCs w:val="22"/>
            <w:lang w:eastAsia="en-US"/>
          </w:rPr>
          <w:tab/>
        </w:r>
        <w:r w:rsidR="00370B4E" w:rsidRPr="00927041">
          <w:rPr>
            <w:rStyle w:val="Hyperlink"/>
          </w:rPr>
          <w:t>Resource identification and addressing</w:t>
        </w:r>
        <w:r w:rsidR="00370B4E">
          <w:rPr>
            <w:webHidden/>
          </w:rPr>
          <w:tab/>
        </w:r>
        <w:r w:rsidR="00370B4E">
          <w:rPr>
            <w:webHidden/>
          </w:rPr>
          <w:fldChar w:fldCharType="begin"/>
        </w:r>
        <w:r w:rsidR="00370B4E">
          <w:rPr>
            <w:webHidden/>
          </w:rPr>
          <w:instrText xml:space="preserve"> PAGEREF _Toc509367145 \h </w:instrText>
        </w:r>
        <w:r w:rsidR="00370B4E">
          <w:rPr>
            <w:webHidden/>
          </w:rPr>
        </w:r>
        <w:r w:rsidR="00370B4E">
          <w:rPr>
            <w:webHidden/>
          </w:rPr>
          <w:fldChar w:fldCharType="separate"/>
        </w:r>
        <w:r w:rsidR="00370B4E">
          <w:rPr>
            <w:webHidden/>
          </w:rPr>
          <w:t>34</w:t>
        </w:r>
        <w:r w:rsidR="00370B4E">
          <w:rPr>
            <w:webHidden/>
          </w:rPr>
          <w:fldChar w:fldCharType="end"/>
        </w:r>
      </w:hyperlink>
    </w:p>
    <w:p w14:paraId="535FAE4F"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6" w:history="1">
        <w:r w:rsidR="00370B4E" w:rsidRPr="00927041">
          <w:rPr>
            <w:rStyle w:val="Hyperlink"/>
          </w:rPr>
          <w:t>6.3</w:t>
        </w:r>
        <w:r w:rsidR="00370B4E">
          <w:rPr>
            <w:rFonts w:asciiTheme="minorHAnsi" w:eastAsiaTheme="minorEastAsia" w:hAnsiTheme="minorHAnsi" w:cstheme="minorBidi"/>
            <w:spacing w:val="0"/>
            <w:sz w:val="22"/>
            <w:szCs w:val="22"/>
            <w:lang w:eastAsia="en-US"/>
          </w:rPr>
          <w:tab/>
        </w:r>
        <w:r w:rsidR="00370B4E" w:rsidRPr="00927041">
          <w:rPr>
            <w:rStyle w:val="Hyperlink"/>
          </w:rPr>
          <w:t>Namespace:</w:t>
        </w:r>
        <w:r w:rsidR="00370B4E">
          <w:rPr>
            <w:webHidden/>
          </w:rPr>
          <w:tab/>
        </w:r>
        <w:r w:rsidR="00370B4E">
          <w:rPr>
            <w:webHidden/>
          </w:rPr>
          <w:fldChar w:fldCharType="begin"/>
        </w:r>
        <w:r w:rsidR="00370B4E">
          <w:rPr>
            <w:webHidden/>
          </w:rPr>
          <w:instrText xml:space="preserve"> PAGEREF _Toc509367146 \h </w:instrText>
        </w:r>
        <w:r w:rsidR="00370B4E">
          <w:rPr>
            <w:webHidden/>
          </w:rPr>
        </w:r>
        <w:r w:rsidR="00370B4E">
          <w:rPr>
            <w:webHidden/>
          </w:rPr>
          <w:fldChar w:fldCharType="separate"/>
        </w:r>
        <w:r w:rsidR="00370B4E">
          <w:rPr>
            <w:webHidden/>
          </w:rPr>
          <w:t>35</w:t>
        </w:r>
        <w:r w:rsidR="00370B4E">
          <w:rPr>
            <w:webHidden/>
          </w:rPr>
          <w:fldChar w:fldCharType="end"/>
        </w:r>
      </w:hyperlink>
    </w:p>
    <w:p w14:paraId="18AEFDCE"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7" w:history="1">
        <w:r w:rsidR="00370B4E" w:rsidRPr="00927041">
          <w:rPr>
            <w:rStyle w:val="Hyperlink"/>
          </w:rPr>
          <w:t>6.4</w:t>
        </w:r>
        <w:r w:rsidR="00370B4E">
          <w:rPr>
            <w:rFonts w:asciiTheme="minorHAnsi" w:eastAsiaTheme="minorEastAsia" w:hAnsiTheme="minorHAnsi" w:cstheme="minorBidi"/>
            <w:spacing w:val="0"/>
            <w:sz w:val="22"/>
            <w:szCs w:val="22"/>
            <w:lang w:eastAsia="en-US"/>
          </w:rPr>
          <w:tab/>
        </w:r>
        <w:r w:rsidR="00370B4E" w:rsidRPr="00927041">
          <w:rPr>
            <w:rStyle w:val="Hyperlink"/>
          </w:rPr>
          <w:t>Network addressing</w:t>
        </w:r>
        <w:r w:rsidR="00370B4E">
          <w:rPr>
            <w:webHidden/>
          </w:rPr>
          <w:tab/>
        </w:r>
        <w:r w:rsidR="00370B4E">
          <w:rPr>
            <w:webHidden/>
          </w:rPr>
          <w:fldChar w:fldCharType="begin"/>
        </w:r>
        <w:r w:rsidR="00370B4E">
          <w:rPr>
            <w:webHidden/>
          </w:rPr>
          <w:instrText xml:space="preserve"> PAGEREF _Toc509367147 \h </w:instrText>
        </w:r>
        <w:r w:rsidR="00370B4E">
          <w:rPr>
            <w:webHidden/>
          </w:rPr>
        </w:r>
        <w:r w:rsidR="00370B4E">
          <w:rPr>
            <w:webHidden/>
          </w:rPr>
          <w:fldChar w:fldCharType="separate"/>
        </w:r>
        <w:r w:rsidR="00370B4E">
          <w:rPr>
            <w:webHidden/>
          </w:rPr>
          <w:t>35</w:t>
        </w:r>
        <w:r w:rsidR="00370B4E">
          <w:rPr>
            <w:webHidden/>
          </w:rPr>
          <w:fldChar w:fldCharType="end"/>
        </w:r>
      </w:hyperlink>
    </w:p>
    <w:p w14:paraId="0C4B959D" w14:textId="77777777" w:rsidR="00370B4E" w:rsidRDefault="00C16FED">
      <w:pPr>
        <w:pStyle w:val="TOC1"/>
        <w:rPr>
          <w:rFonts w:asciiTheme="minorHAnsi" w:eastAsiaTheme="minorEastAsia" w:hAnsiTheme="minorHAnsi" w:cstheme="minorBidi"/>
          <w:spacing w:val="0"/>
          <w:sz w:val="22"/>
          <w:szCs w:val="22"/>
          <w:lang w:eastAsia="en-US"/>
        </w:rPr>
      </w:pPr>
      <w:hyperlink w:anchor="_Toc509367148" w:history="1">
        <w:r w:rsidR="00370B4E" w:rsidRPr="00927041">
          <w:rPr>
            <w:rStyle w:val="Hyperlink"/>
          </w:rPr>
          <w:t>7</w:t>
        </w:r>
        <w:r w:rsidR="00370B4E">
          <w:rPr>
            <w:rFonts w:asciiTheme="minorHAnsi" w:eastAsiaTheme="minorEastAsia" w:hAnsiTheme="minorHAnsi" w:cstheme="minorBidi"/>
            <w:spacing w:val="0"/>
            <w:sz w:val="22"/>
            <w:szCs w:val="22"/>
            <w:lang w:eastAsia="en-US"/>
          </w:rPr>
          <w:tab/>
        </w:r>
        <w:r w:rsidR="00370B4E" w:rsidRPr="00927041">
          <w:rPr>
            <w:rStyle w:val="Hyperlink"/>
          </w:rPr>
          <w:t>Resource model</w:t>
        </w:r>
        <w:r w:rsidR="00370B4E">
          <w:rPr>
            <w:webHidden/>
          </w:rPr>
          <w:tab/>
        </w:r>
        <w:r w:rsidR="00370B4E">
          <w:rPr>
            <w:webHidden/>
          </w:rPr>
          <w:fldChar w:fldCharType="begin"/>
        </w:r>
        <w:r w:rsidR="00370B4E">
          <w:rPr>
            <w:webHidden/>
          </w:rPr>
          <w:instrText xml:space="preserve"> PAGEREF _Toc509367148 \h </w:instrText>
        </w:r>
        <w:r w:rsidR="00370B4E">
          <w:rPr>
            <w:webHidden/>
          </w:rPr>
        </w:r>
        <w:r w:rsidR="00370B4E">
          <w:rPr>
            <w:webHidden/>
          </w:rPr>
          <w:fldChar w:fldCharType="separate"/>
        </w:r>
        <w:r w:rsidR="00370B4E">
          <w:rPr>
            <w:webHidden/>
          </w:rPr>
          <w:t>35</w:t>
        </w:r>
        <w:r w:rsidR="00370B4E">
          <w:rPr>
            <w:webHidden/>
          </w:rPr>
          <w:fldChar w:fldCharType="end"/>
        </w:r>
      </w:hyperlink>
    </w:p>
    <w:p w14:paraId="4AB77057" w14:textId="77777777" w:rsidR="00370B4E" w:rsidRDefault="00C16FED">
      <w:pPr>
        <w:pStyle w:val="TOC2"/>
        <w:rPr>
          <w:rFonts w:asciiTheme="minorHAnsi" w:eastAsiaTheme="minorEastAsia" w:hAnsiTheme="minorHAnsi" w:cstheme="minorBidi"/>
          <w:spacing w:val="0"/>
          <w:sz w:val="22"/>
          <w:szCs w:val="22"/>
          <w:lang w:eastAsia="en-US"/>
        </w:rPr>
      </w:pPr>
      <w:hyperlink w:anchor="_Toc509367149" w:history="1">
        <w:r w:rsidR="00370B4E" w:rsidRPr="00927041">
          <w:rPr>
            <w:rStyle w:val="Hyperlink"/>
          </w:rPr>
          <w:t>7.1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_Toc509367149 \h </w:instrText>
        </w:r>
        <w:r w:rsidR="00370B4E">
          <w:rPr>
            <w:webHidden/>
          </w:rPr>
        </w:r>
        <w:r w:rsidR="00370B4E">
          <w:rPr>
            <w:webHidden/>
          </w:rPr>
          <w:fldChar w:fldCharType="separate"/>
        </w:r>
        <w:r w:rsidR="00370B4E">
          <w:rPr>
            <w:webHidden/>
          </w:rPr>
          <w:t>35</w:t>
        </w:r>
        <w:r w:rsidR="00370B4E">
          <w:rPr>
            <w:webHidden/>
          </w:rPr>
          <w:fldChar w:fldCharType="end"/>
        </w:r>
      </w:hyperlink>
    </w:p>
    <w:p w14:paraId="7A5D9E4E" w14:textId="77777777" w:rsidR="00370B4E" w:rsidRDefault="00C16FED">
      <w:pPr>
        <w:pStyle w:val="TOC2"/>
        <w:rPr>
          <w:rFonts w:asciiTheme="minorHAnsi" w:eastAsiaTheme="minorEastAsia" w:hAnsiTheme="minorHAnsi" w:cstheme="minorBidi"/>
          <w:spacing w:val="0"/>
          <w:sz w:val="22"/>
          <w:szCs w:val="22"/>
          <w:lang w:eastAsia="en-US"/>
        </w:rPr>
      </w:pPr>
      <w:hyperlink w:anchor="_Toc509367150" w:history="1">
        <w:r w:rsidR="00370B4E" w:rsidRPr="00927041">
          <w:rPr>
            <w:rStyle w:val="Hyperlink"/>
          </w:rPr>
          <w:t>7.2</w:t>
        </w:r>
        <w:r w:rsidR="00370B4E">
          <w:rPr>
            <w:rFonts w:asciiTheme="minorHAnsi" w:eastAsiaTheme="minorEastAsia" w:hAnsiTheme="minorHAnsi" w:cstheme="minorBidi"/>
            <w:spacing w:val="0"/>
            <w:sz w:val="22"/>
            <w:szCs w:val="22"/>
            <w:lang w:eastAsia="en-US"/>
          </w:rPr>
          <w:tab/>
        </w:r>
        <w:r w:rsidR="00370B4E" w:rsidRPr="00927041">
          <w:rPr>
            <w:rStyle w:val="Hyperlink"/>
          </w:rPr>
          <w:t>Resource</w:t>
        </w:r>
        <w:r w:rsidR="00370B4E">
          <w:rPr>
            <w:webHidden/>
          </w:rPr>
          <w:tab/>
        </w:r>
        <w:r w:rsidR="00370B4E">
          <w:rPr>
            <w:webHidden/>
          </w:rPr>
          <w:fldChar w:fldCharType="begin"/>
        </w:r>
        <w:r w:rsidR="00370B4E">
          <w:rPr>
            <w:webHidden/>
          </w:rPr>
          <w:instrText xml:space="preserve"> PAGEREF _Toc509367150 \h </w:instrText>
        </w:r>
        <w:r w:rsidR="00370B4E">
          <w:rPr>
            <w:webHidden/>
          </w:rPr>
        </w:r>
        <w:r w:rsidR="00370B4E">
          <w:rPr>
            <w:webHidden/>
          </w:rPr>
          <w:fldChar w:fldCharType="separate"/>
        </w:r>
        <w:r w:rsidR="00370B4E">
          <w:rPr>
            <w:webHidden/>
          </w:rPr>
          <w:t>36</w:t>
        </w:r>
        <w:r w:rsidR="00370B4E">
          <w:rPr>
            <w:webHidden/>
          </w:rPr>
          <w:fldChar w:fldCharType="end"/>
        </w:r>
      </w:hyperlink>
    </w:p>
    <w:p w14:paraId="748F1B55" w14:textId="77777777" w:rsidR="00370B4E" w:rsidRDefault="00C16FED">
      <w:pPr>
        <w:pStyle w:val="TOC2"/>
        <w:rPr>
          <w:rFonts w:asciiTheme="minorHAnsi" w:eastAsiaTheme="minorEastAsia" w:hAnsiTheme="minorHAnsi" w:cstheme="minorBidi"/>
          <w:spacing w:val="0"/>
          <w:sz w:val="22"/>
          <w:szCs w:val="22"/>
          <w:lang w:eastAsia="en-US"/>
        </w:rPr>
      </w:pPr>
      <w:hyperlink w:anchor="_Toc509367151" w:history="1">
        <w:r w:rsidR="00370B4E" w:rsidRPr="00927041">
          <w:rPr>
            <w:rStyle w:val="Hyperlink"/>
          </w:rPr>
          <w:t>7.3</w:t>
        </w:r>
        <w:r w:rsidR="00370B4E">
          <w:rPr>
            <w:rFonts w:asciiTheme="minorHAnsi" w:eastAsiaTheme="minorEastAsia" w:hAnsiTheme="minorHAnsi" w:cstheme="minorBidi"/>
            <w:spacing w:val="0"/>
            <w:sz w:val="22"/>
            <w:szCs w:val="22"/>
            <w:lang w:eastAsia="en-US"/>
          </w:rPr>
          <w:tab/>
        </w:r>
        <w:r w:rsidR="00370B4E" w:rsidRPr="00927041">
          <w:rPr>
            <w:rStyle w:val="Hyperlink"/>
          </w:rPr>
          <w:t>Property</w:t>
        </w:r>
        <w:r w:rsidR="00370B4E">
          <w:rPr>
            <w:webHidden/>
          </w:rPr>
          <w:tab/>
        </w:r>
        <w:r w:rsidR="00370B4E">
          <w:rPr>
            <w:webHidden/>
          </w:rPr>
          <w:fldChar w:fldCharType="begin"/>
        </w:r>
        <w:r w:rsidR="00370B4E">
          <w:rPr>
            <w:webHidden/>
          </w:rPr>
          <w:instrText xml:space="preserve"> PAGEREF _Toc509367151 \h </w:instrText>
        </w:r>
        <w:r w:rsidR="00370B4E">
          <w:rPr>
            <w:webHidden/>
          </w:rPr>
        </w:r>
        <w:r w:rsidR="00370B4E">
          <w:rPr>
            <w:webHidden/>
          </w:rPr>
          <w:fldChar w:fldCharType="separate"/>
        </w:r>
        <w:r w:rsidR="00370B4E">
          <w:rPr>
            <w:webHidden/>
          </w:rPr>
          <w:t>37</w:t>
        </w:r>
        <w:r w:rsidR="00370B4E">
          <w:rPr>
            <w:webHidden/>
          </w:rPr>
          <w:fldChar w:fldCharType="end"/>
        </w:r>
      </w:hyperlink>
    </w:p>
    <w:p w14:paraId="3118759B"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2" w:history="1">
        <w:r w:rsidR="00370B4E" w:rsidRPr="00927041">
          <w:rPr>
            <w:rStyle w:val="Hyperlink"/>
          </w:rPr>
          <w:t>7.3.1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_Toc509367152 \h </w:instrText>
        </w:r>
        <w:r w:rsidR="00370B4E">
          <w:rPr>
            <w:webHidden/>
          </w:rPr>
        </w:r>
        <w:r w:rsidR="00370B4E">
          <w:rPr>
            <w:webHidden/>
          </w:rPr>
          <w:fldChar w:fldCharType="separate"/>
        </w:r>
        <w:r w:rsidR="00370B4E">
          <w:rPr>
            <w:webHidden/>
          </w:rPr>
          <w:t>37</w:t>
        </w:r>
        <w:r w:rsidR="00370B4E">
          <w:rPr>
            <w:webHidden/>
          </w:rPr>
          <w:fldChar w:fldCharType="end"/>
        </w:r>
      </w:hyperlink>
    </w:p>
    <w:p w14:paraId="12647A2D"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3" w:history="1">
        <w:r w:rsidR="00370B4E" w:rsidRPr="00927041">
          <w:rPr>
            <w:rStyle w:val="Hyperlink"/>
          </w:rPr>
          <w:t>7.3.2</w:t>
        </w:r>
        <w:r w:rsidR="00370B4E">
          <w:rPr>
            <w:rFonts w:asciiTheme="minorHAnsi" w:eastAsiaTheme="minorEastAsia" w:hAnsiTheme="minorHAnsi" w:cstheme="minorBidi"/>
            <w:spacing w:val="0"/>
            <w:sz w:val="22"/>
            <w:szCs w:val="22"/>
            <w:lang w:eastAsia="en-US"/>
          </w:rPr>
          <w:tab/>
        </w:r>
        <w:r w:rsidR="00370B4E" w:rsidRPr="00927041">
          <w:rPr>
            <w:rStyle w:val="Hyperlink"/>
          </w:rPr>
          <w:t>Common Properties</w:t>
        </w:r>
        <w:r w:rsidR="00370B4E">
          <w:rPr>
            <w:webHidden/>
          </w:rPr>
          <w:tab/>
        </w:r>
        <w:r w:rsidR="00370B4E">
          <w:rPr>
            <w:webHidden/>
          </w:rPr>
          <w:fldChar w:fldCharType="begin"/>
        </w:r>
        <w:r w:rsidR="00370B4E">
          <w:rPr>
            <w:webHidden/>
          </w:rPr>
          <w:instrText xml:space="preserve"> PAGEREF _Toc509367153 \h </w:instrText>
        </w:r>
        <w:r w:rsidR="00370B4E">
          <w:rPr>
            <w:webHidden/>
          </w:rPr>
        </w:r>
        <w:r w:rsidR="00370B4E">
          <w:rPr>
            <w:webHidden/>
          </w:rPr>
          <w:fldChar w:fldCharType="separate"/>
        </w:r>
        <w:r w:rsidR="00370B4E">
          <w:rPr>
            <w:webHidden/>
          </w:rPr>
          <w:t>37</w:t>
        </w:r>
        <w:r w:rsidR="00370B4E">
          <w:rPr>
            <w:webHidden/>
          </w:rPr>
          <w:fldChar w:fldCharType="end"/>
        </w:r>
      </w:hyperlink>
    </w:p>
    <w:p w14:paraId="33AFD309" w14:textId="77777777" w:rsidR="00370B4E" w:rsidRDefault="00C16FED">
      <w:pPr>
        <w:pStyle w:val="TOC2"/>
        <w:rPr>
          <w:rFonts w:asciiTheme="minorHAnsi" w:eastAsiaTheme="minorEastAsia" w:hAnsiTheme="minorHAnsi" w:cstheme="minorBidi"/>
          <w:spacing w:val="0"/>
          <w:sz w:val="22"/>
          <w:szCs w:val="22"/>
          <w:lang w:eastAsia="en-US"/>
        </w:rPr>
      </w:pPr>
      <w:hyperlink w:anchor="_Toc509367154" w:history="1">
        <w:r w:rsidR="00370B4E" w:rsidRPr="00927041">
          <w:rPr>
            <w:rStyle w:val="Hyperlink"/>
            <w:lang w:eastAsia="ko-KR"/>
          </w:rPr>
          <w:t>7.4</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_Toc509367154 \h </w:instrText>
        </w:r>
        <w:r w:rsidR="00370B4E">
          <w:rPr>
            <w:webHidden/>
          </w:rPr>
        </w:r>
        <w:r w:rsidR="00370B4E">
          <w:rPr>
            <w:webHidden/>
          </w:rPr>
          <w:fldChar w:fldCharType="separate"/>
        </w:r>
        <w:r w:rsidR="00370B4E">
          <w:rPr>
            <w:webHidden/>
          </w:rPr>
          <w:t>39</w:t>
        </w:r>
        <w:r w:rsidR="00370B4E">
          <w:rPr>
            <w:webHidden/>
          </w:rPr>
          <w:fldChar w:fldCharType="end"/>
        </w:r>
      </w:hyperlink>
    </w:p>
    <w:p w14:paraId="7B3FCD11"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5" w:history="1">
        <w:r w:rsidR="00370B4E" w:rsidRPr="00927041">
          <w:rPr>
            <w:rStyle w:val="Hyperlink"/>
          </w:rPr>
          <w:t>7.4.1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Introduction</w:t>
        </w:r>
        <w:r w:rsidR="00370B4E">
          <w:rPr>
            <w:webHidden/>
          </w:rPr>
          <w:tab/>
        </w:r>
        <w:r w:rsidR="00370B4E">
          <w:rPr>
            <w:webHidden/>
          </w:rPr>
          <w:fldChar w:fldCharType="begin"/>
        </w:r>
        <w:r w:rsidR="00370B4E">
          <w:rPr>
            <w:webHidden/>
          </w:rPr>
          <w:instrText xml:space="preserve"> PAGEREF _Toc509367155 \h </w:instrText>
        </w:r>
        <w:r w:rsidR="00370B4E">
          <w:rPr>
            <w:webHidden/>
          </w:rPr>
        </w:r>
        <w:r w:rsidR="00370B4E">
          <w:rPr>
            <w:webHidden/>
          </w:rPr>
          <w:fldChar w:fldCharType="separate"/>
        </w:r>
        <w:r w:rsidR="00370B4E">
          <w:rPr>
            <w:webHidden/>
          </w:rPr>
          <w:t>39</w:t>
        </w:r>
        <w:r w:rsidR="00370B4E">
          <w:rPr>
            <w:webHidden/>
          </w:rPr>
          <w:fldChar w:fldCharType="end"/>
        </w:r>
      </w:hyperlink>
    </w:p>
    <w:p w14:paraId="59AB0C58"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6" w:history="1">
        <w:r w:rsidR="00370B4E" w:rsidRPr="00927041">
          <w:rPr>
            <w:rStyle w:val="Hyperlink"/>
          </w:rPr>
          <w:t>7.4.2</w:t>
        </w:r>
        <w:r w:rsidR="00370B4E">
          <w:rPr>
            <w:rFonts w:asciiTheme="minorHAnsi" w:eastAsiaTheme="minorEastAsia" w:hAnsiTheme="minorHAnsi" w:cstheme="minorBidi"/>
            <w:spacing w:val="0"/>
            <w:sz w:val="22"/>
            <w:szCs w:val="22"/>
            <w:lang w:eastAsia="en-US"/>
          </w:rPr>
          <w:tab/>
        </w:r>
        <w:r w:rsidR="00370B4E" w:rsidRPr="00927041">
          <w:rPr>
            <w:rStyle w:val="Hyperlink"/>
          </w:rPr>
          <w:t xml:space="preserve">Resource Type </w:t>
        </w:r>
        <w:r w:rsidR="00370B4E" w:rsidRPr="00927041">
          <w:rPr>
            <w:rStyle w:val="Hyperlink"/>
            <w:lang w:eastAsia="ko-KR"/>
          </w:rPr>
          <w:t>Property</w:t>
        </w:r>
        <w:r w:rsidR="00370B4E">
          <w:rPr>
            <w:webHidden/>
          </w:rPr>
          <w:tab/>
        </w:r>
        <w:r w:rsidR="00370B4E">
          <w:rPr>
            <w:webHidden/>
          </w:rPr>
          <w:fldChar w:fldCharType="begin"/>
        </w:r>
        <w:r w:rsidR="00370B4E">
          <w:rPr>
            <w:webHidden/>
          </w:rPr>
          <w:instrText xml:space="preserve"> PAGEREF _Toc509367156 \h </w:instrText>
        </w:r>
        <w:r w:rsidR="00370B4E">
          <w:rPr>
            <w:webHidden/>
          </w:rPr>
        </w:r>
        <w:r w:rsidR="00370B4E">
          <w:rPr>
            <w:webHidden/>
          </w:rPr>
          <w:fldChar w:fldCharType="separate"/>
        </w:r>
        <w:r w:rsidR="00370B4E">
          <w:rPr>
            <w:webHidden/>
          </w:rPr>
          <w:t>39</w:t>
        </w:r>
        <w:r w:rsidR="00370B4E">
          <w:rPr>
            <w:webHidden/>
          </w:rPr>
          <w:fldChar w:fldCharType="end"/>
        </w:r>
      </w:hyperlink>
    </w:p>
    <w:p w14:paraId="12057FE3"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7" w:history="1">
        <w:r w:rsidR="00370B4E" w:rsidRPr="00927041">
          <w:rPr>
            <w:rStyle w:val="Hyperlink"/>
          </w:rPr>
          <w:t>7.4.3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 definition</w:t>
        </w:r>
        <w:r w:rsidR="00370B4E">
          <w:rPr>
            <w:webHidden/>
          </w:rPr>
          <w:tab/>
        </w:r>
        <w:r w:rsidR="00370B4E">
          <w:rPr>
            <w:webHidden/>
          </w:rPr>
          <w:fldChar w:fldCharType="begin"/>
        </w:r>
        <w:r w:rsidR="00370B4E">
          <w:rPr>
            <w:webHidden/>
          </w:rPr>
          <w:instrText xml:space="preserve"> PAGEREF _Toc509367157 \h </w:instrText>
        </w:r>
        <w:r w:rsidR="00370B4E">
          <w:rPr>
            <w:webHidden/>
          </w:rPr>
        </w:r>
        <w:r w:rsidR="00370B4E">
          <w:rPr>
            <w:webHidden/>
          </w:rPr>
          <w:fldChar w:fldCharType="separate"/>
        </w:r>
        <w:r w:rsidR="00370B4E">
          <w:rPr>
            <w:webHidden/>
          </w:rPr>
          <w:t>40</w:t>
        </w:r>
        <w:r w:rsidR="00370B4E">
          <w:rPr>
            <w:webHidden/>
          </w:rPr>
          <w:fldChar w:fldCharType="end"/>
        </w:r>
      </w:hyperlink>
    </w:p>
    <w:p w14:paraId="7807DADD" w14:textId="77777777" w:rsidR="00370B4E" w:rsidRDefault="00C16FED">
      <w:pPr>
        <w:pStyle w:val="TOC3"/>
        <w:rPr>
          <w:rFonts w:asciiTheme="minorHAnsi" w:eastAsiaTheme="minorEastAsia" w:hAnsiTheme="minorHAnsi" w:cstheme="minorBidi"/>
          <w:spacing w:val="0"/>
          <w:sz w:val="22"/>
          <w:szCs w:val="22"/>
          <w:lang w:eastAsia="en-US"/>
        </w:rPr>
      </w:pPr>
      <w:hyperlink w:anchor="_Toc509367158" w:history="1">
        <w:r w:rsidR="00370B4E" w:rsidRPr="00927041">
          <w:rPr>
            <w:rStyle w:val="Hyperlink"/>
          </w:rPr>
          <w:t>7.4.4</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Multi-value "rt" Resource</w:t>
        </w:r>
        <w:r w:rsidR="00370B4E">
          <w:rPr>
            <w:webHidden/>
          </w:rPr>
          <w:tab/>
        </w:r>
        <w:r w:rsidR="00370B4E">
          <w:rPr>
            <w:webHidden/>
          </w:rPr>
          <w:fldChar w:fldCharType="begin"/>
        </w:r>
        <w:r w:rsidR="00370B4E">
          <w:rPr>
            <w:webHidden/>
          </w:rPr>
          <w:instrText xml:space="preserve"> PAGEREF _Toc509367158 \h </w:instrText>
        </w:r>
        <w:r w:rsidR="00370B4E">
          <w:rPr>
            <w:webHidden/>
          </w:rPr>
        </w:r>
        <w:r w:rsidR="00370B4E">
          <w:rPr>
            <w:webHidden/>
          </w:rPr>
          <w:fldChar w:fldCharType="separate"/>
        </w:r>
        <w:r w:rsidR="00370B4E">
          <w:rPr>
            <w:webHidden/>
          </w:rPr>
          <w:t>41</w:t>
        </w:r>
        <w:r w:rsidR="00370B4E">
          <w:rPr>
            <w:webHidden/>
          </w:rPr>
          <w:fldChar w:fldCharType="end"/>
        </w:r>
      </w:hyperlink>
    </w:p>
    <w:p w14:paraId="6064415A" w14:textId="77777777" w:rsidR="00370B4E" w:rsidRDefault="00C16FED">
      <w:pPr>
        <w:pStyle w:val="TOC2"/>
        <w:rPr>
          <w:rFonts w:asciiTheme="minorHAnsi" w:eastAsiaTheme="minorEastAsia" w:hAnsiTheme="minorHAnsi" w:cstheme="minorBidi"/>
          <w:spacing w:val="0"/>
          <w:sz w:val="22"/>
          <w:szCs w:val="22"/>
          <w:lang w:eastAsia="en-US"/>
        </w:rPr>
      </w:pPr>
      <w:hyperlink w:anchor="_Toc509367159" w:history="1">
        <w:r w:rsidR="00370B4E" w:rsidRPr="00927041">
          <w:rPr>
            <w:rStyle w:val="Hyperlink"/>
          </w:rPr>
          <w:t>7.5</w:t>
        </w:r>
        <w:r w:rsidR="00370B4E">
          <w:rPr>
            <w:rFonts w:asciiTheme="minorHAnsi" w:eastAsiaTheme="minorEastAsia" w:hAnsiTheme="minorHAnsi" w:cstheme="minorBidi"/>
            <w:spacing w:val="0"/>
            <w:sz w:val="22"/>
            <w:szCs w:val="22"/>
            <w:lang w:eastAsia="en-US"/>
          </w:rPr>
          <w:tab/>
        </w:r>
        <w:r w:rsidR="00370B4E" w:rsidRPr="00927041">
          <w:rPr>
            <w:rStyle w:val="Hyperlink"/>
          </w:rPr>
          <w:t>Device Type</w:t>
        </w:r>
        <w:r w:rsidR="00370B4E">
          <w:rPr>
            <w:webHidden/>
          </w:rPr>
          <w:tab/>
        </w:r>
        <w:r w:rsidR="00370B4E">
          <w:rPr>
            <w:webHidden/>
          </w:rPr>
          <w:fldChar w:fldCharType="begin"/>
        </w:r>
        <w:r w:rsidR="00370B4E">
          <w:rPr>
            <w:webHidden/>
          </w:rPr>
          <w:instrText xml:space="preserve"> PAGEREF _Toc509367159 \h </w:instrText>
        </w:r>
        <w:r w:rsidR="00370B4E">
          <w:rPr>
            <w:webHidden/>
          </w:rPr>
        </w:r>
        <w:r w:rsidR="00370B4E">
          <w:rPr>
            <w:webHidden/>
          </w:rPr>
          <w:fldChar w:fldCharType="separate"/>
        </w:r>
        <w:r w:rsidR="00370B4E">
          <w:rPr>
            <w:webHidden/>
          </w:rPr>
          <w:t>42</w:t>
        </w:r>
        <w:r w:rsidR="00370B4E">
          <w:rPr>
            <w:webHidden/>
          </w:rPr>
          <w:fldChar w:fldCharType="end"/>
        </w:r>
      </w:hyperlink>
    </w:p>
    <w:p w14:paraId="012BF749" w14:textId="77777777" w:rsidR="00370B4E" w:rsidRDefault="00C16FED">
      <w:pPr>
        <w:pStyle w:val="TOC2"/>
        <w:rPr>
          <w:rFonts w:asciiTheme="minorHAnsi" w:eastAsiaTheme="minorEastAsia" w:hAnsiTheme="minorHAnsi" w:cstheme="minorBidi"/>
          <w:spacing w:val="0"/>
          <w:sz w:val="22"/>
          <w:szCs w:val="22"/>
          <w:lang w:eastAsia="en-US"/>
        </w:rPr>
      </w:pPr>
      <w:hyperlink w:anchor="_Toc509367160" w:history="1">
        <w:r w:rsidR="00370B4E" w:rsidRPr="00927041">
          <w:rPr>
            <w:rStyle w:val="Hyperlink"/>
          </w:rPr>
          <w:t>7.6</w:t>
        </w:r>
        <w:r w:rsidR="00370B4E">
          <w:rPr>
            <w:rFonts w:asciiTheme="minorHAnsi" w:eastAsiaTheme="minorEastAsia" w:hAnsiTheme="minorHAnsi" w:cstheme="minorBidi"/>
            <w:spacing w:val="0"/>
            <w:sz w:val="22"/>
            <w:szCs w:val="22"/>
            <w:lang w:eastAsia="en-US"/>
          </w:rPr>
          <w:tab/>
        </w:r>
        <w:r w:rsidR="00370B4E" w:rsidRPr="00927041">
          <w:rPr>
            <w:rStyle w:val="Hyperlink"/>
          </w:rPr>
          <w:t>Interface</w:t>
        </w:r>
        <w:r w:rsidR="00370B4E">
          <w:rPr>
            <w:webHidden/>
          </w:rPr>
          <w:tab/>
        </w:r>
        <w:r w:rsidR="00370B4E">
          <w:rPr>
            <w:webHidden/>
          </w:rPr>
          <w:fldChar w:fldCharType="begin"/>
        </w:r>
        <w:r w:rsidR="00370B4E">
          <w:rPr>
            <w:webHidden/>
          </w:rPr>
          <w:instrText xml:space="preserve"> PAGEREF _Toc509367160 \h </w:instrText>
        </w:r>
        <w:r w:rsidR="00370B4E">
          <w:rPr>
            <w:webHidden/>
          </w:rPr>
        </w:r>
        <w:r w:rsidR="00370B4E">
          <w:rPr>
            <w:webHidden/>
          </w:rPr>
          <w:fldChar w:fldCharType="separate"/>
        </w:r>
        <w:r w:rsidR="00370B4E">
          <w:rPr>
            <w:webHidden/>
          </w:rPr>
          <w:t>42</w:t>
        </w:r>
        <w:r w:rsidR="00370B4E">
          <w:rPr>
            <w:webHidden/>
          </w:rPr>
          <w:fldChar w:fldCharType="end"/>
        </w:r>
      </w:hyperlink>
    </w:p>
    <w:p w14:paraId="0EBA59FA"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1" w:history="1">
        <w:r w:rsidR="00370B4E" w:rsidRPr="00927041">
          <w:rPr>
            <w:rStyle w:val="Hyperlink"/>
          </w:rPr>
          <w:t>7.6.1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_Toc509367161 \h </w:instrText>
        </w:r>
        <w:r w:rsidR="00370B4E">
          <w:rPr>
            <w:webHidden/>
          </w:rPr>
        </w:r>
        <w:r w:rsidR="00370B4E">
          <w:rPr>
            <w:webHidden/>
          </w:rPr>
          <w:fldChar w:fldCharType="separate"/>
        </w:r>
        <w:r w:rsidR="00370B4E">
          <w:rPr>
            <w:webHidden/>
          </w:rPr>
          <w:t>42</w:t>
        </w:r>
        <w:r w:rsidR="00370B4E">
          <w:rPr>
            <w:webHidden/>
          </w:rPr>
          <w:fldChar w:fldCharType="end"/>
        </w:r>
      </w:hyperlink>
    </w:p>
    <w:p w14:paraId="1E1A96FA"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2" w:history="1">
        <w:r w:rsidR="00370B4E" w:rsidRPr="00927041">
          <w:rPr>
            <w:rStyle w:val="Hyperlink"/>
          </w:rPr>
          <w:t>7.6.2</w:t>
        </w:r>
        <w:r w:rsidR="00370B4E">
          <w:rPr>
            <w:rFonts w:asciiTheme="minorHAnsi" w:eastAsiaTheme="minorEastAsia" w:hAnsiTheme="minorHAnsi" w:cstheme="minorBidi"/>
            <w:spacing w:val="0"/>
            <w:sz w:val="22"/>
            <w:szCs w:val="22"/>
            <w:lang w:eastAsia="en-US"/>
          </w:rPr>
          <w:tab/>
        </w:r>
        <w:r w:rsidR="00370B4E" w:rsidRPr="00927041">
          <w:rPr>
            <w:rStyle w:val="Hyperlink"/>
          </w:rPr>
          <w:t>Interface Property</w:t>
        </w:r>
        <w:r w:rsidR="00370B4E">
          <w:rPr>
            <w:webHidden/>
          </w:rPr>
          <w:tab/>
        </w:r>
        <w:r w:rsidR="00370B4E">
          <w:rPr>
            <w:webHidden/>
          </w:rPr>
          <w:fldChar w:fldCharType="begin"/>
        </w:r>
        <w:r w:rsidR="00370B4E">
          <w:rPr>
            <w:webHidden/>
          </w:rPr>
          <w:instrText xml:space="preserve"> PAGEREF _Toc509367162 \h </w:instrText>
        </w:r>
        <w:r w:rsidR="00370B4E">
          <w:rPr>
            <w:webHidden/>
          </w:rPr>
        </w:r>
        <w:r w:rsidR="00370B4E">
          <w:rPr>
            <w:webHidden/>
          </w:rPr>
          <w:fldChar w:fldCharType="separate"/>
        </w:r>
        <w:r w:rsidR="00370B4E">
          <w:rPr>
            <w:webHidden/>
          </w:rPr>
          <w:t>43</w:t>
        </w:r>
        <w:r w:rsidR="00370B4E">
          <w:rPr>
            <w:webHidden/>
          </w:rPr>
          <w:fldChar w:fldCharType="end"/>
        </w:r>
      </w:hyperlink>
    </w:p>
    <w:p w14:paraId="7D1EBAEA"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3" w:history="1">
        <w:r w:rsidR="00370B4E" w:rsidRPr="00927041">
          <w:rPr>
            <w:rStyle w:val="Hyperlink"/>
          </w:rPr>
          <w:t>7.6.3</w:t>
        </w:r>
        <w:r w:rsidR="00370B4E">
          <w:rPr>
            <w:rFonts w:asciiTheme="minorHAnsi" w:eastAsiaTheme="minorEastAsia" w:hAnsiTheme="minorHAnsi" w:cstheme="minorBidi"/>
            <w:spacing w:val="0"/>
            <w:sz w:val="22"/>
            <w:szCs w:val="22"/>
            <w:lang w:eastAsia="en-US"/>
          </w:rPr>
          <w:tab/>
        </w:r>
        <w:r w:rsidR="00370B4E" w:rsidRPr="00927041">
          <w:rPr>
            <w:rStyle w:val="Hyperlink"/>
          </w:rPr>
          <w:t>Interface methods</w:t>
        </w:r>
        <w:r w:rsidR="00370B4E">
          <w:rPr>
            <w:webHidden/>
          </w:rPr>
          <w:tab/>
        </w:r>
        <w:r w:rsidR="00370B4E">
          <w:rPr>
            <w:webHidden/>
          </w:rPr>
          <w:fldChar w:fldCharType="begin"/>
        </w:r>
        <w:r w:rsidR="00370B4E">
          <w:rPr>
            <w:webHidden/>
          </w:rPr>
          <w:instrText xml:space="preserve"> PAGEREF _Toc509367163 \h </w:instrText>
        </w:r>
        <w:r w:rsidR="00370B4E">
          <w:rPr>
            <w:webHidden/>
          </w:rPr>
        </w:r>
        <w:r w:rsidR="00370B4E">
          <w:rPr>
            <w:webHidden/>
          </w:rPr>
          <w:fldChar w:fldCharType="separate"/>
        </w:r>
        <w:r w:rsidR="00370B4E">
          <w:rPr>
            <w:webHidden/>
          </w:rPr>
          <w:t>43</w:t>
        </w:r>
        <w:r w:rsidR="00370B4E">
          <w:rPr>
            <w:webHidden/>
          </w:rPr>
          <w:fldChar w:fldCharType="end"/>
        </w:r>
      </w:hyperlink>
    </w:p>
    <w:p w14:paraId="1EF58D25" w14:textId="77777777" w:rsidR="00370B4E" w:rsidRDefault="00C16FED">
      <w:pPr>
        <w:pStyle w:val="TOC2"/>
        <w:rPr>
          <w:rFonts w:asciiTheme="minorHAnsi" w:eastAsiaTheme="minorEastAsia" w:hAnsiTheme="minorHAnsi" w:cstheme="minorBidi"/>
          <w:spacing w:val="0"/>
          <w:sz w:val="22"/>
          <w:szCs w:val="22"/>
          <w:lang w:eastAsia="en-US"/>
        </w:rPr>
      </w:pPr>
      <w:hyperlink w:anchor="_Toc509367164" w:history="1">
        <w:r w:rsidR="00370B4E" w:rsidRPr="00927041">
          <w:rPr>
            <w:rStyle w:val="Hyperlink"/>
          </w:rPr>
          <w:t>7.7</w:t>
        </w:r>
        <w:r w:rsidR="00370B4E">
          <w:rPr>
            <w:rFonts w:asciiTheme="minorHAnsi" w:eastAsiaTheme="minorEastAsia" w:hAnsiTheme="minorHAnsi" w:cstheme="minorBidi"/>
            <w:spacing w:val="0"/>
            <w:sz w:val="22"/>
            <w:szCs w:val="22"/>
            <w:lang w:eastAsia="en-US"/>
          </w:rPr>
          <w:tab/>
        </w:r>
        <w:r w:rsidR="00370B4E" w:rsidRPr="00927041">
          <w:rPr>
            <w:rStyle w:val="Hyperlink"/>
          </w:rPr>
          <w:t>Resource representation</w:t>
        </w:r>
        <w:r w:rsidR="00370B4E">
          <w:rPr>
            <w:webHidden/>
          </w:rPr>
          <w:tab/>
        </w:r>
        <w:r w:rsidR="00370B4E">
          <w:rPr>
            <w:webHidden/>
          </w:rPr>
          <w:fldChar w:fldCharType="begin"/>
        </w:r>
        <w:r w:rsidR="00370B4E">
          <w:rPr>
            <w:webHidden/>
          </w:rPr>
          <w:instrText xml:space="preserve"> PAGEREF _Toc509367164 \h </w:instrText>
        </w:r>
        <w:r w:rsidR="00370B4E">
          <w:rPr>
            <w:webHidden/>
          </w:rPr>
        </w:r>
        <w:r w:rsidR="00370B4E">
          <w:rPr>
            <w:webHidden/>
          </w:rPr>
          <w:fldChar w:fldCharType="separate"/>
        </w:r>
        <w:r w:rsidR="00370B4E">
          <w:rPr>
            <w:webHidden/>
          </w:rPr>
          <w:t>57</w:t>
        </w:r>
        <w:r w:rsidR="00370B4E">
          <w:rPr>
            <w:webHidden/>
          </w:rPr>
          <w:fldChar w:fldCharType="end"/>
        </w:r>
      </w:hyperlink>
    </w:p>
    <w:p w14:paraId="4D34967D" w14:textId="77777777" w:rsidR="00370B4E" w:rsidRDefault="00C16FED">
      <w:pPr>
        <w:pStyle w:val="TOC2"/>
        <w:rPr>
          <w:rFonts w:asciiTheme="minorHAnsi" w:eastAsiaTheme="minorEastAsia" w:hAnsiTheme="minorHAnsi" w:cstheme="minorBidi"/>
          <w:spacing w:val="0"/>
          <w:sz w:val="22"/>
          <w:szCs w:val="22"/>
          <w:lang w:eastAsia="en-US"/>
        </w:rPr>
      </w:pPr>
      <w:hyperlink w:anchor="_Toc509367165" w:history="1">
        <w:r w:rsidR="00370B4E" w:rsidRPr="00927041">
          <w:rPr>
            <w:rStyle w:val="Hyperlink"/>
          </w:rPr>
          <w:t>7.8</w:t>
        </w:r>
        <w:r w:rsidR="00370B4E">
          <w:rPr>
            <w:rFonts w:asciiTheme="minorHAnsi" w:eastAsiaTheme="minorEastAsia" w:hAnsiTheme="minorHAnsi" w:cstheme="minorBidi"/>
            <w:spacing w:val="0"/>
            <w:sz w:val="22"/>
            <w:szCs w:val="22"/>
            <w:lang w:eastAsia="en-US"/>
          </w:rPr>
          <w:tab/>
        </w:r>
        <w:r w:rsidR="00370B4E" w:rsidRPr="00927041">
          <w:rPr>
            <w:rStyle w:val="Hyperlink"/>
          </w:rPr>
          <w:t>Structure</w:t>
        </w:r>
        <w:r w:rsidR="00370B4E">
          <w:rPr>
            <w:webHidden/>
          </w:rPr>
          <w:tab/>
        </w:r>
        <w:r w:rsidR="00370B4E">
          <w:rPr>
            <w:webHidden/>
          </w:rPr>
          <w:fldChar w:fldCharType="begin"/>
        </w:r>
        <w:r w:rsidR="00370B4E">
          <w:rPr>
            <w:webHidden/>
          </w:rPr>
          <w:instrText xml:space="preserve"> PAGEREF _Toc509367165 \h </w:instrText>
        </w:r>
        <w:r w:rsidR="00370B4E">
          <w:rPr>
            <w:webHidden/>
          </w:rPr>
        </w:r>
        <w:r w:rsidR="00370B4E">
          <w:rPr>
            <w:webHidden/>
          </w:rPr>
          <w:fldChar w:fldCharType="separate"/>
        </w:r>
        <w:r w:rsidR="00370B4E">
          <w:rPr>
            <w:webHidden/>
          </w:rPr>
          <w:t>58</w:t>
        </w:r>
        <w:r w:rsidR="00370B4E">
          <w:rPr>
            <w:webHidden/>
          </w:rPr>
          <w:fldChar w:fldCharType="end"/>
        </w:r>
      </w:hyperlink>
    </w:p>
    <w:p w14:paraId="757E0F46"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6" w:history="1">
        <w:r w:rsidR="00370B4E" w:rsidRPr="00927041">
          <w:rPr>
            <w:rStyle w:val="Hyperlink"/>
          </w:rPr>
          <w:t>7.8.1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_Toc509367166 \h </w:instrText>
        </w:r>
        <w:r w:rsidR="00370B4E">
          <w:rPr>
            <w:webHidden/>
          </w:rPr>
        </w:r>
        <w:r w:rsidR="00370B4E">
          <w:rPr>
            <w:webHidden/>
          </w:rPr>
          <w:fldChar w:fldCharType="separate"/>
        </w:r>
        <w:r w:rsidR="00370B4E">
          <w:rPr>
            <w:webHidden/>
          </w:rPr>
          <w:t>58</w:t>
        </w:r>
        <w:r w:rsidR="00370B4E">
          <w:rPr>
            <w:webHidden/>
          </w:rPr>
          <w:fldChar w:fldCharType="end"/>
        </w:r>
      </w:hyperlink>
    </w:p>
    <w:p w14:paraId="001CF6C8"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7" w:history="1">
        <w:r w:rsidR="00370B4E" w:rsidRPr="00927041">
          <w:rPr>
            <w:rStyle w:val="Hyperlink"/>
          </w:rPr>
          <w:t>7.8.2</w:t>
        </w:r>
        <w:r w:rsidR="00370B4E">
          <w:rPr>
            <w:rFonts w:asciiTheme="minorHAnsi" w:eastAsiaTheme="minorEastAsia" w:hAnsiTheme="minorHAnsi" w:cstheme="minorBidi"/>
            <w:spacing w:val="0"/>
            <w:sz w:val="22"/>
            <w:szCs w:val="22"/>
            <w:lang w:eastAsia="en-US"/>
          </w:rPr>
          <w:tab/>
        </w:r>
        <w:r w:rsidR="00370B4E" w:rsidRPr="00927041">
          <w:rPr>
            <w:rStyle w:val="Hyperlink"/>
          </w:rPr>
          <w:t>Resource Relationships</w:t>
        </w:r>
        <w:r w:rsidR="00370B4E">
          <w:rPr>
            <w:webHidden/>
          </w:rPr>
          <w:tab/>
        </w:r>
        <w:r w:rsidR="00370B4E">
          <w:rPr>
            <w:webHidden/>
          </w:rPr>
          <w:fldChar w:fldCharType="begin"/>
        </w:r>
        <w:r w:rsidR="00370B4E">
          <w:rPr>
            <w:webHidden/>
          </w:rPr>
          <w:instrText xml:space="preserve"> PAGEREF _Toc509367167 \h </w:instrText>
        </w:r>
        <w:r w:rsidR="00370B4E">
          <w:rPr>
            <w:webHidden/>
          </w:rPr>
        </w:r>
        <w:r w:rsidR="00370B4E">
          <w:rPr>
            <w:webHidden/>
          </w:rPr>
          <w:fldChar w:fldCharType="separate"/>
        </w:r>
        <w:r w:rsidR="00370B4E">
          <w:rPr>
            <w:webHidden/>
          </w:rPr>
          <w:t>58</w:t>
        </w:r>
        <w:r w:rsidR="00370B4E">
          <w:rPr>
            <w:webHidden/>
          </w:rPr>
          <w:fldChar w:fldCharType="end"/>
        </w:r>
      </w:hyperlink>
    </w:p>
    <w:p w14:paraId="7233FDFE" w14:textId="77777777" w:rsidR="00370B4E" w:rsidRDefault="00C16FED">
      <w:pPr>
        <w:pStyle w:val="TOC3"/>
        <w:rPr>
          <w:rFonts w:asciiTheme="minorHAnsi" w:eastAsiaTheme="minorEastAsia" w:hAnsiTheme="minorHAnsi" w:cstheme="minorBidi"/>
          <w:spacing w:val="0"/>
          <w:sz w:val="22"/>
          <w:szCs w:val="22"/>
          <w:lang w:eastAsia="en-US"/>
        </w:rPr>
      </w:pPr>
      <w:hyperlink w:anchor="_Toc509367168" w:history="1">
        <w:r w:rsidR="00370B4E" w:rsidRPr="00927041">
          <w:rPr>
            <w:rStyle w:val="Hyperlink"/>
          </w:rPr>
          <w:t>7.8.3</w:t>
        </w:r>
        <w:r w:rsidR="00370B4E">
          <w:rPr>
            <w:rFonts w:asciiTheme="minorHAnsi" w:eastAsiaTheme="minorEastAsia" w:hAnsiTheme="minorHAnsi" w:cstheme="minorBidi"/>
            <w:spacing w:val="0"/>
            <w:sz w:val="22"/>
            <w:szCs w:val="22"/>
            <w:lang w:eastAsia="en-US"/>
          </w:rPr>
          <w:tab/>
        </w:r>
        <w:r w:rsidR="00370B4E" w:rsidRPr="00927041">
          <w:rPr>
            <w:rStyle w:val="Hyperlink"/>
          </w:rPr>
          <w:t>Collections</w:t>
        </w:r>
        <w:r w:rsidR="00370B4E">
          <w:rPr>
            <w:webHidden/>
          </w:rPr>
          <w:tab/>
        </w:r>
        <w:r w:rsidR="00370B4E">
          <w:rPr>
            <w:webHidden/>
          </w:rPr>
          <w:fldChar w:fldCharType="begin"/>
        </w:r>
        <w:r w:rsidR="00370B4E">
          <w:rPr>
            <w:webHidden/>
          </w:rPr>
          <w:instrText xml:space="preserve"> PAGEREF _Toc509367168 \h </w:instrText>
        </w:r>
        <w:r w:rsidR="00370B4E">
          <w:rPr>
            <w:webHidden/>
          </w:rPr>
        </w:r>
        <w:r w:rsidR="00370B4E">
          <w:rPr>
            <w:webHidden/>
          </w:rPr>
          <w:fldChar w:fldCharType="separate"/>
        </w:r>
        <w:r w:rsidR="00370B4E">
          <w:rPr>
            <w:webHidden/>
          </w:rPr>
          <w:t>63</w:t>
        </w:r>
        <w:r w:rsidR="00370B4E">
          <w:rPr>
            <w:webHidden/>
          </w:rPr>
          <w:fldChar w:fldCharType="end"/>
        </w:r>
      </w:hyperlink>
    </w:p>
    <w:p w14:paraId="4FA3E0FA" w14:textId="77777777" w:rsidR="00370B4E" w:rsidRDefault="00C16FED">
      <w:pPr>
        <w:pStyle w:val="TOC2"/>
        <w:rPr>
          <w:rFonts w:asciiTheme="minorHAnsi" w:eastAsiaTheme="minorEastAsia" w:hAnsiTheme="minorHAnsi" w:cstheme="minorBidi"/>
          <w:spacing w:val="0"/>
          <w:sz w:val="22"/>
          <w:szCs w:val="22"/>
          <w:lang w:eastAsia="en-US"/>
        </w:rPr>
      </w:pPr>
      <w:hyperlink w:anchor="_Toc509367169" w:history="1">
        <w:r w:rsidR="00370B4E" w:rsidRPr="00927041">
          <w:rPr>
            <w:rStyle w:val="Hyperlink"/>
          </w:rPr>
          <w:t>7.9</w:t>
        </w:r>
        <w:r w:rsidR="00370B4E">
          <w:rPr>
            <w:rFonts w:asciiTheme="minorHAnsi" w:eastAsiaTheme="minorEastAsia" w:hAnsiTheme="minorHAnsi" w:cstheme="minorBidi"/>
            <w:spacing w:val="0"/>
            <w:sz w:val="22"/>
            <w:szCs w:val="22"/>
            <w:lang w:eastAsia="en-US"/>
          </w:rPr>
          <w:tab/>
        </w:r>
        <w:r w:rsidR="00370B4E" w:rsidRPr="00927041">
          <w:rPr>
            <w:rStyle w:val="Hyperlink"/>
          </w:rPr>
          <w:t>Third (3</w:t>
        </w:r>
        <w:r w:rsidR="00370B4E" w:rsidRPr="00927041">
          <w:rPr>
            <w:rStyle w:val="Hyperlink"/>
            <w:vertAlign w:val="superscript"/>
          </w:rPr>
          <w:t>rd</w:t>
        </w:r>
        <w:r w:rsidR="00370B4E" w:rsidRPr="00927041">
          <w:rPr>
            <w:rStyle w:val="Hyperlink"/>
          </w:rPr>
          <w:t>) party specified extensions</w:t>
        </w:r>
        <w:r w:rsidR="00370B4E">
          <w:rPr>
            <w:webHidden/>
          </w:rPr>
          <w:tab/>
        </w:r>
        <w:r w:rsidR="00370B4E">
          <w:rPr>
            <w:webHidden/>
          </w:rPr>
          <w:fldChar w:fldCharType="begin"/>
        </w:r>
        <w:r w:rsidR="00370B4E">
          <w:rPr>
            <w:webHidden/>
          </w:rPr>
          <w:instrText xml:space="preserve"> PAGEREF _Toc509367169 \h </w:instrText>
        </w:r>
        <w:r w:rsidR="00370B4E">
          <w:rPr>
            <w:webHidden/>
          </w:rPr>
        </w:r>
        <w:r w:rsidR="00370B4E">
          <w:rPr>
            <w:webHidden/>
          </w:rPr>
          <w:fldChar w:fldCharType="separate"/>
        </w:r>
        <w:r w:rsidR="00370B4E">
          <w:rPr>
            <w:webHidden/>
          </w:rPr>
          <w:t>65</w:t>
        </w:r>
        <w:r w:rsidR="00370B4E">
          <w:rPr>
            <w:webHidden/>
          </w:rPr>
          <w:fldChar w:fldCharType="end"/>
        </w:r>
      </w:hyperlink>
    </w:p>
    <w:p w14:paraId="5CFAA7AB" w14:textId="77777777" w:rsidR="00370B4E" w:rsidRDefault="00C16FED">
      <w:pPr>
        <w:pStyle w:val="TOC2"/>
        <w:rPr>
          <w:rFonts w:asciiTheme="minorHAnsi" w:eastAsiaTheme="minorEastAsia" w:hAnsiTheme="minorHAnsi" w:cstheme="minorBidi"/>
          <w:spacing w:val="0"/>
          <w:sz w:val="22"/>
          <w:szCs w:val="22"/>
          <w:lang w:eastAsia="en-US"/>
        </w:rPr>
      </w:pPr>
      <w:hyperlink w:anchor="_Toc509367170" w:history="1">
        <w:r w:rsidR="00370B4E" w:rsidRPr="00927041">
          <w:rPr>
            <w:rStyle w:val="Hyperlink"/>
          </w:rPr>
          <w:t>7.10</w:t>
        </w:r>
        <w:r w:rsidR="00370B4E">
          <w:rPr>
            <w:rFonts w:asciiTheme="minorHAnsi" w:eastAsiaTheme="minorEastAsia" w:hAnsiTheme="minorHAnsi" w:cstheme="minorBidi"/>
            <w:spacing w:val="0"/>
            <w:sz w:val="22"/>
            <w:szCs w:val="22"/>
            <w:lang w:eastAsia="en-US"/>
          </w:rPr>
          <w:tab/>
        </w:r>
        <w:r w:rsidR="00370B4E" w:rsidRPr="00927041">
          <w:rPr>
            <w:rStyle w:val="Hyperlink"/>
          </w:rPr>
          <w:t>Query Parameters</w:t>
        </w:r>
        <w:r w:rsidR="00370B4E">
          <w:rPr>
            <w:webHidden/>
          </w:rPr>
          <w:tab/>
        </w:r>
        <w:r w:rsidR="00370B4E">
          <w:rPr>
            <w:webHidden/>
          </w:rPr>
          <w:fldChar w:fldCharType="begin"/>
        </w:r>
        <w:r w:rsidR="00370B4E">
          <w:rPr>
            <w:webHidden/>
          </w:rPr>
          <w:instrText xml:space="preserve"> PAGEREF _Toc509367170 \h </w:instrText>
        </w:r>
        <w:r w:rsidR="00370B4E">
          <w:rPr>
            <w:webHidden/>
          </w:rPr>
        </w:r>
        <w:r w:rsidR="00370B4E">
          <w:rPr>
            <w:webHidden/>
          </w:rPr>
          <w:fldChar w:fldCharType="separate"/>
        </w:r>
        <w:r w:rsidR="00370B4E">
          <w:rPr>
            <w:webHidden/>
          </w:rPr>
          <w:t>66</w:t>
        </w:r>
        <w:r w:rsidR="00370B4E">
          <w:rPr>
            <w:webHidden/>
          </w:rPr>
          <w:fldChar w:fldCharType="end"/>
        </w:r>
      </w:hyperlink>
    </w:p>
    <w:p w14:paraId="16FF2497"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1" w:history="1">
        <w:r w:rsidR="00370B4E" w:rsidRPr="00927041">
          <w:rPr>
            <w:rStyle w:val="Hyperlink"/>
          </w:rPr>
          <w:t>7.10.1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_Toc509367171 \h </w:instrText>
        </w:r>
        <w:r w:rsidR="00370B4E">
          <w:rPr>
            <w:webHidden/>
          </w:rPr>
        </w:r>
        <w:r w:rsidR="00370B4E">
          <w:rPr>
            <w:webHidden/>
          </w:rPr>
          <w:fldChar w:fldCharType="separate"/>
        </w:r>
        <w:r w:rsidR="00370B4E">
          <w:rPr>
            <w:webHidden/>
          </w:rPr>
          <w:t>66</w:t>
        </w:r>
        <w:r w:rsidR="00370B4E">
          <w:rPr>
            <w:webHidden/>
          </w:rPr>
          <w:fldChar w:fldCharType="end"/>
        </w:r>
      </w:hyperlink>
    </w:p>
    <w:p w14:paraId="552B63AF"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2" w:history="1">
        <w:r w:rsidR="00370B4E" w:rsidRPr="00927041">
          <w:rPr>
            <w:rStyle w:val="Hyperlink"/>
          </w:rPr>
          <w:t>7.10.2</w:t>
        </w:r>
        <w:r w:rsidR="00370B4E">
          <w:rPr>
            <w:rFonts w:asciiTheme="minorHAnsi" w:eastAsiaTheme="minorEastAsia" w:hAnsiTheme="minorHAnsi" w:cstheme="minorBidi"/>
            <w:spacing w:val="0"/>
            <w:sz w:val="22"/>
            <w:szCs w:val="22"/>
            <w:lang w:eastAsia="en-US"/>
          </w:rPr>
          <w:tab/>
        </w:r>
        <w:r w:rsidR="00370B4E" w:rsidRPr="00927041">
          <w:rPr>
            <w:rStyle w:val="Hyperlink"/>
          </w:rPr>
          <w:t>Use of multiple parameters within a query</w:t>
        </w:r>
        <w:r w:rsidR="00370B4E">
          <w:rPr>
            <w:webHidden/>
          </w:rPr>
          <w:tab/>
        </w:r>
        <w:r w:rsidR="00370B4E">
          <w:rPr>
            <w:webHidden/>
          </w:rPr>
          <w:fldChar w:fldCharType="begin"/>
        </w:r>
        <w:r w:rsidR="00370B4E">
          <w:rPr>
            <w:webHidden/>
          </w:rPr>
          <w:instrText xml:space="preserve"> PAGEREF _Toc509367172 \h </w:instrText>
        </w:r>
        <w:r w:rsidR="00370B4E">
          <w:rPr>
            <w:webHidden/>
          </w:rPr>
        </w:r>
        <w:r w:rsidR="00370B4E">
          <w:rPr>
            <w:webHidden/>
          </w:rPr>
          <w:fldChar w:fldCharType="separate"/>
        </w:r>
        <w:r w:rsidR="00370B4E">
          <w:rPr>
            <w:webHidden/>
          </w:rPr>
          <w:t>66</w:t>
        </w:r>
        <w:r w:rsidR="00370B4E">
          <w:rPr>
            <w:webHidden/>
          </w:rPr>
          <w:fldChar w:fldCharType="end"/>
        </w:r>
      </w:hyperlink>
    </w:p>
    <w:p w14:paraId="7C9C1E91"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3" w:history="1">
        <w:r w:rsidR="00370B4E" w:rsidRPr="00927041">
          <w:rPr>
            <w:rStyle w:val="Hyperlink"/>
          </w:rPr>
          <w:t>7.10.3</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Application to multi-value “rt” Resources</w:t>
        </w:r>
        <w:r w:rsidR="00370B4E">
          <w:rPr>
            <w:webHidden/>
          </w:rPr>
          <w:tab/>
        </w:r>
        <w:r w:rsidR="00370B4E">
          <w:rPr>
            <w:webHidden/>
          </w:rPr>
          <w:fldChar w:fldCharType="begin"/>
        </w:r>
        <w:r w:rsidR="00370B4E">
          <w:rPr>
            <w:webHidden/>
          </w:rPr>
          <w:instrText xml:space="preserve"> PAGEREF _Toc509367173 \h </w:instrText>
        </w:r>
        <w:r w:rsidR="00370B4E">
          <w:rPr>
            <w:webHidden/>
          </w:rPr>
        </w:r>
        <w:r w:rsidR="00370B4E">
          <w:rPr>
            <w:webHidden/>
          </w:rPr>
          <w:fldChar w:fldCharType="separate"/>
        </w:r>
        <w:r w:rsidR="00370B4E">
          <w:rPr>
            <w:webHidden/>
          </w:rPr>
          <w:t>67</w:t>
        </w:r>
        <w:r w:rsidR="00370B4E">
          <w:rPr>
            <w:webHidden/>
          </w:rPr>
          <w:fldChar w:fldCharType="end"/>
        </w:r>
      </w:hyperlink>
    </w:p>
    <w:p w14:paraId="0C4D9365"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4" w:history="1">
        <w:r w:rsidR="00370B4E" w:rsidRPr="00927041">
          <w:rPr>
            <w:rStyle w:val="Hyperlink"/>
          </w:rPr>
          <w:t>7.10.4</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Interface specific considerations for queries</w:t>
        </w:r>
        <w:r w:rsidR="00370B4E">
          <w:rPr>
            <w:webHidden/>
          </w:rPr>
          <w:tab/>
        </w:r>
        <w:r w:rsidR="00370B4E">
          <w:rPr>
            <w:webHidden/>
          </w:rPr>
          <w:fldChar w:fldCharType="begin"/>
        </w:r>
        <w:r w:rsidR="00370B4E">
          <w:rPr>
            <w:webHidden/>
          </w:rPr>
          <w:instrText xml:space="preserve"> PAGEREF _Toc509367174 \h </w:instrText>
        </w:r>
        <w:r w:rsidR="00370B4E">
          <w:rPr>
            <w:webHidden/>
          </w:rPr>
        </w:r>
        <w:r w:rsidR="00370B4E">
          <w:rPr>
            <w:webHidden/>
          </w:rPr>
          <w:fldChar w:fldCharType="separate"/>
        </w:r>
        <w:r w:rsidR="00370B4E">
          <w:rPr>
            <w:webHidden/>
          </w:rPr>
          <w:t>67</w:t>
        </w:r>
        <w:r w:rsidR="00370B4E">
          <w:rPr>
            <w:webHidden/>
          </w:rPr>
          <w:fldChar w:fldCharType="end"/>
        </w:r>
      </w:hyperlink>
    </w:p>
    <w:p w14:paraId="171C40C4" w14:textId="77777777" w:rsidR="00370B4E" w:rsidRDefault="00C16FED">
      <w:pPr>
        <w:pStyle w:val="TOC1"/>
        <w:rPr>
          <w:rFonts w:asciiTheme="minorHAnsi" w:eastAsiaTheme="minorEastAsia" w:hAnsiTheme="minorHAnsi" w:cstheme="minorBidi"/>
          <w:spacing w:val="0"/>
          <w:sz w:val="22"/>
          <w:szCs w:val="22"/>
          <w:lang w:eastAsia="en-US"/>
        </w:rPr>
      </w:pPr>
      <w:hyperlink w:anchor="_Toc509367175" w:history="1">
        <w:r w:rsidR="00370B4E" w:rsidRPr="00927041">
          <w:rPr>
            <w:rStyle w:val="Hyperlink"/>
          </w:rPr>
          <w:t>8</w:t>
        </w:r>
        <w:r w:rsidR="00370B4E">
          <w:rPr>
            <w:rFonts w:asciiTheme="minorHAnsi" w:eastAsiaTheme="minorEastAsia" w:hAnsiTheme="minorHAnsi" w:cstheme="minorBidi"/>
            <w:spacing w:val="0"/>
            <w:sz w:val="22"/>
            <w:szCs w:val="22"/>
            <w:lang w:eastAsia="en-US"/>
          </w:rPr>
          <w:tab/>
        </w:r>
        <w:r w:rsidR="00370B4E" w:rsidRPr="00927041">
          <w:rPr>
            <w:rStyle w:val="Hyperlink"/>
          </w:rPr>
          <w:t>CRUDN</w:t>
        </w:r>
        <w:r w:rsidR="00370B4E">
          <w:rPr>
            <w:webHidden/>
          </w:rPr>
          <w:tab/>
        </w:r>
        <w:r w:rsidR="00370B4E">
          <w:rPr>
            <w:webHidden/>
          </w:rPr>
          <w:fldChar w:fldCharType="begin"/>
        </w:r>
        <w:r w:rsidR="00370B4E">
          <w:rPr>
            <w:webHidden/>
          </w:rPr>
          <w:instrText xml:space="preserve"> PAGEREF _Toc509367175 \h </w:instrText>
        </w:r>
        <w:r w:rsidR="00370B4E">
          <w:rPr>
            <w:webHidden/>
          </w:rPr>
        </w:r>
        <w:r w:rsidR="00370B4E">
          <w:rPr>
            <w:webHidden/>
          </w:rPr>
          <w:fldChar w:fldCharType="separate"/>
        </w:r>
        <w:r w:rsidR="00370B4E">
          <w:rPr>
            <w:webHidden/>
          </w:rPr>
          <w:t>67</w:t>
        </w:r>
        <w:r w:rsidR="00370B4E">
          <w:rPr>
            <w:webHidden/>
          </w:rPr>
          <w:fldChar w:fldCharType="end"/>
        </w:r>
      </w:hyperlink>
    </w:p>
    <w:p w14:paraId="31ED6616" w14:textId="77777777" w:rsidR="00370B4E" w:rsidRDefault="00C16FED">
      <w:pPr>
        <w:pStyle w:val="TOC2"/>
        <w:rPr>
          <w:rFonts w:asciiTheme="minorHAnsi" w:eastAsiaTheme="minorEastAsia" w:hAnsiTheme="minorHAnsi" w:cstheme="minorBidi"/>
          <w:spacing w:val="0"/>
          <w:sz w:val="22"/>
          <w:szCs w:val="22"/>
          <w:lang w:eastAsia="en-US"/>
        </w:rPr>
      </w:pPr>
      <w:hyperlink w:anchor="_Toc509367176" w:history="1">
        <w:r w:rsidR="00370B4E" w:rsidRPr="00927041">
          <w:rPr>
            <w:rStyle w:val="Hyperlink"/>
          </w:rPr>
          <w:t>8.1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_Toc509367176 \h </w:instrText>
        </w:r>
        <w:r w:rsidR="00370B4E">
          <w:rPr>
            <w:webHidden/>
          </w:rPr>
        </w:r>
        <w:r w:rsidR="00370B4E">
          <w:rPr>
            <w:webHidden/>
          </w:rPr>
          <w:fldChar w:fldCharType="separate"/>
        </w:r>
        <w:r w:rsidR="00370B4E">
          <w:rPr>
            <w:webHidden/>
          </w:rPr>
          <w:t>67</w:t>
        </w:r>
        <w:r w:rsidR="00370B4E">
          <w:rPr>
            <w:webHidden/>
          </w:rPr>
          <w:fldChar w:fldCharType="end"/>
        </w:r>
      </w:hyperlink>
    </w:p>
    <w:p w14:paraId="7B722D62" w14:textId="77777777" w:rsidR="00370B4E" w:rsidRDefault="00C16FED">
      <w:pPr>
        <w:pStyle w:val="TOC2"/>
        <w:rPr>
          <w:rFonts w:asciiTheme="minorHAnsi" w:eastAsiaTheme="minorEastAsia" w:hAnsiTheme="minorHAnsi" w:cstheme="minorBidi"/>
          <w:spacing w:val="0"/>
          <w:sz w:val="22"/>
          <w:szCs w:val="22"/>
          <w:lang w:eastAsia="en-US"/>
        </w:rPr>
      </w:pPr>
      <w:hyperlink w:anchor="_Toc509367177" w:history="1">
        <w:r w:rsidR="00370B4E" w:rsidRPr="00927041">
          <w:rPr>
            <w:rStyle w:val="Hyperlink"/>
          </w:rPr>
          <w:t>8.2</w:t>
        </w:r>
        <w:r w:rsidR="00370B4E">
          <w:rPr>
            <w:rFonts w:asciiTheme="minorHAnsi" w:eastAsiaTheme="minorEastAsia" w:hAnsiTheme="minorHAnsi" w:cstheme="minorBidi"/>
            <w:spacing w:val="0"/>
            <w:sz w:val="22"/>
            <w:szCs w:val="22"/>
            <w:lang w:eastAsia="en-US"/>
          </w:rPr>
          <w:tab/>
        </w:r>
        <w:r w:rsidR="00370B4E" w:rsidRPr="00927041">
          <w:rPr>
            <w:rStyle w:val="Hyperlink"/>
          </w:rPr>
          <w:t>CREATE</w:t>
        </w:r>
        <w:r w:rsidR="00370B4E">
          <w:rPr>
            <w:webHidden/>
          </w:rPr>
          <w:tab/>
        </w:r>
        <w:r w:rsidR="00370B4E">
          <w:rPr>
            <w:webHidden/>
          </w:rPr>
          <w:fldChar w:fldCharType="begin"/>
        </w:r>
        <w:r w:rsidR="00370B4E">
          <w:rPr>
            <w:webHidden/>
          </w:rPr>
          <w:instrText xml:space="preserve"> PAGEREF _Toc509367177 \h </w:instrText>
        </w:r>
        <w:r w:rsidR="00370B4E">
          <w:rPr>
            <w:webHidden/>
          </w:rPr>
        </w:r>
        <w:r w:rsidR="00370B4E">
          <w:rPr>
            <w:webHidden/>
          </w:rPr>
          <w:fldChar w:fldCharType="separate"/>
        </w:r>
        <w:r w:rsidR="00370B4E">
          <w:rPr>
            <w:webHidden/>
          </w:rPr>
          <w:t>69</w:t>
        </w:r>
        <w:r w:rsidR="00370B4E">
          <w:rPr>
            <w:webHidden/>
          </w:rPr>
          <w:fldChar w:fldCharType="end"/>
        </w:r>
      </w:hyperlink>
    </w:p>
    <w:p w14:paraId="66440F2C"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8" w:history="1">
        <w:r w:rsidR="00370B4E" w:rsidRPr="00927041">
          <w:rPr>
            <w:rStyle w:val="Hyperlink"/>
          </w:rPr>
          <w:t>8.2.1</w:t>
        </w:r>
        <w:r w:rsidR="00370B4E">
          <w:rPr>
            <w:rFonts w:asciiTheme="minorHAnsi" w:eastAsiaTheme="minorEastAsia" w:hAnsiTheme="minorHAnsi" w:cstheme="minorBidi"/>
            <w:spacing w:val="0"/>
            <w:sz w:val="22"/>
            <w:szCs w:val="22"/>
            <w:lang w:eastAsia="en-US"/>
          </w:rPr>
          <w:tab/>
        </w:r>
        <w:r w:rsidR="00370B4E" w:rsidRPr="00927041">
          <w:rPr>
            <w:rStyle w:val="Hyperlink"/>
          </w:rPr>
          <w:t>CREATE request</w:t>
        </w:r>
        <w:r w:rsidR="00370B4E">
          <w:rPr>
            <w:webHidden/>
          </w:rPr>
          <w:tab/>
        </w:r>
        <w:r w:rsidR="00370B4E">
          <w:rPr>
            <w:webHidden/>
          </w:rPr>
          <w:fldChar w:fldCharType="begin"/>
        </w:r>
        <w:r w:rsidR="00370B4E">
          <w:rPr>
            <w:webHidden/>
          </w:rPr>
          <w:instrText xml:space="preserve"> PAGEREF _Toc509367178 \h </w:instrText>
        </w:r>
        <w:r w:rsidR="00370B4E">
          <w:rPr>
            <w:webHidden/>
          </w:rPr>
        </w:r>
        <w:r w:rsidR="00370B4E">
          <w:rPr>
            <w:webHidden/>
          </w:rPr>
          <w:fldChar w:fldCharType="separate"/>
        </w:r>
        <w:r w:rsidR="00370B4E">
          <w:rPr>
            <w:webHidden/>
          </w:rPr>
          <w:t>69</w:t>
        </w:r>
        <w:r w:rsidR="00370B4E">
          <w:rPr>
            <w:webHidden/>
          </w:rPr>
          <w:fldChar w:fldCharType="end"/>
        </w:r>
      </w:hyperlink>
    </w:p>
    <w:p w14:paraId="5C06ED84" w14:textId="77777777" w:rsidR="00370B4E" w:rsidRDefault="00C16FED">
      <w:pPr>
        <w:pStyle w:val="TOC3"/>
        <w:rPr>
          <w:rFonts w:asciiTheme="minorHAnsi" w:eastAsiaTheme="minorEastAsia" w:hAnsiTheme="minorHAnsi" w:cstheme="minorBidi"/>
          <w:spacing w:val="0"/>
          <w:sz w:val="22"/>
          <w:szCs w:val="22"/>
          <w:lang w:eastAsia="en-US"/>
        </w:rPr>
      </w:pPr>
      <w:hyperlink w:anchor="_Toc509367179" w:history="1">
        <w:r w:rsidR="00370B4E" w:rsidRPr="00927041">
          <w:rPr>
            <w:rStyle w:val="Hyperlink"/>
          </w:rPr>
          <w:t>8.2.2</w:t>
        </w:r>
        <w:r w:rsidR="00370B4E">
          <w:rPr>
            <w:rFonts w:asciiTheme="minorHAnsi" w:eastAsiaTheme="minorEastAsia" w:hAnsiTheme="minorHAnsi" w:cstheme="minorBidi"/>
            <w:spacing w:val="0"/>
            <w:sz w:val="22"/>
            <w:szCs w:val="22"/>
            <w:lang w:eastAsia="en-US"/>
          </w:rPr>
          <w:tab/>
        </w:r>
        <w:r w:rsidR="00370B4E" w:rsidRPr="00927041">
          <w:rPr>
            <w:rStyle w:val="Hyperlink"/>
          </w:rPr>
          <w:t>Processing by the Server</w:t>
        </w:r>
        <w:r w:rsidR="00370B4E">
          <w:rPr>
            <w:webHidden/>
          </w:rPr>
          <w:tab/>
        </w:r>
        <w:r w:rsidR="00370B4E">
          <w:rPr>
            <w:webHidden/>
          </w:rPr>
          <w:fldChar w:fldCharType="begin"/>
        </w:r>
        <w:r w:rsidR="00370B4E">
          <w:rPr>
            <w:webHidden/>
          </w:rPr>
          <w:instrText xml:space="preserve"> PAGEREF _Toc509367179 \h </w:instrText>
        </w:r>
        <w:r w:rsidR="00370B4E">
          <w:rPr>
            <w:webHidden/>
          </w:rPr>
        </w:r>
        <w:r w:rsidR="00370B4E">
          <w:rPr>
            <w:webHidden/>
          </w:rPr>
          <w:fldChar w:fldCharType="separate"/>
        </w:r>
        <w:r w:rsidR="00370B4E">
          <w:rPr>
            <w:webHidden/>
          </w:rPr>
          <w:t>69</w:t>
        </w:r>
        <w:r w:rsidR="00370B4E">
          <w:rPr>
            <w:webHidden/>
          </w:rPr>
          <w:fldChar w:fldCharType="end"/>
        </w:r>
      </w:hyperlink>
    </w:p>
    <w:p w14:paraId="10D2B553"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0" w:history="1">
        <w:r w:rsidR="00370B4E" w:rsidRPr="00927041">
          <w:rPr>
            <w:rStyle w:val="Hyperlink"/>
          </w:rPr>
          <w:t>8.2.3</w:t>
        </w:r>
        <w:r w:rsidR="00370B4E">
          <w:rPr>
            <w:rFonts w:asciiTheme="minorHAnsi" w:eastAsiaTheme="minorEastAsia" w:hAnsiTheme="minorHAnsi" w:cstheme="minorBidi"/>
            <w:spacing w:val="0"/>
            <w:sz w:val="22"/>
            <w:szCs w:val="22"/>
            <w:lang w:eastAsia="en-US"/>
          </w:rPr>
          <w:tab/>
        </w:r>
        <w:r w:rsidR="00370B4E" w:rsidRPr="00927041">
          <w:rPr>
            <w:rStyle w:val="Hyperlink"/>
          </w:rPr>
          <w:t>CREATE response</w:t>
        </w:r>
        <w:r w:rsidR="00370B4E">
          <w:rPr>
            <w:webHidden/>
          </w:rPr>
          <w:tab/>
        </w:r>
        <w:r w:rsidR="00370B4E">
          <w:rPr>
            <w:webHidden/>
          </w:rPr>
          <w:fldChar w:fldCharType="begin"/>
        </w:r>
        <w:r w:rsidR="00370B4E">
          <w:rPr>
            <w:webHidden/>
          </w:rPr>
          <w:instrText xml:space="preserve"> PAGEREF _Toc509367180 \h </w:instrText>
        </w:r>
        <w:r w:rsidR="00370B4E">
          <w:rPr>
            <w:webHidden/>
          </w:rPr>
        </w:r>
        <w:r w:rsidR="00370B4E">
          <w:rPr>
            <w:webHidden/>
          </w:rPr>
          <w:fldChar w:fldCharType="separate"/>
        </w:r>
        <w:r w:rsidR="00370B4E">
          <w:rPr>
            <w:webHidden/>
          </w:rPr>
          <w:t>70</w:t>
        </w:r>
        <w:r w:rsidR="00370B4E">
          <w:rPr>
            <w:webHidden/>
          </w:rPr>
          <w:fldChar w:fldCharType="end"/>
        </w:r>
      </w:hyperlink>
    </w:p>
    <w:p w14:paraId="7E82F8DB" w14:textId="77777777" w:rsidR="00370B4E" w:rsidRDefault="00C16FED">
      <w:pPr>
        <w:pStyle w:val="TOC2"/>
        <w:rPr>
          <w:rFonts w:asciiTheme="minorHAnsi" w:eastAsiaTheme="minorEastAsia" w:hAnsiTheme="minorHAnsi" w:cstheme="minorBidi"/>
          <w:spacing w:val="0"/>
          <w:sz w:val="22"/>
          <w:szCs w:val="22"/>
          <w:lang w:eastAsia="en-US"/>
        </w:rPr>
      </w:pPr>
      <w:hyperlink w:anchor="_Toc509367181" w:history="1">
        <w:r w:rsidR="00370B4E" w:rsidRPr="00927041">
          <w:rPr>
            <w:rStyle w:val="Hyperlink"/>
          </w:rPr>
          <w:t>8.3</w:t>
        </w:r>
        <w:r w:rsidR="00370B4E">
          <w:rPr>
            <w:rFonts w:asciiTheme="minorHAnsi" w:eastAsiaTheme="minorEastAsia" w:hAnsiTheme="minorHAnsi" w:cstheme="minorBidi"/>
            <w:spacing w:val="0"/>
            <w:sz w:val="22"/>
            <w:szCs w:val="22"/>
            <w:lang w:eastAsia="en-US"/>
          </w:rPr>
          <w:tab/>
        </w:r>
        <w:r w:rsidR="00370B4E" w:rsidRPr="00927041">
          <w:rPr>
            <w:rStyle w:val="Hyperlink"/>
          </w:rPr>
          <w:t>RETRIEVE</w:t>
        </w:r>
        <w:r w:rsidR="00370B4E">
          <w:rPr>
            <w:webHidden/>
          </w:rPr>
          <w:tab/>
        </w:r>
        <w:r w:rsidR="00370B4E">
          <w:rPr>
            <w:webHidden/>
          </w:rPr>
          <w:fldChar w:fldCharType="begin"/>
        </w:r>
        <w:r w:rsidR="00370B4E">
          <w:rPr>
            <w:webHidden/>
          </w:rPr>
          <w:instrText xml:space="preserve"> PAGEREF _Toc509367181 \h </w:instrText>
        </w:r>
        <w:r w:rsidR="00370B4E">
          <w:rPr>
            <w:webHidden/>
          </w:rPr>
        </w:r>
        <w:r w:rsidR="00370B4E">
          <w:rPr>
            <w:webHidden/>
          </w:rPr>
          <w:fldChar w:fldCharType="separate"/>
        </w:r>
        <w:r w:rsidR="00370B4E">
          <w:rPr>
            <w:webHidden/>
          </w:rPr>
          <w:t>70</w:t>
        </w:r>
        <w:r w:rsidR="00370B4E">
          <w:rPr>
            <w:webHidden/>
          </w:rPr>
          <w:fldChar w:fldCharType="end"/>
        </w:r>
      </w:hyperlink>
    </w:p>
    <w:p w14:paraId="0191E33F"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2" w:history="1">
        <w:r w:rsidR="00370B4E" w:rsidRPr="00927041">
          <w:rPr>
            <w:rStyle w:val="Hyperlink"/>
          </w:rPr>
          <w:t>8.3.1</w:t>
        </w:r>
        <w:r w:rsidR="00370B4E">
          <w:rPr>
            <w:rFonts w:asciiTheme="minorHAnsi" w:eastAsiaTheme="minorEastAsia" w:hAnsiTheme="minorHAnsi" w:cstheme="minorBidi"/>
            <w:spacing w:val="0"/>
            <w:sz w:val="22"/>
            <w:szCs w:val="22"/>
            <w:lang w:eastAsia="en-US"/>
          </w:rPr>
          <w:tab/>
        </w:r>
        <w:r w:rsidR="00370B4E" w:rsidRPr="00927041">
          <w:rPr>
            <w:rStyle w:val="Hyperlink"/>
          </w:rPr>
          <w:t>RETRIEVE request</w:t>
        </w:r>
        <w:r w:rsidR="00370B4E">
          <w:rPr>
            <w:webHidden/>
          </w:rPr>
          <w:tab/>
        </w:r>
        <w:r w:rsidR="00370B4E">
          <w:rPr>
            <w:webHidden/>
          </w:rPr>
          <w:fldChar w:fldCharType="begin"/>
        </w:r>
        <w:r w:rsidR="00370B4E">
          <w:rPr>
            <w:webHidden/>
          </w:rPr>
          <w:instrText xml:space="preserve"> PAGEREF _Toc509367182 \h </w:instrText>
        </w:r>
        <w:r w:rsidR="00370B4E">
          <w:rPr>
            <w:webHidden/>
          </w:rPr>
        </w:r>
        <w:r w:rsidR="00370B4E">
          <w:rPr>
            <w:webHidden/>
          </w:rPr>
          <w:fldChar w:fldCharType="separate"/>
        </w:r>
        <w:r w:rsidR="00370B4E">
          <w:rPr>
            <w:webHidden/>
          </w:rPr>
          <w:t>70</w:t>
        </w:r>
        <w:r w:rsidR="00370B4E">
          <w:rPr>
            <w:webHidden/>
          </w:rPr>
          <w:fldChar w:fldCharType="end"/>
        </w:r>
      </w:hyperlink>
    </w:p>
    <w:p w14:paraId="54C79AC3"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3" w:history="1">
        <w:r w:rsidR="00370B4E" w:rsidRPr="00927041">
          <w:rPr>
            <w:rStyle w:val="Hyperlink"/>
          </w:rPr>
          <w:t>8.3.2</w:t>
        </w:r>
        <w:r w:rsidR="00370B4E">
          <w:rPr>
            <w:rFonts w:asciiTheme="minorHAnsi" w:eastAsiaTheme="minorEastAsia" w:hAnsiTheme="minorHAnsi" w:cstheme="minorBidi"/>
            <w:spacing w:val="0"/>
            <w:sz w:val="22"/>
            <w:szCs w:val="22"/>
            <w:lang w:eastAsia="en-US"/>
          </w:rPr>
          <w:tab/>
        </w:r>
        <w:r w:rsidR="00370B4E" w:rsidRPr="00927041">
          <w:rPr>
            <w:rStyle w:val="Hyperlink"/>
          </w:rPr>
          <w:t>Processing by the Server</w:t>
        </w:r>
        <w:r w:rsidR="00370B4E">
          <w:rPr>
            <w:webHidden/>
          </w:rPr>
          <w:tab/>
        </w:r>
        <w:r w:rsidR="00370B4E">
          <w:rPr>
            <w:webHidden/>
          </w:rPr>
          <w:fldChar w:fldCharType="begin"/>
        </w:r>
        <w:r w:rsidR="00370B4E">
          <w:rPr>
            <w:webHidden/>
          </w:rPr>
          <w:instrText xml:space="preserve"> PAGEREF _Toc509367183 \h </w:instrText>
        </w:r>
        <w:r w:rsidR="00370B4E">
          <w:rPr>
            <w:webHidden/>
          </w:rPr>
        </w:r>
        <w:r w:rsidR="00370B4E">
          <w:rPr>
            <w:webHidden/>
          </w:rPr>
          <w:fldChar w:fldCharType="separate"/>
        </w:r>
        <w:r w:rsidR="00370B4E">
          <w:rPr>
            <w:webHidden/>
          </w:rPr>
          <w:t>70</w:t>
        </w:r>
        <w:r w:rsidR="00370B4E">
          <w:rPr>
            <w:webHidden/>
          </w:rPr>
          <w:fldChar w:fldCharType="end"/>
        </w:r>
      </w:hyperlink>
    </w:p>
    <w:p w14:paraId="0889117F"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4" w:history="1">
        <w:r w:rsidR="00370B4E" w:rsidRPr="00927041">
          <w:rPr>
            <w:rStyle w:val="Hyperlink"/>
          </w:rPr>
          <w:t>8.3.3</w:t>
        </w:r>
        <w:r w:rsidR="00370B4E">
          <w:rPr>
            <w:rFonts w:asciiTheme="minorHAnsi" w:eastAsiaTheme="minorEastAsia" w:hAnsiTheme="minorHAnsi" w:cstheme="minorBidi"/>
            <w:spacing w:val="0"/>
            <w:sz w:val="22"/>
            <w:szCs w:val="22"/>
            <w:lang w:eastAsia="en-US"/>
          </w:rPr>
          <w:tab/>
        </w:r>
        <w:r w:rsidR="00370B4E" w:rsidRPr="00927041">
          <w:rPr>
            <w:rStyle w:val="Hyperlink"/>
          </w:rPr>
          <w:t>RETRIEVE response</w:t>
        </w:r>
        <w:r w:rsidR="00370B4E">
          <w:rPr>
            <w:webHidden/>
          </w:rPr>
          <w:tab/>
        </w:r>
        <w:r w:rsidR="00370B4E">
          <w:rPr>
            <w:webHidden/>
          </w:rPr>
          <w:fldChar w:fldCharType="begin"/>
        </w:r>
        <w:r w:rsidR="00370B4E">
          <w:rPr>
            <w:webHidden/>
          </w:rPr>
          <w:instrText xml:space="preserve"> PAGEREF _Toc509367184 \h </w:instrText>
        </w:r>
        <w:r w:rsidR="00370B4E">
          <w:rPr>
            <w:webHidden/>
          </w:rPr>
        </w:r>
        <w:r w:rsidR="00370B4E">
          <w:rPr>
            <w:webHidden/>
          </w:rPr>
          <w:fldChar w:fldCharType="separate"/>
        </w:r>
        <w:r w:rsidR="00370B4E">
          <w:rPr>
            <w:webHidden/>
          </w:rPr>
          <w:t>70</w:t>
        </w:r>
        <w:r w:rsidR="00370B4E">
          <w:rPr>
            <w:webHidden/>
          </w:rPr>
          <w:fldChar w:fldCharType="end"/>
        </w:r>
      </w:hyperlink>
    </w:p>
    <w:p w14:paraId="0D70EE3C" w14:textId="77777777" w:rsidR="00370B4E" w:rsidRDefault="00C16FED">
      <w:pPr>
        <w:pStyle w:val="TOC2"/>
        <w:rPr>
          <w:rFonts w:asciiTheme="minorHAnsi" w:eastAsiaTheme="minorEastAsia" w:hAnsiTheme="minorHAnsi" w:cstheme="minorBidi"/>
          <w:spacing w:val="0"/>
          <w:sz w:val="22"/>
          <w:szCs w:val="22"/>
          <w:lang w:eastAsia="en-US"/>
        </w:rPr>
      </w:pPr>
      <w:hyperlink w:anchor="_Toc509367185" w:history="1">
        <w:r w:rsidR="00370B4E" w:rsidRPr="00927041">
          <w:rPr>
            <w:rStyle w:val="Hyperlink"/>
          </w:rPr>
          <w:t>8.4</w:t>
        </w:r>
        <w:r w:rsidR="00370B4E">
          <w:rPr>
            <w:rFonts w:asciiTheme="minorHAnsi" w:eastAsiaTheme="minorEastAsia" w:hAnsiTheme="minorHAnsi" w:cstheme="minorBidi"/>
            <w:spacing w:val="0"/>
            <w:sz w:val="22"/>
            <w:szCs w:val="22"/>
            <w:lang w:eastAsia="en-US"/>
          </w:rPr>
          <w:tab/>
        </w:r>
        <w:r w:rsidR="00370B4E" w:rsidRPr="00927041">
          <w:rPr>
            <w:rStyle w:val="Hyperlink"/>
          </w:rPr>
          <w:t>UPDATE</w:t>
        </w:r>
        <w:r w:rsidR="00370B4E">
          <w:rPr>
            <w:webHidden/>
          </w:rPr>
          <w:tab/>
        </w:r>
        <w:r w:rsidR="00370B4E">
          <w:rPr>
            <w:webHidden/>
          </w:rPr>
          <w:fldChar w:fldCharType="begin"/>
        </w:r>
        <w:r w:rsidR="00370B4E">
          <w:rPr>
            <w:webHidden/>
          </w:rPr>
          <w:instrText xml:space="preserve"> PAGEREF _Toc509367185 \h </w:instrText>
        </w:r>
        <w:r w:rsidR="00370B4E">
          <w:rPr>
            <w:webHidden/>
          </w:rPr>
        </w:r>
        <w:r w:rsidR="00370B4E">
          <w:rPr>
            <w:webHidden/>
          </w:rPr>
          <w:fldChar w:fldCharType="separate"/>
        </w:r>
        <w:r w:rsidR="00370B4E">
          <w:rPr>
            <w:webHidden/>
          </w:rPr>
          <w:t>71</w:t>
        </w:r>
        <w:r w:rsidR="00370B4E">
          <w:rPr>
            <w:webHidden/>
          </w:rPr>
          <w:fldChar w:fldCharType="end"/>
        </w:r>
      </w:hyperlink>
    </w:p>
    <w:p w14:paraId="40703702"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6" w:history="1">
        <w:r w:rsidR="00370B4E" w:rsidRPr="00927041">
          <w:rPr>
            <w:rStyle w:val="Hyperlink"/>
          </w:rPr>
          <w:t>8.4.1</w:t>
        </w:r>
        <w:r w:rsidR="00370B4E">
          <w:rPr>
            <w:rFonts w:asciiTheme="minorHAnsi" w:eastAsiaTheme="minorEastAsia" w:hAnsiTheme="minorHAnsi" w:cstheme="minorBidi"/>
            <w:spacing w:val="0"/>
            <w:sz w:val="22"/>
            <w:szCs w:val="22"/>
            <w:lang w:eastAsia="en-US"/>
          </w:rPr>
          <w:tab/>
        </w:r>
        <w:r w:rsidR="00370B4E" w:rsidRPr="00927041">
          <w:rPr>
            <w:rStyle w:val="Hyperlink"/>
          </w:rPr>
          <w:t>UPDATE request</w:t>
        </w:r>
        <w:r w:rsidR="00370B4E">
          <w:rPr>
            <w:webHidden/>
          </w:rPr>
          <w:tab/>
        </w:r>
        <w:r w:rsidR="00370B4E">
          <w:rPr>
            <w:webHidden/>
          </w:rPr>
          <w:fldChar w:fldCharType="begin"/>
        </w:r>
        <w:r w:rsidR="00370B4E">
          <w:rPr>
            <w:webHidden/>
          </w:rPr>
          <w:instrText xml:space="preserve"> PAGEREF _Toc509367186 \h </w:instrText>
        </w:r>
        <w:r w:rsidR="00370B4E">
          <w:rPr>
            <w:webHidden/>
          </w:rPr>
        </w:r>
        <w:r w:rsidR="00370B4E">
          <w:rPr>
            <w:webHidden/>
          </w:rPr>
          <w:fldChar w:fldCharType="separate"/>
        </w:r>
        <w:r w:rsidR="00370B4E">
          <w:rPr>
            <w:webHidden/>
          </w:rPr>
          <w:t>71</w:t>
        </w:r>
        <w:r w:rsidR="00370B4E">
          <w:rPr>
            <w:webHidden/>
          </w:rPr>
          <w:fldChar w:fldCharType="end"/>
        </w:r>
      </w:hyperlink>
    </w:p>
    <w:p w14:paraId="2BFB1EF2"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7" w:history="1">
        <w:r w:rsidR="00370B4E" w:rsidRPr="00927041">
          <w:rPr>
            <w:rStyle w:val="Hyperlink"/>
          </w:rPr>
          <w:t>8.4.2</w:t>
        </w:r>
        <w:r w:rsidR="00370B4E">
          <w:rPr>
            <w:rFonts w:asciiTheme="minorHAnsi" w:eastAsiaTheme="minorEastAsia" w:hAnsiTheme="minorHAnsi" w:cstheme="minorBidi"/>
            <w:spacing w:val="0"/>
            <w:sz w:val="22"/>
            <w:szCs w:val="22"/>
            <w:lang w:eastAsia="en-US"/>
          </w:rPr>
          <w:tab/>
        </w:r>
        <w:r w:rsidR="00370B4E" w:rsidRPr="00927041">
          <w:rPr>
            <w:rStyle w:val="Hyperlink"/>
          </w:rPr>
          <w:t>Processing by the Server</w:t>
        </w:r>
        <w:r w:rsidR="00370B4E">
          <w:rPr>
            <w:webHidden/>
          </w:rPr>
          <w:tab/>
        </w:r>
        <w:r w:rsidR="00370B4E">
          <w:rPr>
            <w:webHidden/>
          </w:rPr>
          <w:fldChar w:fldCharType="begin"/>
        </w:r>
        <w:r w:rsidR="00370B4E">
          <w:rPr>
            <w:webHidden/>
          </w:rPr>
          <w:instrText xml:space="preserve"> PAGEREF _Toc509367187 \h </w:instrText>
        </w:r>
        <w:r w:rsidR="00370B4E">
          <w:rPr>
            <w:webHidden/>
          </w:rPr>
        </w:r>
        <w:r w:rsidR="00370B4E">
          <w:rPr>
            <w:webHidden/>
          </w:rPr>
          <w:fldChar w:fldCharType="separate"/>
        </w:r>
        <w:r w:rsidR="00370B4E">
          <w:rPr>
            <w:webHidden/>
          </w:rPr>
          <w:t>72</w:t>
        </w:r>
        <w:r w:rsidR="00370B4E">
          <w:rPr>
            <w:webHidden/>
          </w:rPr>
          <w:fldChar w:fldCharType="end"/>
        </w:r>
      </w:hyperlink>
    </w:p>
    <w:p w14:paraId="5BDEEDDF" w14:textId="77777777" w:rsidR="00370B4E" w:rsidRDefault="00C16FED">
      <w:pPr>
        <w:pStyle w:val="TOC3"/>
        <w:rPr>
          <w:rFonts w:asciiTheme="minorHAnsi" w:eastAsiaTheme="minorEastAsia" w:hAnsiTheme="minorHAnsi" w:cstheme="minorBidi"/>
          <w:spacing w:val="0"/>
          <w:sz w:val="22"/>
          <w:szCs w:val="22"/>
          <w:lang w:eastAsia="en-US"/>
        </w:rPr>
      </w:pPr>
      <w:hyperlink w:anchor="_Toc509367188" w:history="1">
        <w:r w:rsidR="00370B4E" w:rsidRPr="00927041">
          <w:rPr>
            <w:rStyle w:val="Hyperlink"/>
          </w:rPr>
          <w:t>8.4.3</w:t>
        </w:r>
        <w:r w:rsidR="00370B4E">
          <w:rPr>
            <w:rFonts w:asciiTheme="minorHAnsi" w:eastAsiaTheme="minorEastAsia" w:hAnsiTheme="minorHAnsi" w:cstheme="minorBidi"/>
            <w:spacing w:val="0"/>
            <w:sz w:val="22"/>
            <w:szCs w:val="22"/>
            <w:lang w:eastAsia="en-US"/>
          </w:rPr>
          <w:tab/>
        </w:r>
        <w:r w:rsidR="00370B4E" w:rsidRPr="00927041">
          <w:rPr>
            <w:rStyle w:val="Hyperlink"/>
          </w:rPr>
          <w:t>UPDATE response</w:t>
        </w:r>
        <w:r w:rsidR="00370B4E">
          <w:rPr>
            <w:webHidden/>
          </w:rPr>
          <w:tab/>
        </w:r>
        <w:r w:rsidR="00370B4E">
          <w:rPr>
            <w:webHidden/>
          </w:rPr>
          <w:fldChar w:fldCharType="begin"/>
        </w:r>
        <w:r w:rsidR="00370B4E">
          <w:rPr>
            <w:webHidden/>
          </w:rPr>
          <w:instrText xml:space="preserve"> PAGEREF _Toc509367188 \h </w:instrText>
        </w:r>
        <w:r w:rsidR="00370B4E">
          <w:rPr>
            <w:webHidden/>
          </w:rPr>
        </w:r>
        <w:r w:rsidR="00370B4E">
          <w:rPr>
            <w:webHidden/>
          </w:rPr>
          <w:fldChar w:fldCharType="separate"/>
        </w:r>
        <w:r w:rsidR="00370B4E">
          <w:rPr>
            <w:webHidden/>
          </w:rPr>
          <w:t>72</w:t>
        </w:r>
        <w:r w:rsidR="00370B4E">
          <w:rPr>
            <w:webHidden/>
          </w:rPr>
          <w:fldChar w:fldCharType="end"/>
        </w:r>
      </w:hyperlink>
    </w:p>
    <w:p w14:paraId="12587A8D" w14:textId="77777777" w:rsidR="00370B4E" w:rsidRDefault="00C16FED">
      <w:pPr>
        <w:pStyle w:val="TOC2"/>
        <w:rPr>
          <w:rFonts w:asciiTheme="minorHAnsi" w:eastAsiaTheme="minorEastAsia" w:hAnsiTheme="minorHAnsi" w:cstheme="minorBidi"/>
          <w:spacing w:val="0"/>
          <w:sz w:val="22"/>
          <w:szCs w:val="22"/>
          <w:lang w:eastAsia="en-US"/>
        </w:rPr>
      </w:pPr>
      <w:hyperlink w:anchor="_Toc509367189" w:history="1">
        <w:r w:rsidR="00370B4E" w:rsidRPr="00927041">
          <w:rPr>
            <w:rStyle w:val="Hyperlink"/>
          </w:rPr>
          <w:t>8.5</w:t>
        </w:r>
        <w:r w:rsidR="00370B4E">
          <w:rPr>
            <w:rFonts w:asciiTheme="minorHAnsi" w:eastAsiaTheme="minorEastAsia" w:hAnsiTheme="minorHAnsi" w:cstheme="minorBidi"/>
            <w:spacing w:val="0"/>
            <w:sz w:val="22"/>
            <w:szCs w:val="22"/>
            <w:lang w:eastAsia="en-US"/>
          </w:rPr>
          <w:tab/>
        </w:r>
        <w:r w:rsidR="00370B4E" w:rsidRPr="00927041">
          <w:rPr>
            <w:rStyle w:val="Hyperlink"/>
          </w:rPr>
          <w:t>DELETE</w:t>
        </w:r>
        <w:r w:rsidR="00370B4E">
          <w:rPr>
            <w:webHidden/>
          </w:rPr>
          <w:tab/>
        </w:r>
        <w:r w:rsidR="00370B4E">
          <w:rPr>
            <w:webHidden/>
          </w:rPr>
          <w:fldChar w:fldCharType="begin"/>
        </w:r>
        <w:r w:rsidR="00370B4E">
          <w:rPr>
            <w:webHidden/>
          </w:rPr>
          <w:instrText xml:space="preserve"> PAGEREF _Toc509367189 \h </w:instrText>
        </w:r>
        <w:r w:rsidR="00370B4E">
          <w:rPr>
            <w:webHidden/>
          </w:rPr>
        </w:r>
        <w:r w:rsidR="00370B4E">
          <w:rPr>
            <w:webHidden/>
          </w:rPr>
          <w:fldChar w:fldCharType="separate"/>
        </w:r>
        <w:r w:rsidR="00370B4E">
          <w:rPr>
            <w:webHidden/>
          </w:rPr>
          <w:t>73</w:t>
        </w:r>
        <w:r w:rsidR="00370B4E">
          <w:rPr>
            <w:webHidden/>
          </w:rPr>
          <w:fldChar w:fldCharType="end"/>
        </w:r>
      </w:hyperlink>
    </w:p>
    <w:p w14:paraId="67623455" w14:textId="77777777" w:rsidR="00370B4E" w:rsidRDefault="00C16FED">
      <w:pPr>
        <w:pStyle w:val="TOC3"/>
        <w:rPr>
          <w:rFonts w:asciiTheme="minorHAnsi" w:eastAsiaTheme="minorEastAsia" w:hAnsiTheme="minorHAnsi" w:cstheme="minorBidi"/>
          <w:spacing w:val="0"/>
          <w:sz w:val="22"/>
          <w:szCs w:val="22"/>
          <w:lang w:eastAsia="en-US"/>
        </w:rPr>
      </w:pPr>
      <w:hyperlink w:anchor="_Toc509367190" w:history="1">
        <w:r w:rsidR="00370B4E" w:rsidRPr="00927041">
          <w:rPr>
            <w:rStyle w:val="Hyperlink"/>
          </w:rPr>
          <w:t>8.5.1</w:t>
        </w:r>
        <w:r w:rsidR="00370B4E">
          <w:rPr>
            <w:rFonts w:asciiTheme="minorHAnsi" w:eastAsiaTheme="minorEastAsia" w:hAnsiTheme="minorHAnsi" w:cstheme="minorBidi"/>
            <w:spacing w:val="0"/>
            <w:sz w:val="22"/>
            <w:szCs w:val="22"/>
            <w:lang w:eastAsia="en-US"/>
          </w:rPr>
          <w:tab/>
        </w:r>
        <w:r w:rsidR="00370B4E" w:rsidRPr="00927041">
          <w:rPr>
            <w:rStyle w:val="Hyperlink"/>
          </w:rPr>
          <w:t>DELETE request</w:t>
        </w:r>
        <w:r w:rsidR="00370B4E">
          <w:rPr>
            <w:webHidden/>
          </w:rPr>
          <w:tab/>
        </w:r>
        <w:r w:rsidR="00370B4E">
          <w:rPr>
            <w:webHidden/>
          </w:rPr>
          <w:fldChar w:fldCharType="begin"/>
        </w:r>
        <w:r w:rsidR="00370B4E">
          <w:rPr>
            <w:webHidden/>
          </w:rPr>
          <w:instrText xml:space="preserve"> PAGEREF _Toc509367190 \h </w:instrText>
        </w:r>
        <w:r w:rsidR="00370B4E">
          <w:rPr>
            <w:webHidden/>
          </w:rPr>
        </w:r>
        <w:r w:rsidR="00370B4E">
          <w:rPr>
            <w:webHidden/>
          </w:rPr>
          <w:fldChar w:fldCharType="separate"/>
        </w:r>
        <w:r w:rsidR="00370B4E">
          <w:rPr>
            <w:webHidden/>
          </w:rPr>
          <w:t>73</w:t>
        </w:r>
        <w:r w:rsidR="00370B4E">
          <w:rPr>
            <w:webHidden/>
          </w:rPr>
          <w:fldChar w:fldCharType="end"/>
        </w:r>
      </w:hyperlink>
    </w:p>
    <w:p w14:paraId="3D7E9B2A" w14:textId="77777777" w:rsidR="00370B4E" w:rsidRDefault="00C16FED">
      <w:pPr>
        <w:pStyle w:val="TOC3"/>
        <w:rPr>
          <w:rFonts w:asciiTheme="minorHAnsi" w:eastAsiaTheme="minorEastAsia" w:hAnsiTheme="minorHAnsi" w:cstheme="minorBidi"/>
          <w:spacing w:val="0"/>
          <w:sz w:val="22"/>
          <w:szCs w:val="22"/>
          <w:lang w:eastAsia="en-US"/>
        </w:rPr>
      </w:pPr>
      <w:hyperlink w:anchor="_Toc509367191" w:history="1">
        <w:r w:rsidR="00370B4E" w:rsidRPr="00927041">
          <w:rPr>
            <w:rStyle w:val="Hyperlink"/>
          </w:rPr>
          <w:t>8.5.2</w:t>
        </w:r>
        <w:r w:rsidR="00370B4E">
          <w:rPr>
            <w:rFonts w:asciiTheme="minorHAnsi" w:eastAsiaTheme="minorEastAsia" w:hAnsiTheme="minorHAnsi" w:cstheme="minorBidi"/>
            <w:spacing w:val="0"/>
            <w:sz w:val="22"/>
            <w:szCs w:val="22"/>
            <w:lang w:eastAsia="en-US"/>
          </w:rPr>
          <w:tab/>
        </w:r>
        <w:r w:rsidR="00370B4E" w:rsidRPr="00927041">
          <w:rPr>
            <w:rStyle w:val="Hyperlink"/>
          </w:rPr>
          <w:t>Processing by the Server</w:t>
        </w:r>
        <w:r w:rsidR="00370B4E">
          <w:rPr>
            <w:webHidden/>
          </w:rPr>
          <w:tab/>
        </w:r>
        <w:r w:rsidR="00370B4E">
          <w:rPr>
            <w:webHidden/>
          </w:rPr>
          <w:fldChar w:fldCharType="begin"/>
        </w:r>
        <w:r w:rsidR="00370B4E">
          <w:rPr>
            <w:webHidden/>
          </w:rPr>
          <w:instrText xml:space="preserve"> PAGEREF _Toc509367191 \h </w:instrText>
        </w:r>
        <w:r w:rsidR="00370B4E">
          <w:rPr>
            <w:webHidden/>
          </w:rPr>
        </w:r>
        <w:r w:rsidR="00370B4E">
          <w:rPr>
            <w:webHidden/>
          </w:rPr>
          <w:fldChar w:fldCharType="separate"/>
        </w:r>
        <w:r w:rsidR="00370B4E">
          <w:rPr>
            <w:webHidden/>
          </w:rPr>
          <w:t>73</w:t>
        </w:r>
        <w:r w:rsidR="00370B4E">
          <w:rPr>
            <w:webHidden/>
          </w:rPr>
          <w:fldChar w:fldCharType="end"/>
        </w:r>
      </w:hyperlink>
    </w:p>
    <w:p w14:paraId="3D135E85" w14:textId="77777777" w:rsidR="00370B4E" w:rsidRDefault="00C16FED">
      <w:pPr>
        <w:pStyle w:val="TOC3"/>
        <w:rPr>
          <w:rFonts w:asciiTheme="minorHAnsi" w:eastAsiaTheme="minorEastAsia" w:hAnsiTheme="minorHAnsi" w:cstheme="minorBidi"/>
          <w:spacing w:val="0"/>
          <w:sz w:val="22"/>
          <w:szCs w:val="22"/>
          <w:lang w:eastAsia="en-US"/>
        </w:rPr>
      </w:pPr>
      <w:hyperlink w:anchor="_Toc509367192" w:history="1">
        <w:r w:rsidR="00370B4E" w:rsidRPr="00927041">
          <w:rPr>
            <w:rStyle w:val="Hyperlink"/>
          </w:rPr>
          <w:t>8.5.3</w:t>
        </w:r>
        <w:r w:rsidR="00370B4E">
          <w:rPr>
            <w:rFonts w:asciiTheme="minorHAnsi" w:eastAsiaTheme="minorEastAsia" w:hAnsiTheme="minorHAnsi" w:cstheme="minorBidi"/>
            <w:spacing w:val="0"/>
            <w:sz w:val="22"/>
            <w:szCs w:val="22"/>
            <w:lang w:eastAsia="en-US"/>
          </w:rPr>
          <w:tab/>
        </w:r>
        <w:r w:rsidR="00370B4E" w:rsidRPr="00927041">
          <w:rPr>
            <w:rStyle w:val="Hyperlink"/>
          </w:rPr>
          <w:t>DELETE response</w:t>
        </w:r>
        <w:r w:rsidR="00370B4E">
          <w:rPr>
            <w:webHidden/>
          </w:rPr>
          <w:tab/>
        </w:r>
        <w:r w:rsidR="00370B4E">
          <w:rPr>
            <w:webHidden/>
          </w:rPr>
          <w:fldChar w:fldCharType="begin"/>
        </w:r>
        <w:r w:rsidR="00370B4E">
          <w:rPr>
            <w:webHidden/>
          </w:rPr>
          <w:instrText xml:space="preserve"> PAGEREF _Toc509367192 \h </w:instrText>
        </w:r>
        <w:r w:rsidR="00370B4E">
          <w:rPr>
            <w:webHidden/>
          </w:rPr>
        </w:r>
        <w:r w:rsidR="00370B4E">
          <w:rPr>
            <w:webHidden/>
          </w:rPr>
          <w:fldChar w:fldCharType="separate"/>
        </w:r>
        <w:r w:rsidR="00370B4E">
          <w:rPr>
            <w:webHidden/>
          </w:rPr>
          <w:t>73</w:t>
        </w:r>
        <w:r w:rsidR="00370B4E">
          <w:rPr>
            <w:webHidden/>
          </w:rPr>
          <w:fldChar w:fldCharType="end"/>
        </w:r>
      </w:hyperlink>
    </w:p>
    <w:p w14:paraId="2B1DDA00" w14:textId="77777777" w:rsidR="00370B4E" w:rsidRDefault="00C16FED">
      <w:pPr>
        <w:pStyle w:val="TOC2"/>
        <w:rPr>
          <w:rFonts w:asciiTheme="minorHAnsi" w:eastAsiaTheme="minorEastAsia" w:hAnsiTheme="minorHAnsi" w:cstheme="minorBidi"/>
          <w:spacing w:val="0"/>
          <w:sz w:val="22"/>
          <w:szCs w:val="22"/>
          <w:lang w:eastAsia="en-US"/>
        </w:rPr>
      </w:pPr>
      <w:hyperlink w:anchor="_Toc509367193" w:history="1">
        <w:r w:rsidR="00370B4E" w:rsidRPr="00927041">
          <w:rPr>
            <w:rStyle w:val="Hyperlink"/>
          </w:rPr>
          <w:t>8.6</w:t>
        </w:r>
        <w:r w:rsidR="00370B4E">
          <w:rPr>
            <w:rFonts w:asciiTheme="minorHAnsi" w:eastAsiaTheme="minorEastAsia" w:hAnsiTheme="minorHAnsi" w:cstheme="minorBidi"/>
            <w:spacing w:val="0"/>
            <w:sz w:val="22"/>
            <w:szCs w:val="22"/>
            <w:lang w:eastAsia="en-US"/>
          </w:rPr>
          <w:tab/>
        </w:r>
        <w:r w:rsidR="00370B4E" w:rsidRPr="00927041">
          <w:rPr>
            <w:rStyle w:val="Hyperlink"/>
          </w:rPr>
          <w:t>NOTIFY</w:t>
        </w:r>
        <w:r w:rsidR="00370B4E">
          <w:rPr>
            <w:webHidden/>
          </w:rPr>
          <w:tab/>
        </w:r>
        <w:r w:rsidR="00370B4E">
          <w:rPr>
            <w:webHidden/>
          </w:rPr>
          <w:fldChar w:fldCharType="begin"/>
        </w:r>
        <w:r w:rsidR="00370B4E">
          <w:rPr>
            <w:webHidden/>
          </w:rPr>
          <w:instrText xml:space="preserve"> PAGEREF _Toc509367193 \h </w:instrText>
        </w:r>
        <w:r w:rsidR="00370B4E">
          <w:rPr>
            <w:webHidden/>
          </w:rPr>
        </w:r>
        <w:r w:rsidR="00370B4E">
          <w:rPr>
            <w:webHidden/>
          </w:rPr>
          <w:fldChar w:fldCharType="separate"/>
        </w:r>
        <w:r w:rsidR="00370B4E">
          <w:rPr>
            <w:webHidden/>
          </w:rPr>
          <w:t>74</w:t>
        </w:r>
        <w:r w:rsidR="00370B4E">
          <w:rPr>
            <w:webHidden/>
          </w:rPr>
          <w:fldChar w:fldCharType="end"/>
        </w:r>
      </w:hyperlink>
    </w:p>
    <w:p w14:paraId="334108FE" w14:textId="77777777" w:rsidR="00370B4E" w:rsidRDefault="00C16FED">
      <w:pPr>
        <w:pStyle w:val="TOC1"/>
        <w:rPr>
          <w:rFonts w:asciiTheme="minorHAnsi" w:eastAsiaTheme="minorEastAsia" w:hAnsiTheme="minorHAnsi" w:cstheme="minorBidi"/>
          <w:spacing w:val="0"/>
          <w:sz w:val="22"/>
          <w:szCs w:val="22"/>
          <w:lang w:eastAsia="en-US"/>
        </w:rPr>
      </w:pPr>
      <w:hyperlink w:anchor="_Toc509367194" w:history="1">
        <w:r w:rsidR="00370B4E" w:rsidRPr="00927041">
          <w:rPr>
            <w:rStyle w:val="Hyperlink"/>
          </w:rPr>
          <w:t>9</w:t>
        </w:r>
        <w:r w:rsidR="00370B4E">
          <w:rPr>
            <w:rFonts w:asciiTheme="minorHAnsi" w:eastAsiaTheme="minorEastAsia" w:hAnsiTheme="minorHAnsi" w:cstheme="minorBidi"/>
            <w:spacing w:val="0"/>
            <w:sz w:val="22"/>
            <w:szCs w:val="22"/>
            <w:lang w:eastAsia="en-US"/>
          </w:rPr>
          <w:tab/>
        </w:r>
        <w:r w:rsidR="00370B4E" w:rsidRPr="00927041">
          <w:rPr>
            <w:rStyle w:val="Hyperlink"/>
          </w:rPr>
          <w:t>Network and connectivity</w:t>
        </w:r>
        <w:r w:rsidR="00370B4E">
          <w:rPr>
            <w:webHidden/>
          </w:rPr>
          <w:tab/>
        </w:r>
        <w:r w:rsidR="00370B4E">
          <w:rPr>
            <w:webHidden/>
          </w:rPr>
          <w:fldChar w:fldCharType="begin"/>
        </w:r>
        <w:r w:rsidR="00370B4E">
          <w:rPr>
            <w:webHidden/>
          </w:rPr>
          <w:instrText xml:space="preserve"> PAGEREF _Toc509367194 \h </w:instrText>
        </w:r>
        <w:r w:rsidR="00370B4E">
          <w:rPr>
            <w:webHidden/>
          </w:rPr>
        </w:r>
        <w:r w:rsidR="00370B4E">
          <w:rPr>
            <w:webHidden/>
          </w:rPr>
          <w:fldChar w:fldCharType="separate"/>
        </w:r>
        <w:r w:rsidR="00370B4E">
          <w:rPr>
            <w:webHidden/>
          </w:rPr>
          <w:t>74</w:t>
        </w:r>
        <w:r w:rsidR="00370B4E">
          <w:rPr>
            <w:webHidden/>
          </w:rPr>
          <w:fldChar w:fldCharType="end"/>
        </w:r>
      </w:hyperlink>
    </w:p>
    <w:p w14:paraId="6102CDB1" w14:textId="77777777" w:rsidR="00370B4E" w:rsidRDefault="00C16FED">
      <w:pPr>
        <w:pStyle w:val="TOC2"/>
        <w:rPr>
          <w:rFonts w:asciiTheme="minorHAnsi" w:eastAsiaTheme="minorEastAsia" w:hAnsiTheme="minorHAnsi" w:cstheme="minorBidi"/>
          <w:spacing w:val="0"/>
          <w:sz w:val="22"/>
          <w:szCs w:val="22"/>
          <w:lang w:eastAsia="en-US"/>
        </w:rPr>
      </w:pPr>
      <w:hyperlink w:anchor="_Toc509367195" w:history="1">
        <w:r w:rsidR="00370B4E" w:rsidRPr="00927041">
          <w:rPr>
            <w:rStyle w:val="Hyperlink"/>
          </w:rPr>
          <w:t>9.1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_Toc509367195 \h </w:instrText>
        </w:r>
        <w:r w:rsidR="00370B4E">
          <w:rPr>
            <w:webHidden/>
          </w:rPr>
        </w:r>
        <w:r w:rsidR="00370B4E">
          <w:rPr>
            <w:webHidden/>
          </w:rPr>
          <w:fldChar w:fldCharType="separate"/>
        </w:r>
        <w:r w:rsidR="00370B4E">
          <w:rPr>
            <w:webHidden/>
          </w:rPr>
          <w:t>74</w:t>
        </w:r>
        <w:r w:rsidR="00370B4E">
          <w:rPr>
            <w:webHidden/>
          </w:rPr>
          <w:fldChar w:fldCharType="end"/>
        </w:r>
      </w:hyperlink>
    </w:p>
    <w:p w14:paraId="4399DBD6" w14:textId="77777777" w:rsidR="00370B4E" w:rsidRDefault="00C16FED">
      <w:pPr>
        <w:pStyle w:val="TOC2"/>
        <w:rPr>
          <w:rFonts w:asciiTheme="minorHAnsi" w:eastAsiaTheme="minorEastAsia" w:hAnsiTheme="minorHAnsi" w:cstheme="minorBidi"/>
          <w:spacing w:val="0"/>
          <w:sz w:val="22"/>
          <w:szCs w:val="22"/>
          <w:lang w:eastAsia="en-US"/>
        </w:rPr>
      </w:pPr>
      <w:hyperlink w:anchor="_Toc509367196" w:history="1">
        <w:r w:rsidR="00370B4E" w:rsidRPr="00927041">
          <w:rPr>
            <w:rStyle w:val="Hyperlink"/>
          </w:rPr>
          <w:t>9.2</w:t>
        </w:r>
        <w:r w:rsidR="00370B4E">
          <w:rPr>
            <w:rFonts w:asciiTheme="minorHAnsi" w:eastAsiaTheme="minorEastAsia" w:hAnsiTheme="minorHAnsi" w:cstheme="minorBidi"/>
            <w:spacing w:val="0"/>
            <w:sz w:val="22"/>
            <w:szCs w:val="22"/>
            <w:lang w:eastAsia="en-US"/>
          </w:rPr>
          <w:tab/>
        </w:r>
        <w:r w:rsidR="00370B4E" w:rsidRPr="00927041">
          <w:rPr>
            <w:rStyle w:val="Hyperlink"/>
          </w:rPr>
          <w:t>Architecture</w:t>
        </w:r>
        <w:r w:rsidR="00370B4E">
          <w:rPr>
            <w:webHidden/>
          </w:rPr>
          <w:tab/>
        </w:r>
        <w:r w:rsidR="00370B4E">
          <w:rPr>
            <w:webHidden/>
          </w:rPr>
          <w:fldChar w:fldCharType="begin"/>
        </w:r>
        <w:r w:rsidR="00370B4E">
          <w:rPr>
            <w:webHidden/>
          </w:rPr>
          <w:instrText xml:space="preserve"> PAGEREF _Toc509367196 \h </w:instrText>
        </w:r>
        <w:r w:rsidR="00370B4E">
          <w:rPr>
            <w:webHidden/>
          </w:rPr>
        </w:r>
        <w:r w:rsidR="00370B4E">
          <w:rPr>
            <w:webHidden/>
          </w:rPr>
          <w:fldChar w:fldCharType="separate"/>
        </w:r>
        <w:r w:rsidR="00370B4E">
          <w:rPr>
            <w:webHidden/>
          </w:rPr>
          <w:t>74</w:t>
        </w:r>
        <w:r w:rsidR="00370B4E">
          <w:rPr>
            <w:webHidden/>
          </w:rPr>
          <w:fldChar w:fldCharType="end"/>
        </w:r>
      </w:hyperlink>
    </w:p>
    <w:p w14:paraId="00938719" w14:textId="77777777" w:rsidR="00370B4E" w:rsidRDefault="00C16FED">
      <w:pPr>
        <w:pStyle w:val="TOC2"/>
        <w:rPr>
          <w:rFonts w:asciiTheme="minorHAnsi" w:eastAsiaTheme="minorEastAsia" w:hAnsiTheme="minorHAnsi" w:cstheme="minorBidi"/>
          <w:spacing w:val="0"/>
          <w:sz w:val="22"/>
          <w:szCs w:val="22"/>
          <w:lang w:eastAsia="en-US"/>
        </w:rPr>
      </w:pPr>
      <w:hyperlink w:anchor="_Toc509367197" w:history="1">
        <w:r w:rsidR="00370B4E" w:rsidRPr="00927041">
          <w:rPr>
            <w:rStyle w:val="Hyperlink"/>
          </w:rPr>
          <w:t>9.3</w:t>
        </w:r>
        <w:r w:rsidR="00370B4E">
          <w:rPr>
            <w:rFonts w:asciiTheme="minorHAnsi" w:eastAsiaTheme="minorEastAsia" w:hAnsiTheme="minorHAnsi" w:cstheme="minorBidi"/>
            <w:spacing w:val="0"/>
            <w:sz w:val="22"/>
            <w:szCs w:val="22"/>
            <w:lang w:eastAsia="en-US"/>
          </w:rPr>
          <w:tab/>
        </w:r>
        <w:r w:rsidR="00370B4E" w:rsidRPr="00927041">
          <w:rPr>
            <w:rStyle w:val="Hyperlink"/>
          </w:rPr>
          <w:t>IPv6 network layer requirements</w:t>
        </w:r>
        <w:r w:rsidR="00370B4E">
          <w:rPr>
            <w:webHidden/>
          </w:rPr>
          <w:tab/>
        </w:r>
        <w:r w:rsidR="00370B4E">
          <w:rPr>
            <w:webHidden/>
          </w:rPr>
          <w:fldChar w:fldCharType="begin"/>
        </w:r>
        <w:r w:rsidR="00370B4E">
          <w:rPr>
            <w:webHidden/>
          </w:rPr>
          <w:instrText xml:space="preserve"> PAGEREF _Toc509367197 \h </w:instrText>
        </w:r>
        <w:r w:rsidR="00370B4E">
          <w:rPr>
            <w:webHidden/>
          </w:rPr>
        </w:r>
        <w:r w:rsidR="00370B4E">
          <w:rPr>
            <w:webHidden/>
          </w:rPr>
          <w:fldChar w:fldCharType="separate"/>
        </w:r>
        <w:r w:rsidR="00370B4E">
          <w:rPr>
            <w:webHidden/>
          </w:rPr>
          <w:t>75</w:t>
        </w:r>
        <w:r w:rsidR="00370B4E">
          <w:rPr>
            <w:webHidden/>
          </w:rPr>
          <w:fldChar w:fldCharType="end"/>
        </w:r>
      </w:hyperlink>
    </w:p>
    <w:p w14:paraId="36B28234" w14:textId="77777777" w:rsidR="00370B4E" w:rsidRDefault="00C16FED">
      <w:pPr>
        <w:pStyle w:val="TOC3"/>
        <w:rPr>
          <w:rFonts w:asciiTheme="minorHAnsi" w:eastAsiaTheme="minorEastAsia" w:hAnsiTheme="minorHAnsi" w:cstheme="minorBidi"/>
          <w:spacing w:val="0"/>
          <w:sz w:val="22"/>
          <w:szCs w:val="22"/>
          <w:lang w:eastAsia="en-US"/>
        </w:rPr>
      </w:pPr>
      <w:hyperlink w:anchor="_Toc509367198" w:history="1">
        <w:r w:rsidR="00370B4E" w:rsidRPr="00927041">
          <w:rPr>
            <w:rStyle w:val="Hyperlink"/>
          </w:rPr>
          <w:t>9.3.1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_Toc509367198 \h </w:instrText>
        </w:r>
        <w:r w:rsidR="00370B4E">
          <w:rPr>
            <w:webHidden/>
          </w:rPr>
        </w:r>
        <w:r w:rsidR="00370B4E">
          <w:rPr>
            <w:webHidden/>
          </w:rPr>
          <w:fldChar w:fldCharType="separate"/>
        </w:r>
        <w:r w:rsidR="00370B4E">
          <w:rPr>
            <w:webHidden/>
          </w:rPr>
          <w:t>75</w:t>
        </w:r>
        <w:r w:rsidR="00370B4E">
          <w:rPr>
            <w:webHidden/>
          </w:rPr>
          <w:fldChar w:fldCharType="end"/>
        </w:r>
      </w:hyperlink>
    </w:p>
    <w:p w14:paraId="7939E09A" w14:textId="77777777" w:rsidR="00370B4E" w:rsidRDefault="00C16FED">
      <w:pPr>
        <w:pStyle w:val="TOC3"/>
        <w:rPr>
          <w:rFonts w:asciiTheme="minorHAnsi" w:eastAsiaTheme="minorEastAsia" w:hAnsiTheme="minorHAnsi" w:cstheme="minorBidi"/>
          <w:spacing w:val="0"/>
          <w:sz w:val="22"/>
          <w:szCs w:val="22"/>
          <w:lang w:eastAsia="en-US"/>
        </w:rPr>
      </w:pPr>
      <w:hyperlink w:anchor="_Toc509367199" w:history="1">
        <w:r w:rsidR="00370B4E" w:rsidRPr="00927041">
          <w:rPr>
            <w:rStyle w:val="Hyperlink"/>
          </w:rPr>
          <w:t>9.3.2</w:t>
        </w:r>
        <w:r w:rsidR="00370B4E">
          <w:rPr>
            <w:rFonts w:asciiTheme="minorHAnsi" w:eastAsiaTheme="minorEastAsia" w:hAnsiTheme="minorHAnsi" w:cstheme="minorBidi"/>
            <w:spacing w:val="0"/>
            <w:sz w:val="22"/>
            <w:szCs w:val="22"/>
            <w:lang w:eastAsia="en-US"/>
          </w:rPr>
          <w:tab/>
        </w:r>
        <w:r w:rsidR="00370B4E" w:rsidRPr="00927041">
          <w:rPr>
            <w:rStyle w:val="Hyperlink"/>
          </w:rPr>
          <w:t>IPv6 node requirements</w:t>
        </w:r>
        <w:r w:rsidR="00370B4E">
          <w:rPr>
            <w:webHidden/>
          </w:rPr>
          <w:tab/>
        </w:r>
        <w:r w:rsidR="00370B4E">
          <w:rPr>
            <w:webHidden/>
          </w:rPr>
          <w:fldChar w:fldCharType="begin"/>
        </w:r>
        <w:r w:rsidR="00370B4E">
          <w:rPr>
            <w:webHidden/>
          </w:rPr>
          <w:instrText xml:space="preserve"> PAGEREF _Toc509367199 \h </w:instrText>
        </w:r>
        <w:r w:rsidR="00370B4E">
          <w:rPr>
            <w:webHidden/>
          </w:rPr>
        </w:r>
        <w:r w:rsidR="00370B4E">
          <w:rPr>
            <w:webHidden/>
          </w:rPr>
          <w:fldChar w:fldCharType="separate"/>
        </w:r>
        <w:r w:rsidR="00370B4E">
          <w:rPr>
            <w:webHidden/>
          </w:rPr>
          <w:t>76</w:t>
        </w:r>
        <w:r w:rsidR="00370B4E">
          <w:rPr>
            <w:webHidden/>
          </w:rPr>
          <w:fldChar w:fldCharType="end"/>
        </w:r>
      </w:hyperlink>
    </w:p>
    <w:p w14:paraId="3C6A65D6" w14:textId="77777777" w:rsidR="00370B4E" w:rsidRDefault="00C16FED">
      <w:pPr>
        <w:pStyle w:val="TOC1"/>
        <w:rPr>
          <w:rFonts w:asciiTheme="minorHAnsi" w:eastAsiaTheme="minorEastAsia" w:hAnsiTheme="minorHAnsi" w:cstheme="minorBidi"/>
          <w:spacing w:val="0"/>
          <w:sz w:val="22"/>
          <w:szCs w:val="22"/>
          <w:lang w:eastAsia="en-US"/>
        </w:rPr>
      </w:pPr>
      <w:hyperlink w:anchor="_Toc509367200" w:history="1">
        <w:r w:rsidR="00370B4E" w:rsidRPr="00927041">
          <w:rPr>
            <w:rStyle w:val="Hyperlink"/>
            <w:lang w:eastAsia="ko-KR"/>
          </w:rPr>
          <w:t>10</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Endpoint</w:t>
        </w:r>
        <w:r w:rsidR="00370B4E">
          <w:rPr>
            <w:webHidden/>
          </w:rPr>
          <w:tab/>
        </w:r>
        <w:r w:rsidR="00370B4E">
          <w:rPr>
            <w:webHidden/>
          </w:rPr>
          <w:fldChar w:fldCharType="begin"/>
        </w:r>
        <w:r w:rsidR="00370B4E">
          <w:rPr>
            <w:webHidden/>
          </w:rPr>
          <w:instrText xml:space="preserve"> PAGEREF _Toc509367200 \h </w:instrText>
        </w:r>
        <w:r w:rsidR="00370B4E">
          <w:rPr>
            <w:webHidden/>
          </w:rPr>
        </w:r>
        <w:r w:rsidR="00370B4E">
          <w:rPr>
            <w:webHidden/>
          </w:rPr>
          <w:fldChar w:fldCharType="separate"/>
        </w:r>
        <w:r w:rsidR="00370B4E">
          <w:rPr>
            <w:webHidden/>
          </w:rPr>
          <w:t>76</w:t>
        </w:r>
        <w:r w:rsidR="00370B4E">
          <w:rPr>
            <w:webHidden/>
          </w:rPr>
          <w:fldChar w:fldCharType="end"/>
        </w:r>
      </w:hyperlink>
    </w:p>
    <w:p w14:paraId="58D1A02D" w14:textId="77777777" w:rsidR="00370B4E" w:rsidRDefault="00C16FED">
      <w:pPr>
        <w:pStyle w:val="TOC2"/>
        <w:rPr>
          <w:rFonts w:asciiTheme="minorHAnsi" w:eastAsiaTheme="minorEastAsia" w:hAnsiTheme="minorHAnsi" w:cstheme="minorBidi"/>
          <w:spacing w:val="0"/>
          <w:sz w:val="22"/>
          <w:szCs w:val="22"/>
          <w:lang w:eastAsia="en-US"/>
        </w:rPr>
      </w:pPr>
      <w:hyperlink w:anchor="_Toc509367201" w:history="1">
        <w:r w:rsidR="00370B4E" w:rsidRPr="00927041">
          <w:rPr>
            <w:rStyle w:val="Hyperlink"/>
          </w:rPr>
          <w:t>10.1</w:t>
        </w:r>
        <w:r w:rsidR="00370B4E">
          <w:rPr>
            <w:rFonts w:asciiTheme="minorHAnsi" w:eastAsiaTheme="minorEastAsia" w:hAnsiTheme="minorHAnsi" w:cstheme="minorBidi"/>
            <w:spacing w:val="0"/>
            <w:sz w:val="22"/>
            <w:szCs w:val="22"/>
            <w:lang w:eastAsia="en-US"/>
          </w:rPr>
          <w:tab/>
        </w:r>
        <w:r w:rsidR="00370B4E" w:rsidRPr="00927041">
          <w:rPr>
            <w:rStyle w:val="Hyperlink"/>
          </w:rPr>
          <w:t>Endpoint definition</w:t>
        </w:r>
        <w:r w:rsidR="00370B4E">
          <w:rPr>
            <w:webHidden/>
          </w:rPr>
          <w:tab/>
        </w:r>
        <w:r w:rsidR="00370B4E">
          <w:rPr>
            <w:webHidden/>
          </w:rPr>
          <w:fldChar w:fldCharType="begin"/>
        </w:r>
        <w:r w:rsidR="00370B4E">
          <w:rPr>
            <w:webHidden/>
          </w:rPr>
          <w:instrText xml:space="preserve"> PAGEREF _Toc509367201 \h </w:instrText>
        </w:r>
        <w:r w:rsidR="00370B4E">
          <w:rPr>
            <w:webHidden/>
          </w:rPr>
        </w:r>
        <w:r w:rsidR="00370B4E">
          <w:rPr>
            <w:webHidden/>
          </w:rPr>
          <w:fldChar w:fldCharType="separate"/>
        </w:r>
        <w:r w:rsidR="00370B4E">
          <w:rPr>
            <w:webHidden/>
          </w:rPr>
          <w:t>76</w:t>
        </w:r>
        <w:r w:rsidR="00370B4E">
          <w:rPr>
            <w:webHidden/>
          </w:rPr>
          <w:fldChar w:fldCharType="end"/>
        </w:r>
      </w:hyperlink>
    </w:p>
    <w:p w14:paraId="7CFACB97" w14:textId="77777777" w:rsidR="00370B4E" w:rsidRDefault="00C16FED">
      <w:pPr>
        <w:pStyle w:val="TOC2"/>
        <w:rPr>
          <w:rFonts w:asciiTheme="minorHAnsi" w:eastAsiaTheme="minorEastAsia" w:hAnsiTheme="minorHAnsi" w:cstheme="minorBidi"/>
          <w:spacing w:val="0"/>
          <w:sz w:val="22"/>
          <w:szCs w:val="22"/>
          <w:lang w:eastAsia="en-US"/>
        </w:rPr>
      </w:pPr>
      <w:hyperlink w:anchor="_Toc509367202" w:history="1">
        <w:r w:rsidR="00370B4E" w:rsidRPr="00927041">
          <w:rPr>
            <w:rStyle w:val="Hyperlink"/>
          </w:rPr>
          <w:t>10.2</w:t>
        </w:r>
        <w:r w:rsidR="00370B4E">
          <w:rPr>
            <w:rFonts w:asciiTheme="minorHAnsi" w:eastAsiaTheme="minorEastAsia" w:hAnsiTheme="minorHAnsi" w:cstheme="minorBidi"/>
            <w:spacing w:val="0"/>
            <w:sz w:val="22"/>
            <w:szCs w:val="22"/>
            <w:lang w:eastAsia="en-US"/>
          </w:rPr>
          <w:tab/>
        </w:r>
        <w:r w:rsidR="00370B4E" w:rsidRPr="00927041">
          <w:rPr>
            <w:rStyle w:val="Hyperlink"/>
          </w:rPr>
          <w:t>Endpoint information</w:t>
        </w:r>
        <w:r w:rsidR="00370B4E">
          <w:rPr>
            <w:webHidden/>
          </w:rPr>
          <w:tab/>
        </w:r>
        <w:r w:rsidR="00370B4E">
          <w:rPr>
            <w:webHidden/>
          </w:rPr>
          <w:fldChar w:fldCharType="begin"/>
        </w:r>
        <w:r w:rsidR="00370B4E">
          <w:rPr>
            <w:webHidden/>
          </w:rPr>
          <w:instrText xml:space="preserve"> PAGEREF _Toc509367202 \h </w:instrText>
        </w:r>
        <w:r w:rsidR="00370B4E">
          <w:rPr>
            <w:webHidden/>
          </w:rPr>
        </w:r>
        <w:r w:rsidR="00370B4E">
          <w:rPr>
            <w:webHidden/>
          </w:rPr>
          <w:fldChar w:fldCharType="separate"/>
        </w:r>
        <w:r w:rsidR="00370B4E">
          <w:rPr>
            <w:webHidden/>
          </w:rPr>
          <w:t>77</w:t>
        </w:r>
        <w:r w:rsidR="00370B4E">
          <w:rPr>
            <w:webHidden/>
          </w:rPr>
          <w:fldChar w:fldCharType="end"/>
        </w:r>
      </w:hyperlink>
    </w:p>
    <w:p w14:paraId="3C61599D"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3" w:history="1">
        <w:r w:rsidR="00370B4E" w:rsidRPr="00927041">
          <w:rPr>
            <w:rStyle w:val="Hyperlink"/>
          </w:rPr>
          <w:t>10.2.1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_Toc509367203 \h </w:instrText>
        </w:r>
        <w:r w:rsidR="00370B4E">
          <w:rPr>
            <w:webHidden/>
          </w:rPr>
        </w:r>
        <w:r w:rsidR="00370B4E">
          <w:rPr>
            <w:webHidden/>
          </w:rPr>
          <w:fldChar w:fldCharType="separate"/>
        </w:r>
        <w:r w:rsidR="00370B4E">
          <w:rPr>
            <w:webHidden/>
          </w:rPr>
          <w:t>77</w:t>
        </w:r>
        <w:r w:rsidR="00370B4E">
          <w:rPr>
            <w:webHidden/>
          </w:rPr>
          <w:fldChar w:fldCharType="end"/>
        </w:r>
      </w:hyperlink>
    </w:p>
    <w:p w14:paraId="7DB7BC5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4" w:history="1">
        <w:r w:rsidR="00370B4E" w:rsidRPr="00927041">
          <w:rPr>
            <w:rStyle w:val="Hyperlink"/>
          </w:rPr>
          <w:t>10.2.2</w:t>
        </w:r>
        <w:r w:rsidR="00370B4E">
          <w:rPr>
            <w:rFonts w:asciiTheme="minorHAnsi" w:eastAsiaTheme="minorEastAsia" w:hAnsiTheme="minorHAnsi" w:cstheme="minorBidi"/>
            <w:spacing w:val="0"/>
            <w:sz w:val="22"/>
            <w:szCs w:val="22"/>
            <w:lang w:eastAsia="en-US"/>
          </w:rPr>
          <w:tab/>
        </w:r>
        <w:r w:rsidR="00370B4E" w:rsidRPr="00927041">
          <w:rPr>
            <w:rStyle w:val="Hyperlink"/>
          </w:rPr>
          <w:t>“ep”</w:t>
        </w:r>
        <w:r w:rsidR="00370B4E">
          <w:rPr>
            <w:webHidden/>
          </w:rPr>
          <w:tab/>
        </w:r>
        <w:r w:rsidR="00370B4E">
          <w:rPr>
            <w:webHidden/>
          </w:rPr>
          <w:fldChar w:fldCharType="begin"/>
        </w:r>
        <w:r w:rsidR="00370B4E">
          <w:rPr>
            <w:webHidden/>
          </w:rPr>
          <w:instrText xml:space="preserve"> PAGEREF _Toc509367204 \h </w:instrText>
        </w:r>
        <w:r w:rsidR="00370B4E">
          <w:rPr>
            <w:webHidden/>
          </w:rPr>
        </w:r>
        <w:r w:rsidR="00370B4E">
          <w:rPr>
            <w:webHidden/>
          </w:rPr>
          <w:fldChar w:fldCharType="separate"/>
        </w:r>
        <w:r w:rsidR="00370B4E">
          <w:rPr>
            <w:webHidden/>
          </w:rPr>
          <w:t>77</w:t>
        </w:r>
        <w:r w:rsidR="00370B4E">
          <w:rPr>
            <w:webHidden/>
          </w:rPr>
          <w:fldChar w:fldCharType="end"/>
        </w:r>
      </w:hyperlink>
    </w:p>
    <w:p w14:paraId="0CC058EE"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5" w:history="1">
        <w:r w:rsidR="00370B4E" w:rsidRPr="00927041">
          <w:rPr>
            <w:rStyle w:val="Hyperlink"/>
          </w:rPr>
          <w:t>10.2.3</w:t>
        </w:r>
        <w:r w:rsidR="00370B4E">
          <w:rPr>
            <w:rFonts w:asciiTheme="minorHAnsi" w:eastAsiaTheme="minorEastAsia" w:hAnsiTheme="minorHAnsi" w:cstheme="minorBidi"/>
            <w:spacing w:val="0"/>
            <w:sz w:val="22"/>
            <w:szCs w:val="22"/>
            <w:lang w:eastAsia="en-US"/>
          </w:rPr>
          <w:tab/>
        </w:r>
        <w:r w:rsidR="00370B4E" w:rsidRPr="00927041">
          <w:rPr>
            <w:rStyle w:val="Hyperlink"/>
          </w:rPr>
          <w:t>“pri”</w:t>
        </w:r>
        <w:r w:rsidR="00370B4E">
          <w:rPr>
            <w:webHidden/>
          </w:rPr>
          <w:tab/>
        </w:r>
        <w:r w:rsidR="00370B4E">
          <w:rPr>
            <w:webHidden/>
          </w:rPr>
          <w:fldChar w:fldCharType="begin"/>
        </w:r>
        <w:r w:rsidR="00370B4E">
          <w:rPr>
            <w:webHidden/>
          </w:rPr>
          <w:instrText xml:space="preserve"> PAGEREF _Toc509367205 \h </w:instrText>
        </w:r>
        <w:r w:rsidR="00370B4E">
          <w:rPr>
            <w:webHidden/>
          </w:rPr>
        </w:r>
        <w:r w:rsidR="00370B4E">
          <w:rPr>
            <w:webHidden/>
          </w:rPr>
          <w:fldChar w:fldCharType="separate"/>
        </w:r>
        <w:r w:rsidR="00370B4E">
          <w:rPr>
            <w:webHidden/>
          </w:rPr>
          <w:t>77</w:t>
        </w:r>
        <w:r w:rsidR="00370B4E">
          <w:rPr>
            <w:webHidden/>
          </w:rPr>
          <w:fldChar w:fldCharType="end"/>
        </w:r>
      </w:hyperlink>
    </w:p>
    <w:p w14:paraId="4A204C58"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6" w:history="1">
        <w:r w:rsidR="00370B4E" w:rsidRPr="00927041">
          <w:rPr>
            <w:rStyle w:val="Hyperlink"/>
          </w:rPr>
          <w:t>10.2.4</w:t>
        </w:r>
        <w:r w:rsidR="00370B4E">
          <w:rPr>
            <w:rFonts w:asciiTheme="minorHAnsi" w:eastAsiaTheme="minorEastAsia" w:hAnsiTheme="minorHAnsi" w:cstheme="minorBidi"/>
            <w:spacing w:val="0"/>
            <w:sz w:val="22"/>
            <w:szCs w:val="22"/>
            <w:lang w:eastAsia="en-US"/>
          </w:rPr>
          <w:tab/>
        </w:r>
        <w:r w:rsidR="00370B4E" w:rsidRPr="00927041">
          <w:rPr>
            <w:rStyle w:val="Hyperlink"/>
          </w:rPr>
          <w:t>Endpoint information in "eps" Parameter</w:t>
        </w:r>
        <w:r w:rsidR="00370B4E">
          <w:rPr>
            <w:webHidden/>
          </w:rPr>
          <w:tab/>
        </w:r>
        <w:r w:rsidR="00370B4E">
          <w:rPr>
            <w:webHidden/>
          </w:rPr>
          <w:fldChar w:fldCharType="begin"/>
        </w:r>
        <w:r w:rsidR="00370B4E">
          <w:rPr>
            <w:webHidden/>
          </w:rPr>
          <w:instrText xml:space="preserve"> PAGEREF _Toc509367206 \h </w:instrText>
        </w:r>
        <w:r w:rsidR="00370B4E">
          <w:rPr>
            <w:webHidden/>
          </w:rPr>
        </w:r>
        <w:r w:rsidR="00370B4E">
          <w:rPr>
            <w:webHidden/>
          </w:rPr>
          <w:fldChar w:fldCharType="separate"/>
        </w:r>
        <w:r w:rsidR="00370B4E">
          <w:rPr>
            <w:webHidden/>
          </w:rPr>
          <w:t>78</w:t>
        </w:r>
        <w:r w:rsidR="00370B4E">
          <w:rPr>
            <w:webHidden/>
          </w:rPr>
          <w:fldChar w:fldCharType="end"/>
        </w:r>
      </w:hyperlink>
    </w:p>
    <w:p w14:paraId="541DBA6A" w14:textId="77777777" w:rsidR="00370B4E" w:rsidRDefault="00C16FED">
      <w:pPr>
        <w:pStyle w:val="TOC2"/>
        <w:rPr>
          <w:rFonts w:asciiTheme="minorHAnsi" w:eastAsiaTheme="minorEastAsia" w:hAnsiTheme="minorHAnsi" w:cstheme="minorBidi"/>
          <w:spacing w:val="0"/>
          <w:sz w:val="22"/>
          <w:szCs w:val="22"/>
          <w:lang w:eastAsia="en-US"/>
        </w:rPr>
      </w:pPr>
      <w:hyperlink w:anchor="_Toc509367207" w:history="1">
        <w:r w:rsidR="00370B4E" w:rsidRPr="00927041">
          <w:rPr>
            <w:rStyle w:val="Hyperlink"/>
          </w:rPr>
          <w:t>10.3</w:t>
        </w:r>
        <w:r w:rsidR="00370B4E">
          <w:rPr>
            <w:rFonts w:asciiTheme="minorHAnsi" w:eastAsiaTheme="minorEastAsia" w:hAnsiTheme="minorHAnsi" w:cstheme="minorBidi"/>
            <w:spacing w:val="0"/>
            <w:sz w:val="22"/>
            <w:szCs w:val="22"/>
            <w:lang w:eastAsia="en-US"/>
          </w:rPr>
          <w:tab/>
        </w:r>
        <w:r w:rsidR="00370B4E" w:rsidRPr="00927041">
          <w:rPr>
            <w:rStyle w:val="Hyperlink"/>
          </w:rPr>
          <w:t>Endpoint discovery</w:t>
        </w:r>
        <w:r w:rsidR="00370B4E">
          <w:rPr>
            <w:webHidden/>
          </w:rPr>
          <w:tab/>
        </w:r>
        <w:r w:rsidR="00370B4E">
          <w:rPr>
            <w:webHidden/>
          </w:rPr>
          <w:fldChar w:fldCharType="begin"/>
        </w:r>
        <w:r w:rsidR="00370B4E">
          <w:rPr>
            <w:webHidden/>
          </w:rPr>
          <w:instrText xml:space="preserve"> PAGEREF _Toc509367207 \h </w:instrText>
        </w:r>
        <w:r w:rsidR="00370B4E">
          <w:rPr>
            <w:webHidden/>
          </w:rPr>
        </w:r>
        <w:r w:rsidR="00370B4E">
          <w:rPr>
            <w:webHidden/>
          </w:rPr>
          <w:fldChar w:fldCharType="separate"/>
        </w:r>
        <w:r w:rsidR="00370B4E">
          <w:rPr>
            <w:webHidden/>
          </w:rPr>
          <w:t>78</w:t>
        </w:r>
        <w:r w:rsidR="00370B4E">
          <w:rPr>
            <w:webHidden/>
          </w:rPr>
          <w:fldChar w:fldCharType="end"/>
        </w:r>
      </w:hyperlink>
    </w:p>
    <w:p w14:paraId="1385444F"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8" w:history="1">
        <w:r w:rsidR="00370B4E" w:rsidRPr="00927041">
          <w:rPr>
            <w:rStyle w:val="Hyperlink"/>
          </w:rPr>
          <w:t>10.3.1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_Toc509367208 \h </w:instrText>
        </w:r>
        <w:r w:rsidR="00370B4E">
          <w:rPr>
            <w:webHidden/>
          </w:rPr>
        </w:r>
        <w:r w:rsidR="00370B4E">
          <w:rPr>
            <w:webHidden/>
          </w:rPr>
          <w:fldChar w:fldCharType="separate"/>
        </w:r>
        <w:r w:rsidR="00370B4E">
          <w:rPr>
            <w:webHidden/>
          </w:rPr>
          <w:t>78</w:t>
        </w:r>
        <w:r w:rsidR="00370B4E">
          <w:rPr>
            <w:webHidden/>
          </w:rPr>
          <w:fldChar w:fldCharType="end"/>
        </w:r>
      </w:hyperlink>
    </w:p>
    <w:p w14:paraId="7A9A4F5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09" w:history="1">
        <w:r w:rsidR="00370B4E" w:rsidRPr="00927041">
          <w:rPr>
            <w:rStyle w:val="Hyperlink"/>
          </w:rPr>
          <w:t>10.3.2</w:t>
        </w:r>
        <w:r w:rsidR="00370B4E">
          <w:rPr>
            <w:rFonts w:asciiTheme="minorHAnsi" w:eastAsiaTheme="minorEastAsia" w:hAnsiTheme="minorHAnsi" w:cstheme="minorBidi"/>
            <w:spacing w:val="0"/>
            <w:sz w:val="22"/>
            <w:szCs w:val="22"/>
            <w:lang w:eastAsia="en-US"/>
          </w:rPr>
          <w:tab/>
        </w:r>
        <w:r w:rsidR="00370B4E" w:rsidRPr="00927041">
          <w:rPr>
            <w:rStyle w:val="Hyperlink"/>
          </w:rPr>
          <w:t>Implicit discovery</w:t>
        </w:r>
        <w:r w:rsidR="00370B4E">
          <w:rPr>
            <w:webHidden/>
          </w:rPr>
          <w:tab/>
        </w:r>
        <w:r w:rsidR="00370B4E">
          <w:rPr>
            <w:webHidden/>
          </w:rPr>
          <w:fldChar w:fldCharType="begin"/>
        </w:r>
        <w:r w:rsidR="00370B4E">
          <w:rPr>
            <w:webHidden/>
          </w:rPr>
          <w:instrText xml:space="preserve"> PAGEREF _Toc509367209 \h </w:instrText>
        </w:r>
        <w:r w:rsidR="00370B4E">
          <w:rPr>
            <w:webHidden/>
          </w:rPr>
        </w:r>
        <w:r w:rsidR="00370B4E">
          <w:rPr>
            <w:webHidden/>
          </w:rPr>
          <w:fldChar w:fldCharType="separate"/>
        </w:r>
        <w:r w:rsidR="00370B4E">
          <w:rPr>
            <w:webHidden/>
          </w:rPr>
          <w:t>78</w:t>
        </w:r>
        <w:r w:rsidR="00370B4E">
          <w:rPr>
            <w:webHidden/>
          </w:rPr>
          <w:fldChar w:fldCharType="end"/>
        </w:r>
      </w:hyperlink>
    </w:p>
    <w:p w14:paraId="0CE25868" w14:textId="77777777" w:rsidR="00370B4E" w:rsidRDefault="00C16FED">
      <w:pPr>
        <w:pStyle w:val="TOC3"/>
        <w:rPr>
          <w:rFonts w:asciiTheme="minorHAnsi" w:eastAsiaTheme="minorEastAsia" w:hAnsiTheme="minorHAnsi" w:cstheme="minorBidi"/>
          <w:spacing w:val="0"/>
          <w:sz w:val="22"/>
          <w:szCs w:val="22"/>
          <w:lang w:eastAsia="en-US"/>
        </w:rPr>
      </w:pPr>
      <w:hyperlink w:anchor="_Toc509367210" w:history="1">
        <w:r w:rsidR="00370B4E" w:rsidRPr="00927041">
          <w:rPr>
            <w:rStyle w:val="Hyperlink"/>
          </w:rPr>
          <w:t>10.3.3</w:t>
        </w:r>
        <w:r w:rsidR="00370B4E">
          <w:rPr>
            <w:rFonts w:asciiTheme="minorHAnsi" w:eastAsiaTheme="minorEastAsia" w:hAnsiTheme="minorHAnsi" w:cstheme="minorBidi"/>
            <w:spacing w:val="0"/>
            <w:sz w:val="22"/>
            <w:szCs w:val="22"/>
            <w:lang w:eastAsia="en-US"/>
          </w:rPr>
          <w:tab/>
        </w:r>
        <w:r w:rsidR="00370B4E" w:rsidRPr="00927041">
          <w:rPr>
            <w:rStyle w:val="Hyperlink"/>
          </w:rPr>
          <w:t>Explicit discovery with “/oic/res” response</w:t>
        </w:r>
        <w:r w:rsidR="00370B4E">
          <w:rPr>
            <w:webHidden/>
          </w:rPr>
          <w:tab/>
        </w:r>
        <w:r w:rsidR="00370B4E">
          <w:rPr>
            <w:webHidden/>
          </w:rPr>
          <w:fldChar w:fldCharType="begin"/>
        </w:r>
        <w:r w:rsidR="00370B4E">
          <w:rPr>
            <w:webHidden/>
          </w:rPr>
          <w:instrText xml:space="preserve"> PAGEREF _Toc509367210 \h </w:instrText>
        </w:r>
        <w:r w:rsidR="00370B4E">
          <w:rPr>
            <w:webHidden/>
          </w:rPr>
        </w:r>
        <w:r w:rsidR="00370B4E">
          <w:rPr>
            <w:webHidden/>
          </w:rPr>
          <w:fldChar w:fldCharType="separate"/>
        </w:r>
        <w:r w:rsidR="00370B4E">
          <w:rPr>
            <w:webHidden/>
          </w:rPr>
          <w:t>78</w:t>
        </w:r>
        <w:r w:rsidR="00370B4E">
          <w:rPr>
            <w:webHidden/>
          </w:rPr>
          <w:fldChar w:fldCharType="end"/>
        </w:r>
      </w:hyperlink>
    </w:p>
    <w:p w14:paraId="6266503E" w14:textId="77777777" w:rsidR="00370B4E" w:rsidRDefault="00C16FED">
      <w:pPr>
        <w:pStyle w:val="TOC2"/>
        <w:rPr>
          <w:rFonts w:asciiTheme="minorHAnsi" w:eastAsiaTheme="minorEastAsia" w:hAnsiTheme="minorHAnsi" w:cstheme="minorBidi"/>
          <w:spacing w:val="0"/>
          <w:sz w:val="22"/>
          <w:szCs w:val="22"/>
          <w:lang w:eastAsia="en-US"/>
        </w:rPr>
      </w:pPr>
      <w:hyperlink w:anchor="_Toc509367211" w:history="1">
        <w:r w:rsidR="00370B4E" w:rsidRPr="00927041">
          <w:rPr>
            <w:rStyle w:val="Hyperlink"/>
          </w:rPr>
          <w:t>10.4</w:t>
        </w:r>
        <w:r w:rsidR="00370B4E">
          <w:rPr>
            <w:rFonts w:asciiTheme="minorHAnsi" w:eastAsiaTheme="minorEastAsia" w:hAnsiTheme="minorHAnsi" w:cstheme="minorBidi"/>
            <w:spacing w:val="0"/>
            <w:sz w:val="22"/>
            <w:szCs w:val="22"/>
            <w:lang w:eastAsia="en-US"/>
          </w:rPr>
          <w:tab/>
        </w:r>
        <w:r w:rsidR="00370B4E" w:rsidRPr="00927041">
          <w:rPr>
            <w:rStyle w:val="Hyperlink"/>
          </w:rPr>
          <w:t>CoAP based Endpoint discovery</w:t>
        </w:r>
        <w:r w:rsidR="00370B4E">
          <w:rPr>
            <w:webHidden/>
          </w:rPr>
          <w:tab/>
        </w:r>
        <w:r w:rsidR="00370B4E">
          <w:rPr>
            <w:webHidden/>
          </w:rPr>
          <w:fldChar w:fldCharType="begin"/>
        </w:r>
        <w:r w:rsidR="00370B4E">
          <w:rPr>
            <w:webHidden/>
          </w:rPr>
          <w:instrText xml:space="preserve"> PAGEREF _Toc509367211 \h </w:instrText>
        </w:r>
        <w:r w:rsidR="00370B4E">
          <w:rPr>
            <w:webHidden/>
          </w:rPr>
        </w:r>
        <w:r w:rsidR="00370B4E">
          <w:rPr>
            <w:webHidden/>
          </w:rPr>
          <w:fldChar w:fldCharType="separate"/>
        </w:r>
        <w:r w:rsidR="00370B4E">
          <w:rPr>
            <w:webHidden/>
          </w:rPr>
          <w:t>83</w:t>
        </w:r>
        <w:r w:rsidR="00370B4E">
          <w:rPr>
            <w:webHidden/>
          </w:rPr>
          <w:fldChar w:fldCharType="end"/>
        </w:r>
      </w:hyperlink>
    </w:p>
    <w:p w14:paraId="0A2138C9" w14:textId="77777777" w:rsidR="00370B4E" w:rsidRDefault="00C16FED">
      <w:pPr>
        <w:pStyle w:val="TOC1"/>
        <w:rPr>
          <w:rFonts w:asciiTheme="minorHAnsi" w:eastAsiaTheme="minorEastAsia" w:hAnsiTheme="minorHAnsi" w:cstheme="minorBidi"/>
          <w:spacing w:val="0"/>
          <w:sz w:val="22"/>
          <w:szCs w:val="22"/>
          <w:lang w:eastAsia="en-US"/>
        </w:rPr>
      </w:pPr>
      <w:hyperlink w:anchor="_Toc509367212" w:history="1">
        <w:r w:rsidR="00370B4E" w:rsidRPr="00927041">
          <w:rPr>
            <w:rStyle w:val="Hyperlink"/>
          </w:rPr>
          <w:t>11</w:t>
        </w:r>
        <w:r w:rsidR="00370B4E">
          <w:rPr>
            <w:rFonts w:asciiTheme="minorHAnsi" w:eastAsiaTheme="minorEastAsia" w:hAnsiTheme="minorHAnsi" w:cstheme="minorBidi"/>
            <w:spacing w:val="0"/>
            <w:sz w:val="22"/>
            <w:szCs w:val="22"/>
            <w:lang w:eastAsia="en-US"/>
          </w:rPr>
          <w:tab/>
        </w:r>
        <w:r w:rsidR="00370B4E" w:rsidRPr="00927041">
          <w:rPr>
            <w:rStyle w:val="Hyperlink"/>
          </w:rPr>
          <w:t>Functional interactions</w:t>
        </w:r>
        <w:r w:rsidR="00370B4E">
          <w:rPr>
            <w:webHidden/>
          </w:rPr>
          <w:tab/>
        </w:r>
        <w:r w:rsidR="00370B4E">
          <w:rPr>
            <w:webHidden/>
          </w:rPr>
          <w:fldChar w:fldCharType="begin"/>
        </w:r>
        <w:r w:rsidR="00370B4E">
          <w:rPr>
            <w:webHidden/>
          </w:rPr>
          <w:instrText xml:space="preserve"> PAGEREF _Toc509367212 \h </w:instrText>
        </w:r>
        <w:r w:rsidR="00370B4E">
          <w:rPr>
            <w:webHidden/>
          </w:rPr>
        </w:r>
        <w:r w:rsidR="00370B4E">
          <w:rPr>
            <w:webHidden/>
          </w:rPr>
          <w:fldChar w:fldCharType="separate"/>
        </w:r>
        <w:r w:rsidR="00370B4E">
          <w:rPr>
            <w:webHidden/>
          </w:rPr>
          <w:t>83</w:t>
        </w:r>
        <w:r w:rsidR="00370B4E">
          <w:rPr>
            <w:webHidden/>
          </w:rPr>
          <w:fldChar w:fldCharType="end"/>
        </w:r>
      </w:hyperlink>
    </w:p>
    <w:p w14:paraId="378C3DD4" w14:textId="77777777" w:rsidR="00370B4E" w:rsidRDefault="00C16FED">
      <w:pPr>
        <w:pStyle w:val="TOC2"/>
        <w:rPr>
          <w:rFonts w:asciiTheme="minorHAnsi" w:eastAsiaTheme="minorEastAsia" w:hAnsiTheme="minorHAnsi" w:cstheme="minorBidi"/>
          <w:spacing w:val="0"/>
          <w:sz w:val="22"/>
          <w:szCs w:val="22"/>
          <w:lang w:eastAsia="en-US"/>
        </w:rPr>
      </w:pPr>
      <w:hyperlink w:anchor="_Toc509367213" w:history="1">
        <w:r w:rsidR="00370B4E" w:rsidRPr="00927041">
          <w:rPr>
            <w:rStyle w:val="Hyperlink"/>
          </w:rPr>
          <w:t>11.1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_Toc509367213 \h </w:instrText>
        </w:r>
        <w:r w:rsidR="00370B4E">
          <w:rPr>
            <w:webHidden/>
          </w:rPr>
        </w:r>
        <w:r w:rsidR="00370B4E">
          <w:rPr>
            <w:webHidden/>
          </w:rPr>
          <w:fldChar w:fldCharType="separate"/>
        </w:r>
        <w:r w:rsidR="00370B4E">
          <w:rPr>
            <w:webHidden/>
          </w:rPr>
          <w:t>83</w:t>
        </w:r>
        <w:r w:rsidR="00370B4E">
          <w:rPr>
            <w:webHidden/>
          </w:rPr>
          <w:fldChar w:fldCharType="end"/>
        </w:r>
      </w:hyperlink>
    </w:p>
    <w:p w14:paraId="1A2CBA72" w14:textId="77777777" w:rsidR="00370B4E" w:rsidRDefault="00C16FED">
      <w:pPr>
        <w:pStyle w:val="TOC2"/>
        <w:rPr>
          <w:rFonts w:asciiTheme="minorHAnsi" w:eastAsiaTheme="minorEastAsia" w:hAnsiTheme="minorHAnsi" w:cstheme="minorBidi"/>
          <w:spacing w:val="0"/>
          <w:sz w:val="22"/>
          <w:szCs w:val="22"/>
          <w:lang w:eastAsia="en-US"/>
        </w:rPr>
      </w:pPr>
      <w:hyperlink w:anchor="_Toc509367214" w:history="1">
        <w:r w:rsidR="00370B4E" w:rsidRPr="00927041">
          <w:rPr>
            <w:rStyle w:val="Hyperlink"/>
          </w:rPr>
          <w:t>11.2</w:t>
        </w:r>
        <w:r w:rsidR="00370B4E">
          <w:rPr>
            <w:rFonts w:asciiTheme="minorHAnsi" w:eastAsiaTheme="minorEastAsia" w:hAnsiTheme="minorHAnsi" w:cstheme="minorBidi"/>
            <w:spacing w:val="0"/>
            <w:sz w:val="22"/>
            <w:szCs w:val="22"/>
            <w:lang w:eastAsia="en-US"/>
          </w:rPr>
          <w:tab/>
        </w:r>
        <w:r w:rsidR="00370B4E" w:rsidRPr="00927041">
          <w:rPr>
            <w:rStyle w:val="Hyperlink"/>
          </w:rPr>
          <w:t>Onboarding, Provisioning and Configuration</w:t>
        </w:r>
        <w:r w:rsidR="00370B4E">
          <w:rPr>
            <w:webHidden/>
          </w:rPr>
          <w:tab/>
        </w:r>
        <w:r w:rsidR="00370B4E">
          <w:rPr>
            <w:webHidden/>
          </w:rPr>
          <w:fldChar w:fldCharType="begin"/>
        </w:r>
        <w:r w:rsidR="00370B4E">
          <w:rPr>
            <w:webHidden/>
          </w:rPr>
          <w:instrText xml:space="preserve"> PAGEREF _Toc509367214 \h </w:instrText>
        </w:r>
        <w:r w:rsidR="00370B4E">
          <w:rPr>
            <w:webHidden/>
          </w:rPr>
        </w:r>
        <w:r w:rsidR="00370B4E">
          <w:rPr>
            <w:webHidden/>
          </w:rPr>
          <w:fldChar w:fldCharType="separate"/>
        </w:r>
        <w:r w:rsidR="00370B4E">
          <w:rPr>
            <w:webHidden/>
          </w:rPr>
          <w:t>83</w:t>
        </w:r>
        <w:r w:rsidR="00370B4E">
          <w:rPr>
            <w:webHidden/>
          </w:rPr>
          <w:fldChar w:fldCharType="end"/>
        </w:r>
      </w:hyperlink>
    </w:p>
    <w:p w14:paraId="40F96561" w14:textId="77777777" w:rsidR="00370B4E" w:rsidRDefault="00C16FED">
      <w:pPr>
        <w:pStyle w:val="TOC2"/>
        <w:rPr>
          <w:rFonts w:asciiTheme="minorHAnsi" w:eastAsiaTheme="minorEastAsia" w:hAnsiTheme="minorHAnsi" w:cstheme="minorBidi"/>
          <w:spacing w:val="0"/>
          <w:sz w:val="22"/>
          <w:szCs w:val="22"/>
          <w:lang w:eastAsia="en-US"/>
        </w:rPr>
      </w:pPr>
      <w:hyperlink w:anchor="_Toc509367215" w:history="1">
        <w:r w:rsidR="00370B4E" w:rsidRPr="00927041">
          <w:rPr>
            <w:rStyle w:val="Hyperlink"/>
          </w:rPr>
          <w:t>11.3</w:t>
        </w:r>
        <w:r w:rsidR="00370B4E">
          <w:rPr>
            <w:rFonts w:asciiTheme="minorHAnsi" w:eastAsiaTheme="minorEastAsia" w:hAnsiTheme="minorHAnsi" w:cstheme="minorBidi"/>
            <w:spacing w:val="0"/>
            <w:sz w:val="22"/>
            <w:szCs w:val="22"/>
            <w:lang w:eastAsia="en-US"/>
          </w:rPr>
          <w:tab/>
        </w:r>
        <w:r w:rsidR="00370B4E" w:rsidRPr="00927041">
          <w:rPr>
            <w:rStyle w:val="Hyperlink"/>
          </w:rPr>
          <w:t>Resource discovery</w:t>
        </w:r>
        <w:r w:rsidR="00370B4E">
          <w:rPr>
            <w:webHidden/>
          </w:rPr>
          <w:tab/>
        </w:r>
        <w:r w:rsidR="00370B4E">
          <w:rPr>
            <w:webHidden/>
          </w:rPr>
          <w:fldChar w:fldCharType="begin"/>
        </w:r>
        <w:r w:rsidR="00370B4E">
          <w:rPr>
            <w:webHidden/>
          </w:rPr>
          <w:instrText xml:space="preserve"> PAGEREF _Toc509367215 \h </w:instrText>
        </w:r>
        <w:r w:rsidR="00370B4E">
          <w:rPr>
            <w:webHidden/>
          </w:rPr>
        </w:r>
        <w:r w:rsidR="00370B4E">
          <w:rPr>
            <w:webHidden/>
          </w:rPr>
          <w:fldChar w:fldCharType="separate"/>
        </w:r>
        <w:r w:rsidR="00370B4E">
          <w:rPr>
            <w:webHidden/>
          </w:rPr>
          <w:t>86</w:t>
        </w:r>
        <w:r w:rsidR="00370B4E">
          <w:rPr>
            <w:webHidden/>
          </w:rPr>
          <w:fldChar w:fldCharType="end"/>
        </w:r>
      </w:hyperlink>
    </w:p>
    <w:p w14:paraId="3AB31C6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16" w:history="1">
        <w:r w:rsidR="00370B4E" w:rsidRPr="00927041">
          <w:rPr>
            <w:rStyle w:val="Hyperlink"/>
          </w:rPr>
          <w:t>11.3.1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_Toc509367216 \h </w:instrText>
        </w:r>
        <w:r w:rsidR="00370B4E">
          <w:rPr>
            <w:webHidden/>
          </w:rPr>
        </w:r>
        <w:r w:rsidR="00370B4E">
          <w:rPr>
            <w:webHidden/>
          </w:rPr>
          <w:fldChar w:fldCharType="separate"/>
        </w:r>
        <w:r w:rsidR="00370B4E">
          <w:rPr>
            <w:webHidden/>
          </w:rPr>
          <w:t>86</w:t>
        </w:r>
        <w:r w:rsidR="00370B4E">
          <w:rPr>
            <w:webHidden/>
          </w:rPr>
          <w:fldChar w:fldCharType="end"/>
        </w:r>
      </w:hyperlink>
    </w:p>
    <w:p w14:paraId="04552696" w14:textId="77777777" w:rsidR="00370B4E" w:rsidRDefault="00C16FED">
      <w:pPr>
        <w:pStyle w:val="TOC3"/>
        <w:rPr>
          <w:rFonts w:asciiTheme="minorHAnsi" w:eastAsiaTheme="minorEastAsia" w:hAnsiTheme="minorHAnsi" w:cstheme="minorBidi"/>
          <w:spacing w:val="0"/>
          <w:sz w:val="22"/>
          <w:szCs w:val="22"/>
          <w:lang w:eastAsia="en-US"/>
        </w:rPr>
      </w:pPr>
      <w:hyperlink w:anchor="_Toc509367217" w:history="1">
        <w:r w:rsidR="00370B4E" w:rsidRPr="00927041">
          <w:rPr>
            <w:rStyle w:val="Hyperlink"/>
          </w:rPr>
          <w:t>11.3.2</w:t>
        </w:r>
        <w:r w:rsidR="00370B4E">
          <w:rPr>
            <w:rFonts w:asciiTheme="minorHAnsi" w:eastAsiaTheme="minorEastAsia" w:hAnsiTheme="minorHAnsi" w:cstheme="minorBidi"/>
            <w:spacing w:val="0"/>
            <w:sz w:val="22"/>
            <w:szCs w:val="22"/>
            <w:lang w:eastAsia="en-US"/>
          </w:rPr>
          <w:tab/>
        </w:r>
        <w:r w:rsidR="00370B4E" w:rsidRPr="00927041">
          <w:rPr>
            <w:rStyle w:val="Hyperlink"/>
          </w:rPr>
          <w:t>Resource based discovery: mechanisms</w:t>
        </w:r>
        <w:r w:rsidR="00370B4E">
          <w:rPr>
            <w:webHidden/>
          </w:rPr>
          <w:tab/>
        </w:r>
        <w:r w:rsidR="00370B4E">
          <w:rPr>
            <w:webHidden/>
          </w:rPr>
          <w:fldChar w:fldCharType="begin"/>
        </w:r>
        <w:r w:rsidR="00370B4E">
          <w:rPr>
            <w:webHidden/>
          </w:rPr>
          <w:instrText xml:space="preserve"> PAGEREF _Toc509367217 \h </w:instrText>
        </w:r>
        <w:r w:rsidR="00370B4E">
          <w:rPr>
            <w:webHidden/>
          </w:rPr>
        </w:r>
        <w:r w:rsidR="00370B4E">
          <w:rPr>
            <w:webHidden/>
          </w:rPr>
          <w:fldChar w:fldCharType="separate"/>
        </w:r>
        <w:r w:rsidR="00370B4E">
          <w:rPr>
            <w:webHidden/>
          </w:rPr>
          <w:t>86</w:t>
        </w:r>
        <w:r w:rsidR="00370B4E">
          <w:rPr>
            <w:webHidden/>
          </w:rPr>
          <w:fldChar w:fldCharType="end"/>
        </w:r>
      </w:hyperlink>
    </w:p>
    <w:p w14:paraId="51B5FE7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18" w:history="1">
        <w:r w:rsidR="00370B4E" w:rsidRPr="00927041">
          <w:rPr>
            <w:rStyle w:val="Hyperlink"/>
          </w:rPr>
          <w:t>11.3.3</w:t>
        </w:r>
        <w:r w:rsidR="00370B4E">
          <w:rPr>
            <w:rFonts w:asciiTheme="minorHAnsi" w:eastAsiaTheme="minorEastAsia" w:hAnsiTheme="minorHAnsi" w:cstheme="minorBidi"/>
            <w:spacing w:val="0"/>
            <w:sz w:val="22"/>
            <w:szCs w:val="22"/>
            <w:lang w:eastAsia="en-US"/>
          </w:rPr>
          <w:tab/>
        </w:r>
        <w:r w:rsidR="00370B4E" w:rsidRPr="00927041">
          <w:rPr>
            <w:rStyle w:val="Hyperlink"/>
          </w:rPr>
          <w:t>Resource based discovery: Information publication process</w:t>
        </w:r>
        <w:r w:rsidR="00370B4E">
          <w:rPr>
            <w:webHidden/>
          </w:rPr>
          <w:tab/>
        </w:r>
        <w:r w:rsidR="00370B4E">
          <w:rPr>
            <w:webHidden/>
          </w:rPr>
          <w:fldChar w:fldCharType="begin"/>
        </w:r>
        <w:r w:rsidR="00370B4E">
          <w:rPr>
            <w:webHidden/>
          </w:rPr>
          <w:instrText xml:space="preserve"> PAGEREF _Toc509367218 \h </w:instrText>
        </w:r>
        <w:r w:rsidR="00370B4E">
          <w:rPr>
            <w:webHidden/>
          </w:rPr>
        </w:r>
        <w:r w:rsidR="00370B4E">
          <w:rPr>
            <w:webHidden/>
          </w:rPr>
          <w:fldChar w:fldCharType="separate"/>
        </w:r>
        <w:r w:rsidR="00370B4E">
          <w:rPr>
            <w:webHidden/>
          </w:rPr>
          <w:t>88</w:t>
        </w:r>
        <w:r w:rsidR="00370B4E">
          <w:rPr>
            <w:webHidden/>
          </w:rPr>
          <w:fldChar w:fldCharType="end"/>
        </w:r>
      </w:hyperlink>
    </w:p>
    <w:p w14:paraId="4DEF067F" w14:textId="77777777" w:rsidR="00370B4E" w:rsidRDefault="00C16FED">
      <w:pPr>
        <w:pStyle w:val="TOC3"/>
        <w:rPr>
          <w:rFonts w:asciiTheme="minorHAnsi" w:eastAsiaTheme="minorEastAsia" w:hAnsiTheme="minorHAnsi" w:cstheme="minorBidi"/>
          <w:spacing w:val="0"/>
          <w:sz w:val="22"/>
          <w:szCs w:val="22"/>
          <w:lang w:eastAsia="en-US"/>
        </w:rPr>
      </w:pPr>
      <w:hyperlink w:anchor="_Toc509367219" w:history="1">
        <w:r w:rsidR="00370B4E" w:rsidRPr="00927041">
          <w:rPr>
            <w:rStyle w:val="Hyperlink"/>
          </w:rPr>
          <w:t>11.3.4</w:t>
        </w:r>
        <w:r w:rsidR="00370B4E">
          <w:rPr>
            <w:rFonts w:asciiTheme="minorHAnsi" w:eastAsiaTheme="minorEastAsia" w:hAnsiTheme="minorHAnsi" w:cstheme="minorBidi"/>
            <w:spacing w:val="0"/>
            <w:sz w:val="22"/>
            <w:szCs w:val="22"/>
            <w:lang w:eastAsia="en-US"/>
          </w:rPr>
          <w:tab/>
        </w:r>
        <w:r w:rsidR="00370B4E" w:rsidRPr="00927041">
          <w:rPr>
            <w:rStyle w:val="Hyperlink"/>
          </w:rPr>
          <w:t>Resource based discovery: Finding information</w:t>
        </w:r>
        <w:r w:rsidR="00370B4E">
          <w:rPr>
            <w:webHidden/>
          </w:rPr>
          <w:tab/>
        </w:r>
        <w:r w:rsidR="00370B4E">
          <w:rPr>
            <w:webHidden/>
          </w:rPr>
          <w:fldChar w:fldCharType="begin"/>
        </w:r>
        <w:r w:rsidR="00370B4E">
          <w:rPr>
            <w:webHidden/>
          </w:rPr>
          <w:instrText xml:space="preserve"> PAGEREF _Toc509367219 \h </w:instrText>
        </w:r>
        <w:r w:rsidR="00370B4E">
          <w:rPr>
            <w:webHidden/>
          </w:rPr>
        </w:r>
        <w:r w:rsidR="00370B4E">
          <w:rPr>
            <w:webHidden/>
          </w:rPr>
          <w:fldChar w:fldCharType="separate"/>
        </w:r>
        <w:r w:rsidR="00370B4E">
          <w:rPr>
            <w:webHidden/>
          </w:rPr>
          <w:t>88</w:t>
        </w:r>
        <w:r w:rsidR="00370B4E">
          <w:rPr>
            <w:webHidden/>
          </w:rPr>
          <w:fldChar w:fldCharType="end"/>
        </w:r>
      </w:hyperlink>
    </w:p>
    <w:p w14:paraId="65D920FC"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0" w:history="1">
        <w:r w:rsidR="00370B4E" w:rsidRPr="00927041">
          <w:rPr>
            <w:rStyle w:val="Hyperlink"/>
          </w:rPr>
          <w:t>11.3.5</w:t>
        </w:r>
        <w:r w:rsidR="00370B4E">
          <w:rPr>
            <w:rFonts w:asciiTheme="minorHAnsi" w:eastAsiaTheme="minorEastAsia" w:hAnsiTheme="minorHAnsi" w:cstheme="minorBidi"/>
            <w:spacing w:val="0"/>
            <w:sz w:val="22"/>
            <w:szCs w:val="22"/>
            <w:lang w:eastAsia="en-US"/>
          </w:rPr>
          <w:tab/>
        </w:r>
        <w:r w:rsidR="00370B4E" w:rsidRPr="00927041">
          <w:rPr>
            <w:rStyle w:val="Hyperlink"/>
          </w:rPr>
          <w:t>Resource discovery using “/oic/res”</w:t>
        </w:r>
        <w:r w:rsidR="00370B4E">
          <w:rPr>
            <w:webHidden/>
          </w:rPr>
          <w:tab/>
        </w:r>
        <w:r w:rsidR="00370B4E">
          <w:rPr>
            <w:webHidden/>
          </w:rPr>
          <w:fldChar w:fldCharType="begin"/>
        </w:r>
        <w:r w:rsidR="00370B4E">
          <w:rPr>
            <w:webHidden/>
          </w:rPr>
          <w:instrText xml:space="preserve"> PAGEREF _Toc509367220 \h </w:instrText>
        </w:r>
        <w:r w:rsidR="00370B4E">
          <w:rPr>
            <w:webHidden/>
          </w:rPr>
        </w:r>
        <w:r w:rsidR="00370B4E">
          <w:rPr>
            <w:webHidden/>
          </w:rPr>
          <w:fldChar w:fldCharType="separate"/>
        </w:r>
        <w:r w:rsidR="00370B4E">
          <w:rPr>
            <w:webHidden/>
          </w:rPr>
          <w:t>95</w:t>
        </w:r>
        <w:r w:rsidR="00370B4E">
          <w:rPr>
            <w:webHidden/>
          </w:rPr>
          <w:fldChar w:fldCharType="end"/>
        </w:r>
      </w:hyperlink>
    </w:p>
    <w:p w14:paraId="55D33E22"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1" w:history="1">
        <w:r w:rsidR="00370B4E" w:rsidRPr="00927041">
          <w:rPr>
            <w:rStyle w:val="Hyperlink"/>
          </w:rPr>
          <w:t>11.3.6</w:t>
        </w:r>
        <w:r w:rsidR="00370B4E">
          <w:rPr>
            <w:rFonts w:asciiTheme="minorHAnsi" w:eastAsiaTheme="minorEastAsia" w:hAnsiTheme="minorHAnsi" w:cstheme="minorBidi"/>
            <w:spacing w:val="0"/>
            <w:sz w:val="22"/>
            <w:szCs w:val="22"/>
            <w:lang w:eastAsia="en-US"/>
          </w:rPr>
          <w:tab/>
        </w:r>
        <w:r w:rsidR="00370B4E" w:rsidRPr="00927041">
          <w:rPr>
            <w:rStyle w:val="Hyperlink"/>
          </w:rPr>
          <w:t>Resource directory (RD) based discovery</w:t>
        </w:r>
        <w:r w:rsidR="00370B4E">
          <w:rPr>
            <w:webHidden/>
          </w:rPr>
          <w:tab/>
        </w:r>
        <w:r w:rsidR="00370B4E">
          <w:rPr>
            <w:webHidden/>
          </w:rPr>
          <w:fldChar w:fldCharType="begin"/>
        </w:r>
        <w:r w:rsidR="00370B4E">
          <w:rPr>
            <w:webHidden/>
          </w:rPr>
          <w:instrText xml:space="preserve"> PAGEREF _Toc509367221 \h </w:instrText>
        </w:r>
        <w:r w:rsidR="00370B4E">
          <w:rPr>
            <w:webHidden/>
          </w:rPr>
        </w:r>
        <w:r w:rsidR="00370B4E">
          <w:rPr>
            <w:webHidden/>
          </w:rPr>
          <w:fldChar w:fldCharType="separate"/>
        </w:r>
        <w:r w:rsidR="00370B4E">
          <w:rPr>
            <w:webHidden/>
          </w:rPr>
          <w:t>97</w:t>
        </w:r>
        <w:r w:rsidR="00370B4E">
          <w:rPr>
            <w:webHidden/>
          </w:rPr>
          <w:fldChar w:fldCharType="end"/>
        </w:r>
      </w:hyperlink>
    </w:p>
    <w:p w14:paraId="24038F58" w14:textId="77777777" w:rsidR="00370B4E" w:rsidRDefault="00C16FED">
      <w:pPr>
        <w:pStyle w:val="TOC2"/>
        <w:rPr>
          <w:rFonts w:asciiTheme="minorHAnsi" w:eastAsiaTheme="minorEastAsia" w:hAnsiTheme="minorHAnsi" w:cstheme="minorBidi"/>
          <w:spacing w:val="0"/>
          <w:sz w:val="22"/>
          <w:szCs w:val="22"/>
          <w:lang w:eastAsia="en-US"/>
        </w:rPr>
      </w:pPr>
      <w:hyperlink w:anchor="_Toc509367222" w:history="1">
        <w:r w:rsidR="00370B4E" w:rsidRPr="00927041">
          <w:rPr>
            <w:rStyle w:val="Hyperlink"/>
          </w:rPr>
          <w:t>11.4</w:t>
        </w:r>
        <w:r w:rsidR="00370B4E">
          <w:rPr>
            <w:rFonts w:asciiTheme="minorHAnsi" w:eastAsiaTheme="minorEastAsia" w:hAnsiTheme="minorHAnsi" w:cstheme="minorBidi"/>
            <w:spacing w:val="0"/>
            <w:sz w:val="22"/>
            <w:szCs w:val="22"/>
            <w:lang w:eastAsia="en-US"/>
          </w:rPr>
          <w:tab/>
        </w:r>
        <w:r w:rsidR="00370B4E" w:rsidRPr="00927041">
          <w:rPr>
            <w:rStyle w:val="Hyperlink"/>
          </w:rPr>
          <w:t>Notification</w:t>
        </w:r>
        <w:r w:rsidR="00370B4E">
          <w:rPr>
            <w:webHidden/>
          </w:rPr>
          <w:tab/>
        </w:r>
        <w:r w:rsidR="00370B4E">
          <w:rPr>
            <w:webHidden/>
          </w:rPr>
          <w:fldChar w:fldCharType="begin"/>
        </w:r>
        <w:r w:rsidR="00370B4E">
          <w:rPr>
            <w:webHidden/>
          </w:rPr>
          <w:instrText xml:space="preserve"> PAGEREF _Toc509367222 \h </w:instrText>
        </w:r>
        <w:r w:rsidR="00370B4E">
          <w:rPr>
            <w:webHidden/>
          </w:rPr>
        </w:r>
        <w:r w:rsidR="00370B4E">
          <w:rPr>
            <w:webHidden/>
          </w:rPr>
          <w:fldChar w:fldCharType="separate"/>
        </w:r>
        <w:r w:rsidR="00370B4E">
          <w:rPr>
            <w:webHidden/>
          </w:rPr>
          <w:t>109</w:t>
        </w:r>
        <w:r w:rsidR="00370B4E">
          <w:rPr>
            <w:webHidden/>
          </w:rPr>
          <w:fldChar w:fldCharType="end"/>
        </w:r>
      </w:hyperlink>
    </w:p>
    <w:p w14:paraId="379EF983"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3" w:history="1">
        <w:r w:rsidR="00370B4E" w:rsidRPr="00927041">
          <w:rPr>
            <w:rStyle w:val="Hyperlink"/>
          </w:rPr>
          <w:t>11.4.1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_Toc509367223 \h </w:instrText>
        </w:r>
        <w:r w:rsidR="00370B4E">
          <w:rPr>
            <w:webHidden/>
          </w:rPr>
        </w:r>
        <w:r w:rsidR="00370B4E">
          <w:rPr>
            <w:webHidden/>
          </w:rPr>
          <w:fldChar w:fldCharType="separate"/>
        </w:r>
        <w:r w:rsidR="00370B4E">
          <w:rPr>
            <w:webHidden/>
          </w:rPr>
          <w:t>109</w:t>
        </w:r>
        <w:r w:rsidR="00370B4E">
          <w:rPr>
            <w:webHidden/>
          </w:rPr>
          <w:fldChar w:fldCharType="end"/>
        </w:r>
      </w:hyperlink>
    </w:p>
    <w:p w14:paraId="68D6E88F"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4" w:history="1">
        <w:r w:rsidR="00370B4E" w:rsidRPr="00927041">
          <w:rPr>
            <w:rStyle w:val="Hyperlink"/>
          </w:rPr>
          <w:t>11.4.2</w:t>
        </w:r>
        <w:r w:rsidR="00370B4E">
          <w:rPr>
            <w:rFonts w:asciiTheme="minorHAnsi" w:eastAsiaTheme="minorEastAsia" w:hAnsiTheme="minorHAnsi" w:cstheme="minorBidi"/>
            <w:spacing w:val="0"/>
            <w:sz w:val="22"/>
            <w:szCs w:val="22"/>
            <w:lang w:eastAsia="en-US"/>
          </w:rPr>
          <w:tab/>
        </w:r>
        <w:r w:rsidR="00370B4E" w:rsidRPr="00927041">
          <w:rPr>
            <w:rStyle w:val="Hyperlink"/>
          </w:rPr>
          <w:t>Observe</w:t>
        </w:r>
        <w:r w:rsidR="00370B4E">
          <w:rPr>
            <w:webHidden/>
          </w:rPr>
          <w:tab/>
        </w:r>
        <w:r w:rsidR="00370B4E">
          <w:rPr>
            <w:webHidden/>
          </w:rPr>
          <w:fldChar w:fldCharType="begin"/>
        </w:r>
        <w:r w:rsidR="00370B4E">
          <w:rPr>
            <w:webHidden/>
          </w:rPr>
          <w:instrText xml:space="preserve"> PAGEREF _Toc509367224 \h </w:instrText>
        </w:r>
        <w:r w:rsidR="00370B4E">
          <w:rPr>
            <w:webHidden/>
          </w:rPr>
        </w:r>
        <w:r w:rsidR="00370B4E">
          <w:rPr>
            <w:webHidden/>
          </w:rPr>
          <w:fldChar w:fldCharType="separate"/>
        </w:r>
        <w:r w:rsidR="00370B4E">
          <w:rPr>
            <w:webHidden/>
          </w:rPr>
          <w:t>109</w:t>
        </w:r>
        <w:r w:rsidR="00370B4E">
          <w:rPr>
            <w:webHidden/>
          </w:rPr>
          <w:fldChar w:fldCharType="end"/>
        </w:r>
      </w:hyperlink>
    </w:p>
    <w:p w14:paraId="17A4AB37" w14:textId="77777777" w:rsidR="00370B4E" w:rsidRDefault="00C16FED">
      <w:pPr>
        <w:pStyle w:val="TOC2"/>
        <w:rPr>
          <w:rFonts w:asciiTheme="minorHAnsi" w:eastAsiaTheme="minorEastAsia" w:hAnsiTheme="minorHAnsi" w:cstheme="minorBidi"/>
          <w:spacing w:val="0"/>
          <w:sz w:val="22"/>
          <w:szCs w:val="22"/>
          <w:lang w:eastAsia="en-US"/>
        </w:rPr>
      </w:pPr>
      <w:hyperlink w:anchor="_Toc509367225" w:history="1">
        <w:r w:rsidR="00370B4E" w:rsidRPr="00927041">
          <w:rPr>
            <w:rStyle w:val="Hyperlink"/>
          </w:rPr>
          <w:t>11.5</w:t>
        </w:r>
        <w:r w:rsidR="00370B4E">
          <w:rPr>
            <w:rFonts w:asciiTheme="minorHAnsi" w:eastAsiaTheme="minorEastAsia" w:hAnsiTheme="minorHAnsi" w:cstheme="minorBidi"/>
            <w:spacing w:val="0"/>
            <w:sz w:val="22"/>
            <w:szCs w:val="22"/>
            <w:lang w:eastAsia="en-US"/>
          </w:rPr>
          <w:tab/>
        </w:r>
        <w:r w:rsidR="00370B4E" w:rsidRPr="00927041">
          <w:rPr>
            <w:rStyle w:val="Hyperlink"/>
          </w:rPr>
          <w:t>Device management</w:t>
        </w:r>
        <w:r w:rsidR="00370B4E">
          <w:rPr>
            <w:webHidden/>
          </w:rPr>
          <w:tab/>
        </w:r>
        <w:r w:rsidR="00370B4E">
          <w:rPr>
            <w:webHidden/>
          </w:rPr>
          <w:fldChar w:fldCharType="begin"/>
        </w:r>
        <w:r w:rsidR="00370B4E">
          <w:rPr>
            <w:webHidden/>
          </w:rPr>
          <w:instrText xml:space="preserve"> PAGEREF _Toc509367225 \h </w:instrText>
        </w:r>
        <w:r w:rsidR="00370B4E">
          <w:rPr>
            <w:webHidden/>
          </w:rPr>
        </w:r>
        <w:r w:rsidR="00370B4E">
          <w:rPr>
            <w:webHidden/>
          </w:rPr>
          <w:fldChar w:fldCharType="separate"/>
        </w:r>
        <w:r w:rsidR="00370B4E">
          <w:rPr>
            <w:webHidden/>
          </w:rPr>
          <w:t>111</w:t>
        </w:r>
        <w:r w:rsidR="00370B4E">
          <w:rPr>
            <w:webHidden/>
          </w:rPr>
          <w:fldChar w:fldCharType="end"/>
        </w:r>
      </w:hyperlink>
    </w:p>
    <w:p w14:paraId="23491AB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6" w:history="1">
        <w:r w:rsidR="00370B4E" w:rsidRPr="00927041">
          <w:rPr>
            <w:rStyle w:val="Hyperlink"/>
          </w:rPr>
          <w:t>11.5.1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_Toc509367226 \h </w:instrText>
        </w:r>
        <w:r w:rsidR="00370B4E">
          <w:rPr>
            <w:webHidden/>
          </w:rPr>
        </w:r>
        <w:r w:rsidR="00370B4E">
          <w:rPr>
            <w:webHidden/>
          </w:rPr>
          <w:fldChar w:fldCharType="separate"/>
        </w:r>
        <w:r w:rsidR="00370B4E">
          <w:rPr>
            <w:webHidden/>
          </w:rPr>
          <w:t>111</w:t>
        </w:r>
        <w:r w:rsidR="00370B4E">
          <w:rPr>
            <w:webHidden/>
          </w:rPr>
          <w:fldChar w:fldCharType="end"/>
        </w:r>
      </w:hyperlink>
    </w:p>
    <w:p w14:paraId="4692F87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7" w:history="1">
        <w:r w:rsidR="00370B4E" w:rsidRPr="00927041">
          <w:rPr>
            <w:rStyle w:val="Hyperlink"/>
          </w:rPr>
          <w:t>11.5.2</w:t>
        </w:r>
        <w:r w:rsidR="00370B4E">
          <w:rPr>
            <w:rFonts w:asciiTheme="minorHAnsi" w:eastAsiaTheme="minorEastAsia" w:hAnsiTheme="minorHAnsi" w:cstheme="minorBidi"/>
            <w:spacing w:val="0"/>
            <w:sz w:val="22"/>
            <w:szCs w:val="22"/>
            <w:lang w:eastAsia="en-US"/>
          </w:rPr>
          <w:tab/>
        </w:r>
        <w:r w:rsidR="00370B4E" w:rsidRPr="00927041">
          <w:rPr>
            <w:rStyle w:val="Hyperlink"/>
          </w:rPr>
          <w:t>Diagnostics and maintenance</w:t>
        </w:r>
        <w:r w:rsidR="00370B4E">
          <w:rPr>
            <w:webHidden/>
          </w:rPr>
          <w:tab/>
        </w:r>
        <w:r w:rsidR="00370B4E">
          <w:rPr>
            <w:webHidden/>
          </w:rPr>
          <w:fldChar w:fldCharType="begin"/>
        </w:r>
        <w:r w:rsidR="00370B4E">
          <w:rPr>
            <w:webHidden/>
          </w:rPr>
          <w:instrText xml:space="preserve"> PAGEREF _Toc509367227 \h </w:instrText>
        </w:r>
        <w:r w:rsidR="00370B4E">
          <w:rPr>
            <w:webHidden/>
          </w:rPr>
        </w:r>
        <w:r w:rsidR="00370B4E">
          <w:rPr>
            <w:webHidden/>
          </w:rPr>
          <w:fldChar w:fldCharType="separate"/>
        </w:r>
        <w:r w:rsidR="00370B4E">
          <w:rPr>
            <w:webHidden/>
          </w:rPr>
          <w:t>111</w:t>
        </w:r>
        <w:r w:rsidR="00370B4E">
          <w:rPr>
            <w:webHidden/>
          </w:rPr>
          <w:fldChar w:fldCharType="end"/>
        </w:r>
      </w:hyperlink>
    </w:p>
    <w:p w14:paraId="0F5284C3" w14:textId="77777777" w:rsidR="00370B4E" w:rsidRDefault="00C16FED">
      <w:pPr>
        <w:pStyle w:val="TOC3"/>
        <w:rPr>
          <w:rFonts w:asciiTheme="minorHAnsi" w:eastAsiaTheme="minorEastAsia" w:hAnsiTheme="minorHAnsi" w:cstheme="minorBidi"/>
          <w:spacing w:val="0"/>
          <w:sz w:val="22"/>
          <w:szCs w:val="22"/>
          <w:lang w:eastAsia="en-US"/>
        </w:rPr>
      </w:pPr>
      <w:hyperlink w:anchor="_Toc509367228" w:history="1">
        <w:r w:rsidR="00370B4E" w:rsidRPr="00927041">
          <w:rPr>
            <w:rStyle w:val="Hyperlink"/>
          </w:rPr>
          <w:t>11.5.3</w:t>
        </w:r>
        <w:r w:rsidR="00370B4E">
          <w:rPr>
            <w:rFonts w:asciiTheme="minorHAnsi" w:eastAsiaTheme="minorEastAsia" w:hAnsiTheme="minorHAnsi" w:cstheme="minorBidi"/>
            <w:spacing w:val="0"/>
            <w:sz w:val="22"/>
            <w:szCs w:val="22"/>
            <w:lang w:eastAsia="en-US"/>
          </w:rPr>
          <w:tab/>
        </w:r>
        <w:r w:rsidR="00370B4E" w:rsidRPr="00927041">
          <w:rPr>
            <w:rStyle w:val="Hyperlink"/>
          </w:rPr>
          <w:t>Network monitoring</w:t>
        </w:r>
        <w:r w:rsidR="00370B4E">
          <w:rPr>
            <w:webHidden/>
          </w:rPr>
          <w:tab/>
        </w:r>
        <w:r w:rsidR="00370B4E">
          <w:rPr>
            <w:webHidden/>
          </w:rPr>
          <w:fldChar w:fldCharType="begin"/>
        </w:r>
        <w:r w:rsidR="00370B4E">
          <w:rPr>
            <w:webHidden/>
          </w:rPr>
          <w:instrText xml:space="preserve"> PAGEREF _Toc509367228 \h </w:instrText>
        </w:r>
        <w:r w:rsidR="00370B4E">
          <w:rPr>
            <w:webHidden/>
          </w:rPr>
        </w:r>
        <w:r w:rsidR="00370B4E">
          <w:rPr>
            <w:webHidden/>
          </w:rPr>
          <w:fldChar w:fldCharType="separate"/>
        </w:r>
        <w:r w:rsidR="00370B4E">
          <w:rPr>
            <w:webHidden/>
          </w:rPr>
          <w:t>112</w:t>
        </w:r>
        <w:r w:rsidR="00370B4E">
          <w:rPr>
            <w:webHidden/>
          </w:rPr>
          <w:fldChar w:fldCharType="end"/>
        </w:r>
      </w:hyperlink>
    </w:p>
    <w:p w14:paraId="6BBBE1A9" w14:textId="77777777" w:rsidR="00370B4E" w:rsidRDefault="00C16FED">
      <w:pPr>
        <w:pStyle w:val="TOC2"/>
        <w:rPr>
          <w:rFonts w:asciiTheme="minorHAnsi" w:eastAsiaTheme="minorEastAsia" w:hAnsiTheme="minorHAnsi" w:cstheme="minorBidi"/>
          <w:spacing w:val="0"/>
          <w:sz w:val="22"/>
          <w:szCs w:val="22"/>
          <w:lang w:eastAsia="en-US"/>
        </w:rPr>
      </w:pPr>
      <w:hyperlink w:anchor="_Toc509367229" w:history="1">
        <w:r w:rsidR="00370B4E" w:rsidRPr="00927041">
          <w:rPr>
            <w:rStyle w:val="Hyperlink"/>
          </w:rPr>
          <w:t>11.6</w:t>
        </w:r>
        <w:r w:rsidR="00370B4E">
          <w:rPr>
            <w:rFonts w:asciiTheme="minorHAnsi" w:eastAsiaTheme="minorEastAsia" w:hAnsiTheme="minorHAnsi" w:cstheme="minorBidi"/>
            <w:spacing w:val="0"/>
            <w:sz w:val="22"/>
            <w:szCs w:val="22"/>
            <w:lang w:eastAsia="en-US"/>
          </w:rPr>
          <w:tab/>
        </w:r>
        <w:r w:rsidR="00370B4E" w:rsidRPr="00927041">
          <w:rPr>
            <w:rStyle w:val="Hyperlink"/>
          </w:rPr>
          <w:t>Scenes</w:t>
        </w:r>
        <w:r w:rsidR="00370B4E">
          <w:rPr>
            <w:webHidden/>
          </w:rPr>
          <w:tab/>
        </w:r>
        <w:r w:rsidR="00370B4E">
          <w:rPr>
            <w:webHidden/>
          </w:rPr>
          <w:fldChar w:fldCharType="begin"/>
        </w:r>
        <w:r w:rsidR="00370B4E">
          <w:rPr>
            <w:webHidden/>
          </w:rPr>
          <w:instrText xml:space="preserve"> PAGEREF _Toc509367229 \h </w:instrText>
        </w:r>
        <w:r w:rsidR="00370B4E">
          <w:rPr>
            <w:webHidden/>
          </w:rPr>
        </w:r>
        <w:r w:rsidR="00370B4E">
          <w:rPr>
            <w:webHidden/>
          </w:rPr>
          <w:fldChar w:fldCharType="separate"/>
        </w:r>
        <w:r w:rsidR="00370B4E">
          <w:rPr>
            <w:webHidden/>
          </w:rPr>
          <w:t>115</w:t>
        </w:r>
        <w:r w:rsidR="00370B4E">
          <w:rPr>
            <w:webHidden/>
          </w:rPr>
          <w:fldChar w:fldCharType="end"/>
        </w:r>
      </w:hyperlink>
    </w:p>
    <w:p w14:paraId="21CD12C6"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0" w:history="1">
        <w:r w:rsidR="00370B4E" w:rsidRPr="00927041">
          <w:rPr>
            <w:rStyle w:val="Hyperlink"/>
          </w:rPr>
          <w:t>11.6.1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_Toc509367230 \h </w:instrText>
        </w:r>
        <w:r w:rsidR="00370B4E">
          <w:rPr>
            <w:webHidden/>
          </w:rPr>
        </w:r>
        <w:r w:rsidR="00370B4E">
          <w:rPr>
            <w:webHidden/>
          </w:rPr>
          <w:fldChar w:fldCharType="separate"/>
        </w:r>
        <w:r w:rsidR="00370B4E">
          <w:rPr>
            <w:webHidden/>
          </w:rPr>
          <w:t>115</w:t>
        </w:r>
        <w:r w:rsidR="00370B4E">
          <w:rPr>
            <w:webHidden/>
          </w:rPr>
          <w:fldChar w:fldCharType="end"/>
        </w:r>
      </w:hyperlink>
    </w:p>
    <w:p w14:paraId="5355EB8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1" w:history="1">
        <w:r w:rsidR="00370B4E" w:rsidRPr="00927041">
          <w:rPr>
            <w:rStyle w:val="Hyperlink"/>
          </w:rPr>
          <w:t>11.6.2</w:t>
        </w:r>
        <w:r w:rsidR="00370B4E">
          <w:rPr>
            <w:rFonts w:asciiTheme="minorHAnsi" w:eastAsiaTheme="minorEastAsia" w:hAnsiTheme="minorHAnsi" w:cstheme="minorBidi"/>
            <w:spacing w:val="0"/>
            <w:sz w:val="22"/>
            <w:szCs w:val="22"/>
            <w:lang w:eastAsia="en-US"/>
          </w:rPr>
          <w:tab/>
        </w:r>
        <w:r w:rsidR="00370B4E" w:rsidRPr="00927041">
          <w:rPr>
            <w:rStyle w:val="Hyperlink"/>
          </w:rPr>
          <w:t>Scenes</w:t>
        </w:r>
        <w:r w:rsidR="00370B4E">
          <w:rPr>
            <w:webHidden/>
          </w:rPr>
          <w:tab/>
        </w:r>
        <w:r w:rsidR="00370B4E">
          <w:rPr>
            <w:webHidden/>
          </w:rPr>
          <w:fldChar w:fldCharType="begin"/>
        </w:r>
        <w:r w:rsidR="00370B4E">
          <w:rPr>
            <w:webHidden/>
          </w:rPr>
          <w:instrText xml:space="preserve"> PAGEREF _Toc509367231 \h </w:instrText>
        </w:r>
        <w:r w:rsidR="00370B4E">
          <w:rPr>
            <w:webHidden/>
          </w:rPr>
        </w:r>
        <w:r w:rsidR="00370B4E">
          <w:rPr>
            <w:webHidden/>
          </w:rPr>
          <w:fldChar w:fldCharType="separate"/>
        </w:r>
        <w:r w:rsidR="00370B4E">
          <w:rPr>
            <w:webHidden/>
          </w:rPr>
          <w:t>115</w:t>
        </w:r>
        <w:r w:rsidR="00370B4E">
          <w:rPr>
            <w:webHidden/>
          </w:rPr>
          <w:fldChar w:fldCharType="end"/>
        </w:r>
      </w:hyperlink>
    </w:p>
    <w:p w14:paraId="223888D6"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2" w:history="1">
        <w:r w:rsidR="00370B4E" w:rsidRPr="00927041">
          <w:rPr>
            <w:rStyle w:val="Hyperlink"/>
          </w:rPr>
          <w:t>11.6.3</w:t>
        </w:r>
        <w:r w:rsidR="00370B4E">
          <w:rPr>
            <w:rFonts w:asciiTheme="minorHAnsi" w:eastAsiaTheme="minorEastAsia" w:hAnsiTheme="minorHAnsi" w:cstheme="minorBidi"/>
            <w:spacing w:val="0"/>
            <w:sz w:val="22"/>
            <w:szCs w:val="22"/>
            <w:lang w:eastAsia="en-US"/>
          </w:rPr>
          <w:tab/>
        </w:r>
        <w:r w:rsidR="00370B4E" w:rsidRPr="00927041">
          <w:rPr>
            <w:rStyle w:val="Hyperlink"/>
          </w:rPr>
          <w:t>Security considerations</w:t>
        </w:r>
        <w:r w:rsidR="00370B4E">
          <w:rPr>
            <w:webHidden/>
          </w:rPr>
          <w:tab/>
        </w:r>
        <w:r w:rsidR="00370B4E">
          <w:rPr>
            <w:webHidden/>
          </w:rPr>
          <w:fldChar w:fldCharType="begin"/>
        </w:r>
        <w:r w:rsidR="00370B4E">
          <w:rPr>
            <w:webHidden/>
          </w:rPr>
          <w:instrText xml:space="preserve"> PAGEREF _Toc509367232 \h </w:instrText>
        </w:r>
        <w:r w:rsidR="00370B4E">
          <w:rPr>
            <w:webHidden/>
          </w:rPr>
        </w:r>
        <w:r w:rsidR="00370B4E">
          <w:rPr>
            <w:webHidden/>
          </w:rPr>
          <w:fldChar w:fldCharType="separate"/>
        </w:r>
        <w:r w:rsidR="00370B4E">
          <w:rPr>
            <w:webHidden/>
          </w:rPr>
          <w:t>120</w:t>
        </w:r>
        <w:r w:rsidR="00370B4E">
          <w:rPr>
            <w:webHidden/>
          </w:rPr>
          <w:fldChar w:fldCharType="end"/>
        </w:r>
      </w:hyperlink>
    </w:p>
    <w:p w14:paraId="6DE62C77" w14:textId="77777777" w:rsidR="00370B4E" w:rsidRDefault="00C16FED">
      <w:pPr>
        <w:pStyle w:val="TOC2"/>
        <w:rPr>
          <w:rFonts w:asciiTheme="minorHAnsi" w:eastAsiaTheme="minorEastAsia" w:hAnsiTheme="minorHAnsi" w:cstheme="minorBidi"/>
          <w:spacing w:val="0"/>
          <w:sz w:val="22"/>
          <w:szCs w:val="22"/>
          <w:lang w:eastAsia="en-US"/>
        </w:rPr>
      </w:pPr>
      <w:hyperlink w:anchor="_Toc509367233" w:history="1">
        <w:r w:rsidR="00370B4E" w:rsidRPr="00927041">
          <w:rPr>
            <w:rStyle w:val="Hyperlink"/>
            <w:lang w:eastAsia="ko-KR"/>
          </w:rPr>
          <w:t>11.7</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Icons</w:t>
        </w:r>
        <w:r w:rsidR="00370B4E">
          <w:rPr>
            <w:webHidden/>
          </w:rPr>
          <w:tab/>
        </w:r>
        <w:r w:rsidR="00370B4E">
          <w:rPr>
            <w:webHidden/>
          </w:rPr>
          <w:fldChar w:fldCharType="begin"/>
        </w:r>
        <w:r w:rsidR="00370B4E">
          <w:rPr>
            <w:webHidden/>
          </w:rPr>
          <w:instrText xml:space="preserve"> PAGEREF _Toc509367233 \h </w:instrText>
        </w:r>
        <w:r w:rsidR="00370B4E">
          <w:rPr>
            <w:webHidden/>
          </w:rPr>
        </w:r>
        <w:r w:rsidR="00370B4E">
          <w:rPr>
            <w:webHidden/>
          </w:rPr>
          <w:fldChar w:fldCharType="separate"/>
        </w:r>
        <w:r w:rsidR="00370B4E">
          <w:rPr>
            <w:webHidden/>
          </w:rPr>
          <w:t>121</w:t>
        </w:r>
        <w:r w:rsidR="00370B4E">
          <w:rPr>
            <w:webHidden/>
          </w:rPr>
          <w:fldChar w:fldCharType="end"/>
        </w:r>
      </w:hyperlink>
    </w:p>
    <w:p w14:paraId="3244D04F"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4" w:history="1">
        <w:r w:rsidR="00370B4E" w:rsidRPr="00927041">
          <w:rPr>
            <w:rStyle w:val="Hyperlink"/>
          </w:rPr>
          <w:t>11.7.1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Overview</w:t>
        </w:r>
        <w:r w:rsidR="00370B4E">
          <w:rPr>
            <w:webHidden/>
          </w:rPr>
          <w:tab/>
        </w:r>
        <w:r w:rsidR="00370B4E">
          <w:rPr>
            <w:webHidden/>
          </w:rPr>
          <w:fldChar w:fldCharType="begin"/>
        </w:r>
        <w:r w:rsidR="00370B4E">
          <w:rPr>
            <w:webHidden/>
          </w:rPr>
          <w:instrText xml:space="preserve"> PAGEREF _Toc509367234 \h </w:instrText>
        </w:r>
        <w:r w:rsidR="00370B4E">
          <w:rPr>
            <w:webHidden/>
          </w:rPr>
        </w:r>
        <w:r w:rsidR="00370B4E">
          <w:rPr>
            <w:webHidden/>
          </w:rPr>
          <w:fldChar w:fldCharType="separate"/>
        </w:r>
        <w:r w:rsidR="00370B4E">
          <w:rPr>
            <w:webHidden/>
          </w:rPr>
          <w:t>121</w:t>
        </w:r>
        <w:r w:rsidR="00370B4E">
          <w:rPr>
            <w:webHidden/>
          </w:rPr>
          <w:fldChar w:fldCharType="end"/>
        </w:r>
      </w:hyperlink>
    </w:p>
    <w:p w14:paraId="14F842F0"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5" w:history="1">
        <w:r w:rsidR="00370B4E" w:rsidRPr="00927041">
          <w:rPr>
            <w:rStyle w:val="Hyperlink"/>
          </w:rPr>
          <w:t>11.7.2</w:t>
        </w:r>
        <w:r w:rsidR="00370B4E">
          <w:rPr>
            <w:rFonts w:asciiTheme="minorHAnsi" w:eastAsiaTheme="minorEastAsia" w:hAnsiTheme="minorHAnsi" w:cstheme="minorBidi"/>
            <w:spacing w:val="0"/>
            <w:sz w:val="22"/>
            <w:szCs w:val="22"/>
            <w:lang w:eastAsia="en-US"/>
          </w:rPr>
          <w:tab/>
        </w:r>
        <w:r w:rsidR="00370B4E" w:rsidRPr="00927041">
          <w:rPr>
            <w:rStyle w:val="Hyperlink"/>
          </w:rPr>
          <w:t>Resource</w:t>
        </w:r>
        <w:r w:rsidR="00370B4E">
          <w:rPr>
            <w:webHidden/>
          </w:rPr>
          <w:tab/>
        </w:r>
        <w:r w:rsidR="00370B4E">
          <w:rPr>
            <w:webHidden/>
          </w:rPr>
          <w:fldChar w:fldCharType="begin"/>
        </w:r>
        <w:r w:rsidR="00370B4E">
          <w:rPr>
            <w:webHidden/>
          </w:rPr>
          <w:instrText xml:space="preserve"> PAGEREF _Toc509367235 \h </w:instrText>
        </w:r>
        <w:r w:rsidR="00370B4E">
          <w:rPr>
            <w:webHidden/>
          </w:rPr>
        </w:r>
        <w:r w:rsidR="00370B4E">
          <w:rPr>
            <w:webHidden/>
          </w:rPr>
          <w:fldChar w:fldCharType="separate"/>
        </w:r>
        <w:r w:rsidR="00370B4E">
          <w:rPr>
            <w:webHidden/>
          </w:rPr>
          <w:t>121</w:t>
        </w:r>
        <w:r w:rsidR="00370B4E">
          <w:rPr>
            <w:webHidden/>
          </w:rPr>
          <w:fldChar w:fldCharType="end"/>
        </w:r>
      </w:hyperlink>
    </w:p>
    <w:p w14:paraId="132CBBAB" w14:textId="77777777" w:rsidR="00370B4E" w:rsidRDefault="00C16FED">
      <w:pPr>
        <w:pStyle w:val="TOC2"/>
        <w:rPr>
          <w:rFonts w:asciiTheme="minorHAnsi" w:eastAsiaTheme="minorEastAsia" w:hAnsiTheme="minorHAnsi" w:cstheme="minorBidi"/>
          <w:spacing w:val="0"/>
          <w:sz w:val="22"/>
          <w:szCs w:val="22"/>
          <w:lang w:eastAsia="en-US"/>
        </w:rPr>
      </w:pPr>
      <w:hyperlink w:anchor="_Toc509367236" w:history="1">
        <w:r w:rsidR="00370B4E" w:rsidRPr="00927041">
          <w:rPr>
            <w:rStyle w:val="Hyperlink"/>
          </w:rPr>
          <w:t>11.8</w:t>
        </w:r>
        <w:r w:rsidR="00370B4E">
          <w:rPr>
            <w:rFonts w:asciiTheme="minorHAnsi" w:eastAsiaTheme="minorEastAsia" w:hAnsiTheme="minorHAnsi" w:cstheme="minorBidi"/>
            <w:spacing w:val="0"/>
            <w:sz w:val="22"/>
            <w:szCs w:val="22"/>
            <w:lang w:eastAsia="en-US"/>
          </w:rPr>
          <w:tab/>
        </w:r>
        <w:r w:rsidR="00370B4E" w:rsidRPr="00927041">
          <w:rPr>
            <w:rStyle w:val="Hyperlink"/>
          </w:rPr>
          <w:t>Introspection</w:t>
        </w:r>
        <w:r w:rsidR="00370B4E">
          <w:rPr>
            <w:webHidden/>
          </w:rPr>
          <w:tab/>
        </w:r>
        <w:r w:rsidR="00370B4E">
          <w:rPr>
            <w:webHidden/>
          </w:rPr>
          <w:fldChar w:fldCharType="begin"/>
        </w:r>
        <w:r w:rsidR="00370B4E">
          <w:rPr>
            <w:webHidden/>
          </w:rPr>
          <w:instrText xml:space="preserve"> PAGEREF _Toc509367236 \h </w:instrText>
        </w:r>
        <w:r w:rsidR="00370B4E">
          <w:rPr>
            <w:webHidden/>
          </w:rPr>
        </w:r>
        <w:r w:rsidR="00370B4E">
          <w:rPr>
            <w:webHidden/>
          </w:rPr>
          <w:fldChar w:fldCharType="separate"/>
        </w:r>
        <w:r w:rsidR="00370B4E">
          <w:rPr>
            <w:webHidden/>
          </w:rPr>
          <w:t>121</w:t>
        </w:r>
        <w:r w:rsidR="00370B4E">
          <w:rPr>
            <w:webHidden/>
          </w:rPr>
          <w:fldChar w:fldCharType="end"/>
        </w:r>
      </w:hyperlink>
    </w:p>
    <w:p w14:paraId="362857BA"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7" w:history="1">
        <w:r w:rsidR="00370B4E" w:rsidRPr="00927041">
          <w:rPr>
            <w:rStyle w:val="Hyperlink"/>
          </w:rPr>
          <w:t>11.8.1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_Toc509367237 \h </w:instrText>
        </w:r>
        <w:r w:rsidR="00370B4E">
          <w:rPr>
            <w:webHidden/>
          </w:rPr>
        </w:r>
        <w:r w:rsidR="00370B4E">
          <w:rPr>
            <w:webHidden/>
          </w:rPr>
          <w:fldChar w:fldCharType="separate"/>
        </w:r>
        <w:r w:rsidR="00370B4E">
          <w:rPr>
            <w:webHidden/>
          </w:rPr>
          <w:t>121</w:t>
        </w:r>
        <w:r w:rsidR="00370B4E">
          <w:rPr>
            <w:webHidden/>
          </w:rPr>
          <w:fldChar w:fldCharType="end"/>
        </w:r>
      </w:hyperlink>
    </w:p>
    <w:p w14:paraId="44BA54C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38" w:history="1">
        <w:r w:rsidR="00370B4E" w:rsidRPr="00927041">
          <w:rPr>
            <w:rStyle w:val="Hyperlink"/>
          </w:rPr>
          <w:t>11.8.2</w:t>
        </w:r>
        <w:r w:rsidR="00370B4E">
          <w:rPr>
            <w:rFonts w:asciiTheme="minorHAnsi" w:eastAsiaTheme="minorEastAsia" w:hAnsiTheme="minorHAnsi" w:cstheme="minorBidi"/>
            <w:spacing w:val="0"/>
            <w:sz w:val="22"/>
            <w:szCs w:val="22"/>
            <w:lang w:eastAsia="en-US"/>
          </w:rPr>
          <w:tab/>
        </w:r>
        <w:r w:rsidR="00370B4E" w:rsidRPr="00927041">
          <w:rPr>
            <w:rStyle w:val="Hyperlink"/>
          </w:rPr>
          <w:t>Usage of introspection</w:t>
        </w:r>
        <w:r w:rsidR="00370B4E">
          <w:rPr>
            <w:webHidden/>
          </w:rPr>
          <w:tab/>
        </w:r>
        <w:r w:rsidR="00370B4E">
          <w:rPr>
            <w:webHidden/>
          </w:rPr>
          <w:fldChar w:fldCharType="begin"/>
        </w:r>
        <w:r w:rsidR="00370B4E">
          <w:rPr>
            <w:webHidden/>
          </w:rPr>
          <w:instrText xml:space="preserve"> PAGEREF _Toc509367238 \h </w:instrText>
        </w:r>
        <w:r w:rsidR="00370B4E">
          <w:rPr>
            <w:webHidden/>
          </w:rPr>
        </w:r>
        <w:r w:rsidR="00370B4E">
          <w:rPr>
            <w:webHidden/>
          </w:rPr>
          <w:fldChar w:fldCharType="separate"/>
        </w:r>
        <w:r w:rsidR="00370B4E">
          <w:rPr>
            <w:webHidden/>
          </w:rPr>
          <w:t>124</w:t>
        </w:r>
        <w:r w:rsidR="00370B4E">
          <w:rPr>
            <w:webHidden/>
          </w:rPr>
          <w:fldChar w:fldCharType="end"/>
        </w:r>
      </w:hyperlink>
    </w:p>
    <w:p w14:paraId="3B53712C" w14:textId="77777777" w:rsidR="00370B4E" w:rsidRDefault="00C16FED">
      <w:pPr>
        <w:pStyle w:val="TOC1"/>
        <w:rPr>
          <w:rFonts w:asciiTheme="minorHAnsi" w:eastAsiaTheme="minorEastAsia" w:hAnsiTheme="minorHAnsi" w:cstheme="minorBidi"/>
          <w:spacing w:val="0"/>
          <w:sz w:val="22"/>
          <w:szCs w:val="22"/>
          <w:lang w:eastAsia="en-US"/>
        </w:rPr>
      </w:pPr>
      <w:hyperlink w:anchor="_Toc509367239" w:history="1">
        <w:r w:rsidR="00370B4E" w:rsidRPr="00927041">
          <w:rPr>
            <w:rStyle w:val="Hyperlink"/>
          </w:rPr>
          <w:t>12</w:t>
        </w:r>
        <w:r w:rsidR="00370B4E">
          <w:rPr>
            <w:rFonts w:asciiTheme="minorHAnsi" w:eastAsiaTheme="minorEastAsia" w:hAnsiTheme="minorHAnsi" w:cstheme="minorBidi"/>
            <w:spacing w:val="0"/>
            <w:sz w:val="22"/>
            <w:szCs w:val="22"/>
            <w:lang w:eastAsia="en-US"/>
          </w:rPr>
          <w:tab/>
        </w:r>
        <w:r w:rsidR="00370B4E" w:rsidRPr="00927041">
          <w:rPr>
            <w:rStyle w:val="Hyperlink"/>
          </w:rPr>
          <w:t>Messaging</w:t>
        </w:r>
        <w:r w:rsidR="00370B4E">
          <w:rPr>
            <w:webHidden/>
          </w:rPr>
          <w:tab/>
        </w:r>
        <w:r w:rsidR="00370B4E">
          <w:rPr>
            <w:webHidden/>
          </w:rPr>
          <w:fldChar w:fldCharType="begin"/>
        </w:r>
        <w:r w:rsidR="00370B4E">
          <w:rPr>
            <w:webHidden/>
          </w:rPr>
          <w:instrText xml:space="preserve"> PAGEREF _Toc509367239 \h </w:instrText>
        </w:r>
        <w:r w:rsidR="00370B4E">
          <w:rPr>
            <w:webHidden/>
          </w:rPr>
        </w:r>
        <w:r w:rsidR="00370B4E">
          <w:rPr>
            <w:webHidden/>
          </w:rPr>
          <w:fldChar w:fldCharType="separate"/>
        </w:r>
        <w:r w:rsidR="00370B4E">
          <w:rPr>
            <w:webHidden/>
          </w:rPr>
          <w:t>125</w:t>
        </w:r>
        <w:r w:rsidR="00370B4E">
          <w:rPr>
            <w:webHidden/>
          </w:rPr>
          <w:fldChar w:fldCharType="end"/>
        </w:r>
      </w:hyperlink>
    </w:p>
    <w:p w14:paraId="0B2969C6" w14:textId="77777777" w:rsidR="00370B4E" w:rsidRDefault="00C16FED">
      <w:pPr>
        <w:pStyle w:val="TOC2"/>
        <w:rPr>
          <w:rFonts w:asciiTheme="minorHAnsi" w:eastAsiaTheme="minorEastAsia" w:hAnsiTheme="minorHAnsi" w:cstheme="minorBidi"/>
          <w:spacing w:val="0"/>
          <w:sz w:val="22"/>
          <w:szCs w:val="22"/>
          <w:lang w:eastAsia="en-US"/>
        </w:rPr>
      </w:pPr>
      <w:hyperlink w:anchor="_Toc509367240" w:history="1">
        <w:r w:rsidR="00370B4E" w:rsidRPr="00927041">
          <w:rPr>
            <w:rStyle w:val="Hyperlink"/>
          </w:rPr>
          <w:t>12.1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_Toc509367240 \h </w:instrText>
        </w:r>
        <w:r w:rsidR="00370B4E">
          <w:rPr>
            <w:webHidden/>
          </w:rPr>
        </w:r>
        <w:r w:rsidR="00370B4E">
          <w:rPr>
            <w:webHidden/>
          </w:rPr>
          <w:fldChar w:fldCharType="separate"/>
        </w:r>
        <w:r w:rsidR="00370B4E">
          <w:rPr>
            <w:webHidden/>
          </w:rPr>
          <w:t>125</w:t>
        </w:r>
        <w:r w:rsidR="00370B4E">
          <w:rPr>
            <w:webHidden/>
          </w:rPr>
          <w:fldChar w:fldCharType="end"/>
        </w:r>
      </w:hyperlink>
    </w:p>
    <w:p w14:paraId="4ECB7AAA" w14:textId="77777777" w:rsidR="00370B4E" w:rsidRDefault="00C16FED">
      <w:pPr>
        <w:pStyle w:val="TOC2"/>
        <w:rPr>
          <w:rFonts w:asciiTheme="minorHAnsi" w:eastAsiaTheme="minorEastAsia" w:hAnsiTheme="minorHAnsi" w:cstheme="minorBidi"/>
          <w:spacing w:val="0"/>
          <w:sz w:val="22"/>
          <w:szCs w:val="22"/>
          <w:lang w:eastAsia="en-US"/>
        </w:rPr>
      </w:pPr>
      <w:hyperlink w:anchor="_Toc509367241" w:history="1">
        <w:r w:rsidR="00370B4E" w:rsidRPr="00927041">
          <w:rPr>
            <w:rStyle w:val="Hyperlink"/>
          </w:rPr>
          <w:t>12.2</w:t>
        </w:r>
        <w:r w:rsidR="00370B4E">
          <w:rPr>
            <w:rFonts w:asciiTheme="minorHAnsi" w:eastAsiaTheme="minorEastAsia" w:hAnsiTheme="minorHAnsi" w:cstheme="minorBidi"/>
            <w:spacing w:val="0"/>
            <w:sz w:val="22"/>
            <w:szCs w:val="22"/>
            <w:lang w:eastAsia="en-US"/>
          </w:rPr>
          <w:tab/>
        </w:r>
        <w:r w:rsidR="00370B4E" w:rsidRPr="00927041">
          <w:rPr>
            <w:rStyle w:val="Hyperlink"/>
          </w:rPr>
          <w:t>Mapping of CRUDN to CoAP</w:t>
        </w:r>
        <w:r w:rsidR="00370B4E">
          <w:rPr>
            <w:webHidden/>
          </w:rPr>
          <w:tab/>
        </w:r>
        <w:r w:rsidR="00370B4E">
          <w:rPr>
            <w:webHidden/>
          </w:rPr>
          <w:fldChar w:fldCharType="begin"/>
        </w:r>
        <w:r w:rsidR="00370B4E">
          <w:rPr>
            <w:webHidden/>
          </w:rPr>
          <w:instrText xml:space="preserve"> PAGEREF _Toc509367241 \h </w:instrText>
        </w:r>
        <w:r w:rsidR="00370B4E">
          <w:rPr>
            <w:webHidden/>
          </w:rPr>
        </w:r>
        <w:r w:rsidR="00370B4E">
          <w:rPr>
            <w:webHidden/>
          </w:rPr>
          <w:fldChar w:fldCharType="separate"/>
        </w:r>
        <w:r w:rsidR="00370B4E">
          <w:rPr>
            <w:webHidden/>
          </w:rPr>
          <w:t>126</w:t>
        </w:r>
        <w:r w:rsidR="00370B4E">
          <w:rPr>
            <w:webHidden/>
          </w:rPr>
          <w:fldChar w:fldCharType="end"/>
        </w:r>
      </w:hyperlink>
    </w:p>
    <w:p w14:paraId="6F2DAC43"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2" w:history="1">
        <w:r w:rsidR="00370B4E" w:rsidRPr="00927041">
          <w:rPr>
            <w:rStyle w:val="Hyperlink"/>
          </w:rPr>
          <w:t>12.2.1</w:t>
        </w:r>
        <w:r w:rsidR="00370B4E">
          <w:rPr>
            <w:rFonts w:asciiTheme="minorHAnsi" w:eastAsiaTheme="minorEastAsia" w:hAnsiTheme="minorHAnsi" w:cstheme="minorBidi"/>
            <w:spacing w:val="0"/>
            <w:sz w:val="22"/>
            <w:szCs w:val="22"/>
            <w:lang w:eastAsia="en-US"/>
          </w:rPr>
          <w:tab/>
        </w:r>
        <w:r w:rsidR="00370B4E" w:rsidRPr="00927041">
          <w:rPr>
            <w:rStyle w:val="Hyperlink"/>
          </w:rPr>
          <w:t>Overview</w:t>
        </w:r>
        <w:r w:rsidR="00370B4E">
          <w:rPr>
            <w:webHidden/>
          </w:rPr>
          <w:tab/>
        </w:r>
        <w:r w:rsidR="00370B4E">
          <w:rPr>
            <w:webHidden/>
          </w:rPr>
          <w:fldChar w:fldCharType="begin"/>
        </w:r>
        <w:r w:rsidR="00370B4E">
          <w:rPr>
            <w:webHidden/>
          </w:rPr>
          <w:instrText xml:space="preserve"> PAGEREF _Toc509367242 \h </w:instrText>
        </w:r>
        <w:r w:rsidR="00370B4E">
          <w:rPr>
            <w:webHidden/>
          </w:rPr>
        </w:r>
        <w:r w:rsidR="00370B4E">
          <w:rPr>
            <w:webHidden/>
          </w:rPr>
          <w:fldChar w:fldCharType="separate"/>
        </w:r>
        <w:r w:rsidR="00370B4E">
          <w:rPr>
            <w:webHidden/>
          </w:rPr>
          <w:t>126</w:t>
        </w:r>
        <w:r w:rsidR="00370B4E">
          <w:rPr>
            <w:webHidden/>
          </w:rPr>
          <w:fldChar w:fldCharType="end"/>
        </w:r>
      </w:hyperlink>
    </w:p>
    <w:p w14:paraId="463684BE"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3" w:history="1">
        <w:r w:rsidR="00370B4E" w:rsidRPr="00927041">
          <w:rPr>
            <w:rStyle w:val="Hyperlink"/>
          </w:rPr>
          <w:t>12.2.2</w:t>
        </w:r>
        <w:r w:rsidR="00370B4E">
          <w:rPr>
            <w:rFonts w:asciiTheme="minorHAnsi" w:eastAsiaTheme="minorEastAsia" w:hAnsiTheme="minorHAnsi" w:cstheme="minorBidi"/>
            <w:spacing w:val="0"/>
            <w:sz w:val="22"/>
            <w:szCs w:val="22"/>
            <w:lang w:eastAsia="en-US"/>
          </w:rPr>
          <w:tab/>
        </w:r>
        <w:r w:rsidR="00370B4E" w:rsidRPr="00927041">
          <w:rPr>
            <w:rStyle w:val="Hyperlink"/>
          </w:rPr>
          <w:t>URIs</w:t>
        </w:r>
        <w:r w:rsidR="00370B4E">
          <w:rPr>
            <w:webHidden/>
          </w:rPr>
          <w:tab/>
        </w:r>
        <w:r w:rsidR="00370B4E">
          <w:rPr>
            <w:webHidden/>
          </w:rPr>
          <w:fldChar w:fldCharType="begin"/>
        </w:r>
        <w:r w:rsidR="00370B4E">
          <w:rPr>
            <w:webHidden/>
          </w:rPr>
          <w:instrText xml:space="preserve"> PAGEREF _Toc509367243 \h </w:instrText>
        </w:r>
        <w:r w:rsidR="00370B4E">
          <w:rPr>
            <w:webHidden/>
          </w:rPr>
        </w:r>
        <w:r w:rsidR="00370B4E">
          <w:rPr>
            <w:webHidden/>
          </w:rPr>
          <w:fldChar w:fldCharType="separate"/>
        </w:r>
        <w:r w:rsidR="00370B4E">
          <w:rPr>
            <w:webHidden/>
          </w:rPr>
          <w:t>126</w:t>
        </w:r>
        <w:r w:rsidR="00370B4E">
          <w:rPr>
            <w:webHidden/>
          </w:rPr>
          <w:fldChar w:fldCharType="end"/>
        </w:r>
      </w:hyperlink>
    </w:p>
    <w:p w14:paraId="348F575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4" w:history="1">
        <w:r w:rsidR="00370B4E" w:rsidRPr="00927041">
          <w:rPr>
            <w:rStyle w:val="Hyperlink"/>
          </w:rPr>
          <w:t>12.2.3</w:t>
        </w:r>
        <w:r w:rsidR="00370B4E">
          <w:rPr>
            <w:rFonts w:asciiTheme="minorHAnsi" w:eastAsiaTheme="minorEastAsia" w:hAnsiTheme="minorHAnsi" w:cstheme="minorBidi"/>
            <w:spacing w:val="0"/>
            <w:sz w:val="22"/>
            <w:szCs w:val="22"/>
            <w:lang w:eastAsia="en-US"/>
          </w:rPr>
          <w:tab/>
        </w:r>
        <w:r w:rsidR="00370B4E" w:rsidRPr="00927041">
          <w:rPr>
            <w:rStyle w:val="Hyperlink"/>
          </w:rPr>
          <w:t>CoAP method with request and response</w:t>
        </w:r>
        <w:r w:rsidR="00370B4E">
          <w:rPr>
            <w:webHidden/>
          </w:rPr>
          <w:tab/>
        </w:r>
        <w:r w:rsidR="00370B4E">
          <w:rPr>
            <w:webHidden/>
          </w:rPr>
          <w:fldChar w:fldCharType="begin"/>
        </w:r>
        <w:r w:rsidR="00370B4E">
          <w:rPr>
            <w:webHidden/>
          </w:rPr>
          <w:instrText xml:space="preserve"> PAGEREF _Toc509367244 \h </w:instrText>
        </w:r>
        <w:r w:rsidR="00370B4E">
          <w:rPr>
            <w:webHidden/>
          </w:rPr>
        </w:r>
        <w:r w:rsidR="00370B4E">
          <w:rPr>
            <w:webHidden/>
          </w:rPr>
          <w:fldChar w:fldCharType="separate"/>
        </w:r>
        <w:r w:rsidR="00370B4E">
          <w:rPr>
            <w:webHidden/>
          </w:rPr>
          <w:t>126</w:t>
        </w:r>
        <w:r w:rsidR="00370B4E">
          <w:rPr>
            <w:webHidden/>
          </w:rPr>
          <w:fldChar w:fldCharType="end"/>
        </w:r>
      </w:hyperlink>
    </w:p>
    <w:p w14:paraId="7A16C18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5" w:history="1">
        <w:r w:rsidR="00370B4E" w:rsidRPr="00927041">
          <w:rPr>
            <w:rStyle w:val="Hyperlink"/>
          </w:rPr>
          <w:t>12.2.4</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Content-Format negotiation</w:t>
        </w:r>
        <w:r w:rsidR="00370B4E">
          <w:rPr>
            <w:webHidden/>
          </w:rPr>
          <w:tab/>
        </w:r>
        <w:r w:rsidR="00370B4E">
          <w:rPr>
            <w:webHidden/>
          </w:rPr>
          <w:fldChar w:fldCharType="begin"/>
        </w:r>
        <w:r w:rsidR="00370B4E">
          <w:rPr>
            <w:webHidden/>
          </w:rPr>
          <w:instrText xml:space="preserve"> PAGEREF _Toc509367245 \h </w:instrText>
        </w:r>
        <w:r w:rsidR="00370B4E">
          <w:rPr>
            <w:webHidden/>
          </w:rPr>
        </w:r>
        <w:r w:rsidR="00370B4E">
          <w:rPr>
            <w:webHidden/>
          </w:rPr>
          <w:fldChar w:fldCharType="separate"/>
        </w:r>
        <w:r w:rsidR="00370B4E">
          <w:rPr>
            <w:webHidden/>
          </w:rPr>
          <w:t>128</w:t>
        </w:r>
        <w:r w:rsidR="00370B4E">
          <w:rPr>
            <w:webHidden/>
          </w:rPr>
          <w:fldChar w:fldCharType="end"/>
        </w:r>
      </w:hyperlink>
    </w:p>
    <w:p w14:paraId="560A5957"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6" w:history="1">
        <w:r w:rsidR="00370B4E" w:rsidRPr="00927041">
          <w:rPr>
            <w:rStyle w:val="Hyperlink"/>
          </w:rPr>
          <w:t>12.2.5</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OCF-Content-Format-Version information</w:t>
        </w:r>
        <w:r w:rsidR="00370B4E">
          <w:rPr>
            <w:webHidden/>
          </w:rPr>
          <w:tab/>
        </w:r>
        <w:r w:rsidR="00370B4E">
          <w:rPr>
            <w:webHidden/>
          </w:rPr>
          <w:fldChar w:fldCharType="begin"/>
        </w:r>
        <w:r w:rsidR="00370B4E">
          <w:rPr>
            <w:webHidden/>
          </w:rPr>
          <w:instrText xml:space="preserve"> PAGEREF _Toc509367246 \h </w:instrText>
        </w:r>
        <w:r w:rsidR="00370B4E">
          <w:rPr>
            <w:webHidden/>
          </w:rPr>
        </w:r>
        <w:r w:rsidR="00370B4E">
          <w:rPr>
            <w:webHidden/>
          </w:rPr>
          <w:fldChar w:fldCharType="separate"/>
        </w:r>
        <w:r w:rsidR="00370B4E">
          <w:rPr>
            <w:webHidden/>
          </w:rPr>
          <w:t>129</w:t>
        </w:r>
        <w:r w:rsidR="00370B4E">
          <w:rPr>
            <w:webHidden/>
          </w:rPr>
          <w:fldChar w:fldCharType="end"/>
        </w:r>
      </w:hyperlink>
    </w:p>
    <w:p w14:paraId="6612329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7" w:history="1">
        <w:r w:rsidR="00370B4E" w:rsidRPr="00927041">
          <w:rPr>
            <w:rStyle w:val="Hyperlink"/>
          </w:rPr>
          <w:t>12.2.6</w:t>
        </w:r>
        <w:r w:rsidR="00370B4E">
          <w:rPr>
            <w:rFonts w:asciiTheme="minorHAnsi" w:eastAsiaTheme="minorEastAsia" w:hAnsiTheme="minorHAnsi" w:cstheme="minorBidi"/>
            <w:spacing w:val="0"/>
            <w:sz w:val="22"/>
            <w:szCs w:val="22"/>
            <w:lang w:eastAsia="en-US"/>
          </w:rPr>
          <w:tab/>
        </w:r>
        <w:r w:rsidR="00370B4E" w:rsidRPr="00927041">
          <w:rPr>
            <w:rStyle w:val="Hyperlink"/>
          </w:rPr>
          <w:t>Content-Format policy</w:t>
        </w:r>
        <w:r w:rsidR="00370B4E">
          <w:rPr>
            <w:webHidden/>
          </w:rPr>
          <w:tab/>
        </w:r>
        <w:r w:rsidR="00370B4E">
          <w:rPr>
            <w:webHidden/>
          </w:rPr>
          <w:fldChar w:fldCharType="begin"/>
        </w:r>
        <w:r w:rsidR="00370B4E">
          <w:rPr>
            <w:webHidden/>
          </w:rPr>
          <w:instrText xml:space="preserve"> PAGEREF _Toc509367247 \h </w:instrText>
        </w:r>
        <w:r w:rsidR="00370B4E">
          <w:rPr>
            <w:webHidden/>
          </w:rPr>
        </w:r>
        <w:r w:rsidR="00370B4E">
          <w:rPr>
            <w:webHidden/>
          </w:rPr>
          <w:fldChar w:fldCharType="separate"/>
        </w:r>
        <w:r w:rsidR="00370B4E">
          <w:rPr>
            <w:webHidden/>
          </w:rPr>
          <w:t>129</w:t>
        </w:r>
        <w:r w:rsidR="00370B4E">
          <w:rPr>
            <w:webHidden/>
          </w:rPr>
          <w:fldChar w:fldCharType="end"/>
        </w:r>
      </w:hyperlink>
    </w:p>
    <w:p w14:paraId="632C092C"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8" w:history="1">
        <w:r w:rsidR="00370B4E" w:rsidRPr="00927041">
          <w:rPr>
            <w:rStyle w:val="Hyperlink"/>
          </w:rPr>
          <w:t>12.2.7</w:t>
        </w:r>
        <w:r w:rsidR="00370B4E">
          <w:rPr>
            <w:rFonts w:asciiTheme="minorHAnsi" w:eastAsiaTheme="minorEastAsia" w:hAnsiTheme="minorHAnsi" w:cstheme="minorBidi"/>
            <w:spacing w:val="0"/>
            <w:sz w:val="22"/>
            <w:szCs w:val="22"/>
            <w:lang w:eastAsia="en-US"/>
          </w:rPr>
          <w:tab/>
        </w:r>
        <w:r w:rsidR="00370B4E" w:rsidRPr="00927041">
          <w:rPr>
            <w:rStyle w:val="Hyperlink"/>
          </w:rPr>
          <w:t>CRUDN to CoAP response codes</w:t>
        </w:r>
        <w:r w:rsidR="00370B4E">
          <w:rPr>
            <w:webHidden/>
          </w:rPr>
          <w:tab/>
        </w:r>
        <w:r w:rsidR="00370B4E">
          <w:rPr>
            <w:webHidden/>
          </w:rPr>
          <w:fldChar w:fldCharType="begin"/>
        </w:r>
        <w:r w:rsidR="00370B4E">
          <w:rPr>
            <w:webHidden/>
          </w:rPr>
          <w:instrText xml:space="preserve"> PAGEREF _Toc509367248 \h </w:instrText>
        </w:r>
        <w:r w:rsidR="00370B4E">
          <w:rPr>
            <w:webHidden/>
          </w:rPr>
        </w:r>
        <w:r w:rsidR="00370B4E">
          <w:rPr>
            <w:webHidden/>
          </w:rPr>
          <w:fldChar w:fldCharType="separate"/>
        </w:r>
        <w:r w:rsidR="00370B4E">
          <w:rPr>
            <w:webHidden/>
          </w:rPr>
          <w:t>132</w:t>
        </w:r>
        <w:r w:rsidR="00370B4E">
          <w:rPr>
            <w:webHidden/>
          </w:rPr>
          <w:fldChar w:fldCharType="end"/>
        </w:r>
      </w:hyperlink>
    </w:p>
    <w:p w14:paraId="2B68C4E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49" w:history="1">
        <w:r w:rsidR="00370B4E" w:rsidRPr="00927041">
          <w:rPr>
            <w:rStyle w:val="Hyperlink"/>
          </w:rPr>
          <w:t>12.2.8</w:t>
        </w:r>
        <w:r w:rsidR="00370B4E">
          <w:rPr>
            <w:rFonts w:asciiTheme="minorHAnsi" w:eastAsiaTheme="minorEastAsia" w:hAnsiTheme="minorHAnsi" w:cstheme="minorBidi"/>
            <w:spacing w:val="0"/>
            <w:sz w:val="22"/>
            <w:szCs w:val="22"/>
            <w:lang w:eastAsia="en-US"/>
          </w:rPr>
          <w:tab/>
        </w:r>
        <w:r w:rsidR="00370B4E" w:rsidRPr="00927041">
          <w:rPr>
            <w:rStyle w:val="Hyperlink"/>
          </w:rPr>
          <w:t>CoAP block transfer</w:t>
        </w:r>
        <w:r w:rsidR="00370B4E">
          <w:rPr>
            <w:webHidden/>
          </w:rPr>
          <w:tab/>
        </w:r>
        <w:r w:rsidR="00370B4E">
          <w:rPr>
            <w:webHidden/>
          </w:rPr>
          <w:fldChar w:fldCharType="begin"/>
        </w:r>
        <w:r w:rsidR="00370B4E">
          <w:rPr>
            <w:webHidden/>
          </w:rPr>
          <w:instrText xml:space="preserve"> PAGEREF _Toc509367249 \h </w:instrText>
        </w:r>
        <w:r w:rsidR="00370B4E">
          <w:rPr>
            <w:webHidden/>
          </w:rPr>
        </w:r>
        <w:r w:rsidR="00370B4E">
          <w:rPr>
            <w:webHidden/>
          </w:rPr>
          <w:fldChar w:fldCharType="separate"/>
        </w:r>
        <w:r w:rsidR="00370B4E">
          <w:rPr>
            <w:webHidden/>
          </w:rPr>
          <w:t>132</w:t>
        </w:r>
        <w:r w:rsidR="00370B4E">
          <w:rPr>
            <w:webHidden/>
          </w:rPr>
          <w:fldChar w:fldCharType="end"/>
        </w:r>
      </w:hyperlink>
    </w:p>
    <w:p w14:paraId="6D56F602" w14:textId="77777777" w:rsidR="00370B4E" w:rsidRDefault="00C16FED">
      <w:pPr>
        <w:pStyle w:val="TOC2"/>
        <w:rPr>
          <w:rFonts w:asciiTheme="minorHAnsi" w:eastAsiaTheme="minorEastAsia" w:hAnsiTheme="minorHAnsi" w:cstheme="minorBidi"/>
          <w:spacing w:val="0"/>
          <w:sz w:val="22"/>
          <w:szCs w:val="22"/>
          <w:lang w:eastAsia="en-US"/>
        </w:rPr>
      </w:pPr>
      <w:hyperlink w:anchor="_Toc509367250" w:history="1">
        <w:r w:rsidR="00370B4E" w:rsidRPr="00927041">
          <w:rPr>
            <w:rStyle w:val="Hyperlink"/>
          </w:rPr>
          <w:t>12.3</w:t>
        </w:r>
        <w:r w:rsidR="00370B4E">
          <w:rPr>
            <w:rFonts w:asciiTheme="minorHAnsi" w:eastAsiaTheme="minorEastAsia" w:hAnsiTheme="minorHAnsi" w:cstheme="minorBidi"/>
            <w:spacing w:val="0"/>
            <w:sz w:val="22"/>
            <w:szCs w:val="22"/>
            <w:lang w:eastAsia="en-US"/>
          </w:rPr>
          <w:tab/>
        </w:r>
        <w:r w:rsidR="00370B4E" w:rsidRPr="00927041">
          <w:rPr>
            <w:rStyle w:val="Hyperlink"/>
          </w:rPr>
          <w:t>CoAP serialization over TCP</w:t>
        </w:r>
        <w:r w:rsidR="00370B4E">
          <w:rPr>
            <w:webHidden/>
          </w:rPr>
          <w:tab/>
        </w:r>
        <w:r w:rsidR="00370B4E">
          <w:rPr>
            <w:webHidden/>
          </w:rPr>
          <w:fldChar w:fldCharType="begin"/>
        </w:r>
        <w:r w:rsidR="00370B4E">
          <w:rPr>
            <w:webHidden/>
          </w:rPr>
          <w:instrText xml:space="preserve"> PAGEREF _Toc509367250 \h </w:instrText>
        </w:r>
        <w:r w:rsidR="00370B4E">
          <w:rPr>
            <w:webHidden/>
          </w:rPr>
        </w:r>
        <w:r w:rsidR="00370B4E">
          <w:rPr>
            <w:webHidden/>
          </w:rPr>
          <w:fldChar w:fldCharType="separate"/>
        </w:r>
        <w:r w:rsidR="00370B4E">
          <w:rPr>
            <w:webHidden/>
          </w:rPr>
          <w:t>133</w:t>
        </w:r>
        <w:r w:rsidR="00370B4E">
          <w:rPr>
            <w:webHidden/>
          </w:rPr>
          <w:fldChar w:fldCharType="end"/>
        </w:r>
      </w:hyperlink>
    </w:p>
    <w:p w14:paraId="3C28A2FD"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1" w:history="1">
        <w:r w:rsidR="00370B4E" w:rsidRPr="00927041">
          <w:rPr>
            <w:rStyle w:val="Hyperlink"/>
          </w:rPr>
          <w:t>12.3.1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_Toc509367251 \h </w:instrText>
        </w:r>
        <w:r w:rsidR="00370B4E">
          <w:rPr>
            <w:webHidden/>
          </w:rPr>
        </w:r>
        <w:r w:rsidR="00370B4E">
          <w:rPr>
            <w:webHidden/>
          </w:rPr>
          <w:fldChar w:fldCharType="separate"/>
        </w:r>
        <w:r w:rsidR="00370B4E">
          <w:rPr>
            <w:webHidden/>
          </w:rPr>
          <w:t>133</w:t>
        </w:r>
        <w:r w:rsidR="00370B4E">
          <w:rPr>
            <w:webHidden/>
          </w:rPr>
          <w:fldChar w:fldCharType="end"/>
        </w:r>
      </w:hyperlink>
    </w:p>
    <w:p w14:paraId="7E018BEA"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2" w:history="1">
        <w:r w:rsidR="00370B4E" w:rsidRPr="00927041">
          <w:rPr>
            <w:rStyle w:val="Hyperlink"/>
          </w:rPr>
          <w:t>12.3.2</w:t>
        </w:r>
        <w:r w:rsidR="00370B4E">
          <w:rPr>
            <w:rFonts w:asciiTheme="minorHAnsi" w:eastAsiaTheme="minorEastAsia" w:hAnsiTheme="minorHAnsi" w:cstheme="minorBidi"/>
            <w:spacing w:val="0"/>
            <w:sz w:val="22"/>
            <w:szCs w:val="22"/>
            <w:lang w:eastAsia="en-US"/>
          </w:rPr>
          <w:tab/>
        </w:r>
        <w:r w:rsidR="00370B4E" w:rsidRPr="00927041">
          <w:rPr>
            <w:rStyle w:val="Hyperlink"/>
          </w:rPr>
          <w:t>Indication of support</w:t>
        </w:r>
        <w:r w:rsidR="00370B4E">
          <w:rPr>
            <w:webHidden/>
          </w:rPr>
          <w:tab/>
        </w:r>
        <w:r w:rsidR="00370B4E">
          <w:rPr>
            <w:webHidden/>
          </w:rPr>
          <w:fldChar w:fldCharType="begin"/>
        </w:r>
        <w:r w:rsidR="00370B4E">
          <w:rPr>
            <w:webHidden/>
          </w:rPr>
          <w:instrText xml:space="preserve"> PAGEREF _Toc509367252 \h </w:instrText>
        </w:r>
        <w:r w:rsidR="00370B4E">
          <w:rPr>
            <w:webHidden/>
          </w:rPr>
        </w:r>
        <w:r w:rsidR="00370B4E">
          <w:rPr>
            <w:webHidden/>
          </w:rPr>
          <w:fldChar w:fldCharType="separate"/>
        </w:r>
        <w:r w:rsidR="00370B4E">
          <w:rPr>
            <w:webHidden/>
          </w:rPr>
          <w:t>133</w:t>
        </w:r>
        <w:r w:rsidR="00370B4E">
          <w:rPr>
            <w:webHidden/>
          </w:rPr>
          <w:fldChar w:fldCharType="end"/>
        </w:r>
      </w:hyperlink>
    </w:p>
    <w:p w14:paraId="1C617F34"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3" w:history="1">
        <w:r w:rsidR="00370B4E" w:rsidRPr="00927041">
          <w:rPr>
            <w:rStyle w:val="Hyperlink"/>
          </w:rPr>
          <w:t>12.3.3</w:t>
        </w:r>
        <w:r w:rsidR="00370B4E">
          <w:rPr>
            <w:rFonts w:asciiTheme="minorHAnsi" w:eastAsiaTheme="minorEastAsia" w:hAnsiTheme="minorHAnsi" w:cstheme="minorBidi"/>
            <w:spacing w:val="0"/>
            <w:sz w:val="22"/>
            <w:szCs w:val="22"/>
            <w:lang w:eastAsia="en-US"/>
          </w:rPr>
          <w:tab/>
        </w:r>
        <w:r w:rsidR="00370B4E" w:rsidRPr="00927041">
          <w:rPr>
            <w:rStyle w:val="Hyperlink"/>
          </w:rPr>
          <w:t>Message type and header</w:t>
        </w:r>
        <w:r w:rsidR="00370B4E">
          <w:rPr>
            <w:webHidden/>
          </w:rPr>
          <w:tab/>
        </w:r>
        <w:r w:rsidR="00370B4E">
          <w:rPr>
            <w:webHidden/>
          </w:rPr>
          <w:fldChar w:fldCharType="begin"/>
        </w:r>
        <w:r w:rsidR="00370B4E">
          <w:rPr>
            <w:webHidden/>
          </w:rPr>
          <w:instrText xml:space="preserve"> PAGEREF _Toc509367253 \h </w:instrText>
        </w:r>
        <w:r w:rsidR="00370B4E">
          <w:rPr>
            <w:webHidden/>
          </w:rPr>
        </w:r>
        <w:r w:rsidR="00370B4E">
          <w:rPr>
            <w:webHidden/>
          </w:rPr>
          <w:fldChar w:fldCharType="separate"/>
        </w:r>
        <w:r w:rsidR="00370B4E">
          <w:rPr>
            <w:webHidden/>
          </w:rPr>
          <w:t>133</w:t>
        </w:r>
        <w:r w:rsidR="00370B4E">
          <w:rPr>
            <w:webHidden/>
          </w:rPr>
          <w:fldChar w:fldCharType="end"/>
        </w:r>
      </w:hyperlink>
    </w:p>
    <w:p w14:paraId="6359B6A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4" w:history="1">
        <w:r w:rsidR="00370B4E" w:rsidRPr="00927041">
          <w:rPr>
            <w:rStyle w:val="Hyperlink"/>
          </w:rPr>
          <w:t>12.3.4</w:t>
        </w:r>
        <w:r w:rsidR="00370B4E">
          <w:rPr>
            <w:rFonts w:asciiTheme="minorHAnsi" w:eastAsiaTheme="minorEastAsia" w:hAnsiTheme="minorHAnsi" w:cstheme="minorBidi"/>
            <w:spacing w:val="0"/>
            <w:sz w:val="22"/>
            <w:szCs w:val="22"/>
            <w:lang w:eastAsia="en-US"/>
          </w:rPr>
          <w:tab/>
        </w:r>
        <w:r w:rsidR="00370B4E" w:rsidRPr="00927041">
          <w:rPr>
            <w:rStyle w:val="Hyperlink"/>
          </w:rPr>
          <w:t>URI scheme</w:t>
        </w:r>
        <w:r w:rsidR="00370B4E">
          <w:rPr>
            <w:webHidden/>
          </w:rPr>
          <w:tab/>
        </w:r>
        <w:r w:rsidR="00370B4E">
          <w:rPr>
            <w:webHidden/>
          </w:rPr>
          <w:fldChar w:fldCharType="begin"/>
        </w:r>
        <w:r w:rsidR="00370B4E">
          <w:rPr>
            <w:webHidden/>
          </w:rPr>
          <w:instrText xml:space="preserve"> PAGEREF _Toc509367254 \h </w:instrText>
        </w:r>
        <w:r w:rsidR="00370B4E">
          <w:rPr>
            <w:webHidden/>
          </w:rPr>
        </w:r>
        <w:r w:rsidR="00370B4E">
          <w:rPr>
            <w:webHidden/>
          </w:rPr>
          <w:fldChar w:fldCharType="separate"/>
        </w:r>
        <w:r w:rsidR="00370B4E">
          <w:rPr>
            <w:webHidden/>
          </w:rPr>
          <w:t>133</w:t>
        </w:r>
        <w:r w:rsidR="00370B4E">
          <w:rPr>
            <w:webHidden/>
          </w:rPr>
          <w:fldChar w:fldCharType="end"/>
        </w:r>
      </w:hyperlink>
    </w:p>
    <w:p w14:paraId="03C0C01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5" w:history="1">
        <w:r w:rsidR="00370B4E" w:rsidRPr="00927041">
          <w:rPr>
            <w:rStyle w:val="Hyperlink"/>
          </w:rPr>
          <w:t>12.3.5</w:t>
        </w:r>
        <w:r w:rsidR="00370B4E">
          <w:rPr>
            <w:rFonts w:asciiTheme="minorHAnsi" w:eastAsiaTheme="minorEastAsia" w:hAnsiTheme="minorHAnsi" w:cstheme="minorBidi"/>
            <w:spacing w:val="0"/>
            <w:sz w:val="22"/>
            <w:szCs w:val="22"/>
            <w:lang w:eastAsia="en-US"/>
          </w:rPr>
          <w:tab/>
        </w:r>
        <w:r w:rsidR="00370B4E" w:rsidRPr="00927041">
          <w:rPr>
            <w:rStyle w:val="Hyperlink"/>
          </w:rPr>
          <w:t>KeepAlive</w:t>
        </w:r>
        <w:r w:rsidR="00370B4E">
          <w:rPr>
            <w:webHidden/>
          </w:rPr>
          <w:tab/>
        </w:r>
        <w:r w:rsidR="00370B4E">
          <w:rPr>
            <w:webHidden/>
          </w:rPr>
          <w:fldChar w:fldCharType="begin"/>
        </w:r>
        <w:r w:rsidR="00370B4E">
          <w:rPr>
            <w:webHidden/>
          </w:rPr>
          <w:instrText xml:space="preserve"> PAGEREF _Toc509367255 \h </w:instrText>
        </w:r>
        <w:r w:rsidR="00370B4E">
          <w:rPr>
            <w:webHidden/>
          </w:rPr>
        </w:r>
        <w:r w:rsidR="00370B4E">
          <w:rPr>
            <w:webHidden/>
          </w:rPr>
          <w:fldChar w:fldCharType="separate"/>
        </w:r>
        <w:r w:rsidR="00370B4E">
          <w:rPr>
            <w:webHidden/>
          </w:rPr>
          <w:t>133</w:t>
        </w:r>
        <w:r w:rsidR="00370B4E">
          <w:rPr>
            <w:webHidden/>
          </w:rPr>
          <w:fldChar w:fldCharType="end"/>
        </w:r>
      </w:hyperlink>
    </w:p>
    <w:p w14:paraId="14961EA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56" w:history="1">
        <w:r w:rsidR="00370B4E" w:rsidRPr="00927041">
          <w:rPr>
            <w:rStyle w:val="Hyperlink"/>
          </w:rPr>
          <w:t>12.3.6</w:t>
        </w:r>
        <w:r w:rsidR="00370B4E">
          <w:rPr>
            <w:rFonts w:asciiTheme="minorHAnsi" w:eastAsiaTheme="minorEastAsia" w:hAnsiTheme="minorHAnsi" w:cstheme="minorBidi"/>
            <w:spacing w:val="0"/>
            <w:sz w:val="22"/>
            <w:szCs w:val="22"/>
            <w:lang w:eastAsia="en-US"/>
          </w:rPr>
          <w:tab/>
        </w:r>
        <w:r w:rsidR="00370B4E" w:rsidRPr="00927041">
          <w:rPr>
            <w:rStyle w:val="Hyperlink"/>
          </w:rPr>
          <w:t>CoAP native Cloud</w:t>
        </w:r>
        <w:r w:rsidR="00370B4E">
          <w:rPr>
            <w:webHidden/>
          </w:rPr>
          <w:tab/>
        </w:r>
        <w:r w:rsidR="00370B4E">
          <w:rPr>
            <w:webHidden/>
          </w:rPr>
          <w:fldChar w:fldCharType="begin"/>
        </w:r>
        <w:r w:rsidR="00370B4E">
          <w:rPr>
            <w:webHidden/>
          </w:rPr>
          <w:instrText xml:space="preserve"> PAGEREF _Toc509367256 \h </w:instrText>
        </w:r>
        <w:r w:rsidR="00370B4E">
          <w:rPr>
            <w:webHidden/>
          </w:rPr>
        </w:r>
        <w:r w:rsidR="00370B4E">
          <w:rPr>
            <w:webHidden/>
          </w:rPr>
          <w:fldChar w:fldCharType="separate"/>
        </w:r>
        <w:r w:rsidR="00370B4E">
          <w:rPr>
            <w:webHidden/>
          </w:rPr>
          <w:t>133</w:t>
        </w:r>
        <w:r w:rsidR="00370B4E">
          <w:rPr>
            <w:webHidden/>
          </w:rPr>
          <w:fldChar w:fldCharType="end"/>
        </w:r>
      </w:hyperlink>
    </w:p>
    <w:p w14:paraId="5E21CC05" w14:textId="77777777" w:rsidR="00370B4E" w:rsidRDefault="00C16FED">
      <w:pPr>
        <w:pStyle w:val="TOC2"/>
        <w:rPr>
          <w:rFonts w:asciiTheme="minorHAnsi" w:eastAsiaTheme="minorEastAsia" w:hAnsiTheme="minorHAnsi" w:cstheme="minorBidi"/>
          <w:spacing w:val="0"/>
          <w:sz w:val="22"/>
          <w:szCs w:val="22"/>
          <w:lang w:eastAsia="en-US"/>
        </w:rPr>
      </w:pPr>
      <w:hyperlink w:anchor="_Toc509367257" w:history="1">
        <w:r w:rsidR="00370B4E" w:rsidRPr="00927041">
          <w:rPr>
            <w:rStyle w:val="Hyperlink"/>
          </w:rPr>
          <w:t>12.4</w:t>
        </w:r>
        <w:r w:rsidR="00370B4E">
          <w:rPr>
            <w:rFonts w:asciiTheme="minorHAnsi" w:eastAsiaTheme="minorEastAsia" w:hAnsiTheme="minorHAnsi" w:cstheme="minorBidi"/>
            <w:spacing w:val="0"/>
            <w:sz w:val="22"/>
            <w:szCs w:val="22"/>
            <w:lang w:eastAsia="en-US"/>
          </w:rPr>
          <w:tab/>
        </w:r>
        <w:r w:rsidR="00370B4E" w:rsidRPr="00927041">
          <w:rPr>
            <w:rStyle w:val="Hyperlink"/>
          </w:rPr>
          <w:t>Payload Encoding in CBOR</w:t>
        </w:r>
        <w:r w:rsidR="00370B4E">
          <w:rPr>
            <w:webHidden/>
          </w:rPr>
          <w:tab/>
        </w:r>
        <w:r w:rsidR="00370B4E">
          <w:rPr>
            <w:webHidden/>
          </w:rPr>
          <w:fldChar w:fldCharType="begin"/>
        </w:r>
        <w:r w:rsidR="00370B4E">
          <w:rPr>
            <w:webHidden/>
          </w:rPr>
          <w:instrText xml:space="preserve"> PAGEREF _Toc509367257 \h </w:instrText>
        </w:r>
        <w:r w:rsidR="00370B4E">
          <w:rPr>
            <w:webHidden/>
          </w:rPr>
        </w:r>
        <w:r w:rsidR="00370B4E">
          <w:rPr>
            <w:webHidden/>
          </w:rPr>
          <w:fldChar w:fldCharType="separate"/>
        </w:r>
        <w:r w:rsidR="00370B4E">
          <w:rPr>
            <w:webHidden/>
          </w:rPr>
          <w:t>136</w:t>
        </w:r>
        <w:r w:rsidR="00370B4E">
          <w:rPr>
            <w:webHidden/>
          </w:rPr>
          <w:fldChar w:fldCharType="end"/>
        </w:r>
      </w:hyperlink>
    </w:p>
    <w:p w14:paraId="519CCB3C" w14:textId="77777777" w:rsidR="00370B4E" w:rsidRDefault="00C16FED">
      <w:pPr>
        <w:pStyle w:val="TOC1"/>
        <w:rPr>
          <w:rFonts w:asciiTheme="minorHAnsi" w:eastAsiaTheme="minorEastAsia" w:hAnsiTheme="minorHAnsi" w:cstheme="minorBidi"/>
          <w:spacing w:val="0"/>
          <w:sz w:val="22"/>
          <w:szCs w:val="22"/>
          <w:lang w:eastAsia="en-US"/>
        </w:rPr>
      </w:pPr>
      <w:hyperlink w:anchor="_Toc509367258" w:history="1">
        <w:r w:rsidR="00370B4E" w:rsidRPr="00927041">
          <w:rPr>
            <w:rStyle w:val="Hyperlink"/>
          </w:rPr>
          <w:t>13</w:t>
        </w:r>
        <w:r w:rsidR="00370B4E">
          <w:rPr>
            <w:rFonts w:asciiTheme="minorHAnsi" w:eastAsiaTheme="minorEastAsia" w:hAnsiTheme="minorHAnsi" w:cstheme="minorBidi"/>
            <w:spacing w:val="0"/>
            <w:sz w:val="22"/>
            <w:szCs w:val="22"/>
            <w:lang w:eastAsia="en-US"/>
          </w:rPr>
          <w:tab/>
        </w:r>
        <w:r w:rsidR="00370B4E" w:rsidRPr="00927041">
          <w:rPr>
            <w:rStyle w:val="Hyperlink"/>
          </w:rPr>
          <w:t>Security</w:t>
        </w:r>
        <w:r w:rsidR="00370B4E">
          <w:rPr>
            <w:webHidden/>
          </w:rPr>
          <w:tab/>
        </w:r>
        <w:r w:rsidR="00370B4E">
          <w:rPr>
            <w:webHidden/>
          </w:rPr>
          <w:fldChar w:fldCharType="begin"/>
        </w:r>
        <w:r w:rsidR="00370B4E">
          <w:rPr>
            <w:webHidden/>
          </w:rPr>
          <w:instrText xml:space="preserve"> PAGEREF _Toc509367258 \h </w:instrText>
        </w:r>
        <w:r w:rsidR="00370B4E">
          <w:rPr>
            <w:webHidden/>
          </w:rPr>
        </w:r>
        <w:r w:rsidR="00370B4E">
          <w:rPr>
            <w:webHidden/>
          </w:rPr>
          <w:fldChar w:fldCharType="separate"/>
        </w:r>
        <w:r w:rsidR="00370B4E">
          <w:rPr>
            <w:webHidden/>
          </w:rPr>
          <w:t>136</w:t>
        </w:r>
        <w:r w:rsidR="00370B4E">
          <w:rPr>
            <w:webHidden/>
          </w:rPr>
          <w:fldChar w:fldCharType="end"/>
        </w:r>
      </w:hyperlink>
    </w:p>
    <w:p w14:paraId="072D9A76" w14:textId="77777777" w:rsidR="00370B4E" w:rsidRDefault="00C16FED">
      <w:pPr>
        <w:pStyle w:val="TOC1"/>
        <w:rPr>
          <w:rFonts w:asciiTheme="minorHAnsi" w:eastAsiaTheme="minorEastAsia" w:hAnsiTheme="minorHAnsi" w:cstheme="minorBidi"/>
          <w:spacing w:val="0"/>
          <w:sz w:val="22"/>
          <w:szCs w:val="22"/>
          <w:lang w:eastAsia="en-US"/>
        </w:rPr>
      </w:pPr>
      <w:hyperlink w:anchor="_Toc509367259" w:history="1">
        <w:r w:rsidR="00370B4E" w:rsidRPr="00927041">
          <w:rPr>
            <w:rStyle w:val="Hyperlink"/>
          </w:rPr>
          <w:t xml:space="preserve">Annex A (informative)  Operation </w:t>
        </w:r>
        <w:r w:rsidR="00370B4E" w:rsidRPr="00927041">
          <w:rPr>
            <w:rStyle w:val="Hyperlink"/>
            <w:lang w:eastAsia="ko-KR"/>
          </w:rPr>
          <w:t>E</w:t>
        </w:r>
        <w:r w:rsidR="00370B4E" w:rsidRPr="00927041">
          <w:rPr>
            <w:rStyle w:val="Hyperlink"/>
          </w:rPr>
          <w:t>xamples</w:t>
        </w:r>
        <w:r w:rsidR="00370B4E">
          <w:rPr>
            <w:webHidden/>
          </w:rPr>
          <w:tab/>
        </w:r>
        <w:r w:rsidR="00370B4E">
          <w:rPr>
            <w:webHidden/>
          </w:rPr>
          <w:fldChar w:fldCharType="begin"/>
        </w:r>
        <w:r w:rsidR="00370B4E">
          <w:rPr>
            <w:webHidden/>
          </w:rPr>
          <w:instrText xml:space="preserve"> PAGEREF _Toc509367259 \h </w:instrText>
        </w:r>
        <w:r w:rsidR="00370B4E">
          <w:rPr>
            <w:webHidden/>
          </w:rPr>
        </w:r>
        <w:r w:rsidR="00370B4E">
          <w:rPr>
            <w:webHidden/>
          </w:rPr>
          <w:fldChar w:fldCharType="separate"/>
        </w:r>
        <w:r w:rsidR="00370B4E">
          <w:rPr>
            <w:webHidden/>
          </w:rPr>
          <w:t>137</w:t>
        </w:r>
        <w:r w:rsidR="00370B4E">
          <w:rPr>
            <w:webHidden/>
          </w:rPr>
          <w:fldChar w:fldCharType="end"/>
        </w:r>
      </w:hyperlink>
    </w:p>
    <w:p w14:paraId="7B8B564A"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0" w:history="1">
        <w:r w:rsidR="00370B4E" w:rsidRPr="00927041">
          <w:rPr>
            <w:rStyle w:val="Hyperlink"/>
            <w:lang w:eastAsia="ko-KR"/>
          </w:rPr>
          <w:t>A.1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Introduction</w:t>
        </w:r>
        <w:r w:rsidR="00370B4E">
          <w:rPr>
            <w:webHidden/>
          </w:rPr>
          <w:tab/>
        </w:r>
        <w:r w:rsidR="00370B4E">
          <w:rPr>
            <w:webHidden/>
          </w:rPr>
          <w:fldChar w:fldCharType="begin"/>
        </w:r>
        <w:r w:rsidR="00370B4E">
          <w:rPr>
            <w:webHidden/>
          </w:rPr>
          <w:instrText xml:space="preserve"> PAGEREF _Toc509367260 \h </w:instrText>
        </w:r>
        <w:r w:rsidR="00370B4E">
          <w:rPr>
            <w:webHidden/>
          </w:rPr>
        </w:r>
        <w:r w:rsidR="00370B4E">
          <w:rPr>
            <w:webHidden/>
          </w:rPr>
          <w:fldChar w:fldCharType="separate"/>
        </w:r>
        <w:r w:rsidR="00370B4E">
          <w:rPr>
            <w:webHidden/>
          </w:rPr>
          <w:t>137</w:t>
        </w:r>
        <w:r w:rsidR="00370B4E">
          <w:rPr>
            <w:webHidden/>
          </w:rPr>
          <w:fldChar w:fldCharType="end"/>
        </w:r>
      </w:hyperlink>
    </w:p>
    <w:p w14:paraId="2B7A4248"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1" w:history="1">
        <w:r w:rsidR="00370B4E" w:rsidRPr="00927041">
          <w:rPr>
            <w:rStyle w:val="Hyperlink"/>
            <w:lang w:eastAsia="ko-KR"/>
          </w:rPr>
          <w:t>A.2</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When at home: From smartphone turn on a single light</w:t>
        </w:r>
        <w:r w:rsidR="00370B4E">
          <w:rPr>
            <w:webHidden/>
          </w:rPr>
          <w:tab/>
        </w:r>
        <w:r w:rsidR="00370B4E">
          <w:rPr>
            <w:webHidden/>
          </w:rPr>
          <w:fldChar w:fldCharType="begin"/>
        </w:r>
        <w:r w:rsidR="00370B4E">
          <w:rPr>
            <w:webHidden/>
          </w:rPr>
          <w:instrText xml:space="preserve"> PAGEREF _Toc509367261 \h </w:instrText>
        </w:r>
        <w:r w:rsidR="00370B4E">
          <w:rPr>
            <w:webHidden/>
          </w:rPr>
        </w:r>
        <w:r w:rsidR="00370B4E">
          <w:rPr>
            <w:webHidden/>
          </w:rPr>
          <w:fldChar w:fldCharType="separate"/>
        </w:r>
        <w:r w:rsidR="00370B4E">
          <w:rPr>
            <w:webHidden/>
          </w:rPr>
          <w:t>137</w:t>
        </w:r>
        <w:r w:rsidR="00370B4E">
          <w:rPr>
            <w:webHidden/>
          </w:rPr>
          <w:fldChar w:fldCharType="end"/>
        </w:r>
      </w:hyperlink>
    </w:p>
    <w:p w14:paraId="0C4D7F21"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2" w:history="1">
        <w:r w:rsidR="00370B4E" w:rsidRPr="00927041">
          <w:rPr>
            <w:rStyle w:val="Hyperlink"/>
            <w:lang w:eastAsia="ko-KR"/>
          </w:rPr>
          <w:t>A.3</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GroupAction execution</w:t>
        </w:r>
        <w:r w:rsidR="00370B4E">
          <w:rPr>
            <w:webHidden/>
          </w:rPr>
          <w:tab/>
        </w:r>
        <w:r w:rsidR="00370B4E">
          <w:rPr>
            <w:webHidden/>
          </w:rPr>
          <w:fldChar w:fldCharType="begin"/>
        </w:r>
        <w:r w:rsidR="00370B4E">
          <w:rPr>
            <w:webHidden/>
          </w:rPr>
          <w:instrText xml:space="preserve"> PAGEREF _Toc509367262 \h </w:instrText>
        </w:r>
        <w:r w:rsidR="00370B4E">
          <w:rPr>
            <w:webHidden/>
          </w:rPr>
        </w:r>
        <w:r w:rsidR="00370B4E">
          <w:rPr>
            <w:webHidden/>
          </w:rPr>
          <w:fldChar w:fldCharType="separate"/>
        </w:r>
        <w:r w:rsidR="00370B4E">
          <w:rPr>
            <w:webHidden/>
          </w:rPr>
          <w:t>138</w:t>
        </w:r>
        <w:r w:rsidR="00370B4E">
          <w:rPr>
            <w:webHidden/>
          </w:rPr>
          <w:fldChar w:fldCharType="end"/>
        </w:r>
      </w:hyperlink>
    </w:p>
    <w:p w14:paraId="1412C698"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3" w:history="1">
        <w:r w:rsidR="00370B4E" w:rsidRPr="00927041">
          <w:rPr>
            <w:rStyle w:val="Hyperlink"/>
            <w:lang w:eastAsia="ko-KR"/>
          </w:rPr>
          <w:t>A.4</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When garage door opens, turn on lights in hall; also notify smartphone</w:t>
        </w:r>
        <w:r w:rsidR="00370B4E">
          <w:rPr>
            <w:webHidden/>
          </w:rPr>
          <w:tab/>
        </w:r>
        <w:r w:rsidR="00370B4E">
          <w:rPr>
            <w:webHidden/>
          </w:rPr>
          <w:fldChar w:fldCharType="begin"/>
        </w:r>
        <w:r w:rsidR="00370B4E">
          <w:rPr>
            <w:webHidden/>
          </w:rPr>
          <w:instrText xml:space="preserve"> PAGEREF _Toc509367263 \h </w:instrText>
        </w:r>
        <w:r w:rsidR="00370B4E">
          <w:rPr>
            <w:webHidden/>
          </w:rPr>
        </w:r>
        <w:r w:rsidR="00370B4E">
          <w:rPr>
            <w:webHidden/>
          </w:rPr>
          <w:fldChar w:fldCharType="separate"/>
        </w:r>
        <w:r w:rsidR="00370B4E">
          <w:rPr>
            <w:webHidden/>
          </w:rPr>
          <w:t>138</w:t>
        </w:r>
        <w:r w:rsidR="00370B4E">
          <w:rPr>
            <w:webHidden/>
          </w:rPr>
          <w:fldChar w:fldCharType="end"/>
        </w:r>
      </w:hyperlink>
    </w:p>
    <w:p w14:paraId="2F597223"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4" w:history="1">
        <w:r w:rsidR="00370B4E" w:rsidRPr="00927041">
          <w:rPr>
            <w:rStyle w:val="Hyperlink"/>
          </w:rPr>
          <w:t>A.5</w:t>
        </w:r>
        <w:r w:rsidR="00370B4E">
          <w:rPr>
            <w:rFonts w:asciiTheme="minorHAnsi" w:eastAsiaTheme="minorEastAsia" w:hAnsiTheme="minorHAnsi" w:cstheme="minorBidi"/>
            <w:spacing w:val="0"/>
            <w:sz w:val="22"/>
            <w:szCs w:val="22"/>
            <w:lang w:eastAsia="en-US"/>
          </w:rPr>
          <w:tab/>
        </w:r>
        <w:r w:rsidR="00370B4E" w:rsidRPr="00927041">
          <w:rPr>
            <w:rStyle w:val="Hyperlink"/>
          </w:rPr>
          <w:t>Device management</w:t>
        </w:r>
        <w:r w:rsidR="00370B4E">
          <w:rPr>
            <w:webHidden/>
          </w:rPr>
          <w:tab/>
        </w:r>
        <w:r w:rsidR="00370B4E">
          <w:rPr>
            <w:webHidden/>
          </w:rPr>
          <w:fldChar w:fldCharType="begin"/>
        </w:r>
        <w:r w:rsidR="00370B4E">
          <w:rPr>
            <w:webHidden/>
          </w:rPr>
          <w:instrText xml:space="preserve"> PAGEREF _Toc509367264 \h </w:instrText>
        </w:r>
        <w:r w:rsidR="00370B4E">
          <w:rPr>
            <w:webHidden/>
          </w:rPr>
        </w:r>
        <w:r w:rsidR="00370B4E">
          <w:rPr>
            <w:webHidden/>
          </w:rPr>
          <w:fldChar w:fldCharType="separate"/>
        </w:r>
        <w:r w:rsidR="00370B4E">
          <w:rPr>
            <w:webHidden/>
          </w:rPr>
          <w:t>138</w:t>
        </w:r>
        <w:r w:rsidR="00370B4E">
          <w:rPr>
            <w:webHidden/>
          </w:rPr>
          <w:fldChar w:fldCharType="end"/>
        </w:r>
      </w:hyperlink>
    </w:p>
    <w:p w14:paraId="157C760B" w14:textId="77777777" w:rsidR="00370B4E" w:rsidRDefault="00C16FED">
      <w:pPr>
        <w:pStyle w:val="TOC1"/>
        <w:rPr>
          <w:rFonts w:asciiTheme="minorHAnsi" w:eastAsiaTheme="minorEastAsia" w:hAnsiTheme="minorHAnsi" w:cstheme="minorBidi"/>
          <w:spacing w:val="0"/>
          <w:sz w:val="22"/>
          <w:szCs w:val="22"/>
          <w:lang w:eastAsia="en-US"/>
        </w:rPr>
      </w:pPr>
      <w:hyperlink w:anchor="_Toc509367265" w:history="1">
        <w:r w:rsidR="00370B4E" w:rsidRPr="00927041">
          <w:rPr>
            <w:rStyle w:val="Hyperlink"/>
          </w:rPr>
          <w:t xml:space="preserve">Annex B (informative)  </w:t>
        </w:r>
        <w:r w:rsidR="00370B4E" w:rsidRPr="00927041">
          <w:rPr>
            <w:rStyle w:val="Hyperlink"/>
            <w:lang w:eastAsia="ko-KR"/>
          </w:rPr>
          <w:t>OCF</w:t>
        </w:r>
        <w:r w:rsidR="00370B4E" w:rsidRPr="00927041">
          <w:rPr>
            <w:rStyle w:val="Hyperlink"/>
          </w:rPr>
          <w:t xml:space="preserve"> interaction scenarios and deployment model</w:t>
        </w:r>
        <w:r w:rsidR="00370B4E" w:rsidRPr="00927041">
          <w:rPr>
            <w:rStyle w:val="Hyperlink"/>
            <w:lang w:eastAsia="ko-KR"/>
          </w:rPr>
          <w:t>s</w:t>
        </w:r>
        <w:r w:rsidR="00370B4E">
          <w:rPr>
            <w:webHidden/>
          </w:rPr>
          <w:tab/>
        </w:r>
        <w:r w:rsidR="00370B4E">
          <w:rPr>
            <w:webHidden/>
          </w:rPr>
          <w:fldChar w:fldCharType="begin"/>
        </w:r>
        <w:r w:rsidR="00370B4E">
          <w:rPr>
            <w:webHidden/>
          </w:rPr>
          <w:instrText xml:space="preserve"> PAGEREF _Toc509367265 \h </w:instrText>
        </w:r>
        <w:r w:rsidR="00370B4E">
          <w:rPr>
            <w:webHidden/>
          </w:rPr>
        </w:r>
        <w:r w:rsidR="00370B4E">
          <w:rPr>
            <w:webHidden/>
          </w:rPr>
          <w:fldChar w:fldCharType="separate"/>
        </w:r>
        <w:r w:rsidR="00370B4E">
          <w:rPr>
            <w:webHidden/>
          </w:rPr>
          <w:t>140</w:t>
        </w:r>
        <w:r w:rsidR="00370B4E">
          <w:rPr>
            <w:webHidden/>
          </w:rPr>
          <w:fldChar w:fldCharType="end"/>
        </w:r>
      </w:hyperlink>
    </w:p>
    <w:p w14:paraId="62C948DA"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6" w:history="1">
        <w:r w:rsidR="00370B4E" w:rsidRPr="00927041">
          <w:rPr>
            <w:rStyle w:val="Hyperlink"/>
          </w:rPr>
          <w:t>B.1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OCF</w:t>
        </w:r>
        <w:r w:rsidR="00370B4E" w:rsidRPr="00927041">
          <w:rPr>
            <w:rStyle w:val="Hyperlink"/>
          </w:rPr>
          <w:t xml:space="preserve"> interaction scenarios</w:t>
        </w:r>
        <w:r w:rsidR="00370B4E">
          <w:rPr>
            <w:webHidden/>
          </w:rPr>
          <w:tab/>
        </w:r>
        <w:r w:rsidR="00370B4E">
          <w:rPr>
            <w:webHidden/>
          </w:rPr>
          <w:fldChar w:fldCharType="begin"/>
        </w:r>
        <w:r w:rsidR="00370B4E">
          <w:rPr>
            <w:webHidden/>
          </w:rPr>
          <w:instrText xml:space="preserve"> PAGEREF _Toc509367266 \h </w:instrText>
        </w:r>
        <w:r w:rsidR="00370B4E">
          <w:rPr>
            <w:webHidden/>
          </w:rPr>
        </w:r>
        <w:r w:rsidR="00370B4E">
          <w:rPr>
            <w:webHidden/>
          </w:rPr>
          <w:fldChar w:fldCharType="separate"/>
        </w:r>
        <w:r w:rsidR="00370B4E">
          <w:rPr>
            <w:webHidden/>
          </w:rPr>
          <w:t>140</w:t>
        </w:r>
        <w:r w:rsidR="00370B4E">
          <w:rPr>
            <w:webHidden/>
          </w:rPr>
          <w:fldChar w:fldCharType="end"/>
        </w:r>
      </w:hyperlink>
    </w:p>
    <w:p w14:paraId="5EFCD0A0"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7" w:history="1">
        <w:r w:rsidR="00370B4E" w:rsidRPr="00927041">
          <w:rPr>
            <w:rStyle w:val="Hyperlink"/>
          </w:rPr>
          <w:t>B.2</w:t>
        </w:r>
        <w:r w:rsidR="00370B4E">
          <w:rPr>
            <w:rFonts w:asciiTheme="minorHAnsi" w:eastAsiaTheme="minorEastAsia" w:hAnsiTheme="minorHAnsi" w:cstheme="minorBidi"/>
            <w:spacing w:val="0"/>
            <w:sz w:val="22"/>
            <w:szCs w:val="22"/>
            <w:lang w:eastAsia="en-US"/>
          </w:rPr>
          <w:tab/>
        </w:r>
        <w:r w:rsidR="00370B4E" w:rsidRPr="00927041">
          <w:rPr>
            <w:rStyle w:val="Hyperlink"/>
          </w:rPr>
          <w:t>Deployment model</w:t>
        </w:r>
        <w:r w:rsidR="00370B4E">
          <w:rPr>
            <w:webHidden/>
          </w:rPr>
          <w:tab/>
        </w:r>
        <w:r w:rsidR="00370B4E">
          <w:rPr>
            <w:webHidden/>
          </w:rPr>
          <w:fldChar w:fldCharType="begin"/>
        </w:r>
        <w:r w:rsidR="00370B4E">
          <w:rPr>
            <w:webHidden/>
          </w:rPr>
          <w:instrText xml:space="preserve"> PAGEREF _Toc509367267 \h </w:instrText>
        </w:r>
        <w:r w:rsidR="00370B4E">
          <w:rPr>
            <w:webHidden/>
          </w:rPr>
        </w:r>
        <w:r w:rsidR="00370B4E">
          <w:rPr>
            <w:webHidden/>
          </w:rPr>
          <w:fldChar w:fldCharType="separate"/>
        </w:r>
        <w:r w:rsidR="00370B4E">
          <w:rPr>
            <w:webHidden/>
          </w:rPr>
          <w:t>141</w:t>
        </w:r>
        <w:r w:rsidR="00370B4E">
          <w:rPr>
            <w:webHidden/>
          </w:rPr>
          <w:fldChar w:fldCharType="end"/>
        </w:r>
      </w:hyperlink>
    </w:p>
    <w:p w14:paraId="23DC6683" w14:textId="77777777" w:rsidR="00370B4E" w:rsidRDefault="00C16FED">
      <w:pPr>
        <w:pStyle w:val="TOC1"/>
        <w:rPr>
          <w:rFonts w:asciiTheme="minorHAnsi" w:eastAsiaTheme="minorEastAsia" w:hAnsiTheme="minorHAnsi" w:cstheme="minorBidi"/>
          <w:spacing w:val="0"/>
          <w:sz w:val="22"/>
          <w:szCs w:val="22"/>
          <w:lang w:eastAsia="en-US"/>
        </w:rPr>
      </w:pPr>
      <w:hyperlink w:anchor="_Toc509367268" w:history="1">
        <w:r w:rsidR="00370B4E" w:rsidRPr="00927041">
          <w:rPr>
            <w:rStyle w:val="Hyperlink"/>
          </w:rPr>
          <w:t xml:space="preserve">Annex C (informative)  </w:t>
        </w:r>
        <w:r w:rsidR="00370B4E" w:rsidRPr="00927041">
          <w:rPr>
            <w:rStyle w:val="Hyperlink"/>
            <w:lang w:eastAsia="ko-KR"/>
          </w:rPr>
          <w:t>Other Resource Models and OCF Mapping</w:t>
        </w:r>
        <w:r w:rsidR="00370B4E">
          <w:rPr>
            <w:webHidden/>
          </w:rPr>
          <w:tab/>
        </w:r>
        <w:r w:rsidR="00370B4E">
          <w:rPr>
            <w:webHidden/>
          </w:rPr>
          <w:fldChar w:fldCharType="begin"/>
        </w:r>
        <w:r w:rsidR="00370B4E">
          <w:rPr>
            <w:webHidden/>
          </w:rPr>
          <w:instrText xml:space="preserve"> PAGEREF _Toc509367268 \h </w:instrText>
        </w:r>
        <w:r w:rsidR="00370B4E">
          <w:rPr>
            <w:webHidden/>
          </w:rPr>
        </w:r>
        <w:r w:rsidR="00370B4E">
          <w:rPr>
            <w:webHidden/>
          </w:rPr>
          <w:fldChar w:fldCharType="separate"/>
        </w:r>
        <w:r w:rsidR="00370B4E">
          <w:rPr>
            <w:webHidden/>
          </w:rPr>
          <w:t>143</w:t>
        </w:r>
        <w:r w:rsidR="00370B4E">
          <w:rPr>
            <w:webHidden/>
          </w:rPr>
          <w:fldChar w:fldCharType="end"/>
        </w:r>
      </w:hyperlink>
    </w:p>
    <w:p w14:paraId="59558801" w14:textId="77777777" w:rsidR="00370B4E" w:rsidRDefault="00C16FED">
      <w:pPr>
        <w:pStyle w:val="TOC2"/>
        <w:rPr>
          <w:rFonts w:asciiTheme="minorHAnsi" w:eastAsiaTheme="minorEastAsia" w:hAnsiTheme="minorHAnsi" w:cstheme="minorBidi"/>
          <w:spacing w:val="0"/>
          <w:sz w:val="22"/>
          <w:szCs w:val="22"/>
          <w:lang w:eastAsia="en-US"/>
        </w:rPr>
      </w:pPr>
      <w:hyperlink w:anchor="_Toc509367269" w:history="1">
        <w:r w:rsidR="00370B4E" w:rsidRPr="00927041">
          <w:rPr>
            <w:rStyle w:val="Hyperlink"/>
          </w:rPr>
          <w:t>C.1</w:t>
        </w:r>
        <w:r w:rsidR="00370B4E">
          <w:rPr>
            <w:rFonts w:asciiTheme="minorHAnsi" w:eastAsiaTheme="minorEastAsia" w:hAnsiTheme="minorHAnsi" w:cstheme="minorBidi"/>
            <w:spacing w:val="0"/>
            <w:sz w:val="22"/>
            <w:szCs w:val="22"/>
            <w:lang w:eastAsia="en-US"/>
          </w:rPr>
          <w:tab/>
        </w:r>
        <w:r w:rsidR="00370B4E" w:rsidRPr="00927041">
          <w:rPr>
            <w:rStyle w:val="Hyperlink"/>
          </w:rPr>
          <w:t>Multiple resource models</w:t>
        </w:r>
        <w:r w:rsidR="00370B4E">
          <w:rPr>
            <w:webHidden/>
          </w:rPr>
          <w:tab/>
        </w:r>
        <w:r w:rsidR="00370B4E">
          <w:rPr>
            <w:webHidden/>
          </w:rPr>
          <w:fldChar w:fldCharType="begin"/>
        </w:r>
        <w:r w:rsidR="00370B4E">
          <w:rPr>
            <w:webHidden/>
          </w:rPr>
          <w:instrText xml:space="preserve"> PAGEREF _Toc509367269 \h </w:instrText>
        </w:r>
        <w:r w:rsidR="00370B4E">
          <w:rPr>
            <w:webHidden/>
          </w:rPr>
        </w:r>
        <w:r w:rsidR="00370B4E">
          <w:rPr>
            <w:webHidden/>
          </w:rPr>
          <w:fldChar w:fldCharType="separate"/>
        </w:r>
        <w:r w:rsidR="00370B4E">
          <w:rPr>
            <w:webHidden/>
          </w:rPr>
          <w:t>143</w:t>
        </w:r>
        <w:r w:rsidR="00370B4E">
          <w:rPr>
            <w:webHidden/>
          </w:rPr>
          <w:fldChar w:fldCharType="end"/>
        </w:r>
      </w:hyperlink>
    </w:p>
    <w:p w14:paraId="414F7517" w14:textId="77777777" w:rsidR="00370B4E" w:rsidRDefault="00C16FED">
      <w:pPr>
        <w:pStyle w:val="TOC2"/>
        <w:rPr>
          <w:rFonts w:asciiTheme="minorHAnsi" w:eastAsiaTheme="minorEastAsia" w:hAnsiTheme="minorHAnsi" w:cstheme="minorBidi"/>
          <w:spacing w:val="0"/>
          <w:sz w:val="22"/>
          <w:szCs w:val="22"/>
          <w:lang w:eastAsia="en-US"/>
        </w:rPr>
      </w:pPr>
      <w:hyperlink w:anchor="_Toc509367270" w:history="1">
        <w:r w:rsidR="00370B4E" w:rsidRPr="00927041">
          <w:rPr>
            <w:rStyle w:val="Hyperlink"/>
          </w:rPr>
          <w:t>C.2</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OCF</w:t>
        </w:r>
        <w:r w:rsidR="00370B4E" w:rsidRPr="00927041">
          <w:rPr>
            <w:rStyle w:val="Hyperlink"/>
          </w:rPr>
          <w:t xml:space="preserve"> approach for support of multiple resource models</w:t>
        </w:r>
        <w:r w:rsidR="00370B4E">
          <w:rPr>
            <w:webHidden/>
          </w:rPr>
          <w:tab/>
        </w:r>
        <w:r w:rsidR="00370B4E">
          <w:rPr>
            <w:webHidden/>
          </w:rPr>
          <w:fldChar w:fldCharType="begin"/>
        </w:r>
        <w:r w:rsidR="00370B4E">
          <w:rPr>
            <w:webHidden/>
          </w:rPr>
          <w:instrText xml:space="preserve"> PAGEREF _Toc509367270 \h </w:instrText>
        </w:r>
        <w:r w:rsidR="00370B4E">
          <w:rPr>
            <w:webHidden/>
          </w:rPr>
        </w:r>
        <w:r w:rsidR="00370B4E">
          <w:rPr>
            <w:webHidden/>
          </w:rPr>
          <w:fldChar w:fldCharType="separate"/>
        </w:r>
        <w:r w:rsidR="00370B4E">
          <w:rPr>
            <w:webHidden/>
          </w:rPr>
          <w:t>143</w:t>
        </w:r>
        <w:r w:rsidR="00370B4E">
          <w:rPr>
            <w:webHidden/>
          </w:rPr>
          <w:fldChar w:fldCharType="end"/>
        </w:r>
      </w:hyperlink>
    </w:p>
    <w:p w14:paraId="204BCE52" w14:textId="77777777" w:rsidR="00370B4E" w:rsidRDefault="00C16FED">
      <w:pPr>
        <w:pStyle w:val="TOC2"/>
        <w:rPr>
          <w:rFonts w:asciiTheme="minorHAnsi" w:eastAsiaTheme="minorEastAsia" w:hAnsiTheme="minorHAnsi" w:cstheme="minorBidi"/>
          <w:spacing w:val="0"/>
          <w:sz w:val="22"/>
          <w:szCs w:val="22"/>
          <w:lang w:eastAsia="en-US"/>
        </w:rPr>
      </w:pPr>
      <w:hyperlink w:anchor="_Toc509367271" w:history="1">
        <w:r w:rsidR="00370B4E" w:rsidRPr="00927041">
          <w:rPr>
            <w:rStyle w:val="Hyperlink"/>
          </w:rPr>
          <w:t>C.3</w:t>
        </w:r>
        <w:r w:rsidR="00370B4E">
          <w:rPr>
            <w:rFonts w:asciiTheme="minorHAnsi" w:eastAsiaTheme="minorEastAsia" w:hAnsiTheme="minorHAnsi" w:cstheme="minorBidi"/>
            <w:spacing w:val="0"/>
            <w:sz w:val="22"/>
            <w:szCs w:val="22"/>
            <w:lang w:eastAsia="en-US"/>
          </w:rPr>
          <w:tab/>
        </w:r>
        <w:r w:rsidR="00370B4E" w:rsidRPr="00927041">
          <w:rPr>
            <w:rStyle w:val="Hyperlink"/>
          </w:rPr>
          <w:t>Resource model indication</w:t>
        </w:r>
        <w:r w:rsidR="00370B4E">
          <w:rPr>
            <w:webHidden/>
          </w:rPr>
          <w:tab/>
        </w:r>
        <w:r w:rsidR="00370B4E">
          <w:rPr>
            <w:webHidden/>
          </w:rPr>
          <w:fldChar w:fldCharType="begin"/>
        </w:r>
        <w:r w:rsidR="00370B4E">
          <w:rPr>
            <w:webHidden/>
          </w:rPr>
          <w:instrText xml:space="preserve"> PAGEREF _Toc509367271 \h </w:instrText>
        </w:r>
        <w:r w:rsidR="00370B4E">
          <w:rPr>
            <w:webHidden/>
          </w:rPr>
        </w:r>
        <w:r w:rsidR="00370B4E">
          <w:rPr>
            <w:webHidden/>
          </w:rPr>
          <w:fldChar w:fldCharType="separate"/>
        </w:r>
        <w:r w:rsidR="00370B4E">
          <w:rPr>
            <w:webHidden/>
          </w:rPr>
          <w:t>144</w:t>
        </w:r>
        <w:r w:rsidR="00370B4E">
          <w:rPr>
            <w:webHidden/>
          </w:rPr>
          <w:fldChar w:fldCharType="end"/>
        </w:r>
      </w:hyperlink>
    </w:p>
    <w:p w14:paraId="1736E6E6" w14:textId="77777777" w:rsidR="00370B4E" w:rsidRDefault="00C16FED">
      <w:pPr>
        <w:pStyle w:val="TOC2"/>
        <w:rPr>
          <w:rFonts w:asciiTheme="minorHAnsi" w:eastAsiaTheme="minorEastAsia" w:hAnsiTheme="minorHAnsi" w:cstheme="minorBidi"/>
          <w:spacing w:val="0"/>
          <w:sz w:val="22"/>
          <w:szCs w:val="22"/>
          <w:lang w:eastAsia="en-US"/>
        </w:rPr>
      </w:pPr>
      <w:hyperlink w:anchor="_Toc509367272" w:history="1">
        <w:r w:rsidR="00370B4E" w:rsidRPr="00927041">
          <w:rPr>
            <w:rStyle w:val="Hyperlink"/>
          </w:rPr>
          <w:t>C.4</w:t>
        </w:r>
        <w:r w:rsidR="00370B4E">
          <w:rPr>
            <w:rFonts w:asciiTheme="minorHAnsi" w:eastAsiaTheme="minorEastAsia" w:hAnsiTheme="minorHAnsi" w:cstheme="minorBidi"/>
            <w:spacing w:val="0"/>
            <w:sz w:val="22"/>
            <w:szCs w:val="22"/>
            <w:lang w:eastAsia="en-US"/>
          </w:rPr>
          <w:tab/>
        </w:r>
        <w:r w:rsidR="00370B4E" w:rsidRPr="00927041">
          <w:rPr>
            <w:rStyle w:val="Hyperlink"/>
          </w:rPr>
          <w:t>An Example Profile (IPSO profile)</w:t>
        </w:r>
        <w:r w:rsidR="00370B4E">
          <w:rPr>
            <w:webHidden/>
          </w:rPr>
          <w:tab/>
        </w:r>
        <w:r w:rsidR="00370B4E">
          <w:rPr>
            <w:webHidden/>
          </w:rPr>
          <w:fldChar w:fldCharType="begin"/>
        </w:r>
        <w:r w:rsidR="00370B4E">
          <w:rPr>
            <w:webHidden/>
          </w:rPr>
          <w:instrText xml:space="preserve"> PAGEREF _Toc509367272 \h </w:instrText>
        </w:r>
        <w:r w:rsidR="00370B4E">
          <w:rPr>
            <w:webHidden/>
          </w:rPr>
        </w:r>
        <w:r w:rsidR="00370B4E">
          <w:rPr>
            <w:webHidden/>
          </w:rPr>
          <w:fldChar w:fldCharType="separate"/>
        </w:r>
        <w:r w:rsidR="00370B4E">
          <w:rPr>
            <w:webHidden/>
          </w:rPr>
          <w:t>144</w:t>
        </w:r>
        <w:r w:rsidR="00370B4E">
          <w:rPr>
            <w:webHidden/>
          </w:rPr>
          <w:fldChar w:fldCharType="end"/>
        </w:r>
      </w:hyperlink>
    </w:p>
    <w:p w14:paraId="3044C77E" w14:textId="77777777" w:rsidR="00370B4E" w:rsidRDefault="00C16FED">
      <w:pPr>
        <w:pStyle w:val="TOC3"/>
        <w:rPr>
          <w:rFonts w:asciiTheme="minorHAnsi" w:eastAsiaTheme="minorEastAsia" w:hAnsiTheme="minorHAnsi" w:cstheme="minorBidi"/>
          <w:spacing w:val="0"/>
          <w:sz w:val="22"/>
          <w:szCs w:val="22"/>
          <w:lang w:eastAsia="en-US"/>
        </w:rPr>
      </w:pPr>
      <w:hyperlink w:anchor="_Toc509367273" w:history="1">
        <w:r w:rsidR="00370B4E" w:rsidRPr="00927041">
          <w:rPr>
            <w:rStyle w:val="Hyperlink"/>
          </w:rPr>
          <w:t>C.4.1</w:t>
        </w:r>
        <w:r w:rsidR="00370B4E">
          <w:rPr>
            <w:rFonts w:asciiTheme="minorHAnsi" w:eastAsiaTheme="minorEastAsia" w:hAnsiTheme="minorHAnsi" w:cstheme="minorBidi"/>
            <w:spacing w:val="0"/>
            <w:sz w:val="22"/>
            <w:szCs w:val="22"/>
            <w:lang w:eastAsia="en-US"/>
          </w:rPr>
          <w:tab/>
        </w:r>
        <w:r w:rsidR="00370B4E" w:rsidRPr="00927041">
          <w:rPr>
            <w:rStyle w:val="Hyperlink"/>
          </w:rPr>
          <w:t>Conceptual equivalence</w:t>
        </w:r>
        <w:r w:rsidR="00370B4E">
          <w:rPr>
            <w:webHidden/>
          </w:rPr>
          <w:tab/>
        </w:r>
        <w:r w:rsidR="00370B4E">
          <w:rPr>
            <w:webHidden/>
          </w:rPr>
          <w:fldChar w:fldCharType="begin"/>
        </w:r>
        <w:r w:rsidR="00370B4E">
          <w:rPr>
            <w:webHidden/>
          </w:rPr>
          <w:instrText xml:space="preserve"> PAGEREF _Toc509367273 \h </w:instrText>
        </w:r>
        <w:r w:rsidR="00370B4E">
          <w:rPr>
            <w:webHidden/>
          </w:rPr>
        </w:r>
        <w:r w:rsidR="00370B4E">
          <w:rPr>
            <w:webHidden/>
          </w:rPr>
          <w:fldChar w:fldCharType="separate"/>
        </w:r>
        <w:r w:rsidR="00370B4E">
          <w:rPr>
            <w:webHidden/>
          </w:rPr>
          <w:t>144</w:t>
        </w:r>
        <w:r w:rsidR="00370B4E">
          <w:rPr>
            <w:webHidden/>
          </w:rPr>
          <w:fldChar w:fldCharType="end"/>
        </w:r>
      </w:hyperlink>
    </w:p>
    <w:p w14:paraId="59A6009E" w14:textId="77777777" w:rsidR="00370B4E" w:rsidRDefault="00C16FED">
      <w:pPr>
        <w:pStyle w:val="TOC1"/>
        <w:rPr>
          <w:rFonts w:asciiTheme="minorHAnsi" w:eastAsiaTheme="minorEastAsia" w:hAnsiTheme="minorHAnsi" w:cstheme="minorBidi"/>
          <w:spacing w:val="0"/>
          <w:sz w:val="22"/>
          <w:szCs w:val="22"/>
          <w:lang w:eastAsia="en-US"/>
        </w:rPr>
      </w:pPr>
      <w:hyperlink w:anchor="_Toc509367274" w:history="1">
        <w:r w:rsidR="00370B4E" w:rsidRPr="00927041">
          <w:rPr>
            <w:rStyle w:val="Hyperlink"/>
          </w:rPr>
          <w:t xml:space="preserve">Annex D (normative)  </w:t>
        </w:r>
        <w:r w:rsidR="00370B4E" w:rsidRPr="00927041">
          <w:rPr>
            <w:rStyle w:val="Hyperlink"/>
            <w:lang w:eastAsia="ko-KR"/>
          </w:rPr>
          <w:t>Resource Type definitions</w:t>
        </w:r>
        <w:r w:rsidR="00370B4E">
          <w:rPr>
            <w:webHidden/>
          </w:rPr>
          <w:tab/>
        </w:r>
        <w:r w:rsidR="00370B4E">
          <w:rPr>
            <w:webHidden/>
          </w:rPr>
          <w:fldChar w:fldCharType="begin"/>
        </w:r>
        <w:r w:rsidR="00370B4E">
          <w:rPr>
            <w:webHidden/>
          </w:rPr>
          <w:instrText xml:space="preserve"> PAGEREF _Toc509367274 \h </w:instrText>
        </w:r>
        <w:r w:rsidR="00370B4E">
          <w:rPr>
            <w:webHidden/>
          </w:rPr>
        </w:r>
        <w:r w:rsidR="00370B4E">
          <w:rPr>
            <w:webHidden/>
          </w:rPr>
          <w:fldChar w:fldCharType="separate"/>
        </w:r>
        <w:r w:rsidR="00370B4E">
          <w:rPr>
            <w:webHidden/>
          </w:rPr>
          <w:t>147</w:t>
        </w:r>
        <w:r w:rsidR="00370B4E">
          <w:rPr>
            <w:webHidden/>
          </w:rPr>
          <w:fldChar w:fldCharType="end"/>
        </w:r>
      </w:hyperlink>
    </w:p>
    <w:p w14:paraId="5072910D" w14:textId="77777777" w:rsidR="00370B4E" w:rsidRDefault="00C16FED">
      <w:pPr>
        <w:pStyle w:val="TOC2"/>
        <w:rPr>
          <w:rFonts w:asciiTheme="minorHAnsi" w:eastAsiaTheme="minorEastAsia" w:hAnsiTheme="minorHAnsi" w:cstheme="minorBidi"/>
          <w:spacing w:val="0"/>
          <w:sz w:val="22"/>
          <w:szCs w:val="22"/>
          <w:lang w:eastAsia="en-US"/>
        </w:rPr>
      </w:pPr>
      <w:hyperlink w:anchor="_Toc509367275" w:history="1">
        <w:r w:rsidR="00370B4E" w:rsidRPr="00927041">
          <w:rPr>
            <w:rStyle w:val="Hyperlink"/>
          </w:rPr>
          <w:t>D.1</w:t>
        </w:r>
        <w:r w:rsidR="00370B4E">
          <w:rPr>
            <w:rFonts w:asciiTheme="minorHAnsi" w:eastAsiaTheme="minorEastAsia" w:hAnsiTheme="minorHAnsi" w:cstheme="minorBidi"/>
            <w:spacing w:val="0"/>
            <w:sz w:val="22"/>
            <w:szCs w:val="22"/>
            <w:lang w:eastAsia="en-US"/>
          </w:rPr>
          <w:tab/>
        </w:r>
        <w:r w:rsidR="00370B4E" w:rsidRPr="00927041">
          <w:rPr>
            <w:rStyle w:val="Hyperlink"/>
          </w:rPr>
          <w:t>List of Resource Type definitions</w:t>
        </w:r>
        <w:r w:rsidR="00370B4E">
          <w:rPr>
            <w:webHidden/>
          </w:rPr>
          <w:tab/>
        </w:r>
        <w:r w:rsidR="00370B4E">
          <w:rPr>
            <w:webHidden/>
          </w:rPr>
          <w:fldChar w:fldCharType="begin"/>
        </w:r>
        <w:r w:rsidR="00370B4E">
          <w:rPr>
            <w:webHidden/>
          </w:rPr>
          <w:instrText xml:space="preserve"> PAGEREF _Toc509367275 \h </w:instrText>
        </w:r>
        <w:r w:rsidR="00370B4E">
          <w:rPr>
            <w:webHidden/>
          </w:rPr>
        </w:r>
        <w:r w:rsidR="00370B4E">
          <w:rPr>
            <w:webHidden/>
          </w:rPr>
          <w:fldChar w:fldCharType="separate"/>
        </w:r>
        <w:r w:rsidR="00370B4E">
          <w:rPr>
            <w:webHidden/>
          </w:rPr>
          <w:t>147</w:t>
        </w:r>
        <w:r w:rsidR="00370B4E">
          <w:rPr>
            <w:webHidden/>
          </w:rPr>
          <w:fldChar w:fldCharType="end"/>
        </w:r>
      </w:hyperlink>
    </w:p>
    <w:p w14:paraId="56338FE4" w14:textId="77777777" w:rsidR="00370B4E" w:rsidRDefault="00C16FED">
      <w:pPr>
        <w:pStyle w:val="TOC2"/>
        <w:rPr>
          <w:rFonts w:asciiTheme="minorHAnsi" w:eastAsiaTheme="minorEastAsia" w:hAnsiTheme="minorHAnsi" w:cstheme="minorBidi"/>
          <w:spacing w:val="0"/>
          <w:sz w:val="22"/>
          <w:szCs w:val="22"/>
          <w:lang w:eastAsia="en-US"/>
        </w:rPr>
      </w:pPr>
      <w:hyperlink w:anchor="_Toc509367276" w:history="1">
        <w:r w:rsidR="00370B4E" w:rsidRPr="00927041">
          <w:rPr>
            <w:rStyle w:val="Hyperlink"/>
          </w:rPr>
          <w:t>D.2</w:t>
        </w:r>
        <w:r w:rsidR="00370B4E">
          <w:rPr>
            <w:rFonts w:asciiTheme="minorHAnsi" w:eastAsiaTheme="minorEastAsia" w:hAnsiTheme="minorHAnsi" w:cstheme="minorBidi"/>
            <w:spacing w:val="0"/>
            <w:sz w:val="22"/>
            <w:szCs w:val="22"/>
            <w:lang w:eastAsia="en-US"/>
          </w:rPr>
          <w:tab/>
        </w:r>
        <w:r w:rsidR="00370B4E" w:rsidRPr="00927041">
          <w:rPr>
            <w:rStyle w:val="Hyperlink"/>
          </w:rPr>
          <w:t>OCF Collection</w:t>
        </w:r>
        <w:r w:rsidR="00370B4E">
          <w:rPr>
            <w:webHidden/>
          </w:rPr>
          <w:tab/>
        </w:r>
        <w:r w:rsidR="00370B4E">
          <w:rPr>
            <w:webHidden/>
          </w:rPr>
          <w:fldChar w:fldCharType="begin"/>
        </w:r>
        <w:r w:rsidR="00370B4E">
          <w:rPr>
            <w:webHidden/>
          </w:rPr>
          <w:instrText xml:space="preserve"> PAGEREF _Toc509367276 \h </w:instrText>
        </w:r>
        <w:r w:rsidR="00370B4E">
          <w:rPr>
            <w:webHidden/>
          </w:rPr>
        </w:r>
        <w:r w:rsidR="00370B4E">
          <w:rPr>
            <w:webHidden/>
          </w:rPr>
          <w:fldChar w:fldCharType="separate"/>
        </w:r>
        <w:r w:rsidR="00370B4E">
          <w:rPr>
            <w:webHidden/>
          </w:rPr>
          <w:t>148</w:t>
        </w:r>
        <w:r w:rsidR="00370B4E">
          <w:rPr>
            <w:webHidden/>
          </w:rPr>
          <w:fldChar w:fldCharType="end"/>
        </w:r>
      </w:hyperlink>
    </w:p>
    <w:p w14:paraId="1323F473" w14:textId="77777777" w:rsidR="00370B4E" w:rsidRDefault="00C16FED">
      <w:pPr>
        <w:pStyle w:val="TOC3"/>
        <w:rPr>
          <w:rFonts w:asciiTheme="minorHAnsi" w:eastAsiaTheme="minorEastAsia" w:hAnsiTheme="minorHAnsi" w:cstheme="minorBidi"/>
          <w:spacing w:val="0"/>
          <w:sz w:val="22"/>
          <w:szCs w:val="22"/>
          <w:lang w:eastAsia="en-US"/>
        </w:rPr>
      </w:pPr>
      <w:hyperlink w:anchor="_Toc509367277" w:history="1">
        <w:r w:rsidR="00370B4E" w:rsidRPr="00927041">
          <w:rPr>
            <w:rStyle w:val="Hyperlink"/>
          </w:rPr>
          <w:t>D.2.1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_Toc509367277 \h </w:instrText>
        </w:r>
        <w:r w:rsidR="00370B4E">
          <w:rPr>
            <w:webHidden/>
          </w:rPr>
        </w:r>
        <w:r w:rsidR="00370B4E">
          <w:rPr>
            <w:webHidden/>
          </w:rPr>
          <w:fldChar w:fldCharType="separate"/>
        </w:r>
        <w:r w:rsidR="00370B4E">
          <w:rPr>
            <w:webHidden/>
          </w:rPr>
          <w:t>148</w:t>
        </w:r>
        <w:r w:rsidR="00370B4E">
          <w:rPr>
            <w:webHidden/>
          </w:rPr>
          <w:fldChar w:fldCharType="end"/>
        </w:r>
      </w:hyperlink>
    </w:p>
    <w:p w14:paraId="6565925A" w14:textId="77777777" w:rsidR="00370B4E" w:rsidRDefault="00C16FED">
      <w:pPr>
        <w:pStyle w:val="TOC3"/>
        <w:rPr>
          <w:rFonts w:asciiTheme="minorHAnsi" w:eastAsiaTheme="minorEastAsia" w:hAnsiTheme="minorHAnsi" w:cstheme="minorBidi"/>
          <w:spacing w:val="0"/>
          <w:sz w:val="22"/>
          <w:szCs w:val="22"/>
          <w:lang w:eastAsia="en-US"/>
        </w:rPr>
      </w:pPr>
      <w:hyperlink w:anchor="_Toc509367278" w:history="1">
        <w:r w:rsidR="00370B4E" w:rsidRPr="00927041">
          <w:rPr>
            <w:rStyle w:val="Hyperlink"/>
          </w:rPr>
          <w:t>D.2.2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_Toc509367278 \h </w:instrText>
        </w:r>
        <w:r w:rsidR="00370B4E">
          <w:rPr>
            <w:webHidden/>
          </w:rPr>
        </w:r>
        <w:r w:rsidR="00370B4E">
          <w:rPr>
            <w:webHidden/>
          </w:rPr>
          <w:fldChar w:fldCharType="separate"/>
        </w:r>
        <w:r w:rsidR="00370B4E">
          <w:rPr>
            <w:webHidden/>
          </w:rPr>
          <w:t>148</w:t>
        </w:r>
        <w:r w:rsidR="00370B4E">
          <w:rPr>
            <w:webHidden/>
          </w:rPr>
          <w:fldChar w:fldCharType="end"/>
        </w:r>
      </w:hyperlink>
    </w:p>
    <w:p w14:paraId="04AC77D7" w14:textId="77777777" w:rsidR="00370B4E" w:rsidRDefault="00C16FED">
      <w:pPr>
        <w:pStyle w:val="TOC3"/>
        <w:rPr>
          <w:rFonts w:asciiTheme="minorHAnsi" w:eastAsiaTheme="minorEastAsia" w:hAnsiTheme="minorHAnsi" w:cstheme="minorBidi"/>
          <w:spacing w:val="0"/>
          <w:sz w:val="22"/>
          <w:szCs w:val="22"/>
          <w:lang w:eastAsia="en-US"/>
        </w:rPr>
      </w:pPr>
      <w:hyperlink w:anchor="_Toc509367279" w:history="1">
        <w:r w:rsidR="00370B4E" w:rsidRPr="00927041">
          <w:rPr>
            <w:rStyle w:val="Hyperlink"/>
          </w:rPr>
          <w:t>D.2.3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_Toc509367279 \h </w:instrText>
        </w:r>
        <w:r w:rsidR="00370B4E">
          <w:rPr>
            <w:webHidden/>
          </w:rPr>
        </w:r>
        <w:r w:rsidR="00370B4E">
          <w:rPr>
            <w:webHidden/>
          </w:rPr>
          <w:fldChar w:fldCharType="separate"/>
        </w:r>
        <w:r w:rsidR="00370B4E">
          <w:rPr>
            <w:webHidden/>
          </w:rPr>
          <w:t>148</w:t>
        </w:r>
        <w:r w:rsidR="00370B4E">
          <w:rPr>
            <w:webHidden/>
          </w:rPr>
          <w:fldChar w:fldCharType="end"/>
        </w:r>
      </w:hyperlink>
    </w:p>
    <w:p w14:paraId="677E3138"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0" w:history="1">
        <w:r w:rsidR="00370B4E" w:rsidRPr="00927041">
          <w:rPr>
            <w:rStyle w:val="Hyperlink"/>
          </w:rPr>
          <w:t>D.2.4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_Toc509367280 \h </w:instrText>
        </w:r>
        <w:r w:rsidR="00370B4E">
          <w:rPr>
            <w:webHidden/>
          </w:rPr>
        </w:r>
        <w:r w:rsidR="00370B4E">
          <w:rPr>
            <w:webHidden/>
          </w:rPr>
          <w:fldChar w:fldCharType="separate"/>
        </w:r>
        <w:r w:rsidR="00370B4E">
          <w:rPr>
            <w:webHidden/>
          </w:rPr>
          <w:t>148</w:t>
        </w:r>
        <w:r w:rsidR="00370B4E">
          <w:rPr>
            <w:webHidden/>
          </w:rPr>
          <w:fldChar w:fldCharType="end"/>
        </w:r>
      </w:hyperlink>
    </w:p>
    <w:p w14:paraId="6F33216F"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1" w:history="1">
        <w:r w:rsidR="00370B4E" w:rsidRPr="00927041">
          <w:rPr>
            <w:rStyle w:val="Hyperlink"/>
          </w:rPr>
          <w:t>D.2.5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_Toc509367281 \h </w:instrText>
        </w:r>
        <w:r w:rsidR="00370B4E">
          <w:rPr>
            <w:webHidden/>
          </w:rPr>
        </w:r>
        <w:r w:rsidR="00370B4E">
          <w:rPr>
            <w:webHidden/>
          </w:rPr>
          <w:fldChar w:fldCharType="separate"/>
        </w:r>
        <w:r w:rsidR="00370B4E">
          <w:rPr>
            <w:webHidden/>
          </w:rPr>
          <w:t>162</w:t>
        </w:r>
        <w:r w:rsidR="00370B4E">
          <w:rPr>
            <w:webHidden/>
          </w:rPr>
          <w:fldChar w:fldCharType="end"/>
        </w:r>
      </w:hyperlink>
    </w:p>
    <w:p w14:paraId="17969557"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2" w:history="1">
        <w:r w:rsidR="00370B4E" w:rsidRPr="00927041">
          <w:rPr>
            <w:rStyle w:val="Hyperlink"/>
          </w:rPr>
          <w:t>D.2.6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_Toc509367282 \h </w:instrText>
        </w:r>
        <w:r w:rsidR="00370B4E">
          <w:rPr>
            <w:webHidden/>
          </w:rPr>
        </w:r>
        <w:r w:rsidR="00370B4E">
          <w:rPr>
            <w:webHidden/>
          </w:rPr>
          <w:fldChar w:fldCharType="separate"/>
        </w:r>
        <w:r w:rsidR="00370B4E">
          <w:rPr>
            <w:webHidden/>
          </w:rPr>
          <w:t>164</w:t>
        </w:r>
        <w:r w:rsidR="00370B4E">
          <w:rPr>
            <w:webHidden/>
          </w:rPr>
          <w:fldChar w:fldCharType="end"/>
        </w:r>
      </w:hyperlink>
    </w:p>
    <w:p w14:paraId="06EBE162"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3" w:history="1">
        <w:r w:rsidR="00370B4E" w:rsidRPr="00927041">
          <w:rPr>
            <w:rStyle w:val="Hyperlink"/>
          </w:rPr>
          <w:t>D.2.7</w:t>
        </w:r>
        <w:r w:rsidR="00370B4E">
          <w:rPr>
            <w:rFonts w:asciiTheme="minorHAnsi" w:eastAsiaTheme="minorEastAsia" w:hAnsiTheme="minorHAnsi" w:cstheme="minorBidi"/>
            <w:spacing w:val="0"/>
            <w:sz w:val="22"/>
            <w:szCs w:val="22"/>
            <w:lang w:eastAsia="en-US"/>
          </w:rPr>
          <w:tab/>
        </w:r>
        <w:r w:rsidR="00370B4E" w:rsidRPr="00927041">
          <w:rPr>
            <w:rStyle w:val="Hyperlink"/>
          </w:rPr>
          <w:t>Referenced JSON schemas</w:t>
        </w:r>
        <w:r w:rsidR="00370B4E">
          <w:rPr>
            <w:webHidden/>
          </w:rPr>
          <w:tab/>
        </w:r>
        <w:r w:rsidR="00370B4E">
          <w:rPr>
            <w:webHidden/>
          </w:rPr>
          <w:fldChar w:fldCharType="begin"/>
        </w:r>
        <w:r w:rsidR="00370B4E">
          <w:rPr>
            <w:webHidden/>
          </w:rPr>
          <w:instrText xml:space="preserve"> PAGEREF _Toc509367283 \h </w:instrText>
        </w:r>
        <w:r w:rsidR="00370B4E">
          <w:rPr>
            <w:webHidden/>
          </w:rPr>
        </w:r>
        <w:r w:rsidR="00370B4E">
          <w:rPr>
            <w:webHidden/>
          </w:rPr>
          <w:fldChar w:fldCharType="separate"/>
        </w:r>
        <w:r w:rsidR="00370B4E">
          <w:rPr>
            <w:webHidden/>
          </w:rPr>
          <w:t>164</w:t>
        </w:r>
        <w:r w:rsidR="00370B4E">
          <w:rPr>
            <w:webHidden/>
          </w:rPr>
          <w:fldChar w:fldCharType="end"/>
        </w:r>
      </w:hyperlink>
    </w:p>
    <w:p w14:paraId="2232179D"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4" w:history="1">
        <w:r w:rsidR="00370B4E" w:rsidRPr="00927041">
          <w:rPr>
            <w:rStyle w:val="Hyperlink"/>
          </w:rPr>
          <w:t>D.2.8</w:t>
        </w:r>
        <w:r w:rsidR="00370B4E">
          <w:rPr>
            <w:rFonts w:asciiTheme="minorHAnsi" w:eastAsiaTheme="minorEastAsia" w:hAnsiTheme="minorHAnsi" w:cstheme="minorBidi"/>
            <w:spacing w:val="0"/>
            <w:sz w:val="22"/>
            <w:szCs w:val="22"/>
            <w:lang w:eastAsia="en-US"/>
          </w:rPr>
          <w:tab/>
        </w:r>
        <w:r w:rsidR="00370B4E" w:rsidRPr="00927041">
          <w:rPr>
            <w:rStyle w:val="Hyperlink"/>
          </w:rPr>
          <w:t>oic.oic-link-schema.json</w:t>
        </w:r>
        <w:r w:rsidR="00370B4E">
          <w:rPr>
            <w:webHidden/>
          </w:rPr>
          <w:tab/>
        </w:r>
        <w:r w:rsidR="00370B4E">
          <w:rPr>
            <w:webHidden/>
          </w:rPr>
          <w:fldChar w:fldCharType="begin"/>
        </w:r>
        <w:r w:rsidR="00370B4E">
          <w:rPr>
            <w:webHidden/>
          </w:rPr>
          <w:instrText xml:space="preserve"> PAGEREF _Toc509367284 \h </w:instrText>
        </w:r>
        <w:r w:rsidR="00370B4E">
          <w:rPr>
            <w:webHidden/>
          </w:rPr>
        </w:r>
        <w:r w:rsidR="00370B4E">
          <w:rPr>
            <w:webHidden/>
          </w:rPr>
          <w:fldChar w:fldCharType="separate"/>
        </w:r>
        <w:r w:rsidR="00370B4E">
          <w:rPr>
            <w:webHidden/>
          </w:rPr>
          <w:t>164</w:t>
        </w:r>
        <w:r w:rsidR="00370B4E">
          <w:rPr>
            <w:webHidden/>
          </w:rPr>
          <w:fldChar w:fldCharType="end"/>
        </w:r>
      </w:hyperlink>
    </w:p>
    <w:p w14:paraId="76C09F8C" w14:textId="77777777" w:rsidR="00370B4E" w:rsidRDefault="00C16FED">
      <w:pPr>
        <w:pStyle w:val="TOC2"/>
        <w:rPr>
          <w:rFonts w:asciiTheme="minorHAnsi" w:eastAsiaTheme="minorEastAsia" w:hAnsiTheme="minorHAnsi" w:cstheme="minorBidi"/>
          <w:spacing w:val="0"/>
          <w:sz w:val="22"/>
          <w:szCs w:val="22"/>
          <w:lang w:eastAsia="en-US"/>
        </w:rPr>
      </w:pPr>
      <w:hyperlink w:anchor="_Toc509367285" w:history="1">
        <w:r w:rsidR="00370B4E" w:rsidRPr="00927041">
          <w:rPr>
            <w:rStyle w:val="Hyperlink"/>
          </w:rPr>
          <w:t>D.3</w:t>
        </w:r>
        <w:r w:rsidR="00370B4E">
          <w:rPr>
            <w:rFonts w:asciiTheme="minorHAnsi" w:eastAsiaTheme="minorEastAsia" w:hAnsiTheme="minorHAnsi" w:cstheme="minorBidi"/>
            <w:spacing w:val="0"/>
            <w:sz w:val="22"/>
            <w:szCs w:val="22"/>
            <w:lang w:eastAsia="en-US"/>
          </w:rPr>
          <w:tab/>
        </w:r>
        <w:r w:rsidR="00370B4E" w:rsidRPr="00927041">
          <w:rPr>
            <w:rStyle w:val="Hyperlink"/>
          </w:rPr>
          <w:t>Device Configuration</w:t>
        </w:r>
        <w:r w:rsidR="00370B4E">
          <w:rPr>
            <w:webHidden/>
          </w:rPr>
          <w:tab/>
        </w:r>
        <w:r w:rsidR="00370B4E">
          <w:rPr>
            <w:webHidden/>
          </w:rPr>
          <w:fldChar w:fldCharType="begin"/>
        </w:r>
        <w:r w:rsidR="00370B4E">
          <w:rPr>
            <w:webHidden/>
          </w:rPr>
          <w:instrText xml:space="preserve"> PAGEREF _Toc509367285 \h </w:instrText>
        </w:r>
        <w:r w:rsidR="00370B4E">
          <w:rPr>
            <w:webHidden/>
          </w:rPr>
        </w:r>
        <w:r w:rsidR="00370B4E">
          <w:rPr>
            <w:webHidden/>
          </w:rPr>
          <w:fldChar w:fldCharType="separate"/>
        </w:r>
        <w:r w:rsidR="00370B4E">
          <w:rPr>
            <w:webHidden/>
          </w:rPr>
          <w:t>166</w:t>
        </w:r>
        <w:r w:rsidR="00370B4E">
          <w:rPr>
            <w:webHidden/>
          </w:rPr>
          <w:fldChar w:fldCharType="end"/>
        </w:r>
      </w:hyperlink>
    </w:p>
    <w:p w14:paraId="56B5C2EE"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6" w:history="1">
        <w:r w:rsidR="00370B4E" w:rsidRPr="00927041">
          <w:rPr>
            <w:rStyle w:val="Hyperlink"/>
          </w:rPr>
          <w:t>D.3.1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_Toc509367286 \h </w:instrText>
        </w:r>
        <w:r w:rsidR="00370B4E">
          <w:rPr>
            <w:webHidden/>
          </w:rPr>
        </w:r>
        <w:r w:rsidR="00370B4E">
          <w:rPr>
            <w:webHidden/>
          </w:rPr>
          <w:fldChar w:fldCharType="separate"/>
        </w:r>
        <w:r w:rsidR="00370B4E">
          <w:rPr>
            <w:webHidden/>
          </w:rPr>
          <w:t>166</w:t>
        </w:r>
        <w:r w:rsidR="00370B4E">
          <w:rPr>
            <w:webHidden/>
          </w:rPr>
          <w:fldChar w:fldCharType="end"/>
        </w:r>
      </w:hyperlink>
    </w:p>
    <w:p w14:paraId="1604151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7" w:history="1">
        <w:r w:rsidR="00370B4E" w:rsidRPr="00927041">
          <w:rPr>
            <w:rStyle w:val="Hyperlink"/>
          </w:rPr>
          <w:t>D.3.2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_Toc509367287 \h </w:instrText>
        </w:r>
        <w:r w:rsidR="00370B4E">
          <w:rPr>
            <w:webHidden/>
          </w:rPr>
        </w:r>
        <w:r w:rsidR="00370B4E">
          <w:rPr>
            <w:webHidden/>
          </w:rPr>
          <w:fldChar w:fldCharType="separate"/>
        </w:r>
        <w:r w:rsidR="00370B4E">
          <w:rPr>
            <w:webHidden/>
          </w:rPr>
          <w:t>166</w:t>
        </w:r>
        <w:r w:rsidR="00370B4E">
          <w:rPr>
            <w:webHidden/>
          </w:rPr>
          <w:fldChar w:fldCharType="end"/>
        </w:r>
      </w:hyperlink>
    </w:p>
    <w:p w14:paraId="35A97A5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8" w:history="1">
        <w:r w:rsidR="00370B4E" w:rsidRPr="00927041">
          <w:rPr>
            <w:rStyle w:val="Hyperlink"/>
          </w:rPr>
          <w:t>D.3.3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_Toc509367288 \h </w:instrText>
        </w:r>
        <w:r w:rsidR="00370B4E">
          <w:rPr>
            <w:webHidden/>
          </w:rPr>
        </w:r>
        <w:r w:rsidR="00370B4E">
          <w:rPr>
            <w:webHidden/>
          </w:rPr>
          <w:fldChar w:fldCharType="separate"/>
        </w:r>
        <w:r w:rsidR="00370B4E">
          <w:rPr>
            <w:webHidden/>
          </w:rPr>
          <w:t>166</w:t>
        </w:r>
        <w:r w:rsidR="00370B4E">
          <w:rPr>
            <w:webHidden/>
          </w:rPr>
          <w:fldChar w:fldCharType="end"/>
        </w:r>
      </w:hyperlink>
    </w:p>
    <w:p w14:paraId="41C6CF18" w14:textId="77777777" w:rsidR="00370B4E" w:rsidRDefault="00C16FED">
      <w:pPr>
        <w:pStyle w:val="TOC3"/>
        <w:rPr>
          <w:rFonts w:asciiTheme="minorHAnsi" w:eastAsiaTheme="minorEastAsia" w:hAnsiTheme="minorHAnsi" w:cstheme="minorBidi"/>
          <w:spacing w:val="0"/>
          <w:sz w:val="22"/>
          <w:szCs w:val="22"/>
          <w:lang w:eastAsia="en-US"/>
        </w:rPr>
      </w:pPr>
      <w:hyperlink w:anchor="_Toc509367289" w:history="1">
        <w:r w:rsidR="00370B4E" w:rsidRPr="00927041">
          <w:rPr>
            <w:rStyle w:val="Hyperlink"/>
          </w:rPr>
          <w:t>D.3.4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_Toc509367289 \h </w:instrText>
        </w:r>
        <w:r w:rsidR="00370B4E">
          <w:rPr>
            <w:webHidden/>
          </w:rPr>
        </w:r>
        <w:r w:rsidR="00370B4E">
          <w:rPr>
            <w:webHidden/>
          </w:rPr>
          <w:fldChar w:fldCharType="separate"/>
        </w:r>
        <w:r w:rsidR="00370B4E">
          <w:rPr>
            <w:webHidden/>
          </w:rPr>
          <w:t>166</w:t>
        </w:r>
        <w:r w:rsidR="00370B4E">
          <w:rPr>
            <w:webHidden/>
          </w:rPr>
          <w:fldChar w:fldCharType="end"/>
        </w:r>
      </w:hyperlink>
    </w:p>
    <w:p w14:paraId="030398C0"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0" w:history="1">
        <w:r w:rsidR="00370B4E" w:rsidRPr="00927041">
          <w:rPr>
            <w:rStyle w:val="Hyperlink"/>
          </w:rPr>
          <w:t>D.3.5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_Toc509367290 \h </w:instrText>
        </w:r>
        <w:r w:rsidR="00370B4E">
          <w:rPr>
            <w:webHidden/>
          </w:rPr>
        </w:r>
        <w:r w:rsidR="00370B4E">
          <w:rPr>
            <w:webHidden/>
          </w:rPr>
          <w:fldChar w:fldCharType="separate"/>
        </w:r>
        <w:r w:rsidR="00370B4E">
          <w:rPr>
            <w:webHidden/>
          </w:rPr>
          <w:t>171</w:t>
        </w:r>
        <w:r w:rsidR="00370B4E">
          <w:rPr>
            <w:webHidden/>
          </w:rPr>
          <w:fldChar w:fldCharType="end"/>
        </w:r>
      </w:hyperlink>
    </w:p>
    <w:p w14:paraId="3C07A6BD"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1" w:history="1">
        <w:r w:rsidR="00370B4E" w:rsidRPr="00927041">
          <w:rPr>
            <w:rStyle w:val="Hyperlink"/>
          </w:rPr>
          <w:t>D.3.6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_Toc509367291 \h </w:instrText>
        </w:r>
        <w:r w:rsidR="00370B4E">
          <w:rPr>
            <w:webHidden/>
          </w:rPr>
        </w:r>
        <w:r w:rsidR="00370B4E">
          <w:rPr>
            <w:webHidden/>
          </w:rPr>
          <w:fldChar w:fldCharType="separate"/>
        </w:r>
        <w:r w:rsidR="00370B4E">
          <w:rPr>
            <w:webHidden/>
          </w:rPr>
          <w:t>171</w:t>
        </w:r>
        <w:r w:rsidR="00370B4E">
          <w:rPr>
            <w:webHidden/>
          </w:rPr>
          <w:fldChar w:fldCharType="end"/>
        </w:r>
      </w:hyperlink>
    </w:p>
    <w:p w14:paraId="0C9461DB" w14:textId="77777777" w:rsidR="00370B4E" w:rsidRDefault="00C16FED">
      <w:pPr>
        <w:pStyle w:val="TOC2"/>
        <w:rPr>
          <w:rFonts w:asciiTheme="minorHAnsi" w:eastAsiaTheme="minorEastAsia" w:hAnsiTheme="minorHAnsi" w:cstheme="minorBidi"/>
          <w:spacing w:val="0"/>
          <w:sz w:val="22"/>
          <w:szCs w:val="22"/>
          <w:lang w:eastAsia="en-US"/>
        </w:rPr>
      </w:pPr>
      <w:hyperlink w:anchor="_Toc509367292" w:history="1">
        <w:r w:rsidR="00370B4E" w:rsidRPr="00927041">
          <w:rPr>
            <w:rStyle w:val="Hyperlink"/>
          </w:rPr>
          <w:t>D.4</w:t>
        </w:r>
        <w:r w:rsidR="00370B4E">
          <w:rPr>
            <w:rFonts w:asciiTheme="minorHAnsi" w:eastAsiaTheme="minorEastAsia" w:hAnsiTheme="minorHAnsi" w:cstheme="minorBidi"/>
            <w:spacing w:val="0"/>
            <w:sz w:val="22"/>
            <w:szCs w:val="22"/>
            <w:lang w:eastAsia="en-US"/>
          </w:rPr>
          <w:tab/>
        </w:r>
        <w:r w:rsidR="00370B4E" w:rsidRPr="00927041">
          <w:rPr>
            <w:rStyle w:val="Hyperlink"/>
          </w:rPr>
          <w:t>Platform Configuration</w:t>
        </w:r>
        <w:r w:rsidR="00370B4E">
          <w:rPr>
            <w:webHidden/>
          </w:rPr>
          <w:tab/>
        </w:r>
        <w:r w:rsidR="00370B4E">
          <w:rPr>
            <w:webHidden/>
          </w:rPr>
          <w:fldChar w:fldCharType="begin"/>
        </w:r>
        <w:r w:rsidR="00370B4E">
          <w:rPr>
            <w:webHidden/>
          </w:rPr>
          <w:instrText xml:space="preserve"> PAGEREF _Toc509367292 \h </w:instrText>
        </w:r>
        <w:r w:rsidR="00370B4E">
          <w:rPr>
            <w:webHidden/>
          </w:rPr>
        </w:r>
        <w:r w:rsidR="00370B4E">
          <w:rPr>
            <w:webHidden/>
          </w:rPr>
          <w:fldChar w:fldCharType="separate"/>
        </w:r>
        <w:r w:rsidR="00370B4E">
          <w:rPr>
            <w:webHidden/>
          </w:rPr>
          <w:t>171</w:t>
        </w:r>
        <w:r w:rsidR="00370B4E">
          <w:rPr>
            <w:webHidden/>
          </w:rPr>
          <w:fldChar w:fldCharType="end"/>
        </w:r>
      </w:hyperlink>
    </w:p>
    <w:p w14:paraId="337AB3B9"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3" w:history="1">
        <w:r w:rsidR="00370B4E" w:rsidRPr="00927041">
          <w:rPr>
            <w:rStyle w:val="Hyperlink"/>
          </w:rPr>
          <w:t>D.4.1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_Toc509367293 \h </w:instrText>
        </w:r>
        <w:r w:rsidR="00370B4E">
          <w:rPr>
            <w:webHidden/>
          </w:rPr>
        </w:r>
        <w:r w:rsidR="00370B4E">
          <w:rPr>
            <w:webHidden/>
          </w:rPr>
          <w:fldChar w:fldCharType="separate"/>
        </w:r>
        <w:r w:rsidR="00370B4E">
          <w:rPr>
            <w:webHidden/>
          </w:rPr>
          <w:t>171</w:t>
        </w:r>
        <w:r w:rsidR="00370B4E">
          <w:rPr>
            <w:webHidden/>
          </w:rPr>
          <w:fldChar w:fldCharType="end"/>
        </w:r>
      </w:hyperlink>
    </w:p>
    <w:p w14:paraId="054D9DA6"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4" w:history="1">
        <w:r w:rsidR="00370B4E" w:rsidRPr="00927041">
          <w:rPr>
            <w:rStyle w:val="Hyperlink"/>
          </w:rPr>
          <w:t>D.4.2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_Toc509367294 \h </w:instrText>
        </w:r>
        <w:r w:rsidR="00370B4E">
          <w:rPr>
            <w:webHidden/>
          </w:rPr>
        </w:r>
        <w:r w:rsidR="00370B4E">
          <w:rPr>
            <w:webHidden/>
          </w:rPr>
          <w:fldChar w:fldCharType="separate"/>
        </w:r>
        <w:r w:rsidR="00370B4E">
          <w:rPr>
            <w:webHidden/>
          </w:rPr>
          <w:t>171</w:t>
        </w:r>
        <w:r w:rsidR="00370B4E">
          <w:rPr>
            <w:webHidden/>
          </w:rPr>
          <w:fldChar w:fldCharType="end"/>
        </w:r>
      </w:hyperlink>
    </w:p>
    <w:p w14:paraId="0DA589D4"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5" w:history="1">
        <w:r w:rsidR="00370B4E" w:rsidRPr="00927041">
          <w:rPr>
            <w:rStyle w:val="Hyperlink"/>
          </w:rPr>
          <w:t>D.4.3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_Toc509367295 \h </w:instrText>
        </w:r>
        <w:r w:rsidR="00370B4E">
          <w:rPr>
            <w:webHidden/>
          </w:rPr>
        </w:r>
        <w:r w:rsidR="00370B4E">
          <w:rPr>
            <w:webHidden/>
          </w:rPr>
          <w:fldChar w:fldCharType="separate"/>
        </w:r>
        <w:r w:rsidR="00370B4E">
          <w:rPr>
            <w:webHidden/>
          </w:rPr>
          <w:t>171</w:t>
        </w:r>
        <w:r w:rsidR="00370B4E">
          <w:rPr>
            <w:webHidden/>
          </w:rPr>
          <w:fldChar w:fldCharType="end"/>
        </w:r>
      </w:hyperlink>
    </w:p>
    <w:p w14:paraId="22A5370D"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6" w:history="1">
        <w:r w:rsidR="00370B4E" w:rsidRPr="00927041">
          <w:rPr>
            <w:rStyle w:val="Hyperlink"/>
          </w:rPr>
          <w:t>D.4.4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_Toc509367296 \h </w:instrText>
        </w:r>
        <w:r w:rsidR="00370B4E">
          <w:rPr>
            <w:webHidden/>
          </w:rPr>
        </w:r>
        <w:r w:rsidR="00370B4E">
          <w:rPr>
            <w:webHidden/>
          </w:rPr>
          <w:fldChar w:fldCharType="separate"/>
        </w:r>
        <w:r w:rsidR="00370B4E">
          <w:rPr>
            <w:webHidden/>
          </w:rPr>
          <w:t>171</w:t>
        </w:r>
        <w:r w:rsidR="00370B4E">
          <w:rPr>
            <w:webHidden/>
          </w:rPr>
          <w:fldChar w:fldCharType="end"/>
        </w:r>
      </w:hyperlink>
    </w:p>
    <w:p w14:paraId="373DA791"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7" w:history="1">
        <w:r w:rsidR="00370B4E" w:rsidRPr="00927041">
          <w:rPr>
            <w:rStyle w:val="Hyperlink"/>
          </w:rPr>
          <w:t>D.4.5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_Toc509367297 \h </w:instrText>
        </w:r>
        <w:r w:rsidR="00370B4E">
          <w:rPr>
            <w:webHidden/>
          </w:rPr>
        </w:r>
        <w:r w:rsidR="00370B4E">
          <w:rPr>
            <w:webHidden/>
          </w:rPr>
          <w:fldChar w:fldCharType="separate"/>
        </w:r>
        <w:r w:rsidR="00370B4E">
          <w:rPr>
            <w:webHidden/>
          </w:rPr>
          <w:t>175</w:t>
        </w:r>
        <w:r w:rsidR="00370B4E">
          <w:rPr>
            <w:webHidden/>
          </w:rPr>
          <w:fldChar w:fldCharType="end"/>
        </w:r>
      </w:hyperlink>
    </w:p>
    <w:p w14:paraId="53524835" w14:textId="77777777" w:rsidR="00370B4E" w:rsidRDefault="00C16FED">
      <w:pPr>
        <w:pStyle w:val="TOC3"/>
        <w:rPr>
          <w:rFonts w:asciiTheme="minorHAnsi" w:eastAsiaTheme="minorEastAsia" w:hAnsiTheme="minorHAnsi" w:cstheme="minorBidi"/>
          <w:spacing w:val="0"/>
          <w:sz w:val="22"/>
          <w:szCs w:val="22"/>
          <w:lang w:eastAsia="en-US"/>
        </w:rPr>
      </w:pPr>
      <w:hyperlink w:anchor="_Toc509367298" w:history="1">
        <w:r w:rsidR="00370B4E" w:rsidRPr="00927041">
          <w:rPr>
            <w:rStyle w:val="Hyperlink"/>
          </w:rPr>
          <w:t>D.4.6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_Toc509367298 \h </w:instrText>
        </w:r>
        <w:r w:rsidR="00370B4E">
          <w:rPr>
            <w:webHidden/>
          </w:rPr>
        </w:r>
        <w:r w:rsidR="00370B4E">
          <w:rPr>
            <w:webHidden/>
          </w:rPr>
          <w:fldChar w:fldCharType="separate"/>
        </w:r>
        <w:r w:rsidR="00370B4E">
          <w:rPr>
            <w:webHidden/>
          </w:rPr>
          <w:t>175</w:t>
        </w:r>
        <w:r w:rsidR="00370B4E">
          <w:rPr>
            <w:webHidden/>
          </w:rPr>
          <w:fldChar w:fldCharType="end"/>
        </w:r>
      </w:hyperlink>
    </w:p>
    <w:p w14:paraId="16A8EDA0" w14:textId="77777777" w:rsidR="00370B4E" w:rsidRDefault="00C16FED">
      <w:pPr>
        <w:pStyle w:val="TOC2"/>
        <w:rPr>
          <w:rFonts w:asciiTheme="minorHAnsi" w:eastAsiaTheme="minorEastAsia" w:hAnsiTheme="minorHAnsi" w:cstheme="minorBidi"/>
          <w:spacing w:val="0"/>
          <w:sz w:val="22"/>
          <w:szCs w:val="22"/>
          <w:lang w:eastAsia="en-US"/>
        </w:rPr>
      </w:pPr>
      <w:hyperlink w:anchor="_Toc509367299" w:history="1">
        <w:r w:rsidR="00370B4E" w:rsidRPr="00927041">
          <w:rPr>
            <w:rStyle w:val="Hyperlink"/>
          </w:rPr>
          <w:t>D.5</w:t>
        </w:r>
        <w:r w:rsidR="00370B4E">
          <w:rPr>
            <w:rFonts w:asciiTheme="minorHAnsi" w:eastAsiaTheme="minorEastAsia" w:hAnsiTheme="minorHAnsi" w:cstheme="minorBidi"/>
            <w:spacing w:val="0"/>
            <w:sz w:val="22"/>
            <w:szCs w:val="22"/>
            <w:lang w:eastAsia="en-US"/>
          </w:rPr>
          <w:tab/>
        </w:r>
        <w:r w:rsidR="00370B4E" w:rsidRPr="00927041">
          <w:rPr>
            <w:rStyle w:val="Hyperlink"/>
          </w:rPr>
          <w:t>Device</w:t>
        </w:r>
        <w:r w:rsidR="00370B4E">
          <w:rPr>
            <w:webHidden/>
          </w:rPr>
          <w:tab/>
        </w:r>
        <w:r w:rsidR="00370B4E">
          <w:rPr>
            <w:webHidden/>
          </w:rPr>
          <w:fldChar w:fldCharType="begin"/>
        </w:r>
        <w:r w:rsidR="00370B4E">
          <w:rPr>
            <w:webHidden/>
          </w:rPr>
          <w:instrText xml:space="preserve"> PAGEREF _Toc509367299 \h </w:instrText>
        </w:r>
        <w:r w:rsidR="00370B4E">
          <w:rPr>
            <w:webHidden/>
          </w:rPr>
        </w:r>
        <w:r w:rsidR="00370B4E">
          <w:rPr>
            <w:webHidden/>
          </w:rPr>
          <w:fldChar w:fldCharType="separate"/>
        </w:r>
        <w:r w:rsidR="00370B4E">
          <w:rPr>
            <w:webHidden/>
          </w:rPr>
          <w:t>175</w:t>
        </w:r>
        <w:r w:rsidR="00370B4E">
          <w:rPr>
            <w:webHidden/>
          </w:rPr>
          <w:fldChar w:fldCharType="end"/>
        </w:r>
      </w:hyperlink>
    </w:p>
    <w:p w14:paraId="69B0DAD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0" w:history="1">
        <w:r w:rsidR="00370B4E" w:rsidRPr="00927041">
          <w:rPr>
            <w:rStyle w:val="Hyperlink"/>
          </w:rPr>
          <w:t>D.5.1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_Toc509367300 \h </w:instrText>
        </w:r>
        <w:r w:rsidR="00370B4E">
          <w:rPr>
            <w:webHidden/>
          </w:rPr>
        </w:r>
        <w:r w:rsidR="00370B4E">
          <w:rPr>
            <w:webHidden/>
          </w:rPr>
          <w:fldChar w:fldCharType="separate"/>
        </w:r>
        <w:r w:rsidR="00370B4E">
          <w:rPr>
            <w:webHidden/>
          </w:rPr>
          <w:t>175</w:t>
        </w:r>
        <w:r w:rsidR="00370B4E">
          <w:rPr>
            <w:webHidden/>
          </w:rPr>
          <w:fldChar w:fldCharType="end"/>
        </w:r>
      </w:hyperlink>
    </w:p>
    <w:p w14:paraId="40C7F0B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1" w:history="1">
        <w:r w:rsidR="00370B4E" w:rsidRPr="00927041">
          <w:rPr>
            <w:rStyle w:val="Hyperlink"/>
          </w:rPr>
          <w:t>D.5.2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_Toc509367301 \h </w:instrText>
        </w:r>
        <w:r w:rsidR="00370B4E">
          <w:rPr>
            <w:webHidden/>
          </w:rPr>
        </w:r>
        <w:r w:rsidR="00370B4E">
          <w:rPr>
            <w:webHidden/>
          </w:rPr>
          <w:fldChar w:fldCharType="separate"/>
        </w:r>
        <w:r w:rsidR="00370B4E">
          <w:rPr>
            <w:webHidden/>
          </w:rPr>
          <w:t>175</w:t>
        </w:r>
        <w:r w:rsidR="00370B4E">
          <w:rPr>
            <w:webHidden/>
          </w:rPr>
          <w:fldChar w:fldCharType="end"/>
        </w:r>
      </w:hyperlink>
    </w:p>
    <w:p w14:paraId="5169DC4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2" w:history="1">
        <w:r w:rsidR="00370B4E" w:rsidRPr="00927041">
          <w:rPr>
            <w:rStyle w:val="Hyperlink"/>
          </w:rPr>
          <w:t>D.5.3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_Toc509367302 \h </w:instrText>
        </w:r>
        <w:r w:rsidR="00370B4E">
          <w:rPr>
            <w:webHidden/>
          </w:rPr>
        </w:r>
        <w:r w:rsidR="00370B4E">
          <w:rPr>
            <w:webHidden/>
          </w:rPr>
          <w:fldChar w:fldCharType="separate"/>
        </w:r>
        <w:r w:rsidR="00370B4E">
          <w:rPr>
            <w:webHidden/>
          </w:rPr>
          <w:t>175</w:t>
        </w:r>
        <w:r w:rsidR="00370B4E">
          <w:rPr>
            <w:webHidden/>
          </w:rPr>
          <w:fldChar w:fldCharType="end"/>
        </w:r>
      </w:hyperlink>
    </w:p>
    <w:p w14:paraId="6534035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3" w:history="1">
        <w:r w:rsidR="00370B4E" w:rsidRPr="00927041">
          <w:rPr>
            <w:rStyle w:val="Hyperlink"/>
          </w:rPr>
          <w:t>D.5.4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_Toc509367303 \h </w:instrText>
        </w:r>
        <w:r w:rsidR="00370B4E">
          <w:rPr>
            <w:webHidden/>
          </w:rPr>
        </w:r>
        <w:r w:rsidR="00370B4E">
          <w:rPr>
            <w:webHidden/>
          </w:rPr>
          <w:fldChar w:fldCharType="separate"/>
        </w:r>
        <w:r w:rsidR="00370B4E">
          <w:rPr>
            <w:webHidden/>
          </w:rPr>
          <w:t>175</w:t>
        </w:r>
        <w:r w:rsidR="00370B4E">
          <w:rPr>
            <w:webHidden/>
          </w:rPr>
          <w:fldChar w:fldCharType="end"/>
        </w:r>
      </w:hyperlink>
    </w:p>
    <w:p w14:paraId="17718E0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4" w:history="1">
        <w:r w:rsidR="00370B4E" w:rsidRPr="00927041">
          <w:rPr>
            <w:rStyle w:val="Hyperlink"/>
          </w:rPr>
          <w:t>D.5.5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_Toc509367304 \h </w:instrText>
        </w:r>
        <w:r w:rsidR="00370B4E">
          <w:rPr>
            <w:webHidden/>
          </w:rPr>
        </w:r>
        <w:r w:rsidR="00370B4E">
          <w:rPr>
            <w:webHidden/>
          </w:rPr>
          <w:fldChar w:fldCharType="separate"/>
        </w:r>
        <w:r w:rsidR="00370B4E">
          <w:rPr>
            <w:webHidden/>
          </w:rPr>
          <w:t>177</w:t>
        </w:r>
        <w:r w:rsidR="00370B4E">
          <w:rPr>
            <w:webHidden/>
          </w:rPr>
          <w:fldChar w:fldCharType="end"/>
        </w:r>
      </w:hyperlink>
    </w:p>
    <w:p w14:paraId="7A637A5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5" w:history="1">
        <w:r w:rsidR="00370B4E" w:rsidRPr="00927041">
          <w:rPr>
            <w:rStyle w:val="Hyperlink"/>
          </w:rPr>
          <w:t>D.5.6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_Toc509367305 \h </w:instrText>
        </w:r>
        <w:r w:rsidR="00370B4E">
          <w:rPr>
            <w:webHidden/>
          </w:rPr>
        </w:r>
        <w:r w:rsidR="00370B4E">
          <w:rPr>
            <w:webHidden/>
          </w:rPr>
          <w:fldChar w:fldCharType="separate"/>
        </w:r>
        <w:r w:rsidR="00370B4E">
          <w:rPr>
            <w:webHidden/>
          </w:rPr>
          <w:t>178</w:t>
        </w:r>
        <w:r w:rsidR="00370B4E">
          <w:rPr>
            <w:webHidden/>
          </w:rPr>
          <w:fldChar w:fldCharType="end"/>
        </w:r>
      </w:hyperlink>
    </w:p>
    <w:p w14:paraId="555836FD" w14:textId="77777777" w:rsidR="00370B4E" w:rsidRDefault="00C16FED">
      <w:pPr>
        <w:pStyle w:val="TOC2"/>
        <w:rPr>
          <w:rFonts w:asciiTheme="minorHAnsi" w:eastAsiaTheme="minorEastAsia" w:hAnsiTheme="minorHAnsi" w:cstheme="minorBidi"/>
          <w:spacing w:val="0"/>
          <w:sz w:val="22"/>
          <w:szCs w:val="22"/>
          <w:lang w:eastAsia="en-US"/>
        </w:rPr>
      </w:pPr>
      <w:hyperlink w:anchor="_Toc509367306" w:history="1">
        <w:r w:rsidR="00370B4E" w:rsidRPr="00927041">
          <w:rPr>
            <w:rStyle w:val="Hyperlink"/>
          </w:rPr>
          <w:t>D.6</w:t>
        </w:r>
        <w:r w:rsidR="00370B4E">
          <w:rPr>
            <w:rFonts w:asciiTheme="minorHAnsi" w:eastAsiaTheme="minorEastAsia" w:hAnsiTheme="minorHAnsi" w:cstheme="minorBidi"/>
            <w:spacing w:val="0"/>
            <w:sz w:val="22"/>
            <w:szCs w:val="22"/>
            <w:lang w:eastAsia="en-US"/>
          </w:rPr>
          <w:tab/>
        </w:r>
        <w:r w:rsidR="00370B4E" w:rsidRPr="00927041">
          <w:rPr>
            <w:rStyle w:val="Hyperlink"/>
          </w:rPr>
          <w:t>Maintenance</w:t>
        </w:r>
        <w:r w:rsidR="00370B4E">
          <w:rPr>
            <w:webHidden/>
          </w:rPr>
          <w:tab/>
        </w:r>
        <w:r w:rsidR="00370B4E">
          <w:rPr>
            <w:webHidden/>
          </w:rPr>
          <w:fldChar w:fldCharType="begin"/>
        </w:r>
        <w:r w:rsidR="00370B4E">
          <w:rPr>
            <w:webHidden/>
          </w:rPr>
          <w:instrText xml:space="preserve"> PAGEREF _Toc509367306 \h </w:instrText>
        </w:r>
        <w:r w:rsidR="00370B4E">
          <w:rPr>
            <w:webHidden/>
          </w:rPr>
        </w:r>
        <w:r w:rsidR="00370B4E">
          <w:rPr>
            <w:webHidden/>
          </w:rPr>
          <w:fldChar w:fldCharType="separate"/>
        </w:r>
        <w:r w:rsidR="00370B4E">
          <w:rPr>
            <w:webHidden/>
          </w:rPr>
          <w:t>178</w:t>
        </w:r>
        <w:r w:rsidR="00370B4E">
          <w:rPr>
            <w:webHidden/>
          </w:rPr>
          <w:fldChar w:fldCharType="end"/>
        </w:r>
      </w:hyperlink>
    </w:p>
    <w:p w14:paraId="34425F5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7" w:history="1">
        <w:r w:rsidR="00370B4E" w:rsidRPr="00927041">
          <w:rPr>
            <w:rStyle w:val="Hyperlink"/>
          </w:rPr>
          <w:t>D.6.1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_Toc509367307 \h </w:instrText>
        </w:r>
        <w:r w:rsidR="00370B4E">
          <w:rPr>
            <w:webHidden/>
          </w:rPr>
        </w:r>
        <w:r w:rsidR="00370B4E">
          <w:rPr>
            <w:webHidden/>
          </w:rPr>
          <w:fldChar w:fldCharType="separate"/>
        </w:r>
        <w:r w:rsidR="00370B4E">
          <w:rPr>
            <w:webHidden/>
          </w:rPr>
          <w:t>178</w:t>
        </w:r>
        <w:r w:rsidR="00370B4E">
          <w:rPr>
            <w:webHidden/>
          </w:rPr>
          <w:fldChar w:fldCharType="end"/>
        </w:r>
      </w:hyperlink>
    </w:p>
    <w:p w14:paraId="7150D88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8" w:history="1">
        <w:r w:rsidR="00370B4E" w:rsidRPr="00927041">
          <w:rPr>
            <w:rStyle w:val="Hyperlink"/>
          </w:rPr>
          <w:t>D.6.2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_Toc509367308 \h </w:instrText>
        </w:r>
        <w:r w:rsidR="00370B4E">
          <w:rPr>
            <w:webHidden/>
          </w:rPr>
        </w:r>
        <w:r w:rsidR="00370B4E">
          <w:rPr>
            <w:webHidden/>
          </w:rPr>
          <w:fldChar w:fldCharType="separate"/>
        </w:r>
        <w:r w:rsidR="00370B4E">
          <w:rPr>
            <w:webHidden/>
          </w:rPr>
          <w:t>178</w:t>
        </w:r>
        <w:r w:rsidR="00370B4E">
          <w:rPr>
            <w:webHidden/>
          </w:rPr>
          <w:fldChar w:fldCharType="end"/>
        </w:r>
      </w:hyperlink>
    </w:p>
    <w:p w14:paraId="4590D01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09" w:history="1">
        <w:r w:rsidR="00370B4E" w:rsidRPr="00927041">
          <w:rPr>
            <w:rStyle w:val="Hyperlink"/>
          </w:rPr>
          <w:t>D.6.3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_Toc509367309 \h </w:instrText>
        </w:r>
        <w:r w:rsidR="00370B4E">
          <w:rPr>
            <w:webHidden/>
          </w:rPr>
        </w:r>
        <w:r w:rsidR="00370B4E">
          <w:rPr>
            <w:webHidden/>
          </w:rPr>
          <w:fldChar w:fldCharType="separate"/>
        </w:r>
        <w:r w:rsidR="00370B4E">
          <w:rPr>
            <w:webHidden/>
          </w:rPr>
          <w:t>178</w:t>
        </w:r>
        <w:r w:rsidR="00370B4E">
          <w:rPr>
            <w:webHidden/>
          </w:rPr>
          <w:fldChar w:fldCharType="end"/>
        </w:r>
      </w:hyperlink>
    </w:p>
    <w:p w14:paraId="5F8D1DE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0" w:history="1">
        <w:r w:rsidR="00370B4E" w:rsidRPr="00927041">
          <w:rPr>
            <w:rStyle w:val="Hyperlink"/>
          </w:rPr>
          <w:t>D.6.4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_Toc509367310 \h </w:instrText>
        </w:r>
        <w:r w:rsidR="00370B4E">
          <w:rPr>
            <w:webHidden/>
          </w:rPr>
        </w:r>
        <w:r w:rsidR="00370B4E">
          <w:rPr>
            <w:webHidden/>
          </w:rPr>
          <w:fldChar w:fldCharType="separate"/>
        </w:r>
        <w:r w:rsidR="00370B4E">
          <w:rPr>
            <w:webHidden/>
          </w:rPr>
          <w:t>178</w:t>
        </w:r>
        <w:r w:rsidR="00370B4E">
          <w:rPr>
            <w:webHidden/>
          </w:rPr>
          <w:fldChar w:fldCharType="end"/>
        </w:r>
      </w:hyperlink>
    </w:p>
    <w:p w14:paraId="43C2508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1" w:history="1">
        <w:r w:rsidR="00370B4E" w:rsidRPr="00927041">
          <w:rPr>
            <w:rStyle w:val="Hyperlink"/>
          </w:rPr>
          <w:t>D.6.5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_Toc509367311 \h </w:instrText>
        </w:r>
        <w:r w:rsidR="00370B4E">
          <w:rPr>
            <w:webHidden/>
          </w:rPr>
        </w:r>
        <w:r w:rsidR="00370B4E">
          <w:rPr>
            <w:webHidden/>
          </w:rPr>
          <w:fldChar w:fldCharType="separate"/>
        </w:r>
        <w:r w:rsidR="00370B4E">
          <w:rPr>
            <w:webHidden/>
          </w:rPr>
          <w:t>181</w:t>
        </w:r>
        <w:r w:rsidR="00370B4E">
          <w:rPr>
            <w:webHidden/>
          </w:rPr>
          <w:fldChar w:fldCharType="end"/>
        </w:r>
      </w:hyperlink>
    </w:p>
    <w:p w14:paraId="109780A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2" w:history="1">
        <w:r w:rsidR="00370B4E" w:rsidRPr="00927041">
          <w:rPr>
            <w:rStyle w:val="Hyperlink"/>
          </w:rPr>
          <w:t>D.6.6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_Toc509367312 \h </w:instrText>
        </w:r>
        <w:r w:rsidR="00370B4E">
          <w:rPr>
            <w:webHidden/>
          </w:rPr>
        </w:r>
        <w:r w:rsidR="00370B4E">
          <w:rPr>
            <w:webHidden/>
          </w:rPr>
          <w:fldChar w:fldCharType="separate"/>
        </w:r>
        <w:r w:rsidR="00370B4E">
          <w:rPr>
            <w:webHidden/>
          </w:rPr>
          <w:t>181</w:t>
        </w:r>
        <w:r w:rsidR="00370B4E">
          <w:rPr>
            <w:webHidden/>
          </w:rPr>
          <w:fldChar w:fldCharType="end"/>
        </w:r>
      </w:hyperlink>
    </w:p>
    <w:p w14:paraId="1F2EDF42" w14:textId="77777777" w:rsidR="00370B4E" w:rsidRDefault="00C16FED">
      <w:pPr>
        <w:pStyle w:val="TOC2"/>
        <w:rPr>
          <w:rFonts w:asciiTheme="minorHAnsi" w:eastAsiaTheme="minorEastAsia" w:hAnsiTheme="minorHAnsi" w:cstheme="minorBidi"/>
          <w:spacing w:val="0"/>
          <w:sz w:val="22"/>
          <w:szCs w:val="22"/>
          <w:lang w:eastAsia="en-US"/>
        </w:rPr>
      </w:pPr>
      <w:hyperlink w:anchor="_Toc509367313" w:history="1">
        <w:r w:rsidR="00370B4E" w:rsidRPr="00927041">
          <w:rPr>
            <w:rStyle w:val="Hyperlink"/>
          </w:rPr>
          <w:t>D.7</w:t>
        </w:r>
        <w:r w:rsidR="00370B4E">
          <w:rPr>
            <w:rFonts w:asciiTheme="minorHAnsi" w:eastAsiaTheme="minorEastAsia" w:hAnsiTheme="minorHAnsi" w:cstheme="minorBidi"/>
            <w:spacing w:val="0"/>
            <w:sz w:val="22"/>
            <w:szCs w:val="22"/>
            <w:lang w:eastAsia="en-US"/>
          </w:rPr>
          <w:tab/>
        </w:r>
        <w:r w:rsidR="00370B4E" w:rsidRPr="00927041">
          <w:rPr>
            <w:rStyle w:val="Hyperlink"/>
          </w:rPr>
          <w:t>Platform</w:t>
        </w:r>
        <w:r w:rsidR="00370B4E">
          <w:rPr>
            <w:webHidden/>
          </w:rPr>
          <w:tab/>
        </w:r>
        <w:r w:rsidR="00370B4E">
          <w:rPr>
            <w:webHidden/>
          </w:rPr>
          <w:fldChar w:fldCharType="begin"/>
        </w:r>
        <w:r w:rsidR="00370B4E">
          <w:rPr>
            <w:webHidden/>
          </w:rPr>
          <w:instrText xml:space="preserve"> PAGEREF _Toc509367313 \h </w:instrText>
        </w:r>
        <w:r w:rsidR="00370B4E">
          <w:rPr>
            <w:webHidden/>
          </w:rPr>
        </w:r>
        <w:r w:rsidR="00370B4E">
          <w:rPr>
            <w:webHidden/>
          </w:rPr>
          <w:fldChar w:fldCharType="separate"/>
        </w:r>
        <w:r w:rsidR="00370B4E">
          <w:rPr>
            <w:webHidden/>
          </w:rPr>
          <w:t>181</w:t>
        </w:r>
        <w:r w:rsidR="00370B4E">
          <w:rPr>
            <w:webHidden/>
          </w:rPr>
          <w:fldChar w:fldCharType="end"/>
        </w:r>
      </w:hyperlink>
    </w:p>
    <w:p w14:paraId="6437ABFC"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4" w:history="1">
        <w:r w:rsidR="00370B4E" w:rsidRPr="00927041">
          <w:rPr>
            <w:rStyle w:val="Hyperlink"/>
          </w:rPr>
          <w:t>D.7.1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_Toc509367314 \h </w:instrText>
        </w:r>
        <w:r w:rsidR="00370B4E">
          <w:rPr>
            <w:webHidden/>
          </w:rPr>
        </w:r>
        <w:r w:rsidR="00370B4E">
          <w:rPr>
            <w:webHidden/>
          </w:rPr>
          <w:fldChar w:fldCharType="separate"/>
        </w:r>
        <w:r w:rsidR="00370B4E">
          <w:rPr>
            <w:webHidden/>
          </w:rPr>
          <w:t>181</w:t>
        </w:r>
        <w:r w:rsidR="00370B4E">
          <w:rPr>
            <w:webHidden/>
          </w:rPr>
          <w:fldChar w:fldCharType="end"/>
        </w:r>
      </w:hyperlink>
    </w:p>
    <w:p w14:paraId="46CDC78D"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5" w:history="1">
        <w:r w:rsidR="00370B4E" w:rsidRPr="00927041">
          <w:rPr>
            <w:rStyle w:val="Hyperlink"/>
          </w:rPr>
          <w:t>D.7.2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_Toc509367315 \h </w:instrText>
        </w:r>
        <w:r w:rsidR="00370B4E">
          <w:rPr>
            <w:webHidden/>
          </w:rPr>
        </w:r>
        <w:r w:rsidR="00370B4E">
          <w:rPr>
            <w:webHidden/>
          </w:rPr>
          <w:fldChar w:fldCharType="separate"/>
        </w:r>
        <w:r w:rsidR="00370B4E">
          <w:rPr>
            <w:webHidden/>
          </w:rPr>
          <w:t>181</w:t>
        </w:r>
        <w:r w:rsidR="00370B4E">
          <w:rPr>
            <w:webHidden/>
          </w:rPr>
          <w:fldChar w:fldCharType="end"/>
        </w:r>
      </w:hyperlink>
    </w:p>
    <w:p w14:paraId="5F6D405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6" w:history="1">
        <w:r w:rsidR="00370B4E" w:rsidRPr="00927041">
          <w:rPr>
            <w:rStyle w:val="Hyperlink"/>
          </w:rPr>
          <w:t>D.7.3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_Toc509367316 \h </w:instrText>
        </w:r>
        <w:r w:rsidR="00370B4E">
          <w:rPr>
            <w:webHidden/>
          </w:rPr>
        </w:r>
        <w:r w:rsidR="00370B4E">
          <w:rPr>
            <w:webHidden/>
          </w:rPr>
          <w:fldChar w:fldCharType="separate"/>
        </w:r>
        <w:r w:rsidR="00370B4E">
          <w:rPr>
            <w:webHidden/>
          </w:rPr>
          <w:t>181</w:t>
        </w:r>
        <w:r w:rsidR="00370B4E">
          <w:rPr>
            <w:webHidden/>
          </w:rPr>
          <w:fldChar w:fldCharType="end"/>
        </w:r>
      </w:hyperlink>
    </w:p>
    <w:p w14:paraId="7D4B2F4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7" w:history="1">
        <w:r w:rsidR="00370B4E" w:rsidRPr="00927041">
          <w:rPr>
            <w:rStyle w:val="Hyperlink"/>
          </w:rPr>
          <w:t>D.7.4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_Toc509367317 \h </w:instrText>
        </w:r>
        <w:r w:rsidR="00370B4E">
          <w:rPr>
            <w:webHidden/>
          </w:rPr>
        </w:r>
        <w:r w:rsidR="00370B4E">
          <w:rPr>
            <w:webHidden/>
          </w:rPr>
          <w:fldChar w:fldCharType="separate"/>
        </w:r>
        <w:r w:rsidR="00370B4E">
          <w:rPr>
            <w:webHidden/>
          </w:rPr>
          <w:t>181</w:t>
        </w:r>
        <w:r w:rsidR="00370B4E">
          <w:rPr>
            <w:webHidden/>
          </w:rPr>
          <w:fldChar w:fldCharType="end"/>
        </w:r>
      </w:hyperlink>
    </w:p>
    <w:p w14:paraId="4862EFB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8" w:history="1">
        <w:r w:rsidR="00370B4E" w:rsidRPr="00927041">
          <w:rPr>
            <w:rStyle w:val="Hyperlink"/>
          </w:rPr>
          <w:t>D.7.5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_Toc509367318 \h </w:instrText>
        </w:r>
        <w:r w:rsidR="00370B4E">
          <w:rPr>
            <w:webHidden/>
          </w:rPr>
        </w:r>
        <w:r w:rsidR="00370B4E">
          <w:rPr>
            <w:webHidden/>
          </w:rPr>
          <w:fldChar w:fldCharType="separate"/>
        </w:r>
        <w:r w:rsidR="00370B4E">
          <w:rPr>
            <w:webHidden/>
          </w:rPr>
          <w:t>183</w:t>
        </w:r>
        <w:r w:rsidR="00370B4E">
          <w:rPr>
            <w:webHidden/>
          </w:rPr>
          <w:fldChar w:fldCharType="end"/>
        </w:r>
      </w:hyperlink>
    </w:p>
    <w:p w14:paraId="16944A9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19" w:history="1">
        <w:r w:rsidR="00370B4E" w:rsidRPr="00927041">
          <w:rPr>
            <w:rStyle w:val="Hyperlink"/>
          </w:rPr>
          <w:t>D.7.6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_Toc509367319 \h </w:instrText>
        </w:r>
        <w:r w:rsidR="00370B4E">
          <w:rPr>
            <w:webHidden/>
          </w:rPr>
        </w:r>
        <w:r w:rsidR="00370B4E">
          <w:rPr>
            <w:webHidden/>
          </w:rPr>
          <w:fldChar w:fldCharType="separate"/>
        </w:r>
        <w:r w:rsidR="00370B4E">
          <w:rPr>
            <w:webHidden/>
          </w:rPr>
          <w:t>184</w:t>
        </w:r>
        <w:r w:rsidR="00370B4E">
          <w:rPr>
            <w:webHidden/>
          </w:rPr>
          <w:fldChar w:fldCharType="end"/>
        </w:r>
      </w:hyperlink>
    </w:p>
    <w:p w14:paraId="51FDE196" w14:textId="77777777" w:rsidR="00370B4E" w:rsidRDefault="00C16FED">
      <w:pPr>
        <w:pStyle w:val="TOC2"/>
        <w:rPr>
          <w:rFonts w:asciiTheme="minorHAnsi" w:eastAsiaTheme="minorEastAsia" w:hAnsiTheme="minorHAnsi" w:cstheme="minorBidi"/>
          <w:spacing w:val="0"/>
          <w:sz w:val="22"/>
          <w:szCs w:val="22"/>
          <w:lang w:eastAsia="en-US"/>
        </w:rPr>
      </w:pPr>
      <w:hyperlink w:anchor="_Toc509367320" w:history="1">
        <w:r w:rsidR="00370B4E" w:rsidRPr="00927041">
          <w:rPr>
            <w:rStyle w:val="Hyperlink"/>
          </w:rPr>
          <w:t>D.8</w:t>
        </w:r>
        <w:r w:rsidR="00370B4E">
          <w:rPr>
            <w:rFonts w:asciiTheme="minorHAnsi" w:eastAsiaTheme="minorEastAsia" w:hAnsiTheme="minorHAnsi" w:cstheme="minorBidi"/>
            <w:spacing w:val="0"/>
            <w:sz w:val="22"/>
            <w:szCs w:val="22"/>
            <w:lang w:eastAsia="en-US"/>
          </w:rPr>
          <w:tab/>
        </w:r>
        <w:r w:rsidR="00370B4E" w:rsidRPr="00927041">
          <w:rPr>
            <w:rStyle w:val="Hyperlink"/>
          </w:rPr>
          <w:t>Discoverable Resources Baseline Interface</w:t>
        </w:r>
        <w:r w:rsidR="00370B4E">
          <w:rPr>
            <w:webHidden/>
          </w:rPr>
          <w:tab/>
        </w:r>
        <w:r w:rsidR="00370B4E">
          <w:rPr>
            <w:webHidden/>
          </w:rPr>
          <w:fldChar w:fldCharType="begin"/>
        </w:r>
        <w:r w:rsidR="00370B4E">
          <w:rPr>
            <w:webHidden/>
          </w:rPr>
          <w:instrText xml:space="preserve"> PAGEREF _Toc509367320 \h </w:instrText>
        </w:r>
        <w:r w:rsidR="00370B4E">
          <w:rPr>
            <w:webHidden/>
          </w:rPr>
        </w:r>
        <w:r w:rsidR="00370B4E">
          <w:rPr>
            <w:webHidden/>
          </w:rPr>
          <w:fldChar w:fldCharType="separate"/>
        </w:r>
        <w:r w:rsidR="00370B4E">
          <w:rPr>
            <w:webHidden/>
          </w:rPr>
          <w:t>184</w:t>
        </w:r>
        <w:r w:rsidR="00370B4E">
          <w:rPr>
            <w:webHidden/>
          </w:rPr>
          <w:fldChar w:fldCharType="end"/>
        </w:r>
      </w:hyperlink>
    </w:p>
    <w:p w14:paraId="13C41ED2"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1" w:history="1">
        <w:r w:rsidR="00370B4E" w:rsidRPr="00927041">
          <w:rPr>
            <w:rStyle w:val="Hyperlink"/>
          </w:rPr>
          <w:t>D.8.1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_Toc509367321 \h </w:instrText>
        </w:r>
        <w:r w:rsidR="00370B4E">
          <w:rPr>
            <w:webHidden/>
          </w:rPr>
        </w:r>
        <w:r w:rsidR="00370B4E">
          <w:rPr>
            <w:webHidden/>
          </w:rPr>
          <w:fldChar w:fldCharType="separate"/>
        </w:r>
        <w:r w:rsidR="00370B4E">
          <w:rPr>
            <w:webHidden/>
          </w:rPr>
          <w:t>184</w:t>
        </w:r>
        <w:r w:rsidR="00370B4E">
          <w:rPr>
            <w:webHidden/>
          </w:rPr>
          <w:fldChar w:fldCharType="end"/>
        </w:r>
      </w:hyperlink>
    </w:p>
    <w:p w14:paraId="65DF244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2" w:history="1">
        <w:r w:rsidR="00370B4E" w:rsidRPr="00927041">
          <w:rPr>
            <w:rStyle w:val="Hyperlink"/>
          </w:rPr>
          <w:t>D.8.2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_Toc509367322 \h </w:instrText>
        </w:r>
        <w:r w:rsidR="00370B4E">
          <w:rPr>
            <w:webHidden/>
          </w:rPr>
        </w:r>
        <w:r w:rsidR="00370B4E">
          <w:rPr>
            <w:webHidden/>
          </w:rPr>
          <w:fldChar w:fldCharType="separate"/>
        </w:r>
        <w:r w:rsidR="00370B4E">
          <w:rPr>
            <w:webHidden/>
          </w:rPr>
          <w:t>184</w:t>
        </w:r>
        <w:r w:rsidR="00370B4E">
          <w:rPr>
            <w:webHidden/>
          </w:rPr>
          <w:fldChar w:fldCharType="end"/>
        </w:r>
      </w:hyperlink>
    </w:p>
    <w:p w14:paraId="3C7F5DE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3" w:history="1">
        <w:r w:rsidR="00370B4E" w:rsidRPr="00927041">
          <w:rPr>
            <w:rStyle w:val="Hyperlink"/>
          </w:rPr>
          <w:t>D.8.3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_Toc509367323 \h </w:instrText>
        </w:r>
        <w:r w:rsidR="00370B4E">
          <w:rPr>
            <w:webHidden/>
          </w:rPr>
        </w:r>
        <w:r w:rsidR="00370B4E">
          <w:rPr>
            <w:webHidden/>
          </w:rPr>
          <w:fldChar w:fldCharType="separate"/>
        </w:r>
        <w:r w:rsidR="00370B4E">
          <w:rPr>
            <w:webHidden/>
          </w:rPr>
          <w:t>184</w:t>
        </w:r>
        <w:r w:rsidR="00370B4E">
          <w:rPr>
            <w:webHidden/>
          </w:rPr>
          <w:fldChar w:fldCharType="end"/>
        </w:r>
      </w:hyperlink>
    </w:p>
    <w:p w14:paraId="7D435EC1"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4" w:history="1">
        <w:r w:rsidR="00370B4E" w:rsidRPr="00927041">
          <w:rPr>
            <w:rStyle w:val="Hyperlink"/>
          </w:rPr>
          <w:t>D.8.4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_Toc509367324 \h </w:instrText>
        </w:r>
        <w:r w:rsidR="00370B4E">
          <w:rPr>
            <w:webHidden/>
          </w:rPr>
        </w:r>
        <w:r w:rsidR="00370B4E">
          <w:rPr>
            <w:webHidden/>
          </w:rPr>
          <w:fldChar w:fldCharType="separate"/>
        </w:r>
        <w:r w:rsidR="00370B4E">
          <w:rPr>
            <w:webHidden/>
          </w:rPr>
          <w:t>184</w:t>
        </w:r>
        <w:r w:rsidR="00370B4E">
          <w:rPr>
            <w:webHidden/>
          </w:rPr>
          <w:fldChar w:fldCharType="end"/>
        </w:r>
      </w:hyperlink>
    </w:p>
    <w:p w14:paraId="1C97168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5" w:history="1">
        <w:r w:rsidR="00370B4E" w:rsidRPr="00927041">
          <w:rPr>
            <w:rStyle w:val="Hyperlink"/>
          </w:rPr>
          <w:t>D.8.5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_Toc509367325 \h </w:instrText>
        </w:r>
        <w:r w:rsidR="00370B4E">
          <w:rPr>
            <w:webHidden/>
          </w:rPr>
        </w:r>
        <w:r w:rsidR="00370B4E">
          <w:rPr>
            <w:webHidden/>
          </w:rPr>
          <w:fldChar w:fldCharType="separate"/>
        </w:r>
        <w:r w:rsidR="00370B4E">
          <w:rPr>
            <w:webHidden/>
          </w:rPr>
          <w:t>186</w:t>
        </w:r>
        <w:r w:rsidR="00370B4E">
          <w:rPr>
            <w:webHidden/>
          </w:rPr>
          <w:fldChar w:fldCharType="end"/>
        </w:r>
      </w:hyperlink>
    </w:p>
    <w:p w14:paraId="6B4777E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6" w:history="1">
        <w:r w:rsidR="00370B4E" w:rsidRPr="00927041">
          <w:rPr>
            <w:rStyle w:val="Hyperlink"/>
          </w:rPr>
          <w:t>D.8.6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_Toc509367326 \h </w:instrText>
        </w:r>
        <w:r w:rsidR="00370B4E">
          <w:rPr>
            <w:webHidden/>
          </w:rPr>
        </w:r>
        <w:r w:rsidR="00370B4E">
          <w:rPr>
            <w:webHidden/>
          </w:rPr>
          <w:fldChar w:fldCharType="separate"/>
        </w:r>
        <w:r w:rsidR="00370B4E">
          <w:rPr>
            <w:webHidden/>
          </w:rPr>
          <w:t>186</w:t>
        </w:r>
        <w:r w:rsidR="00370B4E">
          <w:rPr>
            <w:webHidden/>
          </w:rPr>
          <w:fldChar w:fldCharType="end"/>
        </w:r>
      </w:hyperlink>
    </w:p>
    <w:p w14:paraId="2FD0C538" w14:textId="77777777" w:rsidR="00370B4E" w:rsidRDefault="00C16FED">
      <w:pPr>
        <w:pStyle w:val="TOC2"/>
        <w:rPr>
          <w:rFonts w:asciiTheme="minorHAnsi" w:eastAsiaTheme="minorEastAsia" w:hAnsiTheme="minorHAnsi" w:cstheme="minorBidi"/>
          <w:spacing w:val="0"/>
          <w:sz w:val="22"/>
          <w:szCs w:val="22"/>
          <w:lang w:eastAsia="en-US"/>
        </w:rPr>
      </w:pPr>
      <w:hyperlink w:anchor="_Toc509367327" w:history="1">
        <w:r w:rsidR="00370B4E" w:rsidRPr="00927041">
          <w:rPr>
            <w:rStyle w:val="Hyperlink"/>
          </w:rPr>
          <w:t>D.9</w:t>
        </w:r>
        <w:r w:rsidR="00370B4E">
          <w:rPr>
            <w:rFonts w:asciiTheme="minorHAnsi" w:eastAsiaTheme="minorEastAsia" w:hAnsiTheme="minorHAnsi" w:cstheme="minorBidi"/>
            <w:spacing w:val="0"/>
            <w:sz w:val="22"/>
            <w:szCs w:val="22"/>
            <w:lang w:eastAsia="en-US"/>
          </w:rPr>
          <w:tab/>
        </w:r>
        <w:r w:rsidR="00370B4E" w:rsidRPr="00927041">
          <w:rPr>
            <w:rStyle w:val="Hyperlink"/>
          </w:rPr>
          <w:t>Discoverable Resources Link List interface</w:t>
        </w:r>
        <w:r w:rsidR="00370B4E">
          <w:rPr>
            <w:webHidden/>
          </w:rPr>
          <w:tab/>
        </w:r>
        <w:r w:rsidR="00370B4E">
          <w:rPr>
            <w:webHidden/>
          </w:rPr>
          <w:fldChar w:fldCharType="begin"/>
        </w:r>
        <w:r w:rsidR="00370B4E">
          <w:rPr>
            <w:webHidden/>
          </w:rPr>
          <w:instrText xml:space="preserve"> PAGEREF _Toc509367327 \h </w:instrText>
        </w:r>
        <w:r w:rsidR="00370B4E">
          <w:rPr>
            <w:webHidden/>
          </w:rPr>
        </w:r>
        <w:r w:rsidR="00370B4E">
          <w:rPr>
            <w:webHidden/>
          </w:rPr>
          <w:fldChar w:fldCharType="separate"/>
        </w:r>
        <w:r w:rsidR="00370B4E">
          <w:rPr>
            <w:webHidden/>
          </w:rPr>
          <w:t>187</w:t>
        </w:r>
        <w:r w:rsidR="00370B4E">
          <w:rPr>
            <w:webHidden/>
          </w:rPr>
          <w:fldChar w:fldCharType="end"/>
        </w:r>
      </w:hyperlink>
    </w:p>
    <w:p w14:paraId="772AD49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8" w:history="1">
        <w:r w:rsidR="00370B4E" w:rsidRPr="00927041">
          <w:rPr>
            <w:rStyle w:val="Hyperlink"/>
          </w:rPr>
          <w:t>D.9.1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_Toc509367328 \h </w:instrText>
        </w:r>
        <w:r w:rsidR="00370B4E">
          <w:rPr>
            <w:webHidden/>
          </w:rPr>
        </w:r>
        <w:r w:rsidR="00370B4E">
          <w:rPr>
            <w:webHidden/>
          </w:rPr>
          <w:fldChar w:fldCharType="separate"/>
        </w:r>
        <w:r w:rsidR="00370B4E">
          <w:rPr>
            <w:webHidden/>
          </w:rPr>
          <w:t>187</w:t>
        </w:r>
        <w:r w:rsidR="00370B4E">
          <w:rPr>
            <w:webHidden/>
          </w:rPr>
          <w:fldChar w:fldCharType="end"/>
        </w:r>
      </w:hyperlink>
    </w:p>
    <w:p w14:paraId="412A066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29" w:history="1">
        <w:r w:rsidR="00370B4E" w:rsidRPr="00927041">
          <w:rPr>
            <w:rStyle w:val="Hyperlink"/>
          </w:rPr>
          <w:t>D.9.2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_Toc509367329 \h </w:instrText>
        </w:r>
        <w:r w:rsidR="00370B4E">
          <w:rPr>
            <w:webHidden/>
          </w:rPr>
        </w:r>
        <w:r w:rsidR="00370B4E">
          <w:rPr>
            <w:webHidden/>
          </w:rPr>
          <w:fldChar w:fldCharType="separate"/>
        </w:r>
        <w:r w:rsidR="00370B4E">
          <w:rPr>
            <w:webHidden/>
          </w:rPr>
          <w:t>187</w:t>
        </w:r>
        <w:r w:rsidR="00370B4E">
          <w:rPr>
            <w:webHidden/>
          </w:rPr>
          <w:fldChar w:fldCharType="end"/>
        </w:r>
      </w:hyperlink>
    </w:p>
    <w:p w14:paraId="0445B40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0" w:history="1">
        <w:r w:rsidR="00370B4E" w:rsidRPr="00927041">
          <w:rPr>
            <w:rStyle w:val="Hyperlink"/>
          </w:rPr>
          <w:t>D.9.3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_Toc509367330 \h </w:instrText>
        </w:r>
        <w:r w:rsidR="00370B4E">
          <w:rPr>
            <w:webHidden/>
          </w:rPr>
        </w:r>
        <w:r w:rsidR="00370B4E">
          <w:rPr>
            <w:webHidden/>
          </w:rPr>
          <w:fldChar w:fldCharType="separate"/>
        </w:r>
        <w:r w:rsidR="00370B4E">
          <w:rPr>
            <w:webHidden/>
          </w:rPr>
          <w:t>187</w:t>
        </w:r>
        <w:r w:rsidR="00370B4E">
          <w:rPr>
            <w:webHidden/>
          </w:rPr>
          <w:fldChar w:fldCharType="end"/>
        </w:r>
      </w:hyperlink>
    </w:p>
    <w:p w14:paraId="01194DDD"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1" w:history="1">
        <w:r w:rsidR="00370B4E" w:rsidRPr="00927041">
          <w:rPr>
            <w:rStyle w:val="Hyperlink"/>
          </w:rPr>
          <w:t>D.9.4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_Toc509367331 \h </w:instrText>
        </w:r>
        <w:r w:rsidR="00370B4E">
          <w:rPr>
            <w:webHidden/>
          </w:rPr>
        </w:r>
        <w:r w:rsidR="00370B4E">
          <w:rPr>
            <w:webHidden/>
          </w:rPr>
          <w:fldChar w:fldCharType="separate"/>
        </w:r>
        <w:r w:rsidR="00370B4E">
          <w:rPr>
            <w:webHidden/>
          </w:rPr>
          <w:t>187</w:t>
        </w:r>
        <w:r w:rsidR="00370B4E">
          <w:rPr>
            <w:webHidden/>
          </w:rPr>
          <w:fldChar w:fldCharType="end"/>
        </w:r>
      </w:hyperlink>
    </w:p>
    <w:p w14:paraId="42CCC36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2" w:history="1">
        <w:r w:rsidR="00370B4E" w:rsidRPr="00927041">
          <w:rPr>
            <w:rStyle w:val="Hyperlink"/>
          </w:rPr>
          <w:t>D.9.5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_Toc509367332 \h </w:instrText>
        </w:r>
        <w:r w:rsidR="00370B4E">
          <w:rPr>
            <w:webHidden/>
          </w:rPr>
        </w:r>
        <w:r w:rsidR="00370B4E">
          <w:rPr>
            <w:webHidden/>
          </w:rPr>
          <w:fldChar w:fldCharType="separate"/>
        </w:r>
        <w:r w:rsidR="00370B4E">
          <w:rPr>
            <w:webHidden/>
          </w:rPr>
          <w:t>188</w:t>
        </w:r>
        <w:r w:rsidR="00370B4E">
          <w:rPr>
            <w:webHidden/>
          </w:rPr>
          <w:fldChar w:fldCharType="end"/>
        </w:r>
      </w:hyperlink>
    </w:p>
    <w:p w14:paraId="4471B93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3" w:history="1">
        <w:r w:rsidR="00370B4E" w:rsidRPr="00927041">
          <w:rPr>
            <w:rStyle w:val="Hyperlink"/>
          </w:rPr>
          <w:t>D.9.6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_Toc509367333 \h </w:instrText>
        </w:r>
        <w:r w:rsidR="00370B4E">
          <w:rPr>
            <w:webHidden/>
          </w:rPr>
        </w:r>
        <w:r w:rsidR="00370B4E">
          <w:rPr>
            <w:webHidden/>
          </w:rPr>
          <w:fldChar w:fldCharType="separate"/>
        </w:r>
        <w:r w:rsidR="00370B4E">
          <w:rPr>
            <w:webHidden/>
          </w:rPr>
          <w:t>189</w:t>
        </w:r>
        <w:r w:rsidR="00370B4E">
          <w:rPr>
            <w:webHidden/>
          </w:rPr>
          <w:fldChar w:fldCharType="end"/>
        </w:r>
      </w:hyperlink>
    </w:p>
    <w:p w14:paraId="59DA3928"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4" w:history="1">
        <w:r w:rsidR="00370B4E" w:rsidRPr="00927041">
          <w:rPr>
            <w:rStyle w:val="Hyperlink"/>
          </w:rPr>
          <w:t>D.9.7</w:t>
        </w:r>
        <w:r w:rsidR="00370B4E">
          <w:rPr>
            <w:rFonts w:asciiTheme="minorHAnsi" w:eastAsiaTheme="minorEastAsia" w:hAnsiTheme="minorHAnsi" w:cstheme="minorBidi"/>
            <w:spacing w:val="0"/>
            <w:sz w:val="22"/>
            <w:szCs w:val="22"/>
            <w:lang w:eastAsia="en-US"/>
          </w:rPr>
          <w:tab/>
        </w:r>
        <w:r w:rsidR="00370B4E" w:rsidRPr="00927041">
          <w:rPr>
            <w:rStyle w:val="Hyperlink"/>
          </w:rPr>
          <w:t>Referenced JSON schemas</w:t>
        </w:r>
        <w:r w:rsidR="00370B4E">
          <w:rPr>
            <w:webHidden/>
          </w:rPr>
          <w:tab/>
        </w:r>
        <w:r w:rsidR="00370B4E">
          <w:rPr>
            <w:webHidden/>
          </w:rPr>
          <w:fldChar w:fldCharType="begin"/>
        </w:r>
        <w:r w:rsidR="00370B4E">
          <w:rPr>
            <w:webHidden/>
          </w:rPr>
          <w:instrText xml:space="preserve"> PAGEREF _Toc509367334 \h </w:instrText>
        </w:r>
        <w:r w:rsidR="00370B4E">
          <w:rPr>
            <w:webHidden/>
          </w:rPr>
        </w:r>
        <w:r w:rsidR="00370B4E">
          <w:rPr>
            <w:webHidden/>
          </w:rPr>
          <w:fldChar w:fldCharType="separate"/>
        </w:r>
        <w:r w:rsidR="00370B4E">
          <w:rPr>
            <w:webHidden/>
          </w:rPr>
          <w:t>189</w:t>
        </w:r>
        <w:r w:rsidR="00370B4E">
          <w:rPr>
            <w:webHidden/>
          </w:rPr>
          <w:fldChar w:fldCharType="end"/>
        </w:r>
      </w:hyperlink>
    </w:p>
    <w:p w14:paraId="23CFA1C1"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5" w:history="1">
        <w:r w:rsidR="00370B4E" w:rsidRPr="00927041">
          <w:rPr>
            <w:rStyle w:val="Hyperlink"/>
          </w:rPr>
          <w:t>D.9.8</w:t>
        </w:r>
        <w:r w:rsidR="00370B4E">
          <w:rPr>
            <w:rFonts w:asciiTheme="minorHAnsi" w:eastAsiaTheme="minorEastAsia" w:hAnsiTheme="minorHAnsi" w:cstheme="minorBidi"/>
            <w:spacing w:val="0"/>
            <w:sz w:val="22"/>
            <w:szCs w:val="22"/>
            <w:lang w:eastAsia="en-US"/>
          </w:rPr>
          <w:tab/>
        </w:r>
        <w:r w:rsidR="00370B4E" w:rsidRPr="00927041">
          <w:rPr>
            <w:rStyle w:val="Hyperlink"/>
          </w:rPr>
          <w:t>oic.oic-link-schema.json</w:t>
        </w:r>
        <w:r w:rsidR="00370B4E">
          <w:rPr>
            <w:webHidden/>
          </w:rPr>
          <w:tab/>
        </w:r>
        <w:r w:rsidR="00370B4E">
          <w:rPr>
            <w:webHidden/>
          </w:rPr>
          <w:fldChar w:fldCharType="begin"/>
        </w:r>
        <w:r w:rsidR="00370B4E">
          <w:rPr>
            <w:webHidden/>
          </w:rPr>
          <w:instrText xml:space="preserve"> PAGEREF _Toc509367335 \h </w:instrText>
        </w:r>
        <w:r w:rsidR="00370B4E">
          <w:rPr>
            <w:webHidden/>
          </w:rPr>
        </w:r>
        <w:r w:rsidR="00370B4E">
          <w:rPr>
            <w:webHidden/>
          </w:rPr>
          <w:fldChar w:fldCharType="separate"/>
        </w:r>
        <w:r w:rsidR="00370B4E">
          <w:rPr>
            <w:webHidden/>
          </w:rPr>
          <w:t>189</w:t>
        </w:r>
        <w:r w:rsidR="00370B4E">
          <w:rPr>
            <w:webHidden/>
          </w:rPr>
          <w:fldChar w:fldCharType="end"/>
        </w:r>
      </w:hyperlink>
    </w:p>
    <w:p w14:paraId="6F7D2401" w14:textId="77777777" w:rsidR="00370B4E" w:rsidRDefault="00C16FED">
      <w:pPr>
        <w:pStyle w:val="TOC2"/>
        <w:rPr>
          <w:rFonts w:asciiTheme="minorHAnsi" w:eastAsiaTheme="minorEastAsia" w:hAnsiTheme="minorHAnsi" w:cstheme="minorBidi"/>
          <w:spacing w:val="0"/>
          <w:sz w:val="22"/>
          <w:szCs w:val="22"/>
          <w:lang w:eastAsia="en-US"/>
        </w:rPr>
      </w:pPr>
      <w:hyperlink w:anchor="_Toc509367336" w:history="1">
        <w:r w:rsidR="00370B4E" w:rsidRPr="00927041">
          <w:rPr>
            <w:rStyle w:val="Hyperlink"/>
          </w:rPr>
          <w:t>D.10</w:t>
        </w:r>
        <w:r w:rsidR="00370B4E">
          <w:rPr>
            <w:rFonts w:asciiTheme="minorHAnsi" w:eastAsiaTheme="minorEastAsia" w:hAnsiTheme="minorHAnsi" w:cstheme="minorBidi"/>
            <w:spacing w:val="0"/>
            <w:sz w:val="22"/>
            <w:szCs w:val="22"/>
            <w:lang w:eastAsia="en-US"/>
          </w:rPr>
          <w:tab/>
        </w:r>
        <w:r w:rsidR="00370B4E" w:rsidRPr="00927041">
          <w:rPr>
            <w:rStyle w:val="Hyperlink"/>
          </w:rPr>
          <w:t>Scenes (Top level)</w:t>
        </w:r>
        <w:r w:rsidR="00370B4E">
          <w:rPr>
            <w:webHidden/>
          </w:rPr>
          <w:tab/>
        </w:r>
        <w:r w:rsidR="00370B4E">
          <w:rPr>
            <w:webHidden/>
          </w:rPr>
          <w:fldChar w:fldCharType="begin"/>
        </w:r>
        <w:r w:rsidR="00370B4E">
          <w:rPr>
            <w:webHidden/>
          </w:rPr>
          <w:instrText xml:space="preserve"> PAGEREF _Toc509367336 \h </w:instrText>
        </w:r>
        <w:r w:rsidR="00370B4E">
          <w:rPr>
            <w:webHidden/>
          </w:rPr>
        </w:r>
        <w:r w:rsidR="00370B4E">
          <w:rPr>
            <w:webHidden/>
          </w:rPr>
          <w:fldChar w:fldCharType="separate"/>
        </w:r>
        <w:r w:rsidR="00370B4E">
          <w:rPr>
            <w:webHidden/>
          </w:rPr>
          <w:t>191</w:t>
        </w:r>
        <w:r w:rsidR="00370B4E">
          <w:rPr>
            <w:webHidden/>
          </w:rPr>
          <w:fldChar w:fldCharType="end"/>
        </w:r>
      </w:hyperlink>
    </w:p>
    <w:p w14:paraId="2EDB31B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7" w:history="1">
        <w:r w:rsidR="00370B4E" w:rsidRPr="00927041">
          <w:rPr>
            <w:rStyle w:val="Hyperlink"/>
          </w:rPr>
          <w:t>D.10.1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_Toc509367337 \h </w:instrText>
        </w:r>
        <w:r w:rsidR="00370B4E">
          <w:rPr>
            <w:webHidden/>
          </w:rPr>
        </w:r>
        <w:r w:rsidR="00370B4E">
          <w:rPr>
            <w:webHidden/>
          </w:rPr>
          <w:fldChar w:fldCharType="separate"/>
        </w:r>
        <w:r w:rsidR="00370B4E">
          <w:rPr>
            <w:webHidden/>
          </w:rPr>
          <w:t>191</w:t>
        </w:r>
        <w:r w:rsidR="00370B4E">
          <w:rPr>
            <w:webHidden/>
          </w:rPr>
          <w:fldChar w:fldCharType="end"/>
        </w:r>
      </w:hyperlink>
    </w:p>
    <w:p w14:paraId="2A0F6DA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8" w:history="1">
        <w:r w:rsidR="00370B4E" w:rsidRPr="00927041">
          <w:rPr>
            <w:rStyle w:val="Hyperlink"/>
          </w:rPr>
          <w:t>D.10.2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_Toc509367338 \h </w:instrText>
        </w:r>
        <w:r w:rsidR="00370B4E">
          <w:rPr>
            <w:webHidden/>
          </w:rPr>
        </w:r>
        <w:r w:rsidR="00370B4E">
          <w:rPr>
            <w:webHidden/>
          </w:rPr>
          <w:fldChar w:fldCharType="separate"/>
        </w:r>
        <w:r w:rsidR="00370B4E">
          <w:rPr>
            <w:webHidden/>
          </w:rPr>
          <w:t>191</w:t>
        </w:r>
        <w:r w:rsidR="00370B4E">
          <w:rPr>
            <w:webHidden/>
          </w:rPr>
          <w:fldChar w:fldCharType="end"/>
        </w:r>
      </w:hyperlink>
    </w:p>
    <w:p w14:paraId="2CEFA67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39" w:history="1">
        <w:r w:rsidR="00370B4E" w:rsidRPr="00927041">
          <w:rPr>
            <w:rStyle w:val="Hyperlink"/>
          </w:rPr>
          <w:t>D.10.3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_Toc509367339 \h </w:instrText>
        </w:r>
        <w:r w:rsidR="00370B4E">
          <w:rPr>
            <w:webHidden/>
          </w:rPr>
        </w:r>
        <w:r w:rsidR="00370B4E">
          <w:rPr>
            <w:webHidden/>
          </w:rPr>
          <w:fldChar w:fldCharType="separate"/>
        </w:r>
        <w:r w:rsidR="00370B4E">
          <w:rPr>
            <w:webHidden/>
          </w:rPr>
          <w:t>191</w:t>
        </w:r>
        <w:r w:rsidR="00370B4E">
          <w:rPr>
            <w:webHidden/>
          </w:rPr>
          <w:fldChar w:fldCharType="end"/>
        </w:r>
      </w:hyperlink>
    </w:p>
    <w:p w14:paraId="00D31A67"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0" w:history="1">
        <w:r w:rsidR="00370B4E" w:rsidRPr="00927041">
          <w:rPr>
            <w:rStyle w:val="Hyperlink"/>
          </w:rPr>
          <w:t>D.10.4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_Toc509367340 \h </w:instrText>
        </w:r>
        <w:r w:rsidR="00370B4E">
          <w:rPr>
            <w:webHidden/>
          </w:rPr>
        </w:r>
        <w:r w:rsidR="00370B4E">
          <w:rPr>
            <w:webHidden/>
          </w:rPr>
          <w:fldChar w:fldCharType="separate"/>
        </w:r>
        <w:r w:rsidR="00370B4E">
          <w:rPr>
            <w:webHidden/>
          </w:rPr>
          <w:t>192</w:t>
        </w:r>
        <w:r w:rsidR="00370B4E">
          <w:rPr>
            <w:webHidden/>
          </w:rPr>
          <w:fldChar w:fldCharType="end"/>
        </w:r>
      </w:hyperlink>
    </w:p>
    <w:p w14:paraId="3DA880BD"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1" w:history="1">
        <w:r w:rsidR="00370B4E" w:rsidRPr="00927041">
          <w:rPr>
            <w:rStyle w:val="Hyperlink"/>
          </w:rPr>
          <w:t>D.10.5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_Toc509367341 \h </w:instrText>
        </w:r>
        <w:r w:rsidR="00370B4E">
          <w:rPr>
            <w:webHidden/>
          </w:rPr>
        </w:r>
        <w:r w:rsidR="00370B4E">
          <w:rPr>
            <w:webHidden/>
          </w:rPr>
          <w:fldChar w:fldCharType="separate"/>
        </w:r>
        <w:r w:rsidR="00370B4E">
          <w:rPr>
            <w:webHidden/>
          </w:rPr>
          <w:t>197</w:t>
        </w:r>
        <w:r w:rsidR="00370B4E">
          <w:rPr>
            <w:webHidden/>
          </w:rPr>
          <w:fldChar w:fldCharType="end"/>
        </w:r>
      </w:hyperlink>
    </w:p>
    <w:p w14:paraId="045FA9A8"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2" w:history="1">
        <w:r w:rsidR="00370B4E" w:rsidRPr="00927041">
          <w:rPr>
            <w:rStyle w:val="Hyperlink"/>
          </w:rPr>
          <w:t>D.10.6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_Toc509367342 \h </w:instrText>
        </w:r>
        <w:r w:rsidR="00370B4E">
          <w:rPr>
            <w:webHidden/>
          </w:rPr>
        </w:r>
        <w:r w:rsidR="00370B4E">
          <w:rPr>
            <w:webHidden/>
          </w:rPr>
          <w:fldChar w:fldCharType="separate"/>
        </w:r>
        <w:r w:rsidR="00370B4E">
          <w:rPr>
            <w:webHidden/>
          </w:rPr>
          <w:t>197</w:t>
        </w:r>
        <w:r w:rsidR="00370B4E">
          <w:rPr>
            <w:webHidden/>
          </w:rPr>
          <w:fldChar w:fldCharType="end"/>
        </w:r>
      </w:hyperlink>
    </w:p>
    <w:p w14:paraId="64FC4C8C" w14:textId="77777777" w:rsidR="00370B4E" w:rsidRDefault="00C16FED">
      <w:pPr>
        <w:pStyle w:val="TOC2"/>
        <w:rPr>
          <w:rFonts w:asciiTheme="minorHAnsi" w:eastAsiaTheme="minorEastAsia" w:hAnsiTheme="minorHAnsi" w:cstheme="minorBidi"/>
          <w:spacing w:val="0"/>
          <w:sz w:val="22"/>
          <w:szCs w:val="22"/>
          <w:lang w:eastAsia="en-US"/>
        </w:rPr>
      </w:pPr>
      <w:hyperlink w:anchor="_Toc509367343" w:history="1">
        <w:r w:rsidR="00370B4E" w:rsidRPr="00927041">
          <w:rPr>
            <w:rStyle w:val="Hyperlink"/>
          </w:rPr>
          <w:t>D.11</w:t>
        </w:r>
        <w:r w:rsidR="00370B4E">
          <w:rPr>
            <w:rFonts w:asciiTheme="minorHAnsi" w:eastAsiaTheme="minorEastAsia" w:hAnsiTheme="minorHAnsi" w:cstheme="minorBidi"/>
            <w:spacing w:val="0"/>
            <w:sz w:val="22"/>
            <w:szCs w:val="22"/>
            <w:lang w:eastAsia="en-US"/>
          </w:rPr>
          <w:tab/>
        </w:r>
        <w:r w:rsidR="00370B4E" w:rsidRPr="00927041">
          <w:rPr>
            <w:rStyle w:val="Hyperlink"/>
          </w:rPr>
          <w:t>Scene Collections</w:t>
        </w:r>
        <w:r w:rsidR="00370B4E">
          <w:rPr>
            <w:webHidden/>
          </w:rPr>
          <w:tab/>
        </w:r>
        <w:r w:rsidR="00370B4E">
          <w:rPr>
            <w:webHidden/>
          </w:rPr>
          <w:fldChar w:fldCharType="begin"/>
        </w:r>
        <w:r w:rsidR="00370B4E">
          <w:rPr>
            <w:webHidden/>
          </w:rPr>
          <w:instrText xml:space="preserve"> PAGEREF _Toc509367343 \h </w:instrText>
        </w:r>
        <w:r w:rsidR="00370B4E">
          <w:rPr>
            <w:webHidden/>
          </w:rPr>
        </w:r>
        <w:r w:rsidR="00370B4E">
          <w:rPr>
            <w:webHidden/>
          </w:rPr>
          <w:fldChar w:fldCharType="separate"/>
        </w:r>
        <w:r w:rsidR="00370B4E">
          <w:rPr>
            <w:webHidden/>
          </w:rPr>
          <w:t>197</w:t>
        </w:r>
        <w:r w:rsidR="00370B4E">
          <w:rPr>
            <w:webHidden/>
          </w:rPr>
          <w:fldChar w:fldCharType="end"/>
        </w:r>
      </w:hyperlink>
    </w:p>
    <w:p w14:paraId="3E1191B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4" w:history="1">
        <w:r w:rsidR="00370B4E" w:rsidRPr="00927041">
          <w:rPr>
            <w:rStyle w:val="Hyperlink"/>
          </w:rPr>
          <w:t>D.11.1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_Toc509367344 \h </w:instrText>
        </w:r>
        <w:r w:rsidR="00370B4E">
          <w:rPr>
            <w:webHidden/>
          </w:rPr>
        </w:r>
        <w:r w:rsidR="00370B4E">
          <w:rPr>
            <w:webHidden/>
          </w:rPr>
          <w:fldChar w:fldCharType="separate"/>
        </w:r>
        <w:r w:rsidR="00370B4E">
          <w:rPr>
            <w:webHidden/>
          </w:rPr>
          <w:t>197</w:t>
        </w:r>
        <w:r w:rsidR="00370B4E">
          <w:rPr>
            <w:webHidden/>
          </w:rPr>
          <w:fldChar w:fldCharType="end"/>
        </w:r>
      </w:hyperlink>
    </w:p>
    <w:p w14:paraId="4310FBA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5" w:history="1">
        <w:r w:rsidR="00370B4E" w:rsidRPr="00927041">
          <w:rPr>
            <w:rStyle w:val="Hyperlink"/>
          </w:rPr>
          <w:t>D.11.2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_Toc509367345 \h </w:instrText>
        </w:r>
        <w:r w:rsidR="00370B4E">
          <w:rPr>
            <w:webHidden/>
          </w:rPr>
        </w:r>
        <w:r w:rsidR="00370B4E">
          <w:rPr>
            <w:webHidden/>
          </w:rPr>
          <w:fldChar w:fldCharType="separate"/>
        </w:r>
        <w:r w:rsidR="00370B4E">
          <w:rPr>
            <w:webHidden/>
          </w:rPr>
          <w:t>197</w:t>
        </w:r>
        <w:r w:rsidR="00370B4E">
          <w:rPr>
            <w:webHidden/>
          </w:rPr>
          <w:fldChar w:fldCharType="end"/>
        </w:r>
      </w:hyperlink>
    </w:p>
    <w:p w14:paraId="7D939A32"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6" w:history="1">
        <w:r w:rsidR="00370B4E" w:rsidRPr="00927041">
          <w:rPr>
            <w:rStyle w:val="Hyperlink"/>
          </w:rPr>
          <w:t>D.11.3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_Toc509367346 \h </w:instrText>
        </w:r>
        <w:r w:rsidR="00370B4E">
          <w:rPr>
            <w:webHidden/>
          </w:rPr>
        </w:r>
        <w:r w:rsidR="00370B4E">
          <w:rPr>
            <w:webHidden/>
          </w:rPr>
          <w:fldChar w:fldCharType="separate"/>
        </w:r>
        <w:r w:rsidR="00370B4E">
          <w:rPr>
            <w:webHidden/>
          </w:rPr>
          <w:t>197</w:t>
        </w:r>
        <w:r w:rsidR="00370B4E">
          <w:rPr>
            <w:webHidden/>
          </w:rPr>
          <w:fldChar w:fldCharType="end"/>
        </w:r>
      </w:hyperlink>
    </w:p>
    <w:p w14:paraId="228F708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7" w:history="1">
        <w:r w:rsidR="00370B4E" w:rsidRPr="00927041">
          <w:rPr>
            <w:rStyle w:val="Hyperlink"/>
          </w:rPr>
          <w:t>D.11.4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_Toc509367347 \h </w:instrText>
        </w:r>
        <w:r w:rsidR="00370B4E">
          <w:rPr>
            <w:webHidden/>
          </w:rPr>
        </w:r>
        <w:r w:rsidR="00370B4E">
          <w:rPr>
            <w:webHidden/>
          </w:rPr>
          <w:fldChar w:fldCharType="separate"/>
        </w:r>
        <w:r w:rsidR="00370B4E">
          <w:rPr>
            <w:webHidden/>
          </w:rPr>
          <w:t>197</w:t>
        </w:r>
        <w:r w:rsidR="00370B4E">
          <w:rPr>
            <w:webHidden/>
          </w:rPr>
          <w:fldChar w:fldCharType="end"/>
        </w:r>
      </w:hyperlink>
    </w:p>
    <w:p w14:paraId="73DC57A2"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8" w:history="1">
        <w:r w:rsidR="00370B4E" w:rsidRPr="00927041">
          <w:rPr>
            <w:rStyle w:val="Hyperlink"/>
          </w:rPr>
          <w:t>D.11.5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_Toc509367348 \h </w:instrText>
        </w:r>
        <w:r w:rsidR="00370B4E">
          <w:rPr>
            <w:webHidden/>
          </w:rPr>
        </w:r>
        <w:r w:rsidR="00370B4E">
          <w:rPr>
            <w:webHidden/>
          </w:rPr>
          <w:fldChar w:fldCharType="separate"/>
        </w:r>
        <w:r w:rsidR="00370B4E">
          <w:rPr>
            <w:webHidden/>
          </w:rPr>
          <w:t>200</w:t>
        </w:r>
        <w:r w:rsidR="00370B4E">
          <w:rPr>
            <w:webHidden/>
          </w:rPr>
          <w:fldChar w:fldCharType="end"/>
        </w:r>
      </w:hyperlink>
    </w:p>
    <w:p w14:paraId="671AE05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49" w:history="1">
        <w:r w:rsidR="00370B4E" w:rsidRPr="00927041">
          <w:rPr>
            <w:rStyle w:val="Hyperlink"/>
          </w:rPr>
          <w:t>D.11.6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_Toc509367349 \h </w:instrText>
        </w:r>
        <w:r w:rsidR="00370B4E">
          <w:rPr>
            <w:webHidden/>
          </w:rPr>
        </w:r>
        <w:r w:rsidR="00370B4E">
          <w:rPr>
            <w:webHidden/>
          </w:rPr>
          <w:fldChar w:fldCharType="separate"/>
        </w:r>
        <w:r w:rsidR="00370B4E">
          <w:rPr>
            <w:webHidden/>
          </w:rPr>
          <w:t>200</w:t>
        </w:r>
        <w:r w:rsidR="00370B4E">
          <w:rPr>
            <w:webHidden/>
          </w:rPr>
          <w:fldChar w:fldCharType="end"/>
        </w:r>
      </w:hyperlink>
    </w:p>
    <w:p w14:paraId="0D1CE7BC" w14:textId="77777777" w:rsidR="00370B4E" w:rsidRDefault="00C16FED">
      <w:pPr>
        <w:pStyle w:val="TOC2"/>
        <w:rPr>
          <w:rFonts w:asciiTheme="minorHAnsi" w:eastAsiaTheme="minorEastAsia" w:hAnsiTheme="minorHAnsi" w:cstheme="minorBidi"/>
          <w:spacing w:val="0"/>
          <w:sz w:val="22"/>
          <w:szCs w:val="22"/>
          <w:lang w:eastAsia="en-US"/>
        </w:rPr>
      </w:pPr>
      <w:hyperlink w:anchor="_Toc509367350" w:history="1">
        <w:r w:rsidR="00370B4E" w:rsidRPr="00927041">
          <w:rPr>
            <w:rStyle w:val="Hyperlink"/>
          </w:rPr>
          <w:t>D.12</w:t>
        </w:r>
        <w:r w:rsidR="00370B4E">
          <w:rPr>
            <w:rFonts w:asciiTheme="minorHAnsi" w:eastAsiaTheme="minorEastAsia" w:hAnsiTheme="minorHAnsi" w:cstheme="minorBidi"/>
            <w:spacing w:val="0"/>
            <w:sz w:val="22"/>
            <w:szCs w:val="22"/>
            <w:lang w:eastAsia="en-US"/>
          </w:rPr>
          <w:tab/>
        </w:r>
        <w:r w:rsidR="00370B4E" w:rsidRPr="00927041">
          <w:rPr>
            <w:rStyle w:val="Hyperlink"/>
          </w:rPr>
          <w:t>Scene Member</w:t>
        </w:r>
        <w:r w:rsidR="00370B4E">
          <w:rPr>
            <w:webHidden/>
          </w:rPr>
          <w:tab/>
        </w:r>
        <w:r w:rsidR="00370B4E">
          <w:rPr>
            <w:webHidden/>
          </w:rPr>
          <w:fldChar w:fldCharType="begin"/>
        </w:r>
        <w:r w:rsidR="00370B4E">
          <w:rPr>
            <w:webHidden/>
          </w:rPr>
          <w:instrText xml:space="preserve"> PAGEREF _Toc509367350 \h </w:instrText>
        </w:r>
        <w:r w:rsidR="00370B4E">
          <w:rPr>
            <w:webHidden/>
          </w:rPr>
        </w:r>
        <w:r w:rsidR="00370B4E">
          <w:rPr>
            <w:webHidden/>
          </w:rPr>
          <w:fldChar w:fldCharType="separate"/>
        </w:r>
        <w:r w:rsidR="00370B4E">
          <w:rPr>
            <w:webHidden/>
          </w:rPr>
          <w:t>200</w:t>
        </w:r>
        <w:r w:rsidR="00370B4E">
          <w:rPr>
            <w:webHidden/>
          </w:rPr>
          <w:fldChar w:fldCharType="end"/>
        </w:r>
      </w:hyperlink>
    </w:p>
    <w:p w14:paraId="28F2DC62"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1" w:history="1">
        <w:r w:rsidR="00370B4E" w:rsidRPr="00927041">
          <w:rPr>
            <w:rStyle w:val="Hyperlink"/>
          </w:rPr>
          <w:t>D.12.1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_Toc509367351 \h </w:instrText>
        </w:r>
        <w:r w:rsidR="00370B4E">
          <w:rPr>
            <w:webHidden/>
          </w:rPr>
        </w:r>
        <w:r w:rsidR="00370B4E">
          <w:rPr>
            <w:webHidden/>
          </w:rPr>
          <w:fldChar w:fldCharType="separate"/>
        </w:r>
        <w:r w:rsidR="00370B4E">
          <w:rPr>
            <w:webHidden/>
          </w:rPr>
          <w:t>200</w:t>
        </w:r>
        <w:r w:rsidR="00370B4E">
          <w:rPr>
            <w:webHidden/>
          </w:rPr>
          <w:fldChar w:fldCharType="end"/>
        </w:r>
      </w:hyperlink>
    </w:p>
    <w:p w14:paraId="07FD6137"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2" w:history="1">
        <w:r w:rsidR="00370B4E" w:rsidRPr="00927041">
          <w:rPr>
            <w:rStyle w:val="Hyperlink"/>
          </w:rPr>
          <w:t>D.12.2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_Toc509367352 \h </w:instrText>
        </w:r>
        <w:r w:rsidR="00370B4E">
          <w:rPr>
            <w:webHidden/>
          </w:rPr>
        </w:r>
        <w:r w:rsidR="00370B4E">
          <w:rPr>
            <w:webHidden/>
          </w:rPr>
          <w:fldChar w:fldCharType="separate"/>
        </w:r>
        <w:r w:rsidR="00370B4E">
          <w:rPr>
            <w:webHidden/>
          </w:rPr>
          <w:t>200</w:t>
        </w:r>
        <w:r w:rsidR="00370B4E">
          <w:rPr>
            <w:webHidden/>
          </w:rPr>
          <w:fldChar w:fldCharType="end"/>
        </w:r>
      </w:hyperlink>
    </w:p>
    <w:p w14:paraId="1E8724A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3" w:history="1">
        <w:r w:rsidR="00370B4E" w:rsidRPr="00927041">
          <w:rPr>
            <w:rStyle w:val="Hyperlink"/>
          </w:rPr>
          <w:t>D.12.3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_Toc509367353 \h </w:instrText>
        </w:r>
        <w:r w:rsidR="00370B4E">
          <w:rPr>
            <w:webHidden/>
          </w:rPr>
        </w:r>
        <w:r w:rsidR="00370B4E">
          <w:rPr>
            <w:webHidden/>
          </w:rPr>
          <w:fldChar w:fldCharType="separate"/>
        </w:r>
        <w:r w:rsidR="00370B4E">
          <w:rPr>
            <w:webHidden/>
          </w:rPr>
          <w:t>200</w:t>
        </w:r>
        <w:r w:rsidR="00370B4E">
          <w:rPr>
            <w:webHidden/>
          </w:rPr>
          <w:fldChar w:fldCharType="end"/>
        </w:r>
      </w:hyperlink>
    </w:p>
    <w:p w14:paraId="4195811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4" w:history="1">
        <w:r w:rsidR="00370B4E" w:rsidRPr="00927041">
          <w:rPr>
            <w:rStyle w:val="Hyperlink"/>
          </w:rPr>
          <w:t>D.12.4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_Toc509367354 \h </w:instrText>
        </w:r>
        <w:r w:rsidR="00370B4E">
          <w:rPr>
            <w:webHidden/>
          </w:rPr>
        </w:r>
        <w:r w:rsidR="00370B4E">
          <w:rPr>
            <w:webHidden/>
          </w:rPr>
          <w:fldChar w:fldCharType="separate"/>
        </w:r>
        <w:r w:rsidR="00370B4E">
          <w:rPr>
            <w:webHidden/>
          </w:rPr>
          <w:t>200</w:t>
        </w:r>
        <w:r w:rsidR="00370B4E">
          <w:rPr>
            <w:webHidden/>
          </w:rPr>
          <w:fldChar w:fldCharType="end"/>
        </w:r>
      </w:hyperlink>
    </w:p>
    <w:p w14:paraId="1F87381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5" w:history="1">
        <w:r w:rsidR="00370B4E" w:rsidRPr="00927041">
          <w:rPr>
            <w:rStyle w:val="Hyperlink"/>
          </w:rPr>
          <w:t>D.12.5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_Toc509367355 \h </w:instrText>
        </w:r>
        <w:r w:rsidR="00370B4E">
          <w:rPr>
            <w:webHidden/>
          </w:rPr>
        </w:r>
        <w:r w:rsidR="00370B4E">
          <w:rPr>
            <w:webHidden/>
          </w:rPr>
          <w:fldChar w:fldCharType="separate"/>
        </w:r>
        <w:r w:rsidR="00370B4E">
          <w:rPr>
            <w:webHidden/>
          </w:rPr>
          <w:t>202</w:t>
        </w:r>
        <w:r w:rsidR="00370B4E">
          <w:rPr>
            <w:webHidden/>
          </w:rPr>
          <w:fldChar w:fldCharType="end"/>
        </w:r>
      </w:hyperlink>
    </w:p>
    <w:p w14:paraId="217E815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6" w:history="1">
        <w:r w:rsidR="00370B4E" w:rsidRPr="00927041">
          <w:rPr>
            <w:rStyle w:val="Hyperlink"/>
          </w:rPr>
          <w:t>D.12.6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_Toc509367356 \h </w:instrText>
        </w:r>
        <w:r w:rsidR="00370B4E">
          <w:rPr>
            <w:webHidden/>
          </w:rPr>
        </w:r>
        <w:r w:rsidR="00370B4E">
          <w:rPr>
            <w:webHidden/>
          </w:rPr>
          <w:fldChar w:fldCharType="separate"/>
        </w:r>
        <w:r w:rsidR="00370B4E">
          <w:rPr>
            <w:webHidden/>
          </w:rPr>
          <w:t>202</w:t>
        </w:r>
        <w:r w:rsidR="00370B4E">
          <w:rPr>
            <w:webHidden/>
          </w:rPr>
          <w:fldChar w:fldCharType="end"/>
        </w:r>
      </w:hyperlink>
    </w:p>
    <w:p w14:paraId="0D3419E2" w14:textId="77777777" w:rsidR="00370B4E" w:rsidRDefault="00C16FED">
      <w:pPr>
        <w:pStyle w:val="TOC2"/>
        <w:rPr>
          <w:rFonts w:asciiTheme="minorHAnsi" w:eastAsiaTheme="minorEastAsia" w:hAnsiTheme="minorHAnsi" w:cstheme="minorBidi"/>
          <w:spacing w:val="0"/>
          <w:sz w:val="22"/>
          <w:szCs w:val="22"/>
          <w:lang w:eastAsia="en-US"/>
        </w:rPr>
      </w:pPr>
      <w:hyperlink w:anchor="_Toc509367357" w:history="1">
        <w:r w:rsidR="00370B4E" w:rsidRPr="00927041">
          <w:rPr>
            <w:rStyle w:val="Hyperlink"/>
          </w:rPr>
          <w:t>D.13</w:t>
        </w:r>
        <w:r w:rsidR="00370B4E">
          <w:rPr>
            <w:rFonts w:asciiTheme="minorHAnsi" w:eastAsiaTheme="minorEastAsia" w:hAnsiTheme="minorHAnsi" w:cstheme="minorBidi"/>
            <w:spacing w:val="0"/>
            <w:sz w:val="22"/>
            <w:szCs w:val="22"/>
            <w:lang w:eastAsia="en-US"/>
          </w:rPr>
          <w:tab/>
        </w:r>
        <w:r w:rsidR="00370B4E" w:rsidRPr="00927041">
          <w:rPr>
            <w:rStyle w:val="Hyperlink"/>
          </w:rPr>
          <w:t>Resource directory resource</w:t>
        </w:r>
        <w:r w:rsidR="00370B4E">
          <w:rPr>
            <w:webHidden/>
          </w:rPr>
          <w:tab/>
        </w:r>
        <w:r w:rsidR="00370B4E">
          <w:rPr>
            <w:webHidden/>
          </w:rPr>
          <w:fldChar w:fldCharType="begin"/>
        </w:r>
        <w:r w:rsidR="00370B4E">
          <w:rPr>
            <w:webHidden/>
          </w:rPr>
          <w:instrText xml:space="preserve"> PAGEREF _Toc509367357 \h </w:instrText>
        </w:r>
        <w:r w:rsidR="00370B4E">
          <w:rPr>
            <w:webHidden/>
          </w:rPr>
        </w:r>
        <w:r w:rsidR="00370B4E">
          <w:rPr>
            <w:webHidden/>
          </w:rPr>
          <w:fldChar w:fldCharType="separate"/>
        </w:r>
        <w:r w:rsidR="00370B4E">
          <w:rPr>
            <w:webHidden/>
          </w:rPr>
          <w:t>202</w:t>
        </w:r>
        <w:r w:rsidR="00370B4E">
          <w:rPr>
            <w:webHidden/>
          </w:rPr>
          <w:fldChar w:fldCharType="end"/>
        </w:r>
      </w:hyperlink>
    </w:p>
    <w:p w14:paraId="22D1A69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8" w:history="1">
        <w:r w:rsidR="00370B4E" w:rsidRPr="00927041">
          <w:rPr>
            <w:rStyle w:val="Hyperlink"/>
          </w:rPr>
          <w:t>D.13.1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_Toc509367358 \h </w:instrText>
        </w:r>
        <w:r w:rsidR="00370B4E">
          <w:rPr>
            <w:webHidden/>
          </w:rPr>
        </w:r>
        <w:r w:rsidR="00370B4E">
          <w:rPr>
            <w:webHidden/>
          </w:rPr>
          <w:fldChar w:fldCharType="separate"/>
        </w:r>
        <w:r w:rsidR="00370B4E">
          <w:rPr>
            <w:webHidden/>
          </w:rPr>
          <w:t>202</w:t>
        </w:r>
        <w:r w:rsidR="00370B4E">
          <w:rPr>
            <w:webHidden/>
          </w:rPr>
          <w:fldChar w:fldCharType="end"/>
        </w:r>
      </w:hyperlink>
    </w:p>
    <w:p w14:paraId="5FF04D7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59" w:history="1">
        <w:r w:rsidR="00370B4E" w:rsidRPr="00927041">
          <w:rPr>
            <w:rStyle w:val="Hyperlink"/>
          </w:rPr>
          <w:t>D.13.2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_Toc509367359 \h </w:instrText>
        </w:r>
        <w:r w:rsidR="00370B4E">
          <w:rPr>
            <w:webHidden/>
          </w:rPr>
        </w:r>
        <w:r w:rsidR="00370B4E">
          <w:rPr>
            <w:webHidden/>
          </w:rPr>
          <w:fldChar w:fldCharType="separate"/>
        </w:r>
        <w:r w:rsidR="00370B4E">
          <w:rPr>
            <w:webHidden/>
          </w:rPr>
          <w:t>202</w:t>
        </w:r>
        <w:r w:rsidR="00370B4E">
          <w:rPr>
            <w:webHidden/>
          </w:rPr>
          <w:fldChar w:fldCharType="end"/>
        </w:r>
      </w:hyperlink>
    </w:p>
    <w:p w14:paraId="20D79B1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0" w:history="1">
        <w:r w:rsidR="00370B4E" w:rsidRPr="00927041">
          <w:rPr>
            <w:rStyle w:val="Hyperlink"/>
          </w:rPr>
          <w:t>D.13.3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_Toc509367360 \h </w:instrText>
        </w:r>
        <w:r w:rsidR="00370B4E">
          <w:rPr>
            <w:webHidden/>
          </w:rPr>
        </w:r>
        <w:r w:rsidR="00370B4E">
          <w:rPr>
            <w:webHidden/>
          </w:rPr>
          <w:fldChar w:fldCharType="separate"/>
        </w:r>
        <w:r w:rsidR="00370B4E">
          <w:rPr>
            <w:webHidden/>
          </w:rPr>
          <w:t>202</w:t>
        </w:r>
        <w:r w:rsidR="00370B4E">
          <w:rPr>
            <w:webHidden/>
          </w:rPr>
          <w:fldChar w:fldCharType="end"/>
        </w:r>
      </w:hyperlink>
    </w:p>
    <w:p w14:paraId="0A651C7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1" w:history="1">
        <w:r w:rsidR="00370B4E" w:rsidRPr="00927041">
          <w:rPr>
            <w:rStyle w:val="Hyperlink"/>
          </w:rPr>
          <w:t>D.13.4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_Toc509367361 \h </w:instrText>
        </w:r>
        <w:r w:rsidR="00370B4E">
          <w:rPr>
            <w:webHidden/>
          </w:rPr>
        </w:r>
        <w:r w:rsidR="00370B4E">
          <w:rPr>
            <w:webHidden/>
          </w:rPr>
          <w:fldChar w:fldCharType="separate"/>
        </w:r>
        <w:r w:rsidR="00370B4E">
          <w:rPr>
            <w:webHidden/>
          </w:rPr>
          <w:t>202</w:t>
        </w:r>
        <w:r w:rsidR="00370B4E">
          <w:rPr>
            <w:webHidden/>
          </w:rPr>
          <w:fldChar w:fldCharType="end"/>
        </w:r>
      </w:hyperlink>
    </w:p>
    <w:p w14:paraId="6402D986"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2" w:history="1">
        <w:r w:rsidR="00370B4E" w:rsidRPr="00927041">
          <w:rPr>
            <w:rStyle w:val="Hyperlink"/>
          </w:rPr>
          <w:t>D.13.5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_Toc509367362 \h </w:instrText>
        </w:r>
        <w:r w:rsidR="00370B4E">
          <w:rPr>
            <w:webHidden/>
          </w:rPr>
        </w:r>
        <w:r w:rsidR="00370B4E">
          <w:rPr>
            <w:webHidden/>
          </w:rPr>
          <w:fldChar w:fldCharType="separate"/>
        </w:r>
        <w:r w:rsidR="00370B4E">
          <w:rPr>
            <w:webHidden/>
          </w:rPr>
          <w:t>206</w:t>
        </w:r>
        <w:r w:rsidR="00370B4E">
          <w:rPr>
            <w:webHidden/>
          </w:rPr>
          <w:fldChar w:fldCharType="end"/>
        </w:r>
      </w:hyperlink>
    </w:p>
    <w:p w14:paraId="5C5FDC0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3" w:history="1">
        <w:r w:rsidR="00370B4E" w:rsidRPr="00927041">
          <w:rPr>
            <w:rStyle w:val="Hyperlink"/>
          </w:rPr>
          <w:t>D.13.6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_Toc509367363 \h </w:instrText>
        </w:r>
        <w:r w:rsidR="00370B4E">
          <w:rPr>
            <w:webHidden/>
          </w:rPr>
        </w:r>
        <w:r w:rsidR="00370B4E">
          <w:rPr>
            <w:webHidden/>
          </w:rPr>
          <w:fldChar w:fldCharType="separate"/>
        </w:r>
        <w:r w:rsidR="00370B4E">
          <w:rPr>
            <w:webHidden/>
          </w:rPr>
          <w:t>206</w:t>
        </w:r>
        <w:r w:rsidR="00370B4E">
          <w:rPr>
            <w:webHidden/>
          </w:rPr>
          <w:fldChar w:fldCharType="end"/>
        </w:r>
      </w:hyperlink>
    </w:p>
    <w:p w14:paraId="64888CB2" w14:textId="77777777" w:rsidR="00370B4E" w:rsidRDefault="00C16FED">
      <w:pPr>
        <w:pStyle w:val="TOC2"/>
        <w:rPr>
          <w:rFonts w:asciiTheme="minorHAnsi" w:eastAsiaTheme="minorEastAsia" w:hAnsiTheme="minorHAnsi" w:cstheme="minorBidi"/>
          <w:spacing w:val="0"/>
          <w:sz w:val="22"/>
          <w:szCs w:val="22"/>
          <w:lang w:eastAsia="en-US"/>
        </w:rPr>
      </w:pPr>
      <w:hyperlink w:anchor="_Toc509367364" w:history="1">
        <w:r w:rsidR="00370B4E" w:rsidRPr="00927041">
          <w:rPr>
            <w:rStyle w:val="Hyperlink"/>
          </w:rPr>
          <w:t>D.14</w:t>
        </w:r>
        <w:r w:rsidR="00370B4E">
          <w:rPr>
            <w:rFonts w:asciiTheme="minorHAnsi" w:eastAsiaTheme="minorEastAsia" w:hAnsiTheme="minorHAnsi" w:cstheme="minorBidi"/>
            <w:spacing w:val="0"/>
            <w:sz w:val="22"/>
            <w:szCs w:val="22"/>
            <w:lang w:eastAsia="en-US"/>
          </w:rPr>
          <w:tab/>
        </w:r>
        <w:r w:rsidR="00370B4E" w:rsidRPr="00927041">
          <w:rPr>
            <w:rStyle w:val="Hyperlink"/>
          </w:rPr>
          <w:t>Icon</w:t>
        </w:r>
        <w:r w:rsidR="00370B4E">
          <w:rPr>
            <w:webHidden/>
          </w:rPr>
          <w:tab/>
        </w:r>
        <w:r w:rsidR="00370B4E">
          <w:rPr>
            <w:webHidden/>
          </w:rPr>
          <w:fldChar w:fldCharType="begin"/>
        </w:r>
        <w:r w:rsidR="00370B4E">
          <w:rPr>
            <w:webHidden/>
          </w:rPr>
          <w:instrText xml:space="preserve"> PAGEREF _Toc509367364 \h </w:instrText>
        </w:r>
        <w:r w:rsidR="00370B4E">
          <w:rPr>
            <w:webHidden/>
          </w:rPr>
        </w:r>
        <w:r w:rsidR="00370B4E">
          <w:rPr>
            <w:webHidden/>
          </w:rPr>
          <w:fldChar w:fldCharType="separate"/>
        </w:r>
        <w:r w:rsidR="00370B4E">
          <w:rPr>
            <w:webHidden/>
          </w:rPr>
          <w:t>206</w:t>
        </w:r>
        <w:r w:rsidR="00370B4E">
          <w:rPr>
            <w:webHidden/>
          </w:rPr>
          <w:fldChar w:fldCharType="end"/>
        </w:r>
      </w:hyperlink>
    </w:p>
    <w:p w14:paraId="658A838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5" w:history="1">
        <w:r w:rsidR="00370B4E" w:rsidRPr="00927041">
          <w:rPr>
            <w:rStyle w:val="Hyperlink"/>
          </w:rPr>
          <w:t>D.14.1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_Toc509367365 \h </w:instrText>
        </w:r>
        <w:r w:rsidR="00370B4E">
          <w:rPr>
            <w:webHidden/>
          </w:rPr>
        </w:r>
        <w:r w:rsidR="00370B4E">
          <w:rPr>
            <w:webHidden/>
          </w:rPr>
          <w:fldChar w:fldCharType="separate"/>
        </w:r>
        <w:r w:rsidR="00370B4E">
          <w:rPr>
            <w:webHidden/>
          </w:rPr>
          <w:t>206</w:t>
        </w:r>
        <w:r w:rsidR="00370B4E">
          <w:rPr>
            <w:webHidden/>
          </w:rPr>
          <w:fldChar w:fldCharType="end"/>
        </w:r>
      </w:hyperlink>
    </w:p>
    <w:p w14:paraId="0DE56781"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6" w:history="1">
        <w:r w:rsidR="00370B4E" w:rsidRPr="00927041">
          <w:rPr>
            <w:rStyle w:val="Hyperlink"/>
          </w:rPr>
          <w:t>D.14.2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_Toc509367366 \h </w:instrText>
        </w:r>
        <w:r w:rsidR="00370B4E">
          <w:rPr>
            <w:webHidden/>
          </w:rPr>
        </w:r>
        <w:r w:rsidR="00370B4E">
          <w:rPr>
            <w:webHidden/>
          </w:rPr>
          <w:fldChar w:fldCharType="separate"/>
        </w:r>
        <w:r w:rsidR="00370B4E">
          <w:rPr>
            <w:webHidden/>
          </w:rPr>
          <w:t>206</w:t>
        </w:r>
        <w:r w:rsidR="00370B4E">
          <w:rPr>
            <w:webHidden/>
          </w:rPr>
          <w:fldChar w:fldCharType="end"/>
        </w:r>
      </w:hyperlink>
    </w:p>
    <w:p w14:paraId="34C08AF1"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7" w:history="1">
        <w:r w:rsidR="00370B4E" w:rsidRPr="00927041">
          <w:rPr>
            <w:rStyle w:val="Hyperlink"/>
          </w:rPr>
          <w:t>D.14.3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_Toc509367367 \h </w:instrText>
        </w:r>
        <w:r w:rsidR="00370B4E">
          <w:rPr>
            <w:webHidden/>
          </w:rPr>
        </w:r>
        <w:r w:rsidR="00370B4E">
          <w:rPr>
            <w:webHidden/>
          </w:rPr>
          <w:fldChar w:fldCharType="separate"/>
        </w:r>
        <w:r w:rsidR="00370B4E">
          <w:rPr>
            <w:webHidden/>
          </w:rPr>
          <w:t>206</w:t>
        </w:r>
        <w:r w:rsidR="00370B4E">
          <w:rPr>
            <w:webHidden/>
          </w:rPr>
          <w:fldChar w:fldCharType="end"/>
        </w:r>
      </w:hyperlink>
    </w:p>
    <w:p w14:paraId="599F198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8" w:history="1">
        <w:r w:rsidR="00370B4E" w:rsidRPr="00927041">
          <w:rPr>
            <w:rStyle w:val="Hyperlink"/>
          </w:rPr>
          <w:t>D.14.4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_Toc509367368 \h </w:instrText>
        </w:r>
        <w:r w:rsidR="00370B4E">
          <w:rPr>
            <w:webHidden/>
          </w:rPr>
        </w:r>
        <w:r w:rsidR="00370B4E">
          <w:rPr>
            <w:webHidden/>
          </w:rPr>
          <w:fldChar w:fldCharType="separate"/>
        </w:r>
        <w:r w:rsidR="00370B4E">
          <w:rPr>
            <w:webHidden/>
          </w:rPr>
          <w:t>206</w:t>
        </w:r>
        <w:r w:rsidR="00370B4E">
          <w:rPr>
            <w:webHidden/>
          </w:rPr>
          <w:fldChar w:fldCharType="end"/>
        </w:r>
      </w:hyperlink>
    </w:p>
    <w:p w14:paraId="47A3A2B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69" w:history="1">
        <w:r w:rsidR="00370B4E" w:rsidRPr="00927041">
          <w:rPr>
            <w:rStyle w:val="Hyperlink"/>
          </w:rPr>
          <w:t>D.14.5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_Toc509367369 \h </w:instrText>
        </w:r>
        <w:r w:rsidR="00370B4E">
          <w:rPr>
            <w:webHidden/>
          </w:rPr>
        </w:r>
        <w:r w:rsidR="00370B4E">
          <w:rPr>
            <w:webHidden/>
          </w:rPr>
          <w:fldChar w:fldCharType="separate"/>
        </w:r>
        <w:r w:rsidR="00370B4E">
          <w:rPr>
            <w:webHidden/>
          </w:rPr>
          <w:t>207</w:t>
        </w:r>
        <w:r w:rsidR="00370B4E">
          <w:rPr>
            <w:webHidden/>
          </w:rPr>
          <w:fldChar w:fldCharType="end"/>
        </w:r>
      </w:hyperlink>
    </w:p>
    <w:p w14:paraId="6BA7242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0" w:history="1">
        <w:r w:rsidR="00370B4E" w:rsidRPr="00927041">
          <w:rPr>
            <w:rStyle w:val="Hyperlink"/>
          </w:rPr>
          <w:t>D.14.6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_Toc509367370 \h </w:instrText>
        </w:r>
        <w:r w:rsidR="00370B4E">
          <w:rPr>
            <w:webHidden/>
          </w:rPr>
        </w:r>
        <w:r w:rsidR="00370B4E">
          <w:rPr>
            <w:webHidden/>
          </w:rPr>
          <w:fldChar w:fldCharType="separate"/>
        </w:r>
        <w:r w:rsidR="00370B4E">
          <w:rPr>
            <w:webHidden/>
          </w:rPr>
          <w:t>208</w:t>
        </w:r>
        <w:r w:rsidR="00370B4E">
          <w:rPr>
            <w:webHidden/>
          </w:rPr>
          <w:fldChar w:fldCharType="end"/>
        </w:r>
      </w:hyperlink>
    </w:p>
    <w:p w14:paraId="06237AF6" w14:textId="77777777" w:rsidR="00370B4E" w:rsidRDefault="00C16FED">
      <w:pPr>
        <w:pStyle w:val="TOC2"/>
        <w:rPr>
          <w:rFonts w:asciiTheme="minorHAnsi" w:eastAsiaTheme="minorEastAsia" w:hAnsiTheme="minorHAnsi" w:cstheme="minorBidi"/>
          <w:spacing w:val="0"/>
          <w:sz w:val="22"/>
          <w:szCs w:val="22"/>
          <w:lang w:eastAsia="en-US"/>
        </w:rPr>
      </w:pPr>
      <w:hyperlink w:anchor="_Toc509367371" w:history="1">
        <w:r w:rsidR="00370B4E" w:rsidRPr="00927041">
          <w:rPr>
            <w:rStyle w:val="Hyperlink"/>
          </w:rPr>
          <w:t>D.15</w:t>
        </w:r>
        <w:r w:rsidR="00370B4E">
          <w:rPr>
            <w:rFonts w:asciiTheme="minorHAnsi" w:eastAsiaTheme="minorEastAsia" w:hAnsiTheme="minorHAnsi" w:cstheme="minorBidi"/>
            <w:spacing w:val="0"/>
            <w:sz w:val="22"/>
            <w:szCs w:val="22"/>
            <w:lang w:eastAsia="en-US"/>
          </w:rPr>
          <w:tab/>
        </w:r>
        <w:r w:rsidR="00370B4E" w:rsidRPr="00927041">
          <w:rPr>
            <w:rStyle w:val="Hyperlink"/>
          </w:rPr>
          <w:t>Introspection Resource</w:t>
        </w:r>
        <w:r w:rsidR="00370B4E">
          <w:rPr>
            <w:webHidden/>
          </w:rPr>
          <w:tab/>
        </w:r>
        <w:r w:rsidR="00370B4E">
          <w:rPr>
            <w:webHidden/>
          </w:rPr>
          <w:fldChar w:fldCharType="begin"/>
        </w:r>
        <w:r w:rsidR="00370B4E">
          <w:rPr>
            <w:webHidden/>
          </w:rPr>
          <w:instrText xml:space="preserve"> PAGEREF _Toc509367371 \h </w:instrText>
        </w:r>
        <w:r w:rsidR="00370B4E">
          <w:rPr>
            <w:webHidden/>
          </w:rPr>
        </w:r>
        <w:r w:rsidR="00370B4E">
          <w:rPr>
            <w:webHidden/>
          </w:rPr>
          <w:fldChar w:fldCharType="separate"/>
        </w:r>
        <w:r w:rsidR="00370B4E">
          <w:rPr>
            <w:webHidden/>
          </w:rPr>
          <w:t>208</w:t>
        </w:r>
        <w:r w:rsidR="00370B4E">
          <w:rPr>
            <w:webHidden/>
          </w:rPr>
          <w:fldChar w:fldCharType="end"/>
        </w:r>
      </w:hyperlink>
    </w:p>
    <w:p w14:paraId="1A30F43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2" w:history="1">
        <w:r w:rsidR="00370B4E" w:rsidRPr="00927041">
          <w:rPr>
            <w:rStyle w:val="Hyperlink"/>
          </w:rPr>
          <w:t>D.15.1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_Toc509367372 \h </w:instrText>
        </w:r>
        <w:r w:rsidR="00370B4E">
          <w:rPr>
            <w:webHidden/>
          </w:rPr>
        </w:r>
        <w:r w:rsidR="00370B4E">
          <w:rPr>
            <w:webHidden/>
          </w:rPr>
          <w:fldChar w:fldCharType="separate"/>
        </w:r>
        <w:r w:rsidR="00370B4E">
          <w:rPr>
            <w:webHidden/>
          </w:rPr>
          <w:t>208</w:t>
        </w:r>
        <w:r w:rsidR="00370B4E">
          <w:rPr>
            <w:webHidden/>
          </w:rPr>
          <w:fldChar w:fldCharType="end"/>
        </w:r>
      </w:hyperlink>
    </w:p>
    <w:p w14:paraId="63162C2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3" w:history="1">
        <w:r w:rsidR="00370B4E" w:rsidRPr="00927041">
          <w:rPr>
            <w:rStyle w:val="Hyperlink"/>
          </w:rPr>
          <w:t>D.15.2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_Toc509367373 \h </w:instrText>
        </w:r>
        <w:r w:rsidR="00370B4E">
          <w:rPr>
            <w:webHidden/>
          </w:rPr>
        </w:r>
        <w:r w:rsidR="00370B4E">
          <w:rPr>
            <w:webHidden/>
          </w:rPr>
          <w:fldChar w:fldCharType="separate"/>
        </w:r>
        <w:r w:rsidR="00370B4E">
          <w:rPr>
            <w:webHidden/>
          </w:rPr>
          <w:t>208</w:t>
        </w:r>
        <w:r w:rsidR="00370B4E">
          <w:rPr>
            <w:webHidden/>
          </w:rPr>
          <w:fldChar w:fldCharType="end"/>
        </w:r>
      </w:hyperlink>
    </w:p>
    <w:p w14:paraId="64A81719"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4" w:history="1">
        <w:r w:rsidR="00370B4E" w:rsidRPr="00927041">
          <w:rPr>
            <w:rStyle w:val="Hyperlink"/>
          </w:rPr>
          <w:t>D.15.3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_Toc509367374 \h </w:instrText>
        </w:r>
        <w:r w:rsidR="00370B4E">
          <w:rPr>
            <w:webHidden/>
          </w:rPr>
        </w:r>
        <w:r w:rsidR="00370B4E">
          <w:rPr>
            <w:webHidden/>
          </w:rPr>
          <w:fldChar w:fldCharType="separate"/>
        </w:r>
        <w:r w:rsidR="00370B4E">
          <w:rPr>
            <w:webHidden/>
          </w:rPr>
          <w:t>208</w:t>
        </w:r>
        <w:r w:rsidR="00370B4E">
          <w:rPr>
            <w:webHidden/>
          </w:rPr>
          <w:fldChar w:fldCharType="end"/>
        </w:r>
      </w:hyperlink>
    </w:p>
    <w:p w14:paraId="1F8B18DD"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5" w:history="1">
        <w:r w:rsidR="00370B4E" w:rsidRPr="00927041">
          <w:rPr>
            <w:rStyle w:val="Hyperlink"/>
          </w:rPr>
          <w:t>D.15.4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_Toc509367375 \h </w:instrText>
        </w:r>
        <w:r w:rsidR="00370B4E">
          <w:rPr>
            <w:webHidden/>
          </w:rPr>
        </w:r>
        <w:r w:rsidR="00370B4E">
          <w:rPr>
            <w:webHidden/>
          </w:rPr>
          <w:fldChar w:fldCharType="separate"/>
        </w:r>
        <w:r w:rsidR="00370B4E">
          <w:rPr>
            <w:webHidden/>
          </w:rPr>
          <w:t>208</w:t>
        </w:r>
        <w:r w:rsidR="00370B4E">
          <w:rPr>
            <w:webHidden/>
          </w:rPr>
          <w:fldChar w:fldCharType="end"/>
        </w:r>
      </w:hyperlink>
    </w:p>
    <w:p w14:paraId="364596A6"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6" w:history="1">
        <w:r w:rsidR="00370B4E" w:rsidRPr="00927041">
          <w:rPr>
            <w:rStyle w:val="Hyperlink"/>
          </w:rPr>
          <w:t>D.15.5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_Toc509367376 \h </w:instrText>
        </w:r>
        <w:r w:rsidR="00370B4E">
          <w:rPr>
            <w:webHidden/>
          </w:rPr>
        </w:r>
        <w:r w:rsidR="00370B4E">
          <w:rPr>
            <w:webHidden/>
          </w:rPr>
          <w:fldChar w:fldCharType="separate"/>
        </w:r>
        <w:r w:rsidR="00370B4E">
          <w:rPr>
            <w:webHidden/>
          </w:rPr>
          <w:t>209</w:t>
        </w:r>
        <w:r w:rsidR="00370B4E">
          <w:rPr>
            <w:webHidden/>
          </w:rPr>
          <w:fldChar w:fldCharType="end"/>
        </w:r>
      </w:hyperlink>
    </w:p>
    <w:p w14:paraId="26B13945" w14:textId="77777777" w:rsidR="00370B4E" w:rsidRDefault="00C16FED">
      <w:pPr>
        <w:pStyle w:val="TOC3"/>
        <w:rPr>
          <w:rFonts w:asciiTheme="minorHAnsi" w:eastAsiaTheme="minorEastAsia" w:hAnsiTheme="minorHAnsi" w:cstheme="minorBidi"/>
          <w:spacing w:val="0"/>
          <w:sz w:val="22"/>
          <w:szCs w:val="22"/>
          <w:lang w:eastAsia="en-US"/>
        </w:rPr>
      </w:pPr>
      <w:hyperlink w:anchor="_Toc509367377" w:history="1">
        <w:r w:rsidR="00370B4E" w:rsidRPr="00927041">
          <w:rPr>
            <w:rStyle w:val="Hyperlink"/>
          </w:rPr>
          <w:t>D.15.6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_Toc509367377 \h </w:instrText>
        </w:r>
        <w:r w:rsidR="00370B4E">
          <w:rPr>
            <w:webHidden/>
          </w:rPr>
        </w:r>
        <w:r w:rsidR="00370B4E">
          <w:rPr>
            <w:webHidden/>
          </w:rPr>
          <w:fldChar w:fldCharType="separate"/>
        </w:r>
        <w:r w:rsidR="00370B4E">
          <w:rPr>
            <w:webHidden/>
          </w:rPr>
          <w:t>210</w:t>
        </w:r>
        <w:r w:rsidR="00370B4E">
          <w:rPr>
            <w:webHidden/>
          </w:rPr>
          <w:fldChar w:fldCharType="end"/>
        </w:r>
      </w:hyperlink>
    </w:p>
    <w:p w14:paraId="77EED32C" w14:textId="77777777" w:rsidR="00370B4E" w:rsidRDefault="00C16FED">
      <w:pPr>
        <w:pStyle w:val="TOC1"/>
        <w:rPr>
          <w:rFonts w:asciiTheme="minorHAnsi" w:eastAsiaTheme="minorEastAsia" w:hAnsiTheme="minorHAnsi" w:cstheme="minorBidi"/>
          <w:spacing w:val="0"/>
          <w:sz w:val="22"/>
          <w:szCs w:val="22"/>
          <w:lang w:eastAsia="en-US"/>
        </w:rPr>
      </w:pPr>
      <w:hyperlink w:anchor="_Toc509367378" w:history="1">
        <w:r w:rsidR="00370B4E" w:rsidRPr="00927041">
          <w:rPr>
            <w:rStyle w:val="Hyperlink"/>
            <w:lang w:eastAsia="ko-KR"/>
          </w:rPr>
          <w:t>Annex E (normative)  OIC 1.1 Resource Type definitions</w:t>
        </w:r>
        <w:r w:rsidR="00370B4E">
          <w:rPr>
            <w:webHidden/>
          </w:rPr>
          <w:tab/>
        </w:r>
        <w:r w:rsidR="00370B4E">
          <w:rPr>
            <w:webHidden/>
          </w:rPr>
          <w:fldChar w:fldCharType="begin"/>
        </w:r>
        <w:r w:rsidR="00370B4E">
          <w:rPr>
            <w:webHidden/>
          </w:rPr>
          <w:instrText xml:space="preserve"> PAGEREF _Toc509367378 \h </w:instrText>
        </w:r>
        <w:r w:rsidR="00370B4E">
          <w:rPr>
            <w:webHidden/>
          </w:rPr>
        </w:r>
        <w:r w:rsidR="00370B4E">
          <w:rPr>
            <w:webHidden/>
          </w:rPr>
          <w:fldChar w:fldCharType="separate"/>
        </w:r>
        <w:r w:rsidR="00370B4E">
          <w:rPr>
            <w:webHidden/>
          </w:rPr>
          <w:t>211</w:t>
        </w:r>
        <w:r w:rsidR="00370B4E">
          <w:rPr>
            <w:webHidden/>
          </w:rPr>
          <w:fldChar w:fldCharType="end"/>
        </w:r>
      </w:hyperlink>
    </w:p>
    <w:p w14:paraId="20282749" w14:textId="77777777" w:rsidR="00370B4E" w:rsidRDefault="00C16FED">
      <w:pPr>
        <w:pStyle w:val="TOC2"/>
        <w:rPr>
          <w:rFonts w:asciiTheme="minorHAnsi" w:eastAsiaTheme="minorEastAsia" w:hAnsiTheme="minorHAnsi" w:cstheme="minorBidi"/>
          <w:spacing w:val="0"/>
          <w:sz w:val="22"/>
          <w:szCs w:val="22"/>
          <w:lang w:eastAsia="en-US"/>
        </w:rPr>
      </w:pPr>
      <w:hyperlink w:anchor="_Toc509367379" w:history="1">
        <w:r w:rsidR="00370B4E" w:rsidRPr="00927041">
          <w:rPr>
            <w:rStyle w:val="Hyperlink"/>
            <w:lang w:eastAsia="ko-KR"/>
          </w:rPr>
          <w:t>E.1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List of Resource Type Definitions</w:t>
        </w:r>
        <w:r w:rsidR="00370B4E">
          <w:rPr>
            <w:webHidden/>
          </w:rPr>
          <w:tab/>
        </w:r>
        <w:r w:rsidR="00370B4E">
          <w:rPr>
            <w:webHidden/>
          </w:rPr>
          <w:fldChar w:fldCharType="begin"/>
        </w:r>
        <w:r w:rsidR="00370B4E">
          <w:rPr>
            <w:webHidden/>
          </w:rPr>
          <w:instrText xml:space="preserve"> PAGEREF _Toc509367379 \h </w:instrText>
        </w:r>
        <w:r w:rsidR="00370B4E">
          <w:rPr>
            <w:webHidden/>
          </w:rPr>
        </w:r>
        <w:r w:rsidR="00370B4E">
          <w:rPr>
            <w:webHidden/>
          </w:rPr>
          <w:fldChar w:fldCharType="separate"/>
        </w:r>
        <w:r w:rsidR="00370B4E">
          <w:rPr>
            <w:webHidden/>
          </w:rPr>
          <w:t>211</w:t>
        </w:r>
        <w:r w:rsidR="00370B4E">
          <w:rPr>
            <w:webHidden/>
          </w:rPr>
          <w:fldChar w:fldCharType="end"/>
        </w:r>
      </w:hyperlink>
    </w:p>
    <w:p w14:paraId="3F77EF5D" w14:textId="77777777" w:rsidR="00370B4E" w:rsidRDefault="00C16FED">
      <w:pPr>
        <w:pStyle w:val="TOC2"/>
        <w:rPr>
          <w:rFonts w:asciiTheme="minorHAnsi" w:eastAsiaTheme="minorEastAsia" w:hAnsiTheme="minorHAnsi" w:cstheme="minorBidi"/>
          <w:spacing w:val="0"/>
          <w:sz w:val="22"/>
          <w:szCs w:val="22"/>
          <w:lang w:eastAsia="en-US"/>
        </w:rPr>
      </w:pPr>
      <w:hyperlink w:anchor="_Toc509367380" w:history="1">
        <w:r w:rsidR="00370B4E" w:rsidRPr="00927041">
          <w:rPr>
            <w:rStyle w:val="Hyperlink"/>
          </w:rPr>
          <w:t>E.2</w:t>
        </w:r>
        <w:r w:rsidR="00370B4E">
          <w:rPr>
            <w:rFonts w:asciiTheme="minorHAnsi" w:eastAsiaTheme="minorEastAsia" w:hAnsiTheme="minorHAnsi" w:cstheme="minorBidi"/>
            <w:spacing w:val="0"/>
            <w:sz w:val="22"/>
            <w:szCs w:val="22"/>
            <w:lang w:eastAsia="en-US"/>
          </w:rPr>
          <w:tab/>
        </w:r>
        <w:r w:rsidR="00370B4E" w:rsidRPr="00927041">
          <w:rPr>
            <w:rStyle w:val="Hyperlink"/>
          </w:rPr>
          <w:t>Collection, baseline interface</w:t>
        </w:r>
        <w:r w:rsidR="00370B4E">
          <w:rPr>
            <w:webHidden/>
          </w:rPr>
          <w:tab/>
        </w:r>
        <w:r w:rsidR="00370B4E">
          <w:rPr>
            <w:webHidden/>
          </w:rPr>
          <w:fldChar w:fldCharType="begin"/>
        </w:r>
        <w:r w:rsidR="00370B4E">
          <w:rPr>
            <w:webHidden/>
          </w:rPr>
          <w:instrText xml:space="preserve"> PAGEREF _Toc509367380 \h </w:instrText>
        </w:r>
        <w:r w:rsidR="00370B4E">
          <w:rPr>
            <w:webHidden/>
          </w:rPr>
        </w:r>
        <w:r w:rsidR="00370B4E">
          <w:rPr>
            <w:webHidden/>
          </w:rPr>
          <w:fldChar w:fldCharType="separate"/>
        </w:r>
        <w:r w:rsidR="00370B4E">
          <w:rPr>
            <w:webHidden/>
          </w:rPr>
          <w:t>211</w:t>
        </w:r>
        <w:r w:rsidR="00370B4E">
          <w:rPr>
            <w:webHidden/>
          </w:rPr>
          <w:fldChar w:fldCharType="end"/>
        </w:r>
      </w:hyperlink>
    </w:p>
    <w:p w14:paraId="7726A67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1" w:history="1">
        <w:r w:rsidR="00370B4E" w:rsidRPr="00927041">
          <w:rPr>
            <w:rStyle w:val="Hyperlink"/>
          </w:rPr>
          <w:t>E.2.1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_Toc509367381 \h </w:instrText>
        </w:r>
        <w:r w:rsidR="00370B4E">
          <w:rPr>
            <w:webHidden/>
          </w:rPr>
        </w:r>
        <w:r w:rsidR="00370B4E">
          <w:rPr>
            <w:webHidden/>
          </w:rPr>
          <w:fldChar w:fldCharType="separate"/>
        </w:r>
        <w:r w:rsidR="00370B4E">
          <w:rPr>
            <w:webHidden/>
          </w:rPr>
          <w:t>211</w:t>
        </w:r>
        <w:r w:rsidR="00370B4E">
          <w:rPr>
            <w:webHidden/>
          </w:rPr>
          <w:fldChar w:fldCharType="end"/>
        </w:r>
      </w:hyperlink>
    </w:p>
    <w:p w14:paraId="20CC06DB"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2" w:history="1">
        <w:r w:rsidR="00370B4E" w:rsidRPr="00927041">
          <w:rPr>
            <w:rStyle w:val="Hyperlink"/>
          </w:rPr>
          <w:t>E.2.2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_Toc509367382 \h </w:instrText>
        </w:r>
        <w:r w:rsidR="00370B4E">
          <w:rPr>
            <w:webHidden/>
          </w:rPr>
        </w:r>
        <w:r w:rsidR="00370B4E">
          <w:rPr>
            <w:webHidden/>
          </w:rPr>
          <w:fldChar w:fldCharType="separate"/>
        </w:r>
        <w:r w:rsidR="00370B4E">
          <w:rPr>
            <w:webHidden/>
          </w:rPr>
          <w:t>211</w:t>
        </w:r>
        <w:r w:rsidR="00370B4E">
          <w:rPr>
            <w:webHidden/>
          </w:rPr>
          <w:fldChar w:fldCharType="end"/>
        </w:r>
      </w:hyperlink>
    </w:p>
    <w:p w14:paraId="4E2FD64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3" w:history="1">
        <w:r w:rsidR="00370B4E" w:rsidRPr="00927041">
          <w:rPr>
            <w:rStyle w:val="Hyperlink"/>
          </w:rPr>
          <w:t>E.2.3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_Toc509367383 \h </w:instrText>
        </w:r>
        <w:r w:rsidR="00370B4E">
          <w:rPr>
            <w:webHidden/>
          </w:rPr>
        </w:r>
        <w:r w:rsidR="00370B4E">
          <w:rPr>
            <w:webHidden/>
          </w:rPr>
          <w:fldChar w:fldCharType="separate"/>
        </w:r>
        <w:r w:rsidR="00370B4E">
          <w:rPr>
            <w:webHidden/>
          </w:rPr>
          <w:t>211</w:t>
        </w:r>
        <w:r w:rsidR="00370B4E">
          <w:rPr>
            <w:webHidden/>
          </w:rPr>
          <w:fldChar w:fldCharType="end"/>
        </w:r>
      </w:hyperlink>
    </w:p>
    <w:p w14:paraId="1C3B3529"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4" w:history="1">
        <w:r w:rsidR="00370B4E" w:rsidRPr="00927041">
          <w:rPr>
            <w:rStyle w:val="Hyperlink"/>
          </w:rPr>
          <w:t>E.2.4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_Toc509367384 \h </w:instrText>
        </w:r>
        <w:r w:rsidR="00370B4E">
          <w:rPr>
            <w:webHidden/>
          </w:rPr>
        </w:r>
        <w:r w:rsidR="00370B4E">
          <w:rPr>
            <w:webHidden/>
          </w:rPr>
          <w:fldChar w:fldCharType="separate"/>
        </w:r>
        <w:r w:rsidR="00370B4E">
          <w:rPr>
            <w:webHidden/>
          </w:rPr>
          <w:t>211</w:t>
        </w:r>
        <w:r w:rsidR="00370B4E">
          <w:rPr>
            <w:webHidden/>
          </w:rPr>
          <w:fldChar w:fldCharType="end"/>
        </w:r>
      </w:hyperlink>
    </w:p>
    <w:p w14:paraId="26732C8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5" w:history="1">
        <w:r w:rsidR="00370B4E" w:rsidRPr="00927041">
          <w:rPr>
            <w:rStyle w:val="Hyperlink"/>
          </w:rPr>
          <w:t>E.2.5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_Toc509367385 \h </w:instrText>
        </w:r>
        <w:r w:rsidR="00370B4E">
          <w:rPr>
            <w:webHidden/>
          </w:rPr>
        </w:r>
        <w:r w:rsidR="00370B4E">
          <w:rPr>
            <w:webHidden/>
          </w:rPr>
          <w:fldChar w:fldCharType="separate"/>
        </w:r>
        <w:r w:rsidR="00370B4E">
          <w:rPr>
            <w:webHidden/>
          </w:rPr>
          <w:t>216</w:t>
        </w:r>
        <w:r w:rsidR="00370B4E">
          <w:rPr>
            <w:webHidden/>
          </w:rPr>
          <w:fldChar w:fldCharType="end"/>
        </w:r>
      </w:hyperlink>
    </w:p>
    <w:p w14:paraId="2B810214"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6" w:history="1">
        <w:r w:rsidR="00370B4E" w:rsidRPr="00927041">
          <w:rPr>
            <w:rStyle w:val="Hyperlink"/>
          </w:rPr>
          <w:t>E.2.6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behavior</w:t>
        </w:r>
        <w:r w:rsidR="00370B4E">
          <w:rPr>
            <w:webHidden/>
          </w:rPr>
          <w:tab/>
        </w:r>
        <w:r w:rsidR="00370B4E">
          <w:rPr>
            <w:webHidden/>
          </w:rPr>
          <w:fldChar w:fldCharType="begin"/>
        </w:r>
        <w:r w:rsidR="00370B4E">
          <w:rPr>
            <w:webHidden/>
          </w:rPr>
          <w:instrText xml:space="preserve"> PAGEREF _Toc509367386 \h </w:instrText>
        </w:r>
        <w:r w:rsidR="00370B4E">
          <w:rPr>
            <w:webHidden/>
          </w:rPr>
        </w:r>
        <w:r w:rsidR="00370B4E">
          <w:rPr>
            <w:webHidden/>
          </w:rPr>
          <w:fldChar w:fldCharType="separate"/>
        </w:r>
        <w:r w:rsidR="00370B4E">
          <w:rPr>
            <w:webHidden/>
          </w:rPr>
          <w:t>217</w:t>
        </w:r>
        <w:r w:rsidR="00370B4E">
          <w:rPr>
            <w:webHidden/>
          </w:rPr>
          <w:fldChar w:fldCharType="end"/>
        </w:r>
      </w:hyperlink>
    </w:p>
    <w:p w14:paraId="0F397F7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7" w:history="1">
        <w:r w:rsidR="00370B4E" w:rsidRPr="00927041">
          <w:rPr>
            <w:rStyle w:val="Hyperlink"/>
          </w:rPr>
          <w:t>E.2.7</w:t>
        </w:r>
        <w:r w:rsidR="00370B4E">
          <w:rPr>
            <w:rFonts w:asciiTheme="minorHAnsi" w:eastAsiaTheme="minorEastAsia" w:hAnsiTheme="minorHAnsi" w:cstheme="minorBidi"/>
            <w:spacing w:val="0"/>
            <w:sz w:val="22"/>
            <w:szCs w:val="22"/>
            <w:lang w:eastAsia="en-US"/>
          </w:rPr>
          <w:tab/>
        </w:r>
        <w:r w:rsidR="00370B4E" w:rsidRPr="00927041">
          <w:rPr>
            <w:rStyle w:val="Hyperlink"/>
          </w:rPr>
          <w:t>Referenced JSON schemas</w:t>
        </w:r>
        <w:r w:rsidR="00370B4E">
          <w:rPr>
            <w:webHidden/>
          </w:rPr>
          <w:tab/>
        </w:r>
        <w:r w:rsidR="00370B4E">
          <w:rPr>
            <w:webHidden/>
          </w:rPr>
          <w:fldChar w:fldCharType="begin"/>
        </w:r>
        <w:r w:rsidR="00370B4E">
          <w:rPr>
            <w:webHidden/>
          </w:rPr>
          <w:instrText xml:space="preserve"> PAGEREF _Toc509367387 \h </w:instrText>
        </w:r>
        <w:r w:rsidR="00370B4E">
          <w:rPr>
            <w:webHidden/>
          </w:rPr>
        </w:r>
        <w:r w:rsidR="00370B4E">
          <w:rPr>
            <w:webHidden/>
          </w:rPr>
          <w:fldChar w:fldCharType="separate"/>
        </w:r>
        <w:r w:rsidR="00370B4E">
          <w:rPr>
            <w:webHidden/>
          </w:rPr>
          <w:t>217</w:t>
        </w:r>
        <w:r w:rsidR="00370B4E">
          <w:rPr>
            <w:webHidden/>
          </w:rPr>
          <w:fldChar w:fldCharType="end"/>
        </w:r>
      </w:hyperlink>
    </w:p>
    <w:p w14:paraId="2BDC265E" w14:textId="77777777" w:rsidR="00370B4E" w:rsidRDefault="00C16FED">
      <w:pPr>
        <w:pStyle w:val="TOC3"/>
        <w:rPr>
          <w:rFonts w:asciiTheme="minorHAnsi" w:eastAsiaTheme="minorEastAsia" w:hAnsiTheme="minorHAnsi" w:cstheme="minorBidi"/>
          <w:spacing w:val="0"/>
          <w:sz w:val="22"/>
          <w:szCs w:val="22"/>
          <w:lang w:eastAsia="en-US"/>
        </w:rPr>
      </w:pPr>
      <w:hyperlink w:anchor="_Toc509367388" w:history="1">
        <w:r w:rsidR="00370B4E" w:rsidRPr="00927041">
          <w:rPr>
            <w:rStyle w:val="Hyperlink"/>
          </w:rPr>
          <w:t>E.2.8</w:t>
        </w:r>
        <w:r w:rsidR="00370B4E">
          <w:rPr>
            <w:rFonts w:asciiTheme="minorHAnsi" w:eastAsiaTheme="minorEastAsia" w:hAnsiTheme="minorHAnsi" w:cstheme="minorBidi"/>
            <w:spacing w:val="0"/>
            <w:sz w:val="22"/>
            <w:szCs w:val="22"/>
            <w:lang w:eastAsia="en-US"/>
          </w:rPr>
          <w:tab/>
        </w:r>
        <w:r w:rsidR="00370B4E" w:rsidRPr="00927041">
          <w:rPr>
            <w:rStyle w:val="Hyperlink"/>
          </w:rPr>
          <w:t>oic.oic-link-schema.json</w:t>
        </w:r>
        <w:r w:rsidR="00370B4E">
          <w:rPr>
            <w:webHidden/>
          </w:rPr>
          <w:tab/>
        </w:r>
        <w:r w:rsidR="00370B4E">
          <w:rPr>
            <w:webHidden/>
          </w:rPr>
          <w:fldChar w:fldCharType="begin"/>
        </w:r>
        <w:r w:rsidR="00370B4E">
          <w:rPr>
            <w:webHidden/>
          </w:rPr>
          <w:instrText xml:space="preserve"> PAGEREF _Toc509367388 \h </w:instrText>
        </w:r>
        <w:r w:rsidR="00370B4E">
          <w:rPr>
            <w:webHidden/>
          </w:rPr>
        </w:r>
        <w:r w:rsidR="00370B4E">
          <w:rPr>
            <w:webHidden/>
          </w:rPr>
          <w:fldChar w:fldCharType="separate"/>
        </w:r>
        <w:r w:rsidR="00370B4E">
          <w:rPr>
            <w:webHidden/>
          </w:rPr>
          <w:t>217</w:t>
        </w:r>
        <w:r w:rsidR="00370B4E">
          <w:rPr>
            <w:webHidden/>
          </w:rPr>
          <w:fldChar w:fldCharType="end"/>
        </w:r>
      </w:hyperlink>
    </w:p>
    <w:p w14:paraId="37B89CB8" w14:textId="77777777" w:rsidR="00370B4E" w:rsidRDefault="00C16FED">
      <w:pPr>
        <w:pStyle w:val="TOC2"/>
        <w:rPr>
          <w:rFonts w:asciiTheme="minorHAnsi" w:eastAsiaTheme="minorEastAsia" w:hAnsiTheme="minorHAnsi" w:cstheme="minorBidi"/>
          <w:spacing w:val="0"/>
          <w:sz w:val="22"/>
          <w:szCs w:val="22"/>
          <w:lang w:eastAsia="en-US"/>
        </w:rPr>
      </w:pPr>
      <w:hyperlink w:anchor="_Toc509367389" w:history="1">
        <w:r w:rsidR="00370B4E" w:rsidRPr="00927041">
          <w:rPr>
            <w:rStyle w:val="Hyperlink"/>
          </w:rPr>
          <w:t>E.3</w:t>
        </w:r>
        <w:r w:rsidR="00370B4E">
          <w:rPr>
            <w:rFonts w:asciiTheme="minorHAnsi" w:eastAsiaTheme="minorEastAsia" w:hAnsiTheme="minorHAnsi" w:cstheme="minorBidi"/>
            <w:spacing w:val="0"/>
            <w:sz w:val="22"/>
            <w:szCs w:val="22"/>
            <w:lang w:eastAsia="en-US"/>
          </w:rPr>
          <w:tab/>
        </w:r>
        <w:r w:rsidR="00370B4E" w:rsidRPr="00927041">
          <w:rPr>
            <w:rStyle w:val="Hyperlink"/>
          </w:rPr>
          <w:t>Collection, link list interface</w:t>
        </w:r>
        <w:r w:rsidR="00370B4E">
          <w:rPr>
            <w:webHidden/>
          </w:rPr>
          <w:tab/>
        </w:r>
        <w:r w:rsidR="00370B4E">
          <w:rPr>
            <w:webHidden/>
          </w:rPr>
          <w:fldChar w:fldCharType="begin"/>
        </w:r>
        <w:r w:rsidR="00370B4E">
          <w:rPr>
            <w:webHidden/>
          </w:rPr>
          <w:instrText xml:space="preserve"> PAGEREF _Toc509367389 \h </w:instrText>
        </w:r>
        <w:r w:rsidR="00370B4E">
          <w:rPr>
            <w:webHidden/>
          </w:rPr>
        </w:r>
        <w:r w:rsidR="00370B4E">
          <w:rPr>
            <w:webHidden/>
          </w:rPr>
          <w:fldChar w:fldCharType="separate"/>
        </w:r>
        <w:r w:rsidR="00370B4E">
          <w:rPr>
            <w:webHidden/>
          </w:rPr>
          <w:t>219</w:t>
        </w:r>
        <w:r w:rsidR="00370B4E">
          <w:rPr>
            <w:webHidden/>
          </w:rPr>
          <w:fldChar w:fldCharType="end"/>
        </w:r>
      </w:hyperlink>
    </w:p>
    <w:p w14:paraId="40611E01"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0" w:history="1">
        <w:r w:rsidR="00370B4E" w:rsidRPr="00927041">
          <w:rPr>
            <w:rStyle w:val="Hyperlink"/>
          </w:rPr>
          <w:t>E.3.1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_Toc509367390 \h </w:instrText>
        </w:r>
        <w:r w:rsidR="00370B4E">
          <w:rPr>
            <w:webHidden/>
          </w:rPr>
        </w:r>
        <w:r w:rsidR="00370B4E">
          <w:rPr>
            <w:webHidden/>
          </w:rPr>
          <w:fldChar w:fldCharType="separate"/>
        </w:r>
        <w:r w:rsidR="00370B4E">
          <w:rPr>
            <w:webHidden/>
          </w:rPr>
          <w:t>219</w:t>
        </w:r>
        <w:r w:rsidR="00370B4E">
          <w:rPr>
            <w:webHidden/>
          </w:rPr>
          <w:fldChar w:fldCharType="end"/>
        </w:r>
      </w:hyperlink>
    </w:p>
    <w:p w14:paraId="68C8DA10"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1" w:history="1">
        <w:r w:rsidR="00370B4E" w:rsidRPr="00927041">
          <w:rPr>
            <w:rStyle w:val="Hyperlink"/>
          </w:rPr>
          <w:t>E.3.2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_Toc509367391 \h </w:instrText>
        </w:r>
        <w:r w:rsidR="00370B4E">
          <w:rPr>
            <w:webHidden/>
          </w:rPr>
        </w:r>
        <w:r w:rsidR="00370B4E">
          <w:rPr>
            <w:webHidden/>
          </w:rPr>
          <w:fldChar w:fldCharType="separate"/>
        </w:r>
        <w:r w:rsidR="00370B4E">
          <w:rPr>
            <w:webHidden/>
          </w:rPr>
          <w:t>220</w:t>
        </w:r>
        <w:r w:rsidR="00370B4E">
          <w:rPr>
            <w:webHidden/>
          </w:rPr>
          <w:fldChar w:fldCharType="end"/>
        </w:r>
      </w:hyperlink>
    </w:p>
    <w:p w14:paraId="7C627F83"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2" w:history="1">
        <w:r w:rsidR="00370B4E" w:rsidRPr="00927041">
          <w:rPr>
            <w:rStyle w:val="Hyperlink"/>
          </w:rPr>
          <w:t>E.3.3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_Toc509367392 \h </w:instrText>
        </w:r>
        <w:r w:rsidR="00370B4E">
          <w:rPr>
            <w:webHidden/>
          </w:rPr>
        </w:r>
        <w:r w:rsidR="00370B4E">
          <w:rPr>
            <w:webHidden/>
          </w:rPr>
          <w:fldChar w:fldCharType="separate"/>
        </w:r>
        <w:r w:rsidR="00370B4E">
          <w:rPr>
            <w:webHidden/>
          </w:rPr>
          <w:t>220</w:t>
        </w:r>
        <w:r w:rsidR="00370B4E">
          <w:rPr>
            <w:webHidden/>
          </w:rPr>
          <w:fldChar w:fldCharType="end"/>
        </w:r>
      </w:hyperlink>
    </w:p>
    <w:p w14:paraId="69C2AD6A"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3" w:history="1">
        <w:r w:rsidR="00370B4E" w:rsidRPr="00927041">
          <w:rPr>
            <w:rStyle w:val="Hyperlink"/>
          </w:rPr>
          <w:t>E.3.4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_Toc509367393 \h </w:instrText>
        </w:r>
        <w:r w:rsidR="00370B4E">
          <w:rPr>
            <w:webHidden/>
          </w:rPr>
        </w:r>
        <w:r w:rsidR="00370B4E">
          <w:rPr>
            <w:webHidden/>
          </w:rPr>
          <w:fldChar w:fldCharType="separate"/>
        </w:r>
        <w:r w:rsidR="00370B4E">
          <w:rPr>
            <w:webHidden/>
          </w:rPr>
          <w:t>220</w:t>
        </w:r>
        <w:r w:rsidR="00370B4E">
          <w:rPr>
            <w:webHidden/>
          </w:rPr>
          <w:fldChar w:fldCharType="end"/>
        </w:r>
      </w:hyperlink>
    </w:p>
    <w:p w14:paraId="6C8399D7"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4" w:history="1">
        <w:r w:rsidR="00370B4E" w:rsidRPr="00927041">
          <w:rPr>
            <w:rStyle w:val="Hyperlink"/>
          </w:rPr>
          <w:t>E.3.5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_Toc509367394 \h </w:instrText>
        </w:r>
        <w:r w:rsidR="00370B4E">
          <w:rPr>
            <w:webHidden/>
          </w:rPr>
        </w:r>
        <w:r w:rsidR="00370B4E">
          <w:rPr>
            <w:webHidden/>
          </w:rPr>
          <w:fldChar w:fldCharType="separate"/>
        </w:r>
        <w:r w:rsidR="00370B4E">
          <w:rPr>
            <w:webHidden/>
          </w:rPr>
          <w:t>221</w:t>
        </w:r>
        <w:r w:rsidR="00370B4E">
          <w:rPr>
            <w:webHidden/>
          </w:rPr>
          <w:fldChar w:fldCharType="end"/>
        </w:r>
      </w:hyperlink>
    </w:p>
    <w:p w14:paraId="0FB1C13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5" w:history="1">
        <w:r w:rsidR="00370B4E" w:rsidRPr="00927041">
          <w:rPr>
            <w:rStyle w:val="Hyperlink"/>
          </w:rPr>
          <w:t>E.3.6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behavior</w:t>
        </w:r>
        <w:r w:rsidR="00370B4E">
          <w:rPr>
            <w:webHidden/>
          </w:rPr>
          <w:tab/>
        </w:r>
        <w:r w:rsidR="00370B4E">
          <w:rPr>
            <w:webHidden/>
          </w:rPr>
          <w:fldChar w:fldCharType="begin"/>
        </w:r>
        <w:r w:rsidR="00370B4E">
          <w:rPr>
            <w:webHidden/>
          </w:rPr>
          <w:instrText xml:space="preserve"> PAGEREF _Toc509367395 \h </w:instrText>
        </w:r>
        <w:r w:rsidR="00370B4E">
          <w:rPr>
            <w:webHidden/>
          </w:rPr>
        </w:r>
        <w:r w:rsidR="00370B4E">
          <w:rPr>
            <w:webHidden/>
          </w:rPr>
          <w:fldChar w:fldCharType="separate"/>
        </w:r>
        <w:r w:rsidR="00370B4E">
          <w:rPr>
            <w:webHidden/>
          </w:rPr>
          <w:t>222</w:t>
        </w:r>
        <w:r w:rsidR="00370B4E">
          <w:rPr>
            <w:webHidden/>
          </w:rPr>
          <w:fldChar w:fldCharType="end"/>
        </w:r>
      </w:hyperlink>
    </w:p>
    <w:p w14:paraId="314F5658"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6" w:history="1">
        <w:r w:rsidR="00370B4E" w:rsidRPr="00927041">
          <w:rPr>
            <w:rStyle w:val="Hyperlink"/>
          </w:rPr>
          <w:t>E.3.7</w:t>
        </w:r>
        <w:r w:rsidR="00370B4E">
          <w:rPr>
            <w:rFonts w:asciiTheme="minorHAnsi" w:eastAsiaTheme="minorEastAsia" w:hAnsiTheme="minorHAnsi" w:cstheme="minorBidi"/>
            <w:spacing w:val="0"/>
            <w:sz w:val="22"/>
            <w:szCs w:val="22"/>
            <w:lang w:eastAsia="en-US"/>
          </w:rPr>
          <w:tab/>
        </w:r>
        <w:r w:rsidR="00370B4E" w:rsidRPr="00927041">
          <w:rPr>
            <w:rStyle w:val="Hyperlink"/>
          </w:rPr>
          <w:t>Referenced JSON schemas</w:t>
        </w:r>
        <w:r w:rsidR="00370B4E">
          <w:rPr>
            <w:webHidden/>
          </w:rPr>
          <w:tab/>
        </w:r>
        <w:r w:rsidR="00370B4E">
          <w:rPr>
            <w:webHidden/>
          </w:rPr>
          <w:fldChar w:fldCharType="begin"/>
        </w:r>
        <w:r w:rsidR="00370B4E">
          <w:rPr>
            <w:webHidden/>
          </w:rPr>
          <w:instrText xml:space="preserve"> PAGEREF _Toc509367396 \h </w:instrText>
        </w:r>
        <w:r w:rsidR="00370B4E">
          <w:rPr>
            <w:webHidden/>
          </w:rPr>
        </w:r>
        <w:r w:rsidR="00370B4E">
          <w:rPr>
            <w:webHidden/>
          </w:rPr>
          <w:fldChar w:fldCharType="separate"/>
        </w:r>
        <w:r w:rsidR="00370B4E">
          <w:rPr>
            <w:webHidden/>
          </w:rPr>
          <w:t>222</w:t>
        </w:r>
        <w:r w:rsidR="00370B4E">
          <w:rPr>
            <w:webHidden/>
          </w:rPr>
          <w:fldChar w:fldCharType="end"/>
        </w:r>
      </w:hyperlink>
    </w:p>
    <w:p w14:paraId="4BB03A3F"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7" w:history="1">
        <w:r w:rsidR="00370B4E" w:rsidRPr="00927041">
          <w:rPr>
            <w:rStyle w:val="Hyperlink"/>
          </w:rPr>
          <w:t>E.3.8</w:t>
        </w:r>
        <w:r w:rsidR="00370B4E">
          <w:rPr>
            <w:rFonts w:asciiTheme="minorHAnsi" w:eastAsiaTheme="minorEastAsia" w:hAnsiTheme="minorHAnsi" w:cstheme="minorBidi"/>
            <w:spacing w:val="0"/>
            <w:sz w:val="22"/>
            <w:szCs w:val="22"/>
            <w:lang w:eastAsia="en-US"/>
          </w:rPr>
          <w:tab/>
        </w:r>
        <w:r w:rsidR="00370B4E" w:rsidRPr="00927041">
          <w:rPr>
            <w:rStyle w:val="Hyperlink"/>
          </w:rPr>
          <w:t>oic.oic-link-schema.json</w:t>
        </w:r>
        <w:r w:rsidR="00370B4E">
          <w:rPr>
            <w:webHidden/>
          </w:rPr>
          <w:tab/>
        </w:r>
        <w:r w:rsidR="00370B4E">
          <w:rPr>
            <w:webHidden/>
          </w:rPr>
          <w:fldChar w:fldCharType="begin"/>
        </w:r>
        <w:r w:rsidR="00370B4E">
          <w:rPr>
            <w:webHidden/>
          </w:rPr>
          <w:instrText xml:space="preserve"> PAGEREF _Toc509367397 \h </w:instrText>
        </w:r>
        <w:r w:rsidR="00370B4E">
          <w:rPr>
            <w:webHidden/>
          </w:rPr>
        </w:r>
        <w:r w:rsidR="00370B4E">
          <w:rPr>
            <w:webHidden/>
          </w:rPr>
          <w:fldChar w:fldCharType="separate"/>
        </w:r>
        <w:r w:rsidR="00370B4E">
          <w:rPr>
            <w:webHidden/>
          </w:rPr>
          <w:t>222</w:t>
        </w:r>
        <w:r w:rsidR="00370B4E">
          <w:rPr>
            <w:webHidden/>
          </w:rPr>
          <w:fldChar w:fldCharType="end"/>
        </w:r>
      </w:hyperlink>
    </w:p>
    <w:p w14:paraId="42B75947" w14:textId="77777777" w:rsidR="00370B4E" w:rsidRDefault="00C16FED">
      <w:pPr>
        <w:pStyle w:val="TOC2"/>
        <w:rPr>
          <w:rFonts w:asciiTheme="minorHAnsi" w:eastAsiaTheme="minorEastAsia" w:hAnsiTheme="minorHAnsi" w:cstheme="minorBidi"/>
          <w:spacing w:val="0"/>
          <w:sz w:val="22"/>
          <w:szCs w:val="22"/>
          <w:lang w:eastAsia="en-US"/>
        </w:rPr>
      </w:pPr>
      <w:hyperlink w:anchor="_Toc509367398" w:history="1">
        <w:r w:rsidR="00370B4E" w:rsidRPr="00927041">
          <w:rPr>
            <w:rStyle w:val="Hyperlink"/>
          </w:rPr>
          <w:t>E.4</w:t>
        </w:r>
        <w:r w:rsidR="00370B4E">
          <w:rPr>
            <w:rFonts w:asciiTheme="minorHAnsi" w:eastAsiaTheme="minorEastAsia" w:hAnsiTheme="minorHAnsi" w:cstheme="minorBidi"/>
            <w:spacing w:val="0"/>
            <w:sz w:val="22"/>
            <w:szCs w:val="22"/>
            <w:lang w:eastAsia="en-US"/>
          </w:rPr>
          <w:tab/>
        </w:r>
        <w:r w:rsidR="00370B4E" w:rsidRPr="00927041">
          <w:rPr>
            <w:rStyle w:val="Hyperlink"/>
          </w:rPr>
          <w:t>Discoverable Resources, baseline interface</w:t>
        </w:r>
        <w:r w:rsidR="00370B4E">
          <w:rPr>
            <w:webHidden/>
          </w:rPr>
          <w:tab/>
        </w:r>
        <w:r w:rsidR="00370B4E">
          <w:rPr>
            <w:webHidden/>
          </w:rPr>
          <w:fldChar w:fldCharType="begin"/>
        </w:r>
        <w:r w:rsidR="00370B4E">
          <w:rPr>
            <w:webHidden/>
          </w:rPr>
          <w:instrText xml:space="preserve"> PAGEREF _Toc509367398 \h </w:instrText>
        </w:r>
        <w:r w:rsidR="00370B4E">
          <w:rPr>
            <w:webHidden/>
          </w:rPr>
        </w:r>
        <w:r w:rsidR="00370B4E">
          <w:rPr>
            <w:webHidden/>
          </w:rPr>
          <w:fldChar w:fldCharType="separate"/>
        </w:r>
        <w:r w:rsidR="00370B4E">
          <w:rPr>
            <w:webHidden/>
          </w:rPr>
          <w:t>224</w:t>
        </w:r>
        <w:r w:rsidR="00370B4E">
          <w:rPr>
            <w:webHidden/>
          </w:rPr>
          <w:fldChar w:fldCharType="end"/>
        </w:r>
      </w:hyperlink>
    </w:p>
    <w:p w14:paraId="0EE8E332" w14:textId="77777777" w:rsidR="00370B4E" w:rsidRDefault="00C16FED">
      <w:pPr>
        <w:pStyle w:val="TOC3"/>
        <w:rPr>
          <w:rFonts w:asciiTheme="minorHAnsi" w:eastAsiaTheme="minorEastAsia" w:hAnsiTheme="minorHAnsi" w:cstheme="minorBidi"/>
          <w:spacing w:val="0"/>
          <w:sz w:val="22"/>
          <w:szCs w:val="22"/>
          <w:lang w:eastAsia="en-US"/>
        </w:rPr>
      </w:pPr>
      <w:hyperlink w:anchor="_Toc509367399" w:history="1">
        <w:r w:rsidR="00370B4E" w:rsidRPr="00927041">
          <w:rPr>
            <w:rStyle w:val="Hyperlink"/>
          </w:rPr>
          <w:t>E.4.1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_Toc509367399 \h </w:instrText>
        </w:r>
        <w:r w:rsidR="00370B4E">
          <w:rPr>
            <w:webHidden/>
          </w:rPr>
        </w:r>
        <w:r w:rsidR="00370B4E">
          <w:rPr>
            <w:webHidden/>
          </w:rPr>
          <w:fldChar w:fldCharType="separate"/>
        </w:r>
        <w:r w:rsidR="00370B4E">
          <w:rPr>
            <w:webHidden/>
          </w:rPr>
          <w:t>224</w:t>
        </w:r>
        <w:r w:rsidR="00370B4E">
          <w:rPr>
            <w:webHidden/>
          </w:rPr>
          <w:fldChar w:fldCharType="end"/>
        </w:r>
      </w:hyperlink>
    </w:p>
    <w:p w14:paraId="1760A5F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0" w:history="1">
        <w:r w:rsidR="00370B4E" w:rsidRPr="00927041">
          <w:rPr>
            <w:rStyle w:val="Hyperlink"/>
          </w:rPr>
          <w:t>E.4.2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_Toc509367400 \h </w:instrText>
        </w:r>
        <w:r w:rsidR="00370B4E">
          <w:rPr>
            <w:webHidden/>
          </w:rPr>
        </w:r>
        <w:r w:rsidR="00370B4E">
          <w:rPr>
            <w:webHidden/>
          </w:rPr>
          <w:fldChar w:fldCharType="separate"/>
        </w:r>
        <w:r w:rsidR="00370B4E">
          <w:rPr>
            <w:webHidden/>
          </w:rPr>
          <w:t>224</w:t>
        </w:r>
        <w:r w:rsidR="00370B4E">
          <w:rPr>
            <w:webHidden/>
          </w:rPr>
          <w:fldChar w:fldCharType="end"/>
        </w:r>
      </w:hyperlink>
    </w:p>
    <w:p w14:paraId="71CAF1E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1" w:history="1">
        <w:r w:rsidR="00370B4E" w:rsidRPr="00927041">
          <w:rPr>
            <w:rStyle w:val="Hyperlink"/>
          </w:rPr>
          <w:t>E.4.3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_Toc509367401 \h </w:instrText>
        </w:r>
        <w:r w:rsidR="00370B4E">
          <w:rPr>
            <w:webHidden/>
          </w:rPr>
        </w:r>
        <w:r w:rsidR="00370B4E">
          <w:rPr>
            <w:webHidden/>
          </w:rPr>
          <w:fldChar w:fldCharType="separate"/>
        </w:r>
        <w:r w:rsidR="00370B4E">
          <w:rPr>
            <w:webHidden/>
          </w:rPr>
          <w:t>224</w:t>
        </w:r>
        <w:r w:rsidR="00370B4E">
          <w:rPr>
            <w:webHidden/>
          </w:rPr>
          <w:fldChar w:fldCharType="end"/>
        </w:r>
      </w:hyperlink>
    </w:p>
    <w:p w14:paraId="11AF2594"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2" w:history="1">
        <w:r w:rsidR="00370B4E" w:rsidRPr="00927041">
          <w:rPr>
            <w:rStyle w:val="Hyperlink"/>
          </w:rPr>
          <w:t>E.4.4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_Toc509367402 \h </w:instrText>
        </w:r>
        <w:r w:rsidR="00370B4E">
          <w:rPr>
            <w:webHidden/>
          </w:rPr>
        </w:r>
        <w:r w:rsidR="00370B4E">
          <w:rPr>
            <w:webHidden/>
          </w:rPr>
          <w:fldChar w:fldCharType="separate"/>
        </w:r>
        <w:r w:rsidR="00370B4E">
          <w:rPr>
            <w:webHidden/>
          </w:rPr>
          <w:t>224</w:t>
        </w:r>
        <w:r w:rsidR="00370B4E">
          <w:rPr>
            <w:webHidden/>
          </w:rPr>
          <w:fldChar w:fldCharType="end"/>
        </w:r>
      </w:hyperlink>
    </w:p>
    <w:p w14:paraId="07415F9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3" w:history="1">
        <w:r w:rsidR="00370B4E" w:rsidRPr="00927041">
          <w:rPr>
            <w:rStyle w:val="Hyperlink"/>
          </w:rPr>
          <w:t>E.4.5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_Toc509367403 \h </w:instrText>
        </w:r>
        <w:r w:rsidR="00370B4E">
          <w:rPr>
            <w:webHidden/>
          </w:rPr>
        </w:r>
        <w:r w:rsidR="00370B4E">
          <w:rPr>
            <w:webHidden/>
          </w:rPr>
          <w:fldChar w:fldCharType="separate"/>
        </w:r>
        <w:r w:rsidR="00370B4E">
          <w:rPr>
            <w:webHidden/>
          </w:rPr>
          <w:t>226</w:t>
        </w:r>
        <w:r w:rsidR="00370B4E">
          <w:rPr>
            <w:webHidden/>
          </w:rPr>
          <w:fldChar w:fldCharType="end"/>
        </w:r>
      </w:hyperlink>
    </w:p>
    <w:p w14:paraId="71FC8F2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4" w:history="1">
        <w:r w:rsidR="00370B4E" w:rsidRPr="00927041">
          <w:rPr>
            <w:rStyle w:val="Hyperlink"/>
          </w:rPr>
          <w:t>E.4.6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behavior</w:t>
        </w:r>
        <w:r w:rsidR="00370B4E">
          <w:rPr>
            <w:webHidden/>
          </w:rPr>
          <w:tab/>
        </w:r>
        <w:r w:rsidR="00370B4E">
          <w:rPr>
            <w:webHidden/>
          </w:rPr>
          <w:fldChar w:fldCharType="begin"/>
        </w:r>
        <w:r w:rsidR="00370B4E">
          <w:rPr>
            <w:webHidden/>
          </w:rPr>
          <w:instrText xml:space="preserve"> PAGEREF _Toc509367404 \h </w:instrText>
        </w:r>
        <w:r w:rsidR="00370B4E">
          <w:rPr>
            <w:webHidden/>
          </w:rPr>
        </w:r>
        <w:r w:rsidR="00370B4E">
          <w:rPr>
            <w:webHidden/>
          </w:rPr>
          <w:fldChar w:fldCharType="separate"/>
        </w:r>
        <w:r w:rsidR="00370B4E">
          <w:rPr>
            <w:webHidden/>
          </w:rPr>
          <w:t>227</w:t>
        </w:r>
        <w:r w:rsidR="00370B4E">
          <w:rPr>
            <w:webHidden/>
          </w:rPr>
          <w:fldChar w:fldCharType="end"/>
        </w:r>
      </w:hyperlink>
    </w:p>
    <w:p w14:paraId="010D8619" w14:textId="77777777" w:rsidR="00370B4E" w:rsidRDefault="00C16FED">
      <w:pPr>
        <w:pStyle w:val="TOC2"/>
        <w:rPr>
          <w:rFonts w:asciiTheme="minorHAnsi" w:eastAsiaTheme="minorEastAsia" w:hAnsiTheme="minorHAnsi" w:cstheme="minorBidi"/>
          <w:spacing w:val="0"/>
          <w:sz w:val="22"/>
          <w:szCs w:val="22"/>
          <w:lang w:eastAsia="en-US"/>
        </w:rPr>
      </w:pPr>
      <w:hyperlink w:anchor="_Toc509367405" w:history="1">
        <w:r w:rsidR="00370B4E" w:rsidRPr="00927041">
          <w:rPr>
            <w:rStyle w:val="Hyperlink"/>
          </w:rPr>
          <w:t>E.5</w:t>
        </w:r>
        <w:r w:rsidR="00370B4E">
          <w:rPr>
            <w:rFonts w:asciiTheme="minorHAnsi" w:eastAsiaTheme="minorEastAsia" w:hAnsiTheme="minorHAnsi" w:cstheme="minorBidi"/>
            <w:spacing w:val="0"/>
            <w:sz w:val="22"/>
            <w:szCs w:val="22"/>
            <w:lang w:eastAsia="en-US"/>
          </w:rPr>
          <w:tab/>
        </w:r>
        <w:r w:rsidR="00370B4E" w:rsidRPr="00927041">
          <w:rPr>
            <w:rStyle w:val="Hyperlink"/>
          </w:rPr>
          <w:t>Discoverable Resources, link list interface</w:t>
        </w:r>
        <w:r w:rsidR="00370B4E">
          <w:rPr>
            <w:webHidden/>
          </w:rPr>
          <w:tab/>
        </w:r>
        <w:r w:rsidR="00370B4E">
          <w:rPr>
            <w:webHidden/>
          </w:rPr>
          <w:fldChar w:fldCharType="begin"/>
        </w:r>
        <w:r w:rsidR="00370B4E">
          <w:rPr>
            <w:webHidden/>
          </w:rPr>
          <w:instrText xml:space="preserve"> PAGEREF _Toc509367405 \h </w:instrText>
        </w:r>
        <w:r w:rsidR="00370B4E">
          <w:rPr>
            <w:webHidden/>
          </w:rPr>
        </w:r>
        <w:r w:rsidR="00370B4E">
          <w:rPr>
            <w:webHidden/>
          </w:rPr>
          <w:fldChar w:fldCharType="separate"/>
        </w:r>
        <w:r w:rsidR="00370B4E">
          <w:rPr>
            <w:webHidden/>
          </w:rPr>
          <w:t>227</w:t>
        </w:r>
        <w:r w:rsidR="00370B4E">
          <w:rPr>
            <w:webHidden/>
          </w:rPr>
          <w:fldChar w:fldCharType="end"/>
        </w:r>
      </w:hyperlink>
    </w:p>
    <w:p w14:paraId="7EDE0AFA"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6" w:history="1">
        <w:r w:rsidR="00370B4E" w:rsidRPr="00927041">
          <w:rPr>
            <w:rStyle w:val="Hyperlink"/>
          </w:rPr>
          <w:t>E.5.1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_Toc509367406 \h </w:instrText>
        </w:r>
        <w:r w:rsidR="00370B4E">
          <w:rPr>
            <w:webHidden/>
          </w:rPr>
        </w:r>
        <w:r w:rsidR="00370B4E">
          <w:rPr>
            <w:webHidden/>
          </w:rPr>
          <w:fldChar w:fldCharType="separate"/>
        </w:r>
        <w:r w:rsidR="00370B4E">
          <w:rPr>
            <w:webHidden/>
          </w:rPr>
          <w:t>227</w:t>
        </w:r>
        <w:r w:rsidR="00370B4E">
          <w:rPr>
            <w:webHidden/>
          </w:rPr>
          <w:fldChar w:fldCharType="end"/>
        </w:r>
      </w:hyperlink>
    </w:p>
    <w:p w14:paraId="275804DF"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7" w:history="1">
        <w:r w:rsidR="00370B4E" w:rsidRPr="00927041">
          <w:rPr>
            <w:rStyle w:val="Hyperlink"/>
          </w:rPr>
          <w:t>E.5.2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_Toc509367407 \h </w:instrText>
        </w:r>
        <w:r w:rsidR="00370B4E">
          <w:rPr>
            <w:webHidden/>
          </w:rPr>
        </w:r>
        <w:r w:rsidR="00370B4E">
          <w:rPr>
            <w:webHidden/>
          </w:rPr>
          <w:fldChar w:fldCharType="separate"/>
        </w:r>
        <w:r w:rsidR="00370B4E">
          <w:rPr>
            <w:webHidden/>
          </w:rPr>
          <w:t>227</w:t>
        </w:r>
        <w:r w:rsidR="00370B4E">
          <w:rPr>
            <w:webHidden/>
          </w:rPr>
          <w:fldChar w:fldCharType="end"/>
        </w:r>
      </w:hyperlink>
    </w:p>
    <w:p w14:paraId="76BF9B2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8" w:history="1">
        <w:r w:rsidR="00370B4E" w:rsidRPr="00927041">
          <w:rPr>
            <w:rStyle w:val="Hyperlink"/>
          </w:rPr>
          <w:t>E.5.3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_Toc509367408 \h </w:instrText>
        </w:r>
        <w:r w:rsidR="00370B4E">
          <w:rPr>
            <w:webHidden/>
          </w:rPr>
        </w:r>
        <w:r w:rsidR="00370B4E">
          <w:rPr>
            <w:webHidden/>
          </w:rPr>
          <w:fldChar w:fldCharType="separate"/>
        </w:r>
        <w:r w:rsidR="00370B4E">
          <w:rPr>
            <w:webHidden/>
          </w:rPr>
          <w:t>227</w:t>
        </w:r>
        <w:r w:rsidR="00370B4E">
          <w:rPr>
            <w:webHidden/>
          </w:rPr>
          <w:fldChar w:fldCharType="end"/>
        </w:r>
      </w:hyperlink>
    </w:p>
    <w:p w14:paraId="2FB1081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09" w:history="1">
        <w:r w:rsidR="00370B4E" w:rsidRPr="00927041">
          <w:rPr>
            <w:rStyle w:val="Hyperlink"/>
          </w:rPr>
          <w:t>E.5.4</w:t>
        </w:r>
        <w:r w:rsidR="00370B4E">
          <w:rPr>
            <w:rFonts w:asciiTheme="minorHAnsi" w:eastAsiaTheme="minorEastAsia" w:hAnsiTheme="minorHAnsi" w:cstheme="minorBidi"/>
            <w:spacing w:val="0"/>
            <w:sz w:val="22"/>
            <w:szCs w:val="22"/>
            <w:lang w:eastAsia="en-US"/>
          </w:rPr>
          <w:tab/>
        </w:r>
        <w:r w:rsidR="00370B4E" w:rsidRPr="00927041">
          <w:rPr>
            <w:rStyle w:val="Hyperlink"/>
          </w:rPr>
          <w:t>RAML Definition</w:t>
        </w:r>
        <w:r w:rsidR="00370B4E">
          <w:rPr>
            <w:webHidden/>
          </w:rPr>
          <w:tab/>
        </w:r>
        <w:r w:rsidR="00370B4E">
          <w:rPr>
            <w:webHidden/>
          </w:rPr>
          <w:fldChar w:fldCharType="begin"/>
        </w:r>
        <w:r w:rsidR="00370B4E">
          <w:rPr>
            <w:webHidden/>
          </w:rPr>
          <w:instrText xml:space="preserve"> PAGEREF _Toc509367409 \h </w:instrText>
        </w:r>
        <w:r w:rsidR="00370B4E">
          <w:rPr>
            <w:webHidden/>
          </w:rPr>
        </w:r>
        <w:r w:rsidR="00370B4E">
          <w:rPr>
            <w:webHidden/>
          </w:rPr>
          <w:fldChar w:fldCharType="separate"/>
        </w:r>
        <w:r w:rsidR="00370B4E">
          <w:rPr>
            <w:webHidden/>
          </w:rPr>
          <w:t>227</w:t>
        </w:r>
        <w:r w:rsidR="00370B4E">
          <w:rPr>
            <w:webHidden/>
          </w:rPr>
          <w:fldChar w:fldCharType="end"/>
        </w:r>
      </w:hyperlink>
    </w:p>
    <w:p w14:paraId="358FD57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0" w:history="1">
        <w:r w:rsidR="00370B4E" w:rsidRPr="00927041">
          <w:rPr>
            <w:rStyle w:val="Hyperlink"/>
          </w:rPr>
          <w:t>E.5.5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_Toc509367410 \h </w:instrText>
        </w:r>
        <w:r w:rsidR="00370B4E">
          <w:rPr>
            <w:webHidden/>
          </w:rPr>
        </w:r>
        <w:r w:rsidR="00370B4E">
          <w:rPr>
            <w:webHidden/>
          </w:rPr>
          <w:fldChar w:fldCharType="separate"/>
        </w:r>
        <w:r w:rsidR="00370B4E">
          <w:rPr>
            <w:webHidden/>
          </w:rPr>
          <w:t>228</w:t>
        </w:r>
        <w:r w:rsidR="00370B4E">
          <w:rPr>
            <w:webHidden/>
          </w:rPr>
          <w:fldChar w:fldCharType="end"/>
        </w:r>
      </w:hyperlink>
    </w:p>
    <w:p w14:paraId="69FDD74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1" w:history="1">
        <w:r w:rsidR="00370B4E" w:rsidRPr="00927041">
          <w:rPr>
            <w:rStyle w:val="Hyperlink"/>
          </w:rPr>
          <w:t>E.5.6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behavior</w:t>
        </w:r>
        <w:r w:rsidR="00370B4E">
          <w:rPr>
            <w:webHidden/>
          </w:rPr>
          <w:tab/>
        </w:r>
        <w:r w:rsidR="00370B4E">
          <w:rPr>
            <w:webHidden/>
          </w:rPr>
          <w:fldChar w:fldCharType="begin"/>
        </w:r>
        <w:r w:rsidR="00370B4E">
          <w:rPr>
            <w:webHidden/>
          </w:rPr>
          <w:instrText xml:space="preserve"> PAGEREF _Toc509367411 \h </w:instrText>
        </w:r>
        <w:r w:rsidR="00370B4E">
          <w:rPr>
            <w:webHidden/>
          </w:rPr>
        </w:r>
        <w:r w:rsidR="00370B4E">
          <w:rPr>
            <w:webHidden/>
          </w:rPr>
          <w:fldChar w:fldCharType="separate"/>
        </w:r>
        <w:r w:rsidR="00370B4E">
          <w:rPr>
            <w:webHidden/>
          </w:rPr>
          <w:t>229</w:t>
        </w:r>
        <w:r w:rsidR="00370B4E">
          <w:rPr>
            <w:webHidden/>
          </w:rPr>
          <w:fldChar w:fldCharType="end"/>
        </w:r>
      </w:hyperlink>
    </w:p>
    <w:p w14:paraId="4A399C5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2" w:history="1">
        <w:r w:rsidR="00370B4E" w:rsidRPr="00927041">
          <w:rPr>
            <w:rStyle w:val="Hyperlink"/>
          </w:rPr>
          <w:t>E.5.7</w:t>
        </w:r>
        <w:r w:rsidR="00370B4E">
          <w:rPr>
            <w:rFonts w:asciiTheme="minorHAnsi" w:eastAsiaTheme="minorEastAsia" w:hAnsiTheme="minorHAnsi" w:cstheme="minorBidi"/>
            <w:spacing w:val="0"/>
            <w:sz w:val="22"/>
            <w:szCs w:val="22"/>
            <w:lang w:eastAsia="en-US"/>
          </w:rPr>
          <w:tab/>
        </w:r>
        <w:r w:rsidR="00370B4E" w:rsidRPr="00927041">
          <w:rPr>
            <w:rStyle w:val="Hyperlink"/>
          </w:rPr>
          <w:t>Referenced JSON schemas</w:t>
        </w:r>
        <w:r w:rsidR="00370B4E">
          <w:rPr>
            <w:webHidden/>
          </w:rPr>
          <w:tab/>
        </w:r>
        <w:r w:rsidR="00370B4E">
          <w:rPr>
            <w:webHidden/>
          </w:rPr>
          <w:fldChar w:fldCharType="begin"/>
        </w:r>
        <w:r w:rsidR="00370B4E">
          <w:rPr>
            <w:webHidden/>
          </w:rPr>
          <w:instrText xml:space="preserve"> PAGEREF _Toc509367412 \h </w:instrText>
        </w:r>
        <w:r w:rsidR="00370B4E">
          <w:rPr>
            <w:webHidden/>
          </w:rPr>
        </w:r>
        <w:r w:rsidR="00370B4E">
          <w:rPr>
            <w:webHidden/>
          </w:rPr>
          <w:fldChar w:fldCharType="separate"/>
        </w:r>
        <w:r w:rsidR="00370B4E">
          <w:rPr>
            <w:webHidden/>
          </w:rPr>
          <w:t>230</w:t>
        </w:r>
        <w:r w:rsidR="00370B4E">
          <w:rPr>
            <w:webHidden/>
          </w:rPr>
          <w:fldChar w:fldCharType="end"/>
        </w:r>
      </w:hyperlink>
    </w:p>
    <w:p w14:paraId="1F2F504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3" w:history="1">
        <w:r w:rsidR="00370B4E" w:rsidRPr="00927041">
          <w:rPr>
            <w:rStyle w:val="Hyperlink"/>
          </w:rPr>
          <w:t>E.5.8</w:t>
        </w:r>
        <w:r w:rsidR="00370B4E">
          <w:rPr>
            <w:rFonts w:asciiTheme="minorHAnsi" w:eastAsiaTheme="minorEastAsia" w:hAnsiTheme="minorHAnsi" w:cstheme="minorBidi"/>
            <w:spacing w:val="0"/>
            <w:sz w:val="22"/>
            <w:szCs w:val="22"/>
            <w:lang w:eastAsia="en-US"/>
          </w:rPr>
          <w:tab/>
        </w:r>
        <w:r w:rsidR="00370B4E" w:rsidRPr="00927041">
          <w:rPr>
            <w:rStyle w:val="Hyperlink"/>
          </w:rPr>
          <w:t>oic.oic-link-schema.json</w:t>
        </w:r>
        <w:r w:rsidR="00370B4E">
          <w:rPr>
            <w:webHidden/>
          </w:rPr>
          <w:tab/>
        </w:r>
        <w:r w:rsidR="00370B4E">
          <w:rPr>
            <w:webHidden/>
          </w:rPr>
          <w:fldChar w:fldCharType="begin"/>
        </w:r>
        <w:r w:rsidR="00370B4E">
          <w:rPr>
            <w:webHidden/>
          </w:rPr>
          <w:instrText xml:space="preserve"> PAGEREF _Toc509367413 \h </w:instrText>
        </w:r>
        <w:r w:rsidR="00370B4E">
          <w:rPr>
            <w:webHidden/>
          </w:rPr>
        </w:r>
        <w:r w:rsidR="00370B4E">
          <w:rPr>
            <w:webHidden/>
          </w:rPr>
          <w:fldChar w:fldCharType="separate"/>
        </w:r>
        <w:r w:rsidR="00370B4E">
          <w:rPr>
            <w:webHidden/>
          </w:rPr>
          <w:t>230</w:t>
        </w:r>
        <w:r w:rsidR="00370B4E">
          <w:rPr>
            <w:webHidden/>
          </w:rPr>
          <w:fldChar w:fldCharType="end"/>
        </w:r>
      </w:hyperlink>
    </w:p>
    <w:p w14:paraId="7527A71B" w14:textId="77777777" w:rsidR="00370B4E" w:rsidRDefault="00C16FED">
      <w:pPr>
        <w:pStyle w:val="TOC1"/>
        <w:rPr>
          <w:rFonts w:asciiTheme="minorHAnsi" w:eastAsiaTheme="minorEastAsia" w:hAnsiTheme="minorHAnsi" w:cstheme="minorBidi"/>
          <w:spacing w:val="0"/>
          <w:sz w:val="22"/>
          <w:szCs w:val="22"/>
          <w:lang w:eastAsia="en-US"/>
        </w:rPr>
      </w:pPr>
      <w:hyperlink w:anchor="_Toc509367414" w:history="1">
        <w:r w:rsidR="00370B4E" w:rsidRPr="00927041">
          <w:rPr>
            <w:rStyle w:val="Hyperlink"/>
            <w:lang w:eastAsia="ko-KR"/>
          </w:rPr>
          <w:t>Annex F (informative)</w:t>
        </w:r>
        <w:r w:rsidR="00370B4E" w:rsidRPr="00927041">
          <w:rPr>
            <w:rStyle w:val="Hyperlink"/>
          </w:rPr>
          <w:t xml:space="preserve">  </w:t>
        </w:r>
        <w:r w:rsidR="00370B4E" w:rsidRPr="00927041">
          <w:rPr>
            <w:rStyle w:val="Hyperlink"/>
            <w:lang w:eastAsia="ko-KR"/>
          </w:rPr>
          <w:t>Swagger2.0 definitions</w:t>
        </w:r>
        <w:r w:rsidR="00370B4E">
          <w:rPr>
            <w:webHidden/>
          </w:rPr>
          <w:tab/>
        </w:r>
        <w:r w:rsidR="00370B4E">
          <w:rPr>
            <w:webHidden/>
          </w:rPr>
          <w:fldChar w:fldCharType="begin"/>
        </w:r>
        <w:r w:rsidR="00370B4E">
          <w:rPr>
            <w:webHidden/>
          </w:rPr>
          <w:instrText xml:space="preserve"> PAGEREF _Toc509367414 \h </w:instrText>
        </w:r>
        <w:r w:rsidR="00370B4E">
          <w:rPr>
            <w:webHidden/>
          </w:rPr>
        </w:r>
        <w:r w:rsidR="00370B4E">
          <w:rPr>
            <w:webHidden/>
          </w:rPr>
          <w:fldChar w:fldCharType="separate"/>
        </w:r>
        <w:r w:rsidR="00370B4E">
          <w:rPr>
            <w:webHidden/>
          </w:rPr>
          <w:t>233</w:t>
        </w:r>
        <w:r w:rsidR="00370B4E">
          <w:rPr>
            <w:webHidden/>
          </w:rPr>
          <w:fldChar w:fldCharType="end"/>
        </w:r>
      </w:hyperlink>
    </w:p>
    <w:p w14:paraId="0D42A58E" w14:textId="77777777" w:rsidR="00370B4E" w:rsidRDefault="00C16FED">
      <w:pPr>
        <w:pStyle w:val="TOC2"/>
        <w:rPr>
          <w:rFonts w:asciiTheme="minorHAnsi" w:eastAsiaTheme="minorEastAsia" w:hAnsiTheme="minorHAnsi" w:cstheme="minorBidi"/>
          <w:spacing w:val="0"/>
          <w:sz w:val="22"/>
          <w:szCs w:val="22"/>
          <w:lang w:eastAsia="en-US"/>
        </w:rPr>
      </w:pPr>
      <w:hyperlink w:anchor="_Toc509367415" w:history="1">
        <w:r w:rsidR="00370B4E" w:rsidRPr="00927041">
          <w:rPr>
            <w:rStyle w:val="Hyperlink"/>
          </w:rPr>
          <w:t>F.1</w:t>
        </w:r>
        <w:r w:rsidR="00370B4E">
          <w:rPr>
            <w:rFonts w:asciiTheme="minorHAnsi" w:eastAsiaTheme="minorEastAsia" w:hAnsiTheme="minorHAnsi" w:cstheme="minorBidi"/>
            <w:spacing w:val="0"/>
            <w:sz w:val="22"/>
            <w:szCs w:val="22"/>
            <w:lang w:eastAsia="en-US"/>
          </w:rPr>
          <w:tab/>
        </w:r>
        <w:r w:rsidR="00370B4E" w:rsidRPr="00927041">
          <w:rPr>
            <w:rStyle w:val="Hyperlink"/>
          </w:rPr>
          <w:t>Icon</w:t>
        </w:r>
        <w:r w:rsidR="00370B4E">
          <w:rPr>
            <w:webHidden/>
          </w:rPr>
          <w:tab/>
        </w:r>
        <w:r w:rsidR="00370B4E">
          <w:rPr>
            <w:webHidden/>
          </w:rPr>
          <w:fldChar w:fldCharType="begin"/>
        </w:r>
        <w:r w:rsidR="00370B4E">
          <w:rPr>
            <w:webHidden/>
          </w:rPr>
          <w:instrText xml:space="preserve"> PAGEREF _Toc509367415 \h </w:instrText>
        </w:r>
        <w:r w:rsidR="00370B4E">
          <w:rPr>
            <w:webHidden/>
          </w:rPr>
        </w:r>
        <w:r w:rsidR="00370B4E">
          <w:rPr>
            <w:webHidden/>
          </w:rPr>
          <w:fldChar w:fldCharType="separate"/>
        </w:r>
        <w:r w:rsidR="00370B4E">
          <w:rPr>
            <w:webHidden/>
          </w:rPr>
          <w:t>233</w:t>
        </w:r>
        <w:r w:rsidR="00370B4E">
          <w:rPr>
            <w:webHidden/>
          </w:rPr>
          <w:fldChar w:fldCharType="end"/>
        </w:r>
      </w:hyperlink>
    </w:p>
    <w:p w14:paraId="50D5FE0B"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6" w:history="1">
        <w:r w:rsidR="00370B4E" w:rsidRPr="00927041">
          <w:rPr>
            <w:rStyle w:val="Hyperlink"/>
          </w:rPr>
          <w:t>F.1.1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_Toc509367416 \h </w:instrText>
        </w:r>
        <w:r w:rsidR="00370B4E">
          <w:rPr>
            <w:webHidden/>
          </w:rPr>
        </w:r>
        <w:r w:rsidR="00370B4E">
          <w:rPr>
            <w:webHidden/>
          </w:rPr>
          <w:fldChar w:fldCharType="separate"/>
        </w:r>
        <w:r w:rsidR="00370B4E">
          <w:rPr>
            <w:webHidden/>
          </w:rPr>
          <w:t>233</w:t>
        </w:r>
        <w:r w:rsidR="00370B4E">
          <w:rPr>
            <w:webHidden/>
          </w:rPr>
          <w:fldChar w:fldCharType="end"/>
        </w:r>
      </w:hyperlink>
    </w:p>
    <w:p w14:paraId="3C7FD47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7" w:history="1">
        <w:r w:rsidR="00370B4E" w:rsidRPr="00927041">
          <w:rPr>
            <w:rStyle w:val="Hyperlink"/>
          </w:rPr>
          <w:t>F.1.2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_Toc509367417 \h </w:instrText>
        </w:r>
        <w:r w:rsidR="00370B4E">
          <w:rPr>
            <w:webHidden/>
          </w:rPr>
        </w:r>
        <w:r w:rsidR="00370B4E">
          <w:rPr>
            <w:webHidden/>
          </w:rPr>
          <w:fldChar w:fldCharType="separate"/>
        </w:r>
        <w:r w:rsidR="00370B4E">
          <w:rPr>
            <w:webHidden/>
          </w:rPr>
          <w:t>233</w:t>
        </w:r>
        <w:r w:rsidR="00370B4E">
          <w:rPr>
            <w:webHidden/>
          </w:rPr>
          <w:fldChar w:fldCharType="end"/>
        </w:r>
      </w:hyperlink>
    </w:p>
    <w:p w14:paraId="0F05FB3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8" w:history="1">
        <w:r w:rsidR="00370B4E" w:rsidRPr="00927041">
          <w:rPr>
            <w:rStyle w:val="Hyperlink"/>
          </w:rPr>
          <w:t>F.1.3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_Toc509367418 \h </w:instrText>
        </w:r>
        <w:r w:rsidR="00370B4E">
          <w:rPr>
            <w:webHidden/>
          </w:rPr>
        </w:r>
        <w:r w:rsidR="00370B4E">
          <w:rPr>
            <w:webHidden/>
          </w:rPr>
          <w:fldChar w:fldCharType="separate"/>
        </w:r>
        <w:r w:rsidR="00370B4E">
          <w:rPr>
            <w:webHidden/>
          </w:rPr>
          <w:t>233</w:t>
        </w:r>
        <w:r w:rsidR="00370B4E">
          <w:rPr>
            <w:webHidden/>
          </w:rPr>
          <w:fldChar w:fldCharType="end"/>
        </w:r>
      </w:hyperlink>
    </w:p>
    <w:p w14:paraId="7382889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19" w:history="1">
        <w:r w:rsidR="00370B4E" w:rsidRPr="00927041">
          <w:rPr>
            <w:rStyle w:val="Hyperlink"/>
          </w:rPr>
          <w:t>F.1.4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_Toc509367419 \h </w:instrText>
        </w:r>
        <w:r w:rsidR="00370B4E">
          <w:rPr>
            <w:webHidden/>
          </w:rPr>
        </w:r>
        <w:r w:rsidR="00370B4E">
          <w:rPr>
            <w:webHidden/>
          </w:rPr>
          <w:fldChar w:fldCharType="separate"/>
        </w:r>
        <w:r w:rsidR="00370B4E">
          <w:rPr>
            <w:webHidden/>
          </w:rPr>
          <w:t>233</w:t>
        </w:r>
        <w:r w:rsidR="00370B4E">
          <w:rPr>
            <w:webHidden/>
          </w:rPr>
          <w:fldChar w:fldCharType="end"/>
        </w:r>
      </w:hyperlink>
    </w:p>
    <w:p w14:paraId="71BE6051"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0" w:history="1">
        <w:r w:rsidR="00370B4E" w:rsidRPr="00927041">
          <w:rPr>
            <w:rStyle w:val="Hyperlink"/>
          </w:rPr>
          <w:t>F.1.5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_Toc509367420 \h </w:instrText>
        </w:r>
        <w:r w:rsidR="00370B4E">
          <w:rPr>
            <w:webHidden/>
          </w:rPr>
        </w:r>
        <w:r w:rsidR="00370B4E">
          <w:rPr>
            <w:webHidden/>
          </w:rPr>
          <w:fldChar w:fldCharType="separate"/>
        </w:r>
        <w:r w:rsidR="00370B4E">
          <w:rPr>
            <w:webHidden/>
          </w:rPr>
          <w:t>235</w:t>
        </w:r>
        <w:r w:rsidR="00370B4E">
          <w:rPr>
            <w:webHidden/>
          </w:rPr>
          <w:fldChar w:fldCharType="end"/>
        </w:r>
      </w:hyperlink>
    </w:p>
    <w:p w14:paraId="2F81F970"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1" w:history="1">
        <w:r w:rsidR="00370B4E" w:rsidRPr="00927041">
          <w:rPr>
            <w:rStyle w:val="Hyperlink"/>
          </w:rPr>
          <w:t>F.1.6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_Toc509367421 \h </w:instrText>
        </w:r>
        <w:r w:rsidR="00370B4E">
          <w:rPr>
            <w:webHidden/>
          </w:rPr>
        </w:r>
        <w:r w:rsidR="00370B4E">
          <w:rPr>
            <w:webHidden/>
          </w:rPr>
          <w:fldChar w:fldCharType="separate"/>
        </w:r>
        <w:r w:rsidR="00370B4E">
          <w:rPr>
            <w:webHidden/>
          </w:rPr>
          <w:t>235</w:t>
        </w:r>
        <w:r w:rsidR="00370B4E">
          <w:rPr>
            <w:webHidden/>
          </w:rPr>
          <w:fldChar w:fldCharType="end"/>
        </w:r>
      </w:hyperlink>
    </w:p>
    <w:p w14:paraId="284B1AD3" w14:textId="77777777" w:rsidR="00370B4E" w:rsidRDefault="00C16FED">
      <w:pPr>
        <w:pStyle w:val="TOC2"/>
        <w:rPr>
          <w:rFonts w:asciiTheme="minorHAnsi" w:eastAsiaTheme="minorEastAsia" w:hAnsiTheme="minorHAnsi" w:cstheme="minorBidi"/>
          <w:spacing w:val="0"/>
          <w:sz w:val="22"/>
          <w:szCs w:val="22"/>
          <w:lang w:eastAsia="en-US"/>
        </w:rPr>
      </w:pPr>
      <w:hyperlink w:anchor="_Toc509367422" w:history="1">
        <w:r w:rsidR="00370B4E" w:rsidRPr="00927041">
          <w:rPr>
            <w:rStyle w:val="Hyperlink"/>
          </w:rPr>
          <w:t>F.2</w:t>
        </w:r>
        <w:r w:rsidR="00370B4E">
          <w:rPr>
            <w:rFonts w:asciiTheme="minorHAnsi" w:eastAsiaTheme="minorEastAsia" w:hAnsiTheme="minorHAnsi" w:cstheme="minorBidi"/>
            <w:spacing w:val="0"/>
            <w:sz w:val="22"/>
            <w:szCs w:val="22"/>
            <w:lang w:eastAsia="en-US"/>
          </w:rPr>
          <w:tab/>
        </w:r>
        <w:r w:rsidR="00370B4E" w:rsidRPr="00927041">
          <w:rPr>
            <w:rStyle w:val="Hyperlink"/>
          </w:rPr>
          <w:t>Introspection Resource</w:t>
        </w:r>
        <w:r w:rsidR="00370B4E">
          <w:rPr>
            <w:webHidden/>
          </w:rPr>
          <w:tab/>
        </w:r>
        <w:r w:rsidR="00370B4E">
          <w:rPr>
            <w:webHidden/>
          </w:rPr>
          <w:fldChar w:fldCharType="begin"/>
        </w:r>
        <w:r w:rsidR="00370B4E">
          <w:rPr>
            <w:webHidden/>
          </w:rPr>
          <w:instrText xml:space="preserve"> PAGEREF _Toc509367422 \h </w:instrText>
        </w:r>
        <w:r w:rsidR="00370B4E">
          <w:rPr>
            <w:webHidden/>
          </w:rPr>
        </w:r>
        <w:r w:rsidR="00370B4E">
          <w:rPr>
            <w:webHidden/>
          </w:rPr>
          <w:fldChar w:fldCharType="separate"/>
        </w:r>
        <w:r w:rsidR="00370B4E">
          <w:rPr>
            <w:webHidden/>
          </w:rPr>
          <w:t>236</w:t>
        </w:r>
        <w:r w:rsidR="00370B4E">
          <w:rPr>
            <w:webHidden/>
          </w:rPr>
          <w:fldChar w:fldCharType="end"/>
        </w:r>
      </w:hyperlink>
    </w:p>
    <w:p w14:paraId="6450E20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3" w:history="1">
        <w:r w:rsidR="00370B4E" w:rsidRPr="00927041">
          <w:rPr>
            <w:rStyle w:val="Hyperlink"/>
          </w:rPr>
          <w:t>F.2.1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_Toc509367423 \h </w:instrText>
        </w:r>
        <w:r w:rsidR="00370B4E">
          <w:rPr>
            <w:webHidden/>
          </w:rPr>
        </w:r>
        <w:r w:rsidR="00370B4E">
          <w:rPr>
            <w:webHidden/>
          </w:rPr>
          <w:fldChar w:fldCharType="separate"/>
        </w:r>
        <w:r w:rsidR="00370B4E">
          <w:rPr>
            <w:webHidden/>
          </w:rPr>
          <w:t>236</w:t>
        </w:r>
        <w:r w:rsidR="00370B4E">
          <w:rPr>
            <w:webHidden/>
          </w:rPr>
          <w:fldChar w:fldCharType="end"/>
        </w:r>
      </w:hyperlink>
    </w:p>
    <w:p w14:paraId="0DFBE410"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4" w:history="1">
        <w:r w:rsidR="00370B4E" w:rsidRPr="00927041">
          <w:rPr>
            <w:rStyle w:val="Hyperlink"/>
          </w:rPr>
          <w:t>F.2.2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_Toc509367424 \h </w:instrText>
        </w:r>
        <w:r w:rsidR="00370B4E">
          <w:rPr>
            <w:webHidden/>
          </w:rPr>
        </w:r>
        <w:r w:rsidR="00370B4E">
          <w:rPr>
            <w:webHidden/>
          </w:rPr>
          <w:fldChar w:fldCharType="separate"/>
        </w:r>
        <w:r w:rsidR="00370B4E">
          <w:rPr>
            <w:webHidden/>
          </w:rPr>
          <w:t>236</w:t>
        </w:r>
        <w:r w:rsidR="00370B4E">
          <w:rPr>
            <w:webHidden/>
          </w:rPr>
          <w:fldChar w:fldCharType="end"/>
        </w:r>
      </w:hyperlink>
    </w:p>
    <w:p w14:paraId="1368F22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5" w:history="1">
        <w:r w:rsidR="00370B4E" w:rsidRPr="00927041">
          <w:rPr>
            <w:rStyle w:val="Hyperlink"/>
          </w:rPr>
          <w:t>F.2.3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_Toc509367425 \h </w:instrText>
        </w:r>
        <w:r w:rsidR="00370B4E">
          <w:rPr>
            <w:webHidden/>
          </w:rPr>
        </w:r>
        <w:r w:rsidR="00370B4E">
          <w:rPr>
            <w:webHidden/>
          </w:rPr>
          <w:fldChar w:fldCharType="separate"/>
        </w:r>
        <w:r w:rsidR="00370B4E">
          <w:rPr>
            <w:webHidden/>
          </w:rPr>
          <w:t>236</w:t>
        </w:r>
        <w:r w:rsidR="00370B4E">
          <w:rPr>
            <w:webHidden/>
          </w:rPr>
          <w:fldChar w:fldCharType="end"/>
        </w:r>
      </w:hyperlink>
    </w:p>
    <w:p w14:paraId="3C1ED92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6" w:history="1">
        <w:r w:rsidR="00370B4E" w:rsidRPr="00927041">
          <w:rPr>
            <w:rStyle w:val="Hyperlink"/>
          </w:rPr>
          <w:t>F.2.4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_Toc509367426 \h </w:instrText>
        </w:r>
        <w:r w:rsidR="00370B4E">
          <w:rPr>
            <w:webHidden/>
          </w:rPr>
        </w:r>
        <w:r w:rsidR="00370B4E">
          <w:rPr>
            <w:webHidden/>
          </w:rPr>
          <w:fldChar w:fldCharType="separate"/>
        </w:r>
        <w:r w:rsidR="00370B4E">
          <w:rPr>
            <w:webHidden/>
          </w:rPr>
          <w:t>236</w:t>
        </w:r>
        <w:r w:rsidR="00370B4E">
          <w:rPr>
            <w:webHidden/>
          </w:rPr>
          <w:fldChar w:fldCharType="end"/>
        </w:r>
      </w:hyperlink>
    </w:p>
    <w:p w14:paraId="067D60DF"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7" w:history="1">
        <w:r w:rsidR="00370B4E" w:rsidRPr="00927041">
          <w:rPr>
            <w:rStyle w:val="Hyperlink"/>
          </w:rPr>
          <w:t>F.2.5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_Toc509367427 \h </w:instrText>
        </w:r>
        <w:r w:rsidR="00370B4E">
          <w:rPr>
            <w:webHidden/>
          </w:rPr>
        </w:r>
        <w:r w:rsidR="00370B4E">
          <w:rPr>
            <w:webHidden/>
          </w:rPr>
          <w:fldChar w:fldCharType="separate"/>
        </w:r>
        <w:r w:rsidR="00370B4E">
          <w:rPr>
            <w:webHidden/>
          </w:rPr>
          <w:t>238</w:t>
        </w:r>
        <w:r w:rsidR="00370B4E">
          <w:rPr>
            <w:webHidden/>
          </w:rPr>
          <w:fldChar w:fldCharType="end"/>
        </w:r>
      </w:hyperlink>
    </w:p>
    <w:p w14:paraId="12FA0B3A" w14:textId="77777777" w:rsidR="00370B4E" w:rsidRDefault="00C16FED">
      <w:pPr>
        <w:pStyle w:val="TOC3"/>
        <w:rPr>
          <w:rFonts w:asciiTheme="minorHAnsi" w:eastAsiaTheme="minorEastAsia" w:hAnsiTheme="minorHAnsi" w:cstheme="minorBidi"/>
          <w:spacing w:val="0"/>
          <w:sz w:val="22"/>
          <w:szCs w:val="22"/>
          <w:lang w:eastAsia="en-US"/>
        </w:rPr>
      </w:pPr>
      <w:hyperlink w:anchor="_Toc509367428" w:history="1">
        <w:r w:rsidR="00370B4E" w:rsidRPr="00927041">
          <w:rPr>
            <w:rStyle w:val="Hyperlink"/>
          </w:rPr>
          <w:t>F.2.6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_Toc509367428 \h </w:instrText>
        </w:r>
        <w:r w:rsidR="00370B4E">
          <w:rPr>
            <w:webHidden/>
          </w:rPr>
        </w:r>
        <w:r w:rsidR="00370B4E">
          <w:rPr>
            <w:webHidden/>
          </w:rPr>
          <w:fldChar w:fldCharType="separate"/>
        </w:r>
        <w:r w:rsidR="00370B4E">
          <w:rPr>
            <w:webHidden/>
          </w:rPr>
          <w:t>239</w:t>
        </w:r>
        <w:r w:rsidR="00370B4E">
          <w:rPr>
            <w:webHidden/>
          </w:rPr>
          <w:fldChar w:fldCharType="end"/>
        </w:r>
      </w:hyperlink>
    </w:p>
    <w:p w14:paraId="1D8D7D19" w14:textId="77777777" w:rsidR="00370B4E" w:rsidRDefault="00C16FED">
      <w:pPr>
        <w:pStyle w:val="TOC2"/>
        <w:rPr>
          <w:rFonts w:asciiTheme="minorHAnsi" w:eastAsiaTheme="minorEastAsia" w:hAnsiTheme="minorHAnsi" w:cstheme="minorBidi"/>
          <w:spacing w:val="0"/>
          <w:sz w:val="22"/>
          <w:szCs w:val="22"/>
          <w:lang w:eastAsia="en-US"/>
        </w:rPr>
      </w:pPr>
      <w:hyperlink w:anchor="_Toc509367429" w:history="1">
        <w:r w:rsidR="00370B4E" w:rsidRPr="00927041">
          <w:rPr>
            <w:rStyle w:val="Hyperlink"/>
          </w:rPr>
          <w:t>F.3</w:t>
        </w:r>
        <w:r w:rsidR="00370B4E">
          <w:rPr>
            <w:rFonts w:asciiTheme="minorHAnsi" w:eastAsiaTheme="minorEastAsia" w:hAnsiTheme="minorHAnsi" w:cstheme="minorBidi"/>
            <w:spacing w:val="0"/>
            <w:sz w:val="22"/>
            <w:szCs w:val="22"/>
            <w:lang w:eastAsia="en-US"/>
          </w:rPr>
          <w:tab/>
        </w:r>
        <w:r w:rsidR="00370B4E" w:rsidRPr="00927041">
          <w:rPr>
            <w:rStyle w:val="Hyperlink"/>
          </w:rPr>
          <w:t>OCF Collection</w:t>
        </w:r>
        <w:r w:rsidR="00370B4E">
          <w:rPr>
            <w:webHidden/>
          </w:rPr>
          <w:tab/>
        </w:r>
        <w:r w:rsidR="00370B4E">
          <w:rPr>
            <w:webHidden/>
          </w:rPr>
          <w:fldChar w:fldCharType="begin"/>
        </w:r>
        <w:r w:rsidR="00370B4E">
          <w:rPr>
            <w:webHidden/>
          </w:rPr>
          <w:instrText xml:space="preserve"> PAGEREF _Toc509367429 \h </w:instrText>
        </w:r>
        <w:r w:rsidR="00370B4E">
          <w:rPr>
            <w:webHidden/>
          </w:rPr>
        </w:r>
        <w:r w:rsidR="00370B4E">
          <w:rPr>
            <w:webHidden/>
          </w:rPr>
          <w:fldChar w:fldCharType="separate"/>
        </w:r>
        <w:r w:rsidR="00370B4E">
          <w:rPr>
            <w:webHidden/>
          </w:rPr>
          <w:t>239</w:t>
        </w:r>
        <w:r w:rsidR="00370B4E">
          <w:rPr>
            <w:webHidden/>
          </w:rPr>
          <w:fldChar w:fldCharType="end"/>
        </w:r>
      </w:hyperlink>
    </w:p>
    <w:p w14:paraId="5804F76E"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0" w:history="1">
        <w:r w:rsidR="00370B4E" w:rsidRPr="00927041">
          <w:rPr>
            <w:rStyle w:val="Hyperlink"/>
          </w:rPr>
          <w:t>F.3.1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_Toc509367430 \h </w:instrText>
        </w:r>
        <w:r w:rsidR="00370B4E">
          <w:rPr>
            <w:webHidden/>
          </w:rPr>
        </w:r>
        <w:r w:rsidR="00370B4E">
          <w:rPr>
            <w:webHidden/>
          </w:rPr>
          <w:fldChar w:fldCharType="separate"/>
        </w:r>
        <w:r w:rsidR="00370B4E">
          <w:rPr>
            <w:webHidden/>
          </w:rPr>
          <w:t>239</w:t>
        </w:r>
        <w:r w:rsidR="00370B4E">
          <w:rPr>
            <w:webHidden/>
          </w:rPr>
          <w:fldChar w:fldCharType="end"/>
        </w:r>
      </w:hyperlink>
    </w:p>
    <w:p w14:paraId="51951E8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1" w:history="1">
        <w:r w:rsidR="00370B4E" w:rsidRPr="00927041">
          <w:rPr>
            <w:rStyle w:val="Hyperlink"/>
          </w:rPr>
          <w:t>F.3.2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_Toc509367431 \h </w:instrText>
        </w:r>
        <w:r w:rsidR="00370B4E">
          <w:rPr>
            <w:webHidden/>
          </w:rPr>
        </w:r>
        <w:r w:rsidR="00370B4E">
          <w:rPr>
            <w:webHidden/>
          </w:rPr>
          <w:fldChar w:fldCharType="separate"/>
        </w:r>
        <w:r w:rsidR="00370B4E">
          <w:rPr>
            <w:webHidden/>
          </w:rPr>
          <w:t>239</w:t>
        </w:r>
        <w:r w:rsidR="00370B4E">
          <w:rPr>
            <w:webHidden/>
          </w:rPr>
          <w:fldChar w:fldCharType="end"/>
        </w:r>
      </w:hyperlink>
    </w:p>
    <w:p w14:paraId="60C0627A"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2" w:history="1">
        <w:r w:rsidR="00370B4E" w:rsidRPr="00927041">
          <w:rPr>
            <w:rStyle w:val="Hyperlink"/>
          </w:rPr>
          <w:t>F.3.3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_Toc509367432 \h </w:instrText>
        </w:r>
        <w:r w:rsidR="00370B4E">
          <w:rPr>
            <w:webHidden/>
          </w:rPr>
        </w:r>
        <w:r w:rsidR="00370B4E">
          <w:rPr>
            <w:webHidden/>
          </w:rPr>
          <w:fldChar w:fldCharType="separate"/>
        </w:r>
        <w:r w:rsidR="00370B4E">
          <w:rPr>
            <w:webHidden/>
          </w:rPr>
          <w:t>239</w:t>
        </w:r>
        <w:r w:rsidR="00370B4E">
          <w:rPr>
            <w:webHidden/>
          </w:rPr>
          <w:fldChar w:fldCharType="end"/>
        </w:r>
      </w:hyperlink>
    </w:p>
    <w:p w14:paraId="4F8EC8D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3" w:history="1">
        <w:r w:rsidR="00370B4E" w:rsidRPr="00927041">
          <w:rPr>
            <w:rStyle w:val="Hyperlink"/>
          </w:rPr>
          <w:t>F.3.4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_Toc509367433 \h </w:instrText>
        </w:r>
        <w:r w:rsidR="00370B4E">
          <w:rPr>
            <w:webHidden/>
          </w:rPr>
        </w:r>
        <w:r w:rsidR="00370B4E">
          <w:rPr>
            <w:webHidden/>
          </w:rPr>
          <w:fldChar w:fldCharType="separate"/>
        </w:r>
        <w:r w:rsidR="00370B4E">
          <w:rPr>
            <w:webHidden/>
          </w:rPr>
          <w:t>239</w:t>
        </w:r>
        <w:r w:rsidR="00370B4E">
          <w:rPr>
            <w:webHidden/>
          </w:rPr>
          <w:fldChar w:fldCharType="end"/>
        </w:r>
      </w:hyperlink>
    </w:p>
    <w:p w14:paraId="33BB0CB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4" w:history="1">
        <w:r w:rsidR="00370B4E" w:rsidRPr="00927041">
          <w:rPr>
            <w:rStyle w:val="Hyperlink"/>
          </w:rPr>
          <w:t>F.3.5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_Toc509367434 \h </w:instrText>
        </w:r>
        <w:r w:rsidR="00370B4E">
          <w:rPr>
            <w:webHidden/>
          </w:rPr>
        </w:r>
        <w:r w:rsidR="00370B4E">
          <w:rPr>
            <w:webHidden/>
          </w:rPr>
          <w:fldChar w:fldCharType="separate"/>
        </w:r>
        <w:r w:rsidR="00370B4E">
          <w:rPr>
            <w:webHidden/>
          </w:rPr>
          <w:t>252</w:t>
        </w:r>
        <w:r w:rsidR="00370B4E">
          <w:rPr>
            <w:webHidden/>
          </w:rPr>
          <w:fldChar w:fldCharType="end"/>
        </w:r>
      </w:hyperlink>
    </w:p>
    <w:p w14:paraId="29E3759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5" w:history="1">
        <w:r w:rsidR="00370B4E" w:rsidRPr="00927041">
          <w:rPr>
            <w:rStyle w:val="Hyperlink"/>
          </w:rPr>
          <w:t>F.3.6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_Toc509367435 \h </w:instrText>
        </w:r>
        <w:r w:rsidR="00370B4E">
          <w:rPr>
            <w:webHidden/>
          </w:rPr>
        </w:r>
        <w:r w:rsidR="00370B4E">
          <w:rPr>
            <w:webHidden/>
          </w:rPr>
          <w:fldChar w:fldCharType="separate"/>
        </w:r>
        <w:r w:rsidR="00370B4E">
          <w:rPr>
            <w:webHidden/>
          </w:rPr>
          <w:t>253</w:t>
        </w:r>
        <w:r w:rsidR="00370B4E">
          <w:rPr>
            <w:webHidden/>
          </w:rPr>
          <w:fldChar w:fldCharType="end"/>
        </w:r>
      </w:hyperlink>
    </w:p>
    <w:p w14:paraId="1622E2AC" w14:textId="77777777" w:rsidR="00370B4E" w:rsidRDefault="00C16FED">
      <w:pPr>
        <w:pStyle w:val="TOC2"/>
        <w:rPr>
          <w:rFonts w:asciiTheme="minorHAnsi" w:eastAsiaTheme="minorEastAsia" w:hAnsiTheme="minorHAnsi" w:cstheme="minorBidi"/>
          <w:spacing w:val="0"/>
          <w:sz w:val="22"/>
          <w:szCs w:val="22"/>
          <w:lang w:eastAsia="en-US"/>
        </w:rPr>
      </w:pPr>
      <w:hyperlink w:anchor="_Toc509367436" w:history="1">
        <w:r w:rsidR="00370B4E" w:rsidRPr="00927041">
          <w:rPr>
            <w:rStyle w:val="Hyperlink"/>
          </w:rPr>
          <w:t>F.4</w:t>
        </w:r>
        <w:r w:rsidR="00370B4E">
          <w:rPr>
            <w:rFonts w:asciiTheme="minorHAnsi" w:eastAsiaTheme="minorEastAsia" w:hAnsiTheme="minorHAnsi" w:cstheme="minorBidi"/>
            <w:spacing w:val="0"/>
            <w:sz w:val="22"/>
            <w:szCs w:val="22"/>
            <w:lang w:eastAsia="en-US"/>
          </w:rPr>
          <w:tab/>
        </w:r>
        <w:r w:rsidR="00370B4E" w:rsidRPr="00927041">
          <w:rPr>
            <w:rStyle w:val="Hyperlink"/>
          </w:rPr>
          <w:t>Platform Configuration</w:t>
        </w:r>
        <w:r w:rsidR="00370B4E">
          <w:rPr>
            <w:webHidden/>
          </w:rPr>
          <w:tab/>
        </w:r>
        <w:r w:rsidR="00370B4E">
          <w:rPr>
            <w:webHidden/>
          </w:rPr>
          <w:fldChar w:fldCharType="begin"/>
        </w:r>
        <w:r w:rsidR="00370B4E">
          <w:rPr>
            <w:webHidden/>
          </w:rPr>
          <w:instrText xml:space="preserve"> PAGEREF _Toc509367436 \h </w:instrText>
        </w:r>
        <w:r w:rsidR="00370B4E">
          <w:rPr>
            <w:webHidden/>
          </w:rPr>
        </w:r>
        <w:r w:rsidR="00370B4E">
          <w:rPr>
            <w:webHidden/>
          </w:rPr>
          <w:fldChar w:fldCharType="separate"/>
        </w:r>
        <w:r w:rsidR="00370B4E">
          <w:rPr>
            <w:webHidden/>
          </w:rPr>
          <w:t>253</w:t>
        </w:r>
        <w:r w:rsidR="00370B4E">
          <w:rPr>
            <w:webHidden/>
          </w:rPr>
          <w:fldChar w:fldCharType="end"/>
        </w:r>
      </w:hyperlink>
    </w:p>
    <w:p w14:paraId="535E988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7" w:history="1">
        <w:r w:rsidR="00370B4E" w:rsidRPr="00927041">
          <w:rPr>
            <w:rStyle w:val="Hyperlink"/>
          </w:rPr>
          <w:t>F.4.1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_Toc509367437 \h </w:instrText>
        </w:r>
        <w:r w:rsidR="00370B4E">
          <w:rPr>
            <w:webHidden/>
          </w:rPr>
        </w:r>
        <w:r w:rsidR="00370B4E">
          <w:rPr>
            <w:webHidden/>
          </w:rPr>
          <w:fldChar w:fldCharType="separate"/>
        </w:r>
        <w:r w:rsidR="00370B4E">
          <w:rPr>
            <w:webHidden/>
          </w:rPr>
          <w:t>253</w:t>
        </w:r>
        <w:r w:rsidR="00370B4E">
          <w:rPr>
            <w:webHidden/>
          </w:rPr>
          <w:fldChar w:fldCharType="end"/>
        </w:r>
      </w:hyperlink>
    </w:p>
    <w:p w14:paraId="6F0E6E2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8" w:history="1">
        <w:r w:rsidR="00370B4E" w:rsidRPr="00927041">
          <w:rPr>
            <w:rStyle w:val="Hyperlink"/>
          </w:rPr>
          <w:t>F.4.2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_Toc509367438 \h </w:instrText>
        </w:r>
        <w:r w:rsidR="00370B4E">
          <w:rPr>
            <w:webHidden/>
          </w:rPr>
        </w:r>
        <w:r w:rsidR="00370B4E">
          <w:rPr>
            <w:webHidden/>
          </w:rPr>
          <w:fldChar w:fldCharType="separate"/>
        </w:r>
        <w:r w:rsidR="00370B4E">
          <w:rPr>
            <w:webHidden/>
          </w:rPr>
          <w:t>253</w:t>
        </w:r>
        <w:r w:rsidR="00370B4E">
          <w:rPr>
            <w:webHidden/>
          </w:rPr>
          <w:fldChar w:fldCharType="end"/>
        </w:r>
      </w:hyperlink>
    </w:p>
    <w:p w14:paraId="17A4925B" w14:textId="77777777" w:rsidR="00370B4E" w:rsidRDefault="00C16FED">
      <w:pPr>
        <w:pStyle w:val="TOC3"/>
        <w:rPr>
          <w:rFonts w:asciiTheme="minorHAnsi" w:eastAsiaTheme="minorEastAsia" w:hAnsiTheme="minorHAnsi" w:cstheme="minorBidi"/>
          <w:spacing w:val="0"/>
          <w:sz w:val="22"/>
          <w:szCs w:val="22"/>
          <w:lang w:eastAsia="en-US"/>
        </w:rPr>
      </w:pPr>
      <w:hyperlink w:anchor="_Toc509367439" w:history="1">
        <w:r w:rsidR="00370B4E" w:rsidRPr="00927041">
          <w:rPr>
            <w:rStyle w:val="Hyperlink"/>
          </w:rPr>
          <w:t>F.4.3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_Toc509367439 \h </w:instrText>
        </w:r>
        <w:r w:rsidR="00370B4E">
          <w:rPr>
            <w:webHidden/>
          </w:rPr>
        </w:r>
        <w:r w:rsidR="00370B4E">
          <w:rPr>
            <w:webHidden/>
          </w:rPr>
          <w:fldChar w:fldCharType="separate"/>
        </w:r>
        <w:r w:rsidR="00370B4E">
          <w:rPr>
            <w:webHidden/>
          </w:rPr>
          <w:t>253</w:t>
        </w:r>
        <w:r w:rsidR="00370B4E">
          <w:rPr>
            <w:webHidden/>
          </w:rPr>
          <w:fldChar w:fldCharType="end"/>
        </w:r>
      </w:hyperlink>
    </w:p>
    <w:p w14:paraId="1F8F6BE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0" w:history="1">
        <w:r w:rsidR="00370B4E" w:rsidRPr="00927041">
          <w:rPr>
            <w:rStyle w:val="Hyperlink"/>
          </w:rPr>
          <w:t>F.4.4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_Toc509367440 \h </w:instrText>
        </w:r>
        <w:r w:rsidR="00370B4E">
          <w:rPr>
            <w:webHidden/>
          </w:rPr>
        </w:r>
        <w:r w:rsidR="00370B4E">
          <w:rPr>
            <w:webHidden/>
          </w:rPr>
          <w:fldChar w:fldCharType="separate"/>
        </w:r>
        <w:r w:rsidR="00370B4E">
          <w:rPr>
            <w:webHidden/>
          </w:rPr>
          <w:t>253</w:t>
        </w:r>
        <w:r w:rsidR="00370B4E">
          <w:rPr>
            <w:webHidden/>
          </w:rPr>
          <w:fldChar w:fldCharType="end"/>
        </w:r>
      </w:hyperlink>
    </w:p>
    <w:p w14:paraId="5C2C25C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1" w:history="1">
        <w:r w:rsidR="00370B4E" w:rsidRPr="00927041">
          <w:rPr>
            <w:rStyle w:val="Hyperlink"/>
          </w:rPr>
          <w:t>F.4.5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_Toc509367441 \h </w:instrText>
        </w:r>
        <w:r w:rsidR="00370B4E">
          <w:rPr>
            <w:webHidden/>
          </w:rPr>
        </w:r>
        <w:r w:rsidR="00370B4E">
          <w:rPr>
            <w:webHidden/>
          </w:rPr>
          <w:fldChar w:fldCharType="separate"/>
        </w:r>
        <w:r w:rsidR="00370B4E">
          <w:rPr>
            <w:webHidden/>
          </w:rPr>
          <w:t>257</w:t>
        </w:r>
        <w:r w:rsidR="00370B4E">
          <w:rPr>
            <w:webHidden/>
          </w:rPr>
          <w:fldChar w:fldCharType="end"/>
        </w:r>
      </w:hyperlink>
    </w:p>
    <w:p w14:paraId="24B25CD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2" w:history="1">
        <w:r w:rsidR="00370B4E" w:rsidRPr="00927041">
          <w:rPr>
            <w:rStyle w:val="Hyperlink"/>
          </w:rPr>
          <w:t>F.4.6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_Toc509367442 \h </w:instrText>
        </w:r>
        <w:r w:rsidR="00370B4E">
          <w:rPr>
            <w:webHidden/>
          </w:rPr>
        </w:r>
        <w:r w:rsidR="00370B4E">
          <w:rPr>
            <w:webHidden/>
          </w:rPr>
          <w:fldChar w:fldCharType="separate"/>
        </w:r>
        <w:r w:rsidR="00370B4E">
          <w:rPr>
            <w:webHidden/>
          </w:rPr>
          <w:t>258</w:t>
        </w:r>
        <w:r w:rsidR="00370B4E">
          <w:rPr>
            <w:webHidden/>
          </w:rPr>
          <w:fldChar w:fldCharType="end"/>
        </w:r>
      </w:hyperlink>
    </w:p>
    <w:p w14:paraId="699FC518" w14:textId="77777777" w:rsidR="00370B4E" w:rsidRDefault="00C16FED">
      <w:pPr>
        <w:pStyle w:val="TOC2"/>
        <w:rPr>
          <w:rFonts w:asciiTheme="minorHAnsi" w:eastAsiaTheme="minorEastAsia" w:hAnsiTheme="minorHAnsi" w:cstheme="minorBidi"/>
          <w:spacing w:val="0"/>
          <w:sz w:val="22"/>
          <w:szCs w:val="22"/>
          <w:lang w:eastAsia="en-US"/>
        </w:rPr>
      </w:pPr>
      <w:hyperlink w:anchor="_Toc509367443" w:history="1">
        <w:r w:rsidR="00370B4E" w:rsidRPr="00927041">
          <w:rPr>
            <w:rStyle w:val="Hyperlink"/>
          </w:rPr>
          <w:t>F.5</w:t>
        </w:r>
        <w:r w:rsidR="00370B4E">
          <w:rPr>
            <w:rFonts w:asciiTheme="minorHAnsi" w:eastAsiaTheme="minorEastAsia" w:hAnsiTheme="minorHAnsi" w:cstheme="minorBidi"/>
            <w:spacing w:val="0"/>
            <w:sz w:val="22"/>
            <w:szCs w:val="22"/>
            <w:lang w:eastAsia="en-US"/>
          </w:rPr>
          <w:tab/>
        </w:r>
        <w:r w:rsidR="00370B4E" w:rsidRPr="00927041">
          <w:rPr>
            <w:rStyle w:val="Hyperlink"/>
          </w:rPr>
          <w:t>Platform Configuration</w:t>
        </w:r>
        <w:r w:rsidR="00370B4E">
          <w:rPr>
            <w:webHidden/>
          </w:rPr>
          <w:tab/>
        </w:r>
        <w:r w:rsidR="00370B4E">
          <w:rPr>
            <w:webHidden/>
          </w:rPr>
          <w:fldChar w:fldCharType="begin"/>
        </w:r>
        <w:r w:rsidR="00370B4E">
          <w:rPr>
            <w:webHidden/>
          </w:rPr>
          <w:instrText xml:space="preserve"> PAGEREF _Toc509367443 \h </w:instrText>
        </w:r>
        <w:r w:rsidR="00370B4E">
          <w:rPr>
            <w:webHidden/>
          </w:rPr>
        </w:r>
        <w:r w:rsidR="00370B4E">
          <w:rPr>
            <w:webHidden/>
          </w:rPr>
          <w:fldChar w:fldCharType="separate"/>
        </w:r>
        <w:r w:rsidR="00370B4E">
          <w:rPr>
            <w:webHidden/>
          </w:rPr>
          <w:t>258</w:t>
        </w:r>
        <w:r w:rsidR="00370B4E">
          <w:rPr>
            <w:webHidden/>
          </w:rPr>
          <w:fldChar w:fldCharType="end"/>
        </w:r>
      </w:hyperlink>
    </w:p>
    <w:p w14:paraId="31591DA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4" w:history="1">
        <w:r w:rsidR="00370B4E" w:rsidRPr="00927041">
          <w:rPr>
            <w:rStyle w:val="Hyperlink"/>
          </w:rPr>
          <w:t>F.5.1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_Toc509367444 \h </w:instrText>
        </w:r>
        <w:r w:rsidR="00370B4E">
          <w:rPr>
            <w:webHidden/>
          </w:rPr>
        </w:r>
        <w:r w:rsidR="00370B4E">
          <w:rPr>
            <w:webHidden/>
          </w:rPr>
          <w:fldChar w:fldCharType="separate"/>
        </w:r>
        <w:r w:rsidR="00370B4E">
          <w:rPr>
            <w:webHidden/>
          </w:rPr>
          <w:t>258</w:t>
        </w:r>
        <w:r w:rsidR="00370B4E">
          <w:rPr>
            <w:webHidden/>
          </w:rPr>
          <w:fldChar w:fldCharType="end"/>
        </w:r>
      </w:hyperlink>
    </w:p>
    <w:p w14:paraId="42D2A99E"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5" w:history="1">
        <w:r w:rsidR="00370B4E" w:rsidRPr="00927041">
          <w:rPr>
            <w:rStyle w:val="Hyperlink"/>
          </w:rPr>
          <w:t>F.5.2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_Toc509367445 \h </w:instrText>
        </w:r>
        <w:r w:rsidR="00370B4E">
          <w:rPr>
            <w:webHidden/>
          </w:rPr>
        </w:r>
        <w:r w:rsidR="00370B4E">
          <w:rPr>
            <w:webHidden/>
          </w:rPr>
          <w:fldChar w:fldCharType="separate"/>
        </w:r>
        <w:r w:rsidR="00370B4E">
          <w:rPr>
            <w:webHidden/>
          </w:rPr>
          <w:t>258</w:t>
        </w:r>
        <w:r w:rsidR="00370B4E">
          <w:rPr>
            <w:webHidden/>
          </w:rPr>
          <w:fldChar w:fldCharType="end"/>
        </w:r>
      </w:hyperlink>
    </w:p>
    <w:p w14:paraId="26C1DD1B"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6" w:history="1">
        <w:r w:rsidR="00370B4E" w:rsidRPr="00927041">
          <w:rPr>
            <w:rStyle w:val="Hyperlink"/>
          </w:rPr>
          <w:t>F.5.3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_Toc509367446 \h </w:instrText>
        </w:r>
        <w:r w:rsidR="00370B4E">
          <w:rPr>
            <w:webHidden/>
          </w:rPr>
        </w:r>
        <w:r w:rsidR="00370B4E">
          <w:rPr>
            <w:webHidden/>
          </w:rPr>
          <w:fldChar w:fldCharType="separate"/>
        </w:r>
        <w:r w:rsidR="00370B4E">
          <w:rPr>
            <w:webHidden/>
          </w:rPr>
          <w:t>258</w:t>
        </w:r>
        <w:r w:rsidR="00370B4E">
          <w:rPr>
            <w:webHidden/>
          </w:rPr>
          <w:fldChar w:fldCharType="end"/>
        </w:r>
      </w:hyperlink>
    </w:p>
    <w:p w14:paraId="764C0BF4"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7" w:history="1">
        <w:r w:rsidR="00370B4E" w:rsidRPr="00927041">
          <w:rPr>
            <w:rStyle w:val="Hyperlink"/>
          </w:rPr>
          <w:t>F.5.4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_Toc509367447 \h </w:instrText>
        </w:r>
        <w:r w:rsidR="00370B4E">
          <w:rPr>
            <w:webHidden/>
          </w:rPr>
        </w:r>
        <w:r w:rsidR="00370B4E">
          <w:rPr>
            <w:webHidden/>
          </w:rPr>
          <w:fldChar w:fldCharType="separate"/>
        </w:r>
        <w:r w:rsidR="00370B4E">
          <w:rPr>
            <w:webHidden/>
          </w:rPr>
          <w:t>258</w:t>
        </w:r>
        <w:r w:rsidR="00370B4E">
          <w:rPr>
            <w:webHidden/>
          </w:rPr>
          <w:fldChar w:fldCharType="end"/>
        </w:r>
      </w:hyperlink>
    </w:p>
    <w:p w14:paraId="5E7383DA"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8" w:history="1">
        <w:r w:rsidR="00370B4E" w:rsidRPr="00927041">
          <w:rPr>
            <w:rStyle w:val="Hyperlink"/>
          </w:rPr>
          <w:t>F.5.5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_Toc509367448 \h </w:instrText>
        </w:r>
        <w:r w:rsidR="00370B4E">
          <w:rPr>
            <w:webHidden/>
          </w:rPr>
        </w:r>
        <w:r w:rsidR="00370B4E">
          <w:rPr>
            <w:webHidden/>
          </w:rPr>
          <w:fldChar w:fldCharType="separate"/>
        </w:r>
        <w:r w:rsidR="00370B4E">
          <w:rPr>
            <w:webHidden/>
          </w:rPr>
          <w:t>262</w:t>
        </w:r>
        <w:r w:rsidR="00370B4E">
          <w:rPr>
            <w:webHidden/>
          </w:rPr>
          <w:fldChar w:fldCharType="end"/>
        </w:r>
      </w:hyperlink>
    </w:p>
    <w:p w14:paraId="109637E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49" w:history="1">
        <w:r w:rsidR="00370B4E" w:rsidRPr="00927041">
          <w:rPr>
            <w:rStyle w:val="Hyperlink"/>
          </w:rPr>
          <w:t>F.5.6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_Toc509367449 \h </w:instrText>
        </w:r>
        <w:r w:rsidR="00370B4E">
          <w:rPr>
            <w:webHidden/>
          </w:rPr>
        </w:r>
        <w:r w:rsidR="00370B4E">
          <w:rPr>
            <w:webHidden/>
          </w:rPr>
          <w:fldChar w:fldCharType="separate"/>
        </w:r>
        <w:r w:rsidR="00370B4E">
          <w:rPr>
            <w:webHidden/>
          </w:rPr>
          <w:t>263</w:t>
        </w:r>
        <w:r w:rsidR="00370B4E">
          <w:rPr>
            <w:webHidden/>
          </w:rPr>
          <w:fldChar w:fldCharType="end"/>
        </w:r>
      </w:hyperlink>
    </w:p>
    <w:p w14:paraId="6DEBA6D4" w14:textId="77777777" w:rsidR="00370B4E" w:rsidRDefault="00C16FED">
      <w:pPr>
        <w:pStyle w:val="TOC2"/>
        <w:rPr>
          <w:rFonts w:asciiTheme="minorHAnsi" w:eastAsiaTheme="minorEastAsia" w:hAnsiTheme="minorHAnsi" w:cstheme="minorBidi"/>
          <w:spacing w:val="0"/>
          <w:sz w:val="22"/>
          <w:szCs w:val="22"/>
          <w:lang w:eastAsia="en-US"/>
        </w:rPr>
      </w:pPr>
      <w:hyperlink w:anchor="_Toc509367450" w:history="1">
        <w:r w:rsidR="00370B4E" w:rsidRPr="00927041">
          <w:rPr>
            <w:rStyle w:val="Hyperlink"/>
          </w:rPr>
          <w:t>F.6</w:t>
        </w:r>
        <w:r w:rsidR="00370B4E">
          <w:rPr>
            <w:rFonts w:asciiTheme="minorHAnsi" w:eastAsiaTheme="minorEastAsia" w:hAnsiTheme="minorHAnsi" w:cstheme="minorBidi"/>
            <w:spacing w:val="0"/>
            <w:sz w:val="22"/>
            <w:szCs w:val="22"/>
            <w:lang w:eastAsia="en-US"/>
          </w:rPr>
          <w:tab/>
        </w:r>
        <w:r w:rsidR="00370B4E" w:rsidRPr="00927041">
          <w:rPr>
            <w:rStyle w:val="Hyperlink"/>
          </w:rPr>
          <w:t>Device Configuration</w:t>
        </w:r>
        <w:r w:rsidR="00370B4E">
          <w:rPr>
            <w:webHidden/>
          </w:rPr>
          <w:tab/>
        </w:r>
        <w:r w:rsidR="00370B4E">
          <w:rPr>
            <w:webHidden/>
          </w:rPr>
          <w:fldChar w:fldCharType="begin"/>
        </w:r>
        <w:r w:rsidR="00370B4E">
          <w:rPr>
            <w:webHidden/>
          </w:rPr>
          <w:instrText xml:space="preserve"> PAGEREF _Toc509367450 \h </w:instrText>
        </w:r>
        <w:r w:rsidR="00370B4E">
          <w:rPr>
            <w:webHidden/>
          </w:rPr>
        </w:r>
        <w:r w:rsidR="00370B4E">
          <w:rPr>
            <w:webHidden/>
          </w:rPr>
          <w:fldChar w:fldCharType="separate"/>
        </w:r>
        <w:r w:rsidR="00370B4E">
          <w:rPr>
            <w:webHidden/>
          </w:rPr>
          <w:t>263</w:t>
        </w:r>
        <w:r w:rsidR="00370B4E">
          <w:rPr>
            <w:webHidden/>
          </w:rPr>
          <w:fldChar w:fldCharType="end"/>
        </w:r>
      </w:hyperlink>
    </w:p>
    <w:p w14:paraId="046C144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1" w:history="1">
        <w:r w:rsidR="00370B4E" w:rsidRPr="00927041">
          <w:rPr>
            <w:rStyle w:val="Hyperlink"/>
          </w:rPr>
          <w:t>F.6.1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_Toc509367451 \h </w:instrText>
        </w:r>
        <w:r w:rsidR="00370B4E">
          <w:rPr>
            <w:webHidden/>
          </w:rPr>
        </w:r>
        <w:r w:rsidR="00370B4E">
          <w:rPr>
            <w:webHidden/>
          </w:rPr>
          <w:fldChar w:fldCharType="separate"/>
        </w:r>
        <w:r w:rsidR="00370B4E">
          <w:rPr>
            <w:webHidden/>
          </w:rPr>
          <w:t>263</w:t>
        </w:r>
        <w:r w:rsidR="00370B4E">
          <w:rPr>
            <w:webHidden/>
          </w:rPr>
          <w:fldChar w:fldCharType="end"/>
        </w:r>
      </w:hyperlink>
    </w:p>
    <w:p w14:paraId="41525B4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2" w:history="1">
        <w:r w:rsidR="00370B4E" w:rsidRPr="00927041">
          <w:rPr>
            <w:rStyle w:val="Hyperlink"/>
          </w:rPr>
          <w:t>F.6.2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_Toc509367452 \h </w:instrText>
        </w:r>
        <w:r w:rsidR="00370B4E">
          <w:rPr>
            <w:webHidden/>
          </w:rPr>
        </w:r>
        <w:r w:rsidR="00370B4E">
          <w:rPr>
            <w:webHidden/>
          </w:rPr>
          <w:fldChar w:fldCharType="separate"/>
        </w:r>
        <w:r w:rsidR="00370B4E">
          <w:rPr>
            <w:webHidden/>
          </w:rPr>
          <w:t>263</w:t>
        </w:r>
        <w:r w:rsidR="00370B4E">
          <w:rPr>
            <w:webHidden/>
          </w:rPr>
          <w:fldChar w:fldCharType="end"/>
        </w:r>
      </w:hyperlink>
    </w:p>
    <w:p w14:paraId="0F84A630"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3" w:history="1">
        <w:r w:rsidR="00370B4E" w:rsidRPr="00927041">
          <w:rPr>
            <w:rStyle w:val="Hyperlink"/>
          </w:rPr>
          <w:t>F.6.3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_Toc509367453 \h </w:instrText>
        </w:r>
        <w:r w:rsidR="00370B4E">
          <w:rPr>
            <w:webHidden/>
          </w:rPr>
        </w:r>
        <w:r w:rsidR="00370B4E">
          <w:rPr>
            <w:webHidden/>
          </w:rPr>
          <w:fldChar w:fldCharType="separate"/>
        </w:r>
        <w:r w:rsidR="00370B4E">
          <w:rPr>
            <w:webHidden/>
          </w:rPr>
          <w:t>263</w:t>
        </w:r>
        <w:r w:rsidR="00370B4E">
          <w:rPr>
            <w:webHidden/>
          </w:rPr>
          <w:fldChar w:fldCharType="end"/>
        </w:r>
      </w:hyperlink>
    </w:p>
    <w:p w14:paraId="6EE8286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4" w:history="1">
        <w:r w:rsidR="00370B4E" w:rsidRPr="00927041">
          <w:rPr>
            <w:rStyle w:val="Hyperlink"/>
          </w:rPr>
          <w:t>F.6.4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_Toc509367454 \h </w:instrText>
        </w:r>
        <w:r w:rsidR="00370B4E">
          <w:rPr>
            <w:webHidden/>
          </w:rPr>
        </w:r>
        <w:r w:rsidR="00370B4E">
          <w:rPr>
            <w:webHidden/>
          </w:rPr>
          <w:fldChar w:fldCharType="separate"/>
        </w:r>
        <w:r w:rsidR="00370B4E">
          <w:rPr>
            <w:webHidden/>
          </w:rPr>
          <w:t>263</w:t>
        </w:r>
        <w:r w:rsidR="00370B4E">
          <w:rPr>
            <w:webHidden/>
          </w:rPr>
          <w:fldChar w:fldCharType="end"/>
        </w:r>
      </w:hyperlink>
    </w:p>
    <w:p w14:paraId="5B639EC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5" w:history="1">
        <w:r w:rsidR="00370B4E" w:rsidRPr="00927041">
          <w:rPr>
            <w:rStyle w:val="Hyperlink"/>
          </w:rPr>
          <w:t>F.6.5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_Toc509367455 \h </w:instrText>
        </w:r>
        <w:r w:rsidR="00370B4E">
          <w:rPr>
            <w:webHidden/>
          </w:rPr>
        </w:r>
        <w:r w:rsidR="00370B4E">
          <w:rPr>
            <w:webHidden/>
          </w:rPr>
          <w:fldChar w:fldCharType="separate"/>
        </w:r>
        <w:r w:rsidR="00370B4E">
          <w:rPr>
            <w:webHidden/>
          </w:rPr>
          <w:t>268</w:t>
        </w:r>
        <w:r w:rsidR="00370B4E">
          <w:rPr>
            <w:webHidden/>
          </w:rPr>
          <w:fldChar w:fldCharType="end"/>
        </w:r>
      </w:hyperlink>
    </w:p>
    <w:p w14:paraId="17CF600F"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6" w:history="1">
        <w:r w:rsidR="00370B4E" w:rsidRPr="00927041">
          <w:rPr>
            <w:rStyle w:val="Hyperlink"/>
          </w:rPr>
          <w:t>F.6.6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_Toc509367456 \h </w:instrText>
        </w:r>
        <w:r w:rsidR="00370B4E">
          <w:rPr>
            <w:webHidden/>
          </w:rPr>
        </w:r>
        <w:r w:rsidR="00370B4E">
          <w:rPr>
            <w:webHidden/>
          </w:rPr>
          <w:fldChar w:fldCharType="separate"/>
        </w:r>
        <w:r w:rsidR="00370B4E">
          <w:rPr>
            <w:webHidden/>
          </w:rPr>
          <w:t>269</w:t>
        </w:r>
        <w:r w:rsidR="00370B4E">
          <w:rPr>
            <w:webHidden/>
          </w:rPr>
          <w:fldChar w:fldCharType="end"/>
        </w:r>
      </w:hyperlink>
    </w:p>
    <w:p w14:paraId="09A4ED87" w14:textId="77777777" w:rsidR="00370B4E" w:rsidRDefault="00C16FED">
      <w:pPr>
        <w:pStyle w:val="TOC2"/>
        <w:rPr>
          <w:rFonts w:asciiTheme="minorHAnsi" w:eastAsiaTheme="minorEastAsia" w:hAnsiTheme="minorHAnsi" w:cstheme="minorBidi"/>
          <w:spacing w:val="0"/>
          <w:sz w:val="22"/>
          <w:szCs w:val="22"/>
          <w:lang w:eastAsia="en-US"/>
        </w:rPr>
      </w:pPr>
      <w:hyperlink w:anchor="_Toc509367457" w:history="1">
        <w:r w:rsidR="00370B4E" w:rsidRPr="00927041">
          <w:rPr>
            <w:rStyle w:val="Hyperlink"/>
          </w:rPr>
          <w:t>F.7</w:t>
        </w:r>
        <w:r w:rsidR="00370B4E">
          <w:rPr>
            <w:rFonts w:asciiTheme="minorHAnsi" w:eastAsiaTheme="minorEastAsia" w:hAnsiTheme="minorHAnsi" w:cstheme="minorBidi"/>
            <w:spacing w:val="0"/>
            <w:sz w:val="22"/>
            <w:szCs w:val="22"/>
            <w:lang w:eastAsia="en-US"/>
          </w:rPr>
          <w:tab/>
        </w:r>
        <w:r w:rsidR="00370B4E" w:rsidRPr="00927041">
          <w:rPr>
            <w:rStyle w:val="Hyperlink"/>
          </w:rPr>
          <w:t>Device</w:t>
        </w:r>
        <w:r w:rsidR="00370B4E">
          <w:rPr>
            <w:webHidden/>
          </w:rPr>
          <w:tab/>
        </w:r>
        <w:r w:rsidR="00370B4E">
          <w:rPr>
            <w:webHidden/>
          </w:rPr>
          <w:fldChar w:fldCharType="begin"/>
        </w:r>
        <w:r w:rsidR="00370B4E">
          <w:rPr>
            <w:webHidden/>
          </w:rPr>
          <w:instrText xml:space="preserve"> PAGEREF _Toc509367457 \h </w:instrText>
        </w:r>
        <w:r w:rsidR="00370B4E">
          <w:rPr>
            <w:webHidden/>
          </w:rPr>
        </w:r>
        <w:r w:rsidR="00370B4E">
          <w:rPr>
            <w:webHidden/>
          </w:rPr>
          <w:fldChar w:fldCharType="separate"/>
        </w:r>
        <w:r w:rsidR="00370B4E">
          <w:rPr>
            <w:webHidden/>
          </w:rPr>
          <w:t>269</w:t>
        </w:r>
        <w:r w:rsidR="00370B4E">
          <w:rPr>
            <w:webHidden/>
          </w:rPr>
          <w:fldChar w:fldCharType="end"/>
        </w:r>
      </w:hyperlink>
    </w:p>
    <w:p w14:paraId="173911D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8" w:history="1">
        <w:r w:rsidR="00370B4E" w:rsidRPr="00927041">
          <w:rPr>
            <w:rStyle w:val="Hyperlink"/>
          </w:rPr>
          <w:t>F.7.1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_Toc509367458 \h </w:instrText>
        </w:r>
        <w:r w:rsidR="00370B4E">
          <w:rPr>
            <w:webHidden/>
          </w:rPr>
        </w:r>
        <w:r w:rsidR="00370B4E">
          <w:rPr>
            <w:webHidden/>
          </w:rPr>
          <w:fldChar w:fldCharType="separate"/>
        </w:r>
        <w:r w:rsidR="00370B4E">
          <w:rPr>
            <w:webHidden/>
          </w:rPr>
          <w:t>269</w:t>
        </w:r>
        <w:r w:rsidR="00370B4E">
          <w:rPr>
            <w:webHidden/>
          </w:rPr>
          <w:fldChar w:fldCharType="end"/>
        </w:r>
      </w:hyperlink>
    </w:p>
    <w:p w14:paraId="036EF92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59" w:history="1">
        <w:r w:rsidR="00370B4E" w:rsidRPr="00927041">
          <w:rPr>
            <w:rStyle w:val="Hyperlink"/>
          </w:rPr>
          <w:t>F.7.2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_Toc509367459 \h </w:instrText>
        </w:r>
        <w:r w:rsidR="00370B4E">
          <w:rPr>
            <w:webHidden/>
          </w:rPr>
        </w:r>
        <w:r w:rsidR="00370B4E">
          <w:rPr>
            <w:webHidden/>
          </w:rPr>
          <w:fldChar w:fldCharType="separate"/>
        </w:r>
        <w:r w:rsidR="00370B4E">
          <w:rPr>
            <w:webHidden/>
          </w:rPr>
          <w:t>269</w:t>
        </w:r>
        <w:r w:rsidR="00370B4E">
          <w:rPr>
            <w:webHidden/>
          </w:rPr>
          <w:fldChar w:fldCharType="end"/>
        </w:r>
      </w:hyperlink>
    </w:p>
    <w:p w14:paraId="5358BA3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0" w:history="1">
        <w:r w:rsidR="00370B4E" w:rsidRPr="00927041">
          <w:rPr>
            <w:rStyle w:val="Hyperlink"/>
          </w:rPr>
          <w:t>F.7.3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_Toc509367460 \h </w:instrText>
        </w:r>
        <w:r w:rsidR="00370B4E">
          <w:rPr>
            <w:webHidden/>
          </w:rPr>
        </w:r>
        <w:r w:rsidR="00370B4E">
          <w:rPr>
            <w:webHidden/>
          </w:rPr>
          <w:fldChar w:fldCharType="separate"/>
        </w:r>
        <w:r w:rsidR="00370B4E">
          <w:rPr>
            <w:webHidden/>
          </w:rPr>
          <w:t>269</w:t>
        </w:r>
        <w:r w:rsidR="00370B4E">
          <w:rPr>
            <w:webHidden/>
          </w:rPr>
          <w:fldChar w:fldCharType="end"/>
        </w:r>
      </w:hyperlink>
    </w:p>
    <w:p w14:paraId="0DEC852F"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1" w:history="1">
        <w:r w:rsidR="00370B4E" w:rsidRPr="00927041">
          <w:rPr>
            <w:rStyle w:val="Hyperlink"/>
          </w:rPr>
          <w:t>F.7.4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_Toc509367461 \h </w:instrText>
        </w:r>
        <w:r w:rsidR="00370B4E">
          <w:rPr>
            <w:webHidden/>
          </w:rPr>
        </w:r>
        <w:r w:rsidR="00370B4E">
          <w:rPr>
            <w:webHidden/>
          </w:rPr>
          <w:fldChar w:fldCharType="separate"/>
        </w:r>
        <w:r w:rsidR="00370B4E">
          <w:rPr>
            <w:webHidden/>
          </w:rPr>
          <w:t>269</w:t>
        </w:r>
        <w:r w:rsidR="00370B4E">
          <w:rPr>
            <w:webHidden/>
          </w:rPr>
          <w:fldChar w:fldCharType="end"/>
        </w:r>
      </w:hyperlink>
    </w:p>
    <w:p w14:paraId="45BE0E34"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2" w:history="1">
        <w:r w:rsidR="00370B4E" w:rsidRPr="00927041">
          <w:rPr>
            <w:rStyle w:val="Hyperlink"/>
          </w:rPr>
          <w:t>F.7.5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_Toc509367462 \h </w:instrText>
        </w:r>
        <w:r w:rsidR="00370B4E">
          <w:rPr>
            <w:webHidden/>
          </w:rPr>
        </w:r>
        <w:r w:rsidR="00370B4E">
          <w:rPr>
            <w:webHidden/>
          </w:rPr>
          <w:fldChar w:fldCharType="separate"/>
        </w:r>
        <w:r w:rsidR="00370B4E">
          <w:rPr>
            <w:webHidden/>
          </w:rPr>
          <w:t>273</w:t>
        </w:r>
        <w:r w:rsidR="00370B4E">
          <w:rPr>
            <w:webHidden/>
          </w:rPr>
          <w:fldChar w:fldCharType="end"/>
        </w:r>
      </w:hyperlink>
    </w:p>
    <w:p w14:paraId="2733A83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3" w:history="1">
        <w:r w:rsidR="00370B4E" w:rsidRPr="00927041">
          <w:rPr>
            <w:rStyle w:val="Hyperlink"/>
          </w:rPr>
          <w:t>F.7.6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_Toc509367463 \h </w:instrText>
        </w:r>
        <w:r w:rsidR="00370B4E">
          <w:rPr>
            <w:webHidden/>
          </w:rPr>
        </w:r>
        <w:r w:rsidR="00370B4E">
          <w:rPr>
            <w:webHidden/>
          </w:rPr>
          <w:fldChar w:fldCharType="separate"/>
        </w:r>
        <w:r w:rsidR="00370B4E">
          <w:rPr>
            <w:webHidden/>
          </w:rPr>
          <w:t>273</w:t>
        </w:r>
        <w:r w:rsidR="00370B4E">
          <w:rPr>
            <w:webHidden/>
          </w:rPr>
          <w:fldChar w:fldCharType="end"/>
        </w:r>
      </w:hyperlink>
    </w:p>
    <w:p w14:paraId="03C9698E" w14:textId="77777777" w:rsidR="00370B4E" w:rsidRDefault="00C16FED">
      <w:pPr>
        <w:pStyle w:val="TOC2"/>
        <w:rPr>
          <w:rFonts w:asciiTheme="minorHAnsi" w:eastAsiaTheme="minorEastAsia" w:hAnsiTheme="minorHAnsi" w:cstheme="minorBidi"/>
          <w:spacing w:val="0"/>
          <w:sz w:val="22"/>
          <w:szCs w:val="22"/>
          <w:lang w:eastAsia="en-US"/>
        </w:rPr>
      </w:pPr>
      <w:hyperlink w:anchor="_Toc509367464" w:history="1">
        <w:r w:rsidR="00370B4E" w:rsidRPr="00927041">
          <w:rPr>
            <w:rStyle w:val="Hyperlink"/>
          </w:rPr>
          <w:t>F.8</w:t>
        </w:r>
        <w:r w:rsidR="00370B4E">
          <w:rPr>
            <w:rFonts w:asciiTheme="minorHAnsi" w:eastAsiaTheme="minorEastAsia" w:hAnsiTheme="minorHAnsi" w:cstheme="minorBidi"/>
            <w:spacing w:val="0"/>
            <w:sz w:val="22"/>
            <w:szCs w:val="22"/>
            <w:lang w:eastAsia="en-US"/>
          </w:rPr>
          <w:tab/>
        </w:r>
        <w:r w:rsidR="00370B4E" w:rsidRPr="00927041">
          <w:rPr>
            <w:rStyle w:val="Hyperlink"/>
          </w:rPr>
          <w:t>Maintenance</w:t>
        </w:r>
        <w:r w:rsidR="00370B4E">
          <w:rPr>
            <w:webHidden/>
          </w:rPr>
          <w:tab/>
        </w:r>
        <w:r w:rsidR="00370B4E">
          <w:rPr>
            <w:webHidden/>
          </w:rPr>
          <w:fldChar w:fldCharType="begin"/>
        </w:r>
        <w:r w:rsidR="00370B4E">
          <w:rPr>
            <w:webHidden/>
          </w:rPr>
          <w:instrText xml:space="preserve"> PAGEREF _Toc509367464 \h </w:instrText>
        </w:r>
        <w:r w:rsidR="00370B4E">
          <w:rPr>
            <w:webHidden/>
          </w:rPr>
        </w:r>
        <w:r w:rsidR="00370B4E">
          <w:rPr>
            <w:webHidden/>
          </w:rPr>
          <w:fldChar w:fldCharType="separate"/>
        </w:r>
        <w:r w:rsidR="00370B4E">
          <w:rPr>
            <w:webHidden/>
          </w:rPr>
          <w:t>274</w:t>
        </w:r>
        <w:r w:rsidR="00370B4E">
          <w:rPr>
            <w:webHidden/>
          </w:rPr>
          <w:fldChar w:fldCharType="end"/>
        </w:r>
      </w:hyperlink>
    </w:p>
    <w:p w14:paraId="60E30DB4"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5" w:history="1">
        <w:r w:rsidR="00370B4E" w:rsidRPr="00927041">
          <w:rPr>
            <w:rStyle w:val="Hyperlink"/>
          </w:rPr>
          <w:t>F.8.1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_Toc509367465 \h </w:instrText>
        </w:r>
        <w:r w:rsidR="00370B4E">
          <w:rPr>
            <w:webHidden/>
          </w:rPr>
        </w:r>
        <w:r w:rsidR="00370B4E">
          <w:rPr>
            <w:webHidden/>
          </w:rPr>
          <w:fldChar w:fldCharType="separate"/>
        </w:r>
        <w:r w:rsidR="00370B4E">
          <w:rPr>
            <w:webHidden/>
          </w:rPr>
          <w:t>274</w:t>
        </w:r>
        <w:r w:rsidR="00370B4E">
          <w:rPr>
            <w:webHidden/>
          </w:rPr>
          <w:fldChar w:fldCharType="end"/>
        </w:r>
      </w:hyperlink>
    </w:p>
    <w:p w14:paraId="0191972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6" w:history="1">
        <w:r w:rsidR="00370B4E" w:rsidRPr="00927041">
          <w:rPr>
            <w:rStyle w:val="Hyperlink"/>
          </w:rPr>
          <w:t>F.8.2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_Toc509367466 \h </w:instrText>
        </w:r>
        <w:r w:rsidR="00370B4E">
          <w:rPr>
            <w:webHidden/>
          </w:rPr>
        </w:r>
        <w:r w:rsidR="00370B4E">
          <w:rPr>
            <w:webHidden/>
          </w:rPr>
          <w:fldChar w:fldCharType="separate"/>
        </w:r>
        <w:r w:rsidR="00370B4E">
          <w:rPr>
            <w:webHidden/>
          </w:rPr>
          <w:t>274</w:t>
        </w:r>
        <w:r w:rsidR="00370B4E">
          <w:rPr>
            <w:webHidden/>
          </w:rPr>
          <w:fldChar w:fldCharType="end"/>
        </w:r>
      </w:hyperlink>
    </w:p>
    <w:p w14:paraId="4961323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7" w:history="1">
        <w:r w:rsidR="00370B4E" w:rsidRPr="00927041">
          <w:rPr>
            <w:rStyle w:val="Hyperlink"/>
          </w:rPr>
          <w:t>F.8.3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_Toc509367467 \h </w:instrText>
        </w:r>
        <w:r w:rsidR="00370B4E">
          <w:rPr>
            <w:webHidden/>
          </w:rPr>
        </w:r>
        <w:r w:rsidR="00370B4E">
          <w:rPr>
            <w:webHidden/>
          </w:rPr>
          <w:fldChar w:fldCharType="separate"/>
        </w:r>
        <w:r w:rsidR="00370B4E">
          <w:rPr>
            <w:webHidden/>
          </w:rPr>
          <w:t>274</w:t>
        </w:r>
        <w:r w:rsidR="00370B4E">
          <w:rPr>
            <w:webHidden/>
          </w:rPr>
          <w:fldChar w:fldCharType="end"/>
        </w:r>
      </w:hyperlink>
    </w:p>
    <w:p w14:paraId="30D09A3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8" w:history="1">
        <w:r w:rsidR="00370B4E" w:rsidRPr="00927041">
          <w:rPr>
            <w:rStyle w:val="Hyperlink"/>
          </w:rPr>
          <w:t>F.8.4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_Toc509367468 \h </w:instrText>
        </w:r>
        <w:r w:rsidR="00370B4E">
          <w:rPr>
            <w:webHidden/>
          </w:rPr>
        </w:r>
        <w:r w:rsidR="00370B4E">
          <w:rPr>
            <w:webHidden/>
          </w:rPr>
          <w:fldChar w:fldCharType="separate"/>
        </w:r>
        <w:r w:rsidR="00370B4E">
          <w:rPr>
            <w:webHidden/>
          </w:rPr>
          <w:t>274</w:t>
        </w:r>
        <w:r w:rsidR="00370B4E">
          <w:rPr>
            <w:webHidden/>
          </w:rPr>
          <w:fldChar w:fldCharType="end"/>
        </w:r>
      </w:hyperlink>
    </w:p>
    <w:p w14:paraId="4DB9D9D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69" w:history="1">
        <w:r w:rsidR="00370B4E" w:rsidRPr="00927041">
          <w:rPr>
            <w:rStyle w:val="Hyperlink"/>
          </w:rPr>
          <w:t>F.8.5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_Toc509367469 \h </w:instrText>
        </w:r>
        <w:r w:rsidR="00370B4E">
          <w:rPr>
            <w:webHidden/>
          </w:rPr>
        </w:r>
        <w:r w:rsidR="00370B4E">
          <w:rPr>
            <w:webHidden/>
          </w:rPr>
          <w:fldChar w:fldCharType="separate"/>
        </w:r>
        <w:r w:rsidR="00370B4E">
          <w:rPr>
            <w:webHidden/>
          </w:rPr>
          <w:t>276</w:t>
        </w:r>
        <w:r w:rsidR="00370B4E">
          <w:rPr>
            <w:webHidden/>
          </w:rPr>
          <w:fldChar w:fldCharType="end"/>
        </w:r>
      </w:hyperlink>
    </w:p>
    <w:p w14:paraId="6DE627F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0" w:history="1">
        <w:r w:rsidR="00370B4E" w:rsidRPr="00927041">
          <w:rPr>
            <w:rStyle w:val="Hyperlink"/>
          </w:rPr>
          <w:t>F.8.6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_Toc509367470 \h </w:instrText>
        </w:r>
        <w:r w:rsidR="00370B4E">
          <w:rPr>
            <w:webHidden/>
          </w:rPr>
        </w:r>
        <w:r w:rsidR="00370B4E">
          <w:rPr>
            <w:webHidden/>
          </w:rPr>
          <w:fldChar w:fldCharType="separate"/>
        </w:r>
        <w:r w:rsidR="00370B4E">
          <w:rPr>
            <w:webHidden/>
          </w:rPr>
          <w:t>277</w:t>
        </w:r>
        <w:r w:rsidR="00370B4E">
          <w:rPr>
            <w:webHidden/>
          </w:rPr>
          <w:fldChar w:fldCharType="end"/>
        </w:r>
      </w:hyperlink>
    </w:p>
    <w:p w14:paraId="31978D3D" w14:textId="77777777" w:rsidR="00370B4E" w:rsidRDefault="00C16FED">
      <w:pPr>
        <w:pStyle w:val="TOC2"/>
        <w:rPr>
          <w:rFonts w:asciiTheme="minorHAnsi" w:eastAsiaTheme="minorEastAsia" w:hAnsiTheme="minorHAnsi" w:cstheme="minorBidi"/>
          <w:spacing w:val="0"/>
          <w:sz w:val="22"/>
          <w:szCs w:val="22"/>
          <w:lang w:eastAsia="en-US"/>
        </w:rPr>
      </w:pPr>
      <w:hyperlink w:anchor="_Toc509367471" w:history="1">
        <w:r w:rsidR="00370B4E" w:rsidRPr="00927041">
          <w:rPr>
            <w:rStyle w:val="Hyperlink"/>
          </w:rPr>
          <w:t>F.9</w:t>
        </w:r>
        <w:r w:rsidR="00370B4E">
          <w:rPr>
            <w:rFonts w:asciiTheme="minorHAnsi" w:eastAsiaTheme="minorEastAsia" w:hAnsiTheme="minorHAnsi" w:cstheme="minorBidi"/>
            <w:spacing w:val="0"/>
            <w:sz w:val="22"/>
            <w:szCs w:val="22"/>
            <w:lang w:eastAsia="en-US"/>
          </w:rPr>
          <w:tab/>
        </w:r>
        <w:r w:rsidR="00370B4E" w:rsidRPr="00927041">
          <w:rPr>
            <w:rStyle w:val="Hyperlink"/>
          </w:rPr>
          <w:t>Platform</w:t>
        </w:r>
        <w:r w:rsidR="00370B4E">
          <w:rPr>
            <w:webHidden/>
          </w:rPr>
          <w:tab/>
        </w:r>
        <w:r w:rsidR="00370B4E">
          <w:rPr>
            <w:webHidden/>
          </w:rPr>
          <w:fldChar w:fldCharType="begin"/>
        </w:r>
        <w:r w:rsidR="00370B4E">
          <w:rPr>
            <w:webHidden/>
          </w:rPr>
          <w:instrText xml:space="preserve"> PAGEREF _Toc509367471 \h </w:instrText>
        </w:r>
        <w:r w:rsidR="00370B4E">
          <w:rPr>
            <w:webHidden/>
          </w:rPr>
        </w:r>
        <w:r w:rsidR="00370B4E">
          <w:rPr>
            <w:webHidden/>
          </w:rPr>
          <w:fldChar w:fldCharType="separate"/>
        </w:r>
        <w:r w:rsidR="00370B4E">
          <w:rPr>
            <w:webHidden/>
          </w:rPr>
          <w:t>277</w:t>
        </w:r>
        <w:r w:rsidR="00370B4E">
          <w:rPr>
            <w:webHidden/>
          </w:rPr>
          <w:fldChar w:fldCharType="end"/>
        </w:r>
      </w:hyperlink>
    </w:p>
    <w:p w14:paraId="1E122FA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2" w:history="1">
        <w:r w:rsidR="00370B4E" w:rsidRPr="00927041">
          <w:rPr>
            <w:rStyle w:val="Hyperlink"/>
          </w:rPr>
          <w:t>F.9.1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_Toc509367472 \h </w:instrText>
        </w:r>
        <w:r w:rsidR="00370B4E">
          <w:rPr>
            <w:webHidden/>
          </w:rPr>
        </w:r>
        <w:r w:rsidR="00370B4E">
          <w:rPr>
            <w:webHidden/>
          </w:rPr>
          <w:fldChar w:fldCharType="separate"/>
        </w:r>
        <w:r w:rsidR="00370B4E">
          <w:rPr>
            <w:webHidden/>
          </w:rPr>
          <w:t>277</w:t>
        </w:r>
        <w:r w:rsidR="00370B4E">
          <w:rPr>
            <w:webHidden/>
          </w:rPr>
          <w:fldChar w:fldCharType="end"/>
        </w:r>
      </w:hyperlink>
    </w:p>
    <w:p w14:paraId="3ABB195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3" w:history="1">
        <w:r w:rsidR="00370B4E" w:rsidRPr="00927041">
          <w:rPr>
            <w:rStyle w:val="Hyperlink"/>
          </w:rPr>
          <w:t>F.9.2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_Toc509367473 \h </w:instrText>
        </w:r>
        <w:r w:rsidR="00370B4E">
          <w:rPr>
            <w:webHidden/>
          </w:rPr>
        </w:r>
        <w:r w:rsidR="00370B4E">
          <w:rPr>
            <w:webHidden/>
          </w:rPr>
          <w:fldChar w:fldCharType="separate"/>
        </w:r>
        <w:r w:rsidR="00370B4E">
          <w:rPr>
            <w:webHidden/>
          </w:rPr>
          <w:t>277</w:t>
        </w:r>
        <w:r w:rsidR="00370B4E">
          <w:rPr>
            <w:webHidden/>
          </w:rPr>
          <w:fldChar w:fldCharType="end"/>
        </w:r>
      </w:hyperlink>
    </w:p>
    <w:p w14:paraId="36C8329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4" w:history="1">
        <w:r w:rsidR="00370B4E" w:rsidRPr="00927041">
          <w:rPr>
            <w:rStyle w:val="Hyperlink"/>
          </w:rPr>
          <w:t>F.9.3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_Toc509367474 \h </w:instrText>
        </w:r>
        <w:r w:rsidR="00370B4E">
          <w:rPr>
            <w:webHidden/>
          </w:rPr>
        </w:r>
        <w:r w:rsidR="00370B4E">
          <w:rPr>
            <w:webHidden/>
          </w:rPr>
          <w:fldChar w:fldCharType="separate"/>
        </w:r>
        <w:r w:rsidR="00370B4E">
          <w:rPr>
            <w:webHidden/>
          </w:rPr>
          <w:t>277</w:t>
        </w:r>
        <w:r w:rsidR="00370B4E">
          <w:rPr>
            <w:webHidden/>
          </w:rPr>
          <w:fldChar w:fldCharType="end"/>
        </w:r>
      </w:hyperlink>
    </w:p>
    <w:p w14:paraId="39499ABB"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5" w:history="1">
        <w:r w:rsidR="00370B4E" w:rsidRPr="00927041">
          <w:rPr>
            <w:rStyle w:val="Hyperlink"/>
          </w:rPr>
          <w:t>F.9.4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_Toc509367475 \h </w:instrText>
        </w:r>
        <w:r w:rsidR="00370B4E">
          <w:rPr>
            <w:webHidden/>
          </w:rPr>
        </w:r>
        <w:r w:rsidR="00370B4E">
          <w:rPr>
            <w:webHidden/>
          </w:rPr>
          <w:fldChar w:fldCharType="separate"/>
        </w:r>
        <w:r w:rsidR="00370B4E">
          <w:rPr>
            <w:webHidden/>
          </w:rPr>
          <w:t>277</w:t>
        </w:r>
        <w:r w:rsidR="00370B4E">
          <w:rPr>
            <w:webHidden/>
          </w:rPr>
          <w:fldChar w:fldCharType="end"/>
        </w:r>
      </w:hyperlink>
    </w:p>
    <w:p w14:paraId="57C1C389"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6" w:history="1">
        <w:r w:rsidR="00370B4E" w:rsidRPr="00927041">
          <w:rPr>
            <w:rStyle w:val="Hyperlink"/>
          </w:rPr>
          <w:t>F.9.5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_Toc509367476 \h </w:instrText>
        </w:r>
        <w:r w:rsidR="00370B4E">
          <w:rPr>
            <w:webHidden/>
          </w:rPr>
        </w:r>
        <w:r w:rsidR="00370B4E">
          <w:rPr>
            <w:webHidden/>
          </w:rPr>
          <w:fldChar w:fldCharType="separate"/>
        </w:r>
        <w:r w:rsidR="00370B4E">
          <w:rPr>
            <w:webHidden/>
          </w:rPr>
          <w:t>280</w:t>
        </w:r>
        <w:r w:rsidR="00370B4E">
          <w:rPr>
            <w:webHidden/>
          </w:rPr>
          <w:fldChar w:fldCharType="end"/>
        </w:r>
      </w:hyperlink>
    </w:p>
    <w:p w14:paraId="3F77432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7" w:history="1">
        <w:r w:rsidR="00370B4E" w:rsidRPr="00927041">
          <w:rPr>
            <w:rStyle w:val="Hyperlink"/>
          </w:rPr>
          <w:t>F.9.6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_Toc509367477 \h </w:instrText>
        </w:r>
        <w:r w:rsidR="00370B4E">
          <w:rPr>
            <w:webHidden/>
          </w:rPr>
        </w:r>
        <w:r w:rsidR="00370B4E">
          <w:rPr>
            <w:webHidden/>
          </w:rPr>
          <w:fldChar w:fldCharType="separate"/>
        </w:r>
        <w:r w:rsidR="00370B4E">
          <w:rPr>
            <w:webHidden/>
          </w:rPr>
          <w:t>281</w:t>
        </w:r>
        <w:r w:rsidR="00370B4E">
          <w:rPr>
            <w:webHidden/>
          </w:rPr>
          <w:fldChar w:fldCharType="end"/>
        </w:r>
      </w:hyperlink>
    </w:p>
    <w:p w14:paraId="5D58D81B" w14:textId="77777777" w:rsidR="00370B4E" w:rsidRDefault="00C16FED">
      <w:pPr>
        <w:pStyle w:val="TOC2"/>
        <w:rPr>
          <w:rFonts w:asciiTheme="minorHAnsi" w:eastAsiaTheme="minorEastAsia" w:hAnsiTheme="minorHAnsi" w:cstheme="minorBidi"/>
          <w:spacing w:val="0"/>
          <w:sz w:val="22"/>
          <w:szCs w:val="22"/>
          <w:lang w:eastAsia="en-US"/>
        </w:rPr>
      </w:pPr>
      <w:hyperlink w:anchor="_Toc509367478" w:history="1">
        <w:r w:rsidR="00370B4E" w:rsidRPr="00927041">
          <w:rPr>
            <w:rStyle w:val="Hyperlink"/>
          </w:rPr>
          <w:t>F.10</w:t>
        </w:r>
        <w:r w:rsidR="00370B4E">
          <w:rPr>
            <w:rFonts w:asciiTheme="minorHAnsi" w:eastAsiaTheme="minorEastAsia" w:hAnsiTheme="minorHAnsi" w:cstheme="minorBidi"/>
            <w:spacing w:val="0"/>
            <w:sz w:val="22"/>
            <w:szCs w:val="22"/>
            <w:lang w:eastAsia="en-US"/>
          </w:rPr>
          <w:tab/>
        </w:r>
        <w:r w:rsidR="00370B4E" w:rsidRPr="00927041">
          <w:rPr>
            <w:rStyle w:val="Hyperlink"/>
          </w:rPr>
          <w:t>Resource directory resource</w:t>
        </w:r>
        <w:r w:rsidR="00370B4E">
          <w:rPr>
            <w:webHidden/>
          </w:rPr>
          <w:tab/>
        </w:r>
        <w:r w:rsidR="00370B4E">
          <w:rPr>
            <w:webHidden/>
          </w:rPr>
          <w:fldChar w:fldCharType="begin"/>
        </w:r>
        <w:r w:rsidR="00370B4E">
          <w:rPr>
            <w:webHidden/>
          </w:rPr>
          <w:instrText xml:space="preserve"> PAGEREF _Toc509367478 \h </w:instrText>
        </w:r>
        <w:r w:rsidR="00370B4E">
          <w:rPr>
            <w:webHidden/>
          </w:rPr>
        </w:r>
        <w:r w:rsidR="00370B4E">
          <w:rPr>
            <w:webHidden/>
          </w:rPr>
          <w:fldChar w:fldCharType="separate"/>
        </w:r>
        <w:r w:rsidR="00370B4E">
          <w:rPr>
            <w:webHidden/>
          </w:rPr>
          <w:t>281</w:t>
        </w:r>
        <w:r w:rsidR="00370B4E">
          <w:rPr>
            <w:webHidden/>
          </w:rPr>
          <w:fldChar w:fldCharType="end"/>
        </w:r>
      </w:hyperlink>
    </w:p>
    <w:p w14:paraId="34677DF1" w14:textId="77777777" w:rsidR="00370B4E" w:rsidRDefault="00C16FED">
      <w:pPr>
        <w:pStyle w:val="TOC3"/>
        <w:rPr>
          <w:rFonts w:asciiTheme="minorHAnsi" w:eastAsiaTheme="minorEastAsia" w:hAnsiTheme="minorHAnsi" w:cstheme="minorBidi"/>
          <w:spacing w:val="0"/>
          <w:sz w:val="22"/>
          <w:szCs w:val="22"/>
          <w:lang w:eastAsia="en-US"/>
        </w:rPr>
      </w:pPr>
      <w:hyperlink w:anchor="_Toc509367479" w:history="1">
        <w:r w:rsidR="00370B4E" w:rsidRPr="00927041">
          <w:rPr>
            <w:rStyle w:val="Hyperlink"/>
          </w:rPr>
          <w:t>F.10.1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_Toc509367479 \h </w:instrText>
        </w:r>
        <w:r w:rsidR="00370B4E">
          <w:rPr>
            <w:webHidden/>
          </w:rPr>
        </w:r>
        <w:r w:rsidR="00370B4E">
          <w:rPr>
            <w:webHidden/>
          </w:rPr>
          <w:fldChar w:fldCharType="separate"/>
        </w:r>
        <w:r w:rsidR="00370B4E">
          <w:rPr>
            <w:webHidden/>
          </w:rPr>
          <w:t>281</w:t>
        </w:r>
        <w:r w:rsidR="00370B4E">
          <w:rPr>
            <w:webHidden/>
          </w:rPr>
          <w:fldChar w:fldCharType="end"/>
        </w:r>
      </w:hyperlink>
    </w:p>
    <w:p w14:paraId="0157633E"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0" w:history="1">
        <w:r w:rsidR="00370B4E" w:rsidRPr="00927041">
          <w:rPr>
            <w:rStyle w:val="Hyperlink"/>
          </w:rPr>
          <w:t>F.10.2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_Toc509367480 \h </w:instrText>
        </w:r>
        <w:r w:rsidR="00370B4E">
          <w:rPr>
            <w:webHidden/>
          </w:rPr>
        </w:r>
        <w:r w:rsidR="00370B4E">
          <w:rPr>
            <w:webHidden/>
          </w:rPr>
          <w:fldChar w:fldCharType="separate"/>
        </w:r>
        <w:r w:rsidR="00370B4E">
          <w:rPr>
            <w:webHidden/>
          </w:rPr>
          <w:t>281</w:t>
        </w:r>
        <w:r w:rsidR="00370B4E">
          <w:rPr>
            <w:webHidden/>
          </w:rPr>
          <w:fldChar w:fldCharType="end"/>
        </w:r>
      </w:hyperlink>
    </w:p>
    <w:p w14:paraId="1086E91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1" w:history="1">
        <w:r w:rsidR="00370B4E" w:rsidRPr="00927041">
          <w:rPr>
            <w:rStyle w:val="Hyperlink"/>
          </w:rPr>
          <w:t>F.10.3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_Toc509367481 \h </w:instrText>
        </w:r>
        <w:r w:rsidR="00370B4E">
          <w:rPr>
            <w:webHidden/>
          </w:rPr>
        </w:r>
        <w:r w:rsidR="00370B4E">
          <w:rPr>
            <w:webHidden/>
          </w:rPr>
          <w:fldChar w:fldCharType="separate"/>
        </w:r>
        <w:r w:rsidR="00370B4E">
          <w:rPr>
            <w:webHidden/>
          </w:rPr>
          <w:t>281</w:t>
        </w:r>
        <w:r w:rsidR="00370B4E">
          <w:rPr>
            <w:webHidden/>
          </w:rPr>
          <w:fldChar w:fldCharType="end"/>
        </w:r>
      </w:hyperlink>
    </w:p>
    <w:p w14:paraId="22A8C73D"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2" w:history="1">
        <w:r w:rsidR="00370B4E" w:rsidRPr="00927041">
          <w:rPr>
            <w:rStyle w:val="Hyperlink"/>
          </w:rPr>
          <w:t>F.10.4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_Toc509367482 \h </w:instrText>
        </w:r>
        <w:r w:rsidR="00370B4E">
          <w:rPr>
            <w:webHidden/>
          </w:rPr>
        </w:r>
        <w:r w:rsidR="00370B4E">
          <w:rPr>
            <w:webHidden/>
          </w:rPr>
          <w:fldChar w:fldCharType="separate"/>
        </w:r>
        <w:r w:rsidR="00370B4E">
          <w:rPr>
            <w:webHidden/>
          </w:rPr>
          <w:t>281</w:t>
        </w:r>
        <w:r w:rsidR="00370B4E">
          <w:rPr>
            <w:webHidden/>
          </w:rPr>
          <w:fldChar w:fldCharType="end"/>
        </w:r>
      </w:hyperlink>
    </w:p>
    <w:p w14:paraId="3FF030C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3" w:history="1">
        <w:r w:rsidR="00370B4E" w:rsidRPr="00927041">
          <w:rPr>
            <w:rStyle w:val="Hyperlink"/>
          </w:rPr>
          <w:t>F.10.5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_Toc509367483 \h </w:instrText>
        </w:r>
        <w:r w:rsidR="00370B4E">
          <w:rPr>
            <w:webHidden/>
          </w:rPr>
        </w:r>
        <w:r w:rsidR="00370B4E">
          <w:rPr>
            <w:webHidden/>
          </w:rPr>
          <w:fldChar w:fldCharType="separate"/>
        </w:r>
        <w:r w:rsidR="00370B4E">
          <w:rPr>
            <w:webHidden/>
          </w:rPr>
          <w:t>290</w:t>
        </w:r>
        <w:r w:rsidR="00370B4E">
          <w:rPr>
            <w:webHidden/>
          </w:rPr>
          <w:fldChar w:fldCharType="end"/>
        </w:r>
      </w:hyperlink>
    </w:p>
    <w:p w14:paraId="7C8B7081"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4" w:history="1">
        <w:r w:rsidR="00370B4E" w:rsidRPr="00927041">
          <w:rPr>
            <w:rStyle w:val="Hyperlink"/>
          </w:rPr>
          <w:t>F.10.6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_Toc509367484 \h </w:instrText>
        </w:r>
        <w:r w:rsidR="00370B4E">
          <w:rPr>
            <w:webHidden/>
          </w:rPr>
        </w:r>
        <w:r w:rsidR="00370B4E">
          <w:rPr>
            <w:webHidden/>
          </w:rPr>
          <w:fldChar w:fldCharType="separate"/>
        </w:r>
        <w:r w:rsidR="00370B4E">
          <w:rPr>
            <w:webHidden/>
          </w:rPr>
          <w:t>292</w:t>
        </w:r>
        <w:r w:rsidR="00370B4E">
          <w:rPr>
            <w:webHidden/>
          </w:rPr>
          <w:fldChar w:fldCharType="end"/>
        </w:r>
      </w:hyperlink>
    </w:p>
    <w:p w14:paraId="0C680E49" w14:textId="77777777" w:rsidR="00370B4E" w:rsidRDefault="00C16FED">
      <w:pPr>
        <w:pStyle w:val="TOC2"/>
        <w:rPr>
          <w:rFonts w:asciiTheme="minorHAnsi" w:eastAsiaTheme="minorEastAsia" w:hAnsiTheme="minorHAnsi" w:cstheme="minorBidi"/>
          <w:spacing w:val="0"/>
          <w:sz w:val="22"/>
          <w:szCs w:val="22"/>
          <w:lang w:eastAsia="en-US"/>
        </w:rPr>
      </w:pPr>
      <w:hyperlink w:anchor="_Toc509367485" w:history="1">
        <w:r w:rsidR="00370B4E" w:rsidRPr="00927041">
          <w:rPr>
            <w:rStyle w:val="Hyperlink"/>
          </w:rPr>
          <w:t>F.11</w:t>
        </w:r>
        <w:r w:rsidR="00370B4E">
          <w:rPr>
            <w:rFonts w:asciiTheme="minorHAnsi" w:eastAsiaTheme="minorEastAsia" w:hAnsiTheme="minorHAnsi" w:cstheme="minorBidi"/>
            <w:spacing w:val="0"/>
            <w:sz w:val="22"/>
            <w:szCs w:val="22"/>
            <w:lang w:eastAsia="en-US"/>
          </w:rPr>
          <w:tab/>
        </w:r>
        <w:r w:rsidR="00370B4E" w:rsidRPr="00927041">
          <w:rPr>
            <w:rStyle w:val="Hyperlink"/>
          </w:rPr>
          <w:t>Discoverable Resources</w:t>
        </w:r>
        <w:r w:rsidR="00370B4E">
          <w:rPr>
            <w:webHidden/>
          </w:rPr>
          <w:tab/>
        </w:r>
        <w:r w:rsidR="00370B4E">
          <w:rPr>
            <w:webHidden/>
          </w:rPr>
          <w:fldChar w:fldCharType="begin"/>
        </w:r>
        <w:r w:rsidR="00370B4E">
          <w:rPr>
            <w:webHidden/>
          </w:rPr>
          <w:instrText xml:space="preserve"> PAGEREF _Toc509367485 \h </w:instrText>
        </w:r>
        <w:r w:rsidR="00370B4E">
          <w:rPr>
            <w:webHidden/>
          </w:rPr>
        </w:r>
        <w:r w:rsidR="00370B4E">
          <w:rPr>
            <w:webHidden/>
          </w:rPr>
          <w:fldChar w:fldCharType="separate"/>
        </w:r>
        <w:r w:rsidR="00370B4E">
          <w:rPr>
            <w:webHidden/>
          </w:rPr>
          <w:t>292</w:t>
        </w:r>
        <w:r w:rsidR="00370B4E">
          <w:rPr>
            <w:webHidden/>
          </w:rPr>
          <w:fldChar w:fldCharType="end"/>
        </w:r>
      </w:hyperlink>
    </w:p>
    <w:p w14:paraId="0EF8BF1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6" w:history="1">
        <w:r w:rsidR="00370B4E" w:rsidRPr="00927041">
          <w:rPr>
            <w:rStyle w:val="Hyperlink"/>
          </w:rPr>
          <w:t>F.11.1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_Toc509367486 \h </w:instrText>
        </w:r>
        <w:r w:rsidR="00370B4E">
          <w:rPr>
            <w:webHidden/>
          </w:rPr>
        </w:r>
        <w:r w:rsidR="00370B4E">
          <w:rPr>
            <w:webHidden/>
          </w:rPr>
          <w:fldChar w:fldCharType="separate"/>
        </w:r>
        <w:r w:rsidR="00370B4E">
          <w:rPr>
            <w:webHidden/>
          </w:rPr>
          <w:t>292</w:t>
        </w:r>
        <w:r w:rsidR="00370B4E">
          <w:rPr>
            <w:webHidden/>
          </w:rPr>
          <w:fldChar w:fldCharType="end"/>
        </w:r>
      </w:hyperlink>
    </w:p>
    <w:p w14:paraId="77C7B483"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7" w:history="1">
        <w:r w:rsidR="00370B4E" w:rsidRPr="00927041">
          <w:rPr>
            <w:rStyle w:val="Hyperlink"/>
          </w:rPr>
          <w:t>F.11.2</w:t>
        </w:r>
        <w:r w:rsidR="00370B4E">
          <w:rPr>
            <w:rFonts w:asciiTheme="minorHAnsi" w:eastAsiaTheme="minorEastAsia" w:hAnsiTheme="minorHAnsi" w:cstheme="minorBidi"/>
            <w:spacing w:val="0"/>
            <w:sz w:val="22"/>
            <w:szCs w:val="22"/>
            <w:lang w:eastAsia="en-US"/>
          </w:rPr>
          <w:tab/>
        </w:r>
        <w:r w:rsidR="00370B4E" w:rsidRPr="00927041">
          <w:rPr>
            <w:rStyle w:val="Hyperlink"/>
          </w:rPr>
          <w:t>Wellknown URI</w:t>
        </w:r>
        <w:r w:rsidR="00370B4E">
          <w:rPr>
            <w:webHidden/>
          </w:rPr>
          <w:tab/>
        </w:r>
        <w:r w:rsidR="00370B4E">
          <w:rPr>
            <w:webHidden/>
          </w:rPr>
          <w:fldChar w:fldCharType="begin"/>
        </w:r>
        <w:r w:rsidR="00370B4E">
          <w:rPr>
            <w:webHidden/>
          </w:rPr>
          <w:instrText xml:space="preserve"> PAGEREF _Toc509367487 \h </w:instrText>
        </w:r>
        <w:r w:rsidR="00370B4E">
          <w:rPr>
            <w:webHidden/>
          </w:rPr>
        </w:r>
        <w:r w:rsidR="00370B4E">
          <w:rPr>
            <w:webHidden/>
          </w:rPr>
          <w:fldChar w:fldCharType="separate"/>
        </w:r>
        <w:r w:rsidR="00370B4E">
          <w:rPr>
            <w:webHidden/>
          </w:rPr>
          <w:t>292</w:t>
        </w:r>
        <w:r w:rsidR="00370B4E">
          <w:rPr>
            <w:webHidden/>
          </w:rPr>
          <w:fldChar w:fldCharType="end"/>
        </w:r>
      </w:hyperlink>
    </w:p>
    <w:p w14:paraId="4364F9A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8" w:history="1">
        <w:r w:rsidR="00370B4E" w:rsidRPr="00927041">
          <w:rPr>
            <w:rStyle w:val="Hyperlink"/>
          </w:rPr>
          <w:t>F.11.3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_Toc509367488 \h </w:instrText>
        </w:r>
        <w:r w:rsidR="00370B4E">
          <w:rPr>
            <w:webHidden/>
          </w:rPr>
        </w:r>
        <w:r w:rsidR="00370B4E">
          <w:rPr>
            <w:webHidden/>
          </w:rPr>
          <w:fldChar w:fldCharType="separate"/>
        </w:r>
        <w:r w:rsidR="00370B4E">
          <w:rPr>
            <w:webHidden/>
          </w:rPr>
          <w:t>292</w:t>
        </w:r>
        <w:r w:rsidR="00370B4E">
          <w:rPr>
            <w:webHidden/>
          </w:rPr>
          <w:fldChar w:fldCharType="end"/>
        </w:r>
      </w:hyperlink>
    </w:p>
    <w:p w14:paraId="13CA6372" w14:textId="77777777" w:rsidR="00370B4E" w:rsidRDefault="00C16FED">
      <w:pPr>
        <w:pStyle w:val="TOC3"/>
        <w:rPr>
          <w:rFonts w:asciiTheme="minorHAnsi" w:eastAsiaTheme="minorEastAsia" w:hAnsiTheme="minorHAnsi" w:cstheme="minorBidi"/>
          <w:spacing w:val="0"/>
          <w:sz w:val="22"/>
          <w:szCs w:val="22"/>
          <w:lang w:eastAsia="en-US"/>
        </w:rPr>
      </w:pPr>
      <w:hyperlink w:anchor="_Toc509367489" w:history="1">
        <w:r w:rsidR="00370B4E" w:rsidRPr="00927041">
          <w:rPr>
            <w:rStyle w:val="Hyperlink"/>
          </w:rPr>
          <w:t>F.11.4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_Toc509367489 \h </w:instrText>
        </w:r>
        <w:r w:rsidR="00370B4E">
          <w:rPr>
            <w:webHidden/>
          </w:rPr>
        </w:r>
        <w:r w:rsidR="00370B4E">
          <w:rPr>
            <w:webHidden/>
          </w:rPr>
          <w:fldChar w:fldCharType="separate"/>
        </w:r>
        <w:r w:rsidR="00370B4E">
          <w:rPr>
            <w:webHidden/>
          </w:rPr>
          <w:t>292</w:t>
        </w:r>
        <w:r w:rsidR="00370B4E">
          <w:rPr>
            <w:webHidden/>
          </w:rPr>
          <w:fldChar w:fldCharType="end"/>
        </w:r>
      </w:hyperlink>
    </w:p>
    <w:p w14:paraId="5655D5D8"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0" w:history="1">
        <w:r w:rsidR="00370B4E" w:rsidRPr="00927041">
          <w:rPr>
            <w:rStyle w:val="Hyperlink"/>
          </w:rPr>
          <w:t>F.11.5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_Toc509367490 \h </w:instrText>
        </w:r>
        <w:r w:rsidR="00370B4E">
          <w:rPr>
            <w:webHidden/>
          </w:rPr>
        </w:r>
        <w:r w:rsidR="00370B4E">
          <w:rPr>
            <w:webHidden/>
          </w:rPr>
          <w:fldChar w:fldCharType="separate"/>
        </w:r>
        <w:r w:rsidR="00370B4E">
          <w:rPr>
            <w:webHidden/>
          </w:rPr>
          <w:t>299</w:t>
        </w:r>
        <w:r w:rsidR="00370B4E">
          <w:rPr>
            <w:webHidden/>
          </w:rPr>
          <w:fldChar w:fldCharType="end"/>
        </w:r>
      </w:hyperlink>
    </w:p>
    <w:p w14:paraId="35F9999C"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1" w:history="1">
        <w:r w:rsidR="00370B4E" w:rsidRPr="00927041">
          <w:rPr>
            <w:rStyle w:val="Hyperlink"/>
          </w:rPr>
          <w:t>F.11.6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_Toc509367491 \h </w:instrText>
        </w:r>
        <w:r w:rsidR="00370B4E">
          <w:rPr>
            <w:webHidden/>
          </w:rPr>
        </w:r>
        <w:r w:rsidR="00370B4E">
          <w:rPr>
            <w:webHidden/>
          </w:rPr>
          <w:fldChar w:fldCharType="separate"/>
        </w:r>
        <w:r w:rsidR="00370B4E">
          <w:rPr>
            <w:webHidden/>
          </w:rPr>
          <w:t>300</w:t>
        </w:r>
        <w:r w:rsidR="00370B4E">
          <w:rPr>
            <w:webHidden/>
          </w:rPr>
          <w:fldChar w:fldCharType="end"/>
        </w:r>
      </w:hyperlink>
    </w:p>
    <w:p w14:paraId="4386BCDB" w14:textId="77777777" w:rsidR="00370B4E" w:rsidRDefault="00C16FED">
      <w:pPr>
        <w:pStyle w:val="TOC2"/>
        <w:rPr>
          <w:rFonts w:asciiTheme="minorHAnsi" w:eastAsiaTheme="minorEastAsia" w:hAnsiTheme="minorHAnsi" w:cstheme="minorBidi"/>
          <w:spacing w:val="0"/>
          <w:sz w:val="22"/>
          <w:szCs w:val="22"/>
          <w:lang w:eastAsia="en-US"/>
        </w:rPr>
      </w:pPr>
      <w:hyperlink w:anchor="_Toc509367492" w:history="1">
        <w:r w:rsidR="00370B4E" w:rsidRPr="00927041">
          <w:rPr>
            <w:rStyle w:val="Hyperlink"/>
          </w:rPr>
          <w:t>F.12</w:t>
        </w:r>
        <w:r w:rsidR="00370B4E">
          <w:rPr>
            <w:rFonts w:asciiTheme="minorHAnsi" w:eastAsiaTheme="minorEastAsia" w:hAnsiTheme="minorHAnsi" w:cstheme="minorBidi"/>
            <w:spacing w:val="0"/>
            <w:sz w:val="22"/>
            <w:szCs w:val="22"/>
            <w:lang w:eastAsia="en-US"/>
          </w:rPr>
          <w:tab/>
        </w:r>
        <w:r w:rsidR="00370B4E" w:rsidRPr="00927041">
          <w:rPr>
            <w:rStyle w:val="Hyperlink"/>
          </w:rPr>
          <w:t>Scene List</w:t>
        </w:r>
        <w:r w:rsidR="00370B4E">
          <w:rPr>
            <w:webHidden/>
          </w:rPr>
          <w:tab/>
        </w:r>
        <w:r w:rsidR="00370B4E">
          <w:rPr>
            <w:webHidden/>
          </w:rPr>
          <w:fldChar w:fldCharType="begin"/>
        </w:r>
        <w:r w:rsidR="00370B4E">
          <w:rPr>
            <w:webHidden/>
          </w:rPr>
          <w:instrText xml:space="preserve"> PAGEREF _Toc509367492 \h </w:instrText>
        </w:r>
        <w:r w:rsidR="00370B4E">
          <w:rPr>
            <w:webHidden/>
          </w:rPr>
        </w:r>
        <w:r w:rsidR="00370B4E">
          <w:rPr>
            <w:webHidden/>
          </w:rPr>
          <w:fldChar w:fldCharType="separate"/>
        </w:r>
        <w:r w:rsidR="00370B4E">
          <w:rPr>
            <w:webHidden/>
          </w:rPr>
          <w:t>300</w:t>
        </w:r>
        <w:r w:rsidR="00370B4E">
          <w:rPr>
            <w:webHidden/>
          </w:rPr>
          <w:fldChar w:fldCharType="end"/>
        </w:r>
      </w:hyperlink>
    </w:p>
    <w:p w14:paraId="2307E677"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3" w:history="1">
        <w:r w:rsidR="00370B4E" w:rsidRPr="00927041">
          <w:rPr>
            <w:rStyle w:val="Hyperlink"/>
          </w:rPr>
          <w:t>F.12.1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_Toc509367493 \h </w:instrText>
        </w:r>
        <w:r w:rsidR="00370B4E">
          <w:rPr>
            <w:webHidden/>
          </w:rPr>
        </w:r>
        <w:r w:rsidR="00370B4E">
          <w:rPr>
            <w:webHidden/>
          </w:rPr>
          <w:fldChar w:fldCharType="separate"/>
        </w:r>
        <w:r w:rsidR="00370B4E">
          <w:rPr>
            <w:webHidden/>
          </w:rPr>
          <w:t>300</w:t>
        </w:r>
        <w:r w:rsidR="00370B4E">
          <w:rPr>
            <w:webHidden/>
          </w:rPr>
          <w:fldChar w:fldCharType="end"/>
        </w:r>
      </w:hyperlink>
    </w:p>
    <w:p w14:paraId="012132F5"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4" w:history="1">
        <w:r w:rsidR="00370B4E" w:rsidRPr="00927041">
          <w:rPr>
            <w:rStyle w:val="Hyperlink"/>
          </w:rPr>
          <w:t>F.12.2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_Toc509367494 \h </w:instrText>
        </w:r>
        <w:r w:rsidR="00370B4E">
          <w:rPr>
            <w:webHidden/>
          </w:rPr>
        </w:r>
        <w:r w:rsidR="00370B4E">
          <w:rPr>
            <w:webHidden/>
          </w:rPr>
          <w:fldChar w:fldCharType="separate"/>
        </w:r>
        <w:r w:rsidR="00370B4E">
          <w:rPr>
            <w:webHidden/>
          </w:rPr>
          <w:t>300</w:t>
        </w:r>
        <w:r w:rsidR="00370B4E">
          <w:rPr>
            <w:webHidden/>
          </w:rPr>
          <w:fldChar w:fldCharType="end"/>
        </w:r>
      </w:hyperlink>
    </w:p>
    <w:p w14:paraId="71AC9EAB"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5" w:history="1">
        <w:r w:rsidR="00370B4E" w:rsidRPr="00927041">
          <w:rPr>
            <w:rStyle w:val="Hyperlink"/>
          </w:rPr>
          <w:t>F.12.3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_Toc509367495 \h </w:instrText>
        </w:r>
        <w:r w:rsidR="00370B4E">
          <w:rPr>
            <w:webHidden/>
          </w:rPr>
        </w:r>
        <w:r w:rsidR="00370B4E">
          <w:rPr>
            <w:webHidden/>
          </w:rPr>
          <w:fldChar w:fldCharType="separate"/>
        </w:r>
        <w:r w:rsidR="00370B4E">
          <w:rPr>
            <w:webHidden/>
          </w:rPr>
          <w:t>300</w:t>
        </w:r>
        <w:r w:rsidR="00370B4E">
          <w:rPr>
            <w:webHidden/>
          </w:rPr>
          <w:fldChar w:fldCharType="end"/>
        </w:r>
      </w:hyperlink>
    </w:p>
    <w:p w14:paraId="064FF2C6"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6" w:history="1">
        <w:r w:rsidR="00370B4E" w:rsidRPr="00927041">
          <w:rPr>
            <w:rStyle w:val="Hyperlink"/>
          </w:rPr>
          <w:t>F.12.4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_Toc509367496 \h </w:instrText>
        </w:r>
        <w:r w:rsidR="00370B4E">
          <w:rPr>
            <w:webHidden/>
          </w:rPr>
        </w:r>
        <w:r w:rsidR="00370B4E">
          <w:rPr>
            <w:webHidden/>
          </w:rPr>
          <w:fldChar w:fldCharType="separate"/>
        </w:r>
        <w:r w:rsidR="00370B4E">
          <w:rPr>
            <w:webHidden/>
          </w:rPr>
          <w:t>300</w:t>
        </w:r>
        <w:r w:rsidR="00370B4E">
          <w:rPr>
            <w:webHidden/>
          </w:rPr>
          <w:fldChar w:fldCharType="end"/>
        </w:r>
      </w:hyperlink>
    </w:p>
    <w:p w14:paraId="44213D1E"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7" w:history="1">
        <w:r w:rsidR="00370B4E" w:rsidRPr="00927041">
          <w:rPr>
            <w:rStyle w:val="Hyperlink"/>
          </w:rPr>
          <w:t>F.12.5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_Toc509367497 \h </w:instrText>
        </w:r>
        <w:r w:rsidR="00370B4E">
          <w:rPr>
            <w:webHidden/>
          </w:rPr>
        </w:r>
        <w:r w:rsidR="00370B4E">
          <w:rPr>
            <w:webHidden/>
          </w:rPr>
          <w:fldChar w:fldCharType="separate"/>
        </w:r>
        <w:r w:rsidR="00370B4E">
          <w:rPr>
            <w:webHidden/>
          </w:rPr>
          <w:t>315</w:t>
        </w:r>
        <w:r w:rsidR="00370B4E">
          <w:rPr>
            <w:webHidden/>
          </w:rPr>
          <w:fldChar w:fldCharType="end"/>
        </w:r>
      </w:hyperlink>
    </w:p>
    <w:p w14:paraId="4A3281AA" w14:textId="77777777" w:rsidR="00370B4E" w:rsidRDefault="00C16FED">
      <w:pPr>
        <w:pStyle w:val="TOC3"/>
        <w:rPr>
          <w:rFonts w:asciiTheme="minorHAnsi" w:eastAsiaTheme="minorEastAsia" w:hAnsiTheme="minorHAnsi" w:cstheme="minorBidi"/>
          <w:spacing w:val="0"/>
          <w:sz w:val="22"/>
          <w:szCs w:val="22"/>
          <w:lang w:eastAsia="en-US"/>
        </w:rPr>
      </w:pPr>
      <w:hyperlink w:anchor="_Toc509367498" w:history="1">
        <w:r w:rsidR="00370B4E" w:rsidRPr="00927041">
          <w:rPr>
            <w:rStyle w:val="Hyperlink"/>
          </w:rPr>
          <w:t>F.12.6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_Toc509367498 \h </w:instrText>
        </w:r>
        <w:r w:rsidR="00370B4E">
          <w:rPr>
            <w:webHidden/>
          </w:rPr>
        </w:r>
        <w:r w:rsidR="00370B4E">
          <w:rPr>
            <w:webHidden/>
          </w:rPr>
          <w:fldChar w:fldCharType="separate"/>
        </w:r>
        <w:r w:rsidR="00370B4E">
          <w:rPr>
            <w:webHidden/>
          </w:rPr>
          <w:t>317</w:t>
        </w:r>
        <w:r w:rsidR="00370B4E">
          <w:rPr>
            <w:webHidden/>
          </w:rPr>
          <w:fldChar w:fldCharType="end"/>
        </w:r>
      </w:hyperlink>
    </w:p>
    <w:p w14:paraId="0EA52177" w14:textId="77777777" w:rsidR="00370B4E" w:rsidRDefault="00C16FED">
      <w:pPr>
        <w:pStyle w:val="TOC2"/>
        <w:rPr>
          <w:rFonts w:asciiTheme="minorHAnsi" w:eastAsiaTheme="minorEastAsia" w:hAnsiTheme="minorHAnsi" w:cstheme="minorBidi"/>
          <w:spacing w:val="0"/>
          <w:sz w:val="22"/>
          <w:szCs w:val="22"/>
          <w:lang w:eastAsia="en-US"/>
        </w:rPr>
      </w:pPr>
      <w:hyperlink w:anchor="_Toc509367499" w:history="1">
        <w:r w:rsidR="00370B4E" w:rsidRPr="00927041">
          <w:rPr>
            <w:rStyle w:val="Hyperlink"/>
          </w:rPr>
          <w:t>F.13</w:t>
        </w:r>
        <w:r w:rsidR="00370B4E">
          <w:rPr>
            <w:rFonts w:asciiTheme="minorHAnsi" w:eastAsiaTheme="minorEastAsia" w:hAnsiTheme="minorHAnsi" w:cstheme="minorBidi"/>
            <w:spacing w:val="0"/>
            <w:sz w:val="22"/>
            <w:szCs w:val="22"/>
            <w:lang w:eastAsia="en-US"/>
          </w:rPr>
          <w:tab/>
        </w:r>
        <w:r w:rsidR="00370B4E" w:rsidRPr="00927041">
          <w:rPr>
            <w:rStyle w:val="Hyperlink"/>
          </w:rPr>
          <w:t>Scene Collection</w:t>
        </w:r>
        <w:r w:rsidR="00370B4E">
          <w:rPr>
            <w:webHidden/>
          </w:rPr>
          <w:tab/>
        </w:r>
        <w:r w:rsidR="00370B4E">
          <w:rPr>
            <w:webHidden/>
          </w:rPr>
          <w:fldChar w:fldCharType="begin"/>
        </w:r>
        <w:r w:rsidR="00370B4E">
          <w:rPr>
            <w:webHidden/>
          </w:rPr>
          <w:instrText xml:space="preserve"> PAGEREF _Toc509367499 \h </w:instrText>
        </w:r>
        <w:r w:rsidR="00370B4E">
          <w:rPr>
            <w:webHidden/>
          </w:rPr>
        </w:r>
        <w:r w:rsidR="00370B4E">
          <w:rPr>
            <w:webHidden/>
          </w:rPr>
          <w:fldChar w:fldCharType="separate"/>
        </w:r>
        <w:r w:rsidR="00370B4E">
          <w:rPr>
            <w:webHidden/>
          </w:rPr>
          <w:t>317</w:t>
        </w:r>
        <w:r w:rsidR="00370B4E">
          <w:rPr>
            <w:webHidden/>
          </w:rPr>
          <w:fldChar w:fldCharType="end"/>
        </w:r>
      </w:hyperlink>
    </w:p>
    <w:p w14:paraId="70018960"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0" w:history="1">
        <w:r w:rsidR="00370B4E" w:rsidRPr="00927041">
          <w:rPr>
            <w:rStyle w:val="Hyperlink"/>
          </w:rPr>
          <w:t>F.13.1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_Toc509367500 \h </w:instrText>
        </w:r>
        <w:r w:rsidR="00370B4E">
          <w:rPr>
            <w:webHidden/>
          </w:rPr>
        </w:r>
        <w:r w:rsidR="00370B4E">
          <w:rPr>
            <w:webHidden/>
          </w:rPr>
          <w:fldChar w:fldCharType="separate"/>
        </w:r>
        <w:r w:rsidR="00370B4E">
          <w:rPr>
            <w:webHidden/>
          </w:rPr>
          <w:t>317</w:t>
        </w:r>
        <w:r w:rsidR="00370B4E">
          <w:rPr>
            <w:webHidden/>
          </w:rPr>
          <w:fldChar w:fldCharType="end"/>
        </w:r>
      </w:hyperlink>
    </w:p>
    <w:p w14:paraId="06001C18"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1" w:history="1">
        <w:r w:rsidR="00370B4E" w:rsidRPr="00927041">
          <w:rPr>
            <w:rStyle w:val="Hyperlink"/>
          </w:rPr>
          <w:t>F.13.2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_Toc509367501 \h </w:instrText>
        </w:r>
        <w:r w:rsidR="00370B4E">
          <w:rPr>
            <w:webHidden/>
          </w:rPr>
        </w:r>
        <w:r w:rsidR="00370B4E">
          <w:rPr>
            <w:webHidden/>
          </w:rPr>
          <w:fldChar w:fldCharType="separate"/>
        </w:r>
        <w:r w:rsidR="00370B4E">
          <w:rPr>
            <w:webHidden/>
          </w:rPr>
          <w:t>317</w:t>
        </w:r>
        <w:r w:rsidR="00370B4E">
          <w:rPr>
            <w:webHidden/>
          </w:rPr>
          <w:fldChar w:fldCharType="end"/>
        </w:r>
      </w:hyperlink>
    </w:p>
    <w:p w14:paraId="4D426DB4"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2" w:history="1">
        <w:r w:rsidR="00370B4E" w:rsidRPr="00927041">
          <w:rPr>
            <w:rStyle w:val="Hyperlink"/>
          </w:rPr>
          <w:t>F.13.3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_Toc509367502 \h </w:instrText>
        </w:r>
        <w:r w:rsidR="00370B4E">
          <w:rPr>
            <w:webHidden/>
          </w:rPr>
        </w:r>
        <w:r w:rsidR="00370B4E">
          <w:rPr>
            <w:webHidden/>
          </w:rPr>
          <w:fldChar w:fldCharType="separate"/>
        </w:r>
        <w:r w:rsidR="00370B4E">
          <w:rPr>
            <w:webHidden/>
          </w:rPr>
          <w:t>317</w:t>
        </w:r>
        <w:r w:rsidR="00370B4E">
          <w:rPr>
            <w:webHidden/>
          </w:rPr>
          <w:fldChar w:fldCharType="end"/>
        </w:r>
      </w:hyperlink>
    </w:p>
    <w:p w14:paraId="087779F2"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3" w:history="1">
        <w:r w:rsidR="00370B4E" w:rsidRPr="00927041">
          <w:rPr>
            <w:rStyle w:val="Hyperlink"/>
          </w:rPr>
          <w:t>F.13.4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_Toc509367503 \h </w:instrText>
        </w:r>
        <w:r w:rsidR="00370B4E">
          <w:rPr>
            <w:webHidden/>
          </w:rPr>
        </w:r>
        <w:r w:rsidR="00370B4E">
          <w:rPr>
            <w:webHidden/>
          </w:rPr>
          <w:fldChar w:fldCharType="separate"/>
        </w:r>
        <w:r w:rsidR="00370B4E">
          <w:rPr>
            <w:webHidden/>
          </w:rPr>
          <w:t>317</w:t>
        </w:r>
        <w:r w:rsidR="00370B4E">
          <w:rPr>
            <w:webHidden/>
          </w:rPr>
          <w:fldChar w:fldCharType="end"/>
        </w:r>
      </w:hyperlink>
    </w:p>
    <w:p w14:paraId="6A8DED70"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4" w:history="1">
        <w:r w:rsidR="00370B4E" w:rsidRPr="00927041">
          <w:rPr>
            <w:rStyle w:val="Hyperlink"/>
          </w:rPr>
          <w:t>F.13.5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_Toc509367504 \h </w:instrText>
        </w:r>
        <w:r w:rsidR="00370B4E">
          <w:rPr>
            <w:webHidden/>
          </w:rPr>
        </w:r>
        <w:r w:rsidR="00370B4E">
          <w:rPr>
            <w:webHidden/>
          </w:rPr>
          <w:fldChar w:fldCharType="separate"/>
        </w:r>
        <w:r w:rsidR="00370B4E">
          <w:rPr>
            <w:webHidden/>
          </w:rPr>
          <w:t>332</w:t>
        </w:r>
        <w:r w:rsidR="00370B4E">
          <w:rPr>
            <w:webHidden/>
          </w:rPr>
          <w:fldChar w:fldCharType="end"/>
        </w:r>
      </w:hyperlink>
    </w:p>
    <w:p w14:paraId="61DAC830"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5" w:history="1">
        <w:r w:rsidR="00370B4E" w:rsidRPr="00927041">
          <w:rPr>
            <w:rStyle w:val="Hyperlink"/>
          </w:rPr>
          <w:t>F.13.6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_Toc509367505 \h </w:instrText>
        </w:r>
        <w:r w:rsidR="00370B4E">
          <w:rPr>
            <w:webHidden/>
          </w:rPr>
        </w:r>
        <w:r w:rsidR="00370B4E">
          <w:rPr>
            <w:webHidden/>
          </w:rPr>
          <w:fldChar w:fldCharType="separate"/>
        </w:r>
        <w:r w:rsidR="00370B4E">
          <w:rPr>
            <w:webHidden/>
          </w:rPr>
          <w:t>334</w:t>
        </w:r>
        <w:r w:rsidR="00370B4E">
          <w:rPr>
            <w:webHidden/>
          </w:rPr>
          <w:fldChar w:fldCharType="end"/>
        </w:r>
      </w:hyperlink>
    </w:p>
    <w:p w14:paraId="213EC5DC" w14:textId="77777777" w:rsidR="00370B4E" w:rsidRDefault="00C16FED">
      <w:pPr>
        <w:pStyle w:val="TOC2"/>
        <w:rPr>
          <w:rFonts w:asciiTheme="minorHAnsi" w:eastAsiaTheme="minorEastAsia" w:hAnsiTheme="minorHAnsi" w:cstheme="minorBidi"/>
          <w:spacing w:val="0"/>
          <w:sz w:val="22"/>
          <w:szCs w:val="22"/>
          <w:lang w:eastAsia="en-US"/>
        </w:rPr>
      </w:pPr>
      <w:hyperlink w:anchor="_Toc509367506" w:history="1">
        <w:r w:rsidR="00370B4E" w:rsidRPr="00927041">
          <w:rPr>
            <w:rStyle w:val="Hyperlink"/>
          </w:rPr>
          <w:t>F.14</w:t>
        </w:r>
        <w:r w:rsidR="00370B4E">
          <w:rPr>
            <w:rFonts w:asciiTheme="minorHAnsi" w:eastAsiaTheme="minorEastAsia" w:hAnsiTheme="minorHAnsi" w:cstheme="minorBidi"/>
            <w:spacing w:val="0"/>
            <w:sz w:val="22"/>
            <w:szCs w:val="22"/>
            <w:lang w:eastAsia="en-US"/>
          </w:rPr>
          <w:tab/>
        </w:r>
        <w:r w:rsidR="00370B4E" w:rsidRPr="00927041">
          <w:rPr>
            <w:rStyle w:val="Hyperlink"/>
          </w:rPr>
          <w:t>Scene Member</w:t>
        </w:r>
        <w:r w:rsidR="00370B4E">
          <w:rPr>
            <w:webHidden/>
          </w:rPr>
          <w:tab/>
        </w:r>
        <w:r w:rsidR="00370B4E">
          <w:rPr>
            <w:webHidden/>
          </w:rPr>
          <w:fldChar w:fldCharType="begin"/>
        </w:r>
        <w:r w:rsidR="00370B4E">
          <w:rPr>
            <w:webHidden/>
          </w:rPr>
          <w:instrText xml:space="preserve"> PAGEREF _Toc509367506 \h </w:instrText>
        </w:r>
        <w:r w:rsidR="00370B4E">
          <w:rPr>
            <w:webHidden/>
          </w:rPr>
        </w:r>
        <w:r w:rsidR="00370B4E">
          <w:rPr>
            <w:webHidden/>
          </w:rPr>
          <w:fldChar w:fldCharType="separate"/>
        </w:r>
        <w:r w:rsidR="00370B4E">
          <w:rPr>
            <w:webHidden/>
          </w:rPr>
          <w:t>334</w:t>
        </w:r>
        <w:r w:rsidR="00370B4E">
          <w:rPr>
            <w:webHidden/>
          </w:rPr>
          <w:fldChar w:fldCharType="end"/>
        </w:r>
      </w:hyperlink>
    </w:p>
    <w:p w14:paraId="00395C65"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7" w:history="1">
        <w:r w:rsidR="00370B4E" w:rsidRPr="00927041">
          <w:rPr>
            <w:rStyle w:val="Hyperlink"/>
          </w:rPr>
          <w:t>F.14.1</w:t>
        </w:r>
        <w:r w:rsidR="00370B4E">
          <w:rPr>
            <w:rFonts w:asciiTheme="minorHAnsi" w:eastAsiaTheme="minorEastAsia" w:hAnsiTheme="minorHAnsi" w:cstheme="minorBidi"/>
            <w:spacing w:val="0"/>
            <w:sz w:val="22"/>
            <w:szCs w:val="22"/>
            <w:lang w:eastAsia="en-US"/>
          </w:rPr>
          <w:tab/>
        </w:r>
        <w:r w:rsidR="00370B4E" w:rsidRPr="00927041">
          <w:rPr>
            <w:rStyle w:val="Hyperlink"/>
          </w:rPr>
          <w:t>Introduction</w:t>
        </w:r>
        <w:r w:rsidR="00370B4E">
          <w:rPr>
            <w:webHidden/>
          </w:rPr>
          <w:tab/>
        </w:r>
        <w:r w:rsidR="00370B4E">
          <w:rPr>
            <w:webHidden/>
          </w:rPr>
          <w:fldChar w:fldCharType="begin"/>
        </w:r>
        <w:r w:rsidR="00370B4E">
          <w:rPr>
            <w:webHidden/>
          </w:rPr>
          <w:instrText xml:space="preserve"> PAGEREF _Toc509367507 \h </w:instrText>
        </w:r>
        <w:r w:rsidR="00370B4E">
          <w:rPr>
            <w:webHidden/>
          </w:rPr>
        </w:r>
        <w:r w:rsidR="00370B4E">
          <w:rPr>
            <w:webHidden/>
          </w:rPr>
          <w:fldChar w:fldCharType="separate"/>
        </w:r>
        <w:r w:rsidR="00370B4E">
          <w:rPr>
            <w:webHidden/>
          </w:rPr>
          <w:t>334</w:t>
        </w:r>
        <w:r w:rsidR="00370B4E">
          <w:rPr>
            <w:webHidden/>
          </w:rPr>
          <w:fldChar w:fldCharType="end"/>
        </w:r>
      </w:hyperlink>
    </w:p>
    <w:p w14:paraId="339A4F81"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8" w:history="1">
        <w:r w:rsidR="00370B4E" w:rsidRPr="00927041">
          <w:rPr>
            <w:rStyle w:val="Hyperlink"/>
          </w:rPr>
          <w:t>F.14.2</w:t>
        </w:r>
        <w:r w:rsidR="00370B4E">
          <w:rPr>
            <w:rFonts w:asciiTheme="minorHAnsi" w:eastAsiaTheme="minorEastAsia" w:hAnsiTheme="minorHAnsi" w:cstheme="minorBidi"/>
            <w:spacing w:val="0"/>
            <w:sz w:val="22"/>
            <w:szCs w:val="22"/>
            <w:lang w:eastAsia="en-US"/>
          </w:rPr>
          <w:tab/>
        </w:r>
        <w:r w:rsidR="00370B4E" w:rsidRPr="00927041">
          <w:rPr>
            <w:rStyle w:val="Hyperlink"/>
          </w:rPr>
          <w:t>Example URI</w:t>
        </w:r>
        <w:r w:rsidR="00370B4E">
          <w:rPr>
            <w:webHidden/>
          </w:rPr>
          <w:tab/>
        </w:r>
        <w:r w:rsidR="00370B4E">
          <w:rPr>
            <w:webHidden/>
          </w:rPr>
          <w:fldChar w:fldCharType="begin"/>
        </w:r>
        <w:r w:rsidR="00370B4E">
          <w:rPr>
            <w:webHidden/>
          </w:rPr>
          <w:instrText xml:space="preserve"> PAGEREF _Toc509367508 \h </w:instrText>
        </w:r>
        <w:r w:rsidR="00370B4E">
          <w:rPr>
            <w:webHidden/>
          </w:rPr>
        </w:r>
        <w:r w:rsidR="00370B4E">
          <w:rPr>
            <w:webHidden/>
          </w:rPr>
          <w:fldChar w:fldCharType="separate"/>
        </w:r>
        <w:r w:rsidR="00370B4E">
          <w:rPr>
            <w:webHidden/>
          </w:rPr>
          <w:t>334</w:t>
        </w:r>
        <w:r w:rsidR="00370B4E">
          <w:rPr>
            <w:webHidden/>
          </w:rPr>
          <w:fldChar w:fldCharType="end"/>
        </w:r>
      </w:hyperlink>
    </w:p>
    <w:p w14:paraId="41E8E646" w14:textId="77777777" w:rsidR="00370B4E" w:rsidRDefault="00C16FED">
      <w:pPr>
        <w:pStyle w:val="TOC3"/>
        <w:rPr>
          <w:rFonts w:asciiTheme="minorHAnsi" w:eastAsiaTheme="minorEastAsia" w:hAnsiTheme="minorHAnsi" w:cstheme="minorBidi"/>
          <w:spacing w:val="0"/>
          <w:sz w:val="22"/>
          <w:szCs w:val="22"/>
          <w:lang w:eastAsia="en-US"/>
        </w:rPr>
      </w:pPr>
      <w:hyperlink w:anchor="_Toc509367509" w:history="1">
        <w:r w:rsidR="00370B4E" w:rsidRPr="00927041">
          <w:rPr>
            <w:rStyle w:val="Hyperlink"/>
          </w:rPr>
          <w:t>F.14.3</w:t>
        </w:r>
        <w:r w:rsidR="00370B4E">
          <w:rPr>
            <w:rFonts w:asciiTheme="minorHAnsi" w:eastAsiaTheme="minorEastAsia" w:hAnsiTheme="minorHAnsi" w:cstheme="minorBidi"/>
            <w:spacing w:val="0"/>
            <w:sz w:val="22"/>
            <w:szCs w:val="22"/>
            <w:lang w:eastAsia="en-US"/>
          </w:rPr>
          <w:tab/>
        </w:r>
        <w:r w:rsidR="00370B4E" w:rsidRPr="00927041">
          <w:rPr>
            <w:rStyle w:val="Hyperlink"/>
          </w:rPr>
          <w:t>Resource Type</w:t>
        </w:r>
        <w:r w:rsidR="00370B4E">
          <w:rPr>
            <w:webHidden/>
          </w:rPr>
          <w:tab/>
        </w:r>
        <w:r w:rsidR="00370B4E">
          <w:rPr>
            <w:webHidden/>
          </w:rPr>
          <w:fldChar w:fldCharType="begin"/>
        </w:r>
        <w:r w:rsidR="00370B4E">
          <w:rPr>
            <w:webHidden/>
          </w:rPr>
          <w:instrText xml:space="preserve"> PAGEREF _Toc509367509 \h </w:instrText>
        </w:r>
        <w:r w:rsidR="00370B4E">
          <w:rPr>
            <w:webHidden/>
          </w:rPr>
        </w:r>
        <w:r w:rsidR="00370B4E">
          <w:rPr>
            <w:webHidden/>
          </w:rPr>
          <w:fldChar w:fldCharType="separate"/>
        </w:r>
        <w:r w:rsidR="00370B4E">
          <w:rPr>
            <w:webHidden/>
          </w:rPr>
          <w:t>334</w:t>
        </w:r>
        <w:r w:rsidR="00370B4E">
          <w:rPr>
            <w:webHidden/>
          </w:rPr>
          <w:fldChar w:fldCharType="end"/>
        </w:r>
      </w:hyperlink>
    </w:p>
    <w:p w14:paraId="1ED6EE90" w14:textId="77777777" w:rsidR="00370B4E" w:rsidRDefault="00C16FED">
      <w:pPr>
        <w:pStyle w:val="TOC3"/>
        <w:rPr>
          <w:rFonts w:asciiTheme="minorHAnsi" w:eastAsiaTheme="minorEastAsia" w:hAnsiTheme="minorHAnsi" w:cstheme="minorBidi"/>
          <w:spacing w:val="0"/>
          <w:sz w:val="22"/>
          <w:szCs w:val="22"/>
          <w:lang w:eastAsia="en-US"/>
        </w:rPr>
      </w:pPr>
      <w:hyperlink w:anchor="_Toc509367510" w:history="1">
        <w:r w:rsidR="00370B4E" w:rsidRPr="00927041">
          <w:rPr>
            <w:rStyle w:val="Hyperlink"/>
          </w:rPr>
          <w:t>F.14.4</w:t>
        </w:r>
        <w:r w:rsidR="00370B4E">
          <w:rPr>
            <w:rFonts w:asciiTheme="minorHAnsi" w:eastAsiaTheme="minorEastAsia" w:hAnsiTheme="minorHAnsi" w:cstheme="minorBidi"/>
            <w:spacing w:val="0"/>
            <w:sz w:val="22"/>
            <w:szCs w:val="22"/>
            <w:lang w:eastAsia="en-US"/>
          </w:rPr>
          <w:tab/>
        </w:r>
        <w:r w:rsidR="00370B4E" w:rsidRPr="00927041">
          <w:rPr>
            <w:rStyle w:val="Hyperlink"/>
          </w:rPr>
          <w:t>Swagger2.0 Definition</w:t>
        </w:r>
        <w:r w:rsidR="00370B4E">
          <w:rPr>
            <w:webHidden/>
          </w:rPr>
          <w:tab/>
        </w:r>
        <w:r w:rsidR="00370B4E">
          <w:rPr>
            <w:webHidden/>
          </w:rPr>
          <w:fldChar w:fldCharType="begin"/>
        </w:r>
        <w:r w:rsidR="00370B4E">
          <w:rPr>
            <w:webHidden/>
          </w:rPr>
          <w:instrText xml:space="preserve"> PAGEREF _Toc509367510 \h </w:instrText>
        </w:r>
        <w:r w:rsidR="00370B4E">
          <w:rPr>
            <w:webHidden/>
          </w:rPr>
        </w:r>
        <w:r w:rsidR="00370B4E">
          <w:rPr>
            <w:webHidden/>
          </w:rPr>
          <w:fldChar w:fldCharType="separate"/>
        </w:r>
        <w:r w:rsidR="00370B4E">
          <w:rPr>
            <w:webHidden/>
          </w:rPr>
          <w:t>335</w:t>
        </w:r>
        <w:r w:rsidR="00370B4E">
          <w:rPr>
            <w:webHidden/>
          </w:rPr>
          <w:fldChar w:fldCharType="end"/>
        </w:r>
      </w:hyperlink>
    </w:p>
    <w:p w14:paraId="368AC9B4" w14:textId="77777777" w:rsidR="00370B4E" w:rsidRDefault="00C16FED">
      <w:pPr>
        <w:pStyle w:val="TOC3"/>
        <w:rPr>
          <w:rFonts w:asciiTheme="minorHAnsi" w:eastAsiaTheme="minorEastAsia" w:hAnsiTheme="minorHAnsi" w:cstheme="minorBidi"/>
          <w:spacing w:val="0"/>
          <w:sz w:val="22"/>
          <w:szCs w:val="22"/>
          <w:lang w:eastAsia="en-US"/>
        </w:rPr>
      </w:pPr>
      <w:hyperlink w:anchor="_Toc509367511" w:history="1">
        <w:r w:rsidR="00370B4E" w:rsidRPr="00927041">
          <w:rPr>
            <w:rStyle w:val="Hyperlink"/>
          </w:rPr>
          <w:t>F.14.5</w:t>
        </w:r>
        <w:r w:rsidR="00370B4E">
          <w:rPr>
            <w:rFonts w:asciiTheme="minorHAnsi" w:eastAsiaTheme="minorEastAsia" w:hAnsiTheme="minorHAnsi" w:cstheme="minorBidi"/>
            <w:spacing w:val="0"/>
            <w:sz w:val="22"/>
            <w:szCs w:val="22"/>
            <w:lang w:eastAsia="en-US"/>
          </w:rPr>
          <w:tab/>
        </w:r>
        <w:r w:rsidR="00370B4E" w:rsidRPr="00927041">
          <w:rPr>
            <w:rStyle w:val="Hyperlink"/>
          </w:rPr>
          <w:t>Property Definition</w:t>
        </w:r>
        <w:r w:rsidR="00370B4E">
          <w:rPr>
            <w:webHidden/>
          </w:rPr>
          <w:tab/>
        </w:r>
        <w:r w:rsidR="00370B4E">
          <w:rPr>
            <w:webHidden/>
          </w:rPr>
          <w:fldChar w:fldCharType="begin"/>
        </w:r>
        <w:r w:rsidR="00370B4E">
          <w:rPr>
            <w:webHidden/>
          </w:rPr>
          <w:instrText xml:space="preserve"> PAGEREF _Toc509367511 \h </w:instrText>
        </w:r>
        <w:r w:rsidR="00370B4E">
          <w:rPr>
            <w:webHidden/>
          </w:rPr>
        </w:r>
        <w:r w:rsidR="00370B4E">
          <w:rPr>
            <w:webHidden/>
          </w:rPr>
          <w:fldChar w:fldCharType="separate"/>
        </w:r>
        <w:r w:rsidR="00370B4E">
          <w:rPr>
            <w:webHidden/>
          </w:rPr>
          <w:t>349</w:t>
        </w:r>
        <w:r w:rsidR="00370B4E">
          <w:rPr>
            <w:webHidden/>
          </w:rPr>
          <w:fldChar w:fldCharType="end"/>
        </w:r>
      </w:hyperlink>
    </w:p>
    <w:p w14:paraId="0568CB7F" w14:textId="77777777" w:rsidR="00370B4E" w:rsidRDefault="00C16FED">
      <w:pPr>
        <w:pStyle w:val="TOC3"/>
        <w:rPr>
          <w:rFonts w:asciiTheme="minorHAnsi" w:eastAsiaTheme="minorEastAsia" w:hAnsiTheme="minorHAnsi" w:cstheme="minorBidi"/>
          <w:spacing w:val="0"/>
          <w:sz w:val="22"/>
          <w:szCs w:val="22"/>
          <w:lang w:eastAsia="en-US"/>
        </w:rPr>
      </w:pPr>
      <w:hyperlink w:anchor="_Toc509367512" w:history="1">
        <w:r w:rsidR="00370B4E" w:rsidRPr="00927041">
          <w:rPr>
            <w:rStyle w:val="Hyperlink"/>
          </w:rPr>
          <w:t>F.14.6</w:t>
        </w:r>
        <w:r w:rsidR="00370B4E">
          <w:rPr>
            <w:rFonts w:asciiTheme="minorHAnsi" w:eastAsiaTheme="minorEastAsia" w:hAnsiTheme="minorHAnsi" w:cstheme="minorBidi"/>
            <w:spacing w:val="0"/>
            <w:sz w:val="22"/>
            <w:szCs w:val="22"/>
            <w:lang w:eastAsia="en-US"/>
          </w:rPr>
          <w:tab/>
        </w:r>
        <w:r w:rsidR="00370B4E" w:rsidRPr="00927041">
          <w:rPr>
            <w:rStyle w:val="Hyperlink"/>
          </w:rPr>
          <w:t>CRUDN behaviour</w:t>
        </w:r>
        <w:r w:rsidR="00370B4E">
          <w:rPr>
            <w:webHidden/>
          </w:rPr>
          <w:tab/>
        </w:r>
        <w:r w:rsidR="00370B4E">
          <w:rPr>
            <w:webHidden/>
          </w:rPr>
          <w:fldChar w:fldCharType="begin"/>
        </w:r>
        <w:r w:rsidR="00370B4E">
          <w:rPr>
            <w:webHidden/>
          </w:rPr>
          <w:instrText xml:space="preserve"> PAGEREF _Toc509367512 \h </w:instrText>
        </w:r>
        <w:r w:rsidR="00370B4E">
          <w:rPr>
            <w:webHidden/>
          </w:rPr>
        </w:r>
        <w:r w:rsidR="00370B4E">
          <w:rPr>
            <w:webHidden/>
          </w:rPr>
          <w:fldChar w:fldCharType="separate"/>
        </w:r>
        <w:r w:rsidR="00370B4E">
          <w:rPr>
            <w:webHidden/>
          </w:rPr>
          <w:t>351</w:t>
        </w:r>
        <w:r w:rsidR="00370B4E">
          <w:rPr>
            <w:webHidden/>
          </w:rPr>
          <w:fldChar w:fldCharType="end"/>
        </w:r>
      </w:hyperlink>
    </w:p>
    <w:p w14:paraId="20537718" w14:textId="77777777" w:rsidR="00370B4E" w:rsidRDefault="00C16FED">
      <w:pPr>
        <w:pStyle w:val="TOC1"/>
        <w:rPr>
          <w:rFonts w:asciiTheme="minorHAnsi" w:eastAsiaTheme="minorEastAsia" w:hAnsiTheme="minorHAnsi" w:cstheme="minorBidi"/>
          <w:spacing w:val="0"/>
          <w:sz w:val="22"/>
          <w:szCs w:val="22"/>
          <w:lang w:eastAsia="en-US"/>
        </w:rPr>
      </w:pPr>
      <w:hyperlink w:anchor="_Toc509367513" w:history="1">
        <w:r w:rsidR="00370B4E" w:rsidRPr="00927041">
          <w:rPr>
            <w:rStyle w:val="Hyperlink"/>
            <w:lang w:eastAsia="ko-KR"/>
          </w:rPr>
          <w:t>Annex G (informative)</w:t>
        </w:r>
        <w:r w:rsidR="00370B4E" w:rsidRPr="00927041">
          <w:rPr>
            <w:rStyle w:val="Hyperlink"/>
          </w:rPr>
          <w:t xml:space="preserve">  </w:t>
        </w:r>
        <w:r w:rsidR="00370B4E" w:rsidRPr="00927041">
          <w:rPr>
            <w:rStyle w:val="Hyperlink"/>
            <w:lang w:eastAsia="ko-KR"/>
          </w:rPr>
          <w:t>Swagger2.0 Schema Extension</w:t>
        </w:r>
        <w:r w:rsidR="00370B4E">
          <w:rPr>
            <w:webHidden/>
          </w:rPr>
          <w:tab/>
        </w:r>
        <w:r w:rsidR="00370B4E">
          <w:rPr>
            <w:webHidden/>
          </w:rPr>
          <w:fldChar w:fldCharType="begin"/>
        </w:r>
        <w:r w:rsidR="00370B4E">
          <w:rPr>
            <w:webHidden/>
          </w:rPr>
          <w:instrText xml:space="preserve"> PAGEREF _Toc509367513 \h </w:instrText>
        </w:r>
        <w:r w:rsidR="00370B4E">
          <w:rPr>
            <w:webHidden/>
          </w:rPr>
        </w:r>
        <w:r w:rsidR="00370B4E">
          <w:rPr>
            <w:webHidden/>
          </w:rPr>
          <w:fldChar w:fldCharType="separate"/>
        </w:r>
        <w:r w:rsidR="00370B4E">
          <w:rPr>
            <w:webHidden/>
          </w:rPr>
          <w:t>352</w:t>
        </w:r>
        <w:r w:rsidR="00370B4E">
          <w:rPr>
            <w:webHidden/>
          </w:rPr>
          <w:fldChar w:fldCharType="end"/>
        </w:r>
      </w:hyperlink>
    </w:p>
    <w:p w14:paraId="3D0C90C9" w14:textId="77777777" w:rsidR="00370B4E" w:rsidRDefault="00C16FED">
      <w:pPr>
        <w:pStyle w:val="TOC2"/>
        <w:rPr>
          <w:rFonts w:asciiTheme="minorHAnsi" w:eastAsiaTheme="minorEastAsia" w:hAnsiTheme="minorHAnsi" w:cstheme="minorBidi"/>
          <w:spacing w:val="0"/>
          <w:sz w:val="22"/>
          <w:szCs w:val="22"/>
          <w:lang w:eastAsia="en-US"/>
        </w:rPr>
      </w:pPr>
      <w:hyperlink w:anchor="_Toc509367514" w:history="1">
        <w:r w:rsidR="00370B4E" w:rsidRPr="00927041">
          <w:rPr>
            <w:rStyle w:val="Hyperlink"/>
            <w:lang w:eastAsia="ko-KR"/>
          </w:rPr>
          <w:t>G.1</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Swagger 2.0 Schema Reference</w:t>
        </w:r>
        <w:r w:rsidR="00370B4E">
          <w:rPr>
            <w:webHidden/>
          </w:rPr>
          <w:tab/>
        </w:r>
        <w:r w:rsidR="00370B4E">
          <w:rPr>
            <w:webHidden/>
          </w:rPr>
          <w:fldChar w:fldCharType="begin"/>
        </w:r>
        <w:r w:rsidR="00370B4E">
          <w:rPr>
            <w:webHidden/>
          </w:rPr>
          <w:instrText xml:space="preserve"> PAGEREF _Toc509367514 \h </w:instrText>
        </w:r>
        <w:r w:rsidR="00370B4E">
          <w:rPr>
            <w:webHidden/>
          </w:rPr>
        </w:r>
        <w:r w:rsidR="00370B4E">
          <w:rPr>
            <w:webHidden/>
          </w:rPr>
          <w:fldChar w:fldCharType="separate"/>
        </w:r>
        <w:r w:rsidR="00370B4E">
          <w:rPr>
            <w:webHidden/>
          </w:rPr>
          <w:t>352</w:t>
        </w:r>
        <w:r w:rsidR="00370B4E">
          <w:rPr>
            <w:webHidden/>
          </w:rPr>
          <w:fldChar w:fldCharType="end"/>
        </w:r>
      </w:hyperlink>
    </w:p>
    <w:p w14:paraId="261B4A49" w14:textId="77777777" w:rsidR="00370B4E" w:rsidRDefault="00C16FED">
      <w:pPr>
        <w:pStyle w:val="TOC2"/>
        <w:rPr>
          <w:rFonts w:asciiTheme="minorHAnsi" w:eastAsiaTheme="minorEastAsia" w:hAnsiTheme="minorHAnsi" w:cstheme="minorBidi"/>
          <w:spacing w:val="0"/>
          <w:sz w:val="22"/>
          <w:szCs w:val="22"/>
          <w:lang w:eastAsia="en-US"/>
        </w:rPr>
      </w:pPr>
      <w:hyperlink w:anchor="_Toc509367515" w:history="1">
        <w:r w:rsidR="00370B4E" w:rsidRPr="00927041">
          <w:rPr>
            <w:rStyle w:val="Hyperlink"/>
            <w:lang w:eastAsia="ko-KR"/>
          </w:rPr>
          <w:t>G.2</w:t>
        </w:r>
        <w:r w:rsidR="00370B4E">
          <w:rPr>
            <w:rFonts w:asciiTheme="minorHAnsi" w:eastAsiaTheme="minorEastAsia" w:hAnsiTheme="minorHAnsi" w:cstheme="minorBidi"/>
            <w:spacing w:val="0"/>
            <w:sz w:val="22"/>
            <w:szCs w:val="22"/>
            <w:lang w:eastAsia="en-US"/>
          </w:rPr>
          <w:tab/>
        </w:r>
        <w:r w:rsidR="00370B4E" w:rsidRPr="00927041">
          <w:rPr>
            <w:rStyle w:val="Hyperlink"/>
            <w:lang w:eastAsia="ko-KR"/>
          </w:rPr>
          <w:t>Swagger 2.0 Introspection empty file</w:t>
        </w:r>
        <w:r w:rsidR="00370B4E">
          <w:rPr>
            <w:webHidden/>
          </w:rPr>
          <w:tab/>
        </w:r>
        <w:r w:rsidR="00370B4E">
          <w:rPr>
            <w:webHidden/>
          </w:rPr>
          <w:fldChar w:fldCharType="begin"/>
        </w:r>
        <w:r w:rsidR="00370B4E">
          <w:rPr>
            <w:webHidden/>
          </w:rPr>
          <w:instrText xml:space="preserve"> PAGEREF _Toc509367515 \h </w:instrText>
        </w:r>
        <w:r w:rsidR="00370B4E">
          <w:rPr>
            <w:webHidden/>
          </w:rPr>
        </w:r>
        <w:r w:rsidR="00370B4E">
          <w:rPr>
            <w:webHidden/>
          </w:rPr>
          <w:fldChar w:fldCharType="separate"/>
        </w:r>
        <w:r w:rsidR="00370B4E">
          <w:rPr>
            <w:webHidden/>
          </w:rPr>
          <w:t>352</w:t>
        </w:r>
        <w:r w:rsidR="00370B4E">
          <w:rPr>
            <w:webHidden/>
          </w:rPr>
          <w:fldChar w:fldCharType="end"/>
        </w:r>
      </w:hyperlink>
    </w:p>
    <w:p w14:paraId="01FEB150" w14:textId="77777777" w:rsidR="0063590E" w:rsidRDefault="00194F1E" w:rsidP="007A0A2B">
      <w:pPr>
        <w:pStyle w:val="TOC1"/>
        <w:rPr>
          <w:rFonts w:eastAsiaTheme="minorEastAsia"/>
          <w:lang w:eastAsia="ko-KR"/>
        </w:rPr>
      </w:pPr>
      <w:r>
        <w:fldChar w:fldCharType="end"/>
      </w:r>
    </w:p>
    <w:p w14:paraId="22E50A17" w14:textId="77777777" w:rsidR="00960266" w:rsidRDefault="00960266">
      <w:pPr>
        <w:spacing w:after="160" w:line="259" w:lineRule="auto"/>
        <w:jc w:val="left"/>
        <w:rPr>
          <w:rFonts w:eastAsiaTheme="minorEastAsia"/>
          <w:sz w:val="24"/>
          <w:lang w:eastAsia="ko-KR"/>
        </w:rPr>
      </w:pPr>
      <w:r>
        <w:rPr>
          <w:rFonts w:eastAsiaTheme="minorEastAsia"/>
          <w:sz w:val="24"/>
          <w:lang w:eastAsia="ko-KR"/>
        </w:rPr>
        <w:br w:type="page"/>
      </w:r>
    </w:p>
    <w:p w14:paraId="47C0E325" w14:textId="77777777" w:rsidR="003969CE" w:rsidRDefault="003969CE" w:rsidP="003969CE">
      <w:pPr>
        <w:jc w:val="center"/>
        <w:rPr>
          <w:rFonts w:eastAsiaTheme="minorEastAsia"/>
          <w:sz w:val="24"/>
          <w:lang w:eastAsia="ko-KR"/>
        </w:rPr>
      </w:pPr>
    </w:p>
    <w:p w14:paraId="4DD6DFEA" w14:textId="77777777" w:rsidR="003969CE" w:rsidRDefault="003969CE" w:rsidP="003969CE">
      <w:pPr>
        <w:jc w:val="center"/>
        <w:rPr>
          <w:sz w:val="24"/>
        </w:rPr>
      </w:pPr>
      <w:r>
        <w:rPr>
          <w:sz w:val="24"/>
        </w:rPr>
        <w:t>Figures</w:t>
      </w:r>
    </w:p>
    <w:p w14:paraId="4758F185" w14:textId="77777777" w:rsidR="003969CE" w:rsidRPr="00960266" w:rsidRDefault="003969CE" w:rsidP="007A0A2B">
      <w:pPr>
        <w:pStyle w:val="TOC1"/>
        <w:rPr>
          <w:rFonts w:eastAsiaTheme="minorEastAsia"/>
          <w:lang w:eastAsia="ko-KR"/>
        </w:rPr>
      </w:pPr>
    </w:p>
    <w:p w14:paraId="70AAEEF5" w14:textId="77777777" w:rsidR="00370B4E" w:rsidRDefault="00194F1E">
      <w:pPr>
        <w:pStyle w:val="TableofFigures"/>
        <w:rPr>
          <w:rFonts w:asciiTheme="minorHAnsi" w:eastAsiaTheme="minorEastAsia" w:hAnsiTheme="minorHAnsi" w:cstheme="minorBidi"/>
          <w:spacing w:val="0"/>
          <w:sz w:val="22"/>
          <w:szCs w:val="22"/>
          <w:lang w:eastAsia="en-US"/>
        </w:rPr>
      </w:pPr>
      <w:r>
        <w:fldChar w:fldCharType="begin"/>
      </w:r>
      <w:r w:rsidR="007A0A2B">
        <w:instrText xml:space="preserve"> TOC \t "FIGURE-title" \c \h</w:instrText>
      </w:r>
      <w:r>
        <w:fldChar w:fldCharType="separate"/>
      </w:r>
      <w:hyperlink w:anchor="_Toc509367516" w:history="1">
        <w:r w:rsidR="00370B4E" w:rsidRPr="009F5E5A">
          <w:rPr>
            <w:rStyle w:val="Hyperlink"/>
          </w:rPr>
          <w:t>Figure 1: Architecture - concepts</w:t>
        </w:r>
        <w:r w:rsidR="00370B4E">
          <w:tab/>
        </w:r>
        <w:r w:rsidR="00370B4E">
          <w:fldChar w:fldCharType="begin"/>
        </w:r>
        <w:r w:rsidR="00370B4E">
          <w:instrText xml:space="preserve"> PAGEREF _Toc509367516 \h </w:instrText>
        </w:r>
        <w:r w:rsidR="00370B4E">
          <w:fldChar w:fldCharType="separate"/>
        </w:r>
        <w:r w:rsidR="00370B4E">
          <w:t>26</w:t>
        </w:r>
        <w:r w:rsidR="00370B4E">
          <w:fldChar w:fldCharType="end"/>
        </w:r>
      </w:hyperlink>
    </w:p>
    <w:p w14:paraId="689E163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17" w:history="1">
        <w:r w:rsidR="00370B4E" w:rsidRPr="009F5E5A">
          <w:rPr>
            <w:rStyle w:val="Hyperlink"/>
          </w:rPr>
          <w:t>Figure 2: Functional block diagram</w:t>
        </w:r>
        <w:r w:rsidR="00370B4E">
          <w:tab/>
        </w:r>
        <w:r w:rsidR="00370B4E">
          <w:fldChar w:fldCharType="begin"/>
        </w:r>
        <w:r w:rsidR="00370B4E">
          <w:instrText xml:space="preserve"> PAGEREF _Toc509367517 \h </w:instrText>
        </w:r>
        <w:r w:rsidR="00370B4E">
          <w:fldChar w:fldCharType="separate"/>
        </w:r>
        <w:r w:rsidR="00370B4E">
          <w:t>27</w:t>
        </w:r>
        <w:r w:rsidR="00370B4E">
          <w:fldChar w:fldCharType="end"/>
        </w:r>
      </w:hyperlink>
    </w:p>
    <w:p w14:paraId="13C6A3A2"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18" w:history="1">
        <w:r w:rsidR="00370B4E" w:rsidRPr="009F5E5A">
          <w:rPr>
            <w:rStyle w:val="Hyperlink"/>
          </w:rPr>
          <w:t>Figure 3: Communication layering model</w:t>
        </w:r>
        <w:r w:rsidR="00370B4E">
          <w:tab/>
        </w:r>
        <w:r w:rsidR="00370B4E">
          <w:fldChar w:fldCharType="begin"/>
        </w:r>
        <w:r w:rsidR="00370B4E">
          <w:instrText xml:space="preserve"> PAGEREF _Toc509367518 \h </w:instrText>
        </w:r>
        <w:r w:rsidR="00370B4E">
          <w:fldChar w:fldCharType="separate"/>
        </w:r>
        <w:r w:rsidR="00370B4E">
          <w:t>28</w:t>
        </w:r>
        <w:r w:rsidR="00370B4E">
          <w:fldChar w:fldCharType="end"/>
        </w:r>
      </w:hyperlink>
    </w:p>
    <w:p w14:paraId="4680300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19" w:history="1">
        <w:r w:rsidR="00370B4E" w:rsidRPr="009F5E5A">
          <w:rPr>
            <w:rStyle w:val="Hyperlink"/>
          </w:rPr>
          <w:t>Figure 4: Example illustrating the Roles</w:t>
        </w:r>
        <w:r w:rsidR="00370B4E">
          <w:tab/>
        </w:r>
        <w:r w:rsidR="00370B4E">
          <w:fldChar w:fldCharType="begin"/>
        </w:r>
        <w:r w:rsidR="00370B4E">
          <w:instrText xml:space="preserve"> PAGEREF _Toc509367519 \h </w:instrText>
        </w:r>
        <w:r w:rsidR="00370B4E">
          <w:fldChar w:fldCharType="separate"/>
        </w:r>
        <w:r w:rsidR="00370B4E">
          <w:t>30</w:t>
        </w:r>
        <w:r w:rsidR="00370B4E">
          <w:fldChar w:fldCharType="end"/>
        </w:r>
      </w:hyperlink>
    </w:p>
    <w:p w14:paraId="3EC0576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0" w:history="1">
        <w:r w:rsidR="00370B4E" w:rsidRPr="009F5E5A">
          <w:rPr>
            <w:rStyle w:val="Hyperlink"/>
          </w:rPr>
          <w:t>Figure 5: Framework - Architecture Detail</w:t>
        </w:r>
        <w:r w:rsidR="00370B4E">
          <w:tab/>
        </w:r>
        <w:r w:rsidR="00370B4E">
          <w:fldChar w:fldCharType="begin"/>
        </w:r>
        <w:r w:rsidR="00370B4E">
          <w:instrText xml:space="preserve"> PAGEREF _Toc509367520 \h </w:instrText>
        </w:r>
        <w:r w:rsidR="00370B4E">
          <w:fldChar w:fldCharType="separate"/>
        </w:r>
        <w:r w:rsidR="00370B4E">
          <w:t>31</w:t>
        </w:r>
        <w:r w:rsidR="00370B4E">
          <w:fldChar w:fldCharType="end"/>
        </w:r>
      </w:hyperlink>
    </w:p>
    <w:p w14:paraId="73E543AF"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1" w:history="1">
        <w:r w:rsidR="00370B4E" w:rsidRPr="009F5E5A">
          <w:rPr>
            <w:rStyle w:val="Hyperlink"/>
          </w:rPr>
          <w:t>Figure 6: Server bridging to Non-</w:t>
        </w:r>
        <w:r w:rsidR="00370B4E" w:rsidRPr="009F5E5A">
          <w:rPr>
            <w:rStyle w:val="Hyperlink"/>
            <w:lang w:eastAsia="ko-KR"/>
          </w:rPr>
          <w:t xml:space="preserve"> OCF</w:t>
        </w:r>
        <w:r w:rsidR="00370B4E" w:rsidRPr="009F5E5A">
          <w:rPr>
            <w:rStyle w:val="Hyperlink"/>
          </w:rPr>
          <w:t xml:space="preserve"> device</w:t>
        </w:r>
        <w:r w:rsidR="00370B4E">
          <w:tab/>
        </w:r>
        <w:r w:rsidR="00370B4E">
          <w:fldChar w:fldCharType="begin"/>
        </w:r>
        <w:r w:rsidR="00370B4E">
          <w:instrText xml:space="preserve"> PAGEREF _Toc509367521 \h </w:instrText>
        </w:r>
        <w:r w:rsidR="00370B4E">
          <w:fldChar w:fldCharType="separate"/>
        </w:r>
        <w:r w:rsidR="00370B4E">
          <w:t>31</w:t>
        </w:r>
        <w:r w:rsidR="00370B4E">
          <w:fldChar w:fldCharType="end"/>
        </w:r>
      </w:hyperlink>
    </w:p>
    <w:p w14:paraId="3D627EC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2" w:history="1">
        <w:r w:rsidR="00370B4E" w:rsidRPr="009F5E5A">
          <w:rPr>
            <w:rStyle w:val="Hyperlink"/>
          </w:rPr>
          <w:t xml:space="preserve">Figure 7: </w:t>
        </w:r>
        <w:r w:rsidR="00370B4E" w:rsidRPr="009F5E5A">
          <w:rPr>
            <w:rStyle w:val="Hyperlink"/>
            <w:lang w:eastAsia="ko-KR"/>
          </w:rPr>
          <w:t>OCF C</w:t>
        </w:r>
        <w:r w:rsidR="00370B4E" w:rsidRPr="009F5E5A">
          <w:rPr>
            <w:rStyle w:val="Hyperlink"/>
          </w:rPr>
          <w:t xml:space="preserve">loud deployment </w:t>
        </w:r>
        <w:r w:rsidR="00370B4E" w:rsidRPr="009F5E5A">
          <w:rPr>
            <w:rStyle w:val="Hyperlink"/>
            <w:lang w:eastAsia="ko-KR"/>
          </w:rPr>
          <w:t>architecture</w:t>
        </w:r>
        <w:r w:rsidR="00370B4E">
          <w:tab/>
        </w:r>
        <w:r w:rsidR="00370B4E">
          <w:fldChar w:fldCharType="begin"/>
        </w:r>
        <w:r w:rsidR="00370B4E">
          <w:instrText xml:space="preserve"> PAGEREF _Toc509367522 \h </w:instrText>
        </w:r>
        <w:r w:rsidR="00370B4E">
          <w:fldChar w:fldCharType="separate"/>
        </w:r>
        <w:r w:rsidR="00370B4E">
          <w:t>32</w:t>
        </w:r>
        <w:r w:rsidR="00370B4E">
          <w:fldChar w:fldCharType="end"/>
        </w:r>
      </w:hyperlink>
    </w:p>
    <w:p w14:paraId="06A71315"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3" w:history="1">
        <w:r w:rsidR="00370B4E" w:rsidRPr="009F5E5A">
          <w:rPr>
            <w:rStyle w:val="Hyperlink"/>
          </w:rPr>
          <w:t xml:space="preserve">Figure 8: </w:t>
        </w:r>
        <w:r w:rsidR="00370B4E" w:rsidRPr="009F5E5A">
          <w:rPr>
            <w:rStyle w:val="Hyperlink"/>
            <w:lang w:eastAsia="ko-KR"/>
          </w:rPr>
          <w:t>Endpoint routing</w:t>
        </w:r>
        <w:r w:rsidR="00370B4E">
          <w:tab/>
        </w:r>
        <w:r w:rsidR="00370B4E">
          <w:fldChar w:fldCharType="begin"/>
        </w:r>
        <w:r w:rsidR="00370B4E">
          <w:instrText xml:space="preserve"> PAGEREF _Toc509367523 \h </w:instrText>
        </w:r>
        <w:r w:rsidR="00370B4E">
          <w:fldChar w:fldCharType="separate"/>
        </w:r>
        <w:r w:rsidR="00370B4E">
          <w:t>33</w:t>
        </w:r>
        <w:r w:rsidR="00370B4E">
          <w:fldChar w:fldCharType="end"/>
        </w:r>
      </w:hyperlink>
    </w:p>
    <w:p w14:paraId="5293BE3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4" w:history="1">
        <w:r w:rsidR="00370B4E" w:rsidRPr="009F5E5A">
          <w:rPr>
            <w:rStyle w:val="Hyperlink"/>
          </w:rPr>
          <w:t>Figure 9. CREATE operation</w:t>
        </w:r>
        <w:r w:rsidR="00370B4E">
          <w:tab/>
        </w:r>
        <w:r w:rsidR="00370B4E">
          <w:fldChar w:fldCharType="begin"/>
        </w:r>
        <w:r w:rsidR="00370B4E">
          <w:instrText xml:space="preserve"> PAGEREF _Toc509367524 \h </w:instrText>
        </w:r>
        <w:r w:rsidR="00370B4E">
          <w:fldChar w:fldCharType="separate"/>
        </w:r>
        <w:r w:rsidR="00370B4E">
          <w:t>69</w:t>
        </w:r>
        <w:r w:rsidR="00370B4E">
          <w:fldChar w:fldCharType="end"/>
        </w:r>
      </w:hyperlink>
    </w:p>
    <w:p w14:paraId="08F5C0B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5" w:history="1">
        <w:r w:rsidR="00370B4E" w:rsidRPr="009F5E5A">
          <w:rPr>
            <w:rStyle w:val="Hyperlink"/>
          </w:rPr>
          <w:t>Figure 10. RETRIEVE operation</w:t>
        </w:r>
        <w:r w:rsidR="00370B4E">
          <w:tab/>
        </w:r>
        <w:r w:rsidR="00370B4E">
          <w:fldChar w:fldCharType="begin"/>
        </w:r>
        <w:r w:rsidR="00370B4E">
          <w:instrText xml:space="preserve"> PAGEREF _Toc509367525 \h </w:instrText>
        </w:r>
        <w:r w:rsidR="00370B4E">
          <w:fldChar w:fldCharType="separate"/>
        </w:r>
        <w:r w:rsidR="00370B4E">
          <w:t>70</w:t>
        </w:r>
        <w:r w:rsidR="00370B4E">
          <w:fldChar w:fldCharType="end"/>
        </w:r>
      </w:hyperlink>
    </w:p>
    <w:p w14:paraId="56EEF9C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6" w:history="1">
        <w:r w:rsidR="00370B4E" w:rsidRPr="009F5E5A">
          <w:rPr>
            <w:rStyle w:val="Hyperlink"/>
          </w:rPr>
          <w:t>Figure 11. UPDATE operation</w:t>
        </w:r>
        <w:r w:rsidR="00370B4E">
          <w:tab/>
        </w:r>
        <w:r w:rsidR="00370B4E">
          <w:fldChar w:fldCharType="begin"/>
        </w:r>
        <w:r w:rsidR="00370B4E">
          <w:instrText xml:space="preserve"> PAGEREF _Toc509367526 \h </w:instrText>
        </w:r>
        <w:r w:rsidR="00370B4E">
          <w:fldChar w:fldCharType="separate"/>
        </w:r>
        <w:r w:rsidR="00370B4E">
          <w:t>71</w:t>
        </w:r>
        <w:r w:rsidR="00370B4E">
          <w:fldChar w:fldCharType="end"/>
        </w:r>
      </w:hyperlink>
    </w:p>
    <w:p w14:paraId="28F23F0F"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7" w:history="1">
        <w:r w:rsidR="00370B4E" w:rsidRPr="009F5E5A">
          <w:rPr>
            <w:rStyle w:val="Hyperlink"/>
          </w:rPr>
          <w:t>Figure 12. DELETE operation</w:t>
        </w:r>
        <w:r w:rsidR="00370B4E">
          <w:tab/>
        </w:r>
        <w:r w:rsidR="00370B4E">
          <w:fldChar w:fldCharType="begin"/>
        </w:r>
        <w:r w:rsidR="00370B4E">
          <w:instrText xml:space="preserve"> PAGEREF _Toc509367527 \h </w:instrText>
        </w:r>
        <w:r w:rsidR="00370B4E">
          <w:fldChar w:fldCharType="separate"/>
        </w:r>
        <w:r w:rsidR="00370B4E">
          <w:t>73</w:t>
        </w:r>
        <w:r w:rsidR="00370B4E">
          <w:fldChar w:fldCharType="end"/>
        </w:r>
      </w:hyperlink>
    </w:p>
    <w:p w14:paraId="7069F98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8" w:history="1">
        <w:r w:rsidR="00370B4E" w:rsidRPr="009F5E5A">
          <w:rPr>
            <w:rStyle w:val="Hyperlink"/>
          </w:rPr>
          <w:t>Figure 13. High Level Network &amp; Connectivity Architecture</w:t>
        </w:r>
        <w:r w:rsidR="00370B4E">
          <w:tab/>
        </w:r>
        <w:r w:rsidR="00370B4E">
          <w:fldChar w:fldCharType="begin"/>
        </w:r>
        <w:r w:rsidR="00370B4E">
          <w:instrText xml:space="preserve"> PAGEREF _Toc509367528 \h </w:instrText>
        </w:r>
        <w:r w:rsidR="00370B4E">
          <w:fldChar w:fldCharType="separate"/>
        </w:r>
        <w:r w:rsidR="00370B4E">
          <w:t>75</w:t>
        </w:r>
        <w:r w:rsidR="00370B4E">
          <w:fldChar w:fldCharType="end"/>
        </w:r>
      </w:hyperlink>
    </w:p>
    <w:p w14:paraId="2C961957"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29" w:history="1">
        <w:r w:rsidR="00370B4E" w:rsidRPr="009F5E5A">
          <w:rPr>
            <w:rStyle w:val="Hyperlink"/>
          </w:rPr>
          <w:t xml:space="preserve">Figure 14. </w:t>
        </w:r>
        <w:r w:rsidR="00370B4E" w:rsidRPr="009F5E5A">
          <w:rPr>
            <w:rStyle w:val="Hyperlink"/>
            <w:lang w:eastAsia="ko-KR"/>
          </w:rPr>
          <w:t>Resource based discovery: Information publication process</w:t>
        </w:r>
        <w:r w:rsidR="00370B4E">
          <w:tab/>
        </w:r>
        <w:r w:rsidR="00370B4E">
          <w:fldChar w:fldCharType="begin"/>
        </w:r>
        <w:r w:rsidR="00370B4E">
          <w:instrText xml:space="preserve"> PAGEREF _Toc509367529 \h </w:instrText>
        </w:r>
        <w:r w:rsidR="00370B4E">
          <w:fldChar w:fldCharType="separate"/>
        </w:r>
        <w:r w:rsidR="00370B4E">
          <w:t>88</w:t>
        </w:r>
        <w:r w:rsidR="00370B4E">
          <w:fldChar w:fldCharType="end"/>
        </w:r>
      </w:hyperlink>
    </w:p>
    <w:p w14:paraId="1556F719"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0" w:history="1">
        <w:r w:rsidR="00370B4E" w:rsidRPr="009F5E5A">
          <w:rPr>
            <w:rStyle w:val="Hyperlink"/>
          </w:rPr>
          <w:t xml:space="preserve">Figure 15.  </w:t>
        </w:r>
        <w:r w:rsidR="00370B4E" w:rsidRPr="009F5E5A">
          <w:rPr>
            <w:rStyle w:val="Hyperlink"/>
            <w:lang w:eastAsia="ko-KR"/>
          </w:rPr>
          <w:t>Resource based d</w:t>
        </w:r>
        <w:r w:rsidR="00370B4E" w:rsidRPr="009F5E5A">
          <w:rPr>
            <w:rStyle w:val="Hyperlink"/>
          </w:rPr>
          <w:t>iscovery</w:t>
        </w:r>
        <w:r w:rsidR="00370B4E" w:rsidRPr="009F5E5A">
          <w:rPr>
            <w:rStyle w:val="Hyperlink"/>
            <w:lang w:eastAsia="ko-KR"/>
          </w:rPr>
          <w:t>: Finding information</w:t>
        </w:r>
        <w:r w:rsidR="00370B4E">
          <w:tab/>
        </w:r>
        <w:r w:rsidR="00370B4E">
          <w:fldChar w:fldCharType="begin"/>
        </w:r>
        <w:r w:rsidR="00370B4E">
          <w:instrText xml:space="preserve"> PAGEREF _Toc509367530 \h </w:instrText>
        </w:r>
        <w:r w:rsidR="00370B4E">
          <w:fldChar w:fldCharType="separate"/>
        </w:r>
        <w:r w:rsidR="00370B4E">
          <w:t>89</w:t>
        </w:r>
        <w:r w:rsidR="00370B4E">
          <w:fldChar w:fldCharType="end"/>
        </w:r>
      </w:hyperlink>
    </w:p>
    <w:p w14:paraId="4452416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1" w:history="1">
        <w:r w:rsidR="00370B4E" w:rsidRPr="009F5E5A">
          <w:rPr>
            <w:rStyle w:val="Hyperlink"/>
          </w:rPr>
          <w:t>Figure 16. Indirect discovery of Resources by via an RD</w:t>
        </w:r>
        <w:r w:rsidR="00370B4E">
          <w:tab/>
        </w:r>
        <w:r w:rsidR="00370B4E">
          <w:fldChar w:fldCharType="begin"/>
        </w:r>
        <w:r w:rsidR="00370B4E">
          <w:instrText xml:space="preserve"> PAGEREF _Toc509367531 \h </w:instrText>
        </w:r>
        <w:r w:rsidR="00370B4E">
          <w:fldChar w:fldCharType="separate"/>
        </w:r>
        <w:r w:rsidR="00370B4E">
          <w:t>98</w:t>
        </w:r>
        <w:r w:rsidR="00370B4E">
          <w:fldChar w:fldCharType="end"/>
        </w:r>
      </w:hyperlink>
    </w:p>
    <w:p w14:paraId="22A4565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2" w:history="1">
        <w:r w:rsidR="00370B4E" w:rsidRPr="009F5E5A">
          <w:rPr>
            <w:rStyle w:val="Hyperlink"/>
          </w:rPr>
          <w:t>Figure 17. RD discovery and RD supported query of Resources support</w:t>
        </w:r>
        <w:r w:rsidR="00370B4E">
          <w:tab/>
        </w:r>
        <w:r w:rsidR="00370B4E">
          <w:fldChar w:fldCharType="begin"/>
        </w:r>
        <w:r w:rsidR="00370B4E">
          <w:instrText xml:space="preserve"> PAGEREF _Toc509367532 \h </w:instrText>
        </w:r>
        <w:r w:rsidR="00370B4E">
          <w:fldChar w:fldCharType="separate"/>
        </w:r>
        <w:r w:rsidR="00370B4E">
          <w:t>100</w:t>
        </w:r>
        <w:r w:rsidR="00370B4E">
          <w:fldChar w:fldCharType="end"/>
        </w:r>
      </w:hyperlink>
    </w:p>
    <w:p w14:paraId="1591822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3" w:history="1">
        <w:r w:rsidR="00370B4E" w:rsidRPr="009F5E5A">
          <w:rPr>
            <w:rStyle w:val="Hyperlink"/>
          </w:rPr>
          <w:t>Figure 18. Resource Direction Deployment Scenarios</w:t>
        </w:r>
        <w:r w:rsidR="00370B4E">
          <w:tab/>
        </w:r>
        <w:r w:rsidR="00370B4E">
          <w:fldChar w:fldCharType="begin"/>
        </w:r>
        <w:r w:rsidR="00370B4E">
          <w:instrText xml:space="preserve"> PAGEREF _Toc509367533 \h </w:instrText>
        </w:r>
        <w:r w:rsidR="00370B4E">
          <w:fldChar w:fldCharType="separate"/>
        </w:r>
        <w:r w:rsidR="00370B4E">
          <w:t>101</w:t>
        </w:r>
        <w:r w:rsidR="00370B4E">
          <w:fldChar w:fldCharType="end"/>
        </w:r>
      </w:hyperlink>
    </w:p>
    <w:p w14:paraId="0A3BDD2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4" w:history="1">
        <w:r w:rsidR="00370B4E" w:rsidRPr="009F5E5A">
          <w:rPr>
            <w:rStyle w:val="Hyperlink"/>
          </w:rPr>
          <w:t>Figure 19. Observe Mechanism</w:t>
        </w:r>
        <w:r w:rsidR="00370B4E">
          <w:tab/>
        </w:r>
        <w:r w:rsidR="00370B4E">
          <w:fldChar w:fldCharType="begin"/>
        </w:r>
        <w:r w:rsidR="00370B4E">
          <w:instrText xml:space="preserve"> PAGEREF _Toc509367534 \h </w:instrText>
        </w:r>
        <w:r w:rsidR="00370B4E">
          <w:fldChar w:fldCharType="separate"/>
        </w:r>
        <w:r w:rsidR="00370B4E">
          <w:t>110</w:t>
        </w:r>
        <w:r w:rsidR="00370B4E">
          <w:fldChar w:fldCharType="end"/>
        </w:r>
      </w:hyperlink>
    </w:p>
    <w:p w14:paraId="359EFA3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5" w:history="1">
        <w:r w:rsidR="00370B4E" w:rsidRPr="009F5E5A">
          <w:rPr>
            <w:rStyle w:val="Hyperlink"/>
          </w:rPr>
          <w:t>Figure 20. Interactions with the network monitoring Resource</w:t>
        </w:r>
        <w:r w:rsidR="00370B4E">
          <w:tab/>
        </w:r>
        <w:r w:rsidR="00370B4E">
          <w:fldChar w:fldCharType="begin"/>
        </w:r>
        <w:r w:rsidR="00370B4E">
          <w:instrText xml:space="preserve"> PAGEREF _Toc509367535 \h </w:instrText>
        </w:r>
        <w:r w:rsidR="00370B4E">
          <w:fldChar w:fldCharType="separate"/>
        </w:r>
        <w:r w:rsidR="00370B4E">
          <w:t>114</w:t>
        </w:r>
        <w:r w:rsidR="00370B4E">
          <w:fldChar w:fldCharType="end"/>
        </w:r>
      </w:hyperlink>
    </w:p>
    <w:p w14:paraId="2EF26899"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6" w:history="1">
        <w:r w:rsidR="00370B4E" w:rsidRPr="009F5E5A">
          <w:rPr>
            <w:rStyle w:val="Hyperlink"/>
          </w:rPr>
          <w:t>Figure 21. State transition diagram of collecting network information</w:t>
        </w:r>
        <w:r w:rsidR="00370B4E">
          <w:tab/>
        </w:r>
        <w:r w:rsidR="00370B4E">
          <w:fldChar w:fldCharType="begin"/>
        </w:r>
        <w:r w:rsidR="00370B4E">
          <w:instrText xml:space="preserve"> PAGEREF _Toc509367536 \h </w:instrText>
        </w:r>
        <w:r w:rsidR="00370B4E">
          <w:fldChar w:fldCharType="separate"/>
        </w:r>
        <w:r w:rsidR="00370B4E">
          <w:t>115</w:t>
        </w:r>
        <w:r w:rsidR="00370B4E">
          <w:fldChar w:fldCharType="end"/>
        </w:r>
      </w:hyperlink>
    </w:p>
    <w:p w14:paraId="24A39425"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7" w:history="1">
        <w:r w:rsidR="00370B4E" w:rsidRPr="009F5E5A">
          <w:rPr>
            <w:rStyle w:val="Hyperlink"/>
          </w:rPr>
          <w:t>Figure 22</w:t>
        </w:r>
        <w:r w:rsidR="00370B4E" w:rsidRPr="009F5E5A">
          <w:rPr>
            <w:rStyle w:val="Hyperlink"/>
            <w:lang w:val="en-GB"/>
          </w:rPr>
          <w:t xml:space="preserve"> Generic scene resource structure</w:t>
        </w:r>
        <w:r w:rsidR="00370B4E">
          <w:tab/>
        </w:r>
        <w:r w:rsidR="00370B4E">
          <w:fldChar w:fldCharType="begin"/>
        </w:r>
        <w:r w:rsidR="00370B4E">
          <w:instrText xml:space="preserve"> PAGEREF _Toc509367537 \h </w:instrText>
        </w:r>
        <w:r w:rsidR="00370B4E">
          <w:fldChar w:fldCharType="separate"/>
        </w:r>
        <w:r w:rsidR="00370B4E">
          <w:t>116</w:t>
        </w:r>
        <w:r w:rsidR="00370B4E">
          <w:fldChar w:fldCharType="end"/>
        </w:r>
      </w:hyperlink>
    </w:p>
    <w:p w14:paraId="32770BC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8" w:history="1">
        <w:r w:rsidR="00370B4E" w:rsidRPr="009F5E5A">
          <w:rPr>
            <w:rStyle w:val="Hyperlink"/>
          </w:rPr>
          <w:t>Figure 23</w:t>
        </w:r>
        <w:r w:rsidR="00370B4E" w:rsidRPr="009F5E5A">
          <w:rPr>
            <w:rStyle w:val="Hyperlink"/>
            <w:lang w:val="en-GB"/>
          </w:rPr>
          <w:t xml:space="preserve"> Interactions to check Scene support and setup of specific scenes</w:t>
        </w:r>
        <w:r w:rsidR="00370B4E">
          <w:tab/>
        </w:r>
        <w:r w:rsidR="00370B4E">
          <w:fldChar w:fldCharType="begin"/>
        </w:r>
        <w:r w:rsidR="00370B4E">
          <w:instrText xml:space="preserve"> PAGEREF _Toc509367538 \h </w:instrText>
        </w:r>
        <w:r w:rsidR="00370B4E">
          <w:fldChar w:fldCharType="separate"/>
        </w:r>
        <w:r w:rsidR="00370B4E">
          <w:t>117</w:t>
        </w:r>
        <w:r w:rsidR="00370B4E">
          <w:fldChar w:fldCharType="end"/>
        </w:r>
      </w:hyperlink>
    </w:p>
    <w:p w14:paraId="1C0AF3C9"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39" w:history="1">
        <w:r w:rsidR="00370B4E" w:rsidRPr="009F5E5A">
          <w:rPr>
            <w:rStyle w:val="Hyperlink"/>
          </w:rPr>
          <w:t>Figure 24</w:t>
        </w:r>
        <w:r w:rsidR="00370B4E" w:rsidRPr="009F5E5A">
          <w:rPr>
            <w:rStyle w:val="Hyperlink"/>
            <w:lang w:val="en-GB"/>
          </w:rPr>
          <w:t xml:space="preserve"> Client interactions on a specific scene</w:t>
        </w:r>
        <w:r w:rsidR="00370B4E">
          <w:tab/>
        </w:r>
        <w:r w:rsidR="00370B4E">
          <w:fldChar w:fldCharType="begin"/>
        </w:r>
        <w:r w:rsidR="00370B4E">
          <w:instrText xml:space="preserve"> PAGEREF _Toc509367539 \h </w:instrText>
        </w:r>
        <w:r w:rsidR="00370B4E">
          <w:fldChar w:fldCharType="separate"/>
        </w:r>
        <w:r w:rsidR="00370B4E">
          <w:t>118</w:t>
        </w:r>
        <w:r w:rsidR="00370B4E">
          <w:fldChar w:fldCharType="end"/>
        </w:r>
      </w:hyperlink>
    </w:p>
    <w:p w14:paraId="6B37257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0" w:history="1">
        <w:r w:rsidR="00370B4E" w:rsidRPr="009F5E5A">
          <w:rPr>
            <w:rStyle w:val="Hyperlink"/>
          </w:rPr>
          <w:t>Figure 25</w:t>
        </w:r>
        <w:r w:rsidR="00370B4E" w:rsidRPr="009F5E5A">
          <w:rPr>
            <w:rStyle w:val="Hyperlink"/>
            <w:lang w:val="en-GB"/>
          </w:rPr>
          <w:t xml:space="preserve"> Interaction overview due to a Scene change</w:t>
        </w:r>
        <w:r w:rsidR="00370B4E">
          <w:tab/>
        </w:r>
        <w:r w:rsidR="00370B4E">
          <w:fldChar w:fldCharType="begin"/>
        </w:r>
        <w:r w:rsidR="00370B4E">
          <w:instrText xml:space="preserve"> PAGEREF _Toc509367540 \h </w:instrText>
        </w:r>
        <w:r w:rsidR="00370B4E">
          <w:fldChar w:fldCharType="separate"/>
        </w:r>
        <w:r w:rsidR="00370B4E">
          <w:t>120</w:t>
        </w:r>
        <w:r w:rsidR="00370B4E">
          <w:fldChar w:fldCharType="end"/>
        </w:r>
      </w:hyperlink>
    </w:p>
    <w:p w14:paraId="3DA5DA1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1" w:history="1">
        <w:r w:rsidR="00370B4E" w:rsidRPr="009F5E5A">
          <w:rPr>
            <w:rStyle w:val="Hyperlink"/>
          </w:rPr>
          <w:t>Figure 26</w:t>
        </w:r>
        <w:r w:rsidR="00370B4E" w:rsidRPr="009F5E5A">
          <w:rPr>
            <w:rStyle w:val="Hyperlink"/>
            <w:lang w:val="en-GB"/>
          </w:rPr>
          <w:t xml:space="preserve"> Interactions to check Introspection support and download the Introspection Device Data.</w:t>
        </w:r>
        <w:r w:rsidR="00370B4E">
          <w:tab/>
        </w:r>
        <w:r w:rsidR="00370B4E">
          <w:fldChar w:fldCharType="begin"/>
        </w:r>
        <w:r w:rsidR="00370B4E">
          <w:instrText xml:space="preserve"> PAGEREF _Toc509367541 \h </w:instrText>
        </w:r>
        <w:r w:rsidR="00370B4E">
          <w:fldChar w:fldCharType="separate"/>
        </w:r>
        <w:r w:rsidR="00370B4E">
          <w:t>125</w:t>
        </w:r>
        <w:r w:rsidR="00370B4E">
          <w:fldChar w:fldCharType="end"/>
        </w:r>
      </w:hyperlink>
    </w:p>
    <w:p w14:paraId="1EAD833F"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2" w:history="1">
        <w:r w:rsidR="00370B4E" w:rsidRPr="009F5E5A">
          <w:rPr>
            <w:rStyle w:val="Hyperlink"/>
          </w:rPr>
          <w:t>Figure 27</w:t>
        </w:r>
        <w:r w:rsidR="00370B4E" w:rsidRPr="009F5E5A">
          <w:rPr>
            <w:rStyle w:val="Hyperlink"/>
            <w:lang w:val="en-GB"/>
          </w:rPr>
          <w:t xml:space="preserve">  Content-Format Policy for OIC 1.1 Client and OIC 1.1 Server</w:t>
        </w:r>
        <w:r w:rsidR="00370B4E">
          <w:tab/>
        </w:r>
        <w:r w:rsidR="00370B4E">
          <w:fldChar w:fldCharType="begin"/>
        </w:r>
        <w:r w:rsidR="00370B4E">
          <w:instrText xml:space="preserve"> PAGEREF _Toc509367542 \h </w:instrText>
        </w:r>
        <w:r w:rsidR="00370B4E">
          <w:fldChar w:fldCharType="separate"/>
        </w:r>
        <w:r w:rsidR="00370B4E">
          <w:t>130</w:t>
        </w:r>
        <w:r w:rsidR="00370B4E">
          <w:fldChar w:fldCharType="end"/>
        </w:r>
      </w:hyperlink>
    </w:p>
    <w:p w14:paraId="0190D345"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3" w:history="1">
        <w:r w:rsidR="00370B4E" w:rsidRPr="009F5E5A">
          <w:rPr>
            <w:rStyle w:val="Hyperlink"/>
          </w:rPr>
          <w:t>Figure 28</w:t>
        </w:r>
        <w:r w:rsidR="00370B4E" w:rsidRPr="009F5E5A">
          <w:rPr>
            <w:rStyle w:val="Hyperlink"/>
            <w:lang w:val="en-GB"/>
          </w:rPr>
          <w:t xml:space="preserve"> Content-Format Policy for OCF 1.X Client with OIC 1.1 and OCF 1.X Servers  (Content-Format Mismatch)</w:t>
        </w:r>
        <w:r w:rsidR="00370B4E">
          <w:tab/>
        </w:r>
        <w:r w:rsidR="00370B4E">
          <w:fldChar w:fldCharType="begin"/>
        </w:r>
        <w:r w:rsidR="00370B4E">
          <w:instrText xml:space="preserve"> PAGEREF _Toc509367543 \h </w:instrText>
        </w:r>
        <w:r w:rsidR="00370B4E">
          <w:fldChar w:fldCharType="separate"/>
        </w:r>
        <w:r w:rsidR="00370B4E">
          <w:t>131</w:t>
        </w:r>
        <w:r w:rsidR="00370B4E">
          <w:fldChar w:fldCharType="end"/>
        </w:r>
      </w:hyperlink>
    </w:p>
    <w:p w14:paraId="2C05A734"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4" w:history="1">
        <w:r w:rsidR="00370B4E" w:rsidRPr="009F5E5A">
          <w:rPr>
            <w:rStyle w:val="Hyperlink"/>
          </w:rPr>
          <w:t>Figure 29</w:t>
        </w:r>
        <w:r w:rsidR="00370B4E" w:rsidRPr="009F5E5A">
          <w:rPr>
            <w:rStyle w:val="Hyperlink"/>
            <w:lang w:val="en-GB"/>
          </w:rPr>
          <w:t xml:space="preserve"> Content-Format Policy for Future OCF Client with OCF 1.X Servers  (Content-Format-Version Mismatch)</w:t>
        </w:r>
        <w:r w:rsidR="00370B4E">
          <w:tab/>
        </w:r>
        <w:r w:rsidR="00370B4E">
          <w:fldChar w:fldCharType="begin"/>
        </w:r>
        <w:r w:rsidR="00370B4E">
          <w:instrText xml:space="preserve"> PAGEREF _Toc509367544 \h </w:instrText>
        </w:r>
        <w:r w:rsidR="00370B4E">
          <w:fldChar w:fldCharType="separate"/>
        </w:r>
        <w:r w:rsidR="00370B4E">
          <w:t>132</w:t>
        </w:r>
        <w:r w:rsidR="00370B4E">
          <w:fldChar w:fldCharType="end"/>
        </w:r>
      </w:hyperlink>
    </w:p>
    <w:p w14:paraId="6FEC450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5" w:history="1">
        <w:r w:rsidR="00370B4E" w:rsidRPr="009F5E5A">
          <w:rPr>
            <w:rStyle w:val="Hyperlink"/>
          </w:rPr>
          <w:t>Figure 30</w:t>
        </w:r>
        <w:r w:rsidR="00370B4E" w:rsidRPr="009F5E5A">
          <w:rPr>
            <w:rStyle w:val="Hyperlink"/>
            <w:lang w:val="en-GB"/>
          </w:rPr>
          <w:t xml:space="preserve"> Resource discovery through OCF Cloud</w:t>
        </w:r>
        <w:r w:rsidR="00370B4E">
          <w:tab/>
        </w:r>
        <w:r w:rsidR="00370B4E">
          <w:fldChar w:fldCharType="begin"/>
        </w:r>
        <w:r w:rsidR="00370B4E">
          <w:instrText xml:space="preserve"> PAGEREF _Toc509367545 \h </w:instrText>
        </w:r>
        <w:r w:rsidR="00370B4E">
          <w:fldChar w:fldCharType="separate"/>
        </w:r>
        <w:r w:rsidR="00370B4E">
          <w:t>135</w:t>
        </w:r>
        <w:r w:rsidR="00370B4E">
          <w:fldChar w:fldCharType="end"/>
        </w:r>
      </w:hyperlink>
    </w:p>
    <w:p w14:paraId="56208899"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6" w:history="1">
        <w:r w:rsidR="00370B4E" w:rsidRPr="009F5E5A">
          <w:rPr>
            <w:rStyle w:val="Hyperlink"/>
          </w:rPr>
          <w:t>Figure 31</w:t>
        </w:r>
        <w:r w:rsidR="00370B4E" w:rsidRPr="009F5E5A">
          <w:rPr>
            <w:rStyle w:val="Hyperlink"/>
            <w:lang w:val="en-GB"/>
          </w:rPr>
          <w:t xml:space="preserve"> Endpoint routing through OCF Cloud</w:t>
        </w:r>
        <w:r w:rsidR="00370B4E">
          <w:tab/>
        </w:r>
        <w:r w:rsidR="00370B4E">
          <w:fldChar w:fldCharType="begin"/>
        </w:r>
        <w:r w:rsidR="00370B4E">
          <w:instrText xml:space="preserve"> PAGEREF _Toc509367546 \h </w:instrText>
        </w:r>
        <w:r w:rsidR="00370B4E">
          <w:fldChar w:fldCharType="separate"/>
        </w:r>
        <w:r w:rsidR="00370B4E">
          <w:t>136</w:t>
        </w:r>
        <w:r w:rsidR="00370B4E">
          <w:fldChar w:fldCharType="end"/>
        </w:r>
      </w:hyperlink>
    </w:p>
    <w:p w14:paraId="39254B9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7" w:history="1">
        <w:r w:rsidR="00370B4E" w:rsidRPr="009F5E5A">
          <w:rPr>
            <w:rStyle w:val="Hyperlink"/>
          </w:rPr>
          <w:t xml:space="preserve">Figure 32. </w:t>
        </w:r>
        <w:r w:rsidR="00370B4E" w:rsidRPr="009F5E5A">
          <w:rPr>
            <w:rStyle w:val="Hyperlink"/>
            <w:lang w:eastAsia="ko-KR"/>
          </w:rPr>
          <w:t>When at home: from smartphone turn on a single light</w:t>
        </w:r>
        <w:r w:rsidR="00370B4E">
          <w:tab/>
        </w:r>
        <w:r w:rsidR="00370B4E">
          <w:fldChar w:fldCharType="begin"/>
        </w:r>
        <w:r w:rsidR="00370B4E">
          <w:instrText xml:space="preserve"> PAGEREF _Toc509367547 \h </w:instrText>
        </w:r>
        <w:r w:rsidR="00370B4E">
          <w:fldChar w:fldCharType="separate"/>
        </w:r>
        <w:r w:rsidR="00370B4E">
          <w:t>138</w:t>
        </w:r>
        <w:r w:rsidR="00370B4E">
          <w:fldChar w:fldCharType="end"/>
        </w:r>
      </w:hyperlink>
    </w:p>
    <w:p w14:paraId="66D1E347"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8" w:history="1">
        <w:r w:rsidR="00370B4E" w:rsidRPr="009F5E5A">
          <w:rPr>
            <w:rStyle w:val="Hyperlink"/>
          </w:rPr>
          <w:t xml:space="preserve">Figure 33. </w:t>
        </w:r>
        <w:r w:rsidR="00370B4E" w:rsidRPr="009F5E5A">
          <w:rPr>
            <w:rStyle w:val="Hyperlink"/>
            <w:lang w:eastAsia="ko-KR"/>
          </w:rPr>
          <w:t>Device management (maintenance)</w:t>
        </w:r>
        <w:r w:rsidR="00370B4E">
          <w:tab/>
        </w:r>
        <w:r w:rsidR="00370B4E">
          <w:fldChar w:fldCharType="begin"/>
        </w:r>
        <w:r w:rsidR="00370B4E">
          <w:instrText xml:space="preserve"> PAGEREF _Toc509367548 \h </w:instrText>
        </w:r>
        <w:r w:rsidR="00370B4E">
          <w:fldChar w:fldCharType="separate"/>
        </w:r>
        <w:r w:rsidR="00370B4E">
          <w:t>139</w:t>
        </w:r>
        <w:r w:rsidR="00370B4E">
          <w:fldChar w:fldCharType="end"/>
        </w:r>
      </w:hyperlink>
    </w:p>
    <w:p w14:paraId="1D090B90"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49" w:history="1">
        <w:r w:rsidR="00370B4E" w:rsidRPr="009F5E5A">
          <w:rPr>
            <w:rStyle w:val="Hyperlink"/>
          </w:rPr>
          <w:t>Figure 34. Direct interaction between Server and Client</w:t>
        </w:r>
        <w:r w:rsidR="00370B4E">
          <w:tab/>
        </w:r>
        <w:r w:rsidR="00370B4E">
          <w:fldChar w:fldCharType="begin"/>
        </w:r>
        <w:r w:rsidR="00370B4E">
          <w:instrText xml:space="preserve"> PAGEREF _Toc509367549 \h </w:instrText>
        </w:r>
        <w:r w:rsidR="00370B4E">
          <w:fldChar w:fldCharType="separate"/>
        </w:r>
        <w:r w:rsidR="00370B4E">
          <w:t>140</w:t>
        </w:r>
        <w:r w:rsidR="00370B4E">
          <w:fldChar w:fldCharType="end"/>
        </w:r>
      </w:hyperlink>
    </w:p>
    <w:p w14:paraId="7F0D54F2"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0" w:history="1">
        <w:r w:rsidR="00370B4E" w:rsidRPr="009F5E5A">
          <w:rPr>
            <w:rStyle w:val="Hyperlink"/>
          </w:rPr>
          <w:t xml:space="preserve">Figure 35. Interaction between Client and Server </w:t>
        </w:r>
        <w:r w:rsidR="00370B4E" w:rsidRPr="009F5E5A">
          <w:rPr>
            <w:rStyle w:val="Hyperlink"/>
            <w:lang w:eastAsia="ko-KR"/>
          </w:rPr>
          <w:t xml:space="preserve">using another </w:t>
        </w:r>
        <w:r w:rsidR="00370B4E" w:rsidRPr="009F5E5A">
          <w:rPr>
            <w:rStyle w:val="Hyperlink"/>
          </w:rPr>
          <w:t>Server</w:t>
        </w:r>
        <w:r w:rsidR="00370B4E">
          <w:tab/>
        </w:r>
        <w:r w:rsidR="00370B4E">
          <w:fldChar w:fldCharType="begin"/>
        </w:r>
        <w:r w:rsidR="00370B4E">
          <w:instrText xml:space="preserve"> PAGEREF _Toc509367550 \h </w:instrText>
        </w:r>
        <w:r w:rsidR="00370B4E">
          <w:fldChar w:fldCharType="separate"/>
        </w:r>
        <w:r w:rsidR="00370B4E">
          <w:t>140</w:t>
        </w:r>
        <w:r w:rsidR="00370B4E">
          <w:fldChar w:fldCharType="end"/>
        </w:r>
      </w:hyperlink>
    </w:p>
    <w:p w14:paraId="3D80CC9D"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1" w:history="1">
        <w:r w:rsidR="00370B4E" w:rsidRPr="009F5E5A">
          <w:rPr>
            <w:rStyle w:val="Hyperlink"/>
          </w:rPr>
          <w:t xml:space="preserve">Figure 36. Interaction between Client and Server </w:t>
        </w:r>
        <w:r w:rsidR="00370B4E" w:rsidRPr="009F5E5A">
          <w:rPr>
            <w:rStyle w:val="Hyperlink"/>
            <w:lang w:eastAsia="ko-KR"/>
          </w:rPr>
          <w:t>using</w:t>
        </w:r>
        <w:r w:rsidR="00370B4E" w:rsidRPr="009F5E5A">
          <w:rPr>
            <w:rStyle w:val="Hyperlink"/>
          </w:rPr>
          <w:t xml:space="preserve"> Intermediary</w:t>
        </w:r>
        <w:r w:rsidR="00370B4E">
          <w:tab/>
        </w:r>
        <w:r w:rsidR="00370B4E">
          <w:fldChar w:fldCharType="begin"/>
        </w:r>
        <w:r w:rsidR="00370B4E">
          <w:instrText xml:space="preserve"> PAGEREF _Toc509367551 \h </w:instrText>
        </w:r>
        <w:r w:rsidR="00370B4E">
          <w:fldChar w:fldCharType="separate"/>
        </w:r>
        <w:r w:rsidR="00370B4E">
          <w:t>140</w:t>
        </w:r>
        <w:r w:rsidR="00370B4E">
          <w:fldChar w:fldCharType="end"/>
        </w:r>
      </w:hyperlink>
    </w:p>
    <w:p w14:paraId="113670E4"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2" w:history="1">
        <w:r w:rsidR="00370B4E" w:rsidRPr="009F5E5A">
          <w:rPr>
            <w:rStyle w:val="Hyperlink"/>
          </w:rPr>
          <w:t xml:space="preserve">Figure 37. Interaction between Client </w:t>
        </w:r>
        <w:r w:rsidR="00370B4E" w:rsidRPr="009F5E5A">
          <w:rPr>
            <w:rStyle w:val="Hyperlink"/>
            <w:lang w:eastAsia="ko-KR"/>
          </w:rPr>
          <w:t>and Server using support from</w:t>
        </w:r>
        <w:r w:rsidR="00370B4E" w:rsidRPr="009F5E5A">
          <w:rPr>
            <w:rStyle w:val="Hyperlink"/>
          </w:rPr>
          <w:t xml:space="preserve"> multiple Servers</w:t>
        </w:r>
        <w:r w:rsidR="00370B4E" w:rsidRPr="009F5E5A">
          <w:rPr>
            <w:rStyle w:val="Hyperlink"/>
            <w:lang w:eastAsia="ko-KR"/>
          </w:rPr>
          <w:t xml:space="preserve"> and</w:t>
        </w:r>
        <w:r w:rsidR="00370B4E" w:rsidRPr="009F5E5A">
          <w:rPr>
            <w:rStyle w:val="Hyperlink"/>
          </w:rPr>
          <w:t xml:space="preserve"> Intermediary</w:t>
        </w:r>
        <w:r w:rsidR="00370B4E">
          <w:tab/>
        </w:r>
        <w:r w:rsidR="00370B4E">
          <w:fldChar w:fldCharType="begin"/>
        </w:r>
        <w:r w:rsidR="00370B4E">
          <w:instrText xml:space="preserve"> PAGEREF _Toc509367552 \h </w:instrText>
        </w:r>
        <w:r w:rsidR="00370B4E">
          <w:fldChar w:fldCharType="separate"/>
        </w:r>
        <w:r w:rsidR="00370B4E">
          <w:t>141</w:t>
        </w:r>
        <w:r w:rsidR="00370B4E">
          <w:fldChar w:fldCharType="end"/>
        </w:r>
      </w:hyperlink>
    </w:p>
    <w:p w14:paraId="709583BD"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3" w:history="1">
        <w:r w:rsidR="00370B4E" w:rsidRPr="009F5E5A">
          <w:rPr>
            <w:rStyle w:val="Hyperlink"/>
          </w:rPr>
          <w:t>Figure 38. Example of Devices</w:t>
        </w:r>
        <w:r w:rsidR="00370B4E">
          <w:tab/>
        </w:r>
        <w:r w:rsidR="00370B4E">
          <w:fldChar w:fldCharType="begin"/>
        </w:r>
        <w:r w:rsidR="00370B4E">
          <w:instrText xml:space="preserve"> PAGEREF _Toc509367553 \h </w:instrText>
        </w:r>
        <w:r w:rsidR="00370B4E">
          <w:fldChar w:fldCharType="separate"/>
        </w:r>
        <w:r w:rsidR="00370B4E">
          <w:t>141</w:t>
        </w:r>
        <w:r w:rsidR="00370B4E">
          <w:fldChar w:fldCharType="end"/>
        </w:r>
      </w:hyperlink>
    </w:p>
    <w:p w14:paraId="2D162D89" w14:textId="77777777" w:rsidR="00692CA0" w:rsidRPr="008762DA" w:rsidRDefault="00194F1E" w:rsidP="008762DA">
      <w:pPr>
        <w:pStyle w:val="TOC1"/>
        <w:rPr>
          <w:rFonts w:eastAsiaTheme="minorEastAsia"/>
          <w:lang w:eastAsia="ko-KR"/>
        </w:rPr>
      </w:pPr>
      <w:r>
        <w:fldChar w:fldCharType="end"/>
      </w:r>
    </w:p>
    <w:p w14:paraId="46DDA04F" w14:textId="77777777" w:rsidR="00613B1C" w:rsidRPr="00960266" w:rsidRDefault="00613B1C" w:rsidP="00613B1C">
      <w:pPr>
        <w:jc w:val="center"/>
        <w:rPr>
          <w:rFonts w:eastAsiaTheme="minorEastAsia"/>
          <w:sz w:val="24"/>
          <w:lang w:eastAsia="ko-KR"/>
        </w:rPr>
      </w:pPr>
      <w:r>
        <w:rPr>
          <w:rFonts w:eastAsiaTheme="minorEastAsia" w:hint="eastAsia"/>
          <w:sz w:val="24"/>
          <w:lang w:eastAsia="ko-KR"/>
        </w:rPr>
        <w:t>Tables</w:t>
      </w:r>
    </w:p>
    <w:p w14:paraId="3F5BD1BD" w14:textId="77777777" w:rsidR="00613B1C" w:rsidRPr="00960266" w:rsidRDefault="00613B1C" w:rsidP="007A0A2B">
      <w:pPr>
        <w:pStyle w:val="TOC1"/>
        <w:rPr>
          <w:rFonts w:eastAsiaTheme="minorEastAsia"/>
          <w:lang w:eastAsia="ko-KR"/>
        </w:rPr>
      </w:pPr>
    </w:p>
    <w:p w14:paraId="66C477AB" w14:textId="77777777" w:rsidR="00370B4E" w:rsidRDefault="00194F1E">
      <w:pPr>
        <w:pStyle w:val="TableofFigures"/>
        <w:rPr>
          <w:rFonts w:asciiTheme="minorHAnsi" w:eastAsiaTheme="minorEastAsia" w:hAnsiTheme="minorHAnsi" w:cstheme="minorBidi"/>
          <w:spacing w:val="0"/>
          <w:sz w:val="22"/>
          <w:szCs w:val="22"/>
          <w:lang w:eastAsia="en-US"/>
        </w:rPr>
      </w:pPr>
      <w:r>
        <w:fldChar w:fldCharType="begin"/>
      </w:r>
      <w:r w:rsidR="007A0A2B">
        <w:instrText xml:space="preserve"> TOC \t "TABLE-title" \c \h</w:instrText>
      </w:r>
      <w:r>
        <w:fldChar w:fldCharType="separate"/>
      </w:r>
      <w:hyperlink w:anchor="_Toc509367554" w:history="1">
        <w:r w:rsidR="00370B4E" w:rsidRPr="008A3F1E">
          <w:rPr>
            <w:rStyle w:val="Hyperlink"/>
          </w:rPr>
          <w:t>Table 1. Additional OCF Types</w:t>
        </w:r>
        <w:r w:rsidR="00370B4E">
          <w:tab/>
        </w:r>
        <w:r w:rsidR="00370B4E">
          <w:fldChar w:fldCharType="begin"/>
        </w:r>
        <w:r w:rsidR="00370B4E">
          <w:instrText xml:space="preserve"> PAGEREF _Toc509367554 \h </w:instrText>
        </w:r>
        <w:r w:rsidR="00370B4E">
          <w:fldChar w:fldCharType="separate"/>
        </w:r>
        <w:r w:rsidR="00370B4E">
          <w:t>23</w:t>
        </w:r>
        <w:r w:rsidR="00370B4E">
          <w:fldChar w:fldCharType="end"/>
        </w:r>
      </w:hyperlink>
    </w:p>
    <w:p w14:paraId="1A2FCF4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5" w:history="1">
        <w:r w:rsidR="00370B4E" w:rsidRPr="008A3F1E">
          <w:rPr>
            <w:rStyle w:val="Hyperlink"/>
          </w:rPr>
          <w:t>Table 2. Name Property Definition</w:t>
        </w:r>
        <w:r w:rsidR="00370B4E">
          <w:tab/>
        </w:r>
        <w:r w:rsidR="00370B4E">
          <w:fldChar w:fldCharType="begin"/>
        </w:r>
        <w:r w:rsidR="00370B4E">
          <w:instrText xml:space="preserve"> PAGEREF _Toc509367555 \h </w:instrText>
        </w:r>
        <w:r w:rsidR="00370B4E">
          <w:fldChar w:fldCharType="separate"/>
        </w:r>
        <w:r w:rsidR="00370B4E">
          <w:t>38</w:t>
        </w:r>
        <w:r w:rsidR="00370B4E">
          <w:fldChar w:fldCharType="end"/>
        </w:r>
      </w:hyperlink>
    </w:p>
    <w:p w14:paraId="372F05A6"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6" w:history="1">
        <w:r w:rsidR="00370B4E" w:rsidRPr="008A3F1E">
          <w:rPr>
            <w:rStyle w:val="Hyperlink"/>
          </w:rPr>
          <w:t>Table 3. Resource Identity Property Definition</w:t>
        </w:r>
        <w:r w:rsidR="00370B4E">
          <w:tab/>
        </w:r>
        <w:r w:rsidR="00370B4E">
          <w:fldChar w:fldCharType="begin"/>
        </w:r>
        <w:r w:rsidR="00370B4E">
          <w:instrText xml:space="preserve"> PAGEREF _Toc509367556 \h </w:instrText>
        </w:r>
        <w:r w:rsidR="00370B4E">
          <w:fldChar w:fldCharType="separate"/>
        </w:r>
        <w:r w:rsidR="00370B4E">
          <w:t>39</w:t>
        </w:r>
        <w:r w:rsidR="00370B4E">
          <w:fldChar w:fldCharType="end"/>
        </w:r>
      </w:hyperlink>
    </w:p>
    <w:p w14:paraId="21F86FA6"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7" w:history="1">
        <w:r w:rsidR="00370B4E" w:rsidRPr="008A3F1E">
          <w:rPr>
            <w:rStyle w:val="Hyperlink"/>
          </w:rPr>
          <w:t>Table 4. Resource Type Common Property definition</w:t>
        </w:r>
        <w:r w:rsidR="00370B4E">
          <w:tab/>
        </w:r>
        <w:r w:rsidR="00370B4E">
          <w:fldChar w:fldCharType="begin"/>
        </w:r>
        <w:r w:rsidR="00370B4E">
          <w:instrText xml:space="preserve"> PAGEREF _Toc509367557 \h </w:instrText>
        </w:r>
        <w:r w:rsidR="00370B4E">
          <w:fldChar w:fldCharType="separate"/>
        </w:r>
        <w:r w:rsidR="00370B4E">
          <w:t>40</w:t>
        </w:r>
        <w:r w:rsidR="00370B4E">
          <w:fldChar w:fldCharType="end"/>
        </w:r>
      </w:hyperlink>
    </w:p>
    <w:p w14:paraId="52DFEB9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8" w:history="1">
        <w:r w:rsidR="00370B4E" w:rsidRPr="008A3F1E">
          <w:rPr>
            <w:rStyle w:val="Hyperlink"/>
          </w:rPr>
          <w:t xml:space="preserve">Table 5. </w:t>
        </w:r>
        <w:r w:rsidR="00370B4E" w:rsidRPr="008A3F1E">
          <w:rPr>
            <w:rStyle w:val="Hyperlink"/>
            <w:lang w:eastAsia="ko-KR"/>
          </w:rPr>
          <w:t>Example foobar Resource Type</w:t>
        </w:r>
        <w:r w:rsidR="00370B4E">
          <w:tab/>
        </w:r>
        <w:r w:rsidR="00370B4E">
          <w:fldChar w:fldCharType="begin"/>
        </w:r>
        <w:r w:rsidR="00370B4E">
          <w:instrText xml:space="preserve"> PAGEREF _Toc509367558 \h </w:instrText>
        </w:r>
        <w:r w:rsidR="00370B4E">
          <w:fldChar w:fldCharType="separate"/>
        </w:r>
        <w:r w:rsidR="00370B4E">
          <w:t>40</w:t>
        </w:r>
        <w:r w:rsidR="00370B4E">
          <w:fldChar w:fldCharType="end"/>
        </w:r>
      </w:hyperlink>
    </w:p>
    <w:p w14:paraId="735D500C"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59" w:history="1">
        <w:r w:rsidR="00370B4E" w:rsidRPr="008A3F1E">
          <w:rPr>
            <w:rStyle w:val="Hyperlink"/>
          </w:rPr>
          <w:t xml:space="preserve">Table 6. </w:t>
        </w:r>
        <w:r w:rsidR="00370B4E" w:rsidRPr="008A3F1E">
          <w:rPr>
            <w:rStyle w:val="Hyperlink"/>
            <w:lang w:eastAsia="ko-KR"/>
          </w:rPr>
          <w:t>Example foobar properties</w:t>
        </w:r>
        <w:r w:rsidR="00370B4E">
          <w:tab/>
        </w:r>
        <w:r w:rsidR="00370B4E">
          <w:fldChar w:fldCharType="begin"/>
        </w:r>
        <w:r w:rsidR="00370B4E">
          <w:instrText xml:space="preserve"> PAGEREF _Toc509367559 \h </w:instrText>
        </w:r>
        <w:r w:rsidR="00370B4E">
          <w:fldChar w:fldCharType="separate"/>
        </w:r>
        <w:r w:rsidR="00370B4E">
          <w:t>40</w:t>
        </w:r>
        <w:r w:rsidR="00370B4E">
          <w:fldChar w:fldCharType="end"/>
        </w:r>
      </w:hyperlink>
    </w:p>
    <w:p w14:paraId="5DD4E0E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0" w:history="1">
        <w:r w:rsidR="00370B4E" w:rsidRPr="008A3F1E">
          <w:rPr>
            <w:rStyle w:val="Hyperlink"/>
          </w:rPr>
          <w:t>Table 7. Resource Interface Property definition</w:t>
        </w:r>
        <w:r w:rsidR="00370B4E">
          <w:tab/>
        </w:r>
        <w:r w:rsidR="00370B4E">
          <w:fldChar w:fldCharType="begin"/>
        </w:r>
        <w:r w:rsidR="00370B4E">
          <w:instrText xml:space="preserve"> PAGEREF _Toc509367560 \h </w:instrText>
        </w:r>
        <w:r w:rsidR="00370B4E">
          <w:fldChar w:fldCharType="separate"/>
        </w:r>
        <w:r w:rsidR="00370B4E">
          <w:t>43</w:t>
        </w:r>
        <w:r w:rsidR="00370B4E">
          <w:fldChar w:fldCharType="end"/>
        </w:r>
      </w:hyperlink>
    </w:p>
    <w:p w14:paraId="4AC50A8F"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1" w:history="1">
        <w:r w:rsidR="00370B4E" w:rsidRPr="008A3F1E">
          <w:rPr>
            <w:rStyle w:val="Hyperlink"/>
          </w:rPr>
          <w:t xml:space="preserve">Table 8. </w:t>
        </w:r>
        <w:r w:rsidR="00370B4E" w:rsidRPr="008A3F1E">
          <w:rPr>
            <w:rStyle w:val="Hyperlink"/>
            <w:lang w:eastAsia="ko-KR"/>
          </w:rPr>
          <w:t xml:space="preserve">OCF </w:t>
        </w:r>
        <w:r w:rsidR="00370B4E" w:rsidRPr="008A3F1E">
          <w:rPr>
            <w:rStyle w:val="Hyperlink"/>
          </w:rPr>
          <w:t>standard Interfaces</w:t>
        </w:r>
        <w:r w:rsidR="00370B4E">
          <w:tab/>
        </w:r>
        <w:r w:rsidR="00370B4E">
          <w:fldChar w:fldCharType="begin"/>
        </w:r>
        <w:r w:rsidR="00370B4E">
          <w:instrText xml:space="preserve"> PAGEREF _Toc509367561 \h </w:instrText>
        </w:r>
        <w:r w:rsidR="00370B4E">
          <w:fldChar w:fldCharType="separate"/>
        </w:r>
        <w:r w:rsidR="00370B4E">
          <w:t>43</w:t>
        </w:r>
        <w:r w:rsidR="00370B4E">
          <w:fldChar w:fldCharType="end"/>
        </w:r>
      </w:hyperlink>
    </w:p>
    <w:p w14:paraId="0432E77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2" w:history="1">
        <w:r w:rsidR="00370B4E" w:rsidRPr="008A3F1E">
          <w:rPr>
            <w:rStyle w:val="Hyperlink"/>
          </w:rPr>
          <w:t xml:space="preserve">Table 9. Common Properties for Collections (in addition to Common Properties defined in section </w:t>
        </w:r>
        <w:r w:rsidR="00370B4E" w:rsidRPr="008A3F1E">
          <w:rPr>
            <w:rStyle w:val="Hyperlink"/>
            <w:lang w:eastAsia="ko-KR"/>
          </w:rPr>
          <w:t>7.3.2</w:t>
        </w:r>
        <w:r w:rsidR="00370B4E" w:rsidRPr="008A3F1E">
          <w:rPr>
            <w:rStyle w:val="Hyperlink"/>
          </w:rPr>
          <w:t>)</w:t>
        </w:r>
        <w:r w:rsidR="00370B4E">
          <w:tab/>
        </w:r>
        <w:r w:rsidR="00370B4E">
          <w:fldChar w:fldCharType="begin"/>
        </w:r>
        <w:r w:rsidR="00370B4E">
          <w:instrText xml:space="preserve"> PAGEREF _Toc509367562 \h </w:instrText>
        </w:r>
        <w:r w:rsidR="00370B4E">
          <w:fldChar w:fldCharType="separate"/>
        </w:r>
        <w:r w:rsidR="00370B4E">
          <w:t>65</w:t>
        </w:r>
        <w:r w:rsidR="00370B4E">
          <w:fldChar w:fldCharType="end"/>
        </w:r>
      </w:hyperlink>
    </w:p>
    <w:p w14:paraId="2FE6A01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3" w:history="1">
        <w:r w:rsidR="00370B4E" w:rsidRPr="008A3F1E">
          <w:rPr>
            <w:rStyle w:val="Hyperlink"/>
          </w:rPr>
          <w:t>Table 10.  3rd party defined Resource elements</w:t>
        </w:r>
        <w:r w:rsidR="00370B4E">
          <w:tab/>
        </w:r>
        <w:r w:rsidR="00370B4E">
          <w:fldChar w:fldCharType="begin"/>
        </w:r>
        <w:r w:rsidR="00370B4E">
          <w:instrText xml:space="preserve"> PAGEREF _Toc509367563 \h </w:instrText>
        </w:r>
        <w:r w:rsidR="00370B4E">
          <w:fldChar w:fldCharType="separate"/>
        </w:r>
        <w:r w:rsidR="00370B4E">
          <w:t>65</w:t>
        </w:r>
        <w:r w:rsidR="00370B4E">
          <w:fldChar w:fldCharType="end"/>
        </w:r>
      </w:hyperlink>
    </w:p>
    <w:p w14:paraId="3D976BD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4" w:history="1">
        <w:r w:rsidR="00370B4E" w:rsidRPr="008A3F1E">
          <w:rPr>
            <w:rStyle w:val="Hyperlink"/>
          </w:rPr>
          <w:t>Table 11. Parameters of CRUDN messages</w:t>
        </w:r>
        <w:r w:rsidR="00370B4E">
          <w:tab/>
        </w:r>
        <w:r w:rsidR="00370B4E">
          <w:fldChar w:fldCharType="begin"/>
        </w:r>
        <w:r w:rsidR="00370B4E">
          <w:instrText xml:space="preserve"> PAGEREF _Toc509367564 \h </w:instrText>
        </w:r>
        <w:r w:rsidR="00370B4E">
          <w:fldChar w:fldCharType="separate"/>
        </w:r>
        <w:r w:rsidR="00370B4E">
          <w:t>68</w:t>
        </w:r>
        <w:r w:rsidR="00370B4E">
          <w:fldChar w:fldCharType="end"/>
        </w:r>
      </w:hyperlink>
    </w:p>
    <w:p w14:paraId="7511E642"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5" w:history="1">
        <w:r w:rsidR="00370B4E" w:rsidRPr="008A3F1E">
          <w:rPr>
            <w:rStyle w:val="Hyperlink"/>
          </w:rPr>
          <w:t>Table 12. “ep” value for Transport Protocol Suite</w:t>
        </w:r>
        <w:r w:rsidR="00370B4E">
          <w:tab/>
        </w:r>
        <w:r w:rsidR="00370B4E">
          <w:fldChar w:fldCharType="begin"/>
        </w:r>
        <w:r w:rsidR="00370B4E">
          <w:instrText xml:space="preserve"> PAGEREF _Toc509367565 \h </w:instrText>
        </w:r>
        <w:r w:rsidR="00370B4E">
          <w:fldChar w:fldCharType="separate"/>
        </w:r>
        <w:r w:rsidR="00370B4E">
          <w:t>77</w:t>
        </w:r>
        <w:r w:rsidR="00370B4E">
          <w:fldChar w:fldCharType="end"/>
        </w:r>
      </w:hyperlink>
    </w:p>
    <w:p w14:paraId="4ABB5E2C"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6" w:history="1">
        <w:r w:rsidR="00370B4E" w:rsidRPr="008A3F1E">
          <w:rPr>
            <w:rStyle w:val="Hyperlink"/>
          </w:rPr>
          <w:t>Table 13. List of Core Resources</w:t>
        </w:r>
        <w:r w:rsidR="00370B4E">
          <w:tab/>
        </w:r>
        <w:r w:rsidR="00370B4E">
          <w:fldChar w:fldCharType="begin"/>
        </w:r>
        <w:r w:rsidR="00370B4E">
          <w:instrText xml:space="preserve"> PAGEREF _Toc509367566 \h </w:instrText>
        </w:r>
        <w:r w:rsidR="00370B4E">
          <w:fldChar w:fldCharType="separate"/>
        </w:r>
        <w:r w:rsidR="00370B4E">
          <w:t>83</w:t>
        </w:r>
        <w:r w:rsidR="00370B4E">
          <w:fldChar w:fldCharType="end"/>
        </w:r>
      </w:hyperlink>
    </w:p>
    <w:p w14:paraId="1118A2E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7" w:history="1">
        <w:r w:rsidR="00370B4E" w:rsidRPr="008A3F1E">
          <w:rPr>
            <w:rStyle w:val="Hyperlink"/>
          </w:rPr>
          <w:t>Table 14. Configuration Resource</w:t>
        </w:r>
        <w:r w:rsidR="00370B4E">
          <w:tab/>
        </w:r>
        <w:r w:rsidR="00370B4E">
          <w:fldChar w:fldCharType="begin"/>
        </w:r>
        <w:r w:rsidR="00370B4E">
          <w:instrText xml:space="preserve"> PAGEREF _Toc509367567 \h </w:instrText>
        </w:r>
        <w:r w:rsidR="00370B4E">
          <w:fldChar w:fldCharType="separate"/>
        </w:r>
        <w:r w:rsidR="00370B4E">
          <w:t>84</w:t>
        </w:r>
        <w:r w:rsidR="00370B4E">
          <w:fldChar w:fldCharType="end"/>
        </w:r>
      </w:hyperlink>
    </w:p>
    <w:p w14:paraId="792EB82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8" w:history="1">
        <w:r w:rsidR="00370B4E" w:rsidRPr="008A3F1E">
          <w:rPr>
            <w:rStyle w:val="Hyperlink"/>
          </w:rPr>
          <w:t>Table 15. “oic.wk.con” Resource Type definition</w:t>
        </w:r>
        <w:r w:rsidR="00370B4E">
          <w:tab/>
        </w:r>
        <w:r w:rsidR="00370B4E">
          <w:fldChar w:fldCharType="begin"/>
        </w:r>
        <w:r w:rsidR="00370B4E">
          <w:instrText xml:space="preserve"> PAGEREF _Toc509367568 \h </w:instrText>
        </w:r>
        <w:r w:rsidR="00370B4E">
          <w:fldChar w:fldCharType="separate"/>
        </w:r>
        <w:r w:rsidR="00370B4E">
          <w:t>84</w:t>
        </w:r>
        <w:r w:rsidR="00370B4E">
          <w:fldChar w:fldCharType="end"/>
        </w:r>
      </w:hyperlink>
    </w:p>
    <w:p w14:paraId="105CC05D"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69" w:history="1">
        <w:r w:rsidR="00370B4E" w:rsidRPr="008A3F1E">
          <w:rPr>
            <w:rStyle w:val="Hyperlink"/>
          </w:rPr>
          <w:t>Table 16. “oic.wk.con.p” Resource Type definition</w:t>
        </w:r>
        <w:r w:rsidR="00370B4E">
          <w:tab/>
        </w:r>
        <w:r w:rsidR="00370B4E">
          <w:fldChar w:fldCharType="begin"/>
        </w:r>
        <w:r w:rsidR="00370B4E">
          <w:instrText xml:space="preserve"> PAGEREF _Toc509367569 \h </w:instrText>
        </w:r>
        <w:r w:rsidR="00370B4E">
          <w:fldChar w:fldCharType="separate"/>
        </w:r>
        <w:r w:rsidR="00370B4E">
          <w:t>85</w:t>
        </w:r>
        <w:r w:rsidR="00370B4E">
          <w:fldChar w:fldCharType="end"/>
        </w:r>
      </w:hyperlink>
    </w:p>
    <w:p w14:paraId="514C68C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0" w:history="1">
        <w:r w:rsidR="00370B4E" w:rsidRPr="008A3F1E">
          <w:rPr>
            <w:rStyle w:val="Hyperlink"/>
          </w:rPr>
          <w:t>Table 17. Mandatory discovery Core Resources</w:t>
        </w:r>
        <w:r w:rsidR="00370B4E">
          <w:tab/>
        </w:r>
        <w:r w:rsidR="00370B4E">
          <w:fldChar w:fldCharType="begin"/>
        </w:r>
        <w:r w:rsidR="00370B4E">
          <w:instrText xml:space="preserve"> PAGEREF _Toc509367570 \h </w:instrText>
        </w:r>
        <w:r w:rsidR="00370B4E">
          <w:fldChar w:fldCharType="separate"/>
        </w:r>
        <w:r w:rsidR="00370B4E">
          <w:t>90</w:t>
        </w:r>
        <w:r w:rsidR="00370B4E">
          <w:fldChar w:fldCharType="end"/>
        </w:r>
      </w:hyperlink>
    </w:p>
    <w:p w14:paraId="7B5D8970"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1" w:history="1">
        <w:r w:rsidR="00370B4E" w:rsidRPr="008A3F1E">
          <w:rPr>
            <w:rStyle w:val="Hyperlink"/>
          </w:rPr>
          <w:t>Table 18. “oic.wk.res” Resource Type definition</w:t>
        </w:r>
        <w:r w:rsidR="00370B4E">
          <w:tab/>
        </w:r>
        <w:r w:rsidR="00370B4E">
          <w:fldChar w:fldCharType="begin"/>
        </w:r>
        <w:r w:rsidR="00370B4E">
          <w:instrText xml:space="preserve"> PAGEREF _Toc509367571 \h </w:instrText>
        </w:r>
        <w:r w:rsidR="00370B4E">
          <w:fldChar w:fldCharType="separate"/>
        </w:r>
        <w:r w:rsidR="00370B4E">
          <w:t>90</w:t>
        </w:r>
        <w:r w:rsidR="00370B4E">
          <w:fldChar w:fldCharType="end"/>
        </w:r>
      </w:hyperlink>
    </w:p>
    <w:p w14:paraId="4E6E8F63"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2" w:history="1">
        <w:r w:rsidR="00370B4E" w:rsidRPr="008A3F1E">
          <w:rPr>
            <w:rStyle w:val="Hyperlink"/>
          </w:rPr>
          <w:t>Table 19. Protocol scheme registry</w:t>
        </w:r>
        <w:r w:rsidR="00370B4E">
          <w:tab/>
        </w:r>
        <w:r w:rsidR="00370B4E">
          <w:fldChar w:fldCharType="begin"/>
        </w:r>
        <w:r w:rsidR="00370B4E">
          <w:instrText xml:space="preserve"> PAGEREF _Toc509367572 \h </w:instrText>
        </w:r>
        <w:r w:rsidR="00370B4E">
          <w:fldChar w:fldCharType="separate"/>
        </w:r>
        <w:r w:rsidR="00370B4E">
          <w:t>91</w:t>
        </w:r>
        <w:r w:rsidR="00370B4E">
          <w:fldChar w:fldCharType="end"/>
        </w:r>
      </w:hyperlink>
    </w:p>
    <w:p w14:paraId="027FB2FE"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3" w:history="1">
        <w:r w:rsidR="00370B4E" w:rsidRPr="008A3F1E">
          <w:rPr>
            <w:rStyle w:val="Hyperlink"/>
          </w:rPr>
          <w:t>Table 20. "oic.wk.d" Resource Type definition</w:t>
        </w:r>
        <w:r w:rsidR="00370B4E">
          <w:tab/>
        </w:r>
        <w:r w:rsidR="00370B4E">
          <w:fldChar w:fldCharType="begin"/>
        </w:r>
        <w:r w:rsidR="00370B4E">
          <w:instrText xml:space="preserve"> PAGEREF _Toc509367573 \h </w:instrText>
        </w:r>
        <w:r w:rsidR="00370B4E">
          <w:fldChar w:fldCharType="separate"/>
        </w:r>
        <w:r w:rsidR="00370B4E">
          <w:t>92</w:t>
        </w:r>
        <w:r w:rsidR="00370B4E">
          <w:fldChar w:fldCharType="end"/>
        </w:r>
      </w:hyperlink>
    </w:p>
    <w:p w14:paraId="78026E92"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4" w:history="1">
        <w:r w:rsidR="00370B4E" w:rsidRPr="008A3F1E">
          <w:rPr>
            <w:rStyle w:val="Hyperlink"/>
          </w:rPr>
          <w:t>Table 21. "oic.wk.p" Resource Type definition</w:t>
        </w:r>
        <w:r w:rsidR="00370B4E">
          <w:tab/>
        </w:r>
        <w:r w:rsidR="00370B4E">
          <w:fldChar w:fldCharType="begin"/>
        </w:r>
        <w:r w:rsidR="00370B4E">
          <w:instrText xml:space="preserve"> PAGEREF _Toc509367574 \h </w:instrText>
        </w:r>
        <w:r w:rsidR="00370B4E">
          <w:fldChar w:fldCharType="separate"/>
        </w:r>
        <w:r w:rsidR="00370B4E">
          <w:t>93</w:t>
        </w:r>
        <w:r w:rsidR="00370B4E">
          <w:fldChar w:fldCharType="end"/>
        </w:r>
      </w:hyperlink>
    </w:p>
    <w:p w14:paraId="1058CF0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5" w:history="1">
        <w:r w:rsidR="00370B4E" w:rsidRPr="008A3F1E">
          <w:rPr>
            <w:rStyle w:val="Hyperlink"/>
          </w:rPr>
          <w:t xml:space="preserve">Table 22. </w:t>
        </w:r>
        <w:r w:rsidR="00370B4E" w:rsidRPr="008A3F1E">
          <w:rPr>
            <w:rStyle w:val="Hyperlink"/>
            <w:lang w:eastAsia="en-US"/>
          </w:rPr>
          <w:t>"</w:t>
        </w:r>
        <w:r w:rsidR="00370B4E" w:rsidRPr="008A3F1E">
          <w:rPr>
            <w:rStyle w:val="Hyperlink"/>
            <w:lang w:eastAsia="ko-KR"/>
          </w:rPr>
          <w:t>oic.wk.rd</w:t>
        </w:r>
        <w:r w:rsidR="00370B4E" w:rsidRPr="008A3F1E">
          <w:rPr>
            <w:rStyle w:val="Hyperlink"/>
            <w:lang w:eastAsia="en-US"/>
          </w:rPr>
          <w:t>"</w:t>
        </w:r>
        <w:r w:rsidR="00370B4E" w:rsidRPr="008A3F1E">
          <w:rPr>
            <w:rStyle w:val="Hyperlink"/>
            <w:lang w:eastAsia="ko-KR"/>
          </w:rPr>
          <w:t xml:space="preserve"> Resource Type definition</w:t>
        </w:r>
        <w:r w:rsidR="00370B4E">
          <w:tab/>
        </w:r>
        <w:r w:rsidR="00370B4E">
          <w:fldChar w:fldCharType="begin"/>
        </w:r>
        <w:r w:rsidR="00370B4E">
          <w:instrText xml:space="preserve"> PAGEREF _Toc509367575 \h </w:instrText>
        </w:r>
        <w:r w:rsidR="00370B4E">
          <w:fldChar w:fldCharType="separate"/>
        </w:r>
        <w:r w:rsidR="00370B4E">
          <w:t>99</w:t>
        </w:r>
        <w:r w:rsidR="00370B4E">
          <w:fldChar w:fldCharType="end"/>
        </w:r>
      </w:hyperlink>
    </w:p>
    <w:p w14:paraId="3A0A1C6D"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6" w:history="1">
        <w:r w:rsidR="00370B4E" w:rsidRPr="008A3F1E">
          <w:rPr>
            <w:rStyle w:val="Hyperlink"/>
          </w:rPr>
          <w:t xml:space="preserve">Table 23. </w:t>
        </w:r>
        <w:r w:rsidR="00370B4E" w:rsidRPr="008A3F1E">
          <w:rPr>
            <w:rStyle w:val="Hyperlink"/>
            <w:lang w:eastAsia="en-US"/>
          </w:rPr>
          <w:t>"</w:t>
        </w:r>
        <w:r w:rsidR="00370B4E" w:rsidRPr="008A3F1E">
          <w:rPr>
            <w:rStyle w:val="Hyperlink"/>
          </w:rPr>
          <w:t>oic.wk.</w:t>
        </w:r>
        <w:r w:rsidR="00370B4E" w:rsidRPr="008A3F1E">
          <w:rPr>
            <w:rStyle w:val="Hyperlink"/>
            <w:lang w:eastAsia="ko-KR"/>
          </w:rPr>
          <w:t>rd</w:t>
        </w:r>
        <w:r w:rsidR="00370B4E" w:rsidRPr="008A3F1E">
          <w:rPr>
            <w:rStyle w:val="Hyperlink"/>
            <w:lang w:eastAsia="en-US"/>
          </w:rPr>
          <w:t>"</w:t>
        </w:r>
        <w:r w:rsidR="00370B4E" w:rsidRPr="008A3F1E">
          <w:rPr>
            <w:rStyle w:val="Hyperlink"/>
          </w:rPr>
          <w:t xml:space="preserve"> </w:t>
        </w:r>
        <w:r w:rsidR="00370B4E" w:rsidRPr="008A3F1E">
          <w:rPr>
            <w:rStyle w:val="Hyperlink"/>
            <w:lang w:eastAsia="ko-KR"/>
          </w:rPr>
          <w:t>Properties</w:t>
        </w:r>
        <w:r w:rsidR="00370B4E">
          <w:tab/>
        </w:r>
        <w:r w:rsidR="00370B4E">
          <w:fldChar w:fldCharType="begin"/>
        </w:r>
        <w:r w:rsidR="00370B4E">
          <w:instrText xml:space="preserve"> PAGEREF _Toc509367576 \h </w:instrText>
        </w:r>
        <w:r w:rsidR="00370B4E">
          <w:fldChar w:fldCharType="separate"/>
        </w:r>
        <w:r w:rsidR="00370B4E">
          <w:t>99</w:t>
        </w:r>
        <w:r w:rsidR="00370B4E">
          <w:fldChar w:fldCharType="end"/>
        </w:r>
      </w:hyperlink>
    </w:p>
    <w:p w14:paraId="30F14AE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7" w:history="1">
        <w:r w:rsidR="00370B4E" w:rsidRPr="008A3F1E">
          <w:rPr>
            <w:rStyle w:val="Hyperlink"/>
          </w:rPr>
          <w:t>Table 24. Optional diagnostics and maintenance device management Core Resources</w:t>
        </w:r>
        <w:r w:rsidR="00370B4E">
          <w:tab/>
        </w:r>
        <w:r w:rsidR="00370B4E">
          <w:fldChar w:fldCharType="begin"/>
        </w:r>
        <w:r w:rsidR="00370B4E">
          <w:instrText xml:space="preserve"> PAGEREF _Toc509367577 \h </w:instrText>
        </w:r>
        <w:r w:rsidR="00370B4E">
          <w:fldChar w:fldCharType="separate"/>
        </w:r>
        <w:r w:rsidR="00370B4E">
          <w:t>111</w:t>
        </w:r>
        <w:r w:rsidR="00370B4E">
          <w:fldChar w:fldCharType="end"/>
        </w:r>
      </w:hyperlink>
    </w:p>
    <w:p w14:paraId="33D265F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8" w:history="1">
        <w:r w:rsidR="00370B4E" w:rsidRPr="008A3F1E">
          <w:rPr>
            <w:rStyle w:val="Hyperlink"/>
          </w:rPr>
          <w:t>Table 25. “oic.wk.mnt” Resource Type definition</w:t>
        </w:r>
        <w:r w:rsidR="00370B4E">
          <w:tab/>
        </w:r>
        <w:r w:rsidR="00370B4E">
          <w:fldChar w:fldCharType="begin"/>
        </w:r>
        <w:r w:rsidR="00370B4E">
          <w:instrText xml:space="preserve"> PAGEREF _Toc509367578 \h </w:instrText>
        </w:r>
        <w:r w:rsidR="00370B4E">
          <w:fldChar w:fldCharType="separate"/>
        </w:r>
        <w:r w:rsidR="00370B4E">
          <w:t>112</w:t>
        </w:r>
        <w:r w:rsidR="00370B4E">
          <w:fldChar w:fldCharType="end"/>
        </w:r>
      </w:hyperlink>
    </w:p>
    <w:p w14:paraId="299D9DF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79" w:history="1">
        <w:r w:rsidR="00370B4E" w:rsidRPr="008A3F1E">
          <w:rPr>
            <w:rStyle w:val="Hyperlink"/>
          </w:rPr>
          <w:t>Table 26. Optional monitoring device management Core Resources</w:t>
        </w:r>
        <w:r w:rsidR="00370B4E">
          <w:tab/>
        </w:r>
        <w:r w:rsidR="00370B4E">
          <w:fldChar w:fldCharType="begin"/>
        </w:r>
        <w:r w:rsidR="00370B4E">
          <w:instrText xml:space="preserve"> PAGEREF _Toc509367579 \h </w:instrText>
        </w:r>
        <w:r w:rsidR="00370B4E">
          <w:fldChar w:fldCharType="separate"/>
        </w:r>
        <w:r w:rsidR="00370B4E">
          <w:t>112</w:t>
        </w:r>
        <w:r w:rsidR="00370B4E">
          <w:fldChar w:fldCharType="end"/>
        </w:r>
      </w:hyperlink>
    </w:p>
    <w:p w14:paraId="1EC247F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0" w:history="1">
        <w:r w:rsidR="00370B4E" w:rsidRPr="008A3F1E">
          <w:rPr>
            <w:rStyle w:val="Hyperlink"/>
          </w:rPr>
          <w:t>Table 27. "oic.wk.nmon" Resource Type definition</w:t>
        </w:r>
        <w:r w:rsidR="00370B4E">
          <w:tab/>
        </w:r>
        <w:r w:rsidR="00370B4E">
          <w:fldChar w:fldCharType="begin"/>
        </w:r>
        <w:r w:rsidR="00370B4E">
          <w:instrText xml:space="preserve"> PAGEREF _Toc509367580 \h </w:instrText>
        </w:r>
        <w:r w:rsidR="00370B4E">
          <w:fldChar w:fldCharType="separate"/>
        </w:r>
        <w:r w:rsidR="00370B4E">
          <w:t>113</w:t>
        </w:r>
        <w:r w:rsidR="00370B4E">
          <w:fldChar w:fldCharType="end"/>
        </w:r>
      </w:hyperlink>
    </w:p>
    <w:p w14:paraId="1E501897"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1" w:history="1">
        <w:r w:rsidR="00370B4E" w:rsidRPr="008A3F1E">
          <w:rPr>
            <w:rStyle w:val="Hyperlink"/>
          </w:rPr>
          <w:t>Table 28 list of Resource Types for Scenes</w:t>
        </w:r>
        <w:r w:rsidR="00370B4E">
          <w:tab/>
        </w:r>
        <w:r w:rsidR="00370B4E">
          <w:fldChar w:fldCharType="begin"/>
        </w:r>
        <w:r w:rsidR="00370B4E">
          <w:instrText xml:space="preserve"> PAGEREF _Toc509367581 \h </w:instrText>
        </w:r>
        <w:r w:rsidR="00370B4E">
          <w:fldChar w:fldCharType="separate"/>
        </w:r>
        <w:r w:rsidR="00370B4E">
          <w:t>120</w:t>
        </w:r>
        <w:r w:rsidR="00370B4E">
          <w:fldChar w:fldCharType="end"/>
        </w:r>
      </w:hyperlink>
    </w:p>
    <w:p w14:paraId="01CC195F"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2" w:history="1">
        <w:r w:rsidR="00370B4E" w:rsidRPr="008A3F1E">
          <w:rPr>
            <w:rStyle w:val="Hyperlink"/>
          </w:rPr>
          <w:t>Table 29. Optional Icon Core Resource</w:t>
        </w:r>
        <w:r w:rsidR="00370B4E">
          <w:tab/>
        </w:r>
        <w:r w:rsidR="00370B4E">
          <w:fldChar w:fldCharType="begin"/>
        </w:r>
        <w:r w:rsidR="00370B4E">
          <w:instrText xml:space="preserve"> PAGEREF _Toc509367582 \h </w:instrText>
        </w:r>
        <w:r w:rsidR="00370B4E">
          <w:fldChar w:fldCharType="separate"/>
        </w:r>
        <w:r w:rsidR="00370B4E">
          <w:t>121</w:t>
        </w:r>
        <w:r w:rsidR="00370B4E">
          <w:fldChar w:fldCharType="end"/>
        </w:r>
      </w:hyperlink>
    </w:p>
    <w:p w14:paraId="0DF6140D"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3" w:history="1">
        <w:r w:rsidR="00370B4E" w:rsidRPr="008A3F1E">
          <w:rPr>
            <w:rStyle w:val="Hyperlink"/>
          </w:rPr>
          <w:t>Table 30. “oic.r.icon</w:t>
        </w:r>
        <w:r w:rsidR="00370B4E" w:rsidRPr="008A3F1E">
          <w:rPr>
            <w:rStyle w:val="Hyperlink"/>
            <w:i/>
          </w:rPr>
          <w:t>”</w:t>
        </w:r>
        <w:r w:rsidR="00370B4E" w:rsidRPr="008A3F1E">
          <w:rPr>
            <w:rStyle w:val="Hyperlink"/>
          </w:rPr>
          <w:t xml:space="preserve"> Resource Type definition</w:t>
        </w:r>
        <w:r w:rsidR="00370B4E">
          <w:tab/>
        </w:r>
        <w:r w:rsidR="00370B4E">
          <w:fldChar w:fldCharType="begin"/>
        </w:r>
        <w:r w:rsidR="00370B4E">
          <w:instrText xml:space="preserve"> PAGEREF _Toc509367583 \h </w:instrText>
        </w:r>
        <w:r w:rsidR="00370B4E">
          <w:fldChar w:fldCharType="separate"/>
        </w:r>
        <w:r w:rsidR="00370B4E">
          <w:t>121</w:t>
        </w:r>
        <w:r w:rsidR="00370B4E">
          <w:fldChar w:fldCharType="end"/>
        </w:r>
      </w:hyperlink>
    </w:p>
    <w:p w14:paraId="346BF597"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4" w:history="1">
        <w:r w:rsidR="00370B4E" w:rsidRPr="008A3F1E">
          <w:rPr>
            <w:rStyle w:val="Hyperlink"/>
          </w:rPr>
          <w:t>Table 31. Introspection Resource</w:t>
        </w:r>
        <w:r w:rsidR="00370B4E">
          <w:tab/>
        </w:r>
        <w:r w:rsidR="00370B4E">
          <w:fldChar w:fldCharType="begin"/>
        </w:r>
        <w:r w:rsidR="00370B4E">
          <w:instrText xml:space="preserve"> PAGEREF _Toc509367584 \h </w:instrText>
        </w:r>
        <w:r w:rsidR="00370B4E">
          <w:fldChar w:fldCharType="separate"/>
        </w:r>
        <w:r w:rsidR="00370B4E">
          <w:t>124</w:t>
        </w:r>
        <w:r w:rsidR="00370B4E">
          <w:fldChar w:fldCharType="end"/>
        </w:r>
      </w:hyperlink>
    </w:p>
    <w:p w14:paraId="2CB97B8C"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5" w:history="1">
        <w:r w:rsidR="00370B4E" w:rsidRPr="008A3F1E">
          <w:rPr>
            <w:rStyle w:val="Hyperlink"/>
          </w:rPr>
          <w:t>Table 32. “oic.wk.introspection” Resource Type definition</w:t>
        </w:r>
        <w:r w:rsidR="00370B4E">
          <w:tab/>
        </w:r>
        <w:r w:rsidR="00370B4E">
          <w:fldChar w:fldCharType="begin"/>
        </w:r>
        <w:r w:rsidR="00370B4E">
          <w:instrText xml:space="preserve"> PAGEREF _Toc509367585 \h </w:instrText>
        </w:r>
        <w:r w:rsidR="00370B4E">
          <w:fldChar w:fldCharType="separate"/>
        </w:r>
        <w:r w:rsidR="00370B4E">
          <w:t>124</w:t>
        </w:r>
        <w:r w:rsidR="00370B4E">
          <w:fldChar w:fldCharType="end"/>
        </w:r>
      </w:hyperlink>
    </w:p>
    <w:p w14:paraId="62C56D9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6" w:history="1">
        <w:r w:rsidR="00370B4E" w:rsidRPr="008A3F1E">
          <w:rPr>
            <w:rStyle w:val="Hyperlink"/>
          </w:rPr>
          <w:t>Table 33. CoAP request and response</w:t>
        </w:r>
        <w:r w:rsidR="00370B4E">
          <w:tab/>
        </w:r>
        <w:r w:rsidR="00370B4E">
          <w:fldChar w:fldCharType="begin"/>
        </w:r>
        <w:r w:rsidR="00370B4E">
          <w:instrText xml:space="preserve"> PAGEREF _Toc509367586 \h </w:instrText>
        </w:r>
        <w:r w:rsidR="00370B4E">
          <w:fldChar w:fldCharType="separate"/>
        </w:r>
        <w:r w:rsidR="00370B4E">
          <w:t>126</w:t>
        </w:r>
        <w:r w:rsidR="00370B4E">
          <w:fldChar w:fldCharType="end"/>
        </w:r>
      </w:hyperlink>
    </w:p>
    <w:p w14:paraId="4B0A41D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7" w:history="1">
        <w:r w:rsidR="00370B4E" w:rsidRPr="008A3F1E">
          <w:rPr>
            <w:rStyle w:val="Hyperlink"/>
          </w:rPr>
          <w:t>Table 34. OCF Content-Format</w:t>
        </w:r>
        <w:r w:rsidR="00370B4E" w:rsidRPr="008A3F1E">
          <w:rPr>
            <w:rStyle w:val="Hyperlink"/>
            <w:lang w:eastAsia="ko-KR"/>
          </w:rPr>
          <w:t>s</w:t>
        </w:r>
        <w:r w:rsidR="00370B4E">
          <w:tab/>
        </w:r>
        <w:r w:rsidR="00370B4E">
          <w:fldChar w:fldCharType="begin"/>
        </w:r>
        <w:r w:rsidR="00370B4E">
          <w:instrText xml:space="preserve"> PAGEREF _Toc509367587 \h </w:instrText>
        </w:r>
        <w:r w:rsidR="00370B4E">
          <w:fldChar w:fldCharType="separate"/>
        </w:r>
        <w:r w:rsidR="00370B4E">
          <w:t>128</w:t>
        </w:r>
        <w:r w:rsidR="00370B4E">
          <w:fldChar w:fldCharType="end"/>
        </w:r>
      </w:hyperlink>
    </w:p>
    <w:p w14:paraId="638D15A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8" w:history="1">
        <w:r w:rsidR="00370B4E" w:rsidRPr="008A3F1E">
          <w:rPr>
            <w:rStyle w:val="Hyperlink"/>
          </w:rPr>
          <w:t xml:space="preserve">Table 35. </w:t>
        </w:r>
        <w:r w:rsidR="00370B4E" w:rsidRPr="008A3F1E">
          <w:rPr>
            <w:rStyle w:val="Hyperlink"/>
            <w:lang w:eastAsia="ko-KR"/>
          </w:rPr>
          <w:t>OCF-Content-Format-Version and OCF-Accept-Content-Format-Version Option Numbers</w:t>
        </w:r>
        <w:r w:rsidR="00370B4E">
          <w:tab/>
        </w:r>
        <w:r w:rsidR="00370B4E">
          <w:fldChar w:fldCharType="begin"/>
        </w:r>
        <w:r w:rsidR="00370B4E">
          <w:instrText xml:space="preserve"> PAGEREF _Toc509367588 \h </w:instrText>
        </w:r>
        <w:r w:rsidR="00370B4E">
          <w:fldChar w:fldCharType="separate"/>
        </w:r>
        <w:r w:rsidR="00370B4E">
          <w:t>129</w:t>
        </w:r>
        <w:r w:rsidR="00370B4E">
          <w:fldChar w:fldCharType="end"/>
        </w:r>
      </w:hyperlink>
    </w:p>
    <w:p w14:paraId="36853A48"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89" w:history="1">
        <w:r w:rsidR="00370B4E" w:rsidRPr="008A3F1E">
          <w:rPr>
            <w:rStyle w:val="Hyperlink"/>
          </w:rPr>
          <w:t xml:space="preserve">Table 36. </w:t>
        </w:r>
        <w:r w:rsidR="00370B4E" w:rsidRPr="008A3F1E">
          <w:rPr>
            <w:rStyle w:val="Hyperlink"/>
            <w:lang w:eastAsia="ko-KR"/>
          </w:rPr>
          <w:t>OCF-Accept-Content-Format-Version and OCF-Content-Format-Version Representation</w:t>
        </w:r>
        <w:r w:rsidR="00370B4E">
          <w:tab/>
        </w:r>
        <w:r w:rsidR="00370B4E">
          <w:fldChar w:fldCharType="begin"/>
        </w:r>
        <w:r w:rsidR="00370B4E">
          <w:instrText xml:space="preserve"> PAGEREF _Toc509367589 \h </w:instrText>
        </w:r>
        <w:r w:rsidR="00370B4E">
          <w:fldChar w:fldCharType="separate"/>
        </w:r>
        <w:r w:rsidR="00370B4E">
          <w:t>129</w:t>
        </w:r>
        <w:r w:rsidR="00370B4E">
          <w:fldChar w:fldCharType="end"/>
        </w:r>
      </w:hyperlink>
    </w:p>
    <w:p w14:paraId="3019AAFB"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0" w:history="1">
        <w:r w:rsidR="00370B4E" w:rsidRPr="008A3F1E">
          <w:rPr>
            <w:rStyle w:val="Hyperlink"/>
          </w:rPr>
          <w:t xml:space="preserve">Table 37. Examples of </w:t>
        </w:r>
        <w:r w:rsidR="00370B4E" w:rsidRPr="008A3F1E">
          <w:rPr>
            <w:rStyle w:val="Hyperlink"/>
            <w:lang w:eastAsia="ko-KR"/>
          </w:rPr>
          <w:t>OCF-Content-Format-Version and OCF-Accept-Content-Format-Version Representation</w:t>
        </w:r>
        <w:r w:rsidR="00370B4E">
          <w:tab/>
        </w:r>
        <w:r w:rsidR="00370B4E">
          <w:fldChar w:fldCharType="begin"/>
        </w:r>
        <w:r w:rsidR="00370B4E">
          <w:instrText xml:space="preserve"> PAGEREF _Toc509367590 \h </w:instrText>
        </w:r>
        <w:r w:rsidR="00370B4E">
          <w:fldChar w:fldCharType="separate"/>
        </w:r>
        <w:r w:rsidR="00370B4E">
          <w:t>129</w:t>
        </w:r>
        <w:r w:rsidR="00370B4E">
          <w:fldChar w:fldCharType="end"/>
        </w:r>
      </w:hyperlink>
    </w:p>
    <w:p w14:paraId="63C13C5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1" w:history="1">
        <w:r w:rsidR="00370B4E" w:rsidRPr="008A3F1E">
          <w:rPr>
            <w:rStyle w:val="Hyperlink"/>
          </w:rPr>
          <w:t>Table 38</w:t>
        </w:r>
        <w:r w:rsidR="00370B4E" w:rsidRPr="008A3F1E">
          <w:rPr>
            <w:rStyle w:val="Hyperlink"/>
            <w:lang w:eastAsia="ko-KR"/>
          </w:rPr>
          <w:t>.</w:t>
        </w:r>
        <w:r w:rsidR="00370B4E" w:rsidRPr="008A3F1E">
          <w:rPr>
            <w:rStyle w:val="Hyperlink"/>
          </w:rPr>
          <w:t xml:space="preserve"> oic.ex</w:t>
        </w:r>
        <w:r w:rsidR="00370B4E" w:rsidRPr="008A3F1E">
          <w:rPr>
            <w:rStyle w:val="Hyperlink"/>
            <w:lang w:eastAsia="ko-KR"/>
          </w:rPr>
          <w:t>ample</w:t>
        </w:r>
        <w:r w:rsidR="00370B4E" w:rsidRPr="008A3F1E">
          <w:rPr>
            <w:rStyle w:val="Hyperlink"/>
          </w:rPr>
          <w:t>.light Resource Type definition</w:t>
        </w:r>
        <w:r w:rsidR="00370B4E">
          <w:tab/>
        </w:r>
        <w:r w:rsidR="00370B4E">
          <w:fldChar w:fldCharType="begin"/>
        </w:r>
        <w:r w:rsidR="00370B4E">
          <w:instrText xml:space="preserve"> PAGEREF _Toc509367591 \h </w:instrText>
        </w:r>
        <w:r w:rsidR="00370B4E">
          <w:fldChar w:fldCharType="separate"/>
        </w:r>
        <w:r w:rsidR="00370B4E">
          <w:t>137</w:t>
        </w:r>
        <w:r w:rsidR="00370B4E">
          <w:fldChar w:fldCharType="end"/>
        </w:r>
      </w:hyperlink>
    </w:p>
    <w:p w14:paraId="0733E72A"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2" w:history="1">
        <w:r w:rsidR="00370B4E" w:rsidRPr="008A3F1E">
          <w:rPr>
            <w:rStyle w:val="Hyperlink"/>
          </w:rPr>
          <w:t>Table 39</w:t>
        </w:r>
        <w:r w:rsidR="00370B4E" w:rsidRPr="008A3F1E">
          <w:rPr>
            <w:rStyle w:val="Hyperlink"/>
            <w:lang w:eastAsia="ko-KR"/>
          </w:rPr>
          <w:t>.</w:t>
        </w:r>
        <w:r w:rsidR="00370B4E" w:rsidRPr="008A3F1E">
          <w:rPr>
            <w:rStyle w:val="Hyperlink"/>
          </w:rPr>
          <w:t xml:space="preserve"> </w:t>
        </w:r>
        <w:r w:rsidR="00370B4E" w:rsidRPr="008A3F1E">
          <w:rPr>
            <w:rStyle w:val="Hyperlink"/>
            <w:lang w:eastAsia="ko-KR"/>
          </w:rPr>
          <w:t>oic.example.garagedoor Resource Type definition</w:t>
        </w:r>
        <w:r w:rsidR="00370B4E">
          <w:tab/>
        </w:r>
        <w:r w:rsidR="00370B4E">
          <w:fldChar w:fldCharType="begin"/>
        </w:r>
        <w:r w:rsidR="00370B4E">
          <w:instrText xml:space="preserve"> PAGEREF _Toc509367592 \h </w:instrText>
        </w:r>
        <w:r w:rsidR="00370B4E">
          <w:fldChar w:fldCharType="separate"/>
        </w:r>
        <w:r w:rsidR="00370B4E">
          <w:t>137</w:t>
        </w:r>
        <w:r w:rsidR="00370B4E">
          <w:fldChar w:fldCharType="end"/>
        </w:r>
      </w:hyperlink>
    </w:p>
    <w:p w14:paraId="6D37F3C6"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3" w:history="1">
        <w:r w:rsidR="00370B4E" w:rsidRPr="008A3F1E">
          <w:rPr>
            <w:rStyle w:val="Hyperlink"/>
          </w:rPr>
          <w:t>Table 40. Light control Resource Type definition</w:t>
        </w:r>
        <w:r w:rsidR="00370B4E">
          <w:tab/>
        </w:r>
        <w:r w:rsidR="00370B4E">
          <w:fldChar w:fldCharType="begin"/>
        </w:r>
        <w:r w:rsidR="00370B4E">
          <w:instrText xml:space="preserve"> PAGEREF _Toc509367593 \h </w:instrText>
        </w:r>
        <w:r w:rsidR="00370B4E">
          <w:fldChar w:fldCharType="separate"/>
        </w:r>
        <w:r w:rsidR="00370B4E">
          <w:t>145</w:t>
        </w:r>
        <w:r w:rsidR="00370B4E">
          <w:fldChar w:fldCharType="end"/>
        </w:r>
      </w:hyperlink>
    </w:p>
    <w:p w14:paraId="168FD1A4"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4" w:history="1">
        <w:r w:rsidR="00370B4E" w:rsidRPr="008A3F1E">
          <w:rPr>
            <w:rStyle w:val="Hyperlink"/>
          </w:rPr>
          <w:t>Table 41. Light control Resource Type definition</w:t>
        </w:r>
        <w:r w:rsidR="00370B4E">
          <w:tab/>
        </w:r>
        <w:r w:rsidR="00370B4E">
          <w:fldChar w:fldCharType="begin"/>
        </w:r>
        <w:r w:rsidR="00370B4E">
          <w:instrText xml:space="preserve"> PAGEREF _Toc509367594 \h </w:instrText>
        </w:r>
        <w:r w:rsidR="00370B4E">
          <w:fldChar w:fldCharType="separate"/>
        </w:r>
        <w:r w:rsidR="00370B4E">
          <w:t>145</w:t>
        </w:r>
        <w:r w:rsidR="00370B4E">
          <w:fldChar w:fldCharType="end"/>
        </w:r>
      </w:hyperlink>
    </w:p>
    <w:p w14:paraId="266A4AD5"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5" w:history="1">
        <w:r w:rsidR="00370B4E" w:rsidRPr="008A3F1E">
          <w:rPr>
            <w:rStyle w:val="Hyperlink"/>
          </w:rPr>
          <w:t>Table 42. Alphabetized list of core resources</w:t>
        </w:r>
        <w:r w:rsidR="00370B4E">
          <w:tab/>
        </w:r>
        <w:r w:rsidR="00370B4E">
          <w:fldChar w:fldCharType="begin"/>
        </w:r>
        <w:r w:rsidR="00370B4E">
          <w:instrText xml:space="preserve"> PAGEREF _Toc509367595 \h </w:instrText>
        </w:r>
        <w:r w:rsidR="00370B4E">
          <w:fldChar w:fldCharType="separate"/>
        </w:r>
        <w:r w:rsidR="00370B4E">
          <w:t>147</w:t>
        </w:r>
        <w:r w:rsidR="00370B4E">
          <w:fldChar w:fldCharType="end"/>
        </w:r>
      </w:hyperlink>
    </w:p>
    <w:p w14:paraId="56C5A771" w14:textId="77777777" w:rsidR="00370B4E" w:rsidRDefault="00C16FED">
      <w:pPr>
        <w:pStyle w:val="TableofFigures"/>
        <w:rPr>
          <w:rFonts w:asciiTheme="minorHAnsi" w:eastAsiaTheme="minorEastAsia" w:hAnsiTheme="minorHAnsi" w:cstheme="minorBidi"/>
          <w:spacing w:val="0"/>
          <w:sz w:val="22"/>
          <w:szCs w:val="22"/>
          <w:lang w:eastAsia="en-US"/>
        </w:rPr>
      </w:pPr>
      <w:hyperlink w:anchor="_Toc509367596" w:history="1">
        <w:r w:rsidR="00370B4E" w:rsidRPr="008A3F1E">
          <w:rPr>
            <w:rStyle w:val="Hyperlink"/>
          </w:rPr>
          <w:t>Table 43. Alphabetized list of referenced OIC 1.1 core resources</w:t>
        </w:r>
        <w:r w:rsidR="00370B4E">
          <w:tab/>
        </w:r>
        <w:r w:rsidR="00370B4E">
          <w:fldChar w:fldCharType="begin"/>
        </w:r>
        <w:r w:rsidR="00370B4E">
          <w:instrText xml:space="preserve"> PAGEREF _Toc509367596 \h </w:instrText>
        </w:r>
        <w:r w:rsidR="00370B4E">
          <w:fldChar w:fldCharType="separate"/>
        </w:r>
        <w:r w:rsidR="00370B4E">
          <w:t>211</w:t>
        </w:r>
        <w:r w:rsidR="00370B4E">
          <w:fldChar w:fldCharType="end"/>
        </w:r>
      </w:hyperlink>
    </w:p>
    <w:p w14:paraId="261060B0" w14:textId="77777777" w:rsidR="007A0A2B" w:rsidRDefault="00194F1E" w:rsidP="007A0A2B">
      <w:r>
        <w:fldChar w:fldCharType="end"/>
      </w:r>
    </w:p>
    <w:p w14:paraId="5D5A0C10" w14:textId="77777777" w:rsidR="002B3ED4" w:rsidRDefault="002B3ED4">
      <w:pPr>
        <w:spacing w:after="160" w:line="259" w:lineRule="auto"/>
        <w:jc w:val="left"/>
        <w:rPr>
          <w:b/>
          <w:bCs/>
          <w:sz w:val="22"/>
          <w:szCs w:val="22"/>
          <w:lang w:val="en-GB"/>
        </w:rPr>
      </w:pPr>
      <w:bookmarkStart w:id="7" w:name="_Toc416400904"/>
      <w:bookmarkStart w:id="8" w:name="_Toc416401346"/>
      <w:bookmarkStart w:id="9" w:name="_Toc416400905"/>
      <w:bookmarkStart w:id="10" w:name="_Toc416401347"/>
      <w:bookmarkStart w:id="11" w:name="_Toc416400906"/>
      <w:bookmarkStart w:id="12" w:name="_Toc416401348"/>
      <w:bookmarkStart w:id="13" w:name="_Toc416400907"/>
      <w:bookmarkStart w:id="14" w:name="_Toc416401349"/>
      <w:bookmarkStart w:id="15" w:name="_Toc416400908"/>
      <w:bookmarkStart w:id="16" w:name="_Toc416401350"/>
      <w:bookmarkStart w:id="17" w:name="_Toc416400909"/>
      <w:bookmarkStart w:id="18" w:name="_Toc416401351"/>
      <w:bookmarkStart w:id="19" w:name="_Toc416400910"/>
      <w:bookmarkStart w:id="20" w:name="_Toc416401352"/>
      <w:bookmarkStart w:id="21" w:name="_Toc416400911"/>
      <w:bookmarkStart w:id="22" w:name="_Toc416401353"/>
      <w:bookmarkStart w:id="23" w:name="_Toc416400912"/>
      <w:bookmarkStart w:id="24" w:name="_Toc416401354"/>
      <w:bookmarkStart w:id="25" w:name="_Toc416400913"/>
      <w:bookmarkStart w:id="26" w:name="_Toc416401355"/>
      <w:bookmarkStart w:id="27" w:name="_Toc412656876"/>
      <w:bookmarkStart w:id="28" w:name="_Toc412657798"/>
      <w:bookmarkStart w:id="29" w:name="_Toc41273377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br w:type="page"/>
      </w:r>
    </w:p>
    <w:p w14:paraId="628DB0A1" w14:textId="77777777" w:rsidR="007A0A2B" w:rsidRDefault="007A0A2B">
      <w:pPr>
        <w:pStyle w:val="Heading1"/>
      </w:pPr>
      <w:bookmarkStart w:id="30" w:name="_Toc509367126"/>
      <w:r>
        <w:lastRenderedPageBreak/>
        <w:t>Scope</w:t>
      </w:r>
      <w:bookmarkEnd w:id="30"/>
    </w:p>
    <w:p w14:paraId="70BE0320" w14:textId="77777777" w:rsidR="00760065" w:rsidRDefault="00760065" w:rsidP="00760065">
      <w:pPr>
        <w:pStyle w:val="PARAGRAPH"/>
      </w:pPr>
      <w:r>
        <w:t xml:space="preserve">The </w:t>
      </w:r>
      <w:r w:rsidR="00DF07AA">
        <w:rPr>
          <w:rFonts w:eastAsiaTheme="minorEastAsia"/>
          <w:lang w:eastAsia="ko-KR"/>
        </w:rPr>
        <w:t>OCF</w:t>
      </w:r>
      <w:r>
        <w:t xml:space="preserve"> specifications are divided into two sets of documents:</w:t>
      </w:r>
    </w:p>
    <w:p w14:paraId="448ADF61" w14:textId="77777777" w:rsidR="00760065" w:rsidRDefault="00760065" w:rsidP="00760065">
      <w:pPr>
        <w:pStyle w:val="ListBullet"/>
      </w:pPr>
      <w:r>
        <w:t xml:space="preserve">Core Specification documents: The Core Specification documents specify the Framework, i.e., the </w:t>
      </w:r>
      <w:r w:rsidR="00DF07AA">
        <w:rPr>
          <w:rFonts w:eastAsiaTheme="minorEastAsia"/>
          <w:lang w:eastAsia="ko-KR"/>
        </w:rPr>
        <w:t>OCF</w:t>
      </w:r>
      <w:r w:rsidR="00DF07AA">
        <w:rPr>
          <w:rFonts w:eastAsiaTheme="minorEastAsia" w:hint="eastAsia"/>
          <w:lang w:eastAsia="ko-KR"/>
        </w:rPr>
        <w:t xml:space="preserve"> </w:t>
      </w:r>
      <w:r>
        <w:t>core architecture, interfaces</w:t>
      </w:r>
      <w:r w:rsidR="00DB30B6">
        <w:rPr>
          <w:rFonts w:eastAsiaTheme="minorEastAsia" w:hint="eastAsia"/>
          <w:lang w:eastAsia="ko-KR"/>
        </w:rPr>
        <w:t>,</w:t>
      </w:r>
      <w:r>
        <w:t xml:space="preserve"> protocols and services to enable </w:t>
      </w:r>
      <w:r w:rsidR="00D40B66">
        <w:rPr>
          <w:lang w:eastAsia="ko-KR"/>
        </w:rPr>
        <w:t>OCF</w:t>
      </w:r>
      <w:r>
        <w:t xml:space="preserve"> profiles implementation for Internet of Things (IoT) usages and ecosystems. </w:t>
      </w:r>
    </w:p>
    <w:p w14:paraId="1EA876B7" w14:textId="77777777" w:rsidR="00760065" w:rsidRPr="00B5161D" w:rsidRDefault="00E02A6F" w:rsidP="00760065">
      <w:pPr>
        <w:pStyle w:val="ListBullet"/>
        <w:rPr>
          <w:lang w:val="en-GB"/>
        </w:rPr>
      </w:pPr>
      <w:r>
        <w:t>Vertical Domain</w:t>
      </w:r>
      <w:r w:rsidR="00760065">
        <w:t xml:space="preserve"> Specification documents: </w:t>
      </w:r>
      <w:r w:rsidR="00760065" w:rsidRPr="00B5161D">
        <w:rPr>
          <w:lang w:val="en-GB"/>
        </w:rPr>
        <w:t xml:space="preserve">The </w:t>
      </w:r>
      <w:r>
        <w:rPr>
          <w:lang w:val="en-GB"/>
        </w:rPr>
        <w:t>Vertical Domain Specification documents specify</w:t>
      </w:r>
      <w:r w:rsidR="00760065" w:rsidRPr="00B5161D">
        <w:rPr>
          <w:lang w:val="en-GB"/>
        </w:rPr>
        <w:t xml:space="preserve"> </w:t>
      </w:r>
      <w:r w:rsidR="00DF07AA">
        <w:rPr>
          <w:rFonts w:eastAsiaTheme="minorEastAsia"/>
          <w:lang w:eastAsia="ko-KR"/>
        </w:rPr>
        <w:t>OCF</w:t>
      </w:r>
      <w:r w:rsidR="00DF07AA">
        <w:rPr>
          <w:rFonts w:eastAsiaTheme="minorEastAsia" w:hint="eastAsia"/>
          <w:lang w:eastAsia="ko-KR"/>
        </w:rPr>
        <w:t xml:space="preserve"> </w:t>
      </w:r>
      <w:r w:rsidR="00EE4179">
        <w:rPr>
          <w:rFonts w:eastAsiaTheme="minorEastAsia"/>
          <w:lang w:eastAsia="ko-KR"/>
        </w:rPr>
        <w:t xml:space="preserve">Device </w:t>
      </w:r>
      <w:r w:rsidR="00760065" w:rsidRPr="00B5161D">
        <w:rPr>
          <w:lang w:val="en-GB"/>
        </w:rPr>
        <w:t xml:space="preserve">profiles to enable IoT usages </w:t>
      </w:r>
      <w:r w:rsidR="00760065">
        <w:rPr>
          <w:lang w:val="en-GB"/>
        </w:rPr>
        <w:t xml:space="preserve">for different </w:t>
      </w:r>
      <w:r>
        <w:rPr>
          <w:lang w:val="en-GB"/>
        </w:rPr>
        <w:t xml:space="preserve">vertical </w:t>
      </w:r>
      <w:r w:rsidR="00760065">
        <w:rPr>
          <w:lang w:val="en-GB"/>
        </w:rPr>
        <w:t xml:space="preserve">market segments such as </w:t>
      </w:r>
      <w:r w:rsidR="00DF604D">
        <w:rPr>
          <w:lang w:val="en-GB"/>
        </w:rPr>
        <w:t xml:space="preserve">smart </w:t>
      </w:r>
      <w:r w:rsidR="00760065" w:rsidRPr="00B5161D">
        <w:rPr>
          <w:lang w:val="en-GB"/>
        </w:rPr>
        <w:t xml:space="preserve">home, industrial, healthcare, and automotive. </w:t>
      </w:r>
      <w:r>
        <w:rPr>
          <w:lang w:val="en-GB"/>
        </w:rPr>
        <w:t>They also specify Resource definitions to enable vertical services and use case.  Such specifications include t</w:t>
      </w:r>
      <w:r w:rsidR="00760065" w:rsidRPr="00B5161D">
        <w:rPr>
          <w:lang w:val="en-GB"/>
        </w:rPr>
        <w:t xml:space="preserve">he </w:t>
      </w:r>
      <w:r w:rsidR="00EE4179">
        <w:rPr>
          <w:lang w:val="en-GB"/>
        </w:rPr>
        <w:t>Device</w:t>
      </w:r>
      <w:r w:rsidR="00760065" w:rsidRPr="00B5161D">
        <w:rPr>
          <w:lang w:val="en-GB"/>
        </w:rPr>
        <w:t xml:space="preserve"> Specification </w:t>
      </w:r>
      <w:r>
        <w:rPr>
          <w:lang w:val="en-GB"/>
        </w:rPr>
        <w:t xml:space="preserve">which </w:t>
      </w:r>
      <w:r w:rsidR="00760065" w:rsidRPr="00B5161D">
        <w:rPr>
          <w:lang w:val="en-GB"/>
        </w:rPr>
        <w:t xml:space="preserve">is built upon the interfaces and network security of the </w:t>
      </w:r>
      <w:r w:rsidR="00DF07AA">
        <w:rPr>
          <w:rFonts w:eastAsiaTheme="minorEastAsia"/>
          <w:lang w:eastAsia="ko-KR"/>
        </w:rPr>
        <w:t>OCF</w:t>
      </w:r>
      <w:r w:rsidR="00DF07AA">
        <w:rPr>
          <w:rFonts w:eastAsiaTheme="minorEastAsia" w:hint="eastAsia"/>
          <w:lang w:eastAsia="ko-KR"/>
        </w:rPr>
        <w:t xml:space="preserve"> </w:t>
      </w:r>
      <w:r w:rsidR="00760065" w:rsidRPr="00B5161D">
        <w:rPr>
          <w:lang w:val="en-GB"/>
        </w:rPr>
        <w:t>core architecture defined in the Core Specification.</w:t>
      </w:r>
    </w:p>
    <w:p w14:paraId="3FDF023A" w14:textId="77777777" w:rsidR="00760065" w:rsidRDefault="00760065" w:rsidP="00760065">
      <w:pPr>
        <w:pStyle w:val="PARAGRAPH"/>
      </w:pPr>
      <w:r>
        <w:t xml:space="preserve">This document is the </w:t>
      </w:r>
      <w:r w:rsidR="00DF07AA">
        <w:rPr>
          <w:rFonts w:eastAsiaTheme="minorEastAsia"/>
          <w:lang w:eastAsia="ko-KR"/>
        </w:rPr>
        <w:t>OCF</w:t>
      </w:r>
      <w:r w:rsidR="00DF07AA">
        <w:rPr>
          <w:rFonts w:eastAsiaTheme="minorEastAsia" w:hint="eastAsia"/>
          <w:lang w:eastAsia="ko-KR"/>
        </w:rPr>
        <w:t xml:space="preserve"> </w:t>
      </w:r>
      <w:r>
        <w:t>Core specification which specifies the Framework and core architecture.</w:t>
      </w:r>
    </w:p>
    <w:p w14:paraId="69654A4D" w14:textId="77777777" w:rsidR="007A0A2B" w:rsidRDefault="007A0A2B" w:rsidP="007A0A2B">
      <w:pPr>
        <w:pStyle w:val="PARAGRAPH"/>
      </w:pPr>
    </w:p>
    <w:p w14:paraId="6DE06701" w14:textId="77777777" w:rsidR="007A0A2B" w:rsidRDefault="007A0A2B" w:rsidP="007A0A2B">
      <w:pPr>
        <w:pStyle w:val="Heading1"/>
      </w:pPr>
      <w:bookmarkStart w:id="31" w:name="_Toc509367127"/>
      <w:r>
        <w:t>Normative references</w:t>
      </w:r>
      <w:bookmarkEnd w:id="31"/>
    </w:p>
    <w:p w14:paraId="54DC74F1" w14:textId="77777777" w:rsidR="007A0A2B" w:rsidRDefault="007A0A2B" w:rsidP="007A0A2B">
      <w:pPr>
        <w:pStyle w:val="PARAGRAPH"/>
        <w:rPr>
          <w:lang w:eastAsia="ja-JP"/>
        </w:rPr>
      </w:pPr>
      <w:r w:rsidRPr="00734EA6">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287F2AD4" w14:textId="77777777" w:rsidR="00C36D31" w:rsidRDefault="00C36D31" w:rsidP="00C36D31">
      <w:pPr>
        <w:pStyle w:val="PARAGRAPH"/>
        <w:rPr>
          <w:lang w:eastAsia="ja-JP"/>
        </w:rPr>
      </w:pPr>
      <w:bookmarkStart w:id="32" w:name="ref_ISO_8601"/>
      <w:r>
        <w:rPr>
          <w:lang w:eastAsia="ja-JP"/>
        </w:rPr>
        <w:t>ISO 8601</w:t>
      </w:r>
      <w:bookmarkEnd w:id="32"/>
      <w:r>
        <w:rPr>
          <w:lang w:eastAsia="ja-JP"/>
        </w:rPr>
        <w:t>, </w:t>
      </w:r>
      <w:r w:rsidRPr="00C36D31">
        <w:rPr>
          <w:i/>
          <w:lang w:eastAsia="ja-JP"/>
        </w:rPr>
        <w:t>Data elements and interchange formats – Information interchange –Representation of dates and times</w:t>
      </w:r>
      <w:r>
        <w:rPr>
          <w:lang w:eastAsia="ja-JP"/>
        </w:rPr>
        <w:t>, International Standards Organization, December 3, 2004</w:t>
      </w:r>
    </w:p>
    <w:p w14:paraId="319AC25C" w14:textId="77777777" w:rsidR="00CD1DE6" w:rsidRDefault="001505DE" w:rsidP="00D531C5">
      <w:pPr>
        <w:pStyle w:val="PARAGRAPH"/>
        <w:jc w:val="left"/>
        <w:rPr>
          <w:lang w:eastAsia="ja-JP"/>
        </w:rPr>
      </w:pPr>
      <w:bookmarkStart w:id="33" w:name="ref_IEEE_754"/>
      <w:r>
        <w:t>IEEE</w:t>
      </w:r>
      <w:r>
        <w:rPr>
          <w:lang w:eastAsia="ja-JP"/>
        </w:rPr>
        <w:t> 754</w:t>
      </w:r>
      <w:bookmarkEnd w:id="33"/>
      <w:r>
        <w:rPr>
          <w:lang w:eastAsia="ja-JP"/>
        </w:rPr>
        <w:t xml:space="preserve">, </w:t>
      </w:r>
      <w:r w:rsidRPr="001505DE">
        <w:rPr>
          <w:i/>
          <w:lang w:eastAsia="ja-JP"/>
        </w:rPr>
        <w:t>IEEE Standard for Floating-Point Arithmetic</w:t>
      </w:r>
      <w:r>
        <w:rPr>
          <w:lang w:eastAsia="ja-JP"/>
        </w:rPr>
        <w:t>, August 2008</w:t>
      </w:r>
    </w:p>
    <w:p w14:paraId="191F17DE" w14:textId="77777777" w:rsidR="00D4296B" w:rsidRPr="006A7926" w:rsidRDefault="00D4296B" w:rsidP="00D531C5">
      <w:pPr>
        <w:pStyle w:val="PARAGRAPH"/>
        <w:jc w:val="left"/>
        <w:rPr>
          <w:rStyle w:val="Hyperlink"/>
          <w:rFonts w:eastAsiaTheme="minorEastAsia"/>
          <w:color w:val="auto"/>
          <w:lang w:eastAsia="ko-KR"/>
        </w:rPr>
      </w:pPr>
      <w:bookmarkStart w:id="34" w:name="ref_RFC_768"/>
      <w:r>
        <w:rPr>
          <w:rStyle w:val="Hyperlink"/>
          <w:rFonts w:eastAsiaTheme="minorEastAsia"/>
          <w:color w:val="auto"/>
          <w:u w:val="none"/>
          <w:lang w:eastAsia="ko-KR"/>
        </w:rPr>
        <w:t>IETF RFC 768</w:t>
      </w:r>
      <w:bookmarkEnd w:id="34"/>
      <w:r>
        <w:rPr>
          <w:rStyle w:val="Hyperlink"/>
          <w:rFonts w:eastAsiaTheme="minorEastAsia"/>
          <w:color w:val="auto"/>
          <w:u w:val="none"/>
          <w:lang w:eastAsia="ko-KR"/>
        </w:rPr>
        <w:t>, </w:t>
      </w:r>
      <w:r w:rsidRPr="00D4296B">
        <w:rPr>
          <w:rStyle w:val="Hyperlink"/>
          <w:rFonts w:eastAsiaTheme="minorEastAsia"/>
          <w:i/>
          <w:color w:val="auto"/>
          <w:u w:val="none"/>
          <w:lang w:eastAsia="ko-KR"/>
        </w:rPr>
        <w:t>User Datagram Protocol</w:t>
      </w:r>
      <w:r>
        <w:rPr>
          <w:rStyle w:val="Hyperlink"/>
          <w:rFonts w:eastAsiaTheme="minorEastAsia"/>
          <w:color w:val="auto"/>
          <w:u w:val="none"/>
          <w:lang w:eastAsia="ko-KR"/>
        </w:rPr>
        <w:t>, August 1980</w:t>
      </w:r>
      <w:r>
        <w:rPr>
          <w:rStyle w:val="Hyperlink"/>
          <w:rFonts w:eastAsiaTheme="minorEastAsia"/>
          <w:color w:val="auto"/>
          <w:u w:val="none"/>
          <w:lang w:eastAsia="ko-KR"/>
        </w:rPr>
        <w:br/>
      </w:r>
      <w:hyperlink r:id="rId11" w:history="1">
        <w:r w:rsidRPr="00D4296B">
          <w:rPr>
            <w:rStyle w:val="Hyperlink"/>
            <w:rFonts w:eastAsiaTheme="minorEastAsia"/>
            <w:lang w:eastAsia="ko-KR"/>
          </w:rPr>
          <w:t>https://www.rfc-editor.org/info/rfc768</w:t>
        </w:r>
      </w:hyperlink>
    </w:p>
    <w:p w14:paraId="58E36E52" w14:textId="77777777" w:rsidR="00063F82" w:rsidRDefault="00CD1DE6" w:rsidP="00D531C5">
      <w:pPr>
        <w:pStyle w:val="PARAGRAPH"/>
        <w:jc w:val="left"/>
        <w:rPr>
          <w:rStyle w:val="Hyperlink"/>
          <w:rFonts w:eastAsiaTheme="minorEastAsia"/>
          <w:color w:val="auto"/>
          <w:u w:val="none"/>
          <w:lang w:eastAsia="ko-KR"/>
        </w:rPr>
      </w:pPr>
      <w:bookmarkStart w:id="35" w:name="ref_RFC_1981"/>
      <w:r>
        <w:rPr>
          <w:rStyle w:val="Hyperlink"/>
          <w:rFonts w:eastAsiaTheme="minorEastAsia"/>
          <w:color w:val="auto"/>
          <w:u w:val="none"/>
          <w:lang w:eastAsia="ko-KR"/>
        </w:rPr>
        <w:t>IETF RFC 1981</w:t>
      </w:r>
      <w:bookmarkEnd w:id="35"/>
      <w:r>
        <w:rPr>
          <w:rStyle w:val="Hyperlink"/>
          <w:rFonts w:eastAsiaTheme="minorEastAsia"/>
          <w:color w:val="auto"/>
          <w:u w:val="none"/>
          <w:lang w:eastAsia="ko-KR"/>
        </w:rPr>
        <w:t>, </w:t>
      </w:r>
      <w:r w:rsidR="00063F82" w:rsidRPr="00063F82">
        <w:rPr>
          <w:rStyle w:val="Hyperlink"/>
          <w:rFonts w:eastAsiaTheme="minorEastAsia"/>
          <w:i/>
          <w:color w:val="auto"/>
          <w:u w:val="none"/>
          <w:lang w:eastAsia="ko-KR"/>
        </w:rPr>
        <w:t>Path MTU Discovery for IP version 6</w:t>
      </w:r>
      <w:r>
        <w:rPr>
          <w:rStyle w:val="Hyperlink"/>
          <w:rFonts w:eastAsiaTheme="minorEastAsia"/>
          <w:color w:val="auto"/>
          <w:u w:val="none"/>
          <w:lang w:eastAsia="ko-KR"/>
        </w:rPr>
        <w:t>, August 1996</w:t>
      </w:r>
      <w:r>
        <w:rPr>
          <w:rStyle w:val="Hyperlink"/>
          <w:rFonts w:eastAsiaTheme="minorEastAsia"/>
          <w:color w:val="auto"/>
          <w:u w:val="none"/>
          <w:lang w:eastAsia="ko-KR"/>
        </w:rPr>
        <w:br/>
      </w:r>
      <w:hyperlink r:id="rId12" w:history="1">
        <w:r w:rsidR="00A20C90" w:rsidRPr="00A20C90">
          <w:rPr>
            <w:rStyle w:val="Hyperlink"/>
            <w:rFonts w:eastAsiaTheme="minorEastAsia"/>
            <w:lang w:eastAsia="ko-KR"/>
          </w:rPr>
          <w:t>https://www.rfc-editor.org/info/rfc1981</w:t>
        </w:r>
      </w:hyperlink>
    </w:p>
    <w:p w14:paraId="280C355A" w14:textId="77777777" w:rsidR="00F32FD0" w:rsidRDefault="00D531C5" w:rsidP="00F32FD0">
      <w:pPr>
        <w:pStyle w:val="PARAGRAPH"/>
        <w:jc w:val="left"/>
        <w:rPr>
          <w:rStyle w:val="Hyperlink"/>
          <w:rFonts w:eastAsiaTheme="minorEastAsia"/>
          <w:lang w:eastAsia="ko-KR"/>
        </w:rPr>
      </w:pPr>
      <w:bookmarkStart w:id="36" w:name="ref_RFC_2460"/>
      <w:r w:rsidRPr="003906DB">
        <w:rPr>
          <w:rFonts w:hint="eastAsia"/>
        </w:rPr>
        <w:t>IET</w:t>
      </w:r>
      <w:r>
        <w:rPr>
          <w:rFonts w:eastAsiaTheme="minorEastAsia" w:hint="eastAsia"/>
          <w:lang w:eastAsia="ko-KR"/>
        </w:rPr>
        <w:t>F</w:t>
      </w:r>
      <w:r>
        <w:rPr>
          <w:rFonts w:eastAsiaTheme="minorEastAsia"/>
          <w:lang w:eastAsia="ko-KR"/>
        </w:rPr>
        <w:t> </w:t>
      </w:r>
      <w:r>
        <w:rPr>
          <w:rFonts w:eastAsiaTheme="minorEastAsia" w:hint="eastAsia"/>
          <w:lang w:eastAsia="ko-KR"/>
        </w:rPr>
        <w:t>RFC</w:t>
      </w:r>
      <w:r>
        <w:rPr>
          <w:rFonts w:eastAsiaTheme="minorEastAsia"/>
          <w:lang w:eastAsia="ko-KR"/>
        </w:rPr>
        <w:t> </w:t>
      </w:r>
      <w:r>
        <w:rPr>
          <w:rFonts w:eastAsiaTheme="minorEastAsia" w:hint="eastAsia"/>
          <w:lang w:eastAsia="ko-KR"/>
        </w:rPr>
        <w:t>2460</w:t>
      </w:r>
      <w:bookmarkEnd w:id="36"/>
      <w:r>
        <w:rPr>
          <w:rFonts w:eastAsiaTheme="minorEastAsia" w:hint="eastAsia"/>
          <w:lang w:eastAsia="ko-KR"/>
        </w:rPr>
        <w:t xml:space="preserve">, </w:t>
      </w:r>
      <w:r w:rsidRPr="003906DB">
        <w:rPr>
          <w:rFonts w:eastAsiaTheme="minorEastAsia" w:hint="eastAsia"/>
          <w:i/>
          <w:lang w:eastAsia="ko-KR"/>
        </w:rPr>
        <w:t>Internet Protocol, version 6 (IPv6)</w:t>
      </w:r>
      <w:r>
        <w:rPr>
          <w:rFonts w:eastAsiaTheme="minorEastAsia" w:hint="eastAsia"/>
          <w:i/>
          <w:lang w:eastAsia="ko-KR"/>
        </w:rPr>
        <w:t>, December, 1998</w:t>
      </w:r>
      <w:r>
        <w:br/>
      </w:r>
      <w:hyperlink r:id="rId13" w:history="1">
        <w:r w:rsidR="00A20C90" w:rsidRPr="00054999">
          <w:rPr>
            <w:rStyle w:val="Hyperlink"/>
            <w:rFonts w:eastAsiaTheme="minorEastAsia"/>
            <w:lang w:eastAsia="ko-KR"/>
          </w:rPr>
          <w:t>https://www.rfc-editor.org/info/rfc2460</w:t>
        </w:r>
      </w:hyperlink>
    </w:p>
    <w:p w14:paraId="7767974E" w14:textId="77777777" w:rsidR="00F32FD0" w:rsidRDefault="00F32FD0" w:rsidP="00F32FD0">
      <w:pPr>
        <w:pStyle w:val="PARAGRAPH"/>
        <w:jc w:val="left"/>
        <w:rPr>
          <w:ins w:id="37" w:author="Bardini, Richard A" w:date="2018-03-21T08:12:00Z"/>
          <w:rStyle w:val="Hyperlink"/>
          <w:rFonts w:eastAsiaTheme="minorEastAsia"/>
          <w:lang w:eastAsia="ko-KR"/>
        </w:rPr>
      </w:pPr>
      <w:bookmarkStart w:id="38" w:name="ref_RFC_2616"/>
      <w:r w:rsidRPr="00734EA6">
        <w:t>IETF RFC 2616</w:t>
      </w:r>
      <w:bookmarkEnd w:id="38"/>
      <w:r w:rsidRPr="00734EA6">
        <w:t>, </w:t>
      </w:r>
      <w:r w:rsidRPr="00734EA6">
        <w:rPr>
          <w:rStyle w:val="Emphasis"/>
        </w:rPr>
        <w:t>Hypertex</w:t>
      </w:r>
      <w:r>
        <w:rPr>
          <w:rStyle w:val="Emphasis"/>
        </w:rPr>
        <w:t>t Transfer Protocol – HTTP/1.1</w:t>
      </w:r>
      <w:r w:rsidRPr="00734EA6">
        <w:t>, June 1999.</w:t>
      </w:r>
      <w:r w:rsidRPr="00734EA6">
        <w:br/>
      </w:r>
      <w:hyperlink r:id="rId14" w:history="1">
        <w:r w:rsidR="00054999" w:rsidRPr="009029EF">
          <w:rPr>
            <w:rStyle w:val="Hyperlink"/>
            <w:rFonts w:eastAsiaTheme="minorEastAsia"/>
            <w:lang w:eastAsia="ko-KR"/>
          </w:rPr>
          <w:t>https://www.rfc-editor.org/info/rfc2616</w:t>
        </w:r>
      </w:hyperlink>
    </w:p>
    <w:p w14:paraId="17F1B016" w14:textId="7BB5F721" w:rsidR="0070318B" w:rsidRDefault="0070318B" w:rsidP="00F32FD0">
      <w:pPr>
        <w:pStyle w:val="PARAGRAPH"/>
        <w:jc w:val="left"/>
        <w:rPr>
          <w:rStyle w:val="Hyperlink"/>
        </w:rPr>
      </w:pPr>
      <w:bookmarkStart w:id="39" w:name="ref_RFC_3339"/>
      <w:commentRangeStart w:id="40"/>
      <w:ins w:id="41" w:author="Bardini, Richard A" w:date="2018-03-21T08:13:00Z">
        <w:r>
          <w:rPr>
            <w:rStyle w:val="Hyperlink"/>
            <w:color w:val="auto"/>
            <w:u w:val="none"/>
          </w:rPr>
          <w:t>IETF RFC 3339</w:t>
        </w:r>
        <w:bookmarkEnd w:id="39"/>
        <w:r>
          <w:rPr>
            <w:rStyle w:val="Hyperlink"/>
            <w:color w:val="auto"/>
            <w:u w:val="none"/>
          </w:rPr>
          <w:t>, </w:t>
        </w:r>
      </w:ins>
      <w:ins w:id="42" w:author="Bardini, Richard A" w:date="2018-03-21T08:15:00Z">
        <w:r w:rsidRPr="0070318B">
          <w:rPr>
            <w:rStyle w:val="Hyperlink"/>
            <w:i/>
            <w:color w:val="auto"/>
            <w:u w:val="none"/>
          </w:rPr>
          <w:t>Date and Time on the Internet: Timestamps</w:t>
        </w:r>
      </w:ins>
      <w:ins w:id="43" w:author="Bardini, Richard A" w:date="2018-03-21T08:13:00Z">
        <w:r>
          <w:rPr>
            <w:rStyle w:val="Hyperlink"/>
            <w:color w:val="auto"/>
            <w:u w:val="none"/>
          </w:rPr>
          <w:t>, Ju</w:t>
        </w:r>
      </w:ins>
      <w:ins w:id="44" w:author="Bardini, Richard A" w:date="2018-03-21T08:15:00Z">
        <w:r>
          <w:rPr>
            <w:rStyle w:val="Hyperlink"/>
            <w:color w:val="auto"/>
            <w:u w:val="none"/>
          </w:rPr>
          <w:t>ly</w:t>
        </w:r>
      </w:ins>
      <w:ins w:id="45" w:author="Bardini, Richard A" w:date="2018-03-21T08:13:00Z">
        <w:r>
          <w:rPr>
            <w:rStyle w:val="Hyperlink"/>
            <w:color w:val="auto"/>
            <w:u w:val="none"/>
          </w:rPr>
          <w:t xml:space="preserve"> 200</w:t>
        </w:r>
      </w:ins>
      <w:ins w:id="46" w:author="Bardini, Richard A" w:date="2018-03-21T08:15:00Z">
        <w:r>
          <w:rPr>
            <w:rStyle w:val="Hyperlink"/>
            <w:color w:val="auto"/>
            <w:u w:val="none"/>
          </w:rPr>
          <w:t>2</w:t>
        </w:r>
      </w:ins>
      <w:ins w:id="47" w:author="Bardini, Richard A" w:date="2018-03-21T08:13:00Z">
        <w:r>
          <w:rPr>
            <w:rStyle w:val="Hyperlink"/>
            <w:color w:val="auto"/>
            <w:u w:val="none"/>
          </w:rPr>
          <w:br/>
        </w:r>
        <w:r>
          <w:rPr>
            <w:rFonts w:eastAsiaTheme="minorEastAsia"/>
            <w:lang w:eastAsia="ko-KR"/>
          </w:rPr>
          <w:fldChar w:fldCharType="begin"/>
        </w:r>
        <w:r>
          <w:rPr>
            <w:rFonts w:eastAsiaTheme="minorEastAsia"/>
            <w:lang w:eastAsia="ko-KR"/>
          </w:rPr>
          <w:instrText>HYPERLINK "https://www.rfc-editor.org/info/rfc3339"</w:instrText>
        </w:r>
        <w:r>
          <w:rPr>
            <w:rFonts w:eastAsiaTheme="minorEastAsia"/>
            <w:lang w:eastAsia="ko-KR"/>
          </w:rPr>
        </w:r>
        <w:r>
          <w:rPr>
            <w:rFonts w:eastAsiaTheme="minorEastAsia"/>
            <w:lang w:eastAsia="ko-KR"/>
          </w:rPr>
          <w:fldChar w:fldCharType="separate"/>
        </w:r>
        <w:r w:rsidRPr="0070318B">
          <w:rPr>
            <w:rStyle w:val="Hyperlink"/>
            <w:rFonts w:eastAsiaTheme="minorEastAsia"/>
            <w:lang w:eastAsia="ko-KR"/>
          </w:rPr>
          <w:t>https://www.rfc-editor.org/i</w:t>
        </w:r>
        <w:r w:rsidRPr="0070318B">
          <w:rPr>
            <w:rStyle w:val="Hyperlink"/>
            <w:rFonts w:eastAsiaTheme="minorEastAsia"/>
            <w:lang w:eastAsia="ko-KR"/>
          </w:rPr>
          <w:t>n</w:t>
        </w:r>
        <w:r w:rsidRPr="0070318B">
          <w:rPr>
            <w:rStyle w:val="Hyperlink"/>
            <w:rFonts w:eastAsiaTheme="minorEastAsia"/>
            <w:lang w:eastAsia="ko-KR"/>
          </w:rPr>
          <w:t>fo/rfc3339</w:t>
        </w:r>
        <w:r>
          <w:rPr>
            <w:rFonts w:eastAsiaTheme="minorEastAsia"/>
            <w:lang w:eastAsia="ko-KR"/>
          </w:rPr>
          <w:fldChar w:fldCharType="end"/>
        </w:r>
      </w:ins>
      <w:commentRangeEnd w:id="40"/>
      <w:ins w:id="48" w:author="Bardini, Richard A" w:date="2018-03-21T08:16:00Z">
        <w:r>
          <w:rPr>
            <w:rStyle w:val="CommentReference"/>
            <w:lang w:val="en-US"/>
          </w:rPr>
          <w:commentReference w:id="40"/>
        </w:r>
      </w:ins>
    </w:p>
    <w:p w14:paraId="5C2494D4" w14:textId="77777777" w:rsidR="00122A29" w:rsidRDefault="00063F82" w:rsidP="00122A29">
      <w:pPr>
        <w:pStyle w:val="PARAGRAPH"/>
        <w:jc w:val="left"/>
        <w:rPr>
          <w:rStyle w:val="Hyperlink"/>
        </w:rPr>
      </w:pPr>
      <w:bookmarkStart w:id="49" w:name="ref_RFC_3810"/>
      <w:r>
        <w:rPr>
          <w:rStyle w:val="Hyperlink"/>
          <w:color w:val="auto"/>
          <w:u w:val="none"/>
        </w:rPr>
        <w:t>IETF RFC </w:t>
      </w:r>
      <w:r w:rsidR="000B0D4B">
        <w:rPr>
          <w:rStyle w:val="Hyperlink"/>
          <w:color w:val="auto"/>
          <w:u w:val="none"/>
        </w:rPr>
        <w:t>3810</w:t>
      </w:r>
      <w:bookmarkEnd w:id="49"/>
      <w:r w:rsidR="000B0D4B">
        <w:rPr>
          <w:rStyle w:val="Hyperlink"/>
          <w:color w:val="auto"/>
          <w:u w:val="none"/>
        </w:rPr>
        <w:t>, </w:t>
      </w:r>
      <w:r w:rsidR="000B0D4B" w:rsidRPr="004F2FBD">
        <w:rPr>
          <w:rStyle w:val="Hyperlink"/>
          <w:i/>
          <w:color w:val="auto"/>
          <w:u w:val="none"/>
        </w:rPr>
        <w:t>Multicast Listener Discovery Version 2 (MLDv2) for IPv6</w:t>
      </w:r>
      <w:r w:rsidR="000B0D4B">
        <w:rPr>
          <w:rStyle w:val="Hyperlink"/>
          <w:color w:val="auto"/>
          <w:u w:val="none"/>
        </w:rPr>
        <w:t>, June 2004</w:t>
      </w:r>
      <w:r w:rsidR="000B0D4B">
        <w:rPr>
          <w:rStyle w:val="Hyperlink"/>
          <w:color w:val="auto"/>
          <w:u w:val="none"/>
        </w:rPr>
        <w:br/>
      </w:r>
      <w:hyperlink r:id="rId17" w:history="1">
        <w:r w:rsidR="00054999" w:rsidRPr="009029EF">
          <w:rPr>
            <w:rStyle w:val="Hyperlink"/>
            <w:rFonts w:eastAsiaTheme="minorEastAsia"/>
            <w:lang w:eastAsia="ko-KR"/>
          </w:rPr>
          <w:t>https://www.rfc-editor.org/info/rfc3810</w:t>
        </w:r>
      </w:hyperlink>
    </w:p>
    <w:p w14:paraId="026E6ED9" w14:textId="77777777" w:rsidR="00C95A27" w:rsidRDefault="00C95A27" w:rsidP="00070EE8">
      <w:pPr>
        <w:pStyle w:val="PARAGRAPH"/>
        <w:jc w:val="left"/>
        <w:rPr>
          <w:rStyle w:val="Hyperlink"/>
        </w:rPr>
      </w:pPr>
      <w:bookmarkStart w:id="50" w:name="ref_RFC_3986"/>
      <w:r w:rsidRPr="00734EA6">
        <w:t>IETF RFC</w:t>
      </w:r>
      <w:r w:rsidR="00D70763" w:rsidRPr="00734EA6">
        <w:t> </w:t>
      </w:r>
      <w:r w:rsidRPr="00734EA6">
        <w:t>3986</w:t>
      </w:r>
      <w:bookmarkEnd w:id="50"/>
      <w:r w:rsidRPr="00734EA6">
        <w:t>, </w:t>
      </w:r>
      <w:r w:rsidRPr="00734EA6">
        <w:rPr>
          <w:i/>
        </w:rPr>
        <w:t>Uniform Resource Identifier (URI): General Syntax, January 2005</w:t>
      </w:r>
      <w:r w:rsidRPr="00734EA6">
        <w:t>.</w:t>
      </w:r>
      <w:r w:rsidRPr="00734EA6">
        <w:br/>
      </w:r>
      <w:hyperlink r:id="rId18" w:history="1">
        <w:r w:rsidR="00054999" w:rsidRPr="009029EF">
          <w:rPr>
            <w:rStyle w:val="Hyperlink"/>
            <w:rFonts w:eastAsiaTheme="minorEastAsia"/>
            <w:lang w:eastAsia="ko-KR"/>
          </w:rPr>
          <w:t>https://www.rfc-editor.org/info/rfc398</w:t>
        </w:r>
        <w:r w:rsidR="00054999" w:rsidRPr="00054999">
          <w:rPr>
            <w:rStyle w:val="Hyperlink"/>
            <w:rFonts w:eastAsiaTheme="minorEastAsia"/>
            <w:lang w:eastAsia="ko-KR"/>
          </w:rPr>
          <w:t>6</w:t>
        </w:r>
      </w:hyperlink>
    </w:p>
    <w:p w14:paraId="619F2889" w14:textId="77777777" w:rsidR="00484025" w:rsidRDefault="005A3D75" w:rsidP="00484025">
      <w:pPr>
        <w:pStyle w:val="PARAGRAPH"/>
        <w:jc w:val="left"/>
        <w:rPr>
          <w:rStyle w:val="Hyperlink"/>
        </w:rPr>
      </w:pPr>
      <w:bookmarkStart w:id="51" w:name="ref_RFC_4122"/>
      <w:r>
        <w:rPr>
          <w:lang w:eastAsia="ja-JP"/>
        </w:rPr>
        <w:t>IETF RFC 4122</w:t>
      </w:r>
      <w:bookmarkEnd w:id="51"/>
      <w:r>
        <w:rPr>
          <w:lang w:eastAsia="ja-JP"/>
        </w:rPr>
        <w:t>, </w:t>
      </w:r>
      <w:r w:rsidRPr="004F2FBD">
        <w:rPr>
          <w:i/>
          <w:lang w:eastAsia="ja-JP"/>
        </w:rPr>
        <w:t>A Universally Unique IDentifier (UUID) URN Namespace</w:t>
      </w:r>
      <w:r>
        <w:rPr>
          <w:lang w:eastAsia="ja-JP"/>
        </w:rPr>
        <w:t>, July 2005</w:t>
      </w:r>
      <w:r w:rsidRPr="00734EA6">
        <w:br/>
      </w:r>
      <w:hyperlink r:id="rId19" w:history="1">
        <w:r w:rsidR="00054999" w:rsidRPr="009029EF">
          <w:rPr>
            <w:rStyle w:val="Hyperlink"/>
            <w:rFonts w:eastAsiaTheme="minorEastAsia"/>
            <w:lang w:eastAsia="ko-KR"/>
          </w:rPr>
          <w:t>https://www.rfc-editor.org/info/rfc4122</w:t>
        </w:r>
      </w:hyperlink>
    </w:p>
    <w:p w14:paraId="31E30855" w14:textId="77777777" w:rsidR="00484025" w:rsidRPr="003C40C8" w:rsidRDefault="00484025" w:rsidP="00484025">
      <w:pPr>
        <w:pStyle w:val="PARAGRAPH"/>
        <w:jc w:val="left"/>
        <w:rPr>
          <w:rStyle w:val="Hyperlink"/>
          <w:color w:val="auto"/>
          <w:u w:val="none"/>
        </w:rPr>
      </w:pPr>
      <w:bookmarkStart w:id="52" w:name="ref_RFC_4287"/>
      <w:r>
        <w:rPr>
          <w:rStyle w:val="Hyperlink"/>
          <w:color w:val="auto"/>
          <w:u w:val="none"/>
        </w:rPr>
        <w:t>IETF RFC 4287</w:t>
      </w:r>
      <w:bookmarkEnd w:id="52"/>
      <w:r>
        <w:rPr>
          <w:rStyle w:val="Hyperlink"/>
          <w:color w:val="auto"/>
          <w:u w:val="none"/>
        </w:rPr>
        <w:t>, </w:t>
      </w:r>
      <w:r w:rsidRPr="00917509">
        <w:rPr>
          <w:rStyle w:val="Hyperlink"/>
          <w:i/>
          <w:color w:val="auto"/>
          <w:u w:val="none"/>
        </w:rPr>
        <w:t xml:space="preserve">The Atom </w:t>
      </w:r>
      <w:r w:rsidRPr="00917509">
        <w:rPr>
          <w:i/>
        </w:rPr>
        <w:t>Syndication</w:t>
      </w:r>
      <w:r w:rsidRPr="00917509">
        <w:rPr>
          <w:rStyle w:val="Hyperlink"/>
          <w:i/>
          <w:color w:val="auto"/>
          <w:u w:val="none"/>
        </w:rPr>
        <w:t xml:space="preserve"> Format</w:t>
      </w:r>
      <w:r>
        <w:rPr>
          <w:rStyle w:val="Hyperlink"/>
          <w:color w:val="auto"/>
          <w:u w:val="none"/>
        </w:rPr>
        <w:t xml:space="preserve">, December 2005, </w:t>
      </w:r>
      <w:r>
        <w:rPr>
          <w:rStyle w:val="Hyperlink"/>
          <w:color w:val="auto"/>
          <w:u w:val="none"/>
        </w:rPr>
        <w:br/>
      </w:r>
      <w:hyperlink r:id="rId20" w:history="1">
        <w:r w:rsidR="00054999" w:rsidRPr="009029EF">
          <w:rPr>
            <w:rStyle w:val="Hyperlink"/>
            <w:rFonts w:eastAsiaTheme="minorEastAsia"/>
            <w:lang w:eastAsia="ko-KR"/>
          </w:rPr>
          <w:t>https://www.rfc-editor.org/info/rfc4287</w:t>
        </w:r>
      </w:hyperlink>
    </w:p>
    <w:p w14:paraId="6DC37952" w14:textId="77777777" w:rsidR="004F2FBD" w:rsidRDefault="004F2FBD" w:rsidP="004F2FBD">
      <w:pPr>
        <w:pStyle w:val="PARAGRAPH"/>
        <w:jc w:val="left"/>
      </w:pPr>
      <w:bookmarkStart w:id="53" w:name="ref_RFC_4193"/>
      <w:r>
        <w:rPr>
          <w:rStyle w:val="Hyperlink"/>
          <w:color w:val="auto"/>
          <w:u w:val="none"/>
        </w:rPr>
        <w:t>IETF RFC 4193</w:t>
      </w:r>
      <w:bookmarkEnd w:id="53"/>
      <w:r>
        <w:rPr>
          <w:rStyle w:val="Hyperlink"/>
          <w:color w:val="auto"/>
          <w:u w:val="none"/>
        </w:rPr>
        <w:t>, </w:t>
      </w:r>
      <w:r w:rsidRPr="004F2FBD">
        <w:rPr>
          <w:rStyle w:val="Hyperlink"/>
          <w:i/>
          <w:color w:val="auto"/>
          <w:u w:val="none"/>
        </w:rPr>
        <w:t>Unique Local IPv6 Unicast Addresses</w:t>
      </w:r>
      <w:r>
        <w:rPr>
          <w:rStyle w:val="Hyperlink"/>
          <w:color w:val="auto"/>
          <w:u w:val="none"/>
        </w:rPr>
        <w:t>, October 2005</w:t>
      </w:r>
      <w:r>
        <w:rPr>
          <w:rStyle w:val="Hyperlink"/>
          <w:color w:val="auto"/>
          <w:u w:val="none"/>
        </w:rPr>
        <w:br/>
      </w:r>
      <w:hyperlink r:id="rId21" w:history="1">
        <w:r w:rsidR="00054999" w:rsidRPr="009029EF">
          <w:rPr>
            <w:rStyle w:val="Hyperlink"/>
            <w:rFonts w:eastAsiaTheme="minorEastAsia"/>
            <w:lang w:eastAsia="ko-KR"/>
          </w:rPr>
          <w:t>https://www.rfc-editor.org/info/rfc4193</w:t>
        </w:r>
      </w:hyperlink>
    </w:p>
    <w:p w14:paraId="7F1233D3" w14:textId="77777777" w:rsidR="004F2FBD" w:rsidRDefault="004F2FBD" w:rsidP="004F2FBD">
      <w:pPr>
        <w:pStyle w:val="PARAGRAPH"/>
        <w:jc w:val="left"/>
      </w:pPr>
      <w:bookmarkStart w:id="54" w:name="ref_RFC_4291"/>
      <w:r>
        <w:lastRenderedPageBreak/>
        <w:t>IETF RFC 4291</w:t>
      </w:r>
      <w:bookmarkEnd w:id="54"/>
      <w:r>
        <w:t>, IP Version 6 Addressing Architecture, February 2006</w:t>
      </w:r>
      <w:r>
        <w:br/>
      </w:r>
      <w:hyperlink r:id="rId22" w:history="1">
        <w:r w:rsidR="00054999" w:rsidRPr="009029EF">
          <w:rPr>
            <w:rStyle w:val="Hyperlink"/>
            <w:rFonts w:eastAsiaTheme="minorEastAsia"/>
            <w:lang w:eastAsia="ko-KR"/>
          </w:rPr>
          <w:t>https://www.rfc-editor.org/info/rfc4291</w:t>
        </w:r>
      </w:hyperlink>
    </w:p>
    <w:p w14:paraId="785B1B5D" w14:textId="77777777" w:rsidR="004F2FBD" w:rsidRDefault="004F2FBD" w:rsidP="004F2FBD">
      <w:pPr>
        <w:pStyle w:val="PARAGRAPH"/>
        <w:jc w:val="left"/>
      </w:pPr>
      <w:bookmarkStart w:id="55" w:name="ref_RFC_4443"/>
      <w:r>
        <w:t>IETF RFC 4443</w:t>
      </w:r>
      <w:bookmarkEnd w:id="55"/>
      <w:r>
        <w:t>, </w:t>
      </w:r>
      <w:r w:rsidRPr="004F2FBD">
        <w:rPr>
          <w:i/>
        </w:rPr>
        <w:t>Internet Control Message Protocol (ICMPv6)</w:t>
      </w:r>
      <w:r>
        <w:rPr>
          <w:i/>
        </w:rPr>
        <w:t xml:space="preserve"> </w:t>
      </w:r>
      <w:r w:rsidRPr="004F2FBD">
        <w:rPr>
          <w:i/>
        </w:rPr>
        <w:t>for the Internet Protocol Version 6 (IPv6) Specification</w:t>
      </w:r>
      <w:r>
        <w:t>, March 2006</w:t>
      </w:r>
      <w:r>
        <w:br/>
      </w:r>
      <w:hyperlink r:id="rId23" w:history="1">
        <w:r w:rsidR="00054999" w:rsidRPr="009029EF">
          <w:rPr>
            <w:rStyle w:val="Hyperlink"/>
            <w:rFonts w:eastAsiaTheme="minorEastAsia"/>
            <w:lang w:eastAsia="ko-KR"/>
          </w:rPr>
          <w:t>https://www.rfc-editor.org/info/rfc4443</w:t>
        </w:r>
      </w:hyperlink>
    </w:p>
    <w:p w14:paraId="5A35A669" w14:textId="77777777" w:rsidR="004F2FBD" w:rsidRDefault="004F2FBD" w:rsidP="004F2FBD">
      <w:pPr>
        <w:pStyle w:val="PARAGRAPH"/>
        <w:jc w:val="left"/>
      </w:pPr>
      <w:bookmarkStart w:id="56" w:name="ref_RFC_4861"/>
      <w:r>
        <w:t>IETF RFC 4861</w:t>
      </w:r>
      <w:bookmarkEnd w:id="56"/>
      <w:r>
        <w:t>, </w:t>
      </w:r>
      <w:r w:rsidR="00DA67C7" w:rsidRPr="00DA67C7">
        <w:rPr>
          <w:i/>
        </w:rPr>
        <w:t>Neighbor Discovery for IP version 6 (IPv6)</w:t>
      </w:r>
      <w:r w:rsidR="00DA67C7" w:rsidRPr="00DA67C7">
        <w:t xml:space="preserve">, </w:t>
      </w:r>
      <w:r w:rsidR="00DA67C7">
        <w:t>September 2007</w:t>
      </w:r>
      <w:r w:rsidR="00DA67C7">
        <w:br/>
      </w:r>
      <w:hyperlink r:id="rId24" w:history="1">
        <w:r w:rsidR="00054999" w:rsidRPr="009029EF">
          <w:rPr>
            <w:rStyle w:val="Hyperlink"/>
            <w:rFonts w:eastAsiaTheme="minorEastAsia"/>
            <w:lang w:eastAsia="ko-KR"/>
          </w:rPr>
          <w:t>https://www.rfc-editor.org/info/rfc4861</w:t>
        </w:r>
      </w:hyperlink>
    </w:p>
    <w:p w14:paraId="573DEC13" w14:textId="77777777" w:rsidR="00DA67C7" w:rsidRDefault="00DA67C7" w:rsidP="004F2FBD">
      <w:pPr>
        <w:pStyle w:val="PARAGRAPH"/>
        <w:jc w:val="left"/>
        <w:rPr>
          <w:rStyle w:val="Hyperlink"/>
        </w:rPr>
      </w:pPr>
      <w:bookmarkStart w:id="57" w:name="ref_RFC_4862"/>
      <w:r>
        <w:t>IETF RFC 4862</w:t>
      </w:r>
      <w:bookmarkEnd w:id="57"/>
      <w:r>
        <w:t>, </w:t>
      </w:r>
      <w:r w:rsidRPr="00DA67C7">
        <w:rPr>
          <w:i/>
        </w:rPr>
        <w:t>IPv6 Stateless Address Autoconfiguration</w:t>
      </w:r>
      <w:r>
        <w:t>, September 2007</w:t>
      </w:r>
      <w:r>
        <w:br/>
      </w:r>
      <w:hyperlink r:id="rId25" w:history="1">
        <w:r w:rsidR="00054999" w:rsidRPr="009029EF">
          <w:rPr>
            <w:rStyle w:val="Hyperlink"/>
            <w:rFonts w:eastAsiaTheme="minorEastAsia"/>
            <w:lang w:eastAsia="ko-KR"/>
          </w:rPr>
          <w:t>https://www.rfc-editor.org/info/rfc4862</w:t>
        </w:r>
      </w:hyperlink>
    </w:p>
    <w:p w14:paraId="7D967E40" w14:textId="77777777" w:rsidR="005C6B35" w:rsidRDefault="005C6B35" w:rsidP="004F2FBD">
      <w:pPr>
        <w:pStyle w:val="PARAGRAPH"/>
        <w:jc w:val="left"/>
      </w:pPr>
      <w:bookmarkStart w:id="58" w:name="ref_RFC_4941"/>
      <w:r w:rsidRPr="00892A62">
        <w:rPr>
          <w:rStyle w:val="Hyperlink"/>
          <w:color w:val="auto"/>
          <w:u w:val="none"/>
        </w:rPr>
        <w:t>IETF RFC 4941</w:t>
      </w:r>
      <w:bookmarkEnd w:id="58"/>
      <w:r w:rsidRPr="00892A62">
        <w:rPr>
          <w:rStyle w:val="Hyperlink"/>
          <w:color w:val="auto"/>
          <w:u w:val="none"/>
        </w:rPr>
        <w:t>, </w:t>
      </w:r>
      <w:r w:rsidRPr="005C6B35">
        <w:rPr>
          <w:rStyle w:val="Hyperlink"/>
          <w:i/>
          <w:color w:val="auto"/>
          <w:u w:val="none"/>
        </w:rPr>
        <w:t>Privacy Extensions for Stateless Address Autoconfiguration in IPv6</w:t>
      </w:r>
      <w:r w:rsidRPr="00892A62">
        <w:rPr>
          <w:rStyle w:val="Hyperlink"/>
          <w:color w:val="auto"/>
          <w:u w:val="none"/>
        </w:rPr>
        <w:t xml:space="preserve">, </w:t>
      </w:r>
      <w:r>
        <w:rPr>
          <w:rStyle w:val="Hyperlink"/>
          <w:color w:val="auto"/>
          <w:u w:val="none"/>
        </w:rPr>
        <w:t>September 2007</w:t>
      </w:r>
      <w:r>
        <w:rPr>
          <w:rStyle w:val="Hyperlink"/>
        </w:rPr>
        <w:br/>
      </w:r>
      <w:hyperlink r:id="rId26" w:history="1">
        <w:r w:rsidR="00054999" w:rsidRPr="009029EF">
          <w:rPr>
            <w:rStyle w:val="Hyperlink"/>
            <w:rFonts w:eastAsiaTheme="minorEastAsia"/>
            <w:lang w:eastAsia="ko-KR"/>
          </w:rPr>
          <w:t>https://www.rfc-editor.org/info/rfc4941</w:t>
        </w:r>
      </w:hyperlink>
    </w:p>
    <w:p w14:paraId="117645EE" w14:textId="77777777" w:rsidR="00DA67C7" w:rsidRDefault="00DA67C7" w:rsidP="004F2FBD">
      <w:pPr>
        <w:pStyle w:val="PARAGRAPH"/>
        <w:jc w:val="left"/>
        <w:rPr>
          <w:rStyle w:val="Hyperlink"/>
        </w:rPr>
      </w:pPr>
      <w:bookmarkStart w:id="59" w:name="ref_RFC_4944"/>
      <w:r>
        <w:t>IETF RFC 4944</w:t>
      </w:r>
      <w:bookmarkEnd w:id="59"/>
      <w:r>
        <w:t>, </w:t>
      </w:r>
      <w:r w:rsidRPr="00DA67C7">
        <w:rPr>
          <w:i/>
        </w:rPr>
        <w:t>Transmission of IPv6 Packets over IEEE 802.15.4 Networks</w:t>
      </w:r>
      <w:r>
        <w:t>, September 2007</w:t>
      </w:r>
      <w:r>
        <w:br/>
      </w:r>
      <w:hyperlink r:id="rId27" w:history="1">
        <w:r w:rsidR="00054999" w:rsidRPr="009029EF">
          <w:rPr>
            <w:rStyle w:val="Hyperlink"/>
            <w:rFonts w:eastAsiaTheme="minorEastAsia"/>
            <w:lang w:eastAsia="ko-KR"/>
          </w:rPr>
          <w:t>https://www.rfc-editor.org/info/rfc4944</w:t>
        </w:r>
      </w:hyperlink>
    </w:p>
    <w:p w14:paraId="01656580" w14:textId="77777777" w:rsidR="00BE64CE" w:rsidRPr="004F2FBD" w:rsidRDefault="00BE64CE" w:rsidP="004F2FBD">
      <w:pPr>
        <w:pStyle w:val="PARAGRAPH"/>
        <w:jc w:val="left"/>
        <w:rPr>
          <w:rStyle w:val="Hyperlink"/>
          <w:color w:val="auto"/>
        </w:rPr>
      </w:pPr>
      <w:bookmarkStart w:id="60" w:name="ref_RFC_5646"/>
      <w:r w:rsidRPr="004A25DB">
        <w:rPr>
          <w:rStyle w:val="Hyperlink"/>
          <w:color w:val="auto"/>
          <w:u w:val="none"/>
        </w:rPr>
        <w:t>IETF RFC 5646</w:t>
      </w:r>
      <w:bookmarkEnd w:id="60"/>
      <w:r w:rsidRPr="004A25DB">
        <w:rPr>
          <w:rStyle w:val="Hyperlink"/>
          <w:color w:val="auto"/>
          <w:u w:val="none"/>
        </w:rPr>
        <w:t>, </w:t>
      </w:r>
      <w:r w:rsidR="004A25DB" w:rsidRPr="004A25DB">
        <w:rPr>
          <w:rStyle w:val="Hyperlink"/>
          <w:i/>
          <w:color w:val="auto"/>
          <w:u w:val="none"/>
        </w:rPr>
        <w:t>Tags for Identifying Languages</w:t>
      </w:r>
      <w:r w:rsidRPr="004A25DB">
        <w:rPr>
          <w:rStyle w:val="Hyperlink"/>
          <w:color w:val="auto"/>
          <w:u w:val="none"/>
        </w:rPr>
        <w:t>,</w:t>
      </w:r>
      <w:r w:rsidRPr="001B2CA3">
        <w:rPr>
          <w:rStyle w:val="Hyperlink"/>
          <w:color w:val="auto"/>
          <w:u w:val="none"/>
        </w:rPr>
        <w:t xml:space="preserve"> </w:t>
      </w:r>
      <w:r w:rsidR="004A25DB" w:rsidRPr="00D3266F">
        <w:rPr>
          <w:rStyle w:val="Hyperlink"/>
          <w:color w:val="auto"/>
          <w:u w:val="none"/>
        </w:rPr>
        <w:t>September 2009</w:t>
      </w:r>
      <w:r>
        <w:rPr>
          <w:rStyle w:val="Hyperlink"/>
        </w:rPr>
        <w:br/>
      </w:r>
      <w:hyperlink r:id="rId28" w:history="1">
        <w:r w:rsidR="00054999" w:rsidRPr="009029EF">
          <w:rPr>
            <w:rStyle w:val="Hyperlink"/>
            <w:rFonts w:eastAsiaTheme="minorEastAsia"/>
            <w:lang w:eastAsia="ko-KR"/>
          </w:rPr>
          <w:t>https://www.rfc-editor.org/info/rfc56</w:t>
        </w:r>
        <w:r w:rsidR="00054999" w:rsidRPr="00054999">
          <w:rPr>
            <w:rStyle w:val="Hyperlink"/>
            <w:rFonts w:eastAsiaTheme="minorEastAsia"/>
            <w:lang w:eastAsia="ko-KR"/>
          </w:rPr>
          <w:t>46</w:t>
        </w:r>
      </w:hyperlink>
    </w:p>
    <w:p w14:paraId="29F38F28" w14:textId="77777777" w:rsidR="00D531C5" w:rsidRDefault="00AB615B" w:rsidP="00D531C5">
      <w:pPr>
        <w:pStyle w:val="PARAGRAPH"/>
        <w:jc w:val="left"/>
        <w:rPr>
          <w:rStyle w:val="Hyperlink"/>
          <w:rFonts w:eastAsiaTheme="minorEastAsia"/>
          <w:lang w:eastAsia="ko-KR"/>
        </w:rPr>
      </w:pPr>
      <w:bookmarkStart w:id="61" w:name="ref_RFC_5988"/>
      <w:r w:rsidRPr="00734EA6">
        <w:t>IETF RFC </w:t>
      </w:r>
      <w:r>
        <w:rPr>
          <w:rFonts w:eastAsiaTheme="minorEastAsia" w:hint="eastAsia"/>
          <w:lang w:eastAsia="ko-KR"/>
        </w:rPr>
        <w:t>5988</w:t>
      </w:r>
      <w:bookmarkEnd w:id="61"/>
      <w:r w:rsidRPr="00734EA6">
        <w:t>, </w:t>
      </w:r>
      <w:r>
        <w:rPr>
          <w:rFonts w:eastAsiaTheme="minorEastAsia" w:hint="eastAsia"/>
          <w:i/>
          <w:lang w:eastAsia="ko-KR"/>
        </w:rPr>
        <w:t>Web Linking</w:t>
      </w:r>
      <w:r w:rsidRPr="00734EA6">
        <w:rPr>
          <w:i/>
        </w:rPr>
        <w:t xml:space="preserve">: General Syntax, </w:t>
      </w:r>
      <w:r>
        <w:rPr>
          <w:rFonts w:eastAsiaTheme="minorEastAsia" w:hint="eastAsia"/>
          <w:i/>
          <w:lang w:eastAsia="ko-KR"/>
        </w:rPr>
        <w:t>October</w:t>
      </w:r>
      <w:r w:rsidRPr="00734EA6">
        <w:rPr>
          <w:i/>
        </w:rPr>
        <w:t xml:space="preserve"> 20</w:t>
      </w:r>
      <w:r>
        <w:rPr>
          <w:rFonts w:eastAsiaTheme="minorEastAsia" w:hint="eastAsia"/>
          <w:i/>
          <w:lang w:eastAsia="ko-KR"/>
        </w:rPr>
        <w:t>1</w:t>
      </w:r>
      <w:r w:rsidRPr="00734EA6">
        <w:rPr>
          <w:i/>
        </w:rPr>
        <w:t>0</w:t>
      </w:r>
      <w:r w:rsidRPr="00734EA6">
        <w:br/>
      </w:r>
      <w:hyperlink r:id="rId29" w:history="1">
        <w:r w:rsidR="004A4A22" w:rsidRPr="009029EF">
          <w:rPr>
            <w:rStyle w:val="Hyperlink"/>
            <w:rFonts w:eastAsiaTheme="minorEastAsia"/>
            <w:lang w:eastAsia="ko-KR"/>
          </w:rPr>
          <w:t>https://www.rfc-editor.org/info/rfc5988</w:t>
        </w:r>
      </w:hyperlink>
    </w:p>
    <w:p w14:paraId="7FC7B916" w14:textId="77777777" w:rsidR="00BA5269" w:rsidRPr="00BA5269" w:rsidRDefault="00BA5269" w:rsidP="00D531C5">
      <w:pPr>
        <w:pStyle w:val="PARAGRAPH"/>
        <w:jc w:val="left"/>
        <w:rPr>
          <w:rStyle w:val="Hyperlink"/>
          <w:rFonts w:eastAsiaTheme="minorEastAsia"/>
          <w:color w:val="auto"/>
          <w:lang w:eastAsia="ko-KR"/>
        </w:rPr>
      </w:pPr>
      <w:bookmarkStart w:id="62" w:name="ref_RFC_6347"/>
      <w:r>
        <w:rPr>
          <w:rStyle w:val="Hyperlink"/>
          <w:rFonts w:eastAsiaTheme="minorEastAsia"/>
          <w:color w:val="auto"/>
          <w:u w:val="none"/>
          <w:lang w:eastAsia="ko-KR"/>
        </w:rPr>
        <w:t>IETF RFC 6347</w:t>
      </w:r>
      <w:bookmarkEnd w:id="62"/>
      <w:r>
        <w:rPr>
          <w:rStyle w:val="Hyperlink"/>
          <w:rFonts w:eastAsiaTheme="minorEastAsia"/>
          <w:color w:val="auto"/>
          <w:u w:val="none"/>
          <w:lang w:eastAsia="ko-KR"/>
        </w:rPr>
        <w:t>, </w:t>
      </w:r>
      <w:r w:rsidRPr="00BA5269">
        <w:rPr>
          <w:rStyle w:val="Hyperlink"/>
          <w:rFonts w:eastAsiaTheme="minorEastAsia"/>
          <w:i/>
          <w:color w:val="auto"/>
          <w:u w:val="none"/>
          <w:lang w:eastAsia="ko-KR"/>
        </w:rPr>
        <w:t>Datagram Transport Layer Security Version 1.2</w:t>
      </w:r>
      <w:r>
        <w:rPr>
          <w:rStyle w:val="Hyperlink"/>
          <w:rFonts w:eastAsiaTheme="minorEastAsia"/>
          <w:color w:val="auto"/>
          <w:u w:val="none"/>
          <w:lang w:eastAsia="ko-KR"/>
        </w:rPr>
        <w:t>, January 2012</w:t>
      </w:r>
      <w:r>
        <w:rPr>
          <w:rStyle w:val="Hyperlink"/>
          <w:rFonts w:eastAsiaTheme="minorEastAsia"/>
          <w:color w:val="auto"/>
          <w:u w:val="none"/>
          <w:lang w:eastAsia="ko-KR"/>
        </w:rPr>
        <w:br/>
      </w:r>
      <w:hyperlink r:id="rId30" w:history="1">
        <w:r w:rsidRPr="00BA5269">
          <w:rPr>
            <w:rStyle w:val="Hyperlink"/>
            <w:rFonts w:eastAsiaTheme="minorEastAsia"/>
            <w:lang w:eastAsia="ko-KR"/>
          </w:rPr>
          <w:t>https://www.rfc-editor.org/info/rfc6347</w:t>
        </w:r>
      </w:hyperlink>
    </w:p>
    <w:p w14:paraId="2C14783E" w14:textId="77777777" w:rsidR="00952D86" w:rsidRPr="00952D86" w:rsidRDefault="00952D86" w:rsidP="00D531C5">
      <w:pPr>
        <w:pStyle w:val="PARAGRAPH"/>
        <w:jc w:val="left"/>
        <w:rPr>
          <w:rStyle w:val="Hyperlink"/>
          <w:rFonts w:eastAsiaTheme="minorEastAsia"/>
          <w:color w:val="auto"/>
          <w:lang w:eastAsia="ko-KR"/>
        </w:rPr>
      </w:pPr>
      <w:bookmarkStart w:id="63" w:name="ref_RFC_6434"/>
      <w:r w:rsidRPr="00952D86">
        <w:rPr>
          <w:rStyle w:val="Hyperlink"/>
          <w:rFonts w:eastAsiaTheme="minorEastAsia"/>
          <w:color w:val="auto"/>
          <w:u w:val="none"/>
          <w:lang w:eastAsia="ko-KR"/>
        </w:rPr>
        <w:t>IETF RFC 6434</w:t>
      </w:r>
      <w:bookmarkEnd w:id="63"/>
      <w:r w:rsidRPr="00952D86">
        <w:rPr>
          <w:rStyle w:val="Hyperlink"/>
          <w:rFonts w:eastAsiaTheme="minorEastAsia"/>
          <w:color w:val="auto"/>
          <w:u w:val="none"/>
          <w:lang w:eastAsia="ko-KR"/>
        </w:rPr>
        <w:t>, </w:t>
      </w:r>
      <w:r w:rsidRPr="00BF21EA">
        <w:rPr>
          <w:rStyle w:val="Hyperlink"/>
          <w:rFonts w:eastAsiaTheme="minorEastAsia"/>
          <w:i/>
          <w:color w:val="auto"/>
          <w:u w:val="none"/>
          <w:lang w:eastAsia="ko-KR"/>
        </w:rPr>
        <w:t>IPv6 Node Requirements</w:t>
      </w:r>
      <w:r w:rsidRPr="00952D86">
        <w:rPr>
          <w:rStyle w:val="Hyperlink"/>
          <w:rFonts w:eastAsiaTheme="minorEastAsia"/>
          <w:color w:val="auto"/>
          <w:u w:val="none"/>
          <w:lang w:eastAsia="ko-KR"/>
        </w:rPr>
        <w:t>,</w:t>
      </w:r>
      <w:r>
        <w:rPr>
          <w:rStyle w:val="Hyperlink"/>
          <w:rFonts w:eastAsiaTheme="minorEastAsia"/>
          <w:color w:val="auto"/>
          <w:u w:val="none"/>
          <w:lang w:eastAsia="ko-KR"/>
        </w:rPr>
        <w:t xml:space="preserve"> December 2011</w:t>
      </w:r>
      <w:r>
        <w:rPr>
          <w:rStyle w:val="Hyperlink"/>
          <w:rFonts w:eastAsiaTheme="minorEastAsia"/>
          <w:lang w:eastAsia="ko-KR"/>
        </w:rPr>
        <w:br/>
      </w:r>
      <w:hyperlink r:id="rId31" w:history="1">
        <w:r w:rsidR="004A4A22" w:rsidRPr="009029EF">
          <w:rPr>
            <w:rStyle w:val="Hyperlink"/>
            <w:rFonts w:eastAsiaTheme="minorEastAsia"/>
            <w:lang w:eastAsia="ko-KR"/>
          </w:rPr>
          <w:t>https://www.rfc-editor.org/info/rfc6434</w:t>
        </w:r>
      </w:hyperlink>
    </w:p>
    <w:p w14:paraId="2855AC54" w14:textId="77777777" w:rsidR="00484025" w:rsidRDefault="00D531C5" w:rsidP="00484025">
      <w:pPr>
        <w:pStyle w:val="PARAGRAPH"/>
        <w:jc w:val="left"/>
        <w:rPr>
          <w:rStyle w:val="Hyperlink"/>
        </w:rPr>
      </w:pPr>
      <w:bookmarkStart w:id="64" w:name="ref_RFC_6455"/>
      <w:r>
        <w:t>IETF RFC </w:t>
      </w:r>
      <w:r>
        <w:rPr>
          <w:rFonts w:eastAsiaTheme="minorEastAsia" w:hint="eastAsia"/>
          <w:lang w:eastAsia="ko-KR"/>
        </w:rPr>
        <w:t>6455</w:t>
      </w:r>
      <w:bookmarkEnd w:id="64"/>
      <w:r>
        <w:t>, </w:t>
      </w:r>
      <w:r w:rsidRPr="005F451D">
        <w:rPr>
          <w:rFonts w:hint="eastAsia"/>
          <w:i/>
        </w:rPr>
        <w:t>The WebSocket Protocol, December 201</w:t>
      </w:r>
      <w:r>
        <w:rPr>
          <w:rFonts w:eastAsiaTheme="minorEastAsia" w:hint="eastAsia"/>
          <w:i/>
          <w:lang w:eastAsia="ko-KR"/>
        </w:rPr>
        <w:t>1</w:t>
      </w:r>
      <w:r>
        <w:br/>
      </w:r>
      <w:hyperlink r:id="rId32" w:history="1">
        <w:r w:rsidR="004A4A22" w:rsidRPr="009029EF">
          <w:rPr>
            <w:rStyle w:val="Hyperlink"/>
            <w:rFonts w:eastAsiaTheme="minorEastAsia"/>
            <w:lang w:eastAsia="ko-KR"/>
          </w:rPr>
          <w:t>https://www.rfc-editor.org/info/rfc6455</w:t>
        </w:r>
      </w:hyperlink>
    </w:p>
    <w:p w14:paraId="79C0E921" w14:textId="77777777" w:rsidR="00484025" w:rsidRPr="00917509" w:rsidRDefault="00484025" w:rsidP="00484025">
      <w:pPr>
        <w:pStyle w:val="PARAGRAPH"/>
        <w:jc w:val="left"/>
      </w:pPr>
      <w:bookmarkStart w:id="65" w:name="ref_RFC_6573"/>
      <w:r>
        <w:t>IETF RFC 6573</w:t>
      </w:r>
      <w:bookmarkEnd w:id="65"/>
      <w:r>
        <w:t>, </w:t>
      </w:r>
      <w:r w:rsidRPr="0086012E">
        <w:rPr>
          <w:i/>
        </w:rPr>
        <w:t>The Item and Collection Link Relations</w:t>
      </w:r>
      <w:r>
        <w:t>, April 2012</w:t>
      </w:r>
      <w:r>
        <w:br/>
      </w:r>
      <w:hyperlink r:id="rId33" w:history="1">
        <w:r w:rsidR="004A4A22" w:rsidRPr="009029EF">
          <w:rPr>
            <w:rStyle w:val="Hyperlink"/>
            <w:rFonts w:eastAsiaTheme="minorEastAsia"/>
            <w:lang w:eastAsia="ko-KR"/>
          </w:rPr>
          <w:t>https://www.rfc-editor.org/info/rfc6573</w:t>
        </w:r>
      </w:hyperlink>
    </w:p>
    <w:p w14:paraId="78BC964A" w14:textId="77777777" w:rsidR="00C95A27" w:rsidRDefault="00D70763" w:rsidP="007A0A2B">
      <w:pPr>
        <w:pStyle w:val="PARAGRAPH"/>
        <w:rPr>
          <w:rStyle w:val="Hyperlink"/>
        </w:rPr>
      </w:pPr>
      <w:bookmarkStart w:id="66" w:name="ref_RFC_6690"/>
      <w:r>
        <w:rPr>
          <w:lang w:eastAsia="ja-JP"/>
        </w:rPr>
        <w:t>IETF</w:t>
      </w:r>
      <w:r w:rsidRPr="00734EA6">
        <w:t> </w:t>
      </w:r>
      <w:r>
        <w:t>RFC 6690</w:t>
      </w:r>
      <w:bookmarkEnd w:id="66"/>
      <w:r>
        <w:t>, </w:t>
      </w:r>
      <w:r w:rsidRPr="00070EE8">
        <w:rPr>
          <w:i/>
        </w:rPr>
        <w:t>Constrained RESTful Environments (CoRE) Link Format</w:t>
      </w:r>
      <w:r>
        <w:t>, August 2012</w:t>
      </w:r>
      <w:r>
        <w:br/>
      </w:r>
      <w:hyperlink r:id="rId34" w:history="1">
        <w:r w:rsidR="004A4A22" w:rsidRPr="009029EF">
          <w:rPr>
            <w:rStyle w:val="Hyperlink"/>
            <w:rFonts w:eastAsiaTheme="minorEastAsia"/>
            <w:lang w:eastAsia="ko-KR"/>
          </w:rPr>
          <w:t>https://www.rfc-editor.org/info/rfc6690</w:t>
        </w:r>
      </w:hyperlink>
    </w:p>
    <w:p w14:paraId="75DE8619" w14:textId="77777777" w:rsidR="00DA67C7" w:rsidRDefault="00446D48" w:rsidP="00993FB3">
      <w:pPr>
        <w:pStyle w:val="PARAGRAPH"/>
        <w:jc w:val="left"/>
        <w:rPr>
          <w:rStyle w:val="Hyperlink"/>
        </w:rPr>
      </w:pPr>
      <w:bookmarkStart w:id="67" w:name="ref_RFC_6762"/>
      <w:r>
        <w:t>IETF RFC 6762</w:t>
      </w:r>
      <w:bookmarkEnd w:id="67"/>
      <w:r>
        <w:t>,</w:t>
      </w:r>
      <w:r w:rsidR="00B4793B" w:rsidRPr="00B4793B">
        <w:t xml:space="preserve"> </w:t>
      </w:r>
      <w:r w:rsidR="00B4793B" w:rsidRPr="00B4793B">
        <w:rPr>
          <w:i/>
        </w:rPr>
        <w:t>Multicast DNS</w:t>
      </w:r>
      <w:r>
        <w:t xml:space="preserve"> </w:t>
      </w:r>
      <w:r w:rsidR="00B4793B">
        <w:t>February 2013</w:t>
      </w:r>
      <w:r>
        <w:br/>
      </w:r>
      <w:hyperlink r:id="rId35" w:history="1">
        <w:r w:rsidR="004A4A22" w:rsidRPr="009029EF">
          <w:rPr>
            <w:rStyle w:val="Hyperlink"/>
            <w:rFonts w:eastAsiaTheme="minorEastAsia"/>
            <w:lang w:eastAsia="ko-KR"/>
          </w:rPr>
          <w:t>https://www.rfc-editor.org/info/rfc6762</w:t>
        </w:r>
      </w:hyperlink>
    </w:p>
    <w:p w14:paraId="74CB589A" w14:textId="77777777" w:rsidR="00E07371" w:rsidRDefault="00E07371" w:rsidP="00993FB3">
      <w:pPr>
        <w:pStyle w:val="PARAGRAPH"/>
        <w:jc w:val="left"/>
        <w:rPr>
          <w:rStyle w:val="Hyperlink"/>
        </w:rPr>
      </w:pPr>
      <w:bookmarkStart w:id="68" w:name="ref_RFC_6763"/>
      <w:r w:rsidRPr="00E07371">
        <w:rPr>
          <w:rStyle w:val="Hyperlink"/>
          <w:color w:val="auto"/>
          <w:u w:val="none"/>
        </w:rPr>
        <w:t>IETF RFC 6763</w:t>
      </w:r>
      <w:bookmarkEnd w:id="68"/>
      <w:r w:rsidRPr="00E07371">
        <w:rPr>
          <w:rStyle w:val="Hyperlink"/>
          <w:color w:val="auto"/>
          <w:u w:val="none"/>
        </w:rPr>
        <w:t>, </w:t>
      </w:r>
      <w:r w:rsidRPr="00E07371">
        <w:rPr>
          <w:rStyle w:val="Hyperlink"/>
          <w:i/>
          <w:color w:val="auto"/>
          <w:u w:val="none"/>
        </w:rPr>
        <w:t>DNS-Based Service Discovery</w:t>
      </w:r>
      <w:r w:rsidRPr="00E07371">
        <w:rPr>
          <w:rStyle w:val="Hyperlink"/>
          <w:color w:val="auto"/>
          <w:u w:val="none"/>
        </w:rPr>
        <w:t>, February 2013</w:t>
      </w:r>
      <w:r w:rsidRPr="00E07371">
        <w:rPr>
          <w:rStyle w:val="Hyperlink"/>
          <w:u w:val="none"/>
        </w:rPr>
        <w:br/>
      </w:r>
      <w:hyperlink r:id="rId36" w:history="1">
        <w:r w:rsidR="004A4A22" w:rsidRPr="009029EF">
          <w:rPr>
            <w:rStyle w:val="Hyperlink"/>
            <w:rFonts w:eastAsiaTheme="minorEastAsia"/>
            <w:lang w:eastAsia="ko-KR"/>
          </w:rPr>
          <w:t>https://www.rfc-editor.org/info/rfc6763</w:t>
        </w:r>
      </w:hyperlink>
    </w:p>
    <w:p w14:paraId="3812FEF6" w14:textId="77777777" w:rsidR="00993FB3" w:rsidRPr="00052337" w:rsidRDefault="00DA67C7" w:rsidP="00D4111A">
      <w:pPr>
        <w:pStyle w:val="PARAGRAPH"/>
        <w:jc w:val="left"/>
        <w:rPr>
          <w:rStyle w:val="Hyperlink"/>
          <w:i/>
          <w:color w:val="auto"/>
          <w:u w:val="none"/>
        </w:rPr>
      </w:pPr>
      <w:bookmarkStart w:id="69" w:name="ref_RFC_6775"/>
      <w:r>
        <w:rPr>
          <w:rStyle w:val="Hyperlink"/>
          <w:color w:val="auto"/>
          <w:u w:val="none"/>
        </w:rPr>
        <w:t>IETF RFC 6775</w:t>
      </w:r>
      <w:bookmarkEnd w:id="69"/>
      <w:r>
        <w:rPr>
          <w:rStyle w:val="Hyperlink"/>
          <w:color w:val="auto"/>
          <w:u w:val="none"/>
        </w:rPr>
        <w:t>, </w:t>
      </w:r>
      <w:r w:rsidR="00D4111A" w:rsidRPr="00D4111A">
        <w:rPr>
          <w:rStyle w:val="Hyperlink"/>
          <w:i/>
          <w:color w:val="auto"/>
          <w:u w:val="none"/>
        </w:rPr>
        <w:t>Neighbor Discovery Optimization f</w:t>
      </w:r>
      <w:r w:rsidR="00D4111A">
        <w:rPr>
          <w:rStyle w:val="Hyperlink"/>
          <w:i/>
          <w:color w:val="auto"/>
          <w:u w:val="none"/>
        </w:rPr>
        <w:t xml:space="preserve">or IPv6 over Low-Power Wireless </w:t>
      </w:r>
      <w:r w:rsidR="00D4111A" w:rsidRPr="00D4111A">
        <w:rPr>
          <w:rStyle w:val="Hyperlink"/>
          <w:i/>
          <w:color w:val="auto"/>
          <w:u w:val="none"/>
        </w:rPr>
        <w:t>Personal Area Networks (6LoWPANs)</w:t>
      </w:r>
      <w:r>
        <w:rPr>
          <w:rStyle w:val="Hyperlink"/>
          <w:color w:val="auto"/>
          <w:u w:val="none"/>
        </w:rPr>
        <w:t>, November 2012</w:t>
      </w:r>
      <w:r>
        <w:rPr>
          <w:rStyle w:val="Hyperlink"/>
          <w:color w:val="auto"/>
          <w:u w:val="none"/>
        </w:rPr>
        <w:br/>
      </w:r>
      <w:hyperlink r:id="rId37" w:history="1">
        <w:r w:rsidR="004A4A22" w:rsidRPr="009029EF">
          <w:rPr>
            <w:rStyle w:val="Hyperlink"/>
            <w:rFonts w:eastAsiaTheme="minorEastAsia"/>
            <w:lang w:eastAsia="ko-KR"/>
          </w:rPr>
          <w:t>https://www.rfc-editor.org/info/rfc6775</w:t>
        </w:r>
      </w:hyperlink>
    </w:p>
    <w:p w14:paraId="4BCBF650" w14:textId="77777777" w:rsidR="00993FB3" w:rsidRDefault="00993FB3" w:rsidP="00993FB3">
      <w:pPr>
        <w:pStyle w:val="PARAGRAPH"/>
        <w:jc w:val="left"/>
        <w:rPr>
          <w:rStyle w:val="Hyperlink"/>
        </w:rPr>
      </w:pPr>
      <w:bookmarkStart w:id="70" w:name="ref_RFC_7049"/>
      <w:r>
        <w:t>IETF RFC 7049</w:t>
      </w:r>
      <w:bookmarkEnd w:id="70"/>
      <w:r>
        <w:t xml:space="preserve">, </w:t>
      </w:r>
      <w:r w:rsidRPr="00993FB3">
        <w:rPr>
          <w:i/>
        </w:rPr>
        <w:t>Concise Binary Object Representation (CBOR)</w:t>
      </w:r>
      <w:r>
        <w:t>, October 2013</w:t>
      </w:r>
      <w:r>
        <w:br/>
      </w:r>
      <w:hyperlink r:id="rId38" w:history="1">
        <w:r w:rsidR="004A4A22" w:rsidRPr="009029EF">
          <w:rPr>
            <w:rStyle w:val="Hyperlink"/>
            <w:rFonts w:eastAsiaTheme="minorEastAsia"/>
            <w:lang w:eastAsia="ko-KR"/>
          </w:rPr>
          <w:t>https://www.rfc-editor.org/info/rfc7049</w:t>
        </w:r>
      </w:hyperlink>
    </w:p>
    <w:p w14:paraId="6AB537D2" w14:textId="77777777" w:rsidR="001E3812" w:rsidRDefault="00D4111A" w:rsidP="00993FB3">
      <w:pPr>
        <w:pStyle w:val="PARAGRAPH"/>
        <w:jc w:val="left"/>
        <w:rPr>
          <w:rStyle w:val="Hyperlink"/>
        </w:rPr>
      </w:pPr>
      <w:bookmarkStart w:id="71" w:name="ref_RFC_7084"/>
      <w:r>
        <w:rPr>
          <w:rStyle w:val="Hyperlink"/>
          <w:color w:val="auto"/>
          <w:u w:val="none"/>
        </w:rPr>
        <w:t>IETF RFC 7084</w:t>
      </w:r>
      <w:bookmarkEnd w:id="71"/>
      <w:r>
        <w:rPr>
          <w:rStyle w:val="Hyperlink"/>
          <w:color w:val="auto"/>
          <w:u w:val="none"/>
        </w:rPr>
        <w:t>, </w:t>
      </w:r>
      <w:r w:rsidRPr="00D4111A">
        <w:rPr>
          <w:rStyle w:val="Hyperlink"/>
          <w:i/>
          <w:color w:val="auto"/>
          <w:u w:val="none"/>
        </w:rPr>
        <w:t>Basic Requirements for IPv6 Customer Edge Routers</w:t>
      </w:r>
      <w:r>
        <w:rPr>
          <w:rStyle w:val="Hyperlink"/>
          <w:color w:val="auto"/>
          <w:u w:val="none"/>
        </w:rPr>
        <w:t>, November 2013</w:t>
      </w:r>
      <w:r>
        <w:rPr>
          <w:rStyle w:val="Hyperlink"/>
          <w:color w:val="auto"/>
          <w:u w:val="none"/>
        </w:rPr>
        <w:br/>
      </w:r>
      <w:hyperlink r:id="rId39" w:history="1">
        <w:r w:rsidR="004A4A22" w:rsidRPr="009029EF">
          <w:rPr>
            <w:rStyle w:val="Hyperlink"/>
            <w:rFonts w:eastAsiaTheme="minorEastAsia"/>
            <w:lang w:eastAsia="ko-KR"/>
          </w:rPr>
          <w:t>https://www.rfc-editor.org/info/rfc7084</w:t>
        </w:r>
      </w:hyperlink>
    </w:p>
    <w:p w14:paraId="452B6E8C" w14:textId="77777777" w:rsidR="001E3812" w:rsidRPr="00952D22" w:rsidRDefault="00D70763" w:rsidP="00952D22">
      <w:pPr>
        <w:pStyle w:val="PARAGRAPH"/>
        <w:jc w:val="left"/>
        <w:rPr>
          <w:color w:val="0000FF"/>
          <w:u w:val="single"/>
        </w:rPr>
      </w:pPr>
      <w:bookmarkStart w:id="72" w:name="ref_RFC_7159"/>
      <w:r>
        <w:lastRenderedPageBreak/>
        <w:t>IETF RFC</w:t>
      </w:r>
      <w:r w:rsidR="00427B4B">
        <w:t> 7159</w:t>
      </w:r>
      <w:bookmarkEnd w:id="72"/>
      <w:r w:rsidR="00427B4B">
        <w:t>, </w:t>
      </w:r>
      <w:r w:rsidR="00427B4B" w:rsidRPr="00070EE8">
        <w:rPr>
          <w:i/>
        </w:rPr>
        <w:t>The JavaScript Object Notation (JSON) Data Interchange Format</w:t>
      </w:r>
      <w:r w:rsidR="00427B4B">
        <w:t>, March 2014</w:t>
      </w:r>
      <w:r w:rsidR="00427B4B">
        <w:br/>
      </w:r>
      <w:hyperlink r:id="rId40" w:history="1">
        <w:r w:rsidR="004A4A22" w:rsidRPr="009029EF">
          <w:rPr>
            <w:rStyle w:val="Hyperlink"/>
            <w:rFonts w:eastAsiaTheme="minorEastAsia"/>
            <w:lang w:eastAsia="ko-KR"/>
          </w:rPr>
          <w:t>https://www.rfc-editor.org/info/rfc7159</w:t>
        </w:r>
      </w:hyperlink>
    </w:p>
    <w:p w14:paraId="2E3CC2FB" w14:textId="77777777" w:rsidR="00D531C5" w:rsidRDefault="00D531C5" w:rsidP="00D531C5">
      <w:pPr>
        <w:pStyle w:val="PARAGRAPH"/>
        <w:jc w:val="left"/>
      </w:pPr>
      <w:bookmarkStart w:id="73" w:name="ref_RFC_7252"/>
      <w:r>
        <w:t>IETF RFC 7252</w:t>
      </w:r>
      <w:bookmarkEnd w:id="73"/>
      <w:r>
        <w:t>, </w:t>
      </w:r>
      <w:r w:rsidRPr="00070EE8">
        <w:rPr>
          <w:i/>
        </w:rPr>
        <w:t>The Constrained Application Protocol (CoAP)</w:t>
      </w:r>
      <w:r>
        <w:t>, June 2014</w:t>
      </w:r>
      <w:r>
        <w:br/>
      </w:r>
      <w:hyperlink r:id="rId41" w:history="1">
        <w:r w:rsidR="004A4A22" w:rsidRPr="009029EF">
          <w:rPr>
            <w:rStyle w:val="Hyperlink"/>
            <w:rFonts w:eastAsiaTheme="minorEastAsia"/>
            <w:lang w:eastAsia="ko-KR"/>
          </w:rPr>
          <w:t>https://www.rfc-editor.org/info/rfc7252</w:t>
        </w:r>
      </w:hyperlink>
    </w:p>
    <w:p w14:paraId="6C10F404" w14:textId="77777777" w:rsidR="009B3144" w:rsidRDefault="009B3144" w:rsidP="00D531C5">
      <w:pPr>
        <w:pStyle w:val="PARAGRAPH"/>
        <w:jc w:val="left"/>
        <w:rPr>
          <w:rStyle w:val="Hyperlink"/>
        </w:rPr>
      </w:pPr>
      <w:bookmarkStart w:id="74" w:name="ref_RFC_7301"/>
      <w:r>
        <w:t>IETF RFC 7301</w:t>
      </w:r>
      <w:bookmarkEnd w:id="74"/>
      <w:r>
        <w:t>, </w:t>
      </w:r>
      <w:r w:rsidRPr="009B3144">
        <w:rPr>
          <w:i/>
        </w:rPr>
        <w:t>Transport Layer Security (TLS) Application-Layer Protocol Negotiation Extension</w:t>
      </w:r>
      <w:r>
        <w:t>, July 2014</w:t>
      </w:r>
      <w:r>
        <w:br/>
      </w:r>
      <w:hyperlink r:id="rId42" w:history="1">
        <w:r w:rsidR="004A4A22" w:rsidRPr="009029EF">
          <w:rPr>
            <w:rStyle w:val="Hyperlink"/>
            <w:rFonts w:eastAsiaTheme="minorEastAsia"/>
            <w:lang w:eastAsia="ko-KR"/>
          </w:rPr>
          <w:t>https://www.rfc-editor.org/info/rfc7301</w:t>
        </w:r>
      </w:hyperlink>
    </w:p>
    <w:p w14:paraId="616E3FAD" w14:textId="77777777" w:rsidR="005F3B8E" w:rsidRDefault="00052337" w:rsidP="005F3B8E">
      <w:pPr>
        <w:pStyle w:val="PARAGRAPH"/>
        <w:jc w:val="left"/>
        <w:rPr>
          <w:rStyle w:val="Hyperlink"/>
        </w:rPr>
      </w:pPr>
      <w:bookmarkStart w:id="75" w:name="ref_RFC_7428"/>
      <w:r>
        <w:rPr>
          <w:rStyle w:val="Hyperlink"/>
          <w:color w:val="auto"/>
          <w:u w:val="none"/>
        </w:rPr>
        <w:t>IETF RFC 7428</w:t>
      </w:r>
      <w:bookmarkEnd w:id="75"/>
      <w:r>
        <w:rPr>
          <w:rStyle w:val="Hyperlink"/>
          <w:color w:val="auto"/>
          <w:u w:val="none"/>
        </w:rPr>
        <w:t>, </w:t>
      </w:r>
      <w:r w:rsidRPr="00052337">
        <w:rPr>
          <w:rStyle w:val="Hyperlink"/>
          <w:i/>
          <w:color w:val="auto"/>
          <w:u w:val="none"/>
        </w:rPr>
        <w:t>Transmission of IPv6 Packets over ITU-T G.9959 Networks</w:t>
      </w:r>
      <w:r>
        <w:rPr>
          <w:rStyle w:val="Hyperlink"/>
          <w:color w:val="auto"/>
          <w:u w:val="none"/>
        </w:rPr>
        <w:t>, February 2015</w:t>
      </w:r>
      <w:r>
        <w:rPr>
          <w:rStyle w:val="Hyperlink"/>
          <w:color w:val="auto"/>
          <w:u w:val="none"/>
        </w:rPr>
        <w:br/>
      </w:r>
      <w:hyperlink r:id="rId43" w:history="1">
        <w:r w:rsidR="004A4A22" w:rsidRPr="009029EF">
          <w:rPr>
            <w:rStyle w:val="Hyperlink"/>
            <w:rFonts w:eastAsiaTheme="minorEastAsia"/>
            <w:lang w:eastAsia="ko-KR"/>
          </w:rPr>
          <w:t>https://www.rfc-editor.org/info/rfc7428</w:t>
        </w:r>
      </w:hyperlink>
      <w:r w:rsidR="005F3B8E" w:rsidRPr="005F3B8E">
        <w:rPr>
          <w:rStyle w:val="Hyperlink"/>
        </w:rPr>
        <w:t xml:space="preserve"> </w:t>
      </w:r>
    </w:p>
    <w:p w14:paraId="5D8DC45C" w14:textId="77777777" w:rsidR="00052337" w:rsidRDefault="005F3B8E" w:rsidP="00D531C5">
      <w:pPr>
        <w:pStyle w:val="PARAGRAPH"/>
        <w:jc w:val="left"/>
        <w:rPr>
          <w:rStyle w:val="Hyperlink"/>
        </w:rPr>
      </w:pPr>
      <w:bookmarkStart w:id="76" w:name="ref_RFC_7595"/>
      <w:r>
        <w:rPr>
          <w:rStyle w:val="Hyperlink"/>
          <w:color w:val="auto"/>
          <w:u w:val="none"/>
        </w:rPr>
        <w:t>IETF RFC 7595</w:t>
      </w:r>
      <w:bookmarkEnd w:id="76"/>
      <w:r>
        <w:rPr>
          <w:rStyle w:val="Hyperlink"/>
          <w:color w:val="auto"/>
          <w:u w:val="none"/>
        </w:rPr>
        <w:t>, </w:t>
      </w:r>
      <w:r w:rsidRPr="005F3B8E">
        <w:rPr>
          <w:rStyle w:val="Hyperlink"/>
          <w:i/>
          <w:color w:val="auto"/>
          <w:u w:val="none"/>
        </w:rPr>
        <w:t>Guidelines and Registration Procedures for URI Schemes</w:t>
      </w:r>
      <w:r>
        <w:rPr>
          <w:rStyle w:val="Hyperlink"/>
          <w:color w:val="auto"/>
          <w:u w:val="none"/>
        </w:rPr>
        <w:t>, June 2015</w:t>
      </w:r>
      <w:r>
        <w:rPr>
          <w:rStyle w:val="Hyperlink"/>
          <w:color w:val="auto"/>
          <w:u w:val="none"/>
        </w:rPr>
        <w:br/>
      </w:r>
      <w:hyperlink r:id="rId44" w:history="1">
        <w:r w:rsidRPr="005F3B8E">
          <w:rPr>
            <w:rStyle w:val="Hyperlink"/>
            <w:rFonts w:eastAsiaTheme="minorEastAsia"/>
            <w:lang w:eastAsia="ko-KR"/>
          </w:rPr>
          <w:t>https://www.rfc-editor.org/info/rfc7595</w:t>
        </w:r>
      </w:hyperlink>
    </w:p>
    <w:p w14:paraId="22B2E892" w14:textId="77777777" w:rsidR="00AB3ED7" w:rsidRDefault="00AB3ED7" w:rsidP="00AB3ED7">
      <w:pPr>
        <w:pStyle w:val="PARAGRAPH"/>
      </w:pPr>
      <w:bookmarkStart w:id="77" w:name="ref_RFC_7641"/>
      <w:r>
        <w:t>IETF RFC 7641</w:t>
      </w:r>
      <w:bookmarkEnd w:id="77"/>
      <w:r>
        <w:t>, </w:t>
      </w:r>
      <w:r w:rsidRPr="00EC039C">
        <w:rPr>
          <w:i/>
        </w:rPr>
        <w:t>Observing Resources in the Constrained Application Protocol (CoAP)</w:t>
      </w:r>
      <w:r>
        <w:t>, September 2015</w:t>
      </w:r>
      <w:r>
        <w:br/>
      </w:r>
      <w:hyperlink r:id="rId45" w:history="1">
        <w:r w:rsidR="004A4A22" w:rsidRPr="009029EF">
          <w:rPr>
            <w:rStyle w:val="Hyperlink"/>
            <w:rFonts w:eastAsiaTheme="minorEastAsia"/>
            <w:lang w:eastAsia="ko-KR"/>
          </w:rPr>
          <w:t>https://www.rfc-editor.org/info/rfc7641</w:t>
        </w:r>
      </w:hyperlink>
    </w:p>
    <w:p w14:paraId="4490F923" w14:textId="77777777" w:rsidR="00EC1E4B" w:rsidRDefault="00EC1E4B" w:rsidP="00EC1E4B">
      <w:pPr>
        <w:pStyle w:val="PARAEQUATION"/>
        <w:rPr>
          <w:rStyle w:val="Hyperlink"/>
        </w:rPr>
      </w:pPr>
      <w:bookmarkStart w:id="78" w:name="ref_RFC_7668"/>
      <w:r w:rsidRPr="00EC1E4B">
        <w:t>IETF RFC</w:t>
      </w:r>
      <w:r>
        <w:t> 7668</w:t>
      </w:r>
      <w:bookmarkEnd w:id="78"/>
      <w:r>
        <w:t>, </w:t>
      </w:r>
      <w:r w:rsidRPr="00EC1E4B">
        <w:rPr>
          <w:i/>
        </w:rPr>
        <w:t>IPv6 over BLUETOOTH(r) Low Energy, October 2015</w:t>
      </w:r>
      <w:r>
        <w:br/>
      </w:r>
      <w:hyperlink r:id="rId46" w:history="1">
        <w:r w:rsidR="004A4A22" w:rsidRPr="009029EF">
          <w:rPr>
            <w:rStyle w:val="Hyperlink"/>
            <w:rFonts w:eastAsiaTheme="minorEastAsia"/>
            <w:lang w:eastAsia="ko-KR"/>
          </w:rPr>
          <w:t>https://www.rfc-editor.org/info/rfc7668</w:t>
        </w:r>
      </w:hyperlink>
    </w:p>
    <w:p w14:paraId="08B2943A" w14:textId="77777777" w:rsidR="009029EF" w:rsidRDefault="005C6B35" w:rsidP="00D22B10">
      <w:pPr>
        <w:pStyle w:val="PARAEQUATION"/>
        <w:jc w:val="left"/>
        <w:rPr>
          <w:rStyle w:val="Hyperlink"/>
          <w:rFonts w:eastAsiaTheme="minorEastAsia"/>
          <w:lang w:eastAsia="ko-KR"/>
        </w:rPr>
      </w:pPr>
      <w:bookmarkStart w:id="79" w:name="ref_RFC_7721"/>
      <w:r>
        <w:t>IETF RFC 7721</w:t>
      </w:r>
      <w:bookmarkEnd w:id="79"/>
      <w:r>
        <w:t>, </w:t>
      </w:r>
      <w:r w:rsidRPr="005C6B35">
        <w:rPr>
          <w:i/>
        </w:rPr>
        <w:t>Security and Privacy Considerations for</w:t>
      </w:r>
      <w:r w:rsidR="00892A62">
        <w:rPr>
          <w:i/>
        </w:rPr>
        <w:t xml:space="preserve"> </w:t>
      </w:r>
      <w:r w:rsidR="00892A62" w:rsidRPr="00892A62">
        <w:rPr>
          <w:i/>
        </w:rPr>
        <w:t>IPv6 Address Generation Mechanisms</w:t>
      </w:r>
      <w:r>
        <w:t xml:space="preserve">, </w:t>
      </w:r>
      <w:r w:rsidR="00892A62">
        <w:t>March 20016</w:t>
      </w:r>
      <w:r w:rsidR="009029EF">
        <w:br/>
      </w:r>
      <w:hyperlink r:id="rId47" w:history="1">
        <w:r w:rsidR="009029EF" w:rsidRPr="009029EF">
          <w:rPr>
            <w:rStyle w:val="Hyperlink"/>
            <w:rFonts w:eastAsiaTheme="minorEastAsia"/>
            <w:lang w:eastAsia="ko-KR"/>
          </w:rPr>
          <w:t>https://www.rfc-editor.org/info/rfc7721</w:t>
        </w:r>
      </w:hyperlink>
    </w:p>
    <w:p w14:paraId="45ED26BF" w14:textId="77777777" w:rsidR="00386123" w:rsidRDefault="00AB3ED7" w:rsidP="00386123">
      <w:pPr>
        <w:pStyle w:val="PARAEQUATION"/>
        <w:jc w:val="left"/>
        <w:rPr>
          <w:rStyle w:val="Hyperlink"/>
          <w:rFonts w:eastAsiaTheme="minorEastAsia"/>
          <w:lang w:eastAsia="ko-KR"/>
        </w:rPr>
      </w:pPr>
      <w:bookmarkStart w:id="80" w:name="ref_RFC_7959"/>
      <w:r>
        <w:t>IETF RFC 7959</w:t>
      </w:r>
      <w:bookmarkEnd w:id="80"/>
      <w:r>
        <w:t>, </w:t>
      </w:r>
      <w:r w:rsidR="00EC039C" w:rsidRPr="00EC039C">
        <w:rPr>
          <w:i/>
        </w:rPr>
        <w:t>Block-Wise Transfers in the Constrained Application Protocol (CoAP)</w:t>
      </w:r>
      <w:r w:rsidR="00EC039C">
        <w:t>, August 2016</w:t>
      </w:r>
      <w:r>
        <w:br/>
      </w:r>
      <w:hyperlink r:id="rId48" w:history="1">
        <w:r w:rsidR="009029EF" w:rsidRPr="009029EF">
          <w:rPr>
            <w:rStyle w:val="Hyperlink"/>
            <w:rFonts w:eastAsiaTheme="minorEastAsia"/>
            <w:lang w:eastAsia="ko-KR"/>
          </w:rPr>
          <w:t>https://www.rfc-editor.org/info/rfc7959</w:t>
        </w:r>
      </w:hyperlink>
      <w:r w:rsidR="00386123" w:rsidRPr="00386123">
        <w:rPr>
          <w:rStyle w:val="Hyperlink"/>
          <w:rFonts w:eastAsiaTheme="minorEastAsia"/>
          <w:lang w:eastAsia="ko-KR"/>
        </w:rPr>
        <w:t xml:space="preserve"> </w:t>
      </w:r>
    </w:p>
    <w:p w14:paraId="35F457A3" w14:textId="77777777" w:rsidR="00AB3ED7" w:rsidRPr="00AB3ED7" w:rsidRDefault="00386123" w:rsidP="00D22B10">
      <w:pPr>
        <w:pStyle w:val="PARAEQUATION"/>
        <w:jc w:val="left"/>
      </w:pPr>
      <w:bookmarkStart w:id="81" w:name="ref_RFC_8075"/>
      <w:r>
        <w:t>IETF RFC 8075</w:t>
      </w:r>
      <w:bookmarkEnd w:id="81"/>
      <w:r>
        <w:t>, </w:t>
      </w:r>
      <w:r w:rsidRPr="00386123">
        <w:rPr>
          <w:i/>
        </w:rPr>
        <w:t>Guidelines for Mapping Implementations: HTTP to the Constrained Application Protocol (CoAP</w:t>
      </w:r>
      <w:r>
        <w:rPr>
          <w:i/>
        </w:rPr>
        <w:t>)</w:t>
      </w:r>
      <w:r>
        <w:t>, February 2017</w:t>
      </w:r>
      <w:r>
        <w:br/>
      </w:r>
      <w:hyperlink r:id="rId49" w:history="1">
        <w:r w:rsidRPr="00386123">
          <w:rPr>
            <w:rStyle w:val="Hyperlink"/>
            <w:rFonts w:eastAsiaTheme="minorEastAsia"/>
            <w:lang w:eastAsia="ko-KR"/>
          </w:rPr>
          <w:t>https://www.rfc-editor.org/info/rfc8075</w:t>
        </w:r>
      </w:hyperlink>
    </w:p>
    <w:p w14:paraId="79D2D16B" w14:textId="77777777" w:rsidR="00570BCA" w:rsidRDefault="00570BCA" w:rsidP="00D531C5">
      <w:pPr>
        <w:pStyle w:val="PARAGRAPH"/>
        <w:jc w:val="left"/>
        <w:rPr>
          <w:rStyle w:val="Hyperlink"/>
        </w:rPr>
      </w:pPr>
      <w:bookmarkStart w:id="82" w:name="ref_IETF_core_coap_tcp_tls"/>
      <w:r w:rsidRPr="00570BCA">
        <w:rPr>
          <w:rStyle w:val="Hyperlink"/>
          <w:color w:val="auto"/>
          <w:u w:val="none"/>
          <w:lang w:bidi="he-IL"/>
        </w:rPr>
        <w:t>IETF </w:t>
      </w:r>
      <w:r w:rsidR="006B3A8F" w:rsidRPr="006B3A8F">
        <w:rPr>
          <w:rStyle w:val="Hyperlink"/>
          <w:color w:val="auto"/>
          <w:u w:val="none"/>
          <w:lang w:bidi="he-IL"/>
        </w:rPr>
        <w:t>draft-ietf-core-coap-tcp-tls</w:t>
      </w:r>
      <w:r w:rsidR="00B00B3E">
        <w:rPr>
          <w:rStyle w:val="Hyperlink"/>
          <w:color w:val="auto"/>
          <w:u w:val="none"/>
          <w:lang w:bidi="he-IL"/>
        </w:rPr>
        <w:t>-07</w:t>
      </w:r>
      <w:bookmarkEnd w:id="82"/>
      <w:r w:rsidRPr="00570BCA">
        <w:rPr>
          <w:rStyle w:val="Hyperlink"/>
          <w:color w:val="auto"/>
          <w:u w:val="none"/>
          <w:lang w:bidi="he-IL"/>
        </w:rPr>
        <w:t>, </w:t>
      </w:r>
      <w:r w:rsidR="006B3A8F" w:rsidRPr="006B3A8F">
        <w:rPr>
          <w:rStyle w:val="Hyperlink"/>
          <w:i/>
          <w:color w:val="auto"/>
          <w:u w:val="none"/>
          <w:lang w:bidi="he-IL"/>
        </w:rPr>
        <w:t>CoAP over TCP, TLS, and WebSockets</w:t>
      </w:r>
      <w:r w:rsidRPr="00570BCA">
        <w:rPr>
          <w:rStyle w:val="Hyperlink"/>
          <w:color w:val="auto"/>
          <w:u w:val="none"/>
          <w:lang w:bidi="he-IL"/>
        </w:rPr>
        <w:t>, June 10 2015</w:t>
      </w:r>
      <w:r>
        <w:rPr>
          <w:rStyle w:val="Hyperlink"/>
          <w:lang w:bidi="he-IL"/>
        </w:rPr>
        <w:br/>
      </w:r>
      <w:hyperlink r:id="rId50" w:history="1">
        <w:r w:rsidR="006B3A8F" w:rsidRPr="009029EF">
          <w:rPr>
            <w:rStyle w:val="Hyperlink"/>
          </w:rPr>
          <w:t>https://datatracker.ietf.org/doc/draft-ietf-core-coap-tcp-tls/</w:t>
        </w:r>
      </w:hyperlink>
    </w:p>
    <w:p w14:paraId="27B8E178" w14:textId="77777777" w:rsidR="009F0E22" w:rsidRDefault="0081517E" w:rsidP="009F0E22">
      <w:pPr>
        <w:pStyle w:val="PARAGRAPH"/>
        <w:jc w:val="left"/>
        <w:rPr>
          <w:ins w:id="83" w:author="Bardini, Richard A" w:date="2018-03-19T13:30:00Z"/>
        </w:rPr>
      </w:pPr>
      <w:bookmarkStart w:id="84" w:name="ref_OIC_Security"/>
      <w:r>
        <w:t>O</w:t>
      </w:r>
      <w:r w:rsidR="00D40B66">
        <w:t>CF</w:t>
      </w:r>
      <w:r w:rsidR="00427B4B">
        <w:t> Security</w:t>
      </w:r>
      <w:bookmarkEnd w:id="84"/>
      <w:r w:rsidR="00427B4B">
        <w:t>, </w:t>
      </w:r>
      <w:r w:rsidR="00176973">
        <w:rPr>
          <w:i/>
        </w:rPr>
        <w:t xml:space="preserve">Open </w:t>
      </w:r>
      <w:r w:rsidR="00D40B66">
        <w:rPr>
          <w:i/>
        </w:rPr>
        <w:t>Connectivity Foundation</w:t>
      </w:r>
      <w:r w:rsidR="00176973" w:rsidRPr="00070EE8">
        <w:rPr>
          <w:i/>
        </w:rPr>
        <w:t xml:space="preserve"> Security</w:t>
      </w:r>
      <w:r w:rsidR="00176973">
        <w:rPr>
          <w:i/>
        </w:rPr>
        <w:t xml:space="preserve"> Capabilities</w:t>
      </w:r>
      <w:r w:rsidR="00176973">
        <w:t>, Version 1.</w:t>
      </w:r>
      <w:r w:rsidR="007855A3">
        <w:t>3</w:t>
      </w:r>
    </w:p>
    <w:p w14:paraId="228F4F80" w14:textId="537401F2" w:rsidR="001B0156" w:rsidRPr="001B0156" w:rsidRDefault="001B0156" w:rsidP="009F0E22">
      <w:pPr>
        <w:pStyle w:val="PARAGRAPH"/>
        <w:jc w:val="left"/>
        <w:rPr>
          <w:color w:val="0000FF"/>
          <w:u w:val="single"/>
        </w:rPr>
      </w:pPr>
      <w:bookmarkStart w:id="85" w:name="ref_OCF_WiFi_easy_Setup"/>
      <w:commentRangeStart w:id="86"/>
      <w:ins w:id="87" w:author="Bardini, Richard A" w:date="2018-03-19T13:30:00Z">
        <w:r>
          <w:t>OCF Wi</w:t>
        </w:r>
      </w:ins>
      <w:ins w:id="88" w:author="Bardini, Richard A" w:date="2018-03-19T13:36:00Z">
        <w:r w:rsidR="005E62B9">
          <w:t>-</w:t>
        </w:r>
      </w:ins>
      <w:ins w:id="89" w:author="Bardini, Richard A" w:date="2018-03-19T13:30:00Z">
        <w:r>
          <w:t>Fi Easy Setup</w:t>
        </w:r>
        <w:bookmarkEnd w:id="85"/>
        <w:r>
          <w:t>, </w:t>
        </w:r>
        <w:r w:rsidRPr="00C10FE4">
          <w:rPr>
            <w:i/>
          </w:rPr>
          <w:t xml:space="preserve">Open Connectivity Foundation </w:t>
        </w:r>
      </w:ins>
      <w:proofErr w:type="gramStart"/>
      <w:ins w:id="90" w:author="Bardini, Richard A" w:date="2018-03-19T13:32:00Z">
        <w:r>
          <w:rPr>
            <w:i/>
          </w:rPr>
          <w:t>Wi-</w:t>
        </w:r>
        <w:proofErr w:type="gramEnd"/>
        <w:r>
          <w:rPr>
            <w:i/>
          </w:rPr>
          <w:t>Fi Easy Setup</w:t>
        </w:r>
      </w:ins>
      <w:ins w:id="91" w:author="Bardini, Richard A" w:date="2018-03-19T13:30:00Z">
        <w:r>
          <w:t>, Version 1.3</w:t>
        </w:r>
      </w:ins>
      <w:ins w:id="92" w:author="Bardini, Richard A" w:date="2018-03-19T13:33:00Z">
        <w:r>
          <w:t>.0</w:t>
        </w:r>
      </w:ins>
      <w:commentRangeEnd w:id="86"/>
      <w:ins w:id="93" w:author="Bardini, Richard A" w:date="2018-03-19T13:34:00Z">
        <w:r>
          <w:rPr>
            <w:rStyle w:val="CommentReference"/>
            <w:lang w:val="en-US"/>
          </w:rPr>
          <w:commentReference w:id="86"/>
        </w:r>
      </w:ins>
    </w:p>
    <w:p w14:paraId="7AAE8C23" w14:textId="77777777" w:rsidR="00C10FE4" w:rsidRDefault="00C10FE4" w:rsidP="009F0E22">
      <w:pPr>
        <w:pStyle w:val="PARAGRAPH"/>
        <w:jc w:val="left"/>
        <w:rPr>
          <w:rStyle w:val="Hyperlink"/>
        </w:rPr>
      </w:pPr>
      <w:bookmarkStart w:id="94" w:name="ref_OCF_Smart_Home_Device"/>
      <w:r>
        <w:t>OCF Device</w:t>
      </w:r>
      <w:bookmarkEnd w:id="94"/>
      <w:r>
        <w:t>, </w:t>
      </w:r>
      <w:r w:rsidRPr="00C10FE4">
        <w:rPr>
          <w:i/>
        </w:rPr>
        <w:t>Open Connectivity Foundation Device</w:t>
      </w:r>
      <w:r>
        <w:t>, Version 1.</w:t>
      </w:r>
      <w:r w:rsidR="007855A3">
        <w:t>3</w:t>
      </w:r>
    </w:p>
    <w:p w14:paraId="154308DD" w14:textId="77777777" w:rsidR="009F0E22" w:rsidRDefault="009F0E22" w:rsidP="009F0E22">
      <w:pPr>
        <w:pStyle w:val="PARAGRAPH"/>
        <w:jc w:val="left"/>
        <w:rPr>
          <w:rStyle w:val="Hyperlink"/>
        </w:rPr>
      </w:pPr>
      <w:bookmarkStart w:id="95" w:name="ref_IANA_IPv6_Multicast_Registry"/>
      <w:r w:rsidRPr="009F0E22">
        <w:t>IANA IPv6 Multicast Address Space Regis</w:t>
      </w:r>
      <w:r w:rsidR="0076337B">
        <w:t>try</w:t>
      </w:r>
      <w:bookmarkEnd w:id="95"/>
      <w:r>
        <w:br/>
      </w:r>
      <w:hyperlink r:id="rId51" w:history="1">
        <w:r>
          <w:rPr>
            <w:rStyle w:val="Hyperlink"/>
          </w:rPr>
          <w:t>http://www.iana.org/assignments/ipv6-multicast-addresses/ipv6-multicast-addresses.xhtml</w:t>
        </w:r>
      </w:hyperlink>
    </w:p>
    <w:p w14:paraId="47B7BA5C" w14:textId="77777777" w:rsidR="00FB7E22" w:rsidRDefault="00402FFC" w:rsidP="00FB7E22">
      <w:pPr>
        <w:pStyle w:val="PARAGRAPH"/>
        <w:rPr>
          <w:rStyle w:val="Hyperlink"/>
        </w:rPr>
      </w:pPr>
      <w:bookmarkStart w:id="96" w:name="ref_IANA_Media_Types_Assignment"/>
      <w:r>
        <w:t>IANA Media Types Assignment</w:t>
      </w:r>
      <w:bookmarkEnd w:id="96"/>
      <w:r>
        <w:t>, March 2017</w:t>
      </w:r>
      <w:r>
        <w:br/>
      </w:r>
      <w:hyperlink r:id="rId52" w:history="1">
        <w:r w:rsidRPr="00C77DB0">
          <w:rPr>
            <w:rStyle w:val="Hyperlink"/>
          </w:rPr>
          <w:t>http://www.iana.org/assignments/media-types/media-types.xhtml</w:t>
        </w:r>
      </w:hyperlink>
    </w:p>
    <w:p w14:paraId="6E753E79" w14:textId="77777777" w:rsidR="00FB7E22" w:rsidRDefault="00FB7E22" w:rsidP="00FB7E22">
      <w:pPr>
        <w:pStyle w:val="PARAGRAPH"/>
      </w:pPr>
      <w:bookmarkStart w:id="97" w:name="ref_IANA_Link_Relations"/>
      <w:r>
        <w:t>IANA Link </w:t>
      </w:r>
      <w:r w:rsidRPr="00FB7E22">
        <w:t>Relations</w:t>
      </w:r>
      <w:bookmarkEnd w:id="97"/>
      <w:r>
        <w:t>, October 2017</w:t>
      </w:r>
      <w:r>
        <w:br/>
      </w:r>
      <w:hyperlink r:id="rId53" w:history="1">
        <w:r w:rsidRPr="002E0458">
          <w:rPr>
            <w:rStyle w:val="Hyperlink"/>
          </w:rPr>
          <w:t>http://www.iana.org/assignments/link-relations/link-relations.xhtml</w:t>
        </w:r>
      </w:hyperlink>
    </w:p>
    <w:p w14:paraId="22EAAD1B" w14:textId="77777777" w:rsidR="00402FFC" w:rsidRPr="00402FFC" w:rsidRDefault="00946323" w:rsidP="00A24C21">
      <w:pPr>
        <w:pStyle w:val="PARAGRAPH"/>
      </w:pPr>
      <w:bookmarkStart w:id="98" w:name="ref_JSON_Validation"/>
      <w:commentRangeStart w:id="99"/>
      <w:r w:rsidRPr="009458E9">
        <w:t>JSON</w:t>
      </w:r>
      <w:r>
        <w:t> </w:t>
      </w:r>
      <w:r w:rsidRPr="009458E9">
        <w:t>Schema</w:t>
      </w:r>
      <w:r>
        <w:t> </w:t>
      </w:r>
      <w:r w:rsidR="009458E9" w:rsidRPr="009458E9">
        <w:t>Validation</w:t>
      </w:r>
      <w:bookmarkEnd w:id="98"/>
      <w:r w:rsidR="009458E9" w:rsidRPr="009458E9">
        <w:t xml:space="preserve">, </w:t>
      </w:r>
      <w:r w:rsidR="009458E9" w:rsidRPr="009458E9">
        <w:rPr>
          <w:i/>
        </w:rPr>
        <w:t>JSON Schema: interactive and non-interactive validation</w:t>
      </w:r>
      <w:r w:rsidR="009458E9" w:rsidRPr="009458E9">
        <w:t>, January 2013</w:t>
      </w:r>
      <w:r w:rsidR="009458E9">
        <w:br/>
      </w:r>
      <w:r w:rsidR="00CD0CD8">
        <w:fldChar w:fldCharType="begin"/>
      </w:r>
      <w:r w:rsidR="001038B2">
        <w:instrText>HYPERLINK "http://json-schema.org/draft-04/json-schema-validation.html"</w:instrText>
      </w:r>
      <w:r w:rsidR="00CD0CD8">
        <w:fldChar w:fldCharType="separate"/>
      </w:r>
      <w:del w:id="100" w:author="Bardini, Richard A" w:date="2018-03-16T15:10:00Z">
        <w:r w:rsidR="009458E9" w:rsidRPr="009458E9" w:rsidDel="001038B2">
          <w:rPr>
            <w:rStyle w:val="Hyperlink"/>
          </w:rPr>
          <w:delText>http://json-schema.org/latest/json-schema-validation.html</w:delText>
        </w:r>
      </w:del>
      <w:ins w:id="101" w:author="Bardini, Richard A" w:date="2018-03-16T15:10:00Z">
        <w:r w:rsidR="001038B2">
          <w:rPr>
            <w:rStyle w:val="Hyperlink"/>
          </w:rPr>
          <w:t>http://json-schema.org/draft-04/json-schema-validation.html</w:t>
        </w:r>
      </w:ins>
      <w:r w:rsidR="00CD0CD8">
        <w:rPr>
          <w:rStyle w:val="Hyperlink"/>
        </w:rPr>
        <w:fldChar w:fldCharType="end"/>
      </w:r>
      <w:commentRangeEnd w:id="99"/>
      <w:r w:rsidR="001038B2">
        <w:rPr>
          <w:rStyle w:val="CommentReference"/>
          <w:lang w:val="en-US"/>
        </w:rPr>
        <w:commentReference w:id="99"/>
      </w:r>
    </w:p>
    <w:p w14:paraId="1FFFB61C" w14:textId="77777777" w:rsidR="00F10462" w:rsidRDefault="00BB7DF3" w:rsidP="00F10462">
      <w:pPr>
        <w:pStyle w:val="PARAGRAPH"/>
        <w:jc w:val="left"/>
      </w:pPr>
      <w:bookmarkStart w:id="102" w:name="_Toc410852275"/>
      <w:bookmarkStart w:id="103" w:name="_Toc410852933"/>
      <w:bookmarkStart w:id="104" w:name="_Toc410853612"/>
      <w:bookmarkStart w:id="105" w:name="_Toc410854292"/>
      <w:bookmarkStart w:id="106" w:name="_Toc410854970"/>
      <w:bookmarkStart w:id="107" w:name="_Toc410855650"/>
      <w:bookmarkEnd w:id="102"/>
      <w:bookmarkEnd w:id="103"/>
      <w:bookmarkEnd w:id="104"/>
      <w:bookmarkEnd w:id="105"/>
      <w:bookmarkEnd w:id="106"/>
      <w:bookmarkEnd w:id="107"/>
      <w:r>
        <w:br w:type="page"/>
      </w:r>
      <w:bookmarkStart w:id="108" w:name="ref_OpenAPI_Spec"/>
      <w:r w:rsidR="00F10462">
        <w:lastRenderedPageBreak/>
        <w:t>OpenAPI specification</w:t>
      </w:r>
      <w:bookmarkEnd w:id="108"/>
      <w:r w:rsidR="00F10462">
        <w:t xml:space="preserve">, </w:t>
      </w:r>
      <w:r w:rsidR="00F10462" w:rsidRPr="00F10462">
        <w:rPr>
          <w:i/>
        </w:rPr>
        <w:t>fka Swagger RESTful API Documentation Specification</w:t>
      </w:r>
      <w:r w:rsidR="003E775D">
        <w:t>, Version 2.0</w:t>
      </w:r>
      <w:r w:rsidR="00F10462">
        <w:br/>
      </w:r>
      <w:hyperlink r:id="rId54" w:history="1">
        <w:r w:rsidR="00F10462" w:rsidRPr="006513EE">
          <w:rPr>
            <w:rStyle w:val="Hyperlink"/>
          </w:rPr>
          <w:t>https://github.com/OAI/OpenAPI-Specification/blob/master/versions/2.0.md</w:t>
        </w:r>
      </w:hyperlink>
    </w:p>
    <w:p w14:paraId="2FFA06B9" w14:textId="77777777" w:rsidR="00F10462" w:rsidRDefault="00F10462" w:rsidP="00F10462">
      <w:pPr>
        <w:pStyle w:val="PARAGRAPH"/>
        <w:jc w:val="left"/>
        <w:rPr>
          <w:b/>
          <w:bCs/>
          <w:sz w:val="22"/>
          <w:szCs w:val="22"/>
        </w:rPr>
      </w:pPr>
      <w:bookmarkStart w:id="109" w:name="ref_W3C_XML_Escaping"/>
      <w:r>
        <w:t>W3C XML character escaping</w:t>
      </w:r>
      <w:bookmarkEnd w:id="109"/>
      <w:r>
        <w:t xml:space="preserve">, </w:t>
      </w:r>
      <w:r w:rsidRPr="00F10462">
        <w:rPr>
          <w:i/>
        </w:rPr>
        <w:t>Extensible Markup Language (XML) 1.0,</w:t>
      </w:r>
      <w:r>
        <w:t xml:space="preserve"> November 2008</w:t>
      </w:r>
      <w:r>
        <w:br/>
      </w:r>
      <w:hyperlink r:id="rId55" w:anchor="syntax" w:history="1">
        <w:r w:rsidRPr="00F808C5">
          <w:rPr>
            <w:rStyle w:val="Hyperlink"/>
          </w:rPr>
          <w:t>http://www.w3.org/TR/2008/REC-xml-20081126/#syntax</w:t>
        </w:r>
      </w:hyperlink>
    </w:p>
    <w:p w14:paraId="25E0A3AD" w14:textId="77777777" w:rsidR="002F2455" w:rsidRDefault="00324F77" w:rsidP="00324F77">
      <w:pPr>
        <w:pStyle w:val="Heading1"/>
      </w:pPr>
      <w:bookmarkStart w:id="110" w:name="_Toc509367128"/>
      <w:r w:rsidRPr="00324F77">
        <w:t>Terms, definitions, symbols and abbreviations</w:t>
      </w:r>
      <w:bookmarkEnd w:id="6"/>
      <w:bookmarkEnd w:id="110"/>
    </w:p>
    <w:p w14:paraId="35F3EDBA" w14:textId="77777777" w:rsidR="00542FDD" w:rsidRPr="00EF11E3" w:rsidRDefault="00542FDD" w:rsidP="00F92D1D">
      <w:pPr>
        <w:pStyle w:val="Heading2"/>
      </w:pPr>
      <w:bookmarkStart w:id="111" w:name="_Toc509367129"/>
      <w:r>
        <w:t>Terms and definitions</w:t>
      </w:r>
      <w:bookmarkEnd w:id="111"/>
    </w:p>
    <w:p w14:paraId="69F3D627" w14:textId="77777777" w:rsidR="001936CC" w:rsidRDefault="001936CC" w:rsidP="00F92D1D">
      <w:pPr>
        <w:pStyle w:val="TERM-number3"/>
      </w:pPr>
      <w:bookmarkStart w:id="112" w:name="_Toc409475406"/>
      <w:bookmarkStart w:id="113" w:name="_Toc409512507"/>
      <w:bookmarkStart w:id="114" w:name="_Toc409475407"/>
      <w:bookmarkStart w:id="115" w:name="_Toc409512508"/>
      <w:bookmarkEnd w:id="112"/>
      <w:bookmarkEnd w:id="113"/>
      <w:bookmarkEnd w:id="114"/>
      <w:bookmarkEnd w:id="115"/>
    </w:p>
    <w:p w14:paraId="4A6B915A" w14:textId="77777777" w:rsidR="001936CC" w:rsidRDefault="001936CC" w:rsidP="001936CC">
      <w:pPr>
        <w:pStyle w:val="TERM"/>
      </w:pPr>
      <w:r>
        <w:t>Client</w:t>
      </w:r>
    </w:p>
    <w:p w14:paraId="1BB3F4DA" w14:textId="77777777" w:rsidR="001936CC" w:rsidRDefault="001936CC" w:rsidP="001936CC">
      <w:pPr>
        <w:pStyle w:val="TERM-definition"/>
      </w:pPr>
      <w:proofErr w:type="gramStart"/>
      <w:r>
        <w:t>a</w:t>
      </w:r>
      <w:proofErr w:type="gramEnd"/>
      <w:r>
        <w:t xml:space="preserve"> </w:t>
      </w:r>
      <w:r w:rsidRPr="00A34857">
        <w:t>logical entity that accesses a Resource on a Server</w:t>
      </w:r>
    </w:p>
    <w:p w14:paraId="61C509CA" w14:textId="77777777" w:rsidR="001936CC" w:rsidRDefault="001936CC" w:rsidP="00F92D1D">
      <w:pPr>
        <w:pStyle w:val="TERM-number3"/>
      </w:pPr>
    </w:p>
    <w:p w14:paraId="5F1565DE" w14:textId="77777777" w:rsidR="001936CC" w:rsidRDefault="001936CC" w:rsidP="001936CC">
      <w:pPr>
        <w:pStyle w:val="TERM"/>
      </w:pPr>
      <w:r>
        <w:t>Collection</w:t>
      </w:r>
    </w:p>
    <w:p w14:paraId="52F1ED88" w14:textId="77777777" w:rsidR="001936CC" w:rsidRDefault="001936CC" w:rsidP="001936CC">
      <w:pPr>
        <w:pStyle w:val="TERM-definition"/>
      </w:pPr>
      <w:proofErr w:type="gramStart"/>
      <w:r>
        <w:t>a</w:t>
      </w:r>
      <w:proofErr w:type="gramEnd"/>
      <w:r>
        <w:t xml:space="preserve"> </w:t>
      </w:r>
      <w:r>
        <w:rPr>
          <w:rFonts w:eastAsiaTheme="minorEastAsia" w:hint="eastAsia"/>
          <w:lang w:eastAsia="ko-KR"/>
        </w:rPr>
        <w:t>R</w:t>
      </w:r>
      <w:r>
        <w:t>esource that contains zero or more Links</w:t>
      </w:r>
    </w:p>
    <w:p w14:paraId="26326C39" w14:textId="77777777" w:rsidR="00F17498" w:rsidRDefault="00F17498" w:rsidP="00F17498">
      <w:pPr>
        <w:pStyle w:val="TERM-number3"/>
      </w:pPr>
    </w:p>
    <w:p w14:paraId="776E9D2C" w14:textId="77777777" w:rsidR="00F17498" w:rsidRDefault="00F17498" w:rsidP="00F17498">
      <w:pPr>
        <w:pStyle w:val="TERM"/>
      </w:pPr>
      <w:r>
        <w:t>Common Properties</w:t>
      </w:r>
    </w:p>
    <w:p w14:paraId="69909259" w14:textId="3FC42F2B" w:rsidR="00F17498" w:rsidRDefault="00F17498" w:rsidP="00F17498">
      <w:pPr>
        <w:pStyle w:val="TERM-definition"/>
      </w:pPr>
      <w:commentRangeStart w:id="116"/>
      <w:del w:id="117" w:author="Bardini, Richard A" w:date="2018-03-19T04:00:00Z">
        <w:r w:rsidDel="003078BA">
          <w:delText xml:space="preserve">Resource </w:delText>
        </w:r>
      </w:del>
      <w:r>
        <w:t>Properties</w:t>
      </w:r>
      <w:commentRangeEnd w:id="116"/>
      <w:r w:rsidR="003078BA">
        <w:rPr>
          <w:rStyle w:val="CommentReference"/>
        </w:rPr>
        <w:commentReference w:id="116"/>
      </w:r>
      <w:r>
        <w:t xml:space="preserve"> </w:t>
      </w:r>
      <w:r w:rsidRPr="00ED3C14">
        <w:t xml:space="preserve">specified for </w:t>
      </w:r>
      <w:r>
        <w:rPr>
          <w:rFonts w:eastAsiaTheme="minorEastAsia" w:hint="eastAsia"/>
          <w:lang w:eastAsia="ko-KR"/>
        </w:rPr>
        <w:t xml:space="preserve">all </w:t>
      </w:r>
      <w:r w:rsidRPr="00ED3C14">
        <w:t>Resources</w:t>
      </w:r>
    </w:p>
    <w:p w14:paraId="2FC924CF" w14:textId="77777777" w:rsidR="006F02B8" w:rsidRDefault="006F02B8" w:rsidP="006F02B8">
      <w:pPr>
        <w:pStyle w:val="TERM-number3"/>
        <w:rPr>
          <w:ins w:id="118" w:author="Bardini, Richard A" w:date="2018-03-19T08:15:00Z"/>
        </w:rPr>
      </w:pPr>
      <w:commentRangeStart w:id="119"/>
    </w:p>
    <w:p w14:paraId="5295D477" w14:textId="45A687E0" w:rsidR="006F02B8" w:rsidRDefault="006F02B8" w:rsidP="006F02B8">
      <w:pPr>
        <w:pStyle w:val="TERM"/>
        <w:rPr>
          <w:ins w:id="120" w:author="Bardini, Richard A" w:date="2018-03-19T08:15:00Z"/>
        </w:rPr>
      </w:pPr>
      <w:ins w:id="121" w:author="Bardini, Richard A" w:date="2018-03-19T08:15:00Z">
        <w:r>
          <w:t>Composite Device</w:t>
        </w:r>
      </w:ins>
    </w:p>
    <w:p w14:paraId="5904CD12" w14:textId="1955607E" w:rsidR="006F02B8" w:rsidRDefault="006F02B8" w:rsidP="006F02B8">
      <w:pPr>
        <w:pStyle w:val="TERM-definition"/>
        <w:rPr>
          <w:ins w:id="122" w:author="Bardini, Richard A" w:date="2018-03-19T08:15:00Z"/>
        </w:rPr>
      </w:pPr>
      <w:proofErr w:type="gramStart"/>
      <w:ins w:id="123" w:author="Bardini, Richard A" w:date="2018-03-19T08:15:00Z">
        <w:r>
          <w:t>a</w:t>
        </w:r>
        <w:proofErr w:type="gramEnd"/>
        <w:r>
          <w:t xml:space="preserve"> Device that is modelled as multiple Device Types; with each component Device Type being exposed as a Collection</w:t>
        </w:r>
      </w:ins>
      <w:commentRangeEnd w:id="119"/>
      <w:ins w:id="124" w:author="Bardini, Richard A" w:date="2018-03-19T08:16:00Z">
        <w:r>
          <w:rPr>
            <w:rStyle w:val="CommentReference"/>
          </w:rPr>
          <w:commentReference w:id="119"/>
        </w:r>
      </w:ins>
    </w:p>
    <w:p w14:paraId="6A4B59CA" w14:textId="77777777" w:rsidR="001936CC" w:rsidRDefault="001936CC" w:rsidP="00F92D1D">
      <w:pPr>
        <w:pStyle w:val="TERM-number3"/>
      </w:pPr>
    </w:p>
    <w:p w14:paraId="67C08514" w14:textId="77777777" w:rsidR="001936CC" w:rsidRDefault="001936CC" w:rsidP="001936CC">
      <w:pPr>
        <w:pStyle w:val="TERM"/>
      </w:pPr>
      <w:r>
        <w:t>Configuration Source</w:t>
      </w:r>
    </w:p>
    <w:p w14:paraId="5FBE4347" w14:textId="77777777" w:rsidR="001936CC" w:rsidRPr="00045D67" w:rsidRDefault="001936CC" w:rsidP="00E21A87">
      <w:pPr>
        <w:pStyle w:val="TERM-definition"/>
      </w:pPr>
      <w:proofErr w:type="gramStart"/>
      <w:r>
        <w:t>a</w:t>
      </w:r>
      <w:proofErr w:type="gramEnd"/>
      <w:r w:rsidRPr="00045D67">
        <w:rPr>
          <w:rFonts w:hint="eastAsia"/>
        </w:rPr>
        <w:t xml:space="preserve"> </w:t>
      </w:r>
      <w:r w:rsidR="00560405" w:rsidRPr="00E21A87">
        <w:rPr>
          <w:b/>
          <w:bCs/>
        </w:rPr>
        <w:t>c</w:t>
      </w:r>
      <w:r w:rsidRPr="00045D67">
        <w:rPr>
          <w:rFonts w:hint="eastAsia"/>
        </w:rPr>
        <w:t xml:space="preserve">loud or </w:t>
      </w:r>
      <w:r w:rsidR="005B7560">
        <w:t>s</w:t>
      </w:r>
      <w:r w:rsidRPr="00045D67">
        <w:rPr>
          <w:rFonts w:hint="eastAsia"/>
        </w:rPr>
        <w:t xml:space="preserve">ervice </w:t>
      </w:r>
      <w:r w:rsidR="005B7560">
        <w:t>n</w:t>
      </w:r>
      <w:r w:rsidRPr="00045D67">
        <w:rPr>
          <w:rFonts w:hint="eastAsia"/>
        </w:rPr>
        <w:t xml:space="preserve">etwork </w:t>
      </w:r>
      <w:r w:rsidRPr="00045D67">
        <w:t xml:space="preserve">or </w:t>
      </w:r>
      <w:r>
        <w:t xml:space="preserve">a </w:t>
      </w:r>
      <w:r w:rsidRPr="00045D67">
        <w:t xml:space="preserve">local read-only file </w:t>
      </w:r>
      <w:r w:rsidRPr="00045D67">
        <w:rPr>
          <w:rFonts w:hint="eastAsia"/>
        </w:rPr>
        <w:t>which</w:t>
      </w:r>
      <w:r w:rsidRPr="00045D67">
        <w:t xml:space="preserve"> contains and </w:t>
      </w:r>
      <w:r w:rsidRPr="00045D67">
        <w:rPr>
          <w:rFonts w:hint="eastAsia"/>
        </w:rPr>
        <w:t xml:space="preserve">provides </w:t>
      </w:r>
      <w:r w:rsidRPr="00045D67">
        <w:t>configuration</w:t>
      </w:r>
      <w:r w:rsidRPr="00045D67">
        <w:rPr>
          <w:rFonts w:hint="eastAsia"/>
        </w:rPr>
        <w:t xml:space="preserve"> related information to the </w:t>
      </w:r>
      <w:r w:rsidRPr="00F840E9">
        <w:rPr>
          <w:rFonts w:hint="eastAsia"/>
        </w:rPr>
        <w:t>Device</w:t>
      </w:r>
      <w:r w:rsidRPr="00F840E9">
        <w:t>s</w:t>
      </w:r>
    </w:p>
    <w:p w14:paraId="2127F407" w14:textId="77777777" w:rsidR="00445AD0" w:rsidRDefault="00445AD0" w:rsidP="00F92D1D">
      <w:pPr>
        <w:pStyle w:val="TERM-number3"/>
      </w:pPr>
    </w:p>
    <w:p w14:paraId="14C98657" w14:textId="77777777" w:rsidR="00445AD0" w:rsidRDefault="00F840E9" w:rsidP="00445AD0">
      <w:pPr>
        <w:pStyle w:val="TERM"/>
      </w:pPr>
      <w:r>
        <w:t>Core</w:t>
      </w:r>
      <w:r w:rsidR="00176973">
        <w:t xml:space="preserve"> </w:t>
      </w:r>
      <w:r w:rsidR="00445AD0">
        <w:t>Resources</w:t>
      </w:r>
    </w:p>
    <w:p w14:paraId="12336A43" w14:textId="77777777" w:rsidR="00427B30" w:rsidRDefault="00E33F4B" w:rsidP="00445AD0">
      <w:pPr>
        <w:pStyle w:val="TERM-definition"/>
      </w:pPr>
      <w:proofErr w:type="gramStart"/>
      <w:r>
        <w:t>those</w:t>
      </w:r>
      <w:proofErr w:type="gramEnd"/>
      <w:r>
        <w:t xml:space="preserve"> </w:t>
      </w:r>
      <w:r w:rsidR="00AE3E76">
        <w:t xml:space="preserve">Resources </w:t>
      </w:r>
      <w:r>
        <w:t xml:space="preserve">that are </w:t>
      </w:r>
      <w:r w:rsidR="00F840E9">
        <w:t>defined in this specification</w:t>
      </w:r>
    </w:p>
    <w:p w14:paraId="598037B9" w14:textId="77777777" w:rsidR="001936CC" w:rsidRDefault="001936CC" w:rsidP="00F92D1D">
      <w:pPr>
        <w:pStyle w:val="TERM-number3"/>
      </w:pPr>
    </w:p>
    <w:p w14:paraId="26E69491" w14:textId="77777777" w:rsidR="001936CC" w:rsidRDefault="001936CC" w:rsidP="001936CC">
      <w:pPr>
        <w:pStyle w:val="TERM"/>
        <w:rPr>
          <w:rFonts w:eastAsiaTheme="minorEastAsia"/>
          <w:lang w:eastAsia="ko-KR"/>
        </w:rPr>
      </w:pPr>
      <w:r>
        <w:rPr>
          <w:rFonts w:eastAsiaTheme="minorEastAsia"/>
          <w:lang w:eastAsia="ko-KR"/>
        </w:rPr>
        <w:t>Default Interface</w:t>
      </w:r>
    </w:p>
    <w:p w14:paraId="76DE48C7" w14:textId="77777777" w:rsidR="001936CC" w:rsidRDefault="001936CC" w:rsidP="001936CC">
      <w:pPr>
        <w:pStyle w:val="TERM-definition"/>
        <w:rPr>
          <w:lang w:eastAsia="ko-KR"/>
        </w:rPr>
      </w:pPr>
      <w:proofErr w:type="gramStart"/>
      <w:r>
        <w:rPr>
          <w:lang w:eastAsia="ko-KR"/>
        </w:rPr>
        <w:t>an</w:t>
      </w:r>
      <w:proofErr w:type="gramEnd"/>
      <w:r>
        <w:rPr>
          <w:lang w:eastAsia="ko-KR"/>
        </w:rPr>
        <w:t xml:space="preserve"> Interface used to generate the response when an Interface is omitted in a request</w:t>
      </w:r>
    </w:p>
    <w:p w14:paraId="489AECC8" w14:textId="77777777" w:rsidR="00EA4273" w:rsidRDefault="00EA4273" w:rsidP="00F92D1D">
      <w:pPr>
        <w:pStyle w:val="TERM-number3"/>
      </w:pPr>
    </w:p>
    <w:p w14:paraId="7A7AA379" w14:textId="77777777" w:rsidR="00EA4273" w:rsidRDefault="00EA4273" w:rsidP="00EA4273">
      <w:pPr>
        <w:pStyle w:val="TERM"/>
      </w:pPr>
      <w:r>
        <w:t>Device</w:t>
      </w:r>
    </w:p>
    <w:p w14:paraId="4DDE4B99" w14:textId="77777777" w:rsidR="007D1691" w:rsidRPr="00BB7DF3" w:rsidRDefault="007D1691" w:rsidP="007D1691">
      <w:pPr>
        <w:pStyle w:val="TERM-definition"/>
        <w:rPr>
          <w:rFonts w:eastAsiaTheme="minorEastAsia"/>
          <w:lang w:eastAsia="ko-KR"/>
        </w:rPr>
      </w:pPr>
      <w:proofErr w:type="gramStart"/>
      <w:r w:rsidRPr="007D1691">
        <w:t>a</w:t>
      </w:r>
      <w:proofErr w:type="gramEnd"/>
      <w:r w:rsidRPr="007D1691">
        <w:t xml:space="preserve"> logical </w:t>
      </w:r>
      <w:r w:rsidR="002C51E1">
        <w:t>entity</w:t>
      </w:r>
      <w:r w:rsidRPr="007D1691">
        <w:t xml:space="preserve"> that</w:t>
      </w:r>
      <w:r w:rsidR="002C51E1">
        <w:t xml:space="preserve"> assumes one or more </w:t>
      </w:r>
      <w:r w:rsidR="0070312E">
        <w:t>R</w:t>
      </w:r>
      <w:r w:rsidR="002C51E1">
        <w:t>oles</w:t>
      </w:r>
      <w:r w:rsidR="00004793">
        <w:rPr>
          <w:rFonts w:eastAsiaTheme="minorEastAsia" w:hint="eastAsia"/>
          <w:lang w:eastAsia="ko-KR"/>
        </w:rPr>
        <w:t xml:space="preserve"> (</w:t>
      </w:r>
      <w:r w:rsidR="00E2273C">
        <w:rPr>
          <w:rFonts w:eastAsiaTheme="minorEastAsia"/>
          <w:lang w:eastAsia="ko-KR"/>
        </w:rPr>
        <w:t xml:space="preserve">e.g., </w:t>
      </w:r>
      <w:r w:rsidR="00004793">
        <w:rPr>
          <w:rFonts w:eastAsiaTheme="minorEastAsia" w:hint="eastAsia"/>
          <w:lang w:eastAsia="ko-KR"/>
        </w:rPr>
        <w:t>Client, Server)</w:t>
      </w:r>
    </w:p>
    <w:p w14:paraId="6407031F" w14:textId="77777777" w:rsidR="00EA4273" w:rsidRDefault="00EA4273" w:rsidP="0042511C">
      <w:pPr>
        <w:pStyle w:val="NOTE"/>
      </w:pPr>
      <w:r>
        <w:t>Note 1 to entry: </w:t>
      </w:r>
      <w:r w:rsidR="002C51E1" w:rsidRPr="002C51E1">
        <w:t xml:space="preserve"> </w:t>
      </w:r>
      <w:r w:rsidR="002C51E1" w:rsidRPr="007D1691">
        <w:t>More than one Device can exist on a physical platform</w:t>
      </w:r>
      <w:r w:rsidR="002C51E1">
        <w:t>.</w:t>
      </w:r>
    </w:p>
    <w:p w14:paraId="7C0FB498" w14:textId="77777777" w:rsidR="00F55BDE" w:rsidRDefault="00F55BDE" w:rsidP="00F92D1D">
      <w:pPr>
        <w:pStyle w:val="TERM-number3"/>
      </w:pPr>
    </w:p>
    <w:p w14:paraId="0190207C" w14:textId="77777777" w:rsidR="00F55BDE" w:rsidRDefault="00F55BDE" w:rsidP="00F55BDE">
      <w:pPr>
        <w:pStyle w:val="TERM"/>
      </w:pPr>
      <w:r>
        <w:t>Device Type</w:t>
      </w:r>
    </w:p>
    <w:p w14:paraId="113AF2DE" w14:textId="77777777" w:rsidR="00F55BDE" w:rsidRPr="00BB7DF3" w:rsidRDefault="00F55BDE" w:rsidP="00F55BDE">
      <w:pPr>
        <w:pStyle w:val="TERM-definition"/>
        <w:rPr>
          <w:rFonts w:eastAsiaTheme="minorEastAsia"/>
          <w:lang w:eastAsia="ko-KR"/>
        </w:rPr>
      </w:pPr>
      <w:proofErr w:type="gramStart"/>
      <w:r w:rsidRPr="00F55BDE">
        <w:t>a</w:t>
      </w:r>
      <w:proofErr w:type="gramEnd"/>
      <w:r w:rsidRPr="00F55BDE">
        <w:t xml:space="preserve"> uniquely named definition indicating a minimu</w:t>
      </w:r>
      <w:r>
        <w:t xml:space="preserve">m set of Resource Types that a </w:t>
      </w:r>
      <w:r w:rsidRPr="00F55BDE">
        <w:t>Device supports</w:t>
      </w:r>
    </w:p>
    <w:p w14:paraId="1D83DC82" w14:textId="77777777" w:rsidR="00F55BDE" w:rsidRDefault="00F55BDE" w:rsidP="00F55BDE">
      <w:pPr>
        <w:pStyle w:val="NOTE"/>
      </w:pPr>
      <w:r>
        <w:t>Note 1 to entry: </w:t>
      </w:r>
      <w:r w:rsidRPr="002C51E1">
        <w:t xml:space="preserve"> </w:t>
      </w:r>
      <w:r w:rsidRPr="00FB1E56">
        <w:t xml:space="preserve">A Device Type provides a hint about what the </w:t>
      </w:r>
      <w:r>
        <w:t>D</w:t>
      </w:r>
      <w:r w:rsidRPr="00FB1E56">
        <w:t xml:space="preserve">evice is, such as a light or a fan, for use during </w:t>
      </w:r>
      <w:r>
        <w:t>R</w:t>
      </w:r>
      <w:r w:rsidRPr="00FB1E56">
        <w:t>esource discovery</w:t>
      </w:r>
      <w:r w:rsidR="00376D45">
        <w:t>.</w:t>
      </w:r>
    </w:p>
    <w:p w14:paraId="66AF2C7F" w14:textId="77777777" w:rsidR="005853EF" w:rsidRDefault="005853EF" w:rsidP="005853EF">
      <w:pPr>
        <w:pStyle w:val="TERM-number3"/>
      </w:pPr>
    </w:p>
    <w:p w14:paraId="694AEE58" w14:textId="77777777" w:rsidR="005853EF" w:rsidRDefault="005853EF" w:rsidP="005853EF">
      <w:pPr>
        <w:pStyle w:val="TERM"/>
      </w:pPr>
      <w:r>
        <w:t>Discoverable Resource</w:t>
      </w:r>
    </w:p>
    <w:p w14:paraId="7AA6A532" w14:textId="77777777" w:rsidR="005853EF" w:rsidRPr="005853EF" w:rsidRDefault="005853EF" w:rsidP="005853EF">
      <w:pPr>
        <w:pStyle w:val="TERM-definition"/>
      </w:pPr>
      <w:proofErr w:type="gramStart"/>
      <w:r>
        <w:t>a</w:t>
      </w:r>
      <w:proofErr w:type="gramEnd"/>
      <w:r>
        <w:t xml:space="preserve"> Resource that is listed in “/oic/res”</w:t>
      </w:r>
    </w:p>
    <w:p w14:paraId="661C5956" w14:textId="77777777" w:rsidR="008516FF" w:rsidRDefault="008516FF" w:rsidP="008516FF">
      <w:pPr>
        <w:pStyle w:val="TERM-number3"/>
      </w:pPr>
    </w:p>
    <w:p w14:paraId="689C20EA" w14:textId="77777777" w:rsidR="008516FF" w:rsidRDefault="008516FF" w:rsidP="008516FF">
      <w:pPr>
        <w:pStyle w:val="TERM"/>
      </w:pPr>
      <w:r>
        <w:t>Endpoint</w:t>
      </w:r>
    </w:p>
    <w:p w14:paraId="48A7A7B2" w14:textId="77777777" w:rsidR="008516FF" w:rsidRPr="008516FF" w:rsidRDefault="008516FF" w:rsidP="008516FF">
      <w:pPr>
        <w:pStyle w:val="TERM-definition"/>
      </w:pPr>
      <w:proofErr w:type="gramStart"/>
      <w:r w:rsidRPr="008516FF">
        <w:t>the</w:t>
      </w:r>
      <w:proofErr w:type="gramEnd"/>
      <w:r w:rsidRPr="008516FF">
        <w:t xml:space="preserve"> source or destination of a request and response messages for a </w:t>
      </w:r>
      <w:r w:rsidR="000F2A29">
        <w:t>given Transport Protocol Suite</w:t>
      </w:r>
    </w:p>
    <w:p w14:paraId="62D926B6" w14:textId="77777777" w:rsidR="008516FF" w:rsidRDefault="008516FF" w:rsidP="008516FF">
      <w:pPr>
        <w:pStyle w:val="NOTE"/>
      </w:pPr>
      <w:r>
        <w:lastRenderedPageBreak/>
        <w:t>Note 1 to entry: Example of a Transport Protocol Suite would be CoAP over UDP over IPv6.</w:t>
      </w:r>
    </w:p>
    <w:p w14:paraId="3FAF0629" w14:textId="77777777" w:rsidR="001936CC" w:rsidRDefault="001936CC" w:rsidP="00F92D1D">
      <w:pPr>
        <w:pStyle w:val="TERM-number3"/>
      </w:pPr>
    </w:p>
    <w:p w14:paraId="388C17E7" w14:textId="77777777" w:rsidR="001936CC" w:rsidRDefault="001936CC" w:rsidP="001936CC">
      <w:pPr>
        <w:pStyle w:val="TERM"/>
      </w:pPr>
      <w:r>
        <w:t>Entity</w:t>
      </w:r>
    </w:p>
    <w:p w14:paraId="717DDDEB" w14:textId="77777777" w:rsidR="001936CC" w:rsidRDefault="001936CC" w:rsidP="007C786C">
      <w:pPr>
        <w:pStyle w:val="TERM-definition"/>
      </w:pPr>
      <w:proofErr w:type="gramStart"/>
      <w:r>
        <w:t>a</w:t>
      </w:r>
      <w:r w:rsidRPr="00045D67">
        <w:rPr>
          <w:rFonts w:hint="eastAsia"/>
        </w:rPr>
        <w:t>n</w:t>
      </w:r>
      <w:proofErr w:type="gramEnd"/>
      <w:r w:rsidRPr="00045D67">
        <w:rPr>
          <w:rFonts w:hint="eastAsia"/>
        </w:rPr>
        <w:t xml:space="preserve"> </w:t>
      </w:r>
      <w:r w:rsidR="00F24E95">
        <w:t>aspect</w:t>
      </w:r>
      <w:r w:rsidR="00F24E95" w:rsidRPr="00F840E9">
        <w:t xml:space="preserve"> </w:t>
      </w:r>
      <w:r w:rsidRPr="00F840E9">
        <w:t>of the physical world</w:t>
      </w:r>
      <w:r>
        <w:t xml:space="preserve"> that is exposed through a Device</w:t>
      </w:r>
      <w:r w:rsidRPr="00F840E9">
        <w:t xml:space="preserve"> </w:t>
      </w:r>
    </w:p>
    <w:p w14:paraId="04B77AE2" w14:textId="77777777" w:rsidR="001936CC" w:rsidRDefault="001936CC" w:rsidP="001936CC">
      <w:pPr>
        <w:pStyle w:val="NOTE"/>
      </w:pPr>
      <w:r>
        <w:t>Note 1 to entry: Example of an entity is an LED.</w:t>
      </w:r>
    </w:p>
    <w:p w14:paraId="0DF1E2FB" w14:textId="77777777" w:rsidR="00A34857" w:rsidRDefault="00A34857" w:rsidP="00F92D1D">
      <w:pPr>
        <w:pStyle w:val="TERM-number3"/>
      </w:pPr>
    </w:p>
    <w:p w14:paraId="139D777A" w14:textId="77777777" w:rsidR="00A34857" w:rsidRDefault="00A34857" w:rsidP="00A34857">
      <w:pPr>
        <w:pStyle w:val="TERM"/>
      </w:pPr>
      <w:r>
        <w:t>Framework</w:t>
      </w:r>
    </w:p>
    <w:p w14:paraId="1AFD30F4" w14:textId="77777777" w:rsidR="00A34857" w:rsidRDefault="00760634" w:rsidP="00A34857">
      <w:pPr>
        <w:pStyle w:val="TERM-definition"/>
      </w:pPr>
      <w:proofErr w:type="gramStart"/>
      <w:r>
        <w:t>a</w:t>
      </w:r>
      <w:proofErr w:type="gramEnd"/>
      <w:r>
        <w:t xml:space="preserve"> </w:t>
      </w:r>
      <w:r w:rsidR="00A34857">
        <w:t>s</w:t>
      </w:r>
      <w:r w:rsidR="00A34857" w:rsidRPr="00A34857">
        <w:t xml:space="preserve">et of </w:t>
      </w:r>
      <w:r w:rsidR="0039193B">
        <w:t>related</w:t>
      </w:r>
      <w:r w:rsidR="0039193B" w:rsidRPr="00A34857">
        <w:t xml:space="preserve"> </w:t>
      </w:r>
      <w:r w:rsidR="00A34857" w:rsidRPr="00A34857">
        <w:t>functionalities and interactions defined in this specification, which enable interoperability across a wide range of networked devices, including IoT</w:t>
      </w:r>
    </w:p>
    <w:p w14:paraId="7E4BCBDD" w14:textId="77777777" w:rsidR="00664F18" w:rsidRDefault="00664F18" w:rsidP="00664F18">
      <w:pPr>
        <w:pStyle w:val="TERM-number3"/>
      </w:pPr>
    </w:p>
    <w:p w14:paraId="3CD8EB93" w14:textId="77777777" w:rsidR="00664F18" w:rsidRDefault="00664F18" w:rsidP="00664F18">
      <w:pPr>
        <w:pStyle w:val="TERM"/>
      </w:pPr>
      <w:r>
        <w:t>Interface</w:t>
      </w:r>
    </w:p>
    <w:p w14:paraId="68D23DD7" w14:textId="77777777" w:rsidR="00664F18" w:rsidRDefault="00664F18" w:rsidP="00664F18">
      <w:pPr>
        <w:pStyle w:val="TERM-definition"/>
      </w:pPr>
      <w:proofErr w:type="gramStart"/>
      <w:r w:rsidRPr="00664F18">
        <w:t>provides</w:t>
      </w:r>
      <w:proofErr w:type="gramEnd"/>
      <w:r w:rsidRPr="00664F18">
        <w:t xml:space="preserve"> a view and </w:t>
      </w:r>
      <w:r>
        <w:t>permissible responses on a Resource</w:t>
      </w:r>
    </w:p>
    <w:p w14:paraId="649B6055" w14:textId="77777777" w:rsidR="00E84558" w:rsidRPr="00321259" w:rsidRDefault="00E84558" w:rsidP="00E84558">
      <w:pPr>
        <w:pStyle w:val="TERM-number3"/>
        <w:numPr>
          <w:ilvl w:val="2"/>
          <w:numId w:val="16"/>
        </w:numPr>
        <w:ind w:left="0" w:firstLine="0"/>
      </w:pPr>
    </w:p>
    <w:p w14:paraId="37CB870E" w14:textId="77777777" w:rsidR="00E84558" w:rsidRDefault="00E84558" w:rsidP="00E84558">
      <w:pPr>
        <w:pStyle w:val="TERM"/>
        <w:rPr>
          <w:rFonts w:eastAsiaTheme="minorEastAsia"/>
          <w:lang w:eastAsia="ko-KR"/>
        </w:rPr>
      </w:pPr>
      <w:r>
        <w:rPr>
          <w:rFonts w:eastAsiaTheme="minorEastAsia"/>
          <w:lang w:eastAsia="ko-KR"/>
        </w:rPr>
        <w:t>Introspection</w:t>
      </w:r>
    </w:p>
    <w:p w14:paraId="1608E653" w14:textId="77777777" w:rsidR="00E84558" w:rsidRDefault="00E84558" w:rsidP="00E84558">
      <w:pPr>
        <w:pStyle w:val="TERM-definition"/>
        <w:rPr>
          <w:rFonts w:eastAsiaTheme="minorEastAsia"/>
          <w:lang w:eastAsia="ko-KR"/>
        </w:rPr>
      </w:pPr>
      <w:proofErr w:type="gramStart"/>
      <w:r>
        <w:rPr>
          <w:rFonts w:eastAsiaTheme="minorEastAsia"/>
          <w:lang w:eastAsia="ko-KR"/>
        </w:rPr>
        <w:t>mechanism</w:t>
      </w:r>
      <w:proofErr w:type="gramEnd"/>
      <w:r>
        <w:rPr>
          <w:rFonts w:eastAsiaTheme="minorEastAsia"/>
          <w:lang w:eastAsia="ko-KR"/>
        </w:rPr>
        <w:t xml:space="preserve"> to determine the capabilities of the hosted Resources of a Device</w:t>
      </w:r>
    </w:p>
    <w:p w14:paraId="6E78C781" w14:textId="77777777" w:rsidR="00E84558" w:rsidRPr="00321259" w:rsidRDefault="00E84558" w:rsidP="00E84558">
      <w:pPr>
        <w:pStyle w:val="TERM-number3"/>
        <w:numPr>
          <w:ilvl w:val="2"/>
          <w:numId w:val="16"/>
        </w:numPr>
        <w:ind w:left="0" w:firstLine="0"/>
      </w:pPr>
    </w:p>
    <w:p w14:paraId="2A8A9966" w14:textId="36712E05" w:rsidR="00E84558" w:rsidRDefault="00E84558" w:rsidP="00E84558">
      <w:pPr>
        <w:pStyle w:val="TERM"/>
        <w:rPr>
          <w:rFonts w:eastAsiaTheme="minorEastAsia"/>
          <w:lang w:eastAsia="ko-KR"/>
        </w:rPr>
      </w:pPr>
      <w:commentRangeStart w:id="125"/>
      <w:r>
        <w:rPr>
          <w:rFonts w:eastAsiaTheme="minorEastAsia"/>
          <w:lang w:eastAsia="ko-KR"/>
        </w:rPr>
        <w:t>Introspection Device Data</w:t>
      </w:r>
      <w:ins w:id="126" w:author="Bardini, Richard A" w:date="2018-03-19T13:00:00Z">
        <w:r w:rsidR="00FE3DD9">
          <w:rPr>
            <w:rFonts w:eastAsiaTheme="minorEastAsia"/>
            <w:lang w:eastAsia="ko-KR"/>
          </w:rPr>
          <w:t xml:space="preserve"> (IDD)</w:t>
        </w:r>
      </w:ins>
    </w:p>
    <w:p w14:paraId="222BA982" w14:textId="62919D48" w:rsidR="00E84558" w:rsidRDefault="00E84558" w:rsidP="00E84558">
      <w:pPr>
        <w:pStyle w:val="TERM-definition"/>
        <w:rPr>
          <w:rFonts w:eastAsiaTheme="minorEastAsia"/>
          <w:lang w:eastAsia="ko-KR"/>
        </w:rPr>
      </w:pPr>
      <w:proofErr w:type="gramStart"/>
      <w:r>
        <w:rPr>
          <w:rFonts w:eastAsiaTheme="minorEastAsia"/>
          <w:lang w:eastAsia="ko-KR"/>
        </w:rPr>
        <w:t>data</w:t>
      </w:r>
      <w:proofErr w:type="gramEnd"/>
      <w:r>
        <w:rPr>
          <w:rFonts w:eastAsiaTheme="minorEastAsia"/>
          <w:lang w:eastAsia="ko-KR"/>
        </w:rPr>
        <w:t xml:space="preserve"> that describes the payloads per implemented method of the Resources that make</w:t>
      </w:r>
      <w:del w:id="127" w:author="Bardini, Richard A" w:date="2018-03-19T13:00:00Z">
        <w:r w:rsidDel="00FE3DD9">
          <w:rPr>
            <w:rFonts w:eastAsiaTheme="minorEastAsia"/>
            <w:lang w:eastAsia="ko-KR"/>
          </w:rPr>
          <w:delText>s</w:delText>
        </w:r>
      </w:del>
      <w:r>
        <w:rPr>
          <w:rFonts w:eastAsiaTheme="minorEastAsia"/>
          <w:lang w:eastAsia="ko-KR"/>
        </w:rPr>
        <w:t xml:space="preserve"> up the Device</w:t>
      </w:r>
      <w:commentRangeEnd w:id="125"/>
      <w:r w:rsidR="00FE3DD9">
        <w:rPr>
          <w:rStyle w:val="CommentReference"/>
        </w:rPr>
        <w:commentReference w:id="125"/>
      </w:r>
    </w:p>
    <w:p w14:paraId="0012B6B3" w14:textId="77777777" w:rsidR="00E84558" w:rsidRPr="00682D42" w:rsidRDefault="00582D77" w:rsidP="00582D77">
      <w:pPr>
        <w:pStyle w:val="NOTE"/>
        <w:rPr>
          <w:rFonts w:eastAsiaTheme="minorEastAsia"/>
          <w:lang w:eastAsia="ko-KR"/>
        </w:rPr>
      </w:pPr>
      <w:r>
        <w:t>Note 1 to entry: S</w:t>
      </w:r>
      <w:r w:rsidR="00E84558">
        <w:rPr>
          <w:rFonts w:eastAsiaTheme="minorEastAsia"/>
          <w:lang w:eastAsia="ko-KR"/>
        </w:rPr>
        <w:t xml:space="preserve">ee </w:t>
      </w:r>
      <w:r w:rsidR="00E84558" w:rsidRPr="00443AE0">
        <w:rPr>
          <w:rFonts w:eastAsiaTheme="minorEastAsia"/>
          <w:lang w:eastAsia="ko-KR"/>
        </w:rPr>
        <w:t xml:space="preserve">section </w:t>
      </w:r>
      <w:r w:rsidR="00DA03DF" w:rsidRPr="00443AE0">
        <w:rPr>
          <w:rFonts w:eastAsiaTheme="minorEastAsia"/>
          <w:lang w:eastAsia="ko-KR"/>
        </w:rPr>
        <w:fldChar w:fldCharType="begin"/>
      </w:r>
      <w:r w:rsidR="00DA03DF" w:rsidRPr="00443AE0">
        <w:rPr>
          <w:rFonts w:eastAsiaTheme="minorEastAsia"/>
          <w:lang w:eastAsia="ko-KR"/>
        </w:rPr>
        <w:instrText xml:space="preserve"> REF _Ref477432474 \r \h </w:instrText>
      </w:r>
      <w:r w:rsidR="00443AE0">
        <w:rPr>
          <w:rFonts w:eastAsiaTheme="minorEastAsia"/>
          <w:lang w:eastAsia="ko-KR"/>
        </w:rPr>
        <w:instrText xml:space="preserve"> \* MERGEFORMAT </w:instrText>
      </w:r>
      <w:r w:rsidR="00DA03DF" w:rsidRPr="00443AE0">
        <w:rPr>
          <w:rFonts w:eastAsiaTheme="minorEastAsia"/>
          <w:lang w:eastAsia="ko-KR"/>
        </w:rPr>
      </w:r>
      <w:r w:rsidR="00DA03DF" w:rsidRPr="00443AE0">
        <w:rPr>
          <w:rFonts w:eastAsiaTheme="minorEastAsia"/>
          <w:lang w:eastAsia="ko-KR"/>
        </w:rPr>
        <w:fldChar w:fldCharType="separate"/>
      </w:r>
      <w:r w:rsidR="00370B4E">
        <w:rPr>
          <w:rFonts w:eastAsiaTheme="minorEastAsia"/>
          <w:lang w:eastAsia="ko-KR"/>
        </w:rPr>
        <w:t>11.8</w:t>
      </w:r>
      <w:r w:rsidR="00DA03DF" w:rsidRPr="00443AE0">
        <w:rPr>
          <w:rFonts w:eastAsiaTheme="minorEastAsia"/>
          <w:lang w:eastAsia="ko-KR"/>
        </w:rPr>
        <w:fldChar w:fldCharType="end"/>
      </w:r>
      <w:r w:rsidR="00DA03DF">
        <w:rPr>
          <w:rFonts w:eastAsiaTheme="minorEastAsia"/>
          <w:lang w:eastAsia="ko-KR"/>
        </w:rPr>
        <w:t xml:space="preserve"> </w:t>
      </w:r>
      <w:r w:rsidR="00E84558">
        <w:rPr>
          <w:rFonts w:eastAsiaTheme="minorEastAsia"/>
          <w:lang w:eastAsia="ko-KR"/>
        </w:rPr>
        <w:t>for all requirements and exceptions</w:t>
      </w:r>
    </w:p>
    <w:p w14:paraId="68F795AA" w14:textId="77777777" w:rsidR="001936CC" w:rsidRDefault="001936CC" w:rsidP="00F92D1D">
      <w:pPr>
        <w:pStyle w:val="TERM-number3"/>
      </w:pPr>
    </w:p>
    <w:p w14:paraId="7D359424" w14:textId="77777777" w:rsidR="001936CC" w:rsidRDefault="001936CC" w:rsidP="001936CC">
      <w:pPr>
        <w:pStyle w:val="TERM"/>
      </w:pPr>
      <w:r>
        <w:t>Links</w:t>
      </w:r>
    </w:p>
    <w:p w14:paraId="0B811A73" w14:textId="77777777" w:rsidR="001936CC" w:rsidRDefault="001936CC" w:rsidP="001936CC">
      <w:pPr>
        <w:pStyle w:val="TERM-definition"/>
      </w:pPr>
      <w:proofErr w:type="gramStart"/>
      <w:r w:rsidRPr="005C3F0B">
        <w:t>extends</w:t>
      </w:r>
      <w:proofErr w:type="gramEnd"/>
      <w:r w:rsidRPr="005C3F0B">
        <w:t xml:space="preserve"> typed web links </w:t>
      </w:r>
      <w:r w:rsidR="00F047FD">
        <w:t>according to</w:t>
      </w:r>
      <w:r w:rsidRPr="005C3F0B">
        <w:t xml:space="preserve"> </w:t>
      </w:r>
      <w:r w:rsidR="00194F1E">
        <w:fldChar w:fldCharType="begin"/>
      </w:r>
      <w:r>
        <w:instrText xml:space="preserve"> REF ref_RFC_5988 \h </w:instrText>
      </w:r>
      <w:r w:rsidR="00194F1E">
        <w:fldChar w:fldCharType="separate"/>
      </w:r>
      <w:r w:rsidR="00370B4E" w:rsidRPr="00734EA6">
        <w:t>IETF RFC </w:t>
      </w:r>
      <w:r w:rsidR="00370B4E">
        <w:rPr>
          <w:rFonts w:eastAsiaTheme="minorEastAsia" w:hint="eastAsia"/>
          <w:lang w:eastAsia="ko-KR"/>
        </w:rPr>
        <w:t>5988</w:t>
      </w:r>
      <w:r w:rsidR="00194F1E">
        <w:fldChar w:fldCharType="end"/>
      </w:r>
    </w:p>
    <w:p w14:paraId="72E05A82" w14:textId="77777777" w:rsidR="005853EF" w:rsidRPr="005853EF" w:rsidRDefault="005853EF" w:rsidP="005853EF">
      <w:pPr>
        <w:pStyle w:val="TERM-number3"/>
      </w:pPr>
    </w:p>
    <w:p w14:paraId="23FD17ED" w14:textId="77777777" w:rsidR="005853EF" w:rsidRDefault="005853EF" w:rsidP="005853EF">
      <w:pPr>
        <w:pStyle w:val="TERM"/>
      </w:pPr>
      <w:r>
        <w:t>Non-Discoverable Resource</w:t>
      </w:r>
    </w:p>
    <w:p w14:paraId="3F8BABC0" w14:textId="77777777" w:rsidR="005853EF" w:rsidRDefault="005853EF" w:rsidP="005853EF">
      <w:pPr>
        <w:pStyle w:val="TERM-definition"/>
      </w:pPr>
      <w:r>
        <w:t>A Resource that is not listed in “/oic/res”. The Resource can be reached by a Link which is conveyed by another resource. For example a Resource linked in a Collection Resource does not have to be listed in “/oic/res”, since traversing the Collection Resource would discover the Resource implemented on the device.</w:t>
      </w:r>
    </w:p>
    <w:p w14:paraId="6C48B79E" w14:textId="77777777" w:rsidR="005853EF" w:rsidRPr="005853EF" w:rsidRDefault="005853EF" w:rsidP="005853EF">
      <w:pPr>
        <w:pStyle w:val="TERM-number3"/>
      </w:pPr>
    </w:p>
    <w:p w14:paraId="3CB9248E" w14:textId="77777777" w:rsidR="001936CC" w:rsidRDefault="001936CC" w:rsidP="001936CC">
      <w:pPr>
        <w:pStyle w:val="TERM"/>
      </w:pPr>
      <w:r>
        <w:t>Non-OCF Device</w:t>
      </w:r>
    </w:p>
    <w:p w14:paraId="25BC34AD" w14:textId="77777777" w:rsidR="001936CC" w:rsidRDefault="001936CC" w:rsidP="001936CC">
      <w:pPr>
        <w:pStyle w:val="TERM-definition"/>
      </w:pPr>
      <w:r>
        <w:t xml:space="preserve">A device which does not comply with the </w:t>
      </w:r>
      <w:r>
        <w:rPr>
          <w:rFonts w:eastAsiaTheme="minorEastAsia"/>
          <w:lang w:eastAsia="ko-KR"/>
        </w:rPr>
        <w:t>OCF</w:t>
      </w:r>
      <w:r>
        <w:t xml:space="preserve"> Device requirements</w:t>
      </w:r>
    </w:p>
    <w:p w14:paraId="403DA990" w14:textId="77777777" w:rsidR="001936CC" w:rsidRDefault="001936CC" w:rsidP="00F92D1D">
      <w:pPr>
        <w:pStyle w:val="TERM-number3"/>
      </w:pPr>
    </w:p>
    <w:p w14:paraId="189ED58D" w14:textId="77777777" w:rsidR="001936CC" w:rsidRDefault="001936CC" w:rsidP="001936CC">
      <w:pPr>
        <w:pStyle w:val="TERM"/>
      </w:pPr>
      <w:r>
        <w:t>Notification</w:t>
      </w:r>
    </w:p>
    <w:p w14:paraId="20734CB4" w14:textId="77777777" w:rsidR="001936CC" w:rsidRDefault="001936CC" w:rsidP="001936CC">
      <w:pPr>
        <w:pStyle w:val="TERM-definition"/>
      </w:pPr>
      <w:proofErr w:type="gramStart"/>
      <w:r>
        <w:t>the</w:t>
      </w:r>
      <w:proofErr w:type="gramEnd"/>
      <w:r>
        <w:t xml:space="preserve"> mechanism to make a Client aware of resource state changes in a Resource</w:t>
      </w:r>
    </w:p>
    <w:p w14:paraId="02525E00" w14:textId="77777777" w:rsidR="001936CC" w:rsidRDefault="001936CC" w:rsidP="00F92D1D">
      <w:pPr>
        <w:pStyle w:val="TERM-number3"/>
      </w:pPr>
    </w:p>
    <w:p w14:paraId="2CECD9DA" w14:textId="77777777" w:rsidR="001936CC" w:rsidRDefault="001936CC" w:rsidP="001936CC">
      <w:pPr>
        <w:pStyle w:val="TERM"/>
      </w:pPr>
      <w:r>
        <w:t>Observe</w:t>
      </w:r>
    </w:p>
    <w:p w14:paraId="156E4E5A" w14:textId="77777777" w:rsidR="001936CC" w:rsidRDefault="001936CC" w:rsidP="001936CC">
      <w:pPr>
        <w:pStyle w:val="TERM-definition"/>
      </w:pPr>
      <w:proofErr w:type="gramStart"/>
      <w:r w:rsidRPr="00477326">
        <w:t>the</w:t>
      </w:r>
      <w:proofErr w:type="gramEnd"/>
      <w:r w:rsidRPr="00477326">
        <w:t xml:space="preserve"> act of monitoring a Resource by sending a RETRIEVE request which is cached by the Server hosting the Resource and reprocessed on every change to that Resource</w:t>
      </w:r>
    </w:p>
    <w:p w14:paraId="43C0881F" w14:textId="77777777" w:rsidR="001936CC" w:rsidRDefault="001936CC" w:rsidP="00F92D1D">
      <w:pPr>
        <w:pStyle w:val="TERM-number3"/>
      </w:pPr>
    </w:p>
    <w:p w14:paraId="4C32D44B" w14:textId="77777777" w:rsidR="001936CC" w:rsidRDefault="001936CC" w:rsidP="001936CC">
      <w:pPr>
        <w:pStyle w:val="TERM"/>
        <w:rPr>
          <w:rFonts w:eastAsiaTheme="minorEastAsia"/>
          <w:lang w:eastAsia="ko-KR"/>
        </w:rPr>
      </w:pPr>
      <w:r>
        <w:rPr>
          <w:rFonts w:eastAsiaTheme="minorEastAsia"/>
          <w:lang w:eastAsia="ko-KR"/>
        </w:rPr>
        <w:t>Parameter</w:t>
      </w:r>
    </w:p>
    <w:p w14:paraId="55072294" w14:textId="77777777" w:rsidR="001936CC" w:rsidRPr="005A41DB" w:rsidRDefault="001936CC" w:rsidP="001936CC">
      <w:pPr>
        <w:pStyle w:val="TERM-definition"/>
        <w:rPr>
          <w:lang w:eastAsia="ko-KR"/>
        </w:rPr>
      </w:pPr>
      <w:proofErr w:type="gramStart"/>
      <w:r>
        <w:rPr>
          <w:lang w:eastAsia="ko-KR"/>
        </w:rPr>
        <w:t>an</w:t>
      </w:r>
      <w:proofErr w:type="gramEnd"/>
      <w:r>
        <w:rPr>
          <w:lang w:eastAsia="ko-KR"/>
        </w:rPr>
        <w:t xml:space="preserve"> element that provides metadata about a Resource referenced by the target URI of a Link</w:t>
      </w:r>
    </w:p>
    <w:p w14:paraId="0DC65FBC" w14:textId="77777777" w:rsidR="001936CC" w:rsidRDefault="001936CC" w:rsidP="00F92D1D">
      <w:pPr>
        <w:pStyle w:val="TERM-number3"/>
      </w:pPr>
    </w:p>
    <w:p w14:paraId="0E536C38" w14:textId="77777777" w:rsidR="001936CC" w:rsidRDefault="001936CC" w:rsidP="001936CC">
      <w:pPr>
        <w:pStyle w:val="TERM"/>
      </w:pPr>
      <w:r>
        <w:t>Partial UPDATE</w:t>
      </w:r>
    </w:p>
    <w:p w14:paraId="316B474F" w14:textId="77777777" w:rsidR="001936CC" w:rsidRDefault="001936CC" w:rsidP="001936CC">
      <w:pPr>
        <w:pStyle w:val="TERM-definition"/>
      </w:pPr>
      <w:proofErr w:type="gramStart"/>
      <w:r>
        <w:t>an</w:t>
      </w:r>
      <w:proofErr w:type="gramEnd"/>
      <w:r>
        <w:t xml:space="preserve"> UPDATE request to a Resource that includes a subset of the Properties that are visible via the Interface being applied for the Resource Type</w:t>
      </w:r>
    </w:p>
    <w:p w14:paraId="2A7090AE" w14:textId="77777777" w:rsidR="006F02B8" w:rsidRDefault="006F02B8" w:rsidP="006F02B8">
      <w:pPr>
        <w:pStyle w:val="TERM-number3"/>
        <w:rPr>
          <w:ins w:id="128" w:author="Bardini, Richard A" w:date="2018-03-19T08:16:00Z"/>
        </w:rPr>
      </w:pPr>
      <w:commentRangeStart w:id="129"/>
    </w:p>
    <w:p w14:paraId="3B6B26CC" w14:textId="1968BD71" w:rsidR="006F02B8" w:rsidRDefault="006F02B8" w:rsidP="006F02B8">
      <w:pPr>
        <w:pStyle w:val="TERM"/>
        <w:rPr>
          <w:ins w:id="130" w:author="Bardini, Richard A" w:date="2018-03-19T08:16:00Z"/>
        </w:rPr>
      </w:pPr>
      <w:ins w:id="131" w:author="Bardini, Richard A" w:date="2018-03-19T08:17:00Z">
        <w:r>
          <w:t>Physical</w:t>
        </w:r>
      </w:ins>
      <w:ins w:id="132" w:author="Bardini, Richard A" w:date="2018-03-19T08:16:00Z">
        <w:r>
          <w:t xml:space="preserve"> Device</w:t>
        </w:r>
      </w:ins>
    </w:p>
    <w:p w14:paraId="18BC33CF" w14:textId="0C86A1E2" w:rsidR="006F02B8" w:rsidRDefault="006F02B8" w:rsidP="006F02B8">
      <w:pPr>
        <w:pStyle w:val="TERM-definition"/>
        <w:rPr>
          <w:ins w:id="133" w:author="Bardini, Richard A" w:date="2018-03-19T08:16:00Z"/>
        </w:rPr>
      </w:pPr>
      <w:proofErr w:type="gramStart"/>
      <w:ins w:id="134" w:author="Bardini, Richard A" w:date="2018-03-19T08:17:00Z">
        <w:r>
          <w:rPr>
            <w:color w:val="1F497D"/>
          </w:rPr>
          <w:t>the</w:t>
        </w:r>
        <w:proofErr w:type="gramEnd"/>
        <w:r>
          <w:rPr>
            <w:color w:val="1F497D"/>
          </w:rPr>
          <w:t xml:space="preserve"> physical thing on which a Device(s) is exposed</w:t>
        </w:r>
      </w:ins>
      <w:commentRangeEnd w:id="129"/>
      <w:ins w:id="135" w:author="Bardini, Richard A" w:date="2018-03-19T08:18:00Z">
        <w:r>
          <w:rPr>
            <w:rStyle w:val="CommentReference"/>
          </w:rPr>
          <w:commentReference w:id="129"/>
        </w:r>
      </w:ins>
    </w:p>
    <w:p w14:paraId="7B9B668E" w14:textId="77777777" w:rsidR="001936CC" w:rsidRDefault="001936CC" w:rsidP="00F92D1D">
      <w:pPr>
        <w:pStyle w:val="TERM-number3"/>
      </w:pPr>
    </w:p>
    <w:p w14:paraId="13BA5305" w14:textId="77777777" w:rsidR="001936CC" w:rsidRDefault="001936CC" w:rsidP="001936CC">
      <w:pPr>
        <w:pStyle w:val="TERM"/>
      </w:pPr>
      <w:r>
        <w:t>Platform</w:t>
      </w:r>
    </w:p>
    <w:p w14:paraId="6E0F9CFD" w14:textId="77777777" w:rsidR="001936CC" w:rsidRDefault="001936CC" w:rsidP="001936CC">
      <w:pPr>
        <w:pStyle w:val="TERM-definition"/>
      </w:pPr>
      <w:proofErr w:type="gramStart"/>
      <w:r>
        <w:t>a</w:t>
      </w:r>
      <w:proofErr w:type="gramEnd"/>
      <w:r>
        <w:t xml:space="preserve"> physical device containing one or more Devices</w:t>
      </w:r>
    </w:p>
    <w:p w14:paraId="68067C43" w14:textId="77777777" w:rsidR="0090093D" w:rsidRDefault="0090093D" w:rsidP="00F92D1D">
      <w:pPr>
        <w:pStyle w:val="TERM-number3"/>
      </w:pPr>
    </w:p>
    <w:p w14:paraId="5BD9F4F9" w14:textId="77777777" w:rsidR="00C040EB" w:rsidRDefault="00C040EB" w:rsidP="00C040EB">
      <w:pPr>
        <w:pStyle w:val="TERM"/>
      </w:pPr>
      <w:r>
        <w:t>Resource</w:t>
      </w:r>
    </w:p>
    <w:p w14:paraId="5397DE1B" w14:textId="77777777" w:rsidR="00C040EB" w:rsidRDefault="000B64E0" w:rsidP="00EE59EE">
      <w:pPr>
        <w:pStyle w:val="TERM-definition"/>
      </w:pPr>
      <w:proofErr w:type="gramStart"/>
      <w:r w:rsidRPr="000B64E0">
        <w:t>represents</w:t>
      </w:r>
      <w:proofErr w:type="gramEnd"/>
      <w:r w:rsidRPr="000B64E0">
        <w:t xml:space="preserve"> an </w:t>
      </w:r>
      <w:r w:rsidR="0039193B">
        <w:t>Entity</w:t>
      </w:r>
      <w:r w:rsidR="0039193B" w:rsidRPr="000B64E0">
        <w:t xml:space="preserve"> </w:t>
      </w:r>
      <w:r w:rsidRPr="000B64E0">
        <w:t>modelled and exposed by the Framework</w:t>
      </w:r>
    </w:p>
    <w:p w14:paraId="04308FFF" w14:textId="77777777" w:rsidR="001936CC" w:rsidRDefault="001936CC" w:rsidP="00F92D1D">
      <w:pPr>
        <w:pStyle w:val="TERM-number3"/>
      </w:pPr>
    </w:p>
    <w:p w14:paraId="5610E979" w14:textId="77777777" w:rsidR="001936CC" w:rsidRDefault="001936CC" w:rsidP="001936CC">
      <w:pPr>
        <w:pStyle w:val="TERM"/>
      </w:pPr>
      <w:r>
        <w:t>Resource Directory</w:t>
      </w:r>
    </w:p>
    <w:p w14:paraId="61D9BDDE" w14:textId="77777777" w:rsidR="001936CC" w:rsidRDefault="001936CC" w:rsidP="001936CC">
      <w:pPr>
        <w:pStyle w:val="TERM-definition"/>
      </w:pPr>
      <w:r>
        <w:t>a</w:t>
      </w:r>
      <w:r w:rsidRPr="00C93B3D">
        <w:t xml:space="preserve"> </w:t>
      </w:r>
      <w:r>
        <w:t>set of</w:t>
      </w:r>
      <w:r w:rsidRPr="00C93B3D">
        <w:t xml:space="preserve"> descriptions </w:t>
      </w:r>
      <w:r>
        <w:t xml:space="preserve">of </w:t>
      </w:r>
      <w:r w:rsidR="00FB7FF9">
        <w:t>R</w:t>
      </w:r>
      <w:r>
        <w:t xml:space="preserve">esources where the actual </w:t>
      </w:r>
      <w:r w:rsidR="00FB7FF9">
        <w:t>R</w:t>
      </w:r>
      <w:r>
        <w:t>esources are held on S</w:t>
      </w:r>
      <w:r w:rsidRPr="00C93B3D">
        <w:t>ervers</w:t>
      </w:r>
      <w:r>
        <w:t xml:space="preserve"> external to the Device hosting the Resource Directory</w:t>
      </w:r>
      <w:r w:rsidRPr="00C93B3D">
        <w:t>, allowing lookups to be performed for those resources</w:t>
      </w:r>
    </w:p>
    <w:p w14:paraId="7955D199" w14:textId="77777777" w:rsidR="001936CC" w:rsidRDefault="001936CC" w:rsidP="001936CC">
      <w:pPr>
        <w:pStyle w:val="NOTE"/>
      </w:pPr>
      <w:r>
        <w:t>Note 1 to entry: </w:t>
      </w:r>
      <w:r w:rsidRPr="0085398D">
        <w:t xml:space="preserve"> </w:t>
      </w:r>
      <w:r w:rsidRPr="00C93B3D">
        <w:t>This functionality can be used by sleeping Servers or Servers that choose not to listen/respond to multicast requests directly</w:t>
      </w:r>
      <w:r>
        <w:t>.</w:t>
      </w:r>
    </w:p>
    <w:p w14:paraId="6C56E69F" w14:textId="77777777" w:rsidR="009410EE" w:rsidRDefault="009410EE" w:rsidP="00F92D1D">
      <w:pPr>
        <w:pStyle w:val="TERM-number3"/>
      </w:pPr>
    </w:p>
    <w:p w14:paraId="5CDA4E55" w14:textId="77777777" w:rsidR="009410EE" w:rsidRDefault="009410EE" w:rsidP="009410EE">
      <w:pPr>
        <w:pStyle w:val="TERM"/>
      </w:pPr>
      <w:r>
        <w:t>Resource Interface</w:t>
      </w:r>
    </w:p>
    <w:p w14:paraId="3DFBF45C" w14:textId="77777777" w:rsidR="009410EE" w:rsidRDefault="00760634" w:rsidP="009410EE">
      <w:pPr>
        <w:pStyle w:val="TERM-definition"/>
      </w:pPr>
      <w:proofErr w:type="gramStart"/>
      <w:r>
        <w:t>a</w:t>
      </w:r>
      <w:proofErr w:type="gramEnd"/>
      <w:r>
        <w:t xml:space="preserve"> </w:t>
      </w:r>
      <w:r w:rsidR="00FC49BD">
        <w:t>qualification of the permitted requests on a Resource</w:t>
      </w:r>
    </w:p>
    <w:p w14:paraId="05DA5354" w14:textId="77777777" w:rsidR="009410EE" w:rsidRDefault="009410EE" w:rsidP="00F92D1D">
      <w:pPr>
        <w:pStyle w:val="TERM-number3"/>
      </w:pPr>
    </w:p>
    <w:p w14:paraId="23BB7231" w14:textId="73ACAEAD" w:rsidR="009410EE" w:rsidRDefault="009410EE" w:rsidP="009410EE">
      <w:pPr>
        <w:pStyle w:val="TERM"/>
      </w:pPr>
      <w:commentRangeStart w:id="136"/>
      <w:del w:id="137" w:author="Bardini, Richard A" w:date="2018-03-19T03:55:00Z">
        <w:r w:rsidDel="003078BA">
          <w:delText xml:space="preserve">Resource </w:delText>
        </w:r>
      </w:del>
      <w:r>
        <w:t>Property</w:t>
      </w:r>
      <w:commentRangeEnd w:id="136"/>
      <w:r w:rsidR="003078BA">
        <w:rPr>
          <w:rStyle w:val="CommentReference"/>
          <w:b w:val="0"/>
          <w:bCs w:val="0"/>
        </w:rPr>
        <w:commentReference w:id="136"/>
      </w:r>
    </w:p>
    <w:p w14:paraId="69188FE0" w14:textId="77777777" w:rsidR="009410EE" w:rsidRDefault="00F007E3" w:rsidP="009410EE">
      <w:pPr>
        <w:pStyle w:val="TERM-definition"/>
      </w:pPr>
      <w:proofErr w:type="gramStart"/>
      <w:r>
        <w:t>a</w:t>
      </w:r>
      <w:proofErr w:type="gramEnd"/>
      <w:r>
        <w:t xml:space="preserve"> significant aspect or </w:t>
      </w:r>
      <w:r w:rsidR="0039193B">
        <w:t xml:space="preserve">parameter of a resource, </w:t>
      </w:r>
      <w:r>
        <w:rPr>
          <w:rFonts w:eastAsiaTheme="minorEastAsia" w:hint="eastAsia"/>
          <w:lang w:eastAsia="ko-KR"/>
        </w:rPr>
        <w:t xml:space="preserve">including </w:t>
      </w:r>
      <w:r w:rsidR="00FC49BD">
        <w:t>m</w:t>
      </w:r>
      <w:r w:rsidR="009410EE">
        <w:t>etadata</w:t>
      </w:r>
      <w:r w:rsidR="0039193B">
        <w:t>,</w:t>
      </w:r>
      <w:r w:rsidR="009410EE">
        <w:t xml:space="preserve"> </w:t>
      </w:r>
      <w:r>
        <w:t>that is exposed through the Resource</w:t>
      </w:r>
    </w:p>
    <w:p w14:paraId="6E54688D" w14:textId="77777777" w:rsidR="00C040EB" w:rsidRDefault="00C040EB" w:rsidP="00F92D1D">
      <w:pPr>
        <w:pStyle w:val="TERM-number3"/>
      </w:pPr>
    </w:p>
    <w:p w14:paraId="373BE3CE" w14:textId="77777777" w:rsidR="00C040EB" w:rsidRDefault="00C040EB" w:rsidP="00C040EB">
      <w:pPr>
        <w:pStyle w:val="TERM"/>
      </w:pPr>
      <w:r>
        <w:t>Resource Type</w:t>
      </w:r>
    </w:p>
    <w:p w14:paraId="0F9F35F9" w14:textId="17227164" w:rsidR="00C040EB" w:rsidRDefault="00EF6885" w:rsidP="00C040EB">
      <w:pPr>
        <w:pStyle w:val="TERM-definition"/>
      </w:pPr>
      <w:proofErr w:type="gramStart"/>
      <w:r w:rsidRPr="00EF6885">
        <w:t>a</w:t>
      </w:r>
      <w:proofErr w:type="gramEnd"/>
      <w:r w:rsidRPr="00EF6885">
        <w:t xml:space="preserve"> uniquely named definition of </w:t>
      </w:r>
      <w:r w:rsidR="00DE19D2">
        <w:t xml:space="preserve">a </w:t>
      </w:r>
      <w:r w:rsidRPr="00EF6885">
        <w:t xml:space="preserve">class of </w:t>
      </w:r>
      <w:commentRangeStart w:id="138"/>
      <w:del w:id="139" w:author="Bardini, Richard A" w:date="2018-03-19T04:01:00Z">
        <w:r w:rsidDel="003078BA">
          <w:delText>R</w:delText>
        </w:r>
        <w:r w:rsidRPr="00EF6885" w:rsidDel="003078BA">
          <w:delText xml:space="preserve">esource </w:delText>
        </w:r>
      </w:del>
      <w:r>
        <w:t>P</w:t>
      </w:r>
      <w:r w:rsidRPr="00EF6885">
        <w:t>roperties</w:t>
      </w:r>
      <w:commentRangeEnd w:id="138"/>
      <w:r w:rsidR="003078BA">
        <w:rPr>
          <w:rStyle w:val="CommentReference"/>
        </w:rPr>
        <w:commentReference w:id="138"/>
      </w:r>
      <w:r w:rsidRPr="00EF6885">
        <w:t xml:space="preserve"> and the interactions that </w:t>
      </w:r>
      <w:r w:rsidR="00DE19D2">
        <w:t>are</w:t>
      </w:r>
      <w:r w:rsidR="00DE19D2" w:rsidRPr="00EF6885">
        <w:t xml:space="preserve"> </w:t>
      </w:r>
      <w:r w:rsidRPr="00EF6885">
        <w:t>supported by that class</w:t>
      </w:r>
    </w:p>
    <w:p w14:paraId="69E646A7" w14:textId="77777777" w:rsidR="00C040EB" w:rsidRDefault="00C040EB" w:rsidP="00C040EB">
      <w:pPr>
        <w:pStyle w:val="TERM-note"/>
      </w:pPr>
      <w:r>
        <w:t>Note 1 to entry: </w:t>
      </w:r>
      <w:r w:rsidR="00EF6885" w:rsidRPr="00EF6885">
        <w:t xml:space="preserve">Each </w:t>
      </w:r>
      <w:r w:rsidR="00EF6885">
        <w:t>R</w:t>
      </w:r>
      <w:r w:rsidR="00EF6885" w:rsidRPr="00EF6885">
        <w:t>esource has a</w:t>
      </w:r>
      <w:r w:rsidR="00EF6885">
        <w:t xml:space="preserve"> P</w:t>
      </w:r>
      <w:r w:rsidR="00EF6885" w:rsidRPr="00EF6885">
        <w:t xml:space="preserve">roperty “rt” whose value is the unique name of the </w:t>
      </w:r>
      <w:r w:rsidR="00EF6885">
        <w:t>R</w:t>
      </w:r>
      <w:r w:rsidR="00EF6885" w:rsidRPr="00EF6885">
        <w:t xml:space="preserve">esource </w:t>
      </w:r>
      <w:r w:rsidR="00EF6885">
        <w:t>T</w:t>
      </w:r>
      <w:r w:rsidR="00EF6885" w:rsidRPr="00EF6885">
        <w:t>ype</w:t>
      </w:r>
      <w:r>
        <w:t>.</w:t>
      </w:r>
    </w:p>
    <w:p w14:paraId="42317386" w14:textId="77777777" w:rsidR="001936CC" w:rsidRDefault="001936CC" w:rsidP="00F92D1D">
      <w:pPr>
        <w:pStyle w:val="TERM-number3"/>
      </w:pPr>
    </w:p>
    <w:p w14:paraId="7E29A302" w14:textId="77777777" w:rsidR="001936CC" w:rsidRDefault="001936CC" w:rsidP="001936CC">
      <w:pPr>
        <w:pStyle w:val="TERM"/>
      </w:pPr>
      <w:r>
        <w:t xml:space="preserve">Scene </w:t>
      </w:r>
    </w:p>
    <w:p w14:paraId="1E5F80EF" w14:textId="4DC26506" w:rsidR="001936CC" w:rsidRDefault="001936CC" w:rsidP="001936CC">
      <w:pPr>
        <w:pStyle w:val="TERM-definition"/>
      </w:pPr>
      <w:proofErr w:type="gramStart"/>
      <w:r>
        <w:t>a</w:t>
      </w:r>
      <w:proofErr w:type="gramEnd"/>
      <w:r>
        <w:t xml:space="preserve"> </w:t>
      </w:r>
      <w:r w:rsidRPr="009A3926">
        <w:t>static entit</w:t>
      </w:r>
      <w:r>
        <w:t xml:space="preserve">y that stores a set of defined </w:t>
      </w:r>
      <w:commentRangeStart w:id="140"/>
      <w:del w:id="141" w:author="Bardini, Richard A" w:date="2018-03-19T03:56:00Z">
        <w:r w:rsidDel="003078BA">
          <w:delText>R</w:delText>
        </w:r>
        <w:r w:rsidRPr="009A3926" w:rsidDel="003078BA">
          <w:delText>esource p</w:delText>
        </w:r>
      </w:del>
      <w:ins w:id="142" w:author="Bardini, Richard A" w:date="2018-03-19T03:56:00Z">
        <w:r w:rsidR="003078BA">
          <w:t>P</w:t>
        </w:r>
        <w:commentRangeEnd w:id="140"/>
        <w:r w:rsidR="003078BA">
          <w:rPr>
            <w:rStyle w:val="CommentReference"/>
          </w:rPr>
          <w:commentReference w:id="140"/>
        </w:r>
      </w:ins>
      <w:r w:rsidRPr="009A3926">
        <w:t>rope</w:t>
      </w:r>
      <w:r>
        <w:t>rty values for a collection of R</w:t>
      </w:r>
      <w:r w:rsidRPr="009A3926">
        <w:t>esources</w:t>
      </w:r>
    </w:p>
    <w:p w14:paraId="50E21861" w14:textId="77777777" w:rsidR="001936CC" w:rsidRPr="00D42C33" w:rsidRDefault="001936CC" w:rsidP="001936CC">
      <w:pPr>
        <w:pStyle w:val="NOTE"/>
      </w:pPr>
      <w:r>
        <w:t>Note 1 to entry: A Scene is a prescribed setting of a set of resources with each having a predetermined value for the property that has to change.</w:t>
      </w:r>
    </w:p>
    <w:p w14:paraId="0CCE2CFD" w14:textId="77777777" w:rsidR="001936CC" w:rsidRDefault="001936CC" w:rsidP="00F92D1D">
      <w:pPr>
        <w:pStyle w:val="TERM-number3"/>
      </w:pPr>
    </w:p>
    <w:p w14:paraId="5CA0A107" w14:textId="77777777" w:rsidR="001936CC" w:rsidRDefault="001936CC" w:rsidP="001936CC">
      <w:pPr>
        <w:pStyle w:val="TERM"/>
      </w:pPr>
      <w:r>
        <w:t xml:space="preserve">Scene Collection </w:t>
      </w:r>
    </w:p>
    <w:p w14:paraId="194E6F73" w14:textId="77777777" w:rsidR="001936CC" w:rsidRDefault="001936CC" w:rsidP="001936CC">
      <w:pPr>
        <w:pStyle w:val="TERM-definition"/>
      </w:pPr>
      <w:proofErr w:type="gramStart"/>
      <w:r>
        <w:t>a</w:t>
      </w:r>
      <w:proofErr w:type="gramEnd"/>
      <w:r>
        <w:t xml:space="preserve"> collection Resource that contains an enumeration of possible Scene Values and the current Scene Value</w:t>
      </w:r>
    </w:p>
    <w:p w14:paraId="71164373" w14:textId="3B4E45CD" w:rsidR="001936CC" w:rsidRPr="00D42C33" w:rsidRDefault="001936CC" w:rsidP="001936CC">
      <w:pPr>
        <w:pStyle w:val="NOTE"/>
      </w:pPr>
      <w:r>
        <w:t xml:space="preserve">Note 1 to entry: The member values of the Scene </w:t>
      </w:r>
      <w:del w:id="143" w:author="Bardini, Richard A" w:date="2018-03-21T11:56:00Z">
        <w:r w:rsidDel="00AE589F">
          <w:delText>c</w:delText>
        </w:r>
      </w:del>
      <w:ins w:id="144" w:author="Bardini, Richard A" w:date="2018-03-21T11:56:00Z">
        <w:r w:rsidR="00AE589F">
          <w:t>C</w:t>
        </w:r>
      </w:ins>
      <w:r>
        <w:t>ollection Resource are Scene Members.</w:t>
      </w:r>
    </w:p>
    <w:p w14:paraId="7E268736" w14:textId="77777777" w:rsidR="001936CC" w:rsidRDefault="001936CC" w:rsidP="00F92D1D">
      <w:pPr>
        <w:pStyle w:val="TERM-number3"/>
      </w:pPr>
    </w:p>
    <w:p w14:paraId="271E2D50" w14:textId="77777777" w:rsidR="001936CC" w:rsidRDefault="001936CC" w:rsidP="001936CC">
      <w:pPr>
        <w:pStyle w:val="TERM"/>
      </w:pPr>
      <w:r>
        <w:t>Scene Member</w:t>
      </w:r>
    </w:p>
    <w:p w14:paraId="4BBD11EE" w14:textId="77777777" w:rsidR="001936CC" w:rsidRPr="00AB740F" w:rsidRDefault="001936CC" w:rsidP="001936CC">
      <w:pPr>
        <w:pStyle w:val="TERM-definition"/>
      </w:pPr>
      <w:proofErr w:type="gramStart"/>
      <w:r>
        <w:t>a</w:t>
      </w:r>
      <w:proofErr w:type="gramEnd"/>
      <w:r>
        <w:t xml:space="preserve"> Resource that contains mappings </w:t>
      </w:r>
      <w:r w:rsidR="003A05CF">
        <w:t>of Scene</w:t>
      </w:r>
      <w:r>
        <w:t xml:space="preserve"> Values to values of a property in the resource</w:t>
      </w:r>
    </w:p>
    <w:p w14:paraId="2F65B652" w14:textId="77777777" w:rsidR="001936CC" w:rsidRDefault="001936CC" w:rsidP="00F92D1D">
      <w:pPr>
        <w:pStyle w:val="TERM-number3"/>
      </w:pPr>
    </w:p>
    <w:p w14:paraId="6C103FFA" w14:textId="77777777" w:rsidR="001936CC" w:rsidRDefault="001936CC" w:rsidP="001936CC">
      <w:pPr>
        <w:pStyle w:val="TERM"/>
      </w:pPr>
      <w:r>
        <w:t>Scene Value</w:t>
      </w:r>
    </w:p>
    <w:p w14:paraId="46735201" w14:textId="77777777" w:rsidR="001936CC" w:rsidRPr="00AB740F" w:rsidRDefault="001936CC" w:rsidP="001936CC">
      <w:pPr>
        <w:pStyle w:val="TERM-definition"/>
      </w:pPr>
      <w:proofErr w:type="gramStart"/>
      <w:r>
        <w:t>a</w:t>
      </w:r>
      <w:proofErr w:type="gramEnd"/>
      <w:r>
        <w:t xml:space="preserve"> Scene enumerator representing the state in which a Resource can be</w:t>
      </w:r>
    </w:p>
    <w:p w14:paraId="511DD7B0" w14:textId="77777777" w:rsidR="00230144" w:rsidRDefault="00230144" w:rsidP="00230144">
      <w:pPr>
        <w:pStyle w:val="TERM-number3"/>
      </w:pPr>
    </w:p>
    <w:p w14:paraId="00E8674A" w14:textId="77777777" w:rsidR="00230144" w:rsidRDefault="00230144" w:rsidP="00230144">
      <w:pPr>
        <w:pStyle w:val="TERM"/>
      </w:pPr>
      <w:r>
        <w:t>Secure Endpoint</w:t>
      </w:r>
    </w:p>
    <w:p w14:paraId="6ECF2805" w14:textId="77777777" w:rsidR="00230144" w:rsidRPr="00AB740F" w:rsidRDefault="00230144" w:rsidP="00230144">
      <w:pPr>
        <w:pStyle w:val="TERM-definition"/>
      </w:pPr>
      <w:proofErr w:type="gramStart"/>
      <w:r>
        <w:t>an</w:t>
      </w:r>
      <w:proofErr w:type="gramEnd"/>
      <w:r>
        <w:t xml:space="preserve"> Endpoint with a secure connection (e.g., CoAP</w:t>
      </w:r>
      <w:r w:rsidR="00922F6A">
        <w:t>S</w:t>
      </w:r>
      <w:r>
        <w:t>)</w:t>
      </w:r>
    </w:p>
    <w:p w14:paraId="1C3F331E" w14:textId="77777777" w:rsidR="001D13EB" w:rsidRDefault="001D13EB" w:rsidP="00F92D1D">
      <w:pPr>
        <w:pStyle w:val="TERM-number3"/>
      </w:pPr>
    </w:p>
    <w:p w14:paraId="3F98C91C" w14:textId="77777777" w:rsidR="001D13EB" w:rsidRDefault="001D13EB" w:rsidP="001D13EB">
      <w:pPr>
        <w:pStyle w:val="TERM"/>
      </w:pPr>
      <w:r>
        <w:t>Server</w:t>
      </w:r>
    </w:p>
    <w:p w14:paraId="63680E63" w14:textId="77777777" w:rsidR="001D13EB" w:rsidRDefault="00FC49BD" w:rsidP="00113C22">
      <w:pPr>
        <w:pStyle w:val="TERM-definition"/>
      </w:pPr>
      <w:proofErr w:type="gramStart"/>
      <w:r>
        <w:t>a</w:t>
      </w:r>
      <w:proofErr w:type="gramEnd"/>
      <w:r w:rsidRPr="00FC49BD">
        <w:t xml:space="preserve"> </w:t>
      </w:r>
      <w:r w:rsidR="00DE19D2">
        <w:t>Device</w:t>
      </w:r>
      <w:r w:rsidRPr="00FC49BD">
        <w:t xml:space="preserve"> with the role of providing resource state information and </w:t>
      </w:r>
      <w:r w:rsidR="001C6863">
        <w:t>facilitating remote interaction with</w:t>
      </w:r>
      <w:r w:rsidRPr="00FC49BD">
        <w:t xml:space="preserve"> its resources</w:t>
      </w:r>
    </w:p>
    <w:p w14:paraId="29FCD64A" w14:textId="77777777" w:rsidR="0085398D" w:rsidRPr="00993FB3" w:rsidRDefault="0085398D" w:rsidP="0085398D">
      <w:pPr>
        <w:pStyle w:val="NOTE"/>
        <w:rPr>
          <w:lang w:val="en-GB"/>
        </w:rPr>
      </w:pPr>
      <w:r>
        <w:t>Note 1 to entry: </w:t>
      </w:r>
      <w:r w:rsidRPr="0085398D">
        <w:t xml:space="preserve"> A </w:t>
      </w:r>
      <w:r>
        <w:t>S</w:t>
      </w:r>
      <w:r w:rsidRPr="0085398D">
        <w:t xml:space="preserve">erver </w:t>
      </w:r>
      <w:r>
        <w:t>can be implemented to expose</w:t>
      </w:r>
      <w:r w:rsidRPr="0085398D">
        <w:t xml:space="preserve"> non-</w:t>
      </w:r>
      <w:r w:rsidR="00DE19D2">
        <w:t>OCF</w:t>
      </w:r>
      <w:r w:rsidRPr="0085398D">
        <w:t xml:space="preserve"> Device resources to Clients (section </w:t>
      </w:r>
      <w:r w:rsidR="00194F1E">
        <w:fldChar w:fldCharType="begin"/>
      </w:r>
      <w:r>
        <w:instrText xml:space="preserve"> REF _Ref416377188 \r \h </w:instrText>
      </w:r>
      <w:r w:rsidR="00194F1E">
        <w:fldChar w:fldCharType="separate"/>
      </w:r>
      <w:r w:rsidR="00370B4E">
        <w:t>5.6</w:t>
      </w:r>
      <w:r w:rsidR="00194F1E">
        <w:fldChar w:fldCharType="end"/>
      </w:r>
      <w:r w:rsidRPr="0085398D">
        <w:t>)</w:t>
      </w:r>
    </w:p>
    <w:p w14:paraId="63B5A50E" w14:textId="77777777" w:rsidR="00230144" w:rsidRDefault="00230144" w:rsidP="00230144">
      <w:pPr>
        <w:pStyle w:val="TERM-number3"/>
      </w:pPr>
      <w:bookmarkStart w:id="145" w:name="_Toc410852278"/>
      <w:bookmarkStart w:id="146" w:name="_Toc410852936"/>
      <w:bookmarkStart w:id="147" w:name="_Toc410853615"/>
      <w:bookmarkStart w:id="148" w:name="_Toc410854295"/>
      <w:bookmarkStart w:id="149" w:name="_Toc410854973"/>
      <w:bookmarkStart w:id="150" w:name="_Toc410855653"/>
      <w:bookmarkStart w:id="151" w:name="_Toc410852279"/>
      <w:bookmarkStart w:id="152" w:name="_Toc410852937"/>
      <w:bookmarkStart w:id="153" w:name="_Toc410853616"/>
      <w:bookmarkStart w:id="154" w:name="_Toc410854296"/>
      <w:bookmarkStart w:id="155" w:name="_Toc410854974"/>
      <w:bookmarkStart w:id="156" w:name="_Toc410855654"/>
      <w:bookmarkStart w:id="157" w:name="_Toc410852280"/>
      <w:bookmarkStart w:id="158" w:name="_Toc410852938"/>
      <w:bookmarkStart w:id="159" w:name="_Toc410853617"/>
      <w:bookmarkStart w:id="160" w:name="_Toc410854297"/>
      <w:bookmarkStart w:id="161" w:name="_Toc410854975"/>
      <w:bookmarkStart w:id="162" w:name="_Toc410855655"/>
      <w:bookmarkStart w:id="163" w:name="_Toc410852281"/>
      <w:bookmarkStart w:id="164" w:name="_Toc410852939"/>
      <w:bookmarkStart w:id="165" w:name="_Toc410853618"/>
      <w:bookmarkStart w:id="166" w:name="_Toc410854298"/>
      <w:bookmarkStart w:id="167" w:name="_Toc410854976"/>
      <w:bookmarkStart w:id="168" w:name="_Toc410855656"/>
      <w:bookmarkStart w:id="169" w:name="_Toc410852282"/>
      <w:bookmarkStart w:id="170" w:name="_Toc410852940"/>
      <w:bookmarkStart w:id="171" w:name="_Toc410853619"/>
      <w:bookmarkStart w:id="172" w:name="_Toc410854299"/>
      <w:bookmarkStart w:id="173" w:name="_Toc410854977"/>
      <w:bookmarkStart w:id="174" w:name="_Toc410855657"/>
      <w:bookmarkStart w:id="175" w:name="_Ref284338172"/>
      <w:bookmarkStart w:id="176" w:name="_Toc285464939"/>
      <w:bookmarkStart w:id="177" w:name="_Toc306354326"/>
      <w:bookmarkStart w:id="178" w:name="_Toc327181594"/>
      <w:bookmarkStart w:id="179" w:name="_Toc352439748"/>
      <w:bookmarkStart w:id="180" w:name="_Ref359410916"/>
      <w:bookmarkStart w:id="181" w:name="_Toc383031557"/>
      <w:bookmarkStart w:id="182" w:name="_Toc40234730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A89F190" w14:textId="77777777" w:rsidR="00230144" w:rsidRDefault="00230144" w:rsidP="00230144">
      <w:pPr>
        <w:pStyle w:val="TERM"/>
      </w:pPr>
      <w:r>
        <w:t>Unsecure Endpoint</w:t>
      </w:r>
    </w:p>
    <w:p w14:paraId="2904F53C" w14:textId="77777777" w:rsidR="00230144" w:rsidRPr="00AB740F" w:rsidRDefault="00230144" w:rsidP="00230144">
      <w:pPr>
        <w:pStyle w:val="TERM-definition"/>
      </w:pPr>
      <w:proofErr w:type="gramStart"/>
      <w:r>
        <w:t>an</w:t>
      </w:r>
      <w:proofErr w:type="gramEnd"/>
      <w:r>
        <w:t xml:space="preserve"> Endpoint with an unsecure connection (e.g., CoAP) </w:t>
      </w:r>
    </w:p>
    <w:p w14:paraId="3E40C30F" w14:textId="77777777" w:rsidR="0027096D" w:rsidRDefault="0027096D" w:rsidP="0027096D">
      <w:pPr>
        <w:pStyle w:val="TERM-number3"/>
      </w:pPr>
    </w:p>
    <w:p w14:paraId="5587DC22" w14:textId="77777777" w:rsidR="0027096D" w:rsidRDefault="0027096D" w:rsidP="0027096D">
      <w:pPr>
        <w:pStyle w:val="TERM"/>
      </w:pPr>
      <w:r>
        <w:t>Vertical Resource Type</w:t>
      </w:r>
    </w:p>
    <w:p w14:paraId="5814DB58" w14:textId="77777777" w:rsidR="0027096D" w:rsidRDefault="0027096D" w:rsidP="0027096D">
      <w:pPr>
        <w:pStyle w:val="TERM-definition"/>
      </w:pPr>
      <w:proofErr w:type="gramStart"/>
      <w:r>
        <w:t>a</w:t>
      </w:r>
      <w:proofErr w:type="gramEnd"/>
      <w:r w:rsidRPr="00FC49BD">
        <w:t xml:space="preserve"> </w:t>
      </w:r>
      <w:r>
        <w:t xml:space="preserve">Resource Type in a </w:t>
      </w:r>
      <w:r w:rsidRPr="0027096D">
        <w:t>vertical domain specification</w:t>
      </w:r>
    </w:p>
    <w:p w14:paraId="332F9463" w14:textId="77777777" w:rsidR="0027096D" w:rsidRPr="00993FB3" w:rsidRDefault="0027096D" w:rsidP="0027096D">
      <w:pPr>
        <w:pStyle w:val="NOTE"/>
        <w:rPr>
          <w:lang w:val="en-GB"/>
        </w:rPr>
      </w:pPr>
      <w:r>
        <w:t>Note 1 to entry: </w:t>
      </w:r>
      <w:r w:rsidRPr="0085398D">
        <w:t xml:space="preserve"> </w:t>
      </w:r>
      <w:r>
        <w:t>An example of a Vertical Resource Type would be “oic.r.switch.binary”.</w:t>
      </w:r>
    </w:p>
    <w:p w14:paraId="435C7680" w14:textId="77777777" w:rsidR="00324F77" w:rsidRDefault="00324F77" w:rsidP="00F92D1D">
      <w:pPr>
        <w:pStyle w:val="Heading2"/>
      </w:pPr>
      <w:bookmarkStart w:id="183" w:name="_Toc509367130"/>
      <w:r w:rsidRPr="00734EA6">
        <w:t xml:space="preserve">Symbols and </w:t>
      </w:r>
      <w:bookmarkEnd w:id="175"/>
      <w:bookmarkEnd w:id="176"/>
      <w:bookmarkEnd w:id="177"/>
      <w:bookmarkEnd w:id="178"/>
      <w:r w:rsidRPr="00734EA6">
        <w:t>abbreviations</w:t>
      </w:r>
      <w:bookmarkEnd w:id="179"/>
      <w:bookmarkEnd w:id="180"/>
      <w:bookmarkEnd w:id="181"/>
      <w:bookmarkEnd w:id="182"/>
      <w:bookmarkEnd w:id="183"/>
    </w:p>
    <w:p w14:paraId="4D3AF2DA" w14:textId="77777777" w:rsidR="00917D4A" w:rsidRPr="00EA1EB7" w:rsidRDefault="00917D4A" w:rsidP="00F92D1D">
      <w:pPr>
        <w:pStyle w:val="TERM-number3"/>
      </w:pPr>
    </w:p>
    <w:p w14:paraId="698373AD" w14:textId="77777777" w:rsidR="00917D4A" w:rsidRDefault="00917D4A" w:rsidP="00917D4A">
      <w:pPr>
        <w:pStyle w:val="TERM"/>
        <w:rPr>
          <w:rFonts w:eastAsiaTheme="minorEastAsia"/>
          <w:lang w:eastAsia="ko-KR"/>
        </w:rPr>
      </w:pPr>
      <w:r>
        <w:rPr>
          <w:rFonts w:eastAsiaTheme="minorEastAsia"/>
          <w:lang w:eastAsia="ko-KR"/>
        </w:rPr>
        <w:t>ACL</w:t>
      </w:r>
    </w:p>
    <w:p w14:paraId="72F9B5EC" w14:textId="77777777" w:rsidR="00917D4A" w:rsidRDefault="00917D4A" w:rsidP="00917D4A">
      <w:pPr>
        <w:pStyle w:val="TERM-definition"/>
        <w:rPr>
          <w:rFonts w:eastAsiaTheme="minorEastAsia"/>
          <w:lang w:eastAsia="ko-KR"/>
        </w:rPr>
      </w:pPr>
      <w:r>
        <w:rPr>
          <w:rFonts w:eastAsiaTheme="minorEastAsia"/>
          <w:lang w:eastAsia="ko-KR"/>
        </w:rPr>
        <w:t>Access Control List</w:t>
      </w:r>
    </w:p>
    <w:p w14:paraId="70C50529" w14:textId="77777777" w:rsidR="00917D4A" w:rsidRDefault="00917D4A" w:rsidP="00917D4A">
      <w:pPr>
        <w:pStyle w:val="NOTE"/>
        <w:rPr>
          <w:lang w:eastAsia="ko-KR"/>
        </w:rPr>
      </w:pPr>
      <w:r>
        <w:rPr>
          <w:lang w:eastAsia="ko-KR"/>
        </w:rPr>
        <w:t xml:space="preserve">Note 1 to entry: The details are defined in </w:t>
      </w:r>
      <w:r w:rsidR="00194F1E">
        <w:rPr>
          <w:lang w:eastAsia="ko-KR"/>
        </w:rPr>
        <w:fldChar w:fldCharType="begin"/>
      </w:r>
      <w:r>
        <w:rPr>
          <w:lang w:eastAsia="ko-KR"/>
        </w:rPr>
        <w:instrText xml:space="preserve"> REF ref_OIC_Security \h </w:instrText>
      </w:r>
      <w:r w:rsidR="00194F1E">
        <w:rPr>
          <w:lang w:eastAsia="ko-KR"/>
        </w:rPr>
      </w:r>
      <w:r w:rsidR="00194F1E">
        <w:rPr>
          <w:lang w:eastAsia="ko-KR"/>
        </w:rPr>
        <w:fldChar w:fldCharType="separate"/>
      </w:r>
      <w:r w:rsidR="00370B4E">
        <w:t>OCF Security</w:t>
      </w:r>
      <w:r w:rsidR="00194F1E">
        <w:rPr>
          <w:lang w:eastAsia="ko-KR"/>
        </w:rPr>
        <w:fldChar w:fldCharType="end"/>
      </w:r>
      <w:r>
        <w:rPr>
          <w:lang w:eastAsia="ko-KR"/>
        </w:rPr>
        <w:t>.</w:t>
      </w:r>
    </w:p>
    <w:p w14:paraId="5163DB6C" w14:textId="77777777" w:rsidR="0006220D" w:rsidRPr="00EA1EB7" w:rsidRDefault="0006220D" w:rsidP="0006220D">
      <w:pPr>
        <w:pStyle w:val="TERM-number3"/>
      </w:pPr>
    </w:p>
    <w:p w14:paraId="7EE59CDE" w14:textId="77777777" w:rsidR="0006220D" w:rsidRDefault="0006220D" w:rsidP="0006220D">
      <w:pPr>
        <w:pStyle w:val="TERM"/>
        <w:rPr>
          <w:rFonts w:eastAsiaTheme="minorEastAsia"/>
          <w:lang w:eastAsia="ko-KR"/>
        </w:rPr>
      </w:pPr>
      <w:r>
        <w:rPr>
          <w:rFonts w:eastAsiaTheme="minorEastAsia"/>
          <w:lang w:eastAsia="ko-KR"/>
        </w:rPr>
        <w:t>BLE</w:t>
      </w:r>
    </w:p>
    <w:p w14:paraId="49BFDA4C" w14:textId="77777777" w:rsidR="0006220D" w:rsidRDefault="0006220D" w:rsidP="0006220D">
      <w:pPr>
        <w:pStyle w:val="TERM-definition"/>
        <w:rPr>
          <w:rFonts w:eastAsiaTheme="minorEastAsia"/>
          <w:lang w:eastAsia="ko-KR"/>
        </w:rPr>
      </w:pPr>
      <w:r>
        <w:rPr>
          <w:rFonts w:eastAsiaTheme="minorEastAsia"/>
          <w:lang w:eastAsia="ko-KR"/>
        </w:rPr>
        <w:t>Bluetooth Low Energy</w:t>
      </w:r>
    </w:p>
    <w:p w14:paraId="602673F1" w14:textId="77777777" w:rsidR="0019527B" w:rsidRPr="00EA1EB7" w:rsidRDefault="0019527B" w:rsidP="00F92D1D">
      <w:pPr>
        <w:pStyle w:val="TERM-number3"/>
      </w:pPr>
    </w:p>
    <w:p w14:paraId="3E3AD8B1" w14:textId="77777777" w:rsidR="0019527B" w:rsidRDefault="0019527B" w:rsidP="0019527B">
      <w:pPr>
        <w:pStyle w:val="TERM"/>
        <w:rPr>
          <w:rFonts w:eastAsiaTheme="minorEastAsia"/>
          <w:lang w:eastAsia="ko-KR"/>
        </w:rPr>
      </w:pPr>
      <w:r>
        <w:rPr>
          <w:rFonts w:eastAsiaTheme="minorEastAsia"/>
          <w:lang w:eastAsia="ko-KR"/>
        </w:rPr>
        <w:t>CBOR</w:t>
      </w:r>
    </w:p>
    <w:p w14:paraId="7297C69B" w14:textId="77777777" w:rsidR="0019527B" w:rsidRPr="00124191" w:rsidRDefault="0060138C" w:rsidP="0019527B">
      <w:pPr>
        <w:pStyle w:val="TERM-definition"/>
        <w:rPr>
          <w:rFonts w:eastAsiaTheme="minorEastAsia"/>
          <w:lang w:eastAsia="ko-KR"/>
        </w:rPr>
      </w:pPr>
      <w:r w:rsidRPr="0060138C">
        <w:rPr>
          <w:rFonts w:eastAsiaTheme="minorEastAsia"/>
          <w:lang w:eastAsia="ko-KR"/>
        </w:rPr>
        <w:t>Concise Binary Object Representation</w:t>
      </w:r>
    </w:p>
    <w:p w14:paraId="43AB0D03" w14:textId="77777777" w:rsidR="00EC6F20" w:rsidRPr="00EA1EB7" w:rsidRDefault="00EC6F20" w:rsidP="00F92D1D">
      <w:pPr>
        <w:pStyle w:val="TERM-number3"/>
      </w:pPr>
    </w:p>
    <w:p w14:paraId="141F0ABA" w14:textId="77777777" w:rsidR="00EC6F20" w:rsidRDefault="00EC6F20" w:rsidP="00EC6F20">
      <w:pPr>
        <w:pStyle w:val="TERM"/>
        <w:rPr>
          <w:rFonts w:eastAsiaTheme="minorEastAsia"/>
          <w:lang w:eastAsia="ko-KR"/>
        </w:rPr>
      </w:pPr>
      <w:r>
        <w:rPr>
          <w:rFonts w:eastAsiaTheme="minorEastAsia" w:hint="eastAsia"/>
          <w:lang w:eastAsia="ko-KR"/>
        </w:rPr>
        <w:t>CoAP</w:t>
      </w:r>
    </w:p>
    <w:p w14:paraId="05EB44DC" w14:textId="77777777" w:rsidR="00EC6F20" w:rsidRPr="00124191" w:rsidRDefault="00EC6F20" w:rsidP="00EC6F20">
      <w:pPr>
        <w:pStyle w:val="TERM-definition"/>
        <w:rPr>
          <w:rFonts w:eastAsiaTheme="minorEastAsia"/>
          <w:lang w:eastAsia="ko-KR"/>
        </w:rPr>
      </w:pPr>
      <w:r>
        <w:rPr>
          <w:rFonts w:eastAsiaTheme="minorEastAsia" w:hint="eastAsia"/>
          <w:lang w:eastAsia="ko-KR"/>
        </w:rPr>
        <w:t>Constrained Application Protocol</w:t>
      </w:r>
    </w:p>
    <w:p w14:paraId="2DBD63BF" w14:textId="77777777" w:rsidR="0006220D" w:rsidRPr="00EA1EB7" w:rsidRDefault="0006220D" w:rsidP="0006220D">
      <w:pPr>
        <w:pStyle w:val="TERM-number3"/>
      </w:pPr>
    </w:p>
    <w:p w14:paraId="55A8563A" w14:textId="77777777" w:rsidR="0006220D" w:rsidRDefault="0006220D" w:rsidP="0006220D">
      <w:pPr>
        <w:pStyle w:val="TERM"/>
        <w:rPr>
          <w:rFonts w:eastAsiaTheme="minorEastAsia"/>
          <w:lang w:eastAsia="ko-KR"/>
        </w:rPr>
      </w:pPr>
      <w:r>
        <w:rPr>
          <w:rFonts w:eastAsiaTheme="minorEastAsia" w:hint="eastAsia"/>
          <w:lang w:eastAsia="ko-KR"/>
        </w:rPr>
        <w:t>CoAP</w:t>
      </w:r>
      <w:r>
        <w:rPr>
          <w:rFonts w:eastAsiaTheme="minorEastAsia"/>
          <w:lang w:eastAsia="ko-KR"/>
        </w:rPr>
        <w:t>S</w:t>
      </w:r>
    </w:p>
    <w:p w14:paraId="3600BF9F" w14:textId="77777777" w:rsidR="0006220D" w:rsidRPr="00124191" w:rsidRDefault="0006220D" w:rsidP="0006220D">
      <w:pPr>
        <w:pStyle w:val="TERM-definition"/>
        <w:rPr>
          <w:rFonts w:eastAsiaTheme="minorEastAsia"/>
          <w:lang w:eastAsia="ko-KR"/>
        </w:rPr>
      </w:pPr>
      <w:r>
        <w:rPr>
          <w:rFonts w:eastAsiaTheme="minorEastAsia"/>
          <w:lang w:eastAsia="ko-KR"/>
        </w:rPr>
        <w:t xml:space="preserve">Secure </w:t>
      </w:r>
      <w:r>
        <w:rPr>
          <w:rFonts w:eastAsiaTheme="minorEastAsia" w:hint="eastAsia"/>
          <w:lang w:eastAsia="ko-KR"/>
        </w:rPr>
        <w:t>Constrained Application Protocol</w:t>
      </w:r>
    </w:p>
    <w:p w14:paraId="55C3F45A" w14:textId="77777777" w:rsidR="0006220D" w:rsidRPr="00EA1EB7" w:rsidRDefault="0006220D" w:rsidP="0006220D">
      <w:pPr>
        <w:pStyle w:val="TERM-number3"/>
      </w:pPr>
    </w:p>
    <w:p w14:paraId="5982065F" w14:textId="77777777" w:rsidR="0006220D" w:rsidRDefault="0006220D" w:rsidP="0006220D">
      <w:pPr>
        <w:pStyle w:val="TERM"/>
        <w:rPr>
          <w:rFonts w:eastAsiaTheme="minorEastAsia"/>
          <w:lang w:eastAsia="ko-KR"/>
        </w:rPr>
      </w:pPr>
      <w:r>
        <w:rPr>
          <w:rFonts w:eastAsiaTheme="minorEastAsia"/>
          <w:lang w:eastAsia="ko-KR"/>
        </w:rPr>
        <w:t>DTLS</w:t>
      </w:r>
    </w:p>
    <w:p w14:paraId="6C3B5701" w14:textId="77777777" w:rsidR="0006220D" w:rsidRDefault="0006220D" w:rsidP="0006220D">
      <w:pPr>
        <w:pStyle w:val="TERM-definition"/>
        <w:rPr>
          <w:rFonts w:eastAsiaTheme="minorEastAsia"/>
          <w:lang w:eastAsia="ko-KR"/>
        </w:rPr>
      </w:pPr>
      <w:r w:rsidRPr="0006220D">
        <w:rPr>
          <w:rFonts w:eastAsiaTheme="minorEastAsia"/>
          <w:lang w:eastAsia="ko-KR"/>
        </w:rPr>
        <w:t>Datagram Transport Layer Security</w:t>
      </w:r>
    </w:p>
    <w:p w14:paraId="3B85C22A" w14:textId="77777777" w:rsidR="0006220D" w:rsidRDefault="0006220D" w:rsidP="0006220D">
      <w:pPr>
        <w:pStyle w:val="NOTE"/>
        <w:rPr>
          <w:lang w:eastAsia="ko-KR"/>
        </w:rPr>
      </w:pPr>
      <w:r>
        <w:rPr>
          <w:lang w:eastAsia="ko-KR"/>
        </w:rPr>
        <w:t>Note 1</w:t>
      </w:r>
      <w:r w:rsidR="00D4296B">
        <w:rPr>
          <w:lang w:eastAsia="ko-KR"/>
        </w:rPr>
        <w:t xml:space="preserve"> to entry: The details are defined in</w:t>
      </w:r>
      <w:r w:rsidR="00BA5269">
        <w:rPr>
          <w:lang w:eastAsia="ko-KR"/>
        </w:rPr>
        <w:t xml:space="preserve"> </w:t>
      </w:r>
      <w:r w:rsidR="00BA5269">
        <w:rPr>
          <w:lang w:eastAsia="ko-KR"/>
        </w:rPr>
        <w:fldChar w:fldCharType="begin"/>
      </w:r>
      <w:r w:rsidR="00BA5269">
        <w:rPr>
          <w:lang w:eastAsia="ko-KR"/>
        </w:rPr>
        <w:instrText xml:space="preserve"> REF ref_RFC_6347 \h </w:instrText>
      </w:r>
      <w:r w:rsidR="00BA5269">
        <w:rPr>
          <w:lang w:eastAsia="ko-KR"/>
        </w:rPr>
      </w:r>
      <w:r w:rsidR="00BA5269">
        <w:rPr>
          <w:lang w:eastAsia="ko-KR"/>
        </w:rPr>
        <w:fldChar w:fldCharType="separate"/>
      </w:r>
      <w:r w:rsidR="00370B4E">
        <w:rPr>
          <w:rStyle w:val="Hyperlink"/>
          <w:rFonts w:eastAsiaTheme="minorEastAsia"/>
          <w:color w:val="auto"/>
          <w:u w:val="none"/>
          <w:lang w:eastAsia="ko-KR"/>
        </w:rPr>
        <w:t>IETF RFC 6347</w:t>
      </w:r>
      <w:r w:rsidR="00BA5269">
        <w:rPr>
          <w:lang w:eastAsia="ko-KR"/>
        </w:rPr>
        <w:fldChar w:fldCharType="end"/>
      </w:r>
      <w:r>
        <w:rPr>
          <w:lang w:eastAsia="ko-KR"/>
        </w:rPr>
        <w:t>.</w:t>
      </w:r>
    </w:p>
    <w:p w14:paraId="1576A864" w14:textId="77777777" w:rsidR="00B56D14" w:rsidRPr="00EA1EB7" w:rsidRDefault="00B56D14" w:rsidP="00F92D1D">
      <w:pPr>
        <w:pStyle w:val="TERM-number3"/>
      </w:pPr>
    </w:p>
    <w:p w14:paraId="0426C3B9" w14:textId="77777777" w:rsidR="00B56D14" w:rsidRDefault="00B56D14" w:rsidP="00B56D14">
      <w:pPr>
        <w:pStyle w:val="TERM"/>
        <w:rPr>
          <w:rFonts w:eastAsiaTheme="minorEastAsia"/>
          <w:lang w:eastAsia="ko-KR"/>
        </w:rPr>
      </w:pPr>
      <w:r>
        <w:rPr>
          <w:rFonts w:eastAsiaTheme="minorEastAsia"/>
          <w:lang w:eastAsia="ko-KR"/>
        </w:rPr>
        <w:t>EXI</w:t>
      </w:r>
    </w:p>
    <w:p w14:paraId="5E2F36F2" w14:textId="77777777" w:rsidR="00B56D14" w:rsidRPr="00124191" w:rsidRDefault="00B56D14" w:rsidP="00B56D14">
      <w:pPr>
        <w:pStyle w:val="TERM-definition"/>
        <w:rPr>
          <w:rFonts w:eastAsiaTheme="minorEastAsia"/>
          <w:lang w:eastAsia="ko-KR"/>
        </w:rPr>
      </w:pPr>
      <w:r w:rsidRPr="00B56D14">
        <w:rPr>
          <w:rFonts w:eastAsiaTheme="minorEastAsia"/>
          <w:lang w:eastAsia="ko-KR"/>
        </w:rPr>
        <w:t>Efficient XML Interchange</w:t>
      </w:r>
    </w:p>
    <w:p w14:paraId="545BB83B" w14:textId="77777777" w:rsidR="00D4296B" w:rsidRDefault="00D4296B" w:rsidP="00D4296B">
      <w:pPr>
        <w:pStyle w:val="TERM-number3"/>
      </w:pPr>
    </w:p>
    <w:p w14:paraId="5DB792DD" w14:textId="77777777" w:rsidR="00D4296B" w:rsidRDefault="00D4296B" w:rsidP="00D4296B">
      <w:pPr>
        <w:pStyle w:val="TERM"/>
      </w:pPr>
      <w:r>
        <w:t>IP</w:t>
      </w:r>
    </w:p>
    <w:p w14:paraId="668A038C" w14:textId="77777777" w:rsidR="00D4296B" w:rsidRDefault="00D4296B" w:rsidP="00D4296B">
      <w:pPr>
        <w:pStyle w:val="TERM-definition"/>
      </w:pPr>
      <w:r>
        <w:t>Internet Protocol</w:t>
      </w:r>
    </w:p>
    <w:p w14:paraId="57B6F4D7" w14:textId="77777777" w:rsidR="00EC6F20" w:rsidRDefault="00EC6F20" w:rsidP="00F92D1D">
      <w:pPr>
        <w:pStyle w:val="TERM-number3"/>
      </w:pPr>
    </w:p>
    <w:p w14:paraId="20DBB3EC" w14:textId="77777777" w:rsidR="00EC6F20" w:rsidRDefault="00EC6F20" w:rsidP="00EC6F20">
      <w:pPr>
        <w:pStyle w:val="TERM"/>
      </w:pPr>
      <w:r>
        <w:t>IRI</w:t>
      </w:r>
    </w:p>
    <w:p w14:paraId="27923A14" w14:textId="77777777" w:rsidR="00EC6F20" w:rsidRDefault="00EC6F20" w:rsidP="00EC6F20">
      <w:pPr>
        <w:pStyle w:val="TERM-definition"/>
      </w:pPr>
      <w:r w:rsidRPr="00EC6F20">
        <w:t>Internationalized Resource Identifiers</w:t>
      </w:r>
    </w:p>
    <w:p w14:paraId="2FCAE6D6" w14:textId="77777777" w:rsidR="00B56D14" w:rsidRDefault="00B56D14" w:rsidP="00F92D1D">
      <w:pPr>
        <w:pStyle w:val="TERM-number3"/>
      </w:pPr>
    </w:p>
    <w:p w14:paraId="160663DB" w14:textId="77777777" w:rsidR="00B56D14" w:rsidRDefault="00B56D14" w:rsidP="00B56D14">
      <w:pPr>
        <w:pStyle w:val="TERM"/>
      </w:pPr>
      <w:r>
        <w:t>ISP</w:t>
      </w:r>
    </w:p>
    <w:p w14:paraId="0E31804F" w14:textId="77777777" w:rsidR="00B56D14" w:rsidRDefault="00B56D14" w:rsidP="00B56D14">
      <w:pPr>
        <w:pStyle w:val="TERM-definition"/>
      </w:pPr>
      <w:r>
        <w:t>Internet Service Provider</w:t>
      </w:r>
    </w:p>
    <w:p w14:paraId="1C140F93" w14:textId="77777777" w:rsidR="00EC6F20" w:rsidRDefault="00EC6F20" w:rsidP="00F92D1D">
      <w:pPr>
        <w:pStyle w:val="TERM-number3"/>
      </w:pPr>
    </w:p>
    <w:p w14:paraId="48A628B5" w14:textId="77777777" w:rsidR="00EC6F20" w:rsidRDefault="00EC6F20" w:rsidP="00EC6F20">
      <w:pPr>
        <w:pStyle w:val="TERM"/>
      </w:pPr>
      <w:r>
        <w:t>JSON</w:t>
      </w:r>
    </w:p>
    <w:p w14:paraId="29748B56" w14:textId="77777777" w:rsidR="00EC6F20" w:rsidRDefault="00EC6F20" w:rsidP="00EC6F20">
      <w:pPr>
        <w:pStyle w:val="TERM-definition"/>
      </w:pPr>
      <w:r w:rsidRPr="00EC6F20">
        <w:t>JavaScript Object Notation</w:t>
      </w:r>
    </w:p>
    <w:p w14:paraId="77122513" w14:textId="77777777" w:rsidR="0019527B" w:rsidRDefault="0019527B" w:rsidP="00F92D1D">
      <w:pPr>
        <w:pStyle w:val="TERM-number3"/>
      </w:pPr>
    </w:p>
    <w:p w14:paraId="0E254B02" w14:textId="77777777" w:rsidR="0019527B" w:rsidRDefault="0019527B" w:rsidP="0019527B">
      <w:pPr>
        <w:pStyle w:val="TERM"/>
      </w:pPr>
      <w:proofErr w:type="gramStart"/>
      <w:r>
        <w:t>mDNS</w:t>
      </w:r>
      <w:proofErr w:type="gramEnd"/>
    </w:p>
    <w:p w14:paraId="47BB3E01" w14:textId="77777777" w:rsidR="0019527B" w:rsidRDefault="0019527B" w:rsidP="0019527B">
      <w:pPr>
        <w:pStyle w:val="TERM-definition"/>
      </w:pPr>
      <w:r w:rsidRPr="0019527B">
        <w:t>Multicast Domain Name Service</w:t>
      </w:r>
    </w:p>
    <w:p w14:paraId="754681A1" w14:textId="77777777" w:rsidR="00EC6F20" w:rsidRDefault="00EC6F20" w:rsidP="00F92D1D">
      <w:pPr>
        <w:pStyle w:val="TERM-number3"/>
      </w:pPr>
    </w:p>
    <w:p w14:paraId="2CE7F274" w14:textId="77777777" w:rsidR="00EC6F20" w:rsidRDefault="00EC6F20" w:rsidP="00EC6F20">
      <w:pPr>
        <w:pStyle w:val="TERM"/>
      </w:pPr>
      <w:r>
        <w:t>MTU</w:t>
      </w:r>
    </w:p>
    <w:p w14:paraId="594D1472" w14:textId="77777777" w:rsidR="00EC6F20" w:rsidRDefault="00EC6F20" w:rsidP="00EC6F20">
      <w:pPr>
        <w:pStyle w:val="TERM-definition"/>
      </w:pPr>
      <w:r w:rsidRPr="00EC6F20">
        <w:t>Maximum Transmission Unit</w:t>
      </w:r>
    </w:p>
    <w:p w14:paraId="7D163E1D" w14:textId="77777777" w:rsidR="00B56D14" w:rsidRDefault="00B56D14" w:rsidP="00F92D1D">
      <w:pPr>
        <w:pStyle w:val="TERM-number3"/>
      </w:pPr>
    </w:p>
    <w:p w14:paraId="5959E388" w14:textId="77777777" w:rsidR="00B56D14" w:rsidRDefault="00B56D14" w:rsidP="00B56D14">
      <w:pPr>
        <w:pStyle w:val="TERM"/>
      </w:pPr>
      <w:r>
        <w:t>NAT</w:t>
      </w:r>
    </w:p>
    <w:p w14:paraId="687AC221" w14:textId="77777777" w:rsidR="00B56D14" w:rsidRDefault="00B56D14" w:rsidP="00B56D14">
      <w:pPr>
        <w:pStyle w:val="TERM-definition"/>
      </w:pPr>
      <w:r w:rsidRPr="00B56D14">
        <w:t>Network Address Translation</w:t>
      </w:r>
    </w:p>
    <w:p w14:paraId="48765124" w14:textId="77777777" w:rsidR="001D13EB" w:rsidRDefault="001D13EB" w:rsidP="00F92D1D">
      <w:pPr>
        <w:pStyle w:val="TERM-number3"/>
      </w:pPr>
    </w:p>
    <w:p w14:paraId="7E13B428" w14:textId="77777777" w:rsidR="001D13EB" w:rsidRDefault="005E6425" w:rsidP="00070EE8">
      <w:pPr>
        <w:pStyle w:val="TERM"/>
      </w:pPr>
      <w:r>
        <w:t>OCF</w:t>
      </w:r>
    </w:p>
    <w:p w14:paraId="54F359D1" w14:textId="77777777" w:rsidR="001D13EB" w:rsidRDefault="00DA1FBC" w:rsidP="00070EE8">
      <w:pPr>
        <w:pStyle w:val="TERM-definition"/>
      </w:pPr>
      <w:r>
        <w:t xml:space="preserve">Open </w:t>
      </w:r>
      <w:r w:rsidR="005E6425">
        <w:t>Connectivity Foundation</w:t>
      </w:r>
    </w:p>
    <w:p w14:paraId="16C9875D" w14:textId="77777777" w:rsidR="001D13EB" w:rsidRDefault="00B61E82" w:rsidP="001D13EB">
      <w:pPr>
        <w:pStyle w:val="TERM-definition"/>
        <w:rPr>
          <w:rFonts w:eastAsiaTheme="minorEastAsia"/>
          <w:lang w:eastAsia="ko-KR"/>
        </w:rPr>
      </w:pPr>
      <w:proofErr w:type="gramStart"/>
      <w:r w:rsidRPr="00734EA6">
        <w:t>the</w:t>
      </w:r>
      <w:proofErr w:type="gramEnd"/>
      <w:r w:rsidRPr="00734EA6">
        <w:t xml:space="preserve"> organization that created </w:t>
      </w:r>
      <w:r w:rsidR="002D6DB1">
        <w:t>this</w:t>
      </w:r>
      <w:r w:rsidR="002D6DB1" w:rsidRPr="00734EA6">
        <w:t xml:space="preserve"> </w:t>
      </w:r>
      <w:r>
        <w:t>specification</w:t>
      </w:r>
    </w:p>
    <w:p w14:paraId="4C5AA57E" w14:textId="77777777" w:rsidR="0093463D" w:rsidRPr="00321259" w:rsidRDefault="0093463D" w:rsidP="0093463D">
      <w:pPr>
        <w:pStyle w:val="TERM-number3"/>
      </w:pPr>
    </w:p>
    <w:p w14:paraId="4C8BC124" w14:textId="77777777" w:rsidR="0093463D" w:rsidRDefault="0093463D" w:rsidP="0093463D">
      <w:pPr>
        <w:pStyle w:val="TERM"/>
        <w:rPr>
          <w:rFonts w:eastAsiaTheme="minorEastAsia"/>
          <w:lang w:eastAsia="ko-KR"/>
        </w:rPr>
      </w:pPr>
      <w:r>
        <w:rPr>
          <w:rFonts w:eastAsiaTheme="minorEastAsia"/>
          <w:lang w:eastAsia="ko-KR"/>
        </w:rPr>
        <w:t>RAML</w:t>
      </w:r>
    </w:p>
    <w:p w14:paraId="287D7146" w14:textId="77777777" w:rsidR="0093463D" w:rsidRPr="00083E12" w:rsidRDefault="0093463D" w:rsidP="0093463D">
      <w:pPr>
        <w:pStyle w:val="TERM-definition"/>
        <w:rPr>
          <w:rFonts w:eastAsiaTheme="minorEastAsia"/>
          <w:lang w:eastAsia="ko-KR"/>
        </w:rPr>
      </w:pPr>
      <w:r w:rsidRPr="0093463D">
        <w:rPr>
          <w:rFonts w:eastAsiaTheme="minorEastAsia"/>
          <w:lang w:eastAsia="ko-KR"/>
        </w:rPr>
        <w:t>RESTful API Modeling Language</w:t>
      </w:r>
    </w:p>
    <w:p w14:paraId="6F6F532F" w14:textId="77777777" w:rsidR="00DA14A1" w:rsidRPr="00321259" w:rsidRDefault="00DA14A1" w:rsidP="00DA14A1">
      <w:pPr>
        <w:pStyle w:val="TERM-number3"/>
      </w:pPr>
    </w:p>
    <w:p w14:paraId="1CD71A3A" w14:textId="77777777" w:rsidR="00DA14A1" w:rsidRDefault="00DA14A1" w:rsidP="00DA14A1">
      <w:pPr>
        <w:pStyle w:val="TERM"/>
        <w:rPr>
          <w:rFonts w:eastAsiaTheme="minorEastAsia"/>
          <w:lang w:eastAsia="ko-KR"/>
        </w:rPr>
      </w:pPr>
      <w:r>
        <w:rPr>
          <w:rFonts w:eastAsiaTheme="minorEastAsia"/>
          <w:lang w:eastAsia="ko-KR"/>
        </w:rPr>
        <w:t>REST</w:t>
      </w:r>
    </w:p>
    <w:p w14:paraId="0315E922" w14:textId="77777777" w:rsidR="00DA14A1" w:rsidRPr="00083E12" w:rsidRDefault="00DA14A1" w:rsidP="00DA14A1">
      <w:pPr>
        <w:pStyle w:val="TERM-definition"/>
        <w:rPr>
          <w:rFonts w:eastAsiaTheme="minorEastAsia"/>
          <w:lang w:eastAsia="ko-KR"/>
        </w:rPr>
      </w:pPr>
      <w:r w:rsidRPr="00DA14A1">
        <w:rPr>
          <w:rFonts w:eastAsiaTheme="minorEastAsia"/>
          <w:lang w:eastAsia="ko-KR"/>
        </w:rPr>
        <w:t>Representational State Transfer</w:t>
      </w:r>
    </w:p>
    <w:p w14:paraId="7A9D6A75" w14:textId="77777777" w:rsidR="00DA14A1" w:rsidRPr="00321259" w:rsidRDefault="00DA14A1" w:rsidP="00DA14A1">
      <w:pPr>
        <w:pStyle w:val="TERM-number3"/>
      </w:pPr>
    </w:p>
    <w:p w14:paraId="0409F1B0" w14:textId="77777777" w:rsidR="00DA14A1" w:rsidRDefault="003A05CF" w:rsidP="00DA14A1">
      <w:pPr>
        <w:pStyle w:val="TERM"/>
        <w:rPr>
          <w:rFonts w:eastAsiaTheme="minorEastAsia"/>
          <w:lang w:eastAsia="ko-KR"/>
        </w:rPr>
      </w:pPr>
      <w:r>
        <w:rPr>
          <w:rFonts w:eastAsiaTheme="minorEastAsia"/>
          <w:lang w:eastAsia="ko-KR"/>
        </w:rPr>
        <w:t>RESTful</w:t>
      </w:r>
    </w:p>
    <w:p w14:paraId="0C8995A1" w14:textId="77777777" w:rsidR="00DA14A1" w:rsidRPr="00083E12" w:rsidRDefault="00DA14A1" w:rsidP="00DA14A1">
      <w:pPr>
        <w:pStyle w:val="TERM-definition"/>
        <w:rPr>
          <w:rFonts w:eastAsiaTheme="minorEastAsia"/>
          <w:lang w:eastAsia="ko-KR"/>
        </w:rPr>
      </w:pPr>
      <w:r w:rsidRPr="00DA14A1">
        <w:rPr>
          <w:rFonts w:eastAsiaTheme="minorEastAsia"/>
          <w:lang w:eastAsia="ko-KR"/>
        </w:rPr>
        <w:t>REST-compliant Web services</w:t>
      </w:r>
    </w:p>
    <w:p w14:paraId="153DE6CE" w14:textId="77777777" w:rsidR="00D4296B" w:rsidRPr="00321259" w:rsidRDefault="00D4296B" w:rsidP="00D4296B">
      <w:pPr>
        <w:pStyle w:val="TERM-number3"/>
      </w:pPr>
    </w:p>
    <w:p w14:paraId="02CC31D9" w14:textId="77777777" w:rsidR="00D4296B" w:rsidRDefault="00D4296B" w:rsidP="00D4296B">
      <w:pPr>
        <w:pStyle w:val="TERM"/>
        <w:rPr>
          <w:rFonts w:eastAsiaTheme="minorEastAsia"/>
          <w:lang w:eastAsia="ko-KR"/>
        </w:rPr>
      </w:pPr>
      <w:r>
        <w:rPr>
          <w:rFonts w:eastAsiaTheme="minorEastAsia" w:hint="eastAsia"/>
          <w:lang w:eastAsia="ko-KR"/>
        </w:rPr>
        <w:t>U</w:t>
      </w:r>
      <w:r>
        <w:rPr>
          <w:rFonts w:eastAsiaTheme="minorEastAsia"/>
          <w:lang w:eastAsia="ko-KR"/>
        </w:rPr>
        <w:t>DP</w:t>
      </w:r>
    </w:p>
    <w:p w14:paraId="6EA11078" w14:textId="77777777" w:rsidR="00D4296B" w:rsidRDefault="00D4296B" w:rsidP="00D4296B">
      <w:pPr>
        <w:pStyle w:val="TERM-definition"/>
        <w:rPr>
          <w:rFonts w:eastAsiaTheme="minorEastAsia"/>
          <w:lang w:eastAsia="ko-KR"/>
        </w:rPr>
      </w:pPr>
      <w:r w:rsidRPr="00D4296B">
        <w:rPr>
          <w:rFonts w:eastAsiaTheme="minorEastAsia"/>
          <w:lang w:eastAsia="ko-KR"/>
        </w:rPr>
        <w:t xml:space="preserve">User Datagram Protocol </w:t>
      </w:r>
    </w:p>
    <w:p w14:paraId="3401C61B" w14:textId="77777777" w:rsidR="00D4296B" w:rsidRPr="00D4296B" w:rsidRDefault="00D4296B" w:rsidP="00D4296B">
      <w:pPr>
        <w:pStyle w:val="NOTE"/>
        <w:rPr>
          <w:lang w:eastAsia="ko-KR"/>
        </w:rPr>
      </w:pPr>
      <w:r>
        <w:rPr>
          <w:lang w:eastAsia="ko-KR"/>
        </w:rPr>
        <w:t>Note 1 to entry: The details are defined in</w:t>
      </w:r>
      <w:r w:rsidR="00BA5269">
        <w:rPr>
          <w:lang w:eastAsia="ko-KR"/>
        </w:rPr>
        <w:t xml:space="preserve"> </w:t>
      </w:r>
      <w:r w:rsidR="00BA5269">
        <w:rPr>
          <w:highlight w:val="yellow"/>
          <w:lang w:eastAsia="ko-KR"/>
        </w:rPr>
        <w:fldChar w:fldCharType="begin"/>
      </w:r>
      <w:r w:rsidR="00BA5269">
        <w:rPr>
          <w:lang w:eastAsia="ko-KR"/>
        </w:rPr>
        <w:instrText xml:space="preserve"> REF ref_RFC_768 \h </w:instrText>
      </w:r>
      <w:r w:rsidR="00BA5269">
        <w:rPr>
          <w:highlight w:val="yellow"/>
          <w:lang w:eastAsia="ko-KR"/>
        </w:rPr>
      </w:r>
      <w:r w:rsidR="00BA5269">
        <w:rPr>
          <w:highlight w:val="yellow"/>
          <w:lang w:eastAsia="ko-KR"/>
        </w:rPr>
        <w:fldChar w:fldCharType="separate"/>
      </w:r>
      <w:r w:rsidR="00370B4E">
        <w:rPr>
          <w:rStyle w:val="Hyperlink"/>
          <w:rFonts w:eastAsiaTheme="minorEastAsia"/>
          <w:color w:val="auto"/>
          <w:u w:val="none"/>
          <w:lang w:eastAsia="ko-KR"/>
        </w:rPr>
        <w:t>IETF RFC 768</w:t>
      </w:r>
      <w:r w:rsidR="00BA5269">
        <w:rPr>
          <w:highlight w:val="yellow"/>
          <w:lang w:eastAsia="ko-KR"/>
        </w:rPr>
        <w:fldChar w:fldCharType="end"/>
      </w:r>
      <w:r>
        <w:rPr>
          <w:lang w:eastAsia="ko-KR"/>
        </w:rPr>
        <w:t>.</w:t>
      </w:r>
    </w:p>
    <w:p w14:paraId="4319C39D" w14:textId="77777777" w:rsidR="00124191" w:rsidRPr="00321259" w:rsidRDefault="00124191" w:rsidP="00F92D1D">
      <w:pPr>
        <w:pStyle w:val="TERM-number3"/>
      </w:pPr>
    </w:p>
    <w:p w14:paraId="4E7234A7" w14:textId="77777777" w:rsidR="00124191" w:rsidRDefault="00124191" w:rsidP="00321259">
      <w:pPr>
        <w:pStyle w:val="TERM"/>
        <w:rPr>
          <w:rFonts w:eastAsiaTheme="minorEastAsia"/>
          <w:lang w:eastAsia="ko-KR"/>
        </w:rPr>
      </w:pPr>
      <w:r>
        <w:rPr>
          <w:rFonts w:eastAsiaTheme="minorEastAsia" w:hint="eastAsia"/>
          <w:lang w:eastAsia="ko-KR"/>
        </w:rPr>
        <w:t>URI</w:t>
      </w:r>
    </w:p>
    <w:p w14:paraId="0E5AC39C" w14:textId="77777777" w:rsidR="00124191" w:rsidRPr="00083E12" w:rsidRDefault="00124191" w:rsidP="00083E12">
      <w:pPr>
        <w:pStyle w:val="TERM-definition"/>
        <w:rPr>
          <w:rFonts w:eastAsiaTheme="minorEastAsia"/>
          <w:lang w:eastAsia="ko-KR"/>
        </w:rPr>
      </w:pPr>
      <w:r>
        <w:rPr>
          <w:rFonts w:eastAsiaTheme="minorEastAsia" w:hint="eastAsia"/>
          <w:lang w:eastAsia="ko-KR"/>
        </w:rPr>
        <w:t>Uniform Resource Identifier</w:t>
      </w:r>
    </w:p>
    <w:p w14:paraId="4B0F0273" w14:textId="77777777" w:rsidR="00EC6F20" w:rsidRPr="00321259" w:rsidRDefault="00EC6F20" w:rsidP="00F92D1D">
      <w:pPr>
        <w:pStyle w:val="TERM-number3"/>
      </w:pPr>
    </w:p>
    <w:p w14:paraId="19DDDA42" w14:textId="77777777" w:rsidR="00EC6F20" w:rsidRDefault="00EC6F20" w:rsidP="00EC6F20">
      <w:pPr>
        <w:pStyle w:val="TERM"/>
        <w:rPr>
          <w:rFonts w:eastAsiaTheme="minorEastAsia"/>
          <w:lang w:eastAsia="ko-KR"/>
        </w:rPr>
      </w:pPr>
      <w:r>
        <w:rPr>
          <w:rFonts w:eastAsiaTheme="minorEastAsia" w:hint="eastAsia"/>
          <w:lang w:eastAsia="ko-KR"/>
        </w:rPr>
        <w:t>U</w:t>
      </w:r>
      <w:r>
        <w:rPr>
          <w:rFonts w:eastAsiaTheme="minorEastAsia"/>
          <w:lang w:eastAsia="ko-KR"/>
        </w:rPr>
        <w:t>RN</w:t>
      </w:r>
    </w:p>
    <w:p w14:paraId="6F0ADFB4" w14:textId="77777777" w:rsidR="00EC6F20" w:rsidRPr="00083E12" w:rsidRDefault="00EC6F20" w:rsidP="00EC6F20">
      <w:pPr>
        <w:pStyle w:val="TERM-definition"/>
        <w:rPr>
          <w:rFonts w:eastAsiaTheme="minorEastAsia"/>
          <w:lang w:eastAsia="ko-KR"/>
        </w:rPr>
      </w:pPr>
      <w:r w:rsidRPr="00EC6F20">
        <w:rPr>
          <w:rFonts w:eastAsiaTheme="minorEastAsia"/>
          <w:lang w:eastAsia="ko-KR"/>
        </w:rPr>
        <w:t>Uniform Resource Name</w:t>
      </w:r>
    </w:p>
    <w:p w14:paraId="0F34F268" w14:textId="77777777" w:rsidR="00EC6F20" w:rsidRPr="00321259" w:rsidRDefault="00EC6F20" w:rsidP="00F92D1D">
      <w:pPr>
        <w:pStyle w:val="TERM-number3"/>
      </w:pPr>
    </w:p>
    <w:p w14:paraId="7D44368D" w14:textId="77777777" w:rsidR="00EC6F20" w:rsidRDefault="00EC6F20" w:rsidP="00EC6F20">
      <w:pPr>
        <w:pStyle w:val="TERM"/>
        <w:rPr>
          <w:rFonts w:eastAsiaTheme="minorEastAsia"/>
          <w:lang w:eastAsia="ko-KR"/>
        </w:rPr>
      </w:pPr>
      <w:r>
        <w:rPr>
          <w:rFonts w:eastAsiaTheme="minorEastAsia" w:hint="eastAsia"/>
          <w:lang w:eastAsia="ko-KR"/>
        </w:rPr>
        <w:t>U</w:t>
      </w:r>
      <w:r>
        <w:rPr>
          <w:rFonts w:eastAsiaTheme="minorEastAsia"/>
          <w:lang w:eastAsia="ko-KR"/>
        </w:rPr>
        <w:t>TC</w:t>
      </w:r>
    </w:p>
    <w:p w14:paraId="3CEDB6F5" w14:textId="77777777" w:rsidR="00EC6F20" w:rsidRPr="00083E12" w:rsidRDefault="00EC6F20" w:rsidP="00EC6F20">
      <w:pPr>
        <w:pStyle w:val="TERM-definition"/>
        <w:rPr>
          <w:rFonts w:eastAsiaTheme="minorEastAsia"/>
          <w:lang w:eastAsia="ko-KR"/>
        </w:rPr>
      </w:pPr>
      <w:r w:rsidRPr="00EC6F20">
        <w:rPr>
          <w:rFonts w:eastAsiaTheme="minorEastAsia"/>
          <w:lang w:eastAsia="ko-KR"/>
        </w:rPr>
        <w:t>Coordinated Universal Time</w:t>
      </w:r>
    </w:p>
    <w:p w14:paraId="0690B909" w14:textId="77777777" w:rsidR="00EC6F20" w:rsidRPr="00321259" w:rsidRDefault="00EC6F20" w:rsidP="00F92D1D">
      <w:pPr>
        <w:pStyle w:val="TERM-number3"/>
      </w:pPr>
    </w:p>
    <w:p w14:paraId="7917548D" w14:textId="77777777" w:rsidR="00EC6F20" w:rsidRDefault="00EC6F20" w:rsidP="00EC6F20">
      <w:pPr>
        <w:pStyle w:val="TERM"/>
        <w:rPr>
          <w:rFonts w:eastAsiaTheme="minorEastAsia"/>
          <w:lang w:eastAsia="ko-KR"/>
        </w:rPr>
      </w:pPr>
      <w:r>
        <w:rPr>
          <w:rFonts w:eastAsiaTheme="minorEastAsia"/>
          <w:lang w:eastAsia="ko-KR"/>
        </w:rPr>
        <w:t>UUID</w:t>
      </w:r>
    </w:p>
    <w:p w14:paraId="0F138D9A" w14:textId="77777777" w:rsidR="00EC6F20" w:rsidRPr="00083E12" w:rsidRDefault="00EC6F20" w:rsidP="00EC6F20">
      <w:pPr>
        <w:pStyle w:val="TERM-definition"/>
        <w:rPr>
          <w:rFonts w:eastAsiaTheme="minorEastAsia"/>
          <w:lang w:eastAsia="ko-KR"/>
        </w:rPr>
      </w:pPr>
      <w:r w:rsidRPr="00EC6F20">
        <w:rPr>
          <w:rFonts w:eastAsiaTheme="minorEastAsia"/>
          <w:lang w:eastAsia="ko-KR"/>
        </w:rPr>
        <w:t>Universal Unique Identifier</w:t>
      </w:r>
    </w:p>
    <w:p w14:paraId="7C2C0177" w14:textId="77777777" w:rsidR="00B56D14" w:rsidRPr="00321259" w:rsidRDefault="00B56D14" w:rsidP="00F92D1D">
      <w:pPr>
        <w:pStyle w:val="TERM-number3"/>
      </w:pPr>
    </w:p>
    <w:p w14:paraId="3F413F19" w14:textId="77777777" w:rsidR="00B56D14" w:rsidRDefault="00B56D14" w:rsidP="00B56D14">
      <w:pPr>
        <w:pStyle w:val="TERM"/>
        <w:rPr>
          <w:rFonts w:eastAsiaTheme="minorEastAsia"/>
          <w:lang w:eastAsia="ko-KR"/>
        </w:rPr>
      </w:pPr>
      <w:r>
        <w:rPr>
          <w:rFonts w:eastAsiaTheme="minorEastAsia"/>
          <w:lang w:eastAsia="ko-KR"/>
        </w:rPr>
        <w:t>XML</w:t>
      </w:r>
    </w:p>
    <w:p w14:paraId="451E6824" w14:textId="77777777" w:rsidR="00B56D14" w:rsidRPr="00083E12" w:rsidRDefault="00B56D14" w:rsidP="00B56D14">
      <w:pPr>
        <w:pStyle w:val="TERM-definition"/>
        <w:rPr>
          <w:rFonts w:eastAsiaTheme="minorEastAsia"/>
          <w:lang w:eastAsia="ko-KR"/>
        </w:rPr>
      </w:pPr>
      <w:r w:rsidRPr="00B56D14">
        <w:rPr>
          <w:rFonts w:eastAsiaTheme="minorEastAsia"/>
          <w:lang w:eastAsia="ko-KR"/>
        </w:rPr>
        <w:t>Extensible Markup Language</w:t>
      </w:r>
    </w:p>
    <w:p w14:paraId="3A8E008D" w14:textId="77777777" w:rsidR="00324F77" w:rsidRDefault="00324F77" w:rsidP="00F92D1D">
      <w:pPr>
        <w:pStyle w:val="Heading2"/>
      </w:pPr>
      <w:bookmarkStart w:id="184" w:name="_Toc427170286"/>
      <w:bookmarkStart w:id="185" w:name="_Toc427225714"/>
      <w:bookmarkStart w:id="186" w:name="_Toc427225981"/>
      <w:bookmarkStart w:id="187" w:name="_Toc411695845"/>
      <w:bookmarkStart w:id="188" w:name="_Toc411703888"/>
      <w:bookmarkStart w:id="189" w:name="_Toc411774588"/>
      <w:bookmarkStart w:id="190" w:name="_Toc411797652"/>
      <w:bookmarkStart w:id="191" w:name="_Toc411858998"/>
      <w:bookmarkStart w:id="192" w:name="_Toc411860940"/>
      <w:bookmarkStart w:id="193" w:name="_Toc412051595"/>
      <w:bookmarkStart w:id="194" w:name="_Toc412051887"/>
      <w:bookmarkStart w:id="195" w:name="_Toc412052179"/>
      <w:bookmarkStart w:id="196" w:name="_Toc412052471"/>
      <w:bookmarkStart w:id="197" w:name="_Toc412055476"/>
      <w:bookmarkStart w:id="198" w:name="_Toc412059880"/>
      <w:bookmarkStart w:id="199" w:name="_Toc412062151"/>
      <w:bookmarkStart w:id="200" w:name="_Toc412070888"/>
      <w:bookmarkStart w:id="201" w:name="_Toc402347305"/>
      <w:bookmarkStart w:id="202" w:name="_Toc509367131"/>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t>Conventions</w:t>
      </w:r>
      <w:bookmarkEnd w:id="201"/>
      <w:bookmarkEnd w:id="202"/>
    </w:p>
    <w:p w14:paraId="74B7E208" w14:textId="77777777" w:rsidR="00324F77" w:rsidRDefault="00324F77" w:rsidP="00324F77">
      <w:pPr>
        <w:pStyle w:val="PARAGRAPH"/>
        <w:rPr>
          <w:rFonts w:eastAsiaTheme="minorEastAsia"/>
          <w:lang w:eastAsia="ko-KR"/>
        </w:rPr>
      </w:pPr>
      <w:r w:rsidRPr="00734EA6">
        <w:t xml:space="preserve">In this </w:t>
      </w:r>
      <w:r>
        <w:t>specification</w:t>
      </w:r>
      <w:r w:rsidRPr="00734EA6">
        <w:t xml:space="preserve"> a number of terms, conditions, mechanisms, sequences, parameters, events, states, or similar terms are printed with the first letter of each word in uppercase and the rest lowercase (e.g.,</w:t>
      </w:r>
      <w:r w:rsidR="00D56BB3">
        <w:t xml:space="preserve"> Network Architecture</w:t>
      </w:r>
      <w:r w:rsidRPr="00734EA6">
        <w:t>). Any lowercase uses of these words have the normal technical English meaning.</w:t>
      </w:r>
    </w:p>
    <w:p w14:paraId="4D6751AE" w14:textId="77777777" w:rsidR="00A20C24" w:rsidRDefault="00A20C24" w:rsidP="00F92D1D">
      <w:pPr>
        <w:pStyle w:val="Heading2"/>
      </w:pPr>
      <w:bookmarkStart w:id="203" w:name="_Ref416218980"/>
      <w:bookmarkStart w:id="204" w:name="_Toc509367132"/>
      <w:r w:rsidRPr="00321259">
        <w:t xml:space="preserve">Data </w:t>
      </w:r>
      <w:r w:rsidR="00321259">
        <w:t>t</w:t>
      </w:r>
      <w:r w:rsidRPr="00321259">
        <w:t>ypes</w:t>
      </w:r>
      <w:bookmarkEnd w:id="203"/>
      <w:bookmarkEnd w:id="204"/>
    </w:p>
    <w:p w14:paraId="0FB554F5" w14:textId="77777777" w:rsidR="00D3266F" w:rsidRDefault="00D3266F" w:rsidP="00D3266F">
      <w:pPr>
        <w:pStyle w:val="PARAGRAPH"/>
      </w:pPr>
      <w:r>
        <w:t xml:space="preserve">Resources are defined using data types derived from JSON values as defined in </w:t>
      </w:r>
      <w:r w:rsidR="00EA33C7">
        <w:fldChar w:fldCharType="begin"/>
      </w:r>
      <w:r w:rsidR="00EA33C7">
        <w:instrText xml:space="preserve"> REF ref_RFC_7159 \h </w:instrText>
      </w:r>
      <w:r w:rsidR="00EA33C7">
        <w:fldChar w:fldCharType="separate"/>
      </w:r>
      <w:r w:rsidR="00370B4E">
        <w:t>IETF RFC 7159</w:t>
      </w:r>
      <w:r w:rsidR="00EA33C7">
        <w:fldChar w:fldCharType="end"/>
      </w:r>
      <w:r>
        <w:t xml:space="preserve">.  However, a Resource can overload a JSON defined value to specify a particular subset of the JSON value, using validation keywords defined in </w:t>
      </w:r>
      <w:r w:rsidR="009458E9">
        <w:fldChar w:fldCharType="begin"/>
      </w:r>
      <w:r w:rsidR="009458E9">
        <w:instrText xml:space="preserve"> REF ref_JSON_Validation \h </w:instrText>
      </w:r>
      <w:r w:rsidR="009458E9">
        <w:fldChar w:fldCharType="separate"/>
      </w:r>
      <w:r w:rsidR="00370B4E" w:rsidRPr="009458E9">
        <w:t>JSON</w:t>
      </w:r>
      <w:r w:rsidR="00370B4E">
        <w:t> </w:t>
      </w:r>
      <w:r w:rsidR="00370B4E" w:rsidRPr="009458E9">
        <w:t>Schema</w:t>
      </w:r>
      <w:r w:rsidR="00370B4E">
        <w:t> </w:t>
      </w:r>
      <w:r w:rsidR="00370B4E" w:rsidRPr="009458E9">
        <w:t>Validation</w:t>
      </w:r>
      <w:r w:rsidR="009458E9">
        <w:fldChar w:fldCharType="end"/>
      </w:r>
      <w:r>
        <w:t>.</w:t>
      </w:r>
    </w:p>
    <w:p w14:paraId="3A88FF30" w14:textId="77777777" w:rsidR="00D3266F" w:rsidRDefault="00D3266F" w:rsidP="00D3266F">
      <w:pPr>
        <w:pStyle w:val="PARAGRAPH"/>
      </w:pPr>
    </w:p>
    <w:p w14:paraId="34B2B984" w14:textId="77777777" w:rsidR="00D3266F" w:rsidRDefault="00D3266F" w:rsidP="00D3266F">
      <w:pPr>
        <w:pStyle w:val="PARAGRAPH"/>
      </w:pPr>
      <w:r>
        <w:t xml:space="preserve">Among other validation keywords, section 7 </w:t>
      </w:r>
      <w:r w:rsidR="009458E9">
        <w:t xml:space="preserve">in </w:t>
      </w:r>
      <w:r w:rsidR="009458E9">
        <w:fldChar w:fldCharType="begin"/>
      </w:r>
      <w:r w:rsidR="009458E9">
        <w:instrText xml:space="preserve"> REF ref_JSON_Validation \h </w:instrText>
      </w:r>
      <w:r w:rsidR="009458E9">
        <w:fldChar w:fldCharType="separate"/>
      </w:r>
      <w:r w:rsidR="00370B4E" w:rsidRPr="009458E9">
        <w:t>JSON</w:t>
      </w:r>
      <w:r w:rsidR="00370B4E">
        <w:t> </w:t>
      </w:r>
      <w:r w:rsidR="00370B4E" w:rsidRPr="009458E9">
        <w:t>Schema</w:t>
      </w:r>
      <w:r w:rsidR="00370B4E">
        <w:t> </w:t>
      </w:r>
      <w:r w:rsidR="00370B4E" w:rsidRPr="009458E9">
        <w:t>Validation</w:t>
      </w:r>
      <w:r w:rsidR="009458E9">
        <w:fldChar w:fldCharType="end"/>
      </w:r>
      <w:r>
        <w:t xml:space="preserve"> defines a “format” keyword with a number of format attributes such as “uri” and “date-time”, and a “pattern” keyword with a regular expression that can be used to validate a string.  This section defines patterns that are available for use in describing OCF Resources.  The pattern names can be used in specification text where JSON format names can occur.  The actual JSON schemas shall use the JSON type and pattern instead.</w:t>
      </w:r>
    </w:p>
    <w:p w14:paraId="4783D811" w14:textId="77777777" w:rsidR="00D3266F" w:rsidRDefault="00D3266F" w:rsidP="00D3266F">
      <w:pPr>
        <w:pStyle w:val="PARAGRAPH"/>
      </w:pPr>
    </w:p>
    <w:p w14:paraId="2804D939" w14:textId="77777777" w:rsidR="00D3266F" w:rsidRPr="0088000B" w:rsidRDefault="00D3266F" w:rsidP="00D3266F">
      <w:pPr>
        <w:pStyle w:val="PARAGRAPH"/>
      </w:pPr>
      <w:r>
        <w:t xml:space="preserve">For all rows defined in </w:t>
      </w:r>
      <w:r>
        <w:fldChar w:fldCharType="begin"/>
      </w:r>
      <w:r>
        <w:instrText xml:space="preserve"> REF _Ref416087907 \h </w:instrText>
      </w:r>
      <w:r>
        <w:fldChar w:fldCharType="separate"/>
      </w:r>
      <w:r w:rsidR="00370B4E" w:rsidRPr="000D29DB">
        <w:t xml:space="preserve">Table </w:t>
      </w:r>
      <w:r w:rsidR="00370B4E">
        <w:rPr>
          <w:noProof/>
        </w:rPr>
        <w:t>1</w:t>
      </w:r>
      <w:r>
        <w:fldChar w:fldCharType="end"/>
      </w:r>
      <w:r>
        <w:t xml:space="preserve"> below, the JSON type is string.</w:t>
      </w:r>
    </w:p>
    <w:p w14:paraId="5D0E1966" w14:textId="77777777" w:rsidR="003A54EB" w:rsidRDefault="003A54EB" w:rsidP="003A54EB">
      <w:pPr>
        <w:pStyle w:val="TABLE-title"/>
      </w:pPr>
      <w:bookmarkStart w:id="205" w:name="_Ref416087907"/>
      <w:bookmarkStart w:id="206" w:name="_Toc509367554"/>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w:t>
      </w:r>
      <w:r w:rsidR="00194F1E" w:rsidRPr="000D29DB">
        <w:fldChar w:fldCharType="end"/>
      </w:r>
      <w:bookmarkEnd w:id="205"/>
      <w:r w:rsidRPr="000D29DB">
        <w:t xml:space="preserve">. </w:t>
      </w:r>
      <w:r w:rsidR="00D3266F">
        <w:t>Additional OCF Types</w:t>
      </w:r>
      <w:bookmarkEnd w:id="206"/>
    </w:p>
    <w:tbl>
      <w:tblPr>
        <w:tblStyle w:val="TableGrid"/>
        <w:tblW w:w="9535" w:type="dxa"/>
        <w:tblLayout w:type="fixed"/>
        <w:tblLook w:val="04A0" w:firstRow="1" w:lastRow="0" w:firstColumn="1" w:lastColumn="0" w:noHBand="0" w:noVBand="1"/>
      </w:tblPr>
      <w:tblGrid>
        <w:gridCol w:w="1412"/>
        <w:gridCol w:w="3083"/>
        <w:gridCol w:w="5040"/>
      </w:tblGrid>
      <w:tr w:rsidR="00D3266F" w14:paraId="4E0FC029" w14:textId="77777777" w:rsidTr="00F1347C">
        <w:trPr>
          <w:trHeight w:val="300"/>
        </w:trPr>
        <w:tc>
          <w:tcPr>
            <w:tcW w:w="1412" w:type="dxa"/>
            <w:shd w:val="clear" w:color="auto" w:fill="000000" w:themeFill="text1"/>
          </w:tcPr>
          <w:p w14:paraId="00F15904" w14:textId="77777777" w:rsidR="00D3266F" w:rsidRPr="00C34B29" w:rsidRDefault="00D3266F" w:rsidP="00D3266F">
            <w:pPr>
              <w:pStyle w:val="TABLE-col-heading"/>
            </w:pPr>
            <w:r>
              <w:t>Pattern Name</w:t>
            </w:r>
          </w:p>
        </w:tc>
        <w:tc>
          <w:tcPr>
            <w:tcW w:w="3083" w:type="dxa"/>
            <w:shd w:val="clear" w:color="auto" w:fill="000000" w:themeFill="text1"/>
          </w:tcPr>
          <w:p w14:paraId="45F0A4B4" w14:textId="77777777" w:rsidR="00D3266F" w:rsidRPr="00C34B29" w:rsidRDefault="00D3266F" w:rsidP="00D3266F">
            <w:pPr>
              <w:pStyle w:val="TABLE-col-heading"/>
            </w:pPr>
            <w:r>
              <w:t>Pattern</w:t>
            </w:r>
          </w:p>
        </w:tc>
        <w:tc>
          <w:tcPr>
            <w:tcW w:w="5040" w:type="dxa"/>
            <w:shd w:val="clear" w:color="auto" w:fill="000000" w:themeFill="text1"/>
          </w:tcPr>
          <w:p w14:paraId="3BEB5459" w14:textId="77777777" w:rsidR="00D3266F" w:rsidRPr="00C34B29" w:rsidRDefault="00D3266F" w:rsidP="00D3266F">
            <w:pPr>
              <w:pStyle w:val="TABLE-col-heading"/>
            </w:pPr>
            <w:r>
              <w:t>Description</w:t>
            </w:r>
          </w:p>
        </w:tc>
      </w:tr>
      <w:tr w:rsidR="00D3266F" w14:paraId="25937942" w14:textId="77777777" w:rsidTr="00F1347C">
        <w:trPr>
          <w:trHeight w:val="1344"/>
        </w:trPr>
        <w:tc>
          <w:tcPr>
            <w:tcW w:w="1412" w:type="dxa"/>
          </w:tcPr>
          <w:p w14:paraId="4D4BB8F7" w14:textId="77777777" w:rsidR="00D3266F" w:rsidRPr="00C34B29" w:rsidRDefault="007E3583" w:rsidP="00D16C92">
            <w:pPr>
              <w:pStyle w:val="TABLE-cell"/>
            </w:pPr>
            <w:r>
              <w:t>c</w:t>
            </w:r>
            <w:r w:rsidR="00D3266F">
              <w:t>sv</w:t>
            </w:r>
          </w:p>
        </w:tc>
        <w:tc>
          <w:tcPr>
            <w:tcW w:w="3083" w:type="dxa"/>
          </w:tcPr>
          <w:p w14:paraId="6D03ADED" w14:textId="77777777" w:rsidR="00D3266F" w:rsidRPr="00F1347C" w:rsidRDefault="00D3266F" w:rsidP="00D16C92">
            <w:pPr>
              <w:pStyle w:val="TABLE-cell"/>
            </w:pPr>
            <w:r w:rsidRPr="00F1347C">
              <w:t>&lt;none&gt;</w:t>
            </w:r>
          </w:p>
        </w:tc>
        <w:tc>
          <w:tcPr>
            <w:tcW w:w="5040" w:type="dxa"/>
          </w:tcPr>
          <w:p w14:paraId="413440E7" w14:textId="77777777" w:rsidR="00D3266F" w:rsidRPr="00F1347C" w:rsidRDefault="00D3266F" w:rsidP="00D16C92">
            <w:pPr>
              <w:pStyle w:val="TABLE-cell"/>
            </w:pPr>
            <w:r w:rsidRPr="00F1347C">
              <w:t>A comma separated list of values encoded within a string. The value type in the csv is described by the property where the csv is used. For example a csv of integers.</w:t>
            </w:r>
          </w:p>
          <w:p w14:paraId="0CAAB5AA" w14:textId="77777777" w:rsidR="00D3266F" w:rsidRPr="00F1347C" w:rsidRDefault="00D3266F" w:rsidP="00D16C92">
            <w:pPr>
              <w:pStyle w:val="TABLE-cell"/>
            </w:pPr>
          </w:p>
          <w:p w14:paraId="0C07E2C6" w14:textId="77777777" w:rsidR="00D3266F" w:rsidRPr="00F1347C" w:rsidRDefault="00D3266F" w:rsidP="00D16C92">
            <w:pPr>
              <w:pStyle w:val="TABLE-cell"/>
            </w:pPr>
            <w:r>
              <w:t xml:space="preserve">Note: </w:t>
            </w:r>
            <w:r w:rsidRPr="00C34B29">
              <w:t xml:space="preserve">csv </w:t>
            </w:r>
            <w:r>
              <w:t>is</w:t>
            </w:r>
            <w:r w:rsidRPr="00C34B29">
              <w:t xml:space="preserve"> considered deprecated and an array of strings should be used instead for new Resources.</w:t>
            </w:r>
          </w:p>
        </w:tc>
      </w:tr>
      <w:tr w:rsidR="00D3266F" w14:paraId="37519604" w14:textId="77777777" w:rsidTr="00F1347C">
        <w:trPr>
          <w:trHeight w:val="480"/>
        </w:trPr>
        <w:tc>
          <w:tcPr>
            <w:tcW w:w="1412" w:type="dxa"/>
          </w:tcPr>
          <w:p w14:paraId="259F9CB7" w14:textId="77777777" w:rsidR="00D3266F" w:rsidRPr="00C34B29" w:rsidRDefault="007E3583" w:rsidP="00D16C92">
            <w:pPr>
              <w:pStyle w:val="TABLE-cell"/>
            </w:pPr>
            <w:r>
              <w:t>d</w:t>
            </w:r>
            <w:r w:rsidR="00D3266F" w:rsidRPr="00C34B29">
              <w:t>ate</w:t>
            </w:r>
          </w:p>
        </w:tc>
        <w:tc>
          <w:tcPr>
            <w:tcW w:w="3083" w:type="dxa"/>
          </w:tcPr>
          <w:p w14:paraId="774BD3BF" w14:textId="77777777" w:rsidR="00D3266F" w:rsidRPr="00F1347C" w:rsidRDefault="00D3266F" w:rsidP="00D16C92">
            <w:pPr>
              <w:pStyle w:val="TABLE-cell"/>
            </w:pPr>
            <w:r w:rsidRPr="00F1347C">
              <w:t>^([0-9]{4})-(1[0-2]|0[1-9])-(3[0-1]|2[0-9]|1[0-9]|0[1-9])$</w:t>
            </w:r>
          </w:p>
        </w:tc>
        <w:tc>
          <w:tcPr>
            <w:tcW w:w="5040" w:type="dxa"/>
          </w:tcPr>
          <w:p w14:paraId="33073A3A" w14:textId="4B0165A5" w:rsidR="00D3266F" w:rsidRPr="00C34B29" w:rsidRDefault="0017699E" w:rsidP="0017699E">
            <w:pPr>
              <w:pStyle w:val="TABLE-cell"/>
            </w:pPr>
            <w:commentRangeStart w:id="207"/>
            <w:ins w:id="208" w:author="Bardini, Richard A" w:date="2018-03-21T08:20:00Z">
              <w:r w:rsidRPr="0017699E">
                <w:t xml:space="preserve">The full-date format pattern according to </w:t>
              </w:r>
            </w:ins>
            <w:ins w:id="209" w:author="Bardini, Richard A" w:date="2018-03-21T08:21:00Z">
              <w:r>
                <w:fldChar w:fldCharType="begin"/>
              </w:r>
              <w:r>
                <w:instrText xml:space="preserve"> REF ref_RFC_3339 \h </w:instrText>
              </w:r>
            </w:ins>
            <w:r>
              <w:fldChar w:fldCharType="separate"/>
            </w:r>
            <w:ins w:id="210" w:author="Bardini, Richard A" w:date="2018-03-21T08:21:00Z">
              <w:r>
                <w:rPr>
                  <w:rStyle w:val="Hyperlink"/>
                  <w:color w:val="auto"/>
                  <w:u w:val="none"/>
                </w:rPr>
                <w:t>IETF RFC 3339</w:t>
              </w:r>
              <w:r>
                <w:fldChar w:fldCharType="end"/>
              </w:r>
            </w:ins>
            <w:del w:id="211" w:author="Bardini, Richard A" w:date="2018-03-21T08:20:00Z">
              <w:r w:rsidR="00D3266F" w:rsidRPr="00F1347C" w:rsidDel="0017699E">
                <w:delText xml:space="preserve">As defined in </w:delText>
              </w:r>
              <w:r w:rsidR="00D3266F" w:rsidRPr="00F1347C" w:rsidDel="0017699E">
                <w:fldChar w:fldCharType="begin"/>
              </w:r>
              <w:r w:rsidR="00D3266F" w:rsidRPr="00F1347C" w:rsidDel="0017699E">
                <w:delInstrText xml:space="preserve"> REF ref_ISO_8601 \h  \* MERGEFORMAT </w:delInstrText>
              </w:r>
              <w:r w:rsidR="00D3266F" w:rsidRPr="00F1347C" w:rsidDel="0017699E">
                <w:fldChar w:fldCharType="separate"/>
              </w:r>
              <w:r w:rsidR="00370B4E" w:rsidDel="0017699E">
                <w:delText>ISO 8601</w:delText>
              </w:r>
              <w:r w:rsidR="00D3266F" w:rsidRPr="00F1347C" w:rsidDel="0017699E">
                <w:fldChar w:fldCharType="end"/>
              </w:r>
              <w:r w:rsidR="00D3266F" w:rsidRPr="00F1347C" w:rsidDel="0017699E">
                <w:delText>.  The format is [yyyy]-[mm]-[dd].</w:delText>
              </w:r>
            </w:del>
            <w:commentRangeEnd w:id="207"/>
            <w:r>
              <w:rPr>
                <w:rStyle w:val="CommentReference"/>
                <w:bCs w:val="0"/>
                <w:lang w:val="en-US"/>
              </w:rPr>
              <w:commentReference w:id="207"/>
            </w:r>
          </w:p>
        </w:tc>
      </w:tr>
      <w:tr w:rsidR="00A74618" w14:paraId="27E9C1FA" w14:textId="77777777" w:rsidTr="00F1347C">
        <w:trPr>
          <w:trHeight w:val="1416"/>
        </w:trPr>
        <w:tc>
          <w:tcPr>
            <w:tcW w:w="1412" w:type="dxa"/>
          </w:tcPr>
          <w:p w14:paraId="4FF4F437" w14:textId="77777777" w:rsidR="00A74618" w:rsidRPr="00C34B29" w:rsidRDefault="00A74618" w:rsidP="00D16C92">
            <w:pPr>
              <w:pStyle w:val="TABLE-cell"/>
            </w:pPr>
            <w:r>
              <w:t>duration</w:t>
            </w:r>
          </w:p>
        </w:tc>
        <w:tc>
          <w:tcPr>
            <w:tcW w:w="3083" w:type="dxa"/>
          </w:tcPr>
          <w:p w14:paraId="0349B6E1" w14:textId="77777777" w:rsidR="00A74618" w:rsidRPr="00F1347C" w:rsidRDefault="00073C5C" w:rsidP="00D16C92">
            <w:pPr>
              <w:pStyle w:val="TABLE-cell"/>
            </w:pPr>
            <w:proofErr w:type="gramStart"/>
            <w:r w:rsidRPr="00073C5C">
              <w:t>^(</w:t>
            </w:r>
            <w:proofErr w:type="gramEnd"/>
            <w:r w:rsidRPr="00073C5C">
              <w:t>P(?!$)([0-9]+Y)?([0-9]+M)?([0-9]+W)?([0-9]+D)?((T(?=[0-9]+[HMS])([0-9]+H)?([0-9]+M)?([0-9]+S)?)?))$|^(P[0-9]+W)$|^(P[0-9]{4})-(1[0-2]|0[1-9])-(3[0-1]|2[0-9]|1[0-9]|0[1-9])T(2[0-3]|1[0-9]|0[1-9]):([0-5][0-9]):([0-5][0-9])$|^(P[0-9]{4})(1[0-2]|0[1-9])(3[0-1]|2[0-9]|1[0-9]|0[1-9])T(2[0-3]|1[0-9]|0[1-9])([0-5][0-9])([0-5][0-9])$</w:t>
            </w:r>
          </w:p>
        </w:tc>
        <w:tc>
          <w:tcPr>
            <w:tcW w:w="5040" w:type="dxa"/>
          </w:tcPr>
          <w:p w14:paraId="3DF9817F" w14:textId="267E57BB" w:rsidR="00A74618" w:rsidRPr="00F1347C" w:rsidRDefault="00A74618" w:rsidP="00C16FED">
            <w:pPr>
              <w:pStyle w:val="TABLE-cell"/>
            </w:pPr>
            <w:r w:rsidRPr="00F1347C">
              <w:t xml:space="preserve">A string representing duration formatted as defined in </w:t>
            </w:r>
            <w:r w:rsidR="00C16FED">
              <w:fldChar w:fldCharType="begin"/>
            </w:r>
            <w:r w:rsidR="00C16FED">
              <w:instrText xml:space="preserve"> REF ref_ISO_8601 \h </w:instrText>
            </w:r>
            <w:r w:rsidR="00C16FED">
              <w:fldChar w:fldCharType="separate"/>
            </w:r>
            <w:r w:rsidR="00C16FED">
              <w:rPr>
                <w:lang w:eastAsia="ja-JP"/>
              </w:rPr>
              <w:t>ISO 8601</w:t>
            </w:r>
            <w:r w:rsidR="00C16FED">
              <w:fldChar w:fldCharType="end"/>
            </w:r>
            <w:r w:rsidRPr="00F1347C">
              <w:t>. Allowable formats are: P[n]Y[n]M[n]DT[n]H[n]M[n]S, P[n]W, P[n]Y[n]-M[n]-DT[0-23]H[0-59]:M[0-59]:S, and P[n]W, P[n]Y[n]M[n]DT[0-23]H[0-59]M[0-59]S. P is mandatory, all other elements are optional, time elements must follow a T.</w:t>
            </w:r>
          </w:p>
        </w:tc>
      </w:tr>
      <w:tr w:rsidR="00D3266F" w14:paraId="7A94111D" w14:textId="77777777" w:rsidTr="00F1347C">
        <w:trPr>
          <w:trHeight w:val="1332"/>
        </w:trPr>
        <w:tc>
          <w:tcPr>
            <w:tcW w:w="1412" w:type="dxa"/>
          </w:tcPr>
          <w:p w14:paraId="4DC36052" w14:textId="77777777" w:rsidR="00D3266F" w:rsidRPr="00C34B29" w:rsidRDefault="00D3266F" w:rsidP="00D16C92">
            <w:pPr>
              <w:pStyle w:val="TABLE-cell"/>
            </w:pPr>
            <w:r w:rsidRPr="00C34B29">
              <w:lastRenderedPageBreak/>
              <w:t>int64</w:t>
            </w:r>
          </w:p>
        </w:tc>
        <w:tc>
          <w:tcPr>
            <w:tcW w:w="3083" w:type="dxa"/>
          </w:tcPr>
          <w:p w14:paraId="5B531516" w14:textId="77777777" w:rsidR="00D3266F" w:rsidRPr="00F1347C" w:rsidRDefault="00D3266F" w:rsidP="00D16C92">
            <w:pPr>
              <w:pStyle w:val="TABLE-cell"/>
            </w:pPr>
            <w:r w:rsidRPr="00F1347C">
              <w:t>^0|(-?[1-9][0-9]{0,18</w:t>
            </w:r>
            <w:r w:rsidR="007861BA" w:rsidRPr="00F1347C">
              <w:t>})</w:t>
            </w:r>
            <w:r w:rsidRPr="00F1347C">
              <w:t>$</w:t>
            </w:r>
          </w:p>
        </w:tc>
        <w:tc>
          <w:tcPr>
            <w:tcW w:w="5040" w:type="dxa"/>
          </w:tcPr>
          <w:p w14:paraId="1D5CCB08" w14:textId="77777777" w:rsidR="00D3266F" w:rsidRPr="00F1347C" w:rsidRDefault="00D3266F" w:rsidP="00D16C92">
            <w:pPr>
              <w:pStyle w:val="TABLE-cell"/>
            </w:pPr>
            <w:r w:rsidRPr="00F1347C">
              <w:t>A string instance is valid against this attribute if it contains an integer in the range [-(2**63), (2**63)-1]</w:t>
            </w:r>
          </w:p>
          <w:p w14:paraId="0BE5A3D0" w14:textId="77777777" w:rsidR="00D3266F" w:rsidRPr="00F1347C" w:rsidRDefault="00D3266F" w:rsidP="00D16C92">
            <w:pPr>
              <w:pStyle w:val="TABLE-cell"/>
            </w:pPr>
          </w:p>
          <w:p w14:paraId="03CA14FE" w14:textId="77777777" w:rsidR="00D3266F" w:rsidRPr="00C34B29" w:rsidRDefault="00D3266F" w:rsidP="00D16C92">
            <w:pPr>
              <w:pStyle w:val="TABLE-cell"/>
            </w:pPr>
            <w:r w:rsidRPr="00F1347C">
              <w:t xml:space="preserve">Note: </w:t>
            </w:r>
            <w:r w:rsidRPr="00F1347C">
              <w:fldChar w:fldCharType="begin"/>
            </w:r>
            <w:r w:rsidRPr="00F1347C">
              <w:instrText xml:space="preserve"> REF ref_RFC_7159 \h  \* MERGEFORMAT </w:instrText>
            </w:r>
            <w:r w:rsidRPr="00F1347C">
              <w:fldChar w:fldCharType="separate"/>
            </w:r>
            <w:r w:rsidR="00370B4E">
              <w:t>IETF RFC 7159</w:t>
            </w:r>
            <w:r w:rsidRPr="00F1347C">
              <w:fldChar w:fldCharType="end"/>
            </w:r>
            <w:r w:rsidRPr="00F1347C">
              <w:t xml:space="preserve"> section 6 explains that JSON integers outside the range [-(2**53</w:t>
            </w:r>
            <w:proofErr w:type="gramStart"/>
            <w:r w:rsidRPr="00F1347C">
              <w:t>)+</w:t>
            </w:r>
            <w:proofErr w:type="gramEnd"/>
            <w:r w:rsidRPr="00F1347C">
              <w:t>1, (2**53)-1] are not interoperable and so JSON numbers cannot be used for 64-bit numbers.</w:t>
            </w:r>
          </w:p>
        </w:tc>
      </w:tr>
      <w:tr w:rsidR="00D3266F" w14:paraId="451C7577" w14:textId="77777777" w:rsidTr="00F1347C">
        <w:trPr>
          <w:trHeight w:val="492"/>
        </w:trPr>
        <w:tc>
          <w:tcPr>
            <w:tcW w:w="1412" w:type="dxa"/>
          </w:tcPr>
          <w:p w14:paraId="1D617242" w14:textId="77777777" w:rsidR="00D3266F" w:rsidRPr="00C34B29" w:rsidRDefault="00D3266F" w:rsidP="00D16C92">
            <w:pPr>
              <w:pStyle w:val="TABLE-cell"/>
            </w:pPr>
            <w:r>
              <w:t>language-tag</w:t>
            </w:r>
          </w:p>
        </w:tc>
        <w:tc>
          <w:tcPr>
            <w:tcW w:w="3083" w:type="dxa"/>
          </w:tcPr>
          <w:p w14:paraId="3E691708" w14:textId="77777777" w:rsidR="00D3266F" w:rsidRPr="00F1347C" w:rsidRDefault="00D3266F" w:rsidP="00D16C92">
            <w:pPr>
              <w:pStyle w:val="TABLE-cell"/>
            </w:pPr>
            <w:r w:rsidRPr="00F1347C">
              <w:t>^[A-Za-z]{1,8}(-[A-Za-z0-9]{1</w:t>
            </w:r>
            <w:r w:rsidR="007861BA" w:rsidRPr="00F1347C">
              <w:t>,</w:t>
            </w:r>
            <w:r w:rsidRPr="00F1347C">
              <w:t>8})*$</w:t>
            </w:r>
          </w:p>
        </w:tc>
        <w:tc>
          <w:tcPr>
            <w:tcW w:w="5040" w:type="dxa"/>
          </w:tcPr>
          <w:p w14:paraId="60A56B91" w14:textId="77777777" w:rsidR="00D3266F" w:rsidRPr="00F1347C" w:rsidRDefault="00D3266F" w:rsidP="00D16C92">
            <w:pPr>
              <w:pStyle w:val="TABLE-cell"/>
            </w:pPr>
            <w:r w:rsidRPr="00F1347C">
              <w:t xml:space="preserve">An IETF language tag formatted according to </w:t>
            </w:r>
            <w:r w:rsidR="00B96DB0" w:rsidRPr="00F1347C">
              <w:fldChar w:fldCharType="begin"/>
            </w:r>
            <w:r w:rsidR="00B96DB0" w:rsidRPr="00F1347C">
              <w:instrText xml:space="preserve"> REF ref_RFC_5646 \h </w:instrText>
            </w:r>
            <w:r w:rsidR="00F1347C">
              <w:instrText xml:space="preserve"> \* MERGEFORMAT </w:instrText>
            </w:r>
            <w:r w:rsidR="00B96DB0" w:rsidRPr="00F1347C">
              <w:fldChar w:fldCharType="separate"/>
            </w:r>
            <w:r w:rsidR="00370B4E" w:rsidRPr="00370B4E">
              <w:t>IETF RFC 5646</w:t>
            </w:r>
            <w:r w:rsidR="00B96DB0" w:rsidRPr="00F1347C">
              <w:fldChar w:fldCharType="end"/>
            </w:r>
            <w:r w:rsidRPr="00F1347C">
              <w:t xml:space="preserve"> section 2.1.</w:t>
            </w:r>
          </w:p>
        </w:tc>
      </w:tr>
      <w:tr w:rsidR="00D3266F" w14:paraId="4071645B" w14:textId="77777777" w:rsidTr="00F1347C">
        <w:trPr>
          <w:trHeight w:val="972"/>
        </w:trPr>
        <w:tc>
          <w:tcPr>
            <w:tcW w:w="1412" w:type="dxa"/>
          </w:tcPr>
          <w:p w14:paraId="6FD31D43" w14:textId="77777777" w:rsidR="00D3266F" w:rsidRPr="00C34B29" w:rsidRDefault="00D3266F" w:rsidP="00D16C92">
            <w:pPr>
              <w:pStyle w:val="TABLE-cell"/>
            </w:pPr>
            <w:r w:rsidRPr="00C34B29">
              <w:t>uint64</w:t>
            </w:r>
          </w:p>
        </w:tc>
        <w:tc>
          <w:tcPr>
            <w:tcW w:w="3083" w:type="dxa"/>
          </w:tcPr>
          <w:p w14:paraId="111674AD" w14:textId="77777777" w:rsidR="00D3266F" w:rsidRPr="00F1347C" w:rsidRDefault="00D3266F" w:rsidP="00D16C92">
            <w:pPr>
              <w:pStyle w:val="TABLE-cell"/>
            </w:pPr>
            <w:r w:rsidRPr="00F1347C">
              <w:t>^0|([1-9][0-9]{0,19})$</w:t>
            </w:r>
          </w:p>
        </w:tc>
        <w:tc>
          <w:tcPr>
            <w:tcW w:w="5040" w:type="dxa"/>
          </w:tcPr>
          <w:p w14:paraId="2586C287" w14:textId="77777777" w:rsidR="00D3266F" w:rsidRPr="00F1347C" w:rsidRDefault="00D3266F" w:rsidP="00D16C92">
            <w:pPr>
              <w:pStyle w:val="TABLE-cell"/>
            </w:pPr>
            <w:r w:rsidRPr="00F1347C">
              <w:t>A string instance is valid against this attribute if it contains an integer in the range [0, (2**64)-1]</w:t>
            </w:r>
          </w:p>
          <w:p w14:paraId="3DE178EE" w14:textId="77777777" w:rsidR="00D3266F" w:rsidRPr="00F1347C" w:rsidRDefault="00D3266F" w:rsidP="00D16C92">
            <w:pPr>
              <w:pStyle w:val="TABLE-cell"/>
            </w:pPr>
          </w:p>
          <w:p w14:paraId="0DE90BAB" w14:textId="77777777" w:rsidR="00D3266F" w:rsidRPr="00C34B29" w:rsidRDefault="00D3266F" w:rsidP="00D16C92">
            <w:pPr>
              <w:pStyle w:val="TABLE-cell"/>
            </w:pPr>
            <w:r w:rsidRPr="00F1347C">
              <w:t>Also see note for int64</w:t>
            </w:r>
          </w:p>
        </w:tc>
      </w:tr>
      <w:tr w:rsidR="00D3266F" w14:paraId="6F9BAF0F" w14:textId="77777777" w:rsidTr="00F1347C">
        <w:trPr>
          <w:trHeight w:val="480"/>
        </w:trPr>
        <w:tc>
          <w:tcPr>
            <w:tcW w:w="1412" w:type="dxa"/>
          </w:tcPr>
          <w:p w14:paraId="5923CA9A" w14:textId="77777777" w:rsidR="00D3266F" w:rsidRPr="00C34B29" w:rsidRDefault="00D3266F" w:rsidP="00D16C92">
            <w:pPr>
              <w:pStyle w:val="TABLE-cell"/>
            </w:pPr>
            <w:r>
              <w:t>u</w:t>
            </w:r>
            <w:r w:rsidRPr="00C34B29">
              <w:t>uid</w:t>
            </w:r>
          </w:p>
        </w:tc>
        <w:tc>
          <w:tcPr>
            <w:tcW w:w="3083" w:type="dxa"/>
          </w:tcPr>
          <w:p w14:paraId="4D206417" w14:textId="77777777" w:rsidR="00D3266F" w:rsidRPr="00F1347C" w:rsidRDefault="00D3266F" w:rsidP="00D16C92">
            <w:pPr>
              <w:pStyle w:val="TABLE-cell"/>
            </w:pPr>
            <w:r w:rsidRPr="00F1347C">
              <w:t>^[a-fA-F0-9]{8}-[a-fA-F0-9]{4}-[a-fA-F0-9]{4}-[a-fA-F0-9]{4}-[a-fA-F0-9]{12}$</w:t>
            </w:r>
          </w:p>
        </w:tc>
        <w:tc>
          <w:tcPr>
            <w:tcW w:w="5040" w:type="dxa"/>
          </w:tcPr>
          <w:p w14:paraId="6EACA0A4" w14:textId="77777777" w:rsidR="00D3266F" w:rsidRPr="00C34B29" w:rsidRDefault="00D3266F" w:rsidP="00D16C92">
            <w:pPr>
              <w:pStyle w:val="TABLE-cell"/>
            </w:pPr>
            <w:r w:rsidRPr="00F1347C">
              <w:t xml:space="preserve">A UUID string representation formatted according to </w:t>
            </w:r>
            <w:r w:rsidRPr="00F1347C">
              <w:fldChar w:fldCharType="begin"/>
            </w:r>
            <w:r w:rsidRPr="00F1347C">
              <w:instrText xml:space="preserve"> REF ref_RFC_4122 \h  \* MERGEFORMAT </w:instrText>
            </w:r>
            <w:r w:rsidRPr="00F1347C">
              <w:fldChar w:fldCharType="separate"/>
            </w:r>
            <w:r w:rsidR="00370B4E">
              <w:t>IETF RFC 4122</w:t>
            </w:r>
            <w:r w:rsidRPr="00F1347C">
              <w:fldChar w:fldCharType="end"/>
            </w:r>
            <w:r w:rsidRPr="00F1347C">
              <w:t xml:space="preserve"> section 3.</w:t>
            </w:r>
          </w:p>
        </w:tc>
      </w:tr>
    </w:tbl>
    <w:p w14:paraId="4297B97A" w14:textId="77777777" w:rsidR="00B96DB0" w:rsidRDefault="00B96DB0" w:rsidP="00324F77">
      <w:pPr>
        <w:pStyle w:val="PARAGRAPH"/>
      </w:pPr>
    </w:p>
    <w:p w14:paraId="51B34DDE" w14:textId="77777777" w:rsidR="00B96DB0" w:rsidRDefault="00B96DB0" w:rsidP="00B96DB0">
      <w:pPr>
        <w:pStyle w:val="PARAGRAPH"/>
      </w:pPr>
      <w:r>
        <w:t>Strings shall be encoded as UTF-8 unless otherwise specified.</w:t>
      </w:r>
    </w:p>
    <w:p w14:paraId="66BF219A" w14:textId="77777777" w:rsidR="00B96DB0" w:rsidRDefault="00B96DB0" w:rsidP="00B96DB0">
      <w:pPr>
        <w:pStyle w:val="PARAGRAPH"/>
      </w:pPr>
    </w:p>
    <w:p w14:paraId="4D78F69F" w14:textId="77777777" w:rsidR="00D3266F" w:rsidRPr="00321259" w:rsidRDefault="00B96DB0" w:rsidP="00B96DB0">
      <w:pPr>
        <w:pStyle w:val="PARAGRAPH"/>
      </w:pPr>
      <w:r>
        <w:t>In a JSON schema, “maxLength” for a string indicates the maximum number of characters not octets. However, “maxLength” shall also indicate the maximum number of octets.  If no “maxLength” is defined for a string, then the maximum length shall be 64 octets.</w:t>
      </w:r>
    </w:p>
    <w:p w14:paraId="349A1E42" w14:textId="77777777" w:rsidR="00E45DF6" w:rsidRDefault="00E45DF6" w:rsidP="00E45DF6">
      <w:pPr>
        <w:pStyle w:val="Heading1"/>
      </w:pPr>
      <w:bookmarkStart w:id="212" w:name="_Toc509367133"/>
      <w:r>
        <w:t>Document conventions and organization</w:t>
      </w:r>
      <w:bookmarkEnd w:id="212"/>
    </w:p>
    <w:p w14:paraId="1787A46B" w14:textId="77777777" w:rsidR="00351D6F" w:rsidRDefault="00351D6F" w:rsidP="00351D6F">
      <w:pPr>
        <w:pStyle w:val="PARAGRAPH"/>
      </w:pPr>
      <w:r>
        <w:t>In this document, features are described as required, recommended, allowed or DEPRECATED as follows:</w:t>
      </w:r>
    </w:p>
    <w:p w14:paraId="49BB5990" w14:textId="77777777" w:rsidR="00351D6F" w:rsidRDefault="00351D6F" w:rsidP="00351D6F">
      <w:pPr>
        <w:pStyle w:val="PARAGRAPH"/>
      </w:pPr>
      <w:r>
        <w:t>Required (or shall or mandatory</w:t>
      </w:r>
      <w:proofErr w:type="gramStart"/>
      <w:r>
        <w:t>)</w:t>
      </w:r>
      <w:r w:rsidR="00752E05">
        <w:t>(</w:t>
      </w:r>
      <w:proofErr w:type="gramEnd"/>
      <w:r w:rsidR="00752E05">
        <w:t>M)</w:t>
      </w:r>
      <w:r>
        <w:t>.</w:t>
      </w:r>
    </w:p>
    <w:p w14:paraId="3367C819" w14:textId="77777777" w:rsidR="00351D6F" w:rsidRDefault="00351D6F" w:rsidP="00070EE8">
      <w:pPr>
        <w:pStyle w:val="ListBullet"/>
      </w:pPr>
      <w:r>
        <w:t>These basic features shall be implemented to comply with Core Architecture. The phrases “shall not”, and “PROHIBITED” indicate behavio</w:t>
      </w:r>
      <w:r w:rsidR="006A7CA7">
        <w:t>u</w:t>
      </w:r>
      <w:r>
        <w:t>r that is prohibited, i.e. that if performed means the implementation is not in compliance.</w:t>
      </w:r>
    </w:p>
    <w:p w14:paraId="2F74384E" w14:textId="77777777" w:rsidR="00351D6F" w:rsidRDefault="00351D6F" w:rsidP="00351D6F">
      <w:pPr>
        <w:pStyle w:val="PARAGRAPH"/>
      </w:pPr>
      <w:r>
        <w:t>Recommended (or should</w:t>
      </w:r>
      <w:proofErr w:type="gramStart"/>
      <w:r>
        <w:t>)</w:t>
      </w:r>
      <w:r w:rsidR="00752E05">
        <w:t>(</w:t>
      </w:r>
      <w:proofErr w:type="gramEnd"/>
      <w:r w:rsidR="00752E05">
        <w:t>S)</w:t>
      </w:r>
      <w:r>
        <w:t>.</w:t>
      </w:r>
    </w:p>
    <w:p w14:paraId="18A0DE48" w14:textId="77777777" w:rsidR="00351D6F" w:rsidRDefault="00351D6F" w:rsidP="00070EE8">
      <w:pPr>
        <w:pStyle w:val="ListBullet"/>
      </w:pPr>
      <w:r>
        <w:t>These features add functionality supported by Core Architecture and should be implemented. Recommended features take advantage of the capabilities Core Architecture, usually without imposing major increase of complexity. Notice that for compliance testing, if a recommended feature is implemented, it shall meet the specified requirements to be in compliance with these guidelines. Some recommended features could become requirements in the future. The phrase “should not” indicates behavio</w:t>
      </w:r>
      <w:r w:rsidR="006A7CA7">
        <w:t>u</w:t>
      </w:r>
      <w:r>
        <w:t>r that is permitted but not recommended.</w:t>
      </w:r>
    </w:p>
    <w:p w14:paraId="6E7C30BE" w14:textId="77777777" w:rsidR="00351D6F" w:rsidRDefault="00351D6F" w:rsidP="00351D6F">
      <w:pPr>
        <w:pStyle w:val="PARAGRAPH"/>
      </w:pPr>
      <w:r>
        <w:t>Allowed (</w:t>
      </w:r>
      <w:r w:rsidR="00F7379C">
        <w:t xml:space="preserve">may </w:t>
      </w:r>
      <w:r>
        <w:t>or allowed</w:t>
      </w:r>
      <w:proofErr w:type="gramStart"/>
      <w:r>
        <w:t>)</w:t>
      </w:r>
      <w:r w:rsidR="00EE3696">
        <w:t>(</w:t>
      </w:r>
      <w:proofErr w:type="gramEnd"/>
      <w:r w:rsidR="00EE3696">
        <w:t>O)</w:t>
      </w:r>
      <w:r>
        <w:t>.</w:t>
      </w:r>
    </w:p>
    <w:p w14:paraId="2D66D8E5" w14:textId="77777777" w:rsidR="00351D6F" w:rsidRDefault="00351D6F" w:rsidP="00070EE8">
      <w:pPr>
        <w:pStyle w:val="ListBullet"/>
      </w:pPr>
      <w:r>
        <w:t xml:space="preserve">These features are neither required nor recommended by Core Architecture, but if the feature is implemented, it shall meet the specified requirements to be in compliance with these guidelines. </w:t>
      </w:r>
    </w:p>
    <w:p w14:paraId="5D9B8402" w14:textId="77777777" w:rsidR="00351D6F" w:rsidRDefault="00351D6F" w:rsidP="00351D6F">
      <w:pPr>
        <w:pStyle w:val="PARAGRAPH"/>
      </w:pPr>
      <w:r>
        <w:t>DEPRECATED.</w:t>
      </w:r>
    </w:p>
    <w:p w14:paraId="3224311F" w14:textId="77777777" w:rsidR="00351D6F" w:rsidRDefault="00351D6F" w:rsidP="003824EF">
      <w:pPr>
        <w:pStyle w:val="ListBullet"/>
      </w:pPr>
      <w:r>
        <w:t xml:space="preserve">Although these features are still described in this specification, they should not be implemented except for backward compatibility. The occurrence of a deprecated feature during operation of an implementation compliant with the current specification has no effect on the implementation’s operation and does not produce any error conditions. Backward compatibility </w:t>
      </w:r>
      <w:r>
        <w:lastRenderedPageBreak/>
        <w:t>may require that a feature is implemented and functions as specified but it shall never be used by implementations compliant with this specification.</w:t>
      </w:r>
    </w:p>
    <w:p w14:paraId="317D376C" w14:textId="77777777" w:rsidR="00257CDA" w:rsidRDefault="00257CDA" w:rsidP="002E0458">
      <w:pPr>
        <w:pStyle w:val="PARAGRAPH"/>
      </w:pPr>
      <w:r>
        <w:rPr>
          <w:rFonts w:hint="eastAsia"/>
        </w:rPr>
        <w:t>Conditionally allowed (CA)</w:t>
      </w:r>
    </w:p>
    <w:p w14:paraId="2BC3F6D0" w14:textId="77777777" w:rsidR="00257CDA" w:rsidRDefault="00257CDA">
      <w:pPr>
        <w:pStyle w:val="ListBullet"/>
        <w:rPr>
          <w:lang w:val="en-GB"/>
        </w:rPr>
      </w:pPr>
      <w:r>
        <w:rPr>
          <w:rFonts w:hint="eastAsia"/>
          <w:lang w:val="en-GB"/>
        </w:rPr>
        <w:t>The definition or behaviour depends on a condition. If the specified condition is met, then the definition or behaviour is allowed, otherwise it is not allowed.</w:t>
      </w:r>
    </w:p>
    <w:p w14:paraId="17E05578" w14:textId="77777777" w:rsidR="00257CDA" w:rsidRDefault="00257CDA" w:rsidP="002E0458">
      <w:pPr>
        <w:pStyle w:val="PARAGRAPH"/>
      </w:pPr>
      <w:r>
        <w:rPr>
          <w:rFonts w:hint="eastAsia"/>
        </w:rPr>
        <w:t>Conditionally required (CR)</w:t>
      </w:r>
    </w:p>
    <w:p w14:paraId="143B9026" w14:textId="77777777" w:rsidR="00257CDA" w:rsidRPr="002E0458" w:rsidRDefault="00257CDA">
      <w:pPr>
        <w:pStyle w:val="ListBullet"/>
        <w:rPr>
          <w:lang w:val="en-GB"/>
        </w:rPr>
      </w:pPr>
      <w:r>
        <w:rPr>
          <w:rFonts w:hint="eastAsia"/>
          <w:lang w:val="en-GB"/>
        </w:rPr>
        <w:t>The definition or behaviour depends on a condition. If the specified condition is met, then the definition or behaviour is required. Otherwise the definition or behaviour is allowed as default unless specifically defined as not allowed.</w:t>
      </w:r>
    </w:p>
    <w:p w14:paraId="4C15B415" w14:textId="77777777" w:rsidR="00257CDA" w:rsidRPr="002E0458" w:rsidRDefault="00257CDA" w:rsidP="00351D6F">
      <w:pPr>
        <w:pStyle w:val="PARAGRAPH"/>
        <w:rPr>
          <w:rFonts w:eastAsiaTheme="minorEastAsia"/>
          <w:lang w:val="en-US" w:eastAsia="ko-KR"/>
        </w:rPr>
      </w:pPr>
    </w:p>
    <w:p w14:paraId="77AA5EE5" w14:textId="77777777" w:rsidR="00351D6F" w:rsidRDefault="00351D6F" w:rsidP="00351D6F">
      <w:pPr>
        <w:pStyle w:val="PARAGRAPH"/>
      </w:pPr>
      <w:r>
        <w:t>Strings that are to be taken literally are enclosed in “double quotes”.</w:t>
      </w:r>
    </w:p>
    <w:p w14:paraId="5E076C27" w14:textId="77777777" w:rsidR="00E45DF6" w:rsidRDefault="00351D6F" w:rsidP="00351D6F">
      <w:pPr>
        <w:pStyle w:val="PARAGRAPH"/>
      </w:pPr>
      <w:r>
        <w:t>Words that are emphasized are printed in italic.</w:t>
      </w:r>
    </w:p>
    <w:p w14:paraId="5DCD02D6" w14:textId="77777777" w:rsidR="006D0564" w:rsidRPr="001B7162" w:rsidRDefault="006D0564" w:rsidP="00351D6F">
      <w:pPr>
        <w:pStyle w:val="PARAGRAPH"/>
      </w:pPr>
      <w:r>
        <w:t>In all of the Property and Resource Definition Tables that are included throughout this document the “Mandatory” column indicates that the item detailed is mandatory to implement; the mandating of inclusion of the item in a Resource Payload associated with a CRUDN action is dependent on the applicable schema for that action.</w:t>
      </w:r>
    </w:p>
    <w:p w14:paraId="1CF2B073" w14:textId="77777777" w:rsidR="00E45DF6" w:rsidRDefault="0070312E" w:rsidP="00684E8A">
      <w:pPr>
        <w:pStyle w:val="Heading1"/>
      </w:pPr>
      <w:bookmarkStart w:id="213" w:name="_Toc509367134"/>
      <w:r>
        <w:t>A</w:t>
      </w:r>
      <w:r w:rsidR="00E45DF6">
        <w:t>rchitecture</w:t>
      </w:r>
      <w:bookmarkEnd w:id="213"/>
    </w:p>
    <w:p w14:paraId="2567E40D" w14:textId="77777777" w:rsidR="00D93326" w:rsidRDefault="00D93326" w:rsidP="00F92D1D">
      <w:pPr>
        <w:pStyle w:val="Heading2"/>
      </w:pPr>
      <w:bookmarkStart w:id="214" w:name="_Toc404669688"/>
      <w:bookmarkStart w:id="215" w:name="_Toc509367135"/>
      <w:r>
        <w:t>Overview</w:t>
      </w:r>
      <w:bookmarkEnd w:id="214"/>
      <w:bookmarkEnd w:id="215"/>
    </w:p>
    <w:p w14:paraId="1DA48A03" w14:textId="77777777" w:rsidR="00D93326" w:rsidRDefault="00D93326" w:rsidP="00D93326">
      <w:pPr>
        <w:pStyle w:val="PARAGRAPH"/>
        <w:rPr>
          <w:b/>
        </w:rPr>
      </w:pPr>
      <w:r>
        <w:t xml:space="preserve">The architecture </w:t>
      </w:r>
      <w:r>
        <w:rPr>
          <w:rFonts w:eastAsiaTheme="minorEastAsia"/>
          <w:lang w:eastAsia="ko-KR"/>
        </w:rPr>
        <w:t>enables</w:t>
      </w:r>
      <w:r>
        <w:t xml:space="preserve"> </w:t>
      </w:r>
      <w:r>
        <w:rPr>
          <w:rFonts w:eastAsiaTheme="minorEastAsia" w:hint="eastAsia"/>
          <w:lang w:eastAsia="ko-KR"/>
        </w:rPr>
        <w:t xml:space="preserve">resource based </w:t>
      </w:r>
      <w:r w:rsidR="006C09B8">
        <w:rPr>
          <w:rFonts w:eastAsiaTheme="minorEastAsia"/>
          <w:lang w:eastAsia="ko-KR"/>
        </w:rPr>
        <w:t>interactions</w:t>
      </w:r>
      <w:r w:rsidR="006C09B8">
        <w:rPr>
          <w:rFonts w:eastAsiaTheme="minorEastAsia" w:hint="eastAsia"/>
          <w:lang w:eastAsia="ko-KR"/>
        </w:rPr>
        <w:t xml:space="preserve"> </w:t>
      </w:r>
      <w:r>
        <w:rPr>
          <w:rFonts w:eastAsiaTheme="minorEastAsia" w:hint="eastAsia"/>
          <w:lang w:eastAsia="ko-KR"/>
        </w:rPr>
        <w:t xml:space="preserve">among IoT </w:t>
      </w:r>
      <w:r>
        <w:rPr>
          <w:rFonts w:eastAsiaTheme="minorEastAsia"/>
          <w:lang w:eastAsia="ko-KR"/>
        </w:rPr>
        <w:t>artefacts</w:t>
      </w:r>
      <w:r>
        <w:rPr>
          <w:rFonts w:eastAsiaTheme="minorEastAsia" w:hint="eastAsia"/>
          <w:lang w:eastAsia="ko-KR"/>
        </w:rPr>
        <w:t xml:space="preserve">, i.e. </w:t>
      </w:r>
      <w:r>
        <w:rPr>
          <w:rFonts w:eastAsiaTheme="minorEastAsia"/>
          <w:lang w:eastAsia="ko-KR"/>
        </w:rPr>
        <w:t xml:space="preserve">physical </w:t>
      </w:r>
      <w:r>
        <w:rPr>
          <w:rFonts w:eastAsiaTheme="minorEastAsia" w:hint="eastAsia"/>
          <w:lang w:eastAsia="ko-KR"/>
        </w:rPr>
        <w:t>device</w:t>
      </w:r>
      <w:r>
        <w:rPr>
          <w:rFonts w:eastAsiaTheme="minorEastAsia"/>
          <w:lang w:eastAsia="ko-KR"/>
        </w:rPr>
        <w:t>s</w:t>
      </w:r>
      <w:r>
        <w:rPr>
          <w:rFonts w:eastAsiaTheme="minorEastAsia" w:hint="eastAsia"/>
          <w:lang w:eastAsia="ko-KR"/>
        </w:rPr>
        <w:t xml:space="preserve"> or applications</w:t>
      </w:r>
      <w:r>
        <w:t>.</w:t>
      </w:r>
      <w:r>
        <w:rPr>
          <w:rFonts w:eastAsiaTheme="minorEastAsia" w:hint="eastAsia"/>
          <w:lang w:eastAsia="ko-KR"/>
        </w:rPr>
        <w:t xml:space="preserve"> </w:t>
      </w:r>
      <w:r w:rsidRPr="00090F2D">
        <w:t xml:space="preserve">The </w:t>
      </w:r>
      <w:r>
        <w:t>architecture leverages</w:t>
      </w:r>
      <w:r w:rsidRPr="00090F2D">
        <w:t xml:space="preserve"> </w:t>
      </w:r>
      <w:r>
        <w:t xml:space="preserve">existing </w:t>
      </w:r>
      <w:r w:rsidRPr="00090F2D">
        <w:t>industry standard</w:t>
      </w:r>
      <w:r>
        <w:t>s and</w:t>
      </w:r>
      <w:r w:rsidRPr="00090F2D">
        <w:t xml:space="preserve"> technologies</w:t>
      </w:r>
      <w:r>
        <w:t xml:space="preserve"> and provides solutions for establishing connections (either wireless or wired)</w:t>
      </w:r>
      <w:r>
        <w:rPr>
          <w:rFonts w:eastAsiaTheme="minorEastAsia" w:hint="eastAsia"/>
          <w:lang w:eastAsia="ko-KR"/>
        </w:rPr>
        <w:t xml:space="preserve"> and </w:t>
      </w:r>
      <w:r>
        <w:t xml:space="preserve">managing </w:t>
      </w:r>
      <w:r w:rsidRPr="00090F2D">
        <w:t xml:space="preserve">the flow of information among devices, regardless of </w:t>
      </w:r>
      <w:r>
        <w:t xml:space="preserve">their </w:t>
      </w:r>
      <w:r w:rsidRPr="00090F2D">
        <w:t>form factor</w:t>
      </w:r>
      <w:r>
        <w:t>s</w:t>
      </w:r>
      <w:r w:rsidRPr="00090F2D">
        <w:t>, operat</w:t>
      </w:r>
      <w:r>
        <w:t xml:space="preserve">ing systems or service providers. </w:t>
      </w:r>
    </w:p>
    <w:p w14:paraId="4C4F4CE9" w14:textId="77777777" w:rsidR="00D93326" w:rsidRDefault="00D93326" w:rsidP="00D93326">
      <w:pPr>
        <w:pStyle w:val="PARAGRAPH"/>
      </w:pPr>
      <w:r>
        <w:t>Specifically, the architecture provides:</w:t>
      </w:r>
    </w:p>
    <w:p w14:paraId="19466CD9" w14:textId="77777777" w:rsidR="00D93326" w:rsidRDefault="00D93326" w:rsidP="00F1347C">
      <w:pPr>
        <w:pStyle w:val="PARAGRAPH"/>
        <w:numPr>
          <w:ilvl w:val="0"/>
          <w:numId w:val="17"/>
        </w:numPr>
      </w:pPr>
      <w:r>
        <w:t>A communication and interoperability framework for multiple market segments (Consumer, Enterprise, Industrial, Automotive, Health, etc.), OSs, platforms, modes of communication, transports and use cases</w:t>
      </w:r>
    </w:p>
    <w:p w14:paraId="3DCA9161" w14:textId="77777777" w:rsidR="00D93326" w:rsidRDefault="00D93326" w:rsidP="00F1347C">
      <w:pPr>
        <w:pStyle w:val="PARAGRAPH"/>
        <w:numPr>
          <w:ilvl w:val="0"/>
          <w:numId w:val="17"/>
        </w:numPr>
      </w:pPr>
      <w:r>
        <w:t xml:space="preserve">A common and consistent model for describing the environment and </w:t>
      </w:r>
      <w:r>
        <w:rPr>
          <w:rFonts w:eastAsiaTheme="minorEastAsia" w:hint="eastAsia"/>
          <w:lang w:eastAsia="ko-KR"/>
        </w:rPr>
        <w:t>enabling</w:t>
      </w:r>
      <w:r>
        <w:t xml:space="preserve"> information and semantic interoperability</w:t>
      </w:r>
    </w:p>
    <w:p w14:paraId="1F381A32" w14:textId="77777777" w:rsidR="00D93326" w:rsidRDefault="00D93326" w:rsidP="00F1347C">
      <w:pPr>
        <w:pStyle w:val="PARAGRAPH"/>
        <w:numPr>
          <w:ilvl w:val="0"/>
          <w:numId w:val="17"/>
        </w:numPr>
      </w:pPr>
      <w:r>
        <w:t xml:space="preserve">Common communication protocols for discovery and connectivity </w:t>
      </w:r>
    </w:p>
    <w:p w14:paraId="4651AF7A" w14:textId="77777777" w:rsidR="00D93326" w:rsidRPr="007119A9" w:rsidRDefault="00D93326" w:rsidP="00F1347C">
      <w:pPr>
        <w:pStyle w:val="PARAGRAPH"/>
        <w:numPr>
          <w:ilvl w:val="0"/>
          <w:numId w:val="17"/>
        </w:numPr>
      </w:pPr>
      <w:r>
        <w:t xml:space="preserve">Common </w:t>
      </w:r>
      <w:r w:rsidRPr="007119A9">
        <w:t xml:space="preserve">security and identification mechanisms </w:t>
      </w:r>
    </w:p>
    <w:p w14:paraId="46C5C7D1" w14:textId="77777777" w:rsidR="00D93326" w:rsidRPr="007119A9" w:rsidRDefault="00D93326" w:rsidP="00F1347C">
      <w:pPr>
        <w:pStyle w:val="PARAGRAPH"/>
        <w:numPr>
          <w:ilvl w:val="0"/>
          <w:numId w:val="17"/>
        </w:numPr>
      </w:pPr>
      <w:r w:rsidRPr="007119A9">
        <w:t>Opportunity for innovation and product differentiation</w:t>
      </w:r>
    </w:p>
    <w:p w14:paraId="2C8F775E" w14:textId="77777777" w:rsidR="00D93326" w:rsidRDefault="00D93326" w:rsidP="00F1347C">
      <w:pPr>
        <w:pStyle w:val="PARAGRAPH"/>
        <w:numPr>
          <w:ilvl w:val="0"/>
          <w:numId w:val="17"/>
        </w:numPr>
      </w:pPr>
      <w:r w:rsidRPr="007119A9">
        <w:t>A scalable solution addressing different</w:t>
      </w:r>
      <w:r>
        <w:t xml:space="preserve"> device capabilities, applicable to smart devices as well as</w:t>
      </w:r>
      <w:r>
        <w:rPr>
          <w:rFonts w:eastAsiaTheme="minorEastAsia" w:hint="eastAsia"/>
          <w:lang w:eastAsia="ko-KR"/>
        </w:rPr>
        <w:t xml:space="preserve"> the</w:t>
      </w:r>
      <w:r>
        <w:t xml:space="preserve"> smallest connected things and wearable devices</w:t>
      </w:r>
    </w:p>
    <w:p w14:paraId="16E30DD8" w14:textId="77777777" w:rsidR="00D93326" w:rsidRPr="007C674A" w:rsidRDefault="00D93326" w:rsidP="00D93326">
      <w:pPr>
        <w:pStyle w:val="PARAGRAPH"/>
        <w:rPr>
          <w:rFonts w:eastAsiaTheme="minorEastAsia"/>
          <w:lang w:eastAsia="ko-KR"/>
        </w:rPr>
      </w:pPr>
      <w:r>
        <w:rPr>
          <w:rFonts w:eastAsiaTheme="minorEastAsia" w:hint="eastAsia"/>
          <w:lang w:eastAsia="ko-KR"/>
        </w:rPr>
        <w:t>The architecture</w:t>
      </w:r>
      <w:r>
        <w:rPr>
          <w:rFonts w:eastAsiaTheme="minorEastAsia"/>
          <w:lang w:eastAsia="ko-KR"/>
        </w:rPr>
        <w:t xml:space="preserve"> is based on the Resource Oriented Architecture design principles and described in the </w:t>
      </w:r>
      <w:r w:rsidR="00EF2A7C">
        <w:rPr>
          <w:rFonts w:eastAsiaTheme="minorEastAsia"/>
          <w:lang w:eastAsia="ko-KR"/>
        </w:rPr>
        <w:t>sections</w:t>
      </w:r>
      <w:r w:rsidR="002D6DB1">
        <w:rPr>
          <w:rFonts w:eastAsiaTheme="minorEastAsia"/>
          <w:lang w:eastAsia="ko-KR"/>
        </w:rPr>
        <w:t xml:space="preserve"> </w:t>
      </w:r>
      <w:r w:rsidR="00194F1E">
        <w:rPr>
          <w:rFonts w:eastAsiaTheme="minorEastAsia"/>
          <w:lang w:eastAsia="ko-KR"/>
        </w:rPr>
        <w:fldChar w:fldCharType="begin"/>
      </w:r>
      <w:r w:rsidR="002D6DB1">
        <w:rPr>
          <w:rFonts w:eastAsiaTheme="minorEastAsia"/>
          <w:lang w:eastAsia="ko-KR"/>
        </w:rPr>
        <w:instrText xml:space="preserve"> REF _Ref409466711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5.2</w:t>
      </w:r>
      <w:r w:rsidR="00194F1E">
        <w:rPr>
          <w:rFonts w:eastAsiaTheme="minorEastAsia"/>
          <w:lang w:eastAsia="ko-KR"/>
        </w:rPr>
        <w:fldChar w:fldCharType="end"/>
      </w:r>
      <w:r w:rsidR="002D6DB1">
        <w:rPr>
          <w:rFonts w:eastAsiaTheme="minorEastAsia"/>
          <w:lang w:eastAsia="ko-KR"/>
        </w:rPr>
        <w:t xml:space="preserve"> through </w:t>
      </w:r>
      <w:r w:rsidR="00194F1E">
        <w:rPr>
          <w:rFonts w:eastAsiaTheme="minorEastAsia"/>
          <w:lang w:eastAsia="ko-KR"/>
        </w:rPr>
        <w:fldChar w:fldCharType="begin"/>
      </w:r>
      <w:r w:rsidR="002D6DB1">
        <w:rPr>
          <w:rFonts w:eastAsiaTheme="minorEastAsia"/>
          <w:lang w:eastAsia="ko-KR"/>
        </w:rPr>
        <w:instrText xml:space="preserve"> REF _Ref416377188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5.6</w:t>
      </w:r>
      <w:r w:rsidR="00194F1E">
        <w:rPr>
          <w:rFonts w:eastAsiaTheme="minorEastAsia"/>
          <w:lang w:eastAsia="ko-KR"/>
        </w:rPr>
        <w:fldChar w:fldCharType="end"/>
      </w:r>
      <w:r w:rsidR="002D6DB1">
        <w:rPr>
          <w:rFonts w:eastAsiaTheme="minorEastAsia"/>
          <w:lang w:eastAsia="ko-KR"/>
        </w:rPr>
        <w:t xml:space="preserve"> respectively</w:t>
      </w:r>
      <w:r w:rsidR="00EF2A7C">
        <w:rPr>
          <w:rFonts w:eastAsiaTheme="minorEastAsia"/>
          <w:lang w:eastAsia="ko-KR"/>
        </w:rPr>
        <w:t xml:space="preserve">. </w:t>
      </w:r>
      <w:r w:rsidR="006456E2">
        <w:rPr>
          <w:rFonts w:eastAsiaTheme="minorEastAsia"/>
          <w:lang w:eastAsia="ko-KR"/>
        </w:rPr>
        <w:t>Section</w:t>
      </w:r>
      <w:r w:rsidR="00EF2A7C">
        <w:rPr>
          <w:rFonts w:eastAsiaTheme="minorEastAsia"/>
          <w:lang w:eastAsia="ko-KR"/>
        </w:rPr>
        <w:t xml:space="preserve"> </w:t>
      </w:r>
      <w:r w:rsidR="00194F1E">
        <w:rPr>
          <w:rFonts w:eastAsiaTheme="minorEastAsia"/>
          <w:lang w:eastAsia="ko-KR"/>
        </w:rPr>
        <w:fldChar w:fldCharType="begin"/>
      </w:r>
      <w:r w:rsidR="00EF2A7C">
        <w:rPr>
          <w:rFonts w:eastAsiaTheme="minorEastAsia"/>
          <w:lang w:eastAsia="ko-KR"/>
        </w:rPr>
        <w:instrText xml:space="preserve"> REF _Ref409466711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5.2</w:t>
      </w:r>
      <w:r w:rsidR="00194F1E">
        <w:rPr>
          <w:rFonts w:eastAsiaTheme="minorEastAsia"/>
          <w:lang w:eastAsia="ko-KR"/>
        </w:rPr>
        <w:fldChar w:fldCharType="end"/>
      </w:r>
      <w:r>
        <w:rPr>
          <w:rFonts w:eastAsiaTheme="minorEastAsia"/>
          <w:lang w:eastAsia="ko-KR"/>
        </w:rPr>
        <w:t xml:space="preserve"> </w:t>
      </w:r>
      <w:r>
        <w:rPr>
          <w:rFonts w:eastAsiaTheme="minorEastAsia" w:hint="eastAsia"/>
          <w:lang w:eastAsia="ko-KR"/>
        </w:rPr>
        <w:t>present</w:t>
      </w:r>
      <w:r>
        <w:rPr>
          <w:rFonts w:eastAsiaTheme="minorEastAsia"/>
          <w:lang w:eastAsia="ko-KR"/>
        </w:rPr>
        <w:t xml:space="preserve">s the guiding principles for </w:t>
      </w:r>
      <w:r w:rsidR="00D40B66">
        <w:rPr>
          <w:lang w:eastAsia="ko-KR"/>
        </w:rPr>
        <w:t>OCF</w:t>
      </w:r>
      <w:r w:rsidR="00D40B66">
        <w:rPr>
          <w:rFonts w:eastAsiaTheme="minorEastAsia"/>
          <w:lang w:eastAsia="ko-KR"/>
        </w:rPr>
        <w:t xml:space="preserve"> </w:t>
      </w:r>
      <w:r>
        <w:rPr>
          <w:rFonts w:eastAsiaTheme="minorEastAsia"/>
          <w:lang w:eastAsia="ko-KR"/>
        </w:rPr>
        <w:t xml:space="preserve">operations. </w:t>
      </w:r>
      <w:r w:rsidR="003A05CF">
        <w:rPr>
          <w:rFonts w:eastAsiaTheme="minorEastAsia"/>
          <w:lang w:eastAsia="ko-KR"/>
        </w:rPr>
        <w:t>Section</w:t>
      </w:r>
      <w:r w:rsidR="00EF2A7C">
        <w:rPr>
          <w:rFonts w:eastAsiaTheme="minorEastAsia"/>
          <w:lang w:eastAsia="ko-KR"/>
        </w:rPr>
        <w:t xml:space="preserve"> </w:t>
      </w:r>
      <w:r w:rsidR="00194F1E">
        <w:rPr>
          <w:rFonts w:eastAsiaTheme="minorEastAsia"/>
          <w:lang w:eastAsia="ko-KR"/>
        </w:rPr>
        <w:fldChar w:fldCharType="begin"/>
      </w:r>
      <w:r w:rsidR="00C37C81">
        <w:rPr>
          <w:rFonts w:eastAsiaTheme="minorEastAsia"/>
          <w:lang w:eastAsia="ko-KR"/>
        </w:rPr>
        <w:instrText xml:space="preserve"> REF _Ref409466714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5.3</w:t>
      </w:r>
      <w:r w:rsidR="00194F1E">
        <w:rPr>
          <w:rFonts w:eastAsiaTheme="minorEastAsia"/>
          <w:lang w:eastAsia="ko-KR"/>
        </w:rPr>
        <w:fldChar w:fldCharType="end"/>
      </w:r>
      <w:r w:rsidR="00C37C81">
        <w:rPr>
          <w:rFonts w:eastAsiaTheme="minorEastAsia" w:hint="eastAsia"/>
          <w:lang w:eastAsia="ko-KR"/>
        </w:rPr>
        <w:t xml:space="preserve"> </w:t>
      </w:r>
      <w:r>
        <w:rPr>
          <w:rFonts w:eastAsiaTheme="minorEastAsia"/>
          <w:lang w:eastAsia="ko-KR"/>
        </w:rPr>
        <w:t xml:space="preserve">defines the functional block diagram and Framework. </w:t>
      </w:r>
      <w:r w:rsidR="003A05CF">
        <w:rPr>
          <w:rFonts w:eastAsiaTheme="minorEastAsia"/>
          <w:lang w:eastAsia="ko-KR"/>
        </w:rPr>
        <w:t>Section</w:t>
      </w:r>
      <w:r w:rsidR="002D6DB1">
        <w:rPr>
          <w:rFonts w:eastAsiaTheme="minorEastAsia"/>
          <w:lang w:eastAsia="ko-KR"/>
        </w:rPr>
        <w:t xml:space="preserve"> </w:t>
      </w:r>
      <w:r w:rsidR="00194F1E">
        <w:rPr>
          <w:rFonts w:eastAsiaTheme="minorEastAsia"/>
          <w:lang w:eastAsia="ko-KR"/>
        </w:rPr>
        <w:fldChar w:fldCharType="begin"/>
      </w:r>
      <w:r w:rsidR="002D6DB1">
        <w:rPr>
          <w:rFonts w:eastAsiaTheme="minorEastAsia"/>
          <w:lang w:eastAsia="ko-KR"/>
        </w:rPr>
        <w:instrText xml:space="preserve"> REF _Ref409466712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5.5</w:t>
      </w:r>
      <w:r w:rsidR="00194F1E">
        <w:rPr>
          <w:rFonts w:eastAsiaTheme="minorEastAsia"/>
          <w:lang w:eastAsia="ko-KR"/>
        </w:rPr>
        <w:fldChar w:fldCharType="end"/>
      </w:r>
      <w:r w:rsidR="002D6DB1">
        <w:rPr>
          <w:rFonts w:eastAsiaTheme="minorEastAsia"/>
          <w:lang w:eastAsia="ko-KR"/>
        </w:rPr>
        <w:t xml:space="preserve"> </w:t>
      </w:r>
      <w:r w:rsidR="00FA0F06">
        <w:rPr>
          <w:rFonts w:eastAsiaTheme="minorEastAsia"/>
          <w:lang w:eastAsia="ko-KR"/>
        </w:rPr>
        <w:t>provides</w:t>
      </w:r>
      <w:r w:rsidR="002D6DB1">
        <w:rPr>
          <w:rFonts w:eastAsiaTheme="minorEastAsia"/>
          <w:lang w:eastAsia="ko-KR"/>
        </w:rPr>
        <w:t xml:space="preserve"> an </w:t>
      </w:r>
      <w:r w:rsidR="002D6DB1">
        <w:rPr>
          <w:rFonts w:eastAsiaTheme="minorEastAsia" w:hint="eastAsia"/>
          <w:lang w:eastAsia="ko-KR"/>
        </w:rPr>
        <w:t>example scenario with</w:t>
      </w:r>
      <w:r w:rsidR="002D6DB1">
        <w:rPr>
          <w:rFonts w:eastAsiaTheme="minorEastAsia"/>
          <w:lang w:eastAsia="ko-KR"/>
        </w:rPr>
        <w:t xml:space="preserve"> </w:t>
      </w:r>
      <w:r w:rsidR="0070312E">
        <w:rPr>
          <w:rFonts w:eastAsiaTheme="minorEastAsia"/>
          <w:lang w:eastAsia="ko-KR"/>
        </w:rPr>
        <w:t>r</w:t>
      </w:r>
      <w:r w:rsidR="002D6DB1">
        <w:rPr>
          <w:rFonts w:eastAsiaTheme="minorEastAsia"/>
          <w:lang w:eastAsia="ko-KR"/>
        </w:rPr>
        <w:t xml:space="preserve">oles. </w:t>
      </w:r>
      <w:r w:rsidR="003A05CF">
        <w:rPr>
          <w:rFonts w:eastAsiaTheme="minorEastAsia"/>
          <w:lang w:eastAsia="ko-KR"/>
        </w:rPr>
        <w:t>Section</w:t>
      </w:r>
      <w:r w:rsidR="002D6DB1">
        <w:rPr>
          <w:rFonts w:eastAsiaTheme="minorEastAsia"/>
          <w:lang w:eastAsia="ko-KR"/>
        </w:rPr>
        <w:t xml:space="preserve"> </w:t>
      </w:r>
      <w:r w:rsidR="00194F1E">
        <w:rPr>
          <w:rFonts w:eastAsiaTheme="minorEastAsia"/>
          <w:lang w:eastAsia="ko-KR"/>
        </w:rPr>
        <w:fldChar w:fldCharType="begin"/>
      </w:r>
      <w:r w:rsidR="002D6DB1">
        <w:rPr>
          <w:rFonts w:eastAsiaTheme="minorEastAsia"/>
          <w:lang w:eastAsia="ko-KR"/>
        </w:rPr>
        <w:instrText xml:space="preserve"> REF _Ref416377188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5.6</w:t>
      </w:r>
      <w:r w:rsidR="00194F1E">
        <w:rPr>
          <w:rFonts w:eastAsiaTheme="minorEastAsia"/>
          <w:lang w:eastAsia="ko-KR"/>
        </w:rPr>
        <w:fldChar w:fldCharType="end"/>
      </w:r>
      <w:r w:rsidR="002D6DB1">
        <w:rPr>
          <w:rFonts w:eastAsiaTheme="minorEastAsia"/>
          <w:lang w:eastAsia="ko-KR"/>
        </w:rPr>
        <w:t xml:space="preserve"> </w:t>
      </w:r>
      <w:r w:rsidR="00FA0F06">
        <w:rPr>
          <w:rFonts w:eastAsiaTheme="minorEastAsia"/>
          <w:lang w:eastAsia="ko-KR"/>
        </w:rPr>
        <w:t>provides</w:t>
      </w:r>
      <w:r w:rsidR="002D6DB1">
        <w:rPr>
          <w:rFonts w:eastAsiaTheme="minorEastAsia"/>
          <w:lang w:eastAsia="ko-KR"/>
        </w:rPr>
        <w:t xml:space="preserve"> an example scenario of bridging to </w:t>
      </w:r>
      <w:r w:rsidR="00FA0F06">
        <w:rPr>
          <w:rFonts w:eastAsiaTheme="minorEastAsia"/>
          <w:lang w:eastAsia="ko-KR"/>
        </w:rPr>
        <w:t>n</w:t>
      </w:r>
      <w:r w:rsidR="002D6DB1">
        <w:rPr>
          <w:rFonts w:eastAsiaTheme="minorEastAsia"/>
          <w:lang w:eastAsia="ko-KR"/>
        </w:rPr>
        <w:t>on-</w:t>
      </w:r>
      <w:r w:rsidR="00D40B66" w:rsidRPr="00D40B66">
        <w:rPr>
          <w:lang w:eastAsia="ko-KR"/>
        </w:rPr>
        <w:t xml:space="preserve"> </w:t>
      </w:r>
      <w:r w:rsidR="00D40B66">
        <w:rPr>
          <w:lang w:eastAsia="ko-KR"/>
        </w:rPr>
        <w:t>OCF</w:t>
      </w:r>
      <w:r w:rsidR="002D6DB1">
        <w:rPr>
          <w:rFonts w:eastAsiaTheme="minorEastAsia"/>
          <w:lang w:eastAsia="ko-KR"/>
        </w:rPr>
        <w:t xml:space="preserve"> ecosystem.</w:t>
      </w:r>
    </w:p>
    <w:p w14:paraId="1F96CFE4" w14:textId="77777777" w:rsidR="00D93326" w:rsidRDefault="00D93326" w:rsidP="00F92D1D">
      <w:pPr>
        <w:pStyle w:val="Heading2"/>
      </w:pPr>
      <w:bookmarkStart w:id="216" w:name="_Ref409466711"/>
      <w:bookmarkStart w:id="217" w:name="_Toc509367136"/>
      <w:r>
        <w:rPr>
          <w:rFonts w:hint="eastAsia"/>
        </w:rPr>
        <w:lastRenderedPageBreak/>
        <w:t>Principle</w:t>
      </w:r>
      <w:bookmarkEnd w:id="216"/>
      <w:bookmarkEnd w:id="217"/>
    </w:p>
    <w:p w14:paraId="77B22F0C" w14:textId="77777777" w:rsidR="00D93326" w:rsidRDefault="00FF1BCE" w:rsidP="00D93326">
      <w:pPr>
        <w:pStyle w:val="PARAGRAPH"/>
      </w:pPr>
      <w:r>
        <w:rPr>
          <w:rFonts w:eastAsiaTheme="minorEastAsia" w:hint="eastAsia"/>
          <w:lang w:eastAsia="ko-KR"/>
        </w:rPr>
        <w:t xml:space="preserve">In </w:t>
      </w:r>
      <w:r w:rsidR="002043C6">
        <w:rPr>
          <w:rFonts w:eastAsiaTheme="minorEastAsia"/>
          <w:lang w:eastAsia="ko-KR"/>
        </w:rPr>
        <w:t xml:space="preserve">the </w:t>
      </w:r>
      <w:r w:rsidR="003577E5">
        <w:rPr>
          <w:rFonts w:eastAsiaTheme="minorEastAsia"/>
          <w:lang w:eastAsia="ko-KR"/>
        </w:rPr>
        <w:t>a</w:t>
      </w:r>
      <w:r w:rsidR="00D93326">
        <w:rPr>
          <w:rFonts w:eastAsiaTheme="minorEastAsia" w:hint="eastAsia"/>
          <w:lang w:eastAsia="ko-KR"/>
        </w:rPr>
        <w:t>rchitecture</w:t>
      </w:r>
      <w:r w:rsidR="006C09B8">
        <w:rPr>
          <w:rFonts w:eastAsiaTheme="minorEastAsia"/>
          <w:lang w:eastAsia="ko-KR"/>
        </w:rPr>
        <w:t>,</w:t>
      </w:r>
      <w:r w:rsidR="00D93326">
        <w:rPr>
          <w:rFonts w:eastAsiaTheme="minorEastAsia" w:hint="eastAsia"/>
          <w:lang w:eastAsia="ko-KR"/>
        </w:rPr>
        <w:t xml:space="preserve"> Entities in the physical world (e.g.</w:t>
      </w:r>
      <w:r w:rsidR="00DE16B7">
        <w:rPr>
          <w:rFonts w:eastAsiaTheme="minorEastAsia"/>
          <w:lang w:eastAsia="ko-KR"/>
        </w:rPr>
        <w:t>,</w:t>
      </w:r>
      <w:r w:rsidR="00D93326">
        <w:rPr>
          <w:rFonts w:eastAsiaTheme="minorEastAsia" w:hint="eastAsia"/>
          <w:lang w:eastAsia="ko-KR"/>
        </w:rPr>
        <w:t xml:space="preserve"> temperature</w:t>
      </w:r>
      <w:r w:rsidR="00E34D10">
        <w:rPr>
          <w:rFonts w:eastAsiaTheme="minorEastAsia" w:hint="eastAsia"/>
          <w:lang w:eastAsia="ko-KR"/>
        </w:rPr>
        <w:t xml:space="preserve"> sensor</w:t>
      </w:r>
      <w:r w:rsidR="00D93326">
        <w:rPr>
          <w:rFonts w:eastAsiaTheme="minorEastAsia" w:hint="eastAsia"/>
          <w:lang w:eastAsia="ko-KR"/>
        </w:rPr>
        <w:t xml:space="preserve">, </w:t>
      </w:r>
      <w:r w:rsidR="00D93326">
        <w:rPr>
          <w:rFonts w:eastAsiaTheme="minorEastAsia"/>
          <w:lang w:eastAsia="ko-KR"/>
        </w:rPr>
        <w:t xml:space="preserve">an </w:t>
      </w:r>
      <w:r w:rsidR="00D93326">
        <w:rPr>
          <w:rFonts w:eastAsiaTheme="minorEastAsia" w:hint="eastAsia"/>
          <w:lang w:eastAsia="ko-KR"/>
        </w:rPr>
        <w:t xml:space="preserve">electric light or </w:t>
      </w:r>
      <w:r w:rsidR="00D93326">
        <w:rPr>
          <w:rFonts w:eastAsiaTheme="minorEastAsia"/>
          <w:lang w:eastAsia="ko-KR"/>
        </w:rPr>
        <w:t xml:space="preserve">a </w:t>
      </w:r>
      <w:r w:rsidR="00D93326">
        <w:rPr>
          <w:rFonts w:eastAsiaTheme="minorEastAsia" w:hint="eastAsia"/>
          <w:lang w:eastAsia="ko-KR"/>
        </w:rPr>
        <w:t>home appliance) are represented as resources</w:t>
      </w:r>
      <w:r w:rsidR="00E33F4B">
        <w:rPr>
          <w:rFonts w:eastAsiaTheme="minorEastAsia"/>
          <w:lang w:eastAsia="ko-KR"/>
        </w:rPr>
        <w:t>.</w:t>
      </w:r>
      <w:r w:rsidR="00D93326">
        <w:rPr>
          <w:rFonts w:eastAsiaTheme="minorEastAsia" w:hint="eastAsia"/>
          <w:lang w:eastAsia="ko-KR"/>
        </w:rPr>
        <w:t xml:space="preserve"> </w:t>
      </w:r>
      <w:r w:rsidR="00E33F4B">
        <w:rPr>
          <w:rFonts w:eastAsiaTheme="minorEastAsia"/>
          <w:lang w:eastAsia="ko-KR"/>
        </w:rPr>
        <w:t>I</w:t>
      </w:r>
      <w:r w:rsidR="006E01CE" w:rsidRPr="006E01CE">
        <w:rPr>
          <w:rFonts w:eastAsiaTheme="minorEastAsia"/>
          <w:lang w:eastAsia="ko-KR"/>
        </w:rPr>
        <w:t xml:space="preserve">nteractions with </w:t>
      </w:r>
      <w:r w:rsidR="00FA0F06">
        <w:rPr>
          <w:rFonts w:eastAsiaTheme="minorEastAsia"/>
          <w:lang w:eastAsia="ko-KR"/>
        </w:rPr>
        <w:t>an</w:t>
      </w:r>
      <w:r w:rsidR="00FA0F06" w:rsidRPr="006E01CE">
        <w:rPr>
          <w:rFonts w:eastAsiaTheme="minorEastAsia"/>
          <w:lang w:eastAsia="ko-KR"/>
        </w:rPr>
        <w:t xml:space="preserve"> </w:t>
      </w:r>
      <w:r w:rsidR="006E01CE" w:rsidRPr="006E01CE">
        <w:rPr>
          <w:rFonts w:eastAsiaTheme="minorEastAsia"/>
          <w:lang w:eastAsia="ko-KR"/>
        </w:rPr>
        <w:t>Entit</w:t>
      </w:r>
      <w:r w:rsidR="00FA0F06">
        <w:rPr>
          <w:rFonts w:eastAsiaTheme="minorEastAsia"/>
          <w:lang w:eastAsia="ko-KR"/>
        </w:rPr>
        <w:t>y</w:t>
      </w:r>
      <w:r w:rsidR="006E01CE" w:rsidRPr="006E01CE">
        <w:rPr>
          <w:rFonts w:eastAsiaTheme="minorEastAsia"/>
          <w:lang w:eastAsia="ko-KR"/>
        </w:rPr>
        <w:t xml:space="preserve"> are achieved through its resource representations </w:t>
      </w:r>
      <w:r w:rsidR="008A5012">
        <w:rPr>
          <w:rFonts w:eastAsiaTheme="minorEastAsia"/>
          <w:lang w:eastAsia="ko-KR"/>
        </w:rPr>
        <w:t>(</w:t>
      </w:r>
      <w:r w:rsidR="00E33F4B">
        <w:rPr>
          <w:rFonts w:eastAsiaTheme="minorEastAsia"/>
          <w:lang w:eastAsia="ko-KR"/>
        </w:rPr>
        <w:t xml:space="preserve">section </w:t>
      </w:r>
      <w:r w:rsidR="00194F1E">
        <w:rPr>
          <w:rFonts w:eastAsiaTheme="minorEastAsia"/>
          <w:lang w:eastAsia="ko-KR"/>
        </w:rPr>
        <w:fldChar w:fldCharType="begin"/>
      </w:r>
      <w:r w:rsidR="008A5012">
        <w:rPr>
          <w:rFonts w:eastAsiaTheme="minorEastAsia"/>
          <w:lang w:eastAsia="ko-KR"/>
        </w:rPr>
        <w:instrText xml:space="preserve"> REF _Ref412474278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7.7</w:t>
      </w:r>
      <w:r w:rsidR="00194F1E">
        <w:rPr>
          <w:rFonts w:eastAsiaTheme="minorEastAsia"/>
          <w:lang w:eastAsia="ko-KR"/>
        </w:rPr>
        <w:fldChar w:fldCharType="end"/>
      </w:r>
      <w:r w:rsidR="008A5012">
        <w:rPr>
          <w:rFonts w:eastAsiaTheme="minorEastAsia"/>
          <w:lang w:eastAsia="ko-KR"/>
        </w:rPr>
        <w:t xml:space="preserve">) </w:t>
      </w:r>
      <w:r w:rsidR="006E01CE" w:rsidRPr="006E01CE">
        <w:rPr>
          <w:rFonts w:eastAsiaTheme="minorEastAsia"/>
          <w:lang w:eastAsia="ko-KR"/>
        </w:rPr>
        <w:t>using operations that</w:t>
      </w:r>
      <w:r w:rsidR="00D93326">
        <w:rPr>
          <w:rFonts w:eastAsiaTheme="minorEastAsia"/>
          <w:lang w:eastAsia="ko-KR"/>
        </w:rPr>
        <w:t xml:space="preserve"> adher</w:t>
      </w:r>
      <w:r w:rsidR="006E01CE">
        <w:rPr>
          <w:rFonts w:eastAsiaTheme="minorEastAsia"/>
          <w:lang w:eastAsia="ko-KR"/>
        </w:rPr>
        <w:t>e</w:t>
      </w:r>
      <w:r w:rsidR="00D93326">
        <w:rPr>
          <w:rFonts w:eastAsiaTheme="minorEastAsia"/>
          <w:lang w:eastAsia="ko-KR"/>
        </w:rPr>
        <w:t xml:space="preserve"> to </w:t>
      </w:r>
      <w:r w:rsidR="00D93326">
        <w:rPr>
          <w:rFonts w:eastAsiaTheme="minorEastAsia" w:hint="eastAsia"/>
          <w:lang w:eastAsia="ko-KR"/>
        </w:rPr>
        <w:t>R</w:t>
      </w:r>
      <w:r w:rsidR="00D93326">
        <w:rPr>
          <w:rFonts w:eastAsiaTheme="minorEastAsia"/>
          <w:lang w:eastAsia="ko-KR"/>
        </w:rPr>
        <w:t>epresentational State Transfer (R</w:t>
      </w:r>
      <w:r w:rsidR="00D93326">
        <w:rPr>
          <w:rFonts w:eastAsiaTheme="minorEastAsia" w:hint="eastAsia"/>
          <w:lang w:eastAsia="ko-KR"/>
        </w:rPr>
        <w:t>EST</w:t>
      </w:r>
      <w:r w:rsidR="00D93326">
        <w:rPr>
          <w:rFonts w:eastAsiaTheme="minorEastAsia"/>
          <w:lang w:eastAsia="ko-KR"/>
        </w:rPr>
        <w:t xml:space="preserve">) architectural </w:t>
      </w:r>
      <w:r w:rsidR="00D93326">
        <w:rPr>
          <w:rFonts w:eastAsiaTheme="minorEastAsia" w:hint="eastAsia"/>
          <w:lang w:eastAsia="ko-KR"/>
        </w:rPr>
        <w:t>style</w:t>
      </w:r>
      <w:r w:rsidR="00D93326">
        <w:rPr>
          <w:rFonts w:eastAsiaTheme="minorEastAsia"/>
          <w:lang w:eastAsia="ko-KR"/>
        </w:rPr>
        <w:t xml:space="preserve">, i.e., RESTful </w:t>
      </w:r>
      <w:r w:rsidR="00234129">
        <w:rPr>
          <w:rFonts w:eastAsiaTheme="minorEastAsia" w:hint="eastAsia"/>
          <w:lang w:eastAsia="ko-KR"/>
        </w:rPr>
        <w:t>interactions</w:t>
      </w:r>
      <w:r w:rsidR="00D93326">
        <w:rPr>
          <w:rFonts w:eastAsiaTheme="minorEastAsia" w:hint="eastAsia"/>
          <w:lang w:eastAsia="ko-KR"/>
        </w:rPr>
        <w:t xml:space="preserve">. </w:t>
      </w:r>
    </w:p>
    <w:p w14:paraId="09C3DBAB" w14:textId="77777777" w:rsidR="00D93326" w:rsidRDefault="002043C6" w:rsidP="00D93326">
      <w:pPr>
        <w:pStyle w:val="PARAGRAPH"/>
        <w:rPr>
          <w:rFonts w:eastAsiaTheme="minorEastAsia"/>
          <w:lang w:val="en-US" w:eastAsia="ko-KR"/>
        </w:rPr>
      </w:pPr>
      <w:r>
        <w:rPr>
          <w:rFonts w:eastAsiaTheme="minorEastAsia"/>
          <w:lang w:eastAsia="ko-KR"/>
        </w:rPr>
        <w:t xml:space="preserve">The </w:t>
      </w:r>
      <w:r w:rsidR="00D93326">
        <w:rPr>
          <w:rFonts w:eastAsiaTheme="minorEastAsia"/>
          <w:lang w:eastAsia="ko-KR"/>
        </w:rPr>
        <w:t>architecture</w:t>
      </w:r>
      <w:r w:rsidR="00D93326">
        <w:rPr>
          <w:rFonts w:eastAsiaTheme="minorEastAsia" w:hint="eastAsia"/>
          <w:lang w:eastAsia="ko-KR"/>
        </w:rPr>
        <w:t xml:space="preserve"> </w:t>
      </w:r>
      <w:r w:rsidR="00D93326">
        <w:rPr>
          <w:rFonts w:eastAsiaTheme="minorEastAsia"/>
          <w:lang w:eastAsia="ko-KR"/>
        </w:rPr>
        <w:t xml:space="preserve">defines the overall structure of the </w:t>
      </w:r>
      <w:r w:rsidR="000C336E">
        <w:rPr>
          <w:rFonts w:eastAsiaTheme="minorEastAsia"/>
          <w:lang w:eastAsia="ko-KR"/>
        </w:rPr>
        <w:t xml:space="preserve">Framework </w:t>
      </w:r>
      <w:r w:rsidR="00D93326">
        <w:rPr>
          <w:rFonts w:eastAsiaTheme="minorEastAsia"/>
          <w:lang w:eastAsia="ko-KR"/>
        </w:rPr>
        <w:t xml:space="preserve">as an information system and the interrelationships of the </w:t>
      </w:r>
      <w:r w:rsidR="0018161A">
        <w:rPr>
          <w:rFonts w:eastAsiaTheme="minorEastAsia"/>
          <w:lang w:eastAsia="ko-KR"/>
        </w:rPr>
        <w:t xml:space="preserve">Entities </w:t>
      </w:r>
      <w:r w:rsidR="00D93326">
        <w:rPr>
          <w:rFonts w:eastAsiaTheme="minorEastAsia"/>
          <w:lang w:eastAsia="ko-KR"/>
        </w:rPr>
        <w:t xml:space="preserve">that make up </w:t>
      </w:r>
      <w:r w:rsidR="00D40B66">
        <w:rPr>
          <w:lang w:eastAsia="ko-KR"/>
        </w:rPr>
        <w:t>OCF</w:t>
      </w:r>
      <w:r w:rsidR="00D93326">
        <w:rPr>
          <w:rFonts w:eastAsiaTheme="minorEastAsia"/>
          <w:lang w:eastAsia="ko-KR"/>
        </w:rPr>
        <w:t xml:space="preserve">. Entities are </w:t>
      </w:r>
      <w:r w:rsidR="006E01CE">
        <w:rPr>
          <w:rFonts w:eastAsiaTheme="minorEastAsia"/>
          <w:lang w:eastAsia="ko-KR"/>
        </w:rPr>
        <w:t xml:space="preserve">exposed </w:t>
      </w:r>
      <w:r w:rsidR="00D93326">
        <w:rPr>
          <w:rFonts w:eastAsiaTheme="minorEastAsia"/>
          <w:lang w:eastAsia="ko-KR"/>
        </w:rPr>
        <w:t xml:space="preserve">as Resources, with their unique identifiers (URIs) and </w:t>
      </w:r>
      <w:r w:rsidR="000C336E">
        <w:rPr>
          <w:rFonts w:eastAsiaTheme="minorEastAsia"/>
          <w:lang w:eastAsia="ko-KR"/>
        </w:rPr>
        <w:t xml:space="preserve">support </w:t>
      </w:r>
      <w:r w:rsidR="00D93326">
        <w:rPr>
          <w:rFonts w:eastAsiaTheme="minorEastAsia"/>
          <w:lang w:eastAsia="ko-KR"/>
        </w:rPr>
        <w:t xml:space="preserve">interfaces that enable RESTful </w:t>
      </w:r>
      <w:r w:rsidR="006E01CE">
        <w:rPr>
          <w:rFonts w:eastAsiaTheme="minorEastAsia"/>
          <w:lang w:eastAsia="ko-KR"/>
        </w:rPr>
        <w:t>operations on the Resources</w:t>
      </w:r>
      <w:r w:rsidR="00D93326">
        <w:rPr>
          <w:rFonts w:eastAsiaTheme="minorEastAsia"/>
          <w:lang w:eastAsia="ko-KR"/>
        </w:rPr>
        <w:t xml:space="preserve">. </w:t>
      </w:r>
      <w:r w:rsidR="006E01CE">
        <w:rPr>
          <w:rFonts w:eastAsiaTheme="minorEastAsia"/>
          <w:lang w:eastAsia="ko-KR"/>
        </w:rPr>
        <w:t xml:space="preserve">Every </w:t>
      </w:r>
      <w:r w:rsidR="00D93326">
        <w:rPr>
          <w:rFonts w:eastAsiaTheme="minorEastAsia"/>
          <w:lang w:eastAsia="ko-KR"/>
        </w:rPr>
        <w:t xml:space="preserve">RESTful </w:t>
      </w:r>
      <w:r w:rsidR="006E01CE">
        <w:rPr>
          <w:rFonts w:eastAsiaTheme="minorEastAsia"/>
          <w:lang w:eastAsia="ko-KR"/>
        </w:rPr>
        <w:t>operation</w:t>
      </w:r>
      <w:r w:rsidR="00234129">
        <w:rPr>
          <w:rFonts w:eastAsiaTheme="minorEastAsia"/>
          <w:lang w:eastAsia="ko-KR"/>
        </w:rPr>
        <w:t xml:space="preserve"> </w:t>
      </w:r>
      <w:r w:rsidR="006E01CE">
        <w:t>has an initiator of the operation (the client) and a responder to the operation (the server).</w:t>
      </w:r>
      <w:r w:rsidR="006E01CE">
        <w:rPr>
          <w:rFonts w:eastAsiaTheme="minorEastAsia"/>
          <w:lang w:eastAsia="ko-KR"/>
        </w:rPr>
        <w:t xml:space="preserve"> </w:t>
      </w:r>
      <w:r w:rsidR="0080478B" w:rsidRPr="0080478B">
        <w:rPr>
          <w:rFonts w:eastAsiaTheme="minorEastAsia"/>
          <w:lang w:eastAsia="ko-KR"/>
        </w:rPr>
        <w:t xml:space="preserve">In the Framework, the notion of the client and server is realized through </w:t>
      </w:r>
      <w:r w:rsidR="0070312E">
        <w:rPr>
          <w:rFonts w:eastAsiaTheme="minorEastAsia"/>
          <w:lang w:eastAsia="ko-KR"/>
        </w:rPr>
        <w:t>r</w:t>
      </w:r>
      <w:r w:rsidR="0080478B" w:rsidRPr="0080478B">
        <w:rPr>
          <w:rFonts w:eastAsiaTheme="minorEastAsia"/>
          <w:lang w:eastAsia="ko-KR"/>
        </w:rPr>
        <w:t>oles (</w:t>
      </w:r>
      <w:r w:rsidR="0018161A">
        <w:rPr>
          <w:rFonts w:eastAsiaTheme="minorEastAsia"/>
          <w:lang w:eastAsia="ko-KR"/>
        </w:rPr>
        <w:t>section</w:t>
      </w:r>
      <w:r w:rsidR="0080478B" w:rsidRPr="0080478B">
        <w:rPr>
          <w:rFonts w:eastAsiaTheme="minorEastAsia"/>
          <w:lang w:eastAsia="ko-KR"/>
        </w:rPr>
        <w:t xml:space="preserve"> </w:t>
      </w:r>
      <w:r w:rsidR="00194F1E">
        <w:rPr>
          <w:rFonts w:eastAsiaTheme="minorEastAsia"/>
          <w:lang w:eastAsia="ko-KR"/>
        </w:rPr>
        <w:fldChar w:fldCharType="begin"/>
      </w:r>
      <w:r w:rsidR="003076C9">
        <w:rPr>
          <w:rFonts w:eastAsiaTheme="minorEastAsia"/>
          <w:lang w:eastAsia="ko-KR"/>
        </w:rPr>
        <w:instrText xml:space="preserve"> REF _Ref409466705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5.5</w:t>
      </w:r>
      <w:r w:rsidR="00194F1E">
        <w:rPr>
          <w:rFonts w:eastAsiaTheme="minorEastAsia"/>
          <w:lang w:eastAsia="ko-KR"/>
        </w:rPr>
        <w:fldChar w:fldCharType="end"/>
      </w:r>
      <w:r w:rsidR="0080478B" w:rsidRPr="0080478B">
        <w:rPr>
          <w:rFonts w:eastAsiaTheme="minorEastAsia"/>
          <w:lang w:eastAsia="ko-KR"/>
        </w:rPr>
        <w:t>). Any Device can act as a Client and initiate a RESTful operation on any Device acting as a Server. Likewise</w:t>
      </w:r>
      <w:r w:rsidR="0018161A">
        <w:rPr>
          <w:rFonts w:eastAsiaTheme="minorEastAsia"/>
          <w:lang w:eastAsia="ko-KR"/>
        </w:rPr>
        <w:t>,</w:t>
      </w:r>
      <w:r w:rsidR="0080478B" w:rsidRPr="0080478B">
        <w:rPr>
          <w:rFonts w:eastAsiaTheme="minorEastAsia"/>
          <w:lang w:eastAsia="ko-KR"/>
        </w:rPr>
        <w:t xml:space="preserve"> any Device that exposes Entities as Resources acts as a Server. Conformant to the REST architectural style, each </w:t>
      </w:r>
      <w:r w:rsidR="003577E5">
        <w:rPr>
          <w:rFonts w:eastAsiaTheme="minorEastAsia"/>
          <w:lang w:val="en-US" w:eastAsia="ko-KR"/>
        </w:rPr>
        <w:t xml:space="preserve">RESTful </w:t>
      </w:r>
      <w:r w:rsidR="0080478B">
        <w:rPr>
          <w:rFonts w:eastAsiaTheme="minorEastAsia"/>
          <w:lang w:val="en-US" w:eastAsia="ko-KR"/>
        </w:rPr>
        <w:t xml:space="preserve">operation </w:t>
      </w:r>
      <w:r w:rsidR="003577E5">
        <w:rPr>
          <w:rFonts w:eastAsiaTheme="minorEastAsia"/>
          <w:lang w:val="en-US" w:eastAsia="ko-KR"/>
        </w:rPr>
        <w:t>contains all the information necessary to understand the context of the interaction and is driven using a small set of generic operations</w:t>
      </w:r>
      <w:r w:rsidR="00FA0F06">
        <w:rPr>
          <w:rFonts w:eastAsiaTheme="minorEastAsia"/>
          <w:lang w:val="en-US" w:eastAsia="ko-KR"/>
        </w:rPr>
        <w:t>, i.e.,</w:t>
      </w:r>
      <w:r w:rsidR="004E1478">
        <w:rPr>
          <w:rFonts w:eastAsiaTheme="minorEastAsia" w:hint="eastAsia"/>
          <w:lang w:eastAsia="ko-KR"/>
        </w:rPr>
        <w:t xml:space="preserve"> </w:t>
      </w:r>
      <w:r w:rsidR="00C2226E" w:rsidRPr="00C2226E">
        <w:rPr>
          <w:rFonts w:eastAsiaTheme="minorEastAsia"/>
          <w:lang w:val="en-US" w:eastAsia="ko-KR"/>
        </w:rPr>
        <w:t>CREATE, RETRIEVE, UPDATE, DELETE and NOTIFY</w:t>
      </w:r>
      <w:r w:rsidR="00E25D6B">
        <w:rPr>
          <w:rFonts w:eastAsiaTheme="minorEastAsia" w:hint="eastAsia"/>
          <w:lang w:val="en-US" w:eastAsia="ko-KR"/>
        </w:rPr>
        <w:t xml:space="preserve"> </w:t>
      </w:r>
      <w:r w:rsidR="003577E5">
        <w:rPr>
          <w:rFonts w:eastAsiaTheme="minorEastAsia"/>
          <w:lang w:val="en-US" w:eastAsia="ko-KR"/>
        </w:rPr>
        <w:t>(CRUDN) defined in</w:t>
      </w:r>
      <w:r w:rsidR="0018161A">
        <w:rPr>
          <w:rFonts w:eastAsiaTheme="minorEastAsia"/>
          <w:lang w:val="en-US" w:eastAsia="ko-KR"/>
        </w:rPr>
        <w:t xml:space="preserve"> section</w:t>
      </w:r>
      <w:r w:rsidR="003577E5">
        <w:rPr>
          <w:rFonts w:eastAsiaTheme="minorEastAsia"/>
          <w:lang w:val="en-US" w:eastAsia="ko-KR"/>
        </w:rPr>
        <w:t xml:space="preserve"> </w:t>
      </w:r>
      <w:r w:rsidR="00194F1E">
        <w:rPr>
          <w:rFonts w:eastAsiaTheme="minorEastAsia"/>
          <w:lang w:val="en-US" w:eastAsia="ko-KR"/>
        </w:rPr>
        <w:fldChar w:fldCharType="begin"/>
      </w:r>
      <w:r w:rsidR="003076C9">
        <w:rPr>
          <w:rFonts w:eastAsiaTheme="minorEastAsia"/>
          <w:lang w:val="en-US" w:eastAsia="ko-KR"/>
        </w:rPr>
        <w:instrText xml:space="preserve"> REF _Ref412131602 \r \h </w:instrText>
      </w:r>
      <w:r w:rsidR="00194F1E">
        <w:rPr>
          <w:rFonts w:eastAsiaTheme="minorEastAsia"/>
          <w:lang w:val="en-US" w:eastAsia="ko-KR"/>
        </w:rPr>
      </w:r>
      <w:r w:rsidR="00194F1E">
        <w:rPr>
          <w:rFonts w:eastAsiaTheme="minorEastAsia"/>
          <w:lang w:val="en-US" w:eastAsia="ko-KR"/>
        </w:rPr>
        <w:fldChar w:fldCharType="separate"/>
      </w:r>
      <w:r w:rsidR="00370B4E">
        <w:rPr>
          <w:rFonts w:eastAsiaTheme="minorEastAsia"/>
          <w:lang w:val="en-US" w:eastAsia="ko-KR"/>
        </w:rPr>
        <w:t>8</w:t>
      </w:r>
      <w:r w:rsidR="00194F1E">
        <w:rPr>
          <w:rFonts w:eastAsiaTheme="minorEastAsia"/>
          <w:lang w:val="en-US" w:eastAsia="ko-KR"/>
        </w:rPr>
        <w:fldChar w:fldCharType="end"/>
      </w:r>
      <w:r w:rsidR="00FA0F06">
        <w:rPr>
          <w:rFonts w:eastAsiaTheme="minorEastAsia"/>
          <w:lang w:val="en-US" w:eastAsia="ko-KR"/>
        </w:rPr>
        <w:t>,</w:t>
      </w:r>
      <w:r w:rsidR="0080478B">
        <w:rPr>
          <w:rFonts w:eastAsiaTheme="minorEastAsia"/>
          <w:lang w:val="en-US" w:eastAsia="ko-KR"/>
        </w:rPr>
        <w:t xml:space="preserve"> which include representations of Resources</w:t>
      </w:r>
      <w:r w:rsidR="00D93326" w:rsidRPr="00EE59EE">
        <w:rPr>
          <w:rFonts w:eastAsiaTheme="minorEastAsia"/>
          <w:lang w:val="en-US" w:eastAsia="ko-KR"/>
        </w:rPr>
        <w:t>.</w:t>
      </w:r>
    </w:p>
    <w:p w14:paraId="39CEEFC9" w14:textId="77777777" w:rsidR="0018161A" w:rsidRDefault="00194F1E" w:rsidP="00D93326">
      <w:pPr>
        <w:pStyle w:val="PARAGRAPH"/>
        <w:rPr>
          <w:rFonts w:eastAsiaTheme="minorEastAsia"/>
          <w:lang w:val="en-US" w:eastAsia="ko-KR"/>
        </w:rPr>
      </w:pPr>
      <w:r>
        <w:rPr>
          <w:rFonts w:eastAsiaTheme="minorEastAsia"/>
          <w:highlight w:val="yellow"/>
          <w:lang w:eastAsia="ko-KR"/>
        </w:rPr>
        <w:fldChar w:fldCharType="begin"/>
      </w:r>
      <w:r w:rsidR="0018161A">
        <w:rPr>
          <w:rFonts w:eastAsiaTheme="minorEastAsia"/>
          <w:highlight w:val="yellow"/>
          <w:lang w:eastAsia="ko-KR"/>
        </w:rPr>
        <w:instrText xml:space="preserve"> REF _Ref410667416 \h </w:instrText>
      </w:r>
      <w:r>
        <w:rPr>
          <w:rFonts w:eastAsiaTheme="minorEastAsia"/>
          <w:highlight w:val="yellow"/>
          <w:lang w:eastAsia="ko-KR"/>
        </w:rPr>
      </w:r>
      <w:r>
        <w:rPr>
          <w:rFonts w:eastAsiaTheme="minorEastAsia"/>
          <w:highlight w:val="yellow"/>
          <w:lang w:eastAsia="ko-KR"/>
        </w:rPr>
        <w:fldChar w:fldCharType="separate"/>
      </w:r>
      <w:r w:rsidR="00370B4E">
        <w:t xml:space="preserve">Figure </w:t>
      </w:r>
      <w:r w:rsidR="00370B4E">
        <w:rPr>
          <w:noProof/>
        </w:rPr>
        <w:t>1</w:t>
      </w:r>
      <w:r>
        <w:rPr>
          <w:rFonts w:eastAsiaTheme="minorEastAsia"/>
          <w:highlight w:val="yellow"/>
          <w:lang w:eastAsia="ko-KR"/>
        </w:rPr>
        <w:fldChar w:fldCharType="end"/>
      </w:r>
      <w:r w:rsidR="0018161A" w:rsidRPr="00216F2D">
        <w:rPr>
          <w:rFonts w:eastAsiaTheme="minorEastAsia"/>
          <w:lang w:eastAsia="ko-KR"/>
        </w:rPr>
        <w:t xml:space="preserve"> depicts </w:t>
      </w:r>
      <w:r w:rsidR="0018161A">
        <w:rPr>
          <w:rFonts w:eastAsiaTheme="minorEastAsia"/>
          <w:lang w:eastAsia="ko-KR"/>
        </w:rPr>
        <w:t>the a</w:t>
      </w:r>
      <w:r w:rsidR="0018161A" w:rsidRPr="00216F2D">
        <w:rPr>
          <w:rFonts w:eastAsiaTheme="minorEastAsia"/>
          <w:lang w:eastAsia="ko-KR"/>
        </w:rPr>
        <w:t>rchitecture</w:t>
      </w:r>
      <w:r w:rsidR="0018161A">
        <w:rPr>
          <w:rFonts w:eastAsiaTheme="minorEastAsia"/>
          <w:lang w:eastAsia="ko-KR"/>
        </w:rPr>
        <w:t>.</w:t>
      </w:r>
    </w:p>
    <w:p w14:paraId="52D1C27E" w14:textId="77777777" w:rsidR="002A3610" w:rsidRPr="008557F1" w:rsidRDefault="007C5ADF" w:rsidP="00A46B23">
      <w:pPr>
        <w:pStyle w:val="PARAGRAPH"/>
        <w:rPr>
          <w:rFonts w:eastAsiaTheme="minorEastAsia"/>
          <w:lang w:eastAsia="ko-KR"/>
        </w:rPr>
      </w:pPr>
      <w:r w:rsidRPr="00D53754">
        <w:rPr>
          <w:rFonts w:eastAsiaTheme="minorEastAsia"/>
          <w:lang w:val="en-US" w:eastAsia="ko-KR"/>
        </w:rPr>
        <w:object w:dxaOrig="15110" w:dyaOrig="8694" w14:anchorId="03290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294pt" o:ole="" filled="t" fillcolor="white [3212]">
            <v:imagedata r:id="rId56" o:title=""/>
          </v:shape>
          <o:OLEObject Type="Embed" ProgID="Visio.Drawing.11" ShapeID="_x0000_i1025" DrawAspect="Content" ObjectID="_1583185916" r:id="rId57"/>
        </w:object>
      </w:r>
    </w:p>
    <w:p w14:paraId="541F38C2" w14:textId="77777777" w:rsidR="003577E5" w:rsidRPr="000D29DB" w:rsidRDefault="003577E5" w:rsidP="00070EE8">
      <w:pPr>
        <w:pStyle w:val="FIGURE-title"/>
        <w:rPr>
          <w:rFonts w:eastAsiaTheme="minorEastAsia"/>
          <w:lang w:eastAsia="ko-KR"/>
        </w:rPr>
      </w:pPr>
      <w:bookmarkStart w:id="218" w:name="_Ref410667416"/>
      <w:bookmarkStart w:id="219" w:name="_Ref410667408"/>
      <w:bookmarkStart w:id="220" w:name="_Toc509367516"/>
      <w:r>
        <w:t xml:space="preserve">Figure </w:t>
      </w:r>
      <w:r w:rsidR="00194F1E">
        <w:fldChar w:fldCharType="begin"/>
      </w:r>
      <w:r w:rsidR="007B07C5">
        <w:instrText xml:space="preserve"> SEQ Figure \* ARABIC </w:instrText>
      </w:r>
      <w:r w:rsidR="00194F1E">
        <w:fldChar w:fldCharType="separate"/>
      </w:r>
      <w:r w:rsidR="00370B4E">
        <w:rPr>
          <w:noProof/>
        </w:rPr>
        <w:t>1</w:t>
      </w:r>
      <w:r w:rsidR="00194F1E">
        <w:rPr>
          <w:noProof/>
        </w:rPr>
        <w:fldChar w:fldCharType="end"/>
      </w:r>
      <w:bookmarkEnd w:id="218"/>
      <w:r>
        <w:t xml:space="preserve">: </w:t>
      </w:r>
      <w:r w:rsidR="0070312E">
        <w:t>A</w:t>
      </w:r>
      <w:r>
        <w:t>rchitecture - concepts</w:t>
      </w:r>
      <w:bookmarkEnd w:id="219"/>
      <w:bookmarkEnd w:id="220"/>
    </w:p>
    <w:p w14:paraId="4CD15446" w14:textId="77777777" w:rsidR="003577E5" w:rsidRDefault="003577E5" w:rsidP="00D93326">
      <w:pPr>
        <w:pStyle w:val="PARAGRAPH"/>
        <w:rPr>
          <w:rFonts w:eastAsiaTheme="minorEastAsia"/>
          <w:highlight w:val="yellow"/>
          <w:lang w:eastAsia="ko-KR"/>
        </w:rPr>
      </w:pPr>
    </w:p>
    <w:p w14:paraId="159AED8E" w14:textId="77777777" w:rsidR="006177E9" w:rsidRDefault="007229F9" w:rsidP="007229F9">
      <w:pPr>
        <w:pStyle w:val="PARAGRAPH"/>
        <w:rPr>
          <w:rFonts w:eastAsiaTheme="minorEastAsia"/>
          <w:lang w:eastAsia="ko-KR"/>
        </w:rPr>
      </w:pPr>
      <w:r w:rsidRPr="007229F9">
        <w:rPr>
          <w:rFonts w:eastAsiaTheme="minorEastAsia"/>
          <w:lang w:eastAsia="ko-KR"/>
        </w:rPr>
        <w:t xml:space="preserve">The architecture </w:t>
      </w:r>
      <w:r w:rsidR="00723D7F">
        <w:rPr>
          <w:rFonts w:eastAsiaTheme="minorEastAsia"/>
          <w:lang w:eastAsia="ko-KR"/>
        </w:rPr>
        <w:t>is</w:t>
      </w:r>
      <w:r w:rsidRPr="007229F9">
        <w:rPr>
          <w:rFonts w:eastAsiaTheme="minorEastAsia"/>
          <w:lang w:eastAsia="ko-KR"/>
        </w:rPr>
        <w:t xml:space="preserve"> organized conceptually into </w:t>
      </w:r>
      <w:r>
        <w:rPr>
          <w:rFonts w:eastAsiaTheme="minorEastAsia"/>
          <w:lang w:eastAsia="ko-KR"/>
        </w:rPr>
        <w:t>three</w:t>
      </w:r>
      <w:r w:rsidRPr="007229F9">
        <w:rPr>
          <w:rFonts w:eastAsiaTheme="minorEastAsia"/>
          <w:lang w:eastAsia="ko-KR"/>
        </w:rPr>
        <w:t xml:space="preserve"> major aspects that provide overall separation of concern</w:t>
      </w:r>
      <w:r w:rsidR="0018161A">
        <w:rPr>
          <w:rFonts w:eastAsiaTheme="minorEastAsia"/>
          <w:lang w:eastAsia="ko-KR"/>
        </w:rPr>
        <w:t>:</w:t>
      </w:r>
      <w:r w:rsidRPr="007229F9">
        <w:rPr>
          <w:rFonts w:eastAsiaTheme="minorEastAsia"/>
          <w:lang w:eastAsia="ko-KR"/>
        </w:rPr>
        <w:t xml:space="preserve"> </w:t>
      </w:r>
      <w:r>
        <w:rPr>
          <w:rFonts w:eastAsiaTheme="minorEastAsia"/>
          <w:lang w:eastAsia="ko-KR"/>
        </w:rPr>
        <w:t>r</w:t>
      </w:r>
      <w:r w:rsidRPr="007229F9">
        <w:rPr>
          <w:rFonts w:eastAsiaTheme="minorEastAsia"/>
          <w:lang w:eastAsia="ko-KR"/>
        </w:rPr>
        <w:t xml:space="preserve">esource </w:t>
      </w:r>
      <w:r>
        <w:rPr>
          <w:rFonts w:eastAsiaTheme="minorEastAsia"/>
          <w:lang w:eastAsia="ko-KR"/>
        </w:rPr>
        <w:t>m</w:t>
      </w:r>
      <w:r w:rsidRPr="007229F9">
        <w:rPr>
          <w:rFonts w:eastAsiaTheme="minorEastAsia"/>
          <w:lang w:eastAsia="ko-KR"/>
        </w:rPr>
        <w:t>odel, REST</w:t>
      </w:r>
      <w:r w:rsidR="00FA0F06">
        <w:rPr>
          <w:rFonts w:eastAsiaTheme="minorEastAsia"/>
          <w:lang w:eastAsia="ko-KR"/>
        </w:rPr>
        <w:t>ful</w:t>
      </w:r>
      <w:r w:rsidRPr="007229F9">
        <w:rPr>
          <w:rFonts w:eastAsiaTheme="minorEastAsia"/>
          <w:lang w:eastAsia="ko-KR"/>
        </w:rPr>
        <w:t xml:space="preserve"> </w:t>
      </w:r>
      <w:r w:rsidR="00D20C0A">
        <w:rPr>
          <w:rFonts w:eastAsiaTheme="minorEastAsia"/>
          <w:lang w:eastAsia="ko-KR"/>
        </w:rPr>
        <w:t>operations</w:t>
      </w:r>
      <w:r w:rsidRPr="007229F9">
        <w:rPr>
          <w:rFonts w:eastAsiaTheme="minorEastAsia"/>
          <w:lang w:eastAsia="ko-KR"/>
        </w:rPr>
        <w:t xml:space="preserve"> and </w:t>
      </w:r>
      <w:r>
        <w:rPr>
          <w:rFonts w:eastAsiaTheme="minorEastAsia"/>
          <w:lang w:eastAsia="ko-KR"/>
        </w:rPr>
        <w:t>a</w:t>
      </w:r>
      <w:r w:rsidRPr="007229F9">
        <w:rPr>
          <w:rFonts w:eastAsiaTheme="minorEastAsia"/>
          <w:lang w:eastAsia="ko-KR"/>
        </w:rPr>
        <w:t>bstractions.</w:t>
      </w:r>
    </w:p>
    <w:p w14:paraId="7398182E" w14:textId="77777777" w:rsidR="006177E9" w:rsidRDefault="00323902" w:rsidP="00874555">
      <w:pPr>
        <w:pStyle w:val="ListBullet"/>
        <w:rPr>
          <w:rFonts w:eastAsiaTheme="minorEastAsia"/>
          <w:lang w:eastAsia="ko-KR"/>
        </w:rPr>
      </w:pPr>
      <w:r>
        <w:rPr>
          <w:rFonts w:eastAsiaTheme="minorEastAsia"/>
          <w:lang w:eastAsia="ko-KR"/>
        </w:rPr>
        <w:t xml:space="preserve">Resource model: </w:t>
      </w:r>
      <w:r w:rsidR="007229F9" w:rsidRPr="007229F9">
        <w:rPr>
          <w:rFonts w:eastAsiaTheme="minorEastAsia"/>
          <w:lang w:eastAsia="ko-KR"/>
        </w:rPr>
        <w:t xml:space="preserve">The resource model provides </w:t>
      </w:r>
      <w:r w:rsidR="00754958">
        <w:rPr>
          <w:rFonts w:eastAsiaTheme="minorEastAsia"/>
          <w:lang w:eastAsia="ko-KR"/>
        </w:rPr>
        <w:t xml:space="preserve">the abstractions and concepts required to logically model, and logically operate on the application and its environment. </w:t>
      </w:r>
      <w:r w:rsidR="00C22213">
        <w:rPr>
          <w:color w:val="000000"/>
        </w:rPr>
        <w:t xml:space="preserve">The core resource </w:t>
      </w:r>
      <w:r w:rsidR="00C22213">
        <w:rPr>
          <w:color w:val="000000"/>
        </w:rPr>
        <w:lastRenderedPageBreak/>
        <w:t>model is common and agnostic to any specific application domain such as smart home, industrial or automotive</w:t>
      </w:r>
      <w:r w:rsidR="00754958">
        <w:rPr>
          <w:rFonts w:eastAsiaTheme="minorEastAsia"/>
          <w:lang w:eastAsia="ko-KR"/>
        </w:rPr>
        <w:t>.</w:t>
      </w:r>
      <w:r w:rsidR="00754958">
        <w:rPr>
          <w:rFonts w:eastAsiaTheme="minorEastAsia" w:hint="eastAsia"/>
          <w:lang w:eastAsia="ko-KR"/>
        </w:rPr>
        <w:t xml:space="preserve"> </w:t>
      </w:r>
      <w:r w:rsidR="00754958">
        <w:rPr>
          <w:rFonts w:eastAsiaTheme="minorEastAsia"/>
          <w:lang w:eastAsia="ko-KR"/>
        </w:rPr>
        <w:t>For example</w:t>
      </w:r>
      <w:r w:rsidR="00356357">
        <w:rPr>
          <w:rFonts w:eastAsiaTheme="minorEastAsia"/>
          <w:lang w:eastAsia="ko-KR"/>
        </w:rPr>
        <w:t>,</w:t>
      </w:r>
      <w:r w:rsidR="00754958">
        <w:rPr>
          <w:rFonts w:eastAsiaTheme="minorEastAsia"/>
          <w:lang w:eastAsia="ko-KR"/>
        </w:rPr>
        <w:t xml:space="preserve"> the resource model defines </w:t>
      </w:r>
      <w:r w:rsidR="00F92A24">
        <w:rPr>
          <w:rFonts w:eastAsiaTheme="minorEastAsia"/>
          <w:lang w:eastAsia="ko-KR"/>
        </w:rPr>
        <w:t xml:space="preserve">a </w:t>
      </w:r>
      <w:r w:rsidR="00754958">
        <w:rPr>
          <w:rFonts w:eastAsiaTheme="minorEastAsia"/>
          <w:lang w:eastAsia="ko-KR"/>
        </w:rPr>
        <w:t xml:space="preserve">Resource which abstracts an Entity and the representation of </w:t>
      </w:r>
      <w:r w:rsidR="00F92A24">
        <w:rPr>
          <w:rFonts w:eastAsiaTheme="minorEastAsia"/>
          <w:lang w:eastAsia="ko-KR"/>
        </w:rPr>
        <w:t xml:space="preserve">a </w:t>
      </w:r>
      <w:r w:rsidR="00754958">
        <w:rPr>
          <w:rFonts w:eastAsiaTheme="minorEastAsia"/>
          <w:lang w:eastAsia="ko-KR"/>
        </w:rPr>
        <w:t>Resource maps the Entity’s state</w:t>
      </w:r>
      <w:r w:rsidR="00754958">
        <w:rPr>
          <w:rFonts w:eastAsiaTheme="minorEastAsia" w:hint="eastAsia"/>
          <w:lang w:eastAsia="ko-KR"/>
        </w:rPr>
        <w:t xml:space="preserve">. </w:t>
      </w:r>
      <w:r w:rsidR="00754958">
        <w:rPr>
          <w:rFonts w:eastAsiaTheme="minorEastAsia"/>
          <w:lang w:eastAsia="ko-KR"/>
        </w:rPr>
        <w:t>Other resource model concepts can be used to model other aspects, for example behavio</w:t>
      </w:r>
      <w:r w:rsidR="006A7CA7">
        <w:rPr>
          <w:rFonts w:eastAsiaTheme="minorEastAsia"/>
          <w:lang w:eastAsia="ko-KR"/>
        </w:rPr>
        <w:t>u</w:t>
      </w:r>
      <w:r w:rsidR="00754958">
        <w:rPr>
          <w:rFonts w:eastAsiaTheme="minorEastAsia"/>
          <w:lang w:eastAsia="ko-KR"/>
        </w:rPr>
        <w:t>r.</w:t>
      </w:r>
    </w:p>
    <w:p w14:paraId="2CE4945F" w14:textId="77777777" w:rsidR="006177E9" w:rsidRDefault="006177E9" w:rsidP="00874555">
      <w:pPr>
        <w:pStyle w:val="ListBullet"/>
        <w:rPr>
          <w:rFonts w:eastAsiaTheme="minorEastAsia"/>
          <w:lang w:eastAsia="ko-KR"/>
        </w:rPr>
      </w:pPr>
      <w:r>
        <w:rPr>
          <w:rFonts w:eastAsiaTheme="minorEastAsia"/>
          <w:lang w:eastAsia="ko-KR"/>
        </w:rPr>
        <w:t xml:space="preserve">RESTful operations: </w:t>
      </w:r>
      <w:r w:rsidRPr="006177E9">
        <w:rPr>
          <w:rFonts w:eastAsiaTheme="minorEastAsia"/>
          <w:lang w:eastAsia="ko-KR"/>
        </w:rPr>
        <w:t xml:space="preserve">The generic CRUDN operations are defined using the RESTful paradigm to model the interactions with a Resource in a protocol </w:t>
      </w:r>
      <w:r w:rsidR="00356357">
        <w:rPr>
          <w:rFonts w:eastAsiaTheme="minorEastAsia"/>
          <w:lang w:eastAsia="ko-KR"/>
        </w:rPr>
        <w:t>and</w:t>
      </w:r>
      <w:r w:rsidR="00356357" w:rsidRPr="006177E9">
        <w:rPr>
          <w:rFonts w:eastAsiaTheme="minorEastAsia"/>
          <w:lang w:eastAsia="ko-KR"/>
        </w:rPr>
        <w:t xml:space="preserve"> </w:t>
      </w:r>
      <w:r w:rsidRPr="006177E9">
        <w:rPr>
          <w:rFonts w:eastAsiaTheme="minorEastAsia"/>
          <w:lang w:eastAsia="ko-KR"/>
        </w:rPr>
        <w:t xml:space="preserve">technology agnostic way. The specific communication or messaging protocols are part of the protocol abstraction and mapping </w:t>
      </w:r>
      <w:r w:rsidR="00356357">
        <w:rPr>
          <w:rFonts w:eastAsiaTheme="minorEastAsia"/>
          <w:lang w:eastAsia="ko-KR"/>
        </w:rPr>
        <w:t xml:space="preserve">of Resources </w:t>
      </w:r>
      <w:r w:rsidRPr="006177E9">
        <w:rPr>
          <w:rFonts w:eastAsiaTheme="minorEastAsia"/>
          <w:lang w:eastAsia="ko-KR"/>
        </w:rPr>
        <w:t xml:space="preserve">to specific protocols is provided in </w:t>
      </w:r>
      <w:r w:rsidR="00DB3A98">
        <w:rPr>
          <w:rFonts w:eastAsiaTheme="minorEastAsia" w:hint="eastAsia"/>
          <w:lang w:eastAsia="ko-KR"/>
        </w:rPr>
        <w:t xml:space="preserve">section </w:t>
      </w:r>
      <w:r w:rsidR="00DE209A">
        <w:fldChar w:fldCharType="begin"/>
      </w:r>
      <w:r w:rsidR="00DE209A">
        <w:instrText xml:space="preserve"> REF _Ref409474754 \r \h  \* MERGEFORMAT </w:instrText>
      </w:r>
      <w:r w:rsidR="00DE209A">
        <w:fldChar w:fldCharType="separate"/>
      </w:r>
      <w:r w:rsidR="00370B4E" w:rsidRPr="00370B4E">
        <w:rPr>
          <w:rFonts w:eastAsiaTheme="minorEastAsia"/>
          <w:lang w:eastAsia="ko-KR"/>
        </w:rPr>
        <w:t>11.8</w:t>
      </w:r>
      <w:r w:rsidR="00DE209A">
        <w:fldChar w:fldCharType="end"/>
      </w:r>
      <w:r>
        <w:rPr>
          <w:rFonts w:eastAsiaTheme="minorEastAsia"/>
          <w:lang w:eastAsia="ko-KR"/>
        </w:rPr>
        <w:t>.</w:t>
      </w:r>
    </w:p>
    <w:p w14:paraId="581CDD7F" w14:textId="77777777" w:rsidR="00874555" w:rsidRDefault="006177E9" w:rsidP="00874555">
      <w:pPr>
        <w:pStyle w:val="ListBullet"/>
        <w:rPr>
          <w:rFonts w:eastAsiaTheme="minorEastAsia"/>
          <w:lang w:eastAsia="ko-KR"/>
        </w:rPr>
      </w:pPr>
      <w:r>
        <w:rPr>
          <w:rFonts w:eastAsiaTheme="minorEastAsia"/>
          <w:lang w:eastAsia="ko-KR"/>
        </w:rPr>
        <w:t>Abstraction:</w:t>
      </w:r>
      <w:r w:rsidR="00874555" w:rsidRPr="00874555">
        <w:rPr>
          <w:rFonts w:eastAsiaTheme="minorEastAsia"/>
          <w:lang w:eastAsia="ko-KR"/>
        </w:rPr>
        <w:t xml:space="preserve"> </w:t>
      </w:r>
      <w:r w:rsidR="00815CEA" w:rsidRPr="00815CEA">
        <w:rPr>
          <w:rFonts w:eastAsiaTheme="minorEastAsia"/>
          <w:lang w:eastAsia="ko-KR"/>
        </w:rPr>
        <w:t xml:space="preserve"> </w:t>
      </w:r>
      <w:r w:rsidR="00815CEA">
        <w:rPr>
          <w:rFonts w:eastAsiaTheme="minorEastAsia"/>
          <w:lang w:eastAsia="ko-KR"/>
        </w:rPr>
        <w:t xml:space="preserve">The abstractions in the resource model and the RESTful operations are mapped to concrete elements using abstraction primitives. An </w:t>
      </w:r>
      <w:r w:rsidR="00356357">
        <w:rPr>
          <w:rFonts w:eastAsiaTheme="minorEastAsia"/>
          <w:lang w:eastAsia="ko-KR"/>
        </w:rPr>
        <w:t>e</w:t>
      </w:r>
      <w:r w:rsidR="00815CEA">
        <w:rPr>
          <w:rFonts w:eastAsiaTheme="minorEastAsia"/>
          <w:lang w:eastAsia="ko-KR"/>
        </w:rPr>
        <w:t xml:space="preserve">ntity </w:t>
      </w:r>
      <w:r w:rsidR="00356357">
        <w:rPr>
          <w:rFonts w:eastAsiaTheme="minorEastAsia"/>
          <w:lang w:eastAsia="ko-KR"/>
        </w:rPr>
        <w:t>h</w:t>
      </w:r>
      <w:r w:rsidR="00815CEA">
        <w:rPr>
          <w:rFonts w:eastAsiaTheme="minorEastAsia"/>
          <w:lang w:eastAsia="ko-KR"/>
        </w:rPr>
        <w:t xml:space="preserve">andler is used to map an Entity to a Resource and connectivity abstraction primitives are used to map logical RESTful operations to data connectivity protocols or technologies. Entity handlers may also be used to map </w:t>
      </w:r>
      <w:r w:rsidR="00FA0F06">
        <w:rPr>
          <w:rFonts w:eastAsiaTheme="minorEastAsia"/>
          <w:lang w:eastAsia="ko-KR"/>
        </w:rPr>
        <w:t xml:space="preserve">Resources </w:t>
      </w:r>
      <w:r w:rsidR="00815CEA">
        <w:rPr>
          <w:rFonts w:eastAsiaTheme="minorEastAsia"/>
          <w:lang w:eastAsia="ko-KR"/>
        </w:rPr>
        <w:t xml:space="preserve">to Entities that are reached over protocols that are not </w:t>
      </w:r>
      <w:r w:rsidR="00356357">
        <w:rPr>
          <w:rFonts w:eastAsiaTheme="minorEastAsia"/>
          <w:lang w:eastAsia="ko-KR"/>
        </w:rPr>
        <w:t xml:space="preserve">natively </w:t>
      </w:r>
      <w:r w:rsidR="00815CEA">
        <w:rPr>
          <w:rFonts w:eastAsiaTheme="minorEastAsia"/>
          <w:lang w:eastAsia="ko-KR"/>
        </w:rPr>
        <w:t xml:space="preserve">supported by </w:t>
      </w:r>
      <w:r w:rsidR="00D40B66">
        <w:rPr>
          <w:lang w:eastAsia="ko-KR"/>
        </w:rPr>
        <w:t>OCF</w:t>
      </w:r>
      <w:r w:rsidR="00815CEA">
        <w:rPr>
          <w:rFonts w:eastAsiaTheme="minorEastAsia"/>
          <w:lang w:eastAsia="ko-KR"/>
        </w:rPr>
        <w:t>.</w:t>
      </w:r>
      <w:r w:rsidR="00874555" w:rsidRPr="00874555">
        <w:rPr>
          <w:rFonts w:eastAsiaTheme="minorEastAsia"/>
          <w:lang w:eastAsia="ko-KR"/>
        </w:rPr>
        <w:t xml:space="preserve"> </w:t>
      </w:r>
    </w:p>
    <w:p w14:paraId="666A3AEF" w14:textId="77777777" w:rsidR="001D2F7A" w:rsidRDefault="001D2F7A" w:rsidP="008512A3">
      <w:pPr>
        <w:pStyle w:val="ListBullet"/>
        <w:numPr>
          <w:ilvl w:val="0"/>
          <w:numId w:val="0"/>
        </w:numPr>
        <w:ind w:left="340" w:hanging="340"/>
        <w:rPr>
          <w:rFonts w:eastAsiaTheme="minorEastAsia"/>
          <w:lang w:eastAsia="ko-KR"/>
        </w:rPr>
      </w:pPr>
    </w:p>
    <w:p w14:paraId="1463CEF3" w14:textId="77777777" w:rsidR="00D93326" w:rsidRDefault="0070312E" w:rsidP="00F92D1D">
      <w:pPr>
        <w:pStyle w:val="Heading2"/>
      </w:pPr>
      <w:bookmarkStart w:id="221" w:name="_Toc412304337"/>
      <w:bookmarkStart w:id="222" w:name="_Toc412304857"/>
      <w:bookmarkStart w:id="223" w:name="_Toc412314647"/>
      <w:bookmarkStart w:id="224" w:name="_Toc412642948"/>
      <w:bookmarkStart w:id="225" w:name="_Toc412656889"/>
      <w:bookmarkStart w:id="226" w:name="_Toc412657811"/>
      <w:bookmarkStart w:id="227" w:name="_Toc412733786"/>
      <w:bookmarkStart w:id="228" w:name="_Toc412304338"/>
      <w:bookmarkStart w:id="229" w:name="_Toc412304858"/>
      <w:bookmarkStart w:id="230" w:name="_Toc412314648"/>
      <w:bookmarkStart w:id="231" w:name="_Toc412642949"/>
      <w:bookmarkStart w:id="232" w:name="_Toc412656890"/>
      <w:bookmarkStart w:id="233" w:name="_Toc412657812"/>
      <w:bookmarkStart w:id="234" w:name="_Toc412733787"/>
      <w:bookmarkStart w:id="235" w:name="_Toc412304339"/>
      <w:bookmarkStart w:id="236" w:name="_Toc412304859"/>
      <w:bookmarkStart w:id="237" w:name="_Toc412314649"/>
      <w:bookmarkStart w:id="238" w:name="_Toc412642950"/>
      <w:bookmarkStart w:id="239" w:name="_Toc412656891"/>
      <w:bookmarkStart w:id="240" w:name="_Toc412657813"/>
      <w:bookmarkStart w:id="241" w:name="_Toc412733788"/>
      <w:bookmarkStart w:id="242" w:name="_Toc412304340"/>
      <w:bookmarkStart w:id="243" w:name="_Toc412304860"/>
      <w:bookmarkStart w:id="244" w:name="_Toc412314650"/>
      <w:bookmarkStart w:id="245" w:name="_Toc412642951"/>
      <w:bookmarkStart w:id="246" w:name="_Toc412656892"/>
      <w:bookmarkStart w:id="247" w:name="_Toc412657814"/>
      <w:bookmarkStart w:id="248" w:name="_Toc412733789"/>
      <w:bookmarkStart w:id="249" w:name="_Toc412304341"/>
      <w:bookmarkStart w:id="250" w:name="_Toc412304861"/>
      <w:bookmarkStart w:id="251" w:name="_Toc412314651"/>
      <w:bookmarkStart w:id="252" w:name="_Toc412642952"/>
      <w:bookmarkStart w:id="253" w:name="_Toc412656893"/>
      <w:bookmarkStart w:id="254" w:name="_Toc412657815"/>
      <w:bookmarkStart w:id="255" w:name="_Toc412733790"/>
      <w:bookmarkStart w:id="256" w:name="_Toc410852290"/>
      <w:bookmarkStart w:id="257" w:name="_Toc410852948"/>
      <w:bookmarkStart w:id="258" w:name="_Toc410853627"/>
      <w:bookmarkStart w:id="259" w:name="_Toc410854307"/>
      <w:bookmarkStart w:id="260" w:name="_Toc410854985"/>
      <w:bookmarkStart w:id="261" w:name="_Toc410855665"/>
      <w:bookmarkStart w:id="262" w:name="_Toc410852291"/>
      <w:bookmarkStart w:id="263" w:name="_Toc410852949"/>
      <w:bookmarkStart w:id="264" w:name="_Toc410853628"/>
      <w:bookmarkStart w:id="265" w:name="_Toc410854308"/>
      <w:bookmarkStart w:id="266" w:name="_Toc410854986"/>
      <w:bookmarkStart w:id="267" w:name="_Toc410855666"/>
      <w:bookmarkStart w:id="268" w:name="_Toc410852292"/>
      <w:bookmarkStart w:id="269" w:name="_Toc410852950"/>
      <w:bookmarkStart w:id="270" w:name="_Toc410853629"/>
      <w:bookmarkStart w:id="271" w:name="_Toc410854309"/>
      <w:bookmarkStart w:id="272" w:name="_Toc410854987"/>
      <w:bookmarkStart w:id="273" w:name="_Toc410855667"/>
      <w:bookmarkStart w:id="274" w:name="_Toc410852293"/>
      <w:bookmarkStart w:id="275" w:name="_Toc410852951"/>
      <w:bookmarkStart w:id="276" w:name="_Toc410853630"/>
      <w:bookmarkStart w:id="277" w:name="_Toc410854310"/>
      <w:bookmarkStart w:id="278" w:name="_Toc410854988"/>
      <w:bookmarkStart w:id="279" w:name="_Toc410855668"/>
      <w:bookmarkStart w:id="280" w:name="_Toc410852294"/>
      <w:bookmarkStart w:id="281" w:name="_Toc410852952"/>
      <w:bookmarkStart w:id="282" w:name="_Toc410853631"/>
      <w:bookmarkStart w:id="283" w:name="_Toc410854311"/>
      <w:bookmarkStart w:id="284" w:name="_Toc410854989"/>
      <w:bookmarkStart w:id="285" w:name="_Toc410855669"/>
      <w:bookmarkStart w:id="286" w:name="_Toc410852295"/>
      <w:bookmarkStart w:id="287" w:name="_Toc410852953"/>
      <w:bookmarkStart w:id="288" w:name="_Toc410853632"/>
      <w:bookmarkStart w:id="289" w:name="_Toc410854312"/>
      <w:bookmarkStart w:id="290" w:name="_Toc410854990"/>
      <w:bookmarkStart w:id="291" w:name="_Toc410855670"/>
      <w:bookmarkStart w:id="292" w:name="_Toc410852296"/>
      <w:bookmarkStart w:id="293" w:name="_Toc410852954"/>
      <w:bookmarkStart w:id="294" w:name="_Toc410853633"/>
      <w:bookmarkStart w:id="295" w:name="_Toc410854313"/>
      <w:bookmarkStart w:id="296" w:name="_Toc410854991"/>
      <w:bookmarkStart w:id="297" w:name="_Toc410855671"/>
      <w:bookmarkStart w:id="298" w:name="_Toc410852297"/>
      <w:bookmarkStart w:id="299" w:name="_Toc410852955"/>
      <w:bookmarkStart w:id="300" w:name="_Toc410853634"/>
      <w:bookmarkStart w:id="301" w:name="_Toc410854314"/>
      <w:bookmarkStart w:id="302" w:name="_Toc410854992"/>
      <w:bookmarkStart w:id="303" w:name="_Toc410855672"/>
      <w:bookmarkStart w:id="304" w:name="_Toc410852298"/>
      <w:bookmarkStart w:id="305" w:name="_Toc410852956"/>
      <w:bookmarkStart w:id="306" w:name="_Toc410853635"/>
      <w:bookmarkStart w:id="307" w:name="_Toc410854315"/>
      <w:bookmarkStart w:id="308" w:name="_Toc410854993"/>
      <w:bookmarkStart w:id="309" w:name="_Toc410855673"/>
      <w:bookmarkStart w:id="310" w:name="_Toc410852299"/>
      <w:bookmarkStart w:id="311" w:name="_Toc410852957"/>
      <w:bookmarkStart w:id="312" w:name="_Toc410853636"/>
      <w:bookmarkStart w:id="313" w:name="_Toc410854316"/>
      <w:bookmarkStart w:id="314" w:name="_Toc410854994"/>
      <w:bookmarkStart w:id="315" w:name="_Toc410855674"/>
      <w:bookmarkStart w:id="316" w:name="_Toc410852300"/>
      <w:bookmarkStart w:id="317" w:name="_Toc410852958"/>
      <w:bookmarkStart w:id="318" w:name="_Toc410853637"/>
      <w:bookmarkStart w:id="319" w:name="_Toc410854317"/>
      <w:bookmarkStart w:id="320" w:name="_Toc410854995"/>
      <w:bookmarkStart w:id="321" w:name="_Toc410855675"/>
      <w:bookmarkStart w:id="322" w:name="_Toc410852301"/>
      <w:bookmarkStart w:id="323" w:name="_Toc410852959"/>
      <w:bookmarkStart w:id="324" w:name="_Toc410853638"/>
      <w:bookmarkStart w:id="325" w:name="_Toc410854318"/>
      <w:bookmarkStart w:id="326" w:name="_Toc410854996"/>
      <w:bookmarkStart w:id="327" w:name="_Toc410855676"/>
      <w:bookmarkStart w:id="328" w:name="_Toc410852302"/>
      <w:bookmarkStart w:id="329" w:name="_Toc410852960"/>
      <w:bookmarkStart w:id="330" w:name="_Toc410853639"/>
      <w:bookmarkStart w:id="331" w:name="_Toc410854319"/>
      <w:bookmarkStart w:id="332" w:name="_Toc410854997"/>
      <w:bookmarkStart w:id="333" w:name="_Toc410855677"/>
      <w:bookmarkStart w:id="334" w:name="_Toc410852303"/>
      <w:bookmarkStart w:id="335" w:name="_Toc410852961"/>
      <w:bookmarkStart w:id="336" w:name="_Toc410853640"/>
      <w:bookmarkStart w:id="337" w:name="_Toc410854320"/>
      <w:bookmarkStart w:id="338" w:name="_Toc410854998"/>
      <w:bookmarkStart w:id="339" w:name="_Toc410855678"/>
      <w:bookmarkStart w:id="340" w:name="_Toc410852304"/>
      <w:bookmarkStart w:id="341" w:name="_Toc410852962"/>
      <w:bookmarkStart w:id="342" w:name="_Toc410853641"/>
      <w:bookmarkStart w:id="343" w:name="_Toc410854321"/>
      <w:bookmarkStart w:id="344" w:name="_Toc410854999"/>
      <w:bookmarkStart w:id="345" w:name="_Toc410855679"/>
      <w:bookmarkStart w:id="346" w:name="_Toc410852305"/>
      <w:bookmarkStart w:id="347" w:name="_Toc410852963"/>
      <w:bookmarkStart w:id="348" w:name="_Toc410853642"/>
      <w:bookmarkStart w:id="349" w:name="_Toc410854322"/>
      <w:bookmarkStart w:id="350" w:name="_Toc410855000"/>
      <w:bookmarkStart w:id="351" w:name="_Toc410855680"/>
      <w:bookmarkStart w:id="352" w:name="_Toc410852306"/>
      <w:bookmarkStart w:id="353" w:name="_Toc410852964"/>
      <w:bookmarkStart w:id="354" w:name="_Toc410853643"/>
      <w:bookmarkStart w:id="355" w:name="_Toc410854323"/>
      <w:bookmarkStart w:id="356" w:name="_Toc410855001"/>
      <w:bookmarkStart w:id="357" w:name="_Toc410855681"/>
      <w:bookmarkStart w:id="358" w:name="_Toc410852307"/>
      <w:bookmarkStart w:id="359" w:name="_Toc410852965"/>
      <w:bookmarkStart w:id="360" w:name="_Toc410853644"/>
      <w:bookmarkStart w:id="361" w:name="_Toc410854324"/>
      <w:bookmarkStart w:id="362" w:name="_Toc410855002"/>
      <w:bookmarkStart w:id="363" w:name="_Toc410855682"/>
      <w:bookmarkStart w:id="364" w:name="_Toc410852308"/>
      <w:bookmarkStart w:id="365" w:name="_Toc410852966"/>
      <w:bookmarkStart w:id="366" w:name="_Toc410853645"/>
      <w:bookmarkStart w:id="367" w:name="_Toc410854325"/>
      <w:bookmarkStart w:id="368" w:name="_Toc410855003"/>
      <w:bookmarkStart w:id="369" w:name="_Toc410855683"/>
      <w:bookmarkStart w:id="370" w:name="_Toc410852309"/>
      <w:bookmarkStart w:id="371" w:name="_Toc410852967"/>
      <w:bookmarkStart w:id="372" w:name="_Toc410853646"/>
      <w:bookmarkStart w:id="373" w:name="_Toc410854326"/>
      <w:bookmarkStart w:id="374" w:name="_Toc410855004"/>
      <w:bookmarkStart w:id="375" w:name="_Toc410855684"/>
      <w:bookmarkStart w:id="376" w:name="_Toc410852310"/>
      <w:bookmarkStart w:id="377" w:name="_Toc410852968"/>
      <w:bookmarkStart w:id="378" w:name="_Toc410853647"/>
      <w:bookmarkStart w:id="379" w:name="_Toc410854327"/>
      <w:bookmarkStart w:id="380" w:name="_Toc410855005"/>
      <w:bookmarkStart w:id="381" w:name="_Toc410855685"/>
      <w:bookmarkStart w:id="382" w:name="_Toc410852311"/>
      <w:bookmarkStart w:id="383" w:name="_Toc410852969"/>
      <w:bookmarkStart w:id="384" w:name="_Toc410853648"/>
      <w:bookmarkStart w:id="385" w:name="_Toc410854328"/>
      <w:bookmarkStart w:id="386" w:name="_Toc410855006"/>
      <w:bookmarkStart w:id="387" w:name="_Toc410855686"/>
      <w:bookmarkStart w:id="388" w:name="_Toc410852312"/>
      <w:bookmarkStart w:id="389" w:name="_Toc410852970"/>
      <w:bookmarkStart w:id="390" w:name="_Toc410853649"/>
      <w:bookmarkStart w:id="391" w:name="_Toc410854329"/>
      <w:bookmarkStart w:id="392" w:name="_Toc410855007"/>
      <w:bookmarkStart w:id="393" w:name="_Toc410855687"/>
      <w:bookmarkStart w:id="394" w:name="_Toc410852313"/>
      <w:bookmarkStart w:id="395" w:name="_Toc410852971"/>
      <w:bookmarkStart w:id="396" w:name="_Toc410853650"/>
      <w:bookmarkStart w:id="397" w:name="_Toc410854330"/>
      <w:bookmarkStart w:id="398" w:name="_Toc410855008"/>
      <w:bookmarkStart w:id="399" w:name="_Toc410855688"/>
      <w:bookmarkStart w:id="400" w:name="_Toc410852314"/>
      <w:bookmarkStart w:id="401" w:name="_Toc410852972"/>
      <w:bookmarkStart w:id="402" w:name="_Toc410853651"/>
      <w:bookmarkStart w:id="403" w:name="_Toc410854331"/>
      <w:bookmarkStart w:id="404" w:name="_Toc410855009"/>
      <w:bookmarkStart w:id="405" w:name="_Toc410855689"/>
      <w:bookmarkStart w:id="406" w:name="_Ref409466714"/>
      <w:bookmarkStart w:id="407" w:name="_Toc509367137"/>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t>F</w:t>
      </w:r>
      <w:r w:rsidR="00D93326">
        <w:rPr>
          <w:rFonts w:hint="eastAsia"/>
        </w:rPr>
        <w:t xml:space="preserve">unctional </w:t>
      </w:r>
      <w:r w:rsidR="00866229">
        <w:t>b</w:t>
      </w:r>
      <w:r w:rsidR="00D93326">
        <w:rPr>
          <w:rFonts w:hint="eastAsia"/>
        </w:rPr>
        <w:t xml:space="preserve">lock </w:t>
      </w:r>
      <w:r w:rsidR="00866229">
        <w:t>d</w:t>
      </w:r>
      <w:r w:rsidR="00D93326">
        <w:rPr>
          <w:rFonts w:hint="eastAsia"/>
        </w:rPr>
        <w:t>iagram</w:t>
      </w:r>
      <w:bookmarkEnd w:id="406"/>
      <w:bookmarkEnd w:id="407"/>
      <w:r w:rsidR="00D93326">
        <w:rPr>
          <w:rFonts w:hint="eastAsia"/>
        </w:rPr>
        <w:t xml:space="preserve"> </w:t>
      </w:r>
    </w:p>
    <w:p w14:paraId="5406F7E0" w14:textId="77777777" w:rsidR="00D93326" w:rsidRPr="00817D00" w:rsidRDefault="00D93326" w:rsidP="00D93326">
      <w:pPr>
        <w:pStyle w:val="PARAGRAPH"/>
        <w:rPr>
          <w:rFonts w:eastAsiaTheme="minorEastAsia"/>
          <w:lang w:eastAsia="ko-KR"/>
        </w:rPr>
      </w:pPr>
      <w:r>
        <w:t xml:space="preserve">The </w:t>
      </w:r>
      <w:r w:rsidR="00866229">
        <w:rPr>
          <w:rFonts w:eastAsiaTheme="minorEastAsia"/>
          <w:lang w:eastAsia="ko-KR"/>
        </w:rPr>
        <w:t>f</w:t>
      </w:r>
      <w:r w:rsidR="00866229">
        <w:rPr>
          <w:rFonts w:eastAsiaTheme="minorEastAsia" w:hint="eastAsia"/>
          <w:lang w:eastAsia="ko-KR"/>
        </w:rPr>
        <w:t xml:space="preserve">unctional </w:t>
      </w:r>
      <w:r w:rsidR="00866229">
        <w:rPr>
          <w:rFonts w:eastAsiaTheme="minorEastAsia"/>
          <w:lang w:eastAsia="ko-KR"/>
        </w:rPr>
        <w:t>b</w:t>
      </w:r>
      <w:r w:rsidR="00866229">
        <w:rPr>
          <w:rFonts w:eastAsiaTheme="minorEastAsia" w:hint="eastAsia"/>
          <w:lang w:eastAsia="ko-KR"/>
        </w:rPr>
        <w:t xml:space="preserve">lock </w:t>
      </w:r>
      <w:r w:rsidR="00866229">
        <w:rPr>
          <w:rFonts w:eastAsiaTheme="minorEastAsia"/>
          <w:lang w:eastAsia="ko-KR"/>
        </w:rPr>
        <w:t>d</w:t>
      </w:r>
      <w:r w:rsidR="00866229">
        <w:rPr>
          <w:rFonts w:eastAsiaTheme="minorEastAsia" w:hint="eastAsia"/>
          <w:lang w:eastAsia="ko-KR"/>
        </w:rPr>
        <w:t xml:space="preserve">iagram </w:t>
      </w:r>
      <w:r>
        <w:rPr>
          <w:rFonts w:eastAsiaTheme="minorEastAsia" w:hint="eastAsia"/>
          <w:lang w:eastAsia="ko-KR"/>
        </w:rPr>
        <w:t>encomp</w:t>
      </w:r>
      <w:r>
        <w:t>asses all the functionalities required for operation.</w:t>
      </w:r>
      <w:r>
        <w:rPr>
          <w:rFonts w:eastAsiaTheme="minorEastAsia" w:hint="eastAsia"/>
          <w:lang w:eastAsia="ko-KR"/>
        </w:rPr>
        <w:t xml:space="preserve"> </w:t>
      </w:r>
      <w:r>
        <w:t xml:space="preserve">These </w:t>
      </w:r>
      <w:r>
        <w:rPr>
          <w:rFonts w:eastAsiaTheme="minorEastAsia" w:hint="eastAsia"/>
          <w:lang w:eastAsia="ko-KR"/>
        </w:rPr>
        <w:t xml:space="preserve">functionalities are categorized </w:t>
      </w:r>
      <w:r w:rsidR="000379EB">
        <w:rPr>
          <w:rFonts w:eastAsiaTheme="minorEastAsia" w:hint="eastAsia"/>
          <w:lang w:eastAsia="ko-KR"/>
        </w:rPr>
        <w:t>as</w:t>
      </w:r>
      <w:r>
        <w:rPr>
          <w:rFonts w:eastAsiaTheme="minorEastAsia" w:hint="eastAsia"/>
          <w:lang w:eastAsia="ko-KR"/>
        </w:rPr>
        <w:t xml:space="preserve"> L2 </w:t>
      </w:r>
      <w:r w:rsidR="00866229">
        <w:rPr>
          <w:rFonts w:eastAsiaTheme="minorEastAsia"/>
          <w:lang w:eastAsia="ko-KR"/>
        </w:rPr>
        <w:t>c</w:t>
      </w:r>
      <w:r>
        <w:rPr>
          <w:rFonts w:eastAsiaTheme="minorEastAsia" w:hint="eastAsia"/>
          <w:lang w:eastAsia="ko-KR"/>
        </w:rPr>
        <w:t xml:space="preserve">onnectivity, </w:t>
      </w:r>
      <w:r w:rsidR="00866229">
        <w:rPr>
          <w:rFonts w:eastAsiaTheme="minorEastAsia"/>
          <w:lang w:eastAsia="ko-KR"/>
        </w:rPr>
        <w:t>n</w:t>
      </w:r>
      <w:r>
        <w:rPr>
          <w:rFonts w:eastAsiaTheme="minorEastAsia" w:hint="eastAsia"/>
          <w:lang w:eastAsia="ko-KR"/>
        </w:rPr>
        <w:t xml:space="preserve">etworking, </w:t>
      </w:r>
      <w:r w:rsidR="00866229">
        <w:rPr>
          <w:rFonts w:eastAsiaTheme="minorEastAsia"/>
          <w:lang w:eastAsia="ko-KR"/>
        </w:rPr>
        <w:t>t</w:t>
      </w:r>
      <w:r>
        <w:rPr>
          <w:rFonts w:eastAsiaTheme="minorEastAsia" w:hint="eastAsia"/>
          <w:lang w:eastAsia="ko-KR"/>
        </w:rPr>
        <w:t>ransport, Framework</w:t>
      </w:r>
      <w:r w:rsidR="0050014C">
        <w:rPr>
          <w:rFonts w:eastAsiaTheme="minorEastAsia"/>
          <w:lang w:eastAsia="ko-KR"/>
        </w:rPr>
        <w:t>,</w:t>
      </w:r>
      <w:r>
        <w:rPr>
          <w:rFonts w:eastAsiaTheme="minorEastAsia" w:hint="eastAsia"/>
          <w:lang w:eastAsia="ko-KR"/>
        </w:rPr>
        <w:t xml:space="preserve"> and </w:t>
      </w:r>
      <w:r w:rsidR="0050014C">
        <w:rPr>
          <w:rFonts w:eastAsiaTheme="minorEastAsia"/>
          <w:lang w:eastAsia="ko-KR"/>
        </w:rPr>
        <w:t>a</w:t>
      </w:r>
      <w:r w:rsidR="0050014C">
        <w:rPr>
          <w:rFonts w:eastAsiaTheme="minorEastAsia" w:hint="eastAsia"/>
          <w:lang w:eastAsia="ko-KR"/>
        </w:rPr>
        <w:t xml:space="preserve">pplication </w:t>
      </w:r>
      <w:r w:rsidR="0050014C">
        <w:rPr>
          <w:rFonts w:eastAsiaTheme="minorEastAsia"/>
          <w:lang w:eastAsia="ko-KR"/>
        </w:rPr>
        <w:t>p</w:t>
      </w:r>
      <w:r w:rsidR="0050014C">
        <w:rPr>
          <w:rFonts w:eastAsiaTheme="minorEastAsia" w:hint="eastAsia"/>
          <w:lang w:eastAsia="ko-KR"/>
        </w:rPr>
        <w:t>rofiles</w:t>
      </w:r>
      <w:r>
        <w:rPr>
          <w:rFonts w:eastAsiaTheme="minorEastAsia" w:hint="eastAsia"/>
          <w:lang w:eastAsia="ko-KR"/>
        </w:rPr>
        <w:t xml:space="preserve">. The functional </w:t>
      </w:r>
      <w:r w:rsidR="005601D7">
        <w:rPr>
          <w:rFonts w:eastAsiaTheme="minorEastAsia" w:hint="eastAsia"/>
          <w:lang w:eastAsia="ko-KR"/>
        </w:rPr>
        <w:t xml:space="preserve">blocks are depicted in </w:t>
      </w:r>
      <w:r w:rsidR="00BA06A3">
        <w:rPr>
          <w:rFonts w:eastAsiaTheme="minorEastAsia"/>
          <w:lang w:eastAsia="ko-KR"/>
        </w:rPr>
        <w:fldChar w:fldCharType="begin"/>
      </w:r>
      <w:r w:rsidR="00BA06A3">
        <w:rPr>
          <w:rFonts w:eastAsiaTheme="minorEastAsia"/>
          <w:lang w:eastAsia="ko-KR"/>
        </w:rPr>
        <w:instrText xml:space="preserve"> </w:instrText>
      </w:r>
      <w:r w:rsidR="00BA06A3">
        <w:rPr>
          <w:rFonts w:eastAsiaTheme="minorEastAsia" w:hint="eastAsia"/>
          <w:lang w:eastAsia="ko-KR"/>
        </w:rPr>
        <w:instrText>REF _Ref505354918 \h</w:instrText>
      </w:r>
      <w:r w:rsidR="00BA06A3">
        <w:rPr>
          <w:rFonts w:eastAsiaTheme="minorEastAsia"/>
          <w:lang w:eastAsia="ko-KR"/>
        </w:rPr>
        <w:instrText xml:space="preserve"> </w:instrText>
      </w:r>
      <w:r w:rsidR="00BA06A3">
        <w:rPr>
          <w:rFonts w:eastAsiaTheme="minorEastAsia"/>
          <w:lang w:eastAsia="ko-KR"/>
        </w:rPr>
      </w:r>
      <w:r w:rsidR="00BA06A3">
        <w:rPr>
          <w:rFonts w:eastAsiaTheme="minorEastAsia"/>
          <w:lang w:eastAsia="ko-KR"/>
        </w:rPr>
        <w:fldChar w:fldCharType="separate"/>
      </w:r>
      <w:r w:rsidR="00370B4E" w:rsidRPr="0050014C">
        <w:t xml:space="preserve">Figure </w:t>
      </w:r>
      <w:r w:rsidR="00370B4E">
        <w:rPr>
          <w:noProof/>
        </w:rPr>
        <w:t>2</w:t>
      </w:r>
      <w:r w:rsidR="00BA06A3">
        <w:rPr>
          <w:rFonts w:eastAsiaTheme="minorEastAsia"/>
          <w:lang w:eastAsia="ko-KR"/>
        </w:rPr>
        <w:fldChar w:fldCharType="end"/>
      </w:r>
      <w:r w:rsidR="00BA06A3">
        <w:rPr>
          <w:rFonts w:eastAsiaTheme="minorEastAsia"/>
          <w:lang w:eastAsia="ko-KR"/>
        </w:rPr>
        <w:t xml:space="preserve"> </w:t>
      </w:r>
      <w:r>
        <w:rPr>
          <w:rFonts w:eastAsiaTheme="minorEastAsia" w:hint="eastAsia"/>
          <w:lang w:eastAsia="ko-KR"/>
        </w:rPr>
        <w:t>and listed below.</w:t>
      </w:r>
    </w:p>
    <w:p w14:paraId="2A601DAD" w14:textId="77777777" w:rsidR="00BC3E82" w:rsidRPr="00BC3E82" w:rsidRDefault="00053A46" w:rsidP="002A46FD">
      <w:pPr>
        <w:pStyle w:val="PARAGRAPH"/>
        <w:rPr>
          <w:rFonts w:eastAsiaTheme="minorEastAsia"/>
          <w:lang w:val="en-US"/>
        </w:rPr>
      </w:pPr>
      <w:bookmarkStart w:id="408" w:name="_Ref409466716"/>
      <w:r>
        <w:rPr>
          <w:rFonts w:eastAsiaTheme="minorEastAsia"/>
          <w:noProof/>
          <w:lang w:val="en-US" w:eastAsia="en-US"/>
        </w:rPr>
        <mc:AlternateContent>
          <mc:Choice Requires="wpg">
            <w:drawing>
              <wp:anchor distT="0" distB="0" distL="114300" distR="114300" simplePos="0" relativeHeight="251701248" behindDoc="0" locked="0" layoutInCell="1" allowOverlap="1" wp14:anchorId="5793C3DD" wp14:editId="5ACDE83A">
                <wp:simplePos x="0" y="0"/>
                <wp:positionH relativeFrom="column">
                  <wp:posOffset>902677</wp:posOffset>
                </wp:positionH>
                <wp:positionV relativeFrom="paragraph">
                  <wp:posOffset>280377</wp:posOffset>
                </wp:positionV>
                <wp:extent cx="4143961" cy="3047365"/>
                <wp:effectExtent l="0" t="0" r="28575" b="19685"/>
                <wp:wrapTopAndBottom/>
                <wp:docPr id="120" name="Group 120"/>
                <wp:cNvGraphicFramePr/>
                <a:graphic xmlns:a="http://schemas.openxmlformats.org/drawingml/2006/main">
                  <a:graphicData uri="http://schemas.microsoft.com/office/word/2010/wordprocessingGroup">
                    <wpg:wgp>
                      <wpg:cNvGrpSpPr/>
                      <wpg:grpSpPr>
                        <a:xfrm>
                          <a:off x="0" y="0"/>
                          <a:ext cx="4143961" cy="3047365"/>
                          <a:chOff x="0" y="0"/>
                          <a:chExt cx="4143961" cy="3047365"/>
                        </a:xfrm>
                      </wpg:grpSpPr>
                      <wps:wsp>
                        <wps:cNvPr id="1" name="Rectangle 1"/>
                        <wps:cNvSpPr/>
                        <wps:spPr>
                          <a:xfrm>
                            <a:off x="3376246" y="0"/>
                            <a:ext cx="767715" cy="3047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4B0150" w14:textId="77777777" w:rsidR="00FB5756" w:rsidRPr="00BC3E82" w:rsidRDefault="00FB5756" w:rsidP="00BC3E82">
                              <w:pPr>
                                <w:jc w:val="center"/>
                                <w:rPr>
                                  <w:color w:val="0D0D0D" w:themeColor="text1" w:themeTint="F2"/>
                                </w:rPr>
                              </w:pPr>
                              <w:r w:rsidRPr="00BC3E82">
                                <w:rPr>
                                  <w:color w:val="0D0D0D" w:themeColor="text1" w:themeTint="F2"/>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3300046" cy="463061"/>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7468E" w14:textId="77777777" w:rsidR="00FB5756" w:rsidRPr="00BC3E82" w:rsidRDefault="00FB5756" w:rsidP="00BC3E82">
                              <w:pPr>
                                <w:jc w:val="center"/>
                                <w:rPr>
                                  <w:color w:val="0D0D0D" w:themeColor="text1" w:themeTint="F2"/>
                                </w:rPr>
                              </w:pPr>
                              <w:r w:rsidRPr="00BC3E82">
                                <w:rPr>
                                  <w:color w:val="0D0D0D" w:themeColor="text1" w:themeTint="F2"/>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527538"/>
                            <a:ext cx="3311183" cy="4630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C0AC94" w14:textId="77777777" w:rsidR="00FB5756" w:rsidRPr="00BC3E82" w:rsidRDefault="00FB5756" w:rsidP="00BC3E82">
                              <w:pPr>
                                <w:jc w:val="center"/>
                                <w:rPr>
                                  <w:color w:val="0D0D0D" w:themeColor="text1" w:themeTint="F2"/>
                                </w:rPr>
                              </w:pPr>
                              <w:r>
                                <w:rPr>
                                  <w:color w:val="0D0D0D" w:themeColor="text1" w:themeTint="F2"/>
                                </w:rPr>
                                <w:t>OCF Data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055077"/>
                            <a:ext cx="3300046" cy="4630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88A5B" w14:textId="77777777" w:rsidR="00FB5756" w:rsidRDefault="00FB5756" w:rsidP="00BC3E82">
                              <w:pPr>
                                <w:jc w:val="left"/>
                                <w:rPr>
                                  <w:color w:val="0D0D0D" w:themeColor="text1" w:themeTint="F2"/>
                                </w:rPr>
                              </w:pPr>
                              <w:r>
                                <w:rPr>
                                  <w:color w:val="0D0D0D" w:themeColor="text1" w:themeTint="F2"/>
                                </w:rPr>
                                <w:t xml:space="preserve">Vertical Domain </w:t>
                              </w:r>
                            </w:p>
                            <w:p w14:paraId="3E80A651" w14:textId="77777777" w:rsidR="00FB5756" w:rsidRPr="00BC3E82" w:rsidRDefault="00FB5756" w:rsidP="00BC3E82">
                              <w:pPr>
                                <w:jc w:val="left"/>
                                <w:rPr>
                                  <w:color w:val="0D0D0D" w:themeColor="text1" w:themeTint="F2"/>
                                </w:rPr>
                              </w:pPr>
                              <w:r>
                                <w:rPr>
                                  <w:color w:val="0D0D0D" w:themeColor="text1" w:themeTint="F2"/>
                                </w:rPr>
                                <w:t xml:space="preserve">Profiles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119554" y="1113692"/>
                            <a:ext cx="679450" cy="3454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BD061"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 xml:space="preserve">Smart </w:t>
                              </w:r>
                            </w:p>
                            <w:p w14:paraId="6D75DDF2"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840523" y="1113692"/>
                            <a:ext cx="679450" cy="3454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18669" w14:textId="77777777" w:rsidR="00FB5756" w:rsidRPr="00BC3E82" w:rsidRDefault="00FB5756" w:rsidP="00BC3E82">
                              <w:pPr>
                                <w:jc w:val="center"/>
                                <w:rPr>
                                  <w:color w:val="0D0D0D" w:themeColor="text1" w:themeTint="F2"/>
                                  <w:sz w:val="14"/>
                                  <w:szCs w:val="14"/>
                                </w:rPr>
                              </w:pPr>
                              <w:proofErr w:type="gramStart"/>
                              <w:r w:rsidRPr="00BC3E82">
                                <w:rPr>
                                  <w:color w:val="0D0D0D" w:themeColor="text1" w:themeTint="F2"/>
                                  <w:sz w:val="14"/>
                                  <w:szCs w:val="14"/>
                                </w:rPr>
                                <w:t>eHealth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2561492" y="1113692"/>
                            <a:ext cx="679450" cy="3454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F8FF7"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Industrial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1723" y="1588477"/>
                            <a:ext cx="3300046" cy="91440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6059A4" w14:textId="77777777" w:rsidR="00FB5756" w:rsidRPr="00BC3E82" w:rsidRDefault="00FB5756" w:rsidP="00BC3E82">
                              <w:pPr>
                                <w:jc w:val="left"/>
                                <w:rPr>
                                  <w:color w:val="0D0D0D" w:themeColor="text1" w:themeTint="F2"/>
                                </w:rPr>
                              </w:pPr>
                              <w:r>
                                <w:rPr>
                                  <w:color w:val="0D0D0D" w:themeColor="text1" w:themeTint="F2"/>
                                </w:rPr>
                                <w:t xml:space="preserve">Framework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1066800" y="1647092"/>
                            <a:ext cx="743927"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F06103" w14:textId="77777777" w:rsidR="00FB5756" w:rsidRPr="002A46FD" w:rsidRDefault="00FB5756" w:rsidP="00BC3E82">
                              <w:pPr>
                                <w:jc w:val="center"/>
                                <w:rPr>
                                  <w:color w:val="0D0D0D" w:themeColor="text1" w:themeTint="F2"/>
                                  <w:sz w:val="10"/>
                                  <w:szCs w:val="10"/>
                                </w:rPr>
                              </w:pPr>
                              <w:r>
                                <w:rPr>
                                  <w:color w:val="0D0D0D" w:themeColor="text1" w:themeTint="F2"/>
                                  <w:sz w:val="10"/>
                                  <w:szCs w:val="10"/>
                                </w:rPr>
                                <w:t>ID &amp; Addressing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unded Rectangle 234"/>
                        <wps:cNvSpPr/>
                        <wps:spPr>
                          <a:xfrm>
                            <a:off x="1852246" y="1647092"/>
                            <a:ext cx="679450"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0FEE4F"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Resource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ounded Rectangle 235"/>
                        <wps:cNvSpPr/>
                        <wps:spPr>
                          <a:xfrm>
                            <a:off x="2573215" y="1647092"/>
                            <a:ext cx="679450"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0FCF0"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CRUDN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1055077" y="2057400"/>
                            <a:ext cx="743585"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352492"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unded Rectangle 237"/>
                        <wps:cNvSpPr/>
                        <wps:spPr>
                          <a:xfrm>
                            <a:off x="1840523" y="2057400"/>
                            <a:ext cx="679450"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DA66B6"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Device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ounded Rectangle 238"/>
                        <wps:cNvSpPr/>
                        <wps:spPr>
                          <a:xfrm>
                            <a:off x="2561492" y="2057400"/>
                            <a:ext cx="679450" cy="34544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1BE4B9"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Messaging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0" y="2579077"/>
                            <a:ext cx="3311183" cy="46306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AA270" w14:textId="77777777" w:rsidR="00FB5756" w:rsidRPr="00BC3E82" w:rsidRDefault="00FB5756" w:rsidP="002A46F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58615" y="2643554"/>
                            <a:ext cx="996461" cy="31652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5790C" w14:textId="77777777" w:rsidR="00FB5756" w:rsidRPr="002A46FD" w:rsidRDefault="00FB5756" w:rsidP="002A46FD">
                              <w:pPr>
                                <w:jc w:val="center"/>
                                <w:rPr>
                                  <w:sz w:val="16"/>
                                </w:rPr>
                              </w:pPr>
                              <w:r w:rsidRPr="002A46FD">
                                <w:rPr>
                                  <w:sz w:val="16"/>
                                </w:rPr>
                                <w:t>L2 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1148861" y="2643554"/>
                            <a:ext cx="996315" cy="31623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B5CF8B" w14:textId="77777777" w:rsidR="00FB5756" w:rsidRPr="002A46FD" w:rsidRDefault="00FB5756" w:rsidP="002A46FD">
                              <w:pPr>
                                <w:jc w:val="center"/>
                                <w:rPr>
                                  <w:sz w:val="16"/>
                                </w:rPr>
                              </w:pPr>
                              <w:r>
                                <w:rPr>
                                  <w:sz w:val="16"/>
                                </w:rP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2256692" y="2649415"/>
                            <a:ext cx="996461" cy="31652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150B73" w14:textId="77777777" w:rsidR="00FB5756" w:rsidRPr="002A46FD" w:rsidRDefault="00FB5756" w:rsidP="002A46FD">
                              <w:pPr>
                                <w:jc w:val="center"/>
                                <w:rPr>
                                  <w:sz w:val="16"/>
                                </w:rPr>
                              </w:pPr>
                              <w:r>
                                <w:rPr>
                                  <w:sz w:val="16"/>
                                </w:rP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93C3DD" id="Group 120" o:spid="_x0000_s1028" style="position:absolute;left:0;text-align:left;margin-left:71.1pt;margin-top:22.1pt;width:326.3pt;height:239.95pt;z-index:251701248" coordsize="41439,30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">
                <v:rect id="Rectangle 1" o:spid="_x0000_s1029" style="position:absolute;left:33762;width:7677;height:30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DicIA&#10;AADaAAAADwAAAGRycy9kb3ducmV2LnhtbERPTWvCQBC9F/oflin01mwUKpJmlaQgSIWCaSj1NmTH&#10;JJidTbPbGP99VxA8DY/3Oel6Mp0YaXCtZQWzKAZBXFndcq2g/Nq8LEE4j6yxs0wKLuRgvXp8SDHR&#10;9sx7GgtfixDCLkEFjfd9IqWrGjLoItsTB+5oB4M+wKGWesBzCDednMfxQhpsOTQ02NN7Q9Wp+DMK&#10;vvevR8rzRSk/D9lvNiu20+7jR6nnpyl7A+Fp8nfxzb3VYT5cX7l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OJwgAAANoAAAAPAAAAAAAAAAAAAAAAAJgCAABkcnMvZG93&#10;bnJldi54bWxQSwUGAAAAAAQABAD1AAAAhwMAAAAA&#10;" filled="f" strokecolor="#1f4d78 [1604]" strokeweight="1pt">
                  <v:textbox>
                    <w:txbxContent>
                      <w:p w14:paraId="704B0150" w14:textId="77777777" w:rsidR="00FB5756" w:rsidRPr="00BC3E82" w:rsidRDefault="00FB5756" w:rsidP="00BC3E82">
                        <w:pPr>
                          <w:jc w:val="center"/>
                          <w:rPr>
                            <w:color w:val="0D0D0D" w:themeColor="text1" w:themeTint="F2"/>
                          </w:rPr>
                        </w:pPr>
                        <w:r w:rsidRPr="00BC3E82">
                          <w:rPr>
                            <w:color w:val="0D0D0D" w:themeColor="text1" w:themeTint="F2"/>
                          </w:rPr>
                          <w:t>Security</w:t>
                        </w:r>
                      </w:p>
                    </w:txbxContent>
                  </v:textbox>
                </v:rect>
                <v:rect id="Rectangle 3" o:spid="_x0000_s1030" style="position:absolute;width:33000;height: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4HsQA&#10;AADaAAAADwAAAGRycy9kb3ducmV2LnhtbESPQWvCQBSE7wX/w/IK3uqmtVWJrkEChVJPjQE9PrPP&#10;JG32bchuk/jv3ULB4zAz3zCbZDSN6KlztWUFz7MIBHFhdc2lgvzw/rQC4TyyxsYyKbiSg2Q7edhg&#10;rO3AX9RnvhQBwi5GBZX3bSylKyoy6Ga2JQ7exXYGfZBdKXWHQ4CbRr5E0UIarDksVNhSWlHxk/0a&#10;BWW+v7we9/nZpnr1uXw7Hchk30pNH8fdGoSn0d/D/+0PrWAOf1fCDZ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uB7EAAAA2gAAAA8AAAAAAAAAAAAAAAAAmAIAAGRycy9k&#10;b3ducmV2LnhtbFBLBQYAAAAABAAEAPUAAACJAwAAAAA=&#10;" fillcolor="white [3212]" strokecolor="#ed7d31 [3205]" strokeweight="1pt">
                  <v:textbox>
                    <w:txbxContent>
                      <w:p w14:paraId="70C7468E" w14:textId="77777777" w:rsidR="00FB5756" w:rsidRPr="00BC3E82" w:rsidRDefault="00FB5756" w:rsidP="00BC3E82">
                        <w:pPr>
                          <w:jc w:val="center"/>
                          <w:rPr>
                            <w:color w:val="0D0D0D" w:themeColor="text1" w:themeTint="F2"/>
                          </w:rPr>
                        </w:pPr>
                        <w:r w:rsidRPr="00BC3E82">
                          <w:rPr>
                            <w:color w:val="0D0D0D" w:themeColor="text1" w:themeTint="F2"/>
                          </w:rPr>
                          <w:t>Application(s)</w:t>
                        </w:r>
                      </w:p>
                    </w:txbxContent>
                  </v:textbox>
                </v:rect>
                <v:rect id="Rectangle 4" o:spid="_x0000_s1031" style="position:absolute;top:5275;width:33111;height: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xMQA&#10;AADaAAAADwAAAGRycy9kb3ducmV2LnhtbESPQWsCMRSE7wX/Q3hCL1KzaltkaxSxCi2e3Hrw+Lp5&#10;zS7dvCxJ1N1/bwpCj8PMfMMsVp1txIV8qB0rmIwzEMSl0zUbBcev3dMcRIjIGhvHpKCnAKvl4GGB&#10;uXZXPtCliEYkCIccFVQxtrmUoazIYhi7ljh5P85bjEl6I7XHa4LbRk6z7FVarDktVNjSpqLytzhb&#10;BduXbx/60bvn6b4vPrcnMzuujVKPw279BiJSF//D9/aHVvAMf1fSD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H8TEAAAA2gAAAA8AAAAAAAAAAAAAAAAAmAIAAGRycy9k&#10;b3ducmV2LnhtbFBLBQYAAAAABAAEAPUAAACJAwAAAAA=&#10;" fillcolor="white [3212]" strokecolor="#1f4d78 [1604]" strokeweight="1pt">
                  <v:textbox>
                    <w:txbxContent>
                      <w:p w14:paraId="6DC0AC94" w14:textId="77777777" w:rsidR="00FB5756" w:rsidRPr="00BC3E82" w:rsidRDefault="00FB5756" w:rsidP="00BC3E82">
                        <w:pPr>
                          <w:jc w:val="center"/>
                          <w:rPr>
                            <w:color w:val="0D0D0D" w:themeColor="text1" w:themeTint="F2"/>
                          </w:rPr>
                        </w:pPr>
                        <w:r>
                          <w:rPr>
                            <w:color w:val="0D0D0D" w:themeColor="text1" w:themeTint="F2"/>
                          </w:rPr>
                          <w:t>OCF Data Models</w:t>
                        </w:r>
                      </w:p>
                    </w:txbxContent>
                  </v:textbox>
                </v:rect>
                <v:rect id="Rectangle 8" o:spid="_x0000_s1032" style="position:absolute;top:10550;width:33000;height:4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QVwcEA&#10;AADaAAAADwAAAGRycy9kb3ducmV2LnhtbERPz2vCMBS+D/Y/hDfwMjSdsjFqU5GpoOy0zoPHZ/OW&#10;ljUvJYna/vfmMNjx4/tdrAbbiSv50DpW8DLLQBDXTrdsFBy/d9N3ECEia+wck4KRAqzKx4cCc+1u&#10;/EXXKhqRQjjkqKCJsc+lDHVDFsPM9cSJ+3HeYkzQG6k93lK47eQ8y96kxZZTQ4M9fTRU/1YXq2D7&#10;evZhfN54nn+O1WF7Movj2ig1eRrWSxCRhvgv/nPvtYK0NV1JN0C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FcHBAAAA2gAAAA8AAAAAAAAAAAAAAAAAmAIAAGRycy9kb3du&#10;cmV2LnhtbFBLBQYAAAAABAAEAPUAAACGAwAAAAA=&#10;" fillcolor="white [3212]" strokecolor="#1f4d78 [1604]" strokeweight="1pt">
                  <v:textbox>
                    <w:txbxContent>
                      <w:p w14:paraId="6E188A5B" w14:textId="77777777" w:rsidR="00FB5756" w:rsidRDefault="00FB5756" w:rsidP="00BC3E82">
                        <w:pPr>
                          <w:jc w:val="left"/>
                          <w:rPr>
                            <w:color w:val="0D0D0D" w:themeColor="text1" w:themeTint="F2"/>
                          </w:rPr>
                        </w:pPr>
                        <w:r>
                          <w:rPr>
                            <w:color w:val="0D0D0D" w:themeColor="text1" w:themeTint="F2"/>
                          </w:rPr>
                          <w:t xml:space="preserve">Vertical Domain </w:t>
                        </w:r>
                      </w:p>
                      <w:p w14:paraId="3E80A651" w14:textId="77777777" w:rsidR="00FB5756" w:rsidRPr="00BC3E82" w:rsidRDefault="00FB5756" w:rsidP="00BC3E82">
                        <w:pPr>
                          <w:jc w:val="left"/>
                          <w:rPr>
                            <w:color w:val="0D0D0D" w:themeColor="text1" w:themeTint="F2"/>
                          </w:rPr>
                        </w:pPr>
                        <w:r>
                          <w:rPr>
                            <w:color w:val="0D0D0D" w:themeColor="text1" w:themeTint="F2"/>
                          </w:rPr>
                          <w:t xml:space="preserve">Profiles </w:t>
                        </w:r>
                      </w:p>
                    </w:txbxContent>
                  </v:textbox>
                </v:rect>
                <v:roundrect id="Rounded Rectangle 9" o:spid="_x0000_s1033" style="position:absolute;left:11195;top:11136;width:6795;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weL8A&#10;AADaAAAADwAAAGRycy9kb3ducmV2LnhtbESP2wrCMBBE3wX/Iazgm6ZeEK1G8YIi+OLtA5ZmbYvN&#10;pjRR698bQfBxmJkzzGxRm0I8qXK5ZQW9bgSCOLE651TB9bLtjEE4j6yxsEwK3uRgMW82Zhhr++IT&#10;Pc8+FQHCLkYFmfdlLKVLMjLourYkDt7NVgZ9kFUqdYWvADeF7EfRSBrMOSxkWNI6o+R+fhgFx/2q&#10;NxwkW73J69HgujusSh6elGq36uUUhKfa/8O/9l4rmMD3Srg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J3B4vwAAANoAAAAPAAAAAAAAAAAAAAAAAJgCAABkcnMvZG93bnJl&#10;di54bWxQSwUGAAAAAAQABAD1AAAAhAMAAAAA&#10;" filled="f" strokecolor="red" strokeweight="1pt">
                  <v:stroke joinstyle="miter"/>
                  <v:textbox>
                    <w:txbxContent>
                      <w:p w14:paraId="0EFBD061"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 xml:space="preserve">Smart </w:t>
                        </w:r>
                      </w:p>
                      <w:p w14:paraId="6D75DDF2"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Home</w:t>
                        </w:r>
                      </w:p>
                    </w:txbxContent>
                  </v:textbox>
                </v:roundrect>
                <v:roundrect id="Rounded Rectangle 10" o:spid="_x0000_s1034" style="position:absolute;left:18405;top:11136;width:6794;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hE8IA&#10;AADbAAAADwAAAGRycy9kb3ducmV2LnhtbESPS6vCQAyF9xf8D0MEd9epD0Sqo/hAEdz4+gGhE9ti&#10;J1M6o9Z/bxYX7i7hnJzzZb5sXaVe1ITSs4FBPwFFnHlbcm7gdt39TkGFiGyx8kwGPhRguej8zDG1&#10;/s1nel1iriSEQ4oGihjrVOuQFeQw9H1NLNrdNw6jrE2ubYNvCXeVHibJRDssWRoKrGlTUPa4PJ2B&#10;02E9GI+ynd2W7WR02x/XNY/PxvS67WoGKlIb/81/1wcr+EIvv8gAev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iCETwgAAANsAAAAPAAAAAAAAAAAAAAAAAJgCAABkcnMvZG93&#10;bnJldi54bWxQSwUGAAAAAAQABAD1AAAAhwMAAAAA&#10;" filled="f" strokecolor="red" strokeweight="1pt">
                  <v:stroke joinstyle="miter"/>
                  <v:textbox>
                    <w:txbxContent>
                      <w:p w14:paraId="22418669" w14:textId="77777777" w:rsidR="00FB5756" w:rsidRPr="00BC3E82" w:rsidRDefault="00FB5756" w:rsidP="00BC3E82">
                        <w:pPr>
                          <w:jc w:val="center"/>
                          <w:rPr>
                            <w:color w:val="0D0D0D" w:themeColor="text1" w:themeTint="F2"/>
                            <w:sz w:val="14"/>
                            <w:szCs w:val="14"/>
                          </w:rPr>
                        </w:pPr>
                        <w:proofErr w:type="gramStart"/>
                        <w:r w:rsidRPr="00BC3E82">
                          <w:rPr>
                            <w:color w:val="0D0D0D" w:themeColor="text1" w:themeTint="F2"/>
                            <w:sz w:val="14"/>
                            <w:szCs w:val="14"/>
                          </w:rPr>
                          <w:t>eHealth</w:t>
                        </w:r>
                        <w:proofErr w:type="gramEnd"/>
                      </w:p>
                    </w:txbxContent>
                  </v:textbox>
                </v:roundrect>
                <v:roundrect id="Rounded Rectangle 11" o:spid="_x0000_s1035" style="position:absolute;left:25614;top:11136;width:6795;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EiL0A&#10;AADbAAAADwAAAGRycy9kb3ducmV2LnhtbERPSwrCMBDdC94hjOBO06qIVKP4QRHc+DvA0IxtsZmU&#10;Jmq9vREEd/N435ktGlOKJ9WusKwg7kcgiFOrC84UXC/b3gSE88gaS8uk4E0OFvN2a4aJti8+0fPs&#10;MxFC2CWoIPe+SqR0aU4GXd9WxIG72dqgD7DOpK7xFcJNKQdRNJYGCw4NOVa0zim9nx9GwXG/ikfD&#10;dKs3RTMeXneHVcW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SEiL0AAADbAAAADwAAAAAAAAAAAAAAAACYAgAAZHJzL2Rvd25yZXYu&#10;eG1sUEsFBgAAAAAEAAQA9QAAAIIDAAAAAA==&#10;" filled="f" strokecolor="red" strokeweight="1pt">
                  <v:stroke joinstyle="miter"/>
                  <v:textbox>
                    <w:txbxContent>
                      <w:p w14:paraId="71BF8FF7" w14:textId="77777777" w:rsidR="00FB5756" w:rsidRPr="00BC3E82" w:rsidRDefault="00FB5756" w:rsidP="00BC3E82">
                        <w:pPr>
                          <w:jc w:val="center"/>
                          <w:rPr>
                            <w:color w:val="0D0D0D" w:themeColor="text1" w:themeTint="F2"/>
                            <w:sz w:val="14"/>
                            <w:szCs w:val="14"/>
                          </w:rPr>
                        </w:pPr>
                        <w:r w:rsidRPr="00BC3E82">
                          <w:rPr>
                            <w:color w:val="0D0D0D" w:themeColor="text1" w:themeTint="F2"/>
                            <w:sz w:val="14"/>
                            <w:szCs w:val="14"/>
                          </w:rPr>
                          <w:t>Industrial</w:t>
                        </w:r>
                      </w:p>
                    </w:txbxContent>
                  </v:textbox>
                </v:roundrect>
                <v:rect id="Rectangle 31" o:spid="_x0000_s1036" style="position:absolute;left:117;top:15884;width:3300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Xe8UA&#10;AADbAAAADwAAAGRycy9kb3ducmV2LnhtbESPQWsCMRSE74X+h/AKvXWzW6WU1SilUBBRQS2It8fm&#10;uVndvMRNquu/bwoFj8PMfMOMp71txYW60DhWUGQ5COLK6YZrBd/br5d3ECEia2wdk4IbBZhOHh/G&#10;WGp35TVdNrEWCcKhRAUmRl9KGSpDFkPmPHHyDq6zGJPsaqk7vCa4beVrnr9Jiw2nBYOePg1Vp82P&#10;VbBamSoMl+v9YjffN+eiPfraH5V6fuo/RiAi9fEe/m/PtIJBAX9f0g+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dd7xQAAANsAAAAPAAAAAAAAAAAAAAAAAJgCAABkcnMv&#10;ZG93bnJldi54bWxQSwUGAAAAAAQABAD1AAAAigMAAAAA&#10;" fillcolor="#a8d08d [1945]" strokecolor="#1f4d78 [1604]" strokeweight="1pt">
                  <v:textbox>
                    <w:txbxContent>
                      <w:p w14:paraId="566059A4" w14:textId="77777777" w:rsidR="00FB5756" w:rsidRPr="00BC3E82" w:rsidRDefault="00FB5756" w:rsidP="00BC3E82">
                        <w:pPr>
                          <w:jc w:val="left"/>
                          <w:rPr>
                            <w:color w:val="0D0D0D" w:themeColor="text1" w:themeTint="F2"/>
                          </w:rPr>
                        </w:pPr>
                        <w:r>
                          <w:rPr>
                            <w:color w:val="0D0D0D" w:themeColor="text1" w:themeTint="F2"/>
                          </w:rPr>
                          <w:t xml:space="preserve">Framework </w:t>
                        </w:r>
                      </w:p>
                    </w:txbxContent>
                  </v:textbox>
                </v:rect>
                <v:roundrect id="Rounded Rectangle 233" o:spid="_x0000_s1037" style="position:absolute;left:10668;top:16470;width:7439;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ydsYA&#10;AADcAAAADwAAAGRycy9kb3ducmV2LnhtbESPQWvCQBSE70L/w/IK3nTTKNKmriJiQNuDmLbQ42v2&#10;mQ3Nvg3ZVdN/3xUEj8PMfMPMl71txJk6XztW8DROQBCXTtdcKfj8yEfPIHxA1tg4JgV/5GG5eBjM&#10;MdPuwgc6F6ESEcI+QwUmhDaT0peGLPqxa4mjd3SdxRBlV0nd4SXCbSPTJJlJizXHBYMtrQ2Vv8XJ&#10;KqjXb9OX/Pu46fNk80Xp7gf35l2p4WO/egURqA/38K291QrSyQS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ydsYAAADcAAAADwAAAAAAAAAAAAAAAACYAgAAZHJz&#10;L2Rvd25yZXYueG1sUEsFBgAAAAAEAAQA9QAAAIsDAAAAAA==&#10;" fillcolor="#f2f2f2 [3052]" strokecolor="#1f4d78 [1604]" strokeweight="1pt">
                  <v:stroke joinstyle="miter"/>
                  <v:textbox>
                    <w:txbxContent>
                      <w:p w14:paraId="61F06103" w14:textId="77777777" w:rsidR="00FB5756" w:rsidRPr="002A46FD" w:rsidRDefault="00FB5756" w:rsidP="00BC3E82">
                        <w:pPr>
                          <w:jc w:val="center"/>
                          <w:rPr>
                            <w:color w:val="0D0D0D" w:themeColor="text1" w:themeTint="F2"/>
                            <w:sz w:val="10"/>
                            <w:szCs w:val="10"/>
                          </w:rPr>
                        </w:pPr>
                        <w:r>
                          <w:rPr>
                            <w:color w:val="0D0D0D" w:themeColor="text1" w:themeTint="F2"/>
                            <w:sz w:val="10"/>
                            <w:szCs w:val="10"/>
                          </w:rPr>
                          <w:t>ID &amp; Addressing</w:t>
                        </w:r>
                      </w:p>
                    </w:txbxContent>
                  </v:textbox>
                </v:roundrect>
                <v:roundrect id="Rounded Rectangle 234" o:spid="_x0000_s1038" style="position:absolute;left:18522;top:16470;width:6794;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qAsYA&#10;AADcAAAADwAAAGRycy9kb3ducmV2LnhtbESPT2vCQBTE74V+h+UVvOmmUUpNXUXEgH8OpVbB42v2&#10;mQ3Nvg3ZVeO3dwtCj8PM/IaZzDpbiwu1vnKs4HWQgCAunK64VLD/zvvvIHxA1lg7JgU38jCbPj9N&#10;MNPuyl902YVSRAj7DBWYEJpMSl8YsugHriGO3sm1FkOUbSl1i9cIt7VMk+RNWqw4LhhsaGGo+N2d&#10;rYJqsRmN8+Np2eXJ8kDp+gc/zVap3ks3/wARqAv/4Ud7pRWkwxH8nY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pqAsYAAADcAAAADwAAAAAAAAAAAAAAAACYAgAAZHJz&#10;L2Rvd25yZXYueG1sUEsFBgAAAAAEAAQA9QAAAIsDAAAAAA==&#10;" fillcolor="#f2f2f2 [3052]" strokecolor="#1f4d78 [1604]" strokeweight="1pt">
                  <v:stroke joinstyle="miter"/>
                  <v:textbox>
                    <w:txbxContent>
                      <w:p w14:paraId="290FEE4F"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Resource model</w:t>
                        </w:r>
                      </w:p>
                    </w:txbxContent>
                  </v:textbox>
                </v:roundrect>
                <v:roundrect id="Rounded Rectangle 235" o:spid="_x0000_s1039" style="position:absolute;left:25732;top:16470;width:6794;height:3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PmcYA&#10;AADcAAAADwAAAGRycy9kb3ducmV2LnhtbESPQWvCQBSE74X+h+UJ3urGaIumriJiQO2hVC30+Jp9&#10;ZkOzb0N21fjv3UKhx2FmvmFmi87W4kKtrxwrGA4SEMSF0xWXCo6H/GkCwgdkjbVjUnAjD4v548MM&#10;M+2u/EGXfShFhLDPUIEJocmk9IUhi37gGuLonVxrMUTZllK3eI1wW8s0SV6kxYrjgsGGVoaKn/3Z&#10;KqhWu/E0/zqtuzxZf1K6/cZ386ZUv9ctX0EE6sJ/+K+90QrS0TP8no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bPmcYAAADcAAAADwAAAAAAAAAAAAAAAACYAgAAZHJz&#10;L2Rvd25yZXYueG1sUEsFBgAAAAAEAAQA9QAAAIsDAAAAAA==&#10;" fillcolor="#f2f2f2 [3052]" strokecolor="#1f4d78 [1604]" strokeweight="1pt">
                  <v:stroke joinstyle="miter"/>
                  <v:textbox>
                    <w:txbxContent>
                      <w:p w14:paraId="2E20FCF0"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CRUDN</w:t>
                        </w:r>
                      </w:p>
                    </w:txbxContent>
                  </v:textbox>
                </v:roundrect>
                <v:roundrect id="Rounded Rectangle 236" o:spid="_x0000_s1040" style="position:absolute;left:10550;top:20574;width:7436;height:3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R7sYA&#10;AADcAAAADwAAAGRycy9kb3ducmV2LnhtbESPQWvCQBSE70L/w/IK3nTTKNKmriJioK0HMW2hx9fs&#10;MxuafRuyq8Z/3xUEj8PMfMPMl71txIk6XztW8DROQBCXTtdcKfj6zEfPIHxA1tg4JgUX8rBcPAzm&#10;mGl35j2dilCJCGGfoQITQptJ6UtDFv3YtcTRO7jOYoiyq6Tu8BzhtpFpksykxZrjgsGW1obKv+Jo&#10;FdTrj+lL/nPY9Hmy+ab0/Rd3ZqvU8LFfvYII1Id7+NZ+0wrSyQy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RR7sYAAADcAAAADwAAAAAAAAAAAAAAAACYAgAAZHJz&#10;L2Rvd25yZXYueG1sUEsFBgAAAAAEAAQA9QAAAIsDAAAAAA==&#10;" fillcolor="#f2f2f2 [3052]" strokecolor="#1f4d78 [1604]" strokeweight="1pt">
                  <v:stroke joinstyle="miter"/>
                  <v:textbox>
                    <w:txbxContent>
                      <w:p w14:paraId="4E352492"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Discovery</w:t>
                        </w:r>
                      </w:p>
                    </w:txbxContent>
                  </v:textbox>
                </v:roundrect>
                <v:roundrect id="Rounded Rectangle 237" o:spid="_x0000_s1041" style="position:absolute;left:18405;top:20574;width:6794;height:3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0dcYA&#10;AADcAAAADwAAAGRycy9kb3ducmV2LnhtbESPQWvCQBSE74X+h+UJ3urGKK2mriJiQO2hVC30+Jp9&#10;ZkOzb0N21fjv3UKhx2FmvmFmi87W4kKtrxwrGA4SEMSF0xWXCo6H/GkCwgdkjbVjUnAjD4v548MM&#10;M+2u/EGXfShFhLDPUIEJocmk9IUhi37gGuLonVxrMUTZllK3eI1wW8s0SZ6lxYrjgsGGVoaKn/3Z&#10;KqhWu/E0/zqtuzxZf1K6/cZ386ZUv9ctX0EE6sJ/+K+90QrS0Qv8no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j0dcYAAADcAAAADwAAAAAAAAAAAAAAAACYAgAAZHJz&#10;L2Rvd25yZXYueG1sUEsFBgAAAAAEAAQA9QAAAIsDAAAAAA==&#10;" fillcolor="#f2f2f2 [3052]" strokecolor="#1f4d78 [1604]" strokeweight="1pt">
                  <v:stroke joinstyle="miter"/>
                  <v:textbox>
                    <w:txbxContent>
                      <w:p w14:paraId="1FDA66B6"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Device management</w:t>
                        </w:r>
                      </w:p>
                    </w:txbxContent>
                  </v:textbox>
                </v:roundrect>
                <v:roundrect id="Rounded Rectangle 238" o:spid="_x0000_s1042" style="position:absolute;left:25614;top:20574;width:6795;height:3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dgB8IA&#10;AADcAAAADwAAAGRycy9kb3ducmV2LnhtbERPy2rCQBTdF/oPwy10VyeNIpo6iogBHwvxBS5vM9dM&#10;aOZOyEw1/r2zKHR5OO/JrLO1uFHrK8cKPnsJCOLC6YpLBadj/jEC4QOyxtoxKXiQh9n09WWCmXZ3&#10;3tPtEEoRQ9hnqMCE0GRS+sKQRd9zDXHkrq61GCJsS6lbvMdwW8s0SYbSYsWxwWBDC0PFz+HXKqgW&#10;m8E4v1yXXZ4sz5Suv3Fntkq9v3XzLxCBuvAv/nOvtIK0H9fG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2AHwgAAANwAAAAPAAAAAAAAAAAAAAAAAJgCAABkcnMvZG93&#10;bnJldi54bWxQSwUGAAAAAAQABAD1AAAAhwMAAAAA&#10;" fillcolor="#f2f2f2 [3052]" strokecolor="#1f4d78 [1604]" strokeweight="1pt">
                  <v:stroke joinstyle="miter"/>
                  <v:textbox>
                    <w:txbxContent>
                      <w:p w14:paraId="441BE4B9" w14:textId="77777777" w:rsidR="00FB5756" w:rsidRPr="002A46FD" w:rsidRDefault="00FB5756" w:rsidP="00BC3E82">
                        <w:pPr>
                          <w:jc w:val="center"/>
                          <w:rPr>
                            <w:color w:val="0D0D0D" w:themeColor="text1" w:themeTint="F2"/>
                            <w:sz w:val="10"/>
                            <w:szCs w:val="10"/>
                          </w:rPr>
                        </w:pPr>
                        <w:r w:rsidRPr="002A46FD">
                          <w:rPr>
                            <w:color w:val="0D0D0D" w:themeColor="text1" w:themeTint="F2"/>
                            <w:sz w:val="10"/>
                            <w:szCs w:val="10"/>
                          </w:rPr>
                          <w:t>Messaging</w:t>
                        </w:r>
                      </w:p>
                    </w:txbxContent>
                  </v:textbox>
                </v:roundrect>
                <v:rect id="Rectangle 239" o:spid="_x0000_s1043" style="position:absolute;top:25790;width:33111;height:4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z5MUA&#10;AADcAAAADwAAAGRycy9kb3ducmV2LnhtbESPQWvCQBSE70L/w/IKvemmEbRGVxGx4sWiUTw/ss8k&#10;mH2bZleT9te7BaHHYWa+YWaLzlTiTo0rLSt4H0QgiDOrS84VnI6f/Q8QziNrrCyTgh9ysJi/9GaY&#10;aNvyge6pz0WAsEtQQeF9nUjpsoIMuoGtiYN3sY1BH2STS91gG+CmknEUjaTBksNCgTWtCsqu6c0o&#10;2Llu/LU8rze/6/1h6FffsT63sVJvr91yCsJT5//Dz/ZWK4iHE/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nPkxQAAANwAAAAPAAAAAAAAAAAAAAAAAJgCAABkcnMv&#10;ZG93bnJldi54bWxQSwUGAAAAAAQABAD1AAAAigMAAAAA&#10;" filled="f" strokecolor="#7030a0" strokeweight="1pt">
                  <v:textbox>
                    <w:txbxContent>
                      <w:p w14:paraId="2C6AA270" w14:textId="77777777" w:rsidR="00FB5756" w:rsidRPr="00BC3E82" w:rsidRDefault="00FB5756" w:rsidP="002A46FD">
                        <w:pPr>
                          <w:jc w:val="center"/>
                          <w:rPr>
                            <w:color w:val="0D0D0D" w:themeColor="text1" w:themeTint="F2"/>
                          </w:rPr>
                        </w:pPr>
                      </w:p>
                    </w:txbxContent>
                  </v:textbox>
                </v:rect>
                <v:rect id="Rectangle 240" o:spid="_x0000_s1044" style="position:absolute;left:586;top:26435;width:9964;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jusAA&#10;AADcAAAADwAAAGRycy9kb3ducmV2LnhtbERPz2vCMBS+C/sfwhO82cQqslWjDGFsHnVSdnw0z7bY&#10;vJQmtt1/bw6Cx4/v93Y/2kb01PnasYZFokAQF87UXGq4/H7N30H4gGywcUwa/snDfvc22WJm3MAn&#10;6s+hFDGEfYYaqhDaTEpfVGTRJ64ljtzVdRZDhF0pTYdDDLeNTJVaS4s1x4YKWzpUVNzOd6vhGJRz&#10;yvQfrS8W9fEvX5aX/Fvr2XT83IAINIaX+On+MRrSVZwfz8QjIH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TjusAAAADcAAAADwAAAAAAAAAAAAAAAACYAgAAZHJzL2Rvd25y&#10;ZXYueG1sUEsFBgAAAAAEAAQA9QAAAIUDAAAAAA==&#10;" fillcolor="#7030a0" strokecolor="#1f4d78 [1604]" strokeweight="1pt">
                  <v:textbox>
                    <w:txbxContent>
                      <w:p w14:paraId="4F75790C" w14:textId="77777777" w:rsidR="00FB5756" w:rsidRPr="002A46FD" w:rsidRDefault="00FB5756" w:rsidP="002A46FD">
                        <w:pPr>
                          <w:jc w:val="center"/>
                          <w:rPr>
                            <w:sz w:val="16"/>
                          </w:rPr>
                        </w:pPr>
                        <w:r w:rsidRPr="002A46FD">
                          <w:rPr>
                            <w:sz w:val="16"/>
                          </w:rPr>
                          <w:t>L2 Connectivity</w:t>
                        </w:r>
                      </w:p>
                    </w:txbxContent>
                  </v:textbox>
                </v:rect>
                <v:rect id="Rectangle 241" o:spid="_x0000_s1045" style="position:absolute;left:11488;top:26435;width:9963;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hGIcMA&#10;AADcAAAADwAAAGRycy9kb3ducmV2LnhtbESPQWvCQBSE74L/YXlCb2Y3VkqNriJCaXOsSujxkX0m&#10;wezbkN0m6b/vCoUeh5n5htkdJtuKgXrfONaQJgoEcelMw5WG6+Vt+QrCB2SDrWPS8EMeDvv5bIeZ&#10;cSN/0nAOlYgQ9hlqqEPoMil9WZNFn7iOOHo311sMUfaVND2OEW5buVLqRVpsOC7U2NGppvJ+/rYa&#10;8qCcU2bYdL5Mm/yreK6uxbvWT4vpuAURaAr/4b/2h9GwWqfwO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hGIcMAAADcAAAADwAAAAAAAAAAAAAAAACYAgAAZHJzL2Rv&#10;d25yZXYueG1sUEsFBgAAAAAEAAQA9QAAAIgDAAAAAA==&#10;" fillcolor="#7030a0" strokecolor="#1f4d78 [1604]" strokeweight="1pt">
                  <v:textbox>
                    <w:txbxContent>
                      <w:p w14:paraId="7FB5CF8B" w14:textId="77777777" w:rsidR="00FB5756" w:rsidRPr="002A46FD" w:rsidRDefault="00FB5756" w:rsidP="002A46FD">
                        <w:pPr>
                          <w:jc w:val="center"/>
                          <w:rPr>
                            <w:sz w:val="16"/>
                          </w:rPr>
                        </w:pPr>
                        <w:r>
                          <w:rPr>
                            <w:sz w:val="16"/>
                          </w:rPr>
                          <w:t>Networking</w:t>
                        </w:r>
                      </w:p>
                    </w:txbxContent>
                  </v:textbox>
                </v:rect>
                <v:rect id="Rectangle 242" o:spid="_x0000_s1046" style="position:absolute;left:22566;top:26494;width:9965;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rYVsMA&#10;AADcAAAADwAAAGRycy9kb3ducmV2LnhtbESPQWvCQBSE74L/YXlCb7qbVIpG11AKpc2xKuLxkX0m&#10;wezbkN0m6b/vCoUeh5n5htnnk23FQL1vHGtIVgoEcelMw5WG8+l9uQHhA7LB1jFp+CEP+WE+22Nm&#10;3MhfNBxDJSKEfYYa6hC6TEpf1mTRr1xHHL2b6y2GKPtKmh7HCLetTJV6kRYbjgs1dvRWU3k/flsN&#10;RVDOKTNsO18mTXG9PFfny4fWT4vpdQci0BT+w3/tT6MhXafwOBOP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rYVsMAAADcAAAADwAAAAAAAAAAAAAAAACYAgAAZHJzL2Rv&#10;d25yZXYueG1sUEsFBgAAAAAEAAQA9QAAAIgDAAAAAA==&#10;" fillcolor="#7030a0" strokecolor="#1f4d78 [1604]" strokeweight="1pt">
                  <v:textbox>
                    <w:txbxContent>
                      <w:p w14:paraId="6A150B73" w14:textId="77777777" w:rsidR="00FB5756" w:rsidRPr="002A46FD" w:rsidRDefault="00FB5756" w:rsidP="002A46FD">
                        <w:pPr>
                          <w:jc w:val="center"/>
                          <w:rPr>
                            <w:sz w:val="16"/>
                          </w:rPr>
                        </w:pPr>
                        <w:r>
                          <w:rPr>
                            <w:sz w:val="16"/>
                          </w:rPr>
                          <w:t>Transport</w:t>
                        </w:r>
                      </w:p>
                    </w:txbxContent>
                  </v:textbox>
                </v:rect>
                <w10:wrap type="topAndBottom"/>
              </v:group>
            </w:pict>
          </mc:Fallback>
        </mc:AlternateContent>
      </w:r>
    </w:p>
    <w:p w14:paraId="445F2C65" w14:textId="77777777" w:rsidR="002A46FD" w:rsidRPr="002A46FD" w:rsidRDefault="002A46FD" w:rsidP="002A46FD">
      <w:pPr>
        <w:pStyle w:val="FIGURE-title"/>
      </w:pPr>
      <w:bookmarkStart w:id="409" w:name="_Ref505354918"/>
      <w:bookmarkStart w:id="410" w:name="_Ref505354879"/>
      <w:bookmarkStart w:id="411" w:name="_Toc509367517"/>
      <w:bookmarkEnd w:id="408"/>
      <w:r w:rsidRPr="0050014C">
        <w:t xml:space="preserve">Figure </w:t>
      </w:r>
      <w:r w:rsidRPr="00070EE8">
        <w:fldChar w:fldCharType="begin"/>
      </w:r>
      <w:r w:rsidRPr="0050014C">
        <w:instrText xml:space="preserve"> SEQ Figure \* ARABIC </w:instrText>
      </w:r>
      <w:r w:rsidRPr="00070EE8">
        <w:fldChar w:fldCharType="separate"/>
      </w:r>
      <w:r w:rsidR="00370B4E">
        <w:rPr>
          <w:noProof/>
        </w:rPr>
        <w:t>2</w:t>
      </w:r>
      <w:r w:rsidRPr="00070EE8">
        <w:fldChar w:fldCharType="end"/>
      </w:r>
      <w:bookmarkEnd w:id="409"/>
      <w:r w:rsidRPr="0050014C">
        <w:t xml:space="preserve">: </w:t>
      </w:r>
      <w:r>
        <w:t>F</w:t>
      </w:r>
      <w:r w:rsidRPr="0050014C">
        <w:t>unctional block diagram</w:t>
      </w:r>
      <w:bookmarkEnd w:id="410"/>
      <w:bookmarkEnd w:id="411"/>
    </w:p>
    <w:p w14:paraId="12370186" w14:textId="77777777" w:rsidR="00D93326" w:rsidRPr="007119A9" w:rsidRDefault="00D93326" w:rsidP="00F1347C">
      <w:pPr>
        <w:pStyle w:val="PARAGRAPH"/>
        <w:keepNext/>
        <w:numPr>
          <w:ilvl w:val="0"/>
          <w:numId w:val="17"/>
        </w:numPr>
        <w:jc w:val="left"/>
      </w:pPr>
      <w:r w:rsidRPr="003F215C">
        <w:rPr>
          <w:rFonts w:eastAsiaTheme="minorEastAsia"/>
          <w:b/>
          <w:lang w:eastAsia="ko-KR"/>
        </w:rPr>
        <w:t xml:space="preserve">L2 </w:t>
      </w:r>
      <w:r w:rsidR="00866229">
        <w:rPr>
          <w:rFonts w:eastAsiaTheme="minorEastAsia"/>
          <w:b/>
          <w:lang w:eastAsia="ko-KR"/>
        </w:rPr>
        <w:t>c</w:t>
      </w:r>
      <w:r w:rsidR="00866229" w:rsidRPr="003F215C">
        <w:rPr>
          <w:rFonts w:eastAsiaTheme="minorEastAsia"/>
          <w:b/>
          <w:lang w:eastAsia="ko-KR"/>
        </w:rPr>
        <w:t>onnectivity</w:t>
      </w:r>
      <w:r w:rsidRPr="003F215C">
        <w:rPr>
          <w:b/>
        </w:rPr>
        <w:t>:</w:t>
      </w:r>
      <w:r w:rsidRPr="007119A9">
        <w:t xml:space="preserve"> Provides the functionalities required for establishing </w:t>
      </w:r>
      <w:r w:rsidR="00866229">
        <w:t>p</w:t>
      </w:r>
      <w:r w:rsidR="00866229" w:rsidRPr="007119A9">
        <w:t xml:space="preserve">hysical </w:t>
      </w:r>
      <w:r w:rsidRPr="007119A9">
        <w:t xml:space="preserve">and </w:t>
      </w:r>
      <w:r w:rsidR="00866229">
        <w:t>d</w:t>
      </w:r>
      <w:r w:rsidR="00866229" w:rsidRPr="007119A9">
        <w:t xml:space="preserve">ata </w:t>
      </w:r>
      <w:r w:rsidR="00866229">
        <w:t>l</w:t>
      </w:r>
      <w:r w:rsidR="00866229" w:rsidRPr="007119A9">
        <w:t xml:space="preserve">ink </w:t>
      </w:r>
      <w:r w:rsidRPr="007119A9">
        <w:t>layer connections (e.g., Wi-Fi</w:t>
      </w:r>
      <w:r w:rsidR="00C51AD6" w:rsidRPr="00A821EA">
        <w:rPr>
          <w:vertAlign w:val="superscript"/>
        </w:rPr>
        <w:t>TM</w:t>
      </w:r>
      <w:r w:rsidRPr="007119A9">
        <w:t xml:space="preserve"> or </w:t>
      </w:r>
      <w:r w:rsidR="000F008A" w:rsidRPr="007119A9">
        <w:t>Bluetooth</w:t>
      </w:r>
      <w:r w:rsidR="000F008A">
        <w:rPr>
          <w:vertAlign w:val="superscript"/>
        </w:rPr>
        <w:t>®</w:t>
      </w:r>
      <w:r w:rsidR="000F008A" w:rsidRPr="007119A9">
        <w:t xml:space="preserve"> </w:t>
      </w:r>
      <w:r w:rsidRPr="007119A9">
        <w:t xml:space="preserve">connection) </w:t>
      </w:r>
      <w:r>
        <w:rPr>
          <w:rFonts w:eastAsiaTheme="minorEastAsia" w:hint="eastAsia"/>
          <w:lang w:eastAsia="ko-KR"/>
        </w:rPr>
        <w:t xml:space="preserve">to </w:t>
      </w:r>
      <w:r w:rsidR="00A821EA">
        <w:rPr>
          <w:rFonts w:eastAsiaTheme="minorEastAsia"/>
          <w:lang w:eastAsia="ko-KR"/>
        </w:rPr>
        <w:t xml:space="preserve">the </w:t>
      </w:r>
      <w:r>
        <w:rPr>
          <w:rFonts w:eastAsiaTheme="minorEastAsia" w:hint="eastAsia"/>
          <w:lang w:eastAsia="ko-KR"/>
        </w:rPr>
        <w:t>network</w:t>
      </w:r>
      <w:r w:rsidRPr="007119A9">
        <w:t>.</w:t>
      </w:r>
    </w:p>
    <w:p w14:paraId="63423B8F" w14:textId="77777777" w:rsidR="00D93326" w:rsidRPr="007119A9" w:rsidRDefault="00D93326" w:rsidP="00F1347C">
      <w:pPr>
        <w:pStyle w:val="PARAGRAPH"/>
        <w:keepNext/>
        <w:numPr>
          <w:ilvl w:val="0"/>
          <w:numId w:val="17"/>
        </w:numPr>
        <w:jc w:val="left"/>
      </w:pPr>
      <w:r w:rsidRPr="003F215C">
        <w:rPr>
          <w:b/>
        </w:rPr>
        <w:t>Network</w:t>
      </w:r>
      <w:r w:rsidRPr="003F215C">
        <w:rPr>
          <w:rFonts w:eastAsiaTheme="minorEastAsia"/>
          <w:b/>
          <w:lang w:eastAsia="ko-KR"/>
        </w:rPr>
        <w:t>ing</w:t>
      </w:r>
      <w:r w:rsidRPr="007119A9">
        <w:t>:</w:t>
      </w:r>
      <w:r w:rsidRPr="007119A9">
        <w:rPr>
          <w:rFonts w:eastAsiaTheme="minorEastAsia" w:hint="eastAsia"/>
          <w:lang w:eastAsia="ko-KR"/>
        </w:rPr>
        <w:t xml:space="preserve"> </w:t>
      </w:r>
      <w:r w:rsidRPr="007119A9">
        <w:rPr>
          <w:rFonts w:eastAsiaTheme="minorEastAsia"/>
          <w:lang w:eastAsia="ko-KR"/>
        </w:rPr>
        <w:t>Provides</w:t>
      </w:r>
      <w:r w:rsidRPr="007119A9">
        <w:rPr>
          <w:rFonts w:eastAsiaTheme="minorEastAsia" w:hint="eastAsia"/>
          <w:lang w:eastAsia="ko-KR"/>
        </w:rPr>
        <w:t xml:space="preserve"> </w:t>
      </w:r>
      <w:r w:rsidRPr="007119A9">
        <w:rPr>
          <w:rFonts w:eastAsiaTheme="minorEastAsia"/>
          <w:lang w:eastAsia="ko-KR"/>
        </w:rPr>
        <w:t>functionalities required for</w:t>
      </w:r>
      <w:r>
        <w:rPr>
          <w:rFonts w:eastAsiaTheme="minorEastAsia" w:hint="eastAsia"/>
          <w:lang w:eastAsia="ko-KR"/>
        </w:rPr>
        <w:t xml:space="preserve"> </w:t>
      </w:r>
      <w:r w:rsidR="00866229">
        <w:rPr>
          <w:rFonts w:eastAsiaTheme="minorEastAsia"/>
          <w:lang w:eastAsia="ko-KR"/>
        </w:rPr>
        <w:t>D</w:t>
      </w:r>
      <w:r w:rsidR="00866229">
        <w:rPr>
          <w:rFonts w:eastAsiaTheme="minorEastAsia" w:hint="eastAsia"/>
          <w:lang w:eastAsia="ko-KR"/>
        </w:rPr>
        <w:t xml:space="preserve">evices </w:t>
      </w:r>
      <w:r>
        <w:rPr>
          <w:rFonts w:eastAsiaTheme="minorEastAsia" w:hint="eastAsia"/>
          <w:lang w:eastAsia="ko-KR"/>
        </w:rPr>
        <w:t xml:space="preserve">to exchange data among themselves over the network </w:t>
      </w:r>
      <w:r w:rsidRPr="007119A9">
        <w:rPr>
          <w:rFonts w:eastAsiaTheme="minorEastAsia"/>
          <w:lang w:eastAsia="ko-KR"/>
        </w:rPr>
        <w:t xml:space="preserve">(e.g., </w:t>
      </w:r>
      <w:r w:rsidRPr="007119A9">
        <w:rPr>
          <w:rFonts w:eastAsiaTheme="minorEastAsia" w:hint="eastAsia"/>
          <w:lang w:eastAsia="ko-KR"/>
        </w:rPr>
        <w:t>Internet</w:t>
      </w:r>
      <w:r w:rsidRPr="007119A9">
        <w:rPr>
          <w:rFonts w:eastAsiaTheme="minorEastAsia"/>
          <w:lang w:eastAsia="ko-KR"/>
        </w:rPr>
        <w:t>).</w:t>
      </w:r>
    </w:p>
    <w:p w14:paraId="7EF3BA88" w14:textId="77777777" w:rsidR="00D93326" w:rsidRPr="007119A9" w:rsidRDefault="00D93326" w:rsidP="00F1347C">
      <w:pPr>
        <w:pStyle w:val="PARAGRAPH"/>
        <w:numPr>
          <w:ilvl w:val="0"/>
          <w:numId w:val="17"/>
        </w:numPr>
      </w:pPr>
      <w:r w:rsidRPr="003F215C">
        <w:rPr>
          <w:rFonts w:eastAsiaTheme="minorEastAsia"/>
          <w:b/>
          <w:lang w:eastAsia="ko-KR"/>
        </w:rPr>
        <w:t>Transport</w:t>
      </w:r>
      <w:r w:rsidRPr="007119A9">
        <w:rPr>
          <w:rFonts w:eastAsiaTheme="minorEastAsia"/>
          <w:lang w:eastAsia="ko-KR"/>
        </w:rPr>
        <w:t xml:space="preserve">: </w:t>
      </w:r>
      <w:r>
        <w:rPr>
          <w:rFonts w:eastAsiaTheme="minorEastAsia"/>
          <w:lang w:eastAsia="ko-KR"/>
        </w:rPr>
        <w:t xml:space="preserve">Provides end-to-end flow </w:t>
      </w:r>
      <w:r>
        <w:rPr>
          <w:rFonts w:eastAsiaTheme="minorEastAsia" w:hint="eastAsia"/>
          <w:lang w:eastAsia="ko-KR"/>
        </w:rPr>
        <w:t xml:space="preserve">transport </w:t>
      </w:r>
      <w:r>
        <w:rPr>
          <w:rFonts w:eastAsiaTheme="minorEastAsia"/>
          <w:lang w:eastAsia="ko-KR"/>
        </w:rPr>
        <w:t>with specific QoS constraints. Example</w:t>
      </w:r>
      <w:r>
        <w:rPr>
          <w:rFonts w:eastAsiaTheme="minorEastAsia" w:hint="eastAsia"/>
          <w:lang w:eastAsia="ko-KR"/>
        </w:rPr>
        <w:t>s</w:t>
      </w:r>
      <w:r>
        <w:rPr>
          <w:rFonts w:eastAsiaTheme="minorEastAsia"/>
          <w:lang w:eastAsia="ko-KR"/>
        </w:rPr>
        <w:t xml:space="preserve"> of </w:t>
      </w:r>
      <w:r w:rsidR="00700E7F">
        <w:rPr>
          <w:rFonts w:eastAsiaTheme="minorEastAsia"/>
          <w:lang w:eastAsia="ko-KR"/>
        </w:rPr>
        <w:t xml:space="preserve">a </w:t>
      </w:r>
      <w:r w:rsidR="00866229">
        <w:rPr>
          <w:rFonts w:eastAsiaTheme="minorEastAsia"/>
          <w:lang w:eastAsia="ko-KR"/>
        </w:rPr>
        <w:t xml:space="preserve">transport </w:t>
      </w:r>
      <w:r>
        <w:rPr>
          <w:rFonts w:eastAsiaTheme="minorEastAsia"/>
          <w:lang w:eastAsia="ko-KR"/>
        </w:rPr>
        <w:t xml:space="preserve">protocol include </w:t>
      </w:r>
      <w:r w:rsidRPr="007119A9">
        <w:rPr>
          <w:rFonts w:eastAsiaTheme="minorEastAsia" w:hint="eastAsia"/>
          <w:lang w:eastAsia="ko-KR"/>
        </w:rPr>
        <w:t>TCP</w:t>
      </w:r>
      <w:r>
        <w:rPr>
          <w:rFonts w:eastAsiaTheme="minorEastAsia"/>
          <w:lang w:eastAsia="ko-KR"/>
        </w:rPr>
        <w:t xml:space="preserve"> and </w:t>
      </w:r>
      <w:r w:rsidRPr="007119A9">
        <w:rPr>
          <w:rFonts w:eastAsiaTheme="minorEastAsia" w:hint="eastAsia"/>
          <w:lang w:eastAsia="ko-KR"/>
        </w:rPr>
        <w:t>UDP or new Transport protocol</w:t>
      </w:r>
      <w:r>
        <w:rPr>
          <w:rFonts w:eastAsiaTheme="minorEastAsia"/>
          <w:lang w:eastAsia="ko-KR"/>
        </w:rPr>
        <w:t>s</w:t>
      </w:r>
      <w:r w:rsidRPr="007119A9">
        <w:rPr>
          <w:rFonts w:eastAsiaTheme="minorEastAsia" w:hint="eastAsia"/>
          <w:lang w:eastAsia="ko-KR"/>
        </w:rPr>
        <w:t xml:space="preserve"> under development in </w:t>
      </w:r>
      <w:r w:rsidR="00700E7F">
        <w:rPr>
          <w:rFonts w:eastAsiaTheme="minorEastAsia"/>
          <w:lang w:eastAsia="ko-KR"/>
        </w:rPr>
        <w:t xml:space="preserve">the </w:t>
      </w:r>
      <w:r w:rsidRPr="007119A9">
        <w:rPr>
          <w:rFonts w:eastAsiaTheme="minorEastAsia" w:hint="eastAsia"/>
          <w:lang w:eastAsia="ko-KR"/>
        </w:rPr>
        <w:t>IETF</w:t>
      </w:r>
      <w:r>
        <w:rPr>
          <w:rFonts w:eastAsiaTheme="minorEastAsia"/>
          <w:lang w:eastAsia="ko-KR"/>
        </w:rPr>
        <w:t xml:space="preserve">, e.g., </w:t>
      </w:r>
      <w:r>
        <w:rPr>
          <w:rFonts w:eastAsiaTheme="minorEastAsia" w:hint="eastAsia"/>
          <w:lang w:eastAsia="ko-KR"/>
        </w:rPr>
        <w:t>Delay Tolerant N</w:t>
      </w:r>
      <w:r>
        <w:rPr>
          <w:rFonts w:eastAsiaTheme="minorEastAsia"/>
          <w:lang w:eastAsia="ko-KR"/>
        </w:rPr>
        <w:t>e</w:t>
      </w:r>
      <w:r>
        <w:rPr>
          <w:rFonts w:eastAsiaTheme="minorEastAsia" w:hint="eastAsia"/>
          <w:lang w:eastAsia="ko-KR"/>
        </w:rPr>
        <w:t>tworking (DTN)</w:t>
      </w:r>
      <w:r w:rsidRPr="007119A9">
        <w:rPr>
          <w:rFonts w:eastAsiaTheme="minorEastAsia" w:hint="eastAsia"/>
          <w:lang w:eastAsia="ko-KR"/>
        </w:rPr>
        <w:t xml:space="preserve">. </w:t>
      </w:r>
    </w:p>
    <w:p w14:paraId="6747EE96" w14:textId="77777777" w:rsidR="00D93326" w:rsidRPr="007119A9" w:rsidRDefault="00D93326" w:rsidP="00F1347C">
      <w:pPr>
        <w:pStyle w:val="PARAGRAPH"/>
        <w:numPr>
          <w:ilvl w:val="0"/>
          <w:numId w:val="17"/>
        </w:numPr>
      </w:pPr>
      <w:r w:rsidRPr="003F215C">
        <w:rPr>
          <w:rFonts w:eastAsiaTheme="minorEastAsia"/>
          <w:b/>
          <w:lang w:eastAsia="ko-KR"/>
        </w:rPr>
        <w:lastRenderedPageBreak/>
        <w:t>Framework</w:t>
      </w:r>
      <w:r>
        <w:rPr>
          <w:rFonts w:eastAsiaTheme="minorEastAsia"/>
          <w:lang w:eastAsia="ko-KR"/>
        </w:rPr>
        <w:t>: Provides the core functionalities as defined in this specification. The functional block</w:t>
      </w:r>
      <w:r w:rsidR="005601D7">
        <w:rPr>
          <w:rFonts w:eastAsiaTheme="minorEastAsia" w:hint="eastAsia"/>
          <w:lang w:eastAsia="ko-KR"/>
        </w:rPr>
        <w:t xml:space="preserve"> </w:t>
      </w:r>
      <w:r>
        <w:rPr>
          <w:rFonts w:eastAsiaTheme="minorEastAsia"/>
          <w:lang w:eastAsia="ko-KR"/>
        </w:rPr>
        <w:t xml:space="preserve">is the source of requests and responses that are the content of the communication between two Devices. </w:t>
      </w:r>
    </w:p>
    <w:p w14:paraId="4D98E202" w14:textId="77777777" w:rsidR="00D93326" w:rsidRPr="00E52763" w:rsidRDefault="002A46FD" w:rsidP="00F1347C">
      <w:pPr>
        <w:pStyle w:val="PARAGRAPH"/>
        <w:numPr>
          <w:ilvl w:val="0"/>
          <w:numId w:val="17"/>
        </w:numPr>
      </w:pPr>
      <w:r>
        <w:rPr>
          <w:rFonts w:eastAsiaTheme="minorEastAsia"/>
          <w:b/>
          <w:lang w:eastAsia="ko-KR"/>
        </w:rPr>
        <w:t>Vertical Domain</w:t>
      </w:r>
      <w:r w:rsidR="00D93326" w:rsidRPr="003F215C">
        <w:rPr>
          <w:rFonts w:eastAsiaTheme="minorEastAsia"/>
          <w:b/>
          <w:lang w:eastAsia="ko-KR"/>
        </w:rPr>
        <w:t xml:space="preserve"> </w:t>
      </w:r>
      <w:r w:rsidR="00866229">
        <w:rPr>
          <w:rFonts w:eastAsiaTheme="minorEastAsia"/>
          <w:b/>
          <w:lang w:eastAsia="ko-KR"/>
        </w:rPr>
        <w:t>p</w:t>
      </w:r>
      <w:r w:rsidR="00866229" w:rsidRPr="003F215C">
        <w:rPr>
          <w:rFonts w:eastAsiaTheme="minorEastAsia"/>
          <w:b/>
          <w:lang w:eastAsia="ko-KR"/>
        </w:rPr>
        <w:t>rofile</w:t>
      </w:r>
      <w:r w:rsidR="00D93326">
        <w:rPr>
          <w:rFonts w:eastAsiaTheme="minorEastAsia"/>
          <w:lang w:eastAsia="ko-KR"/>
        </w:rPr>
        <w:t xml:space="preserve">: Provides market segment specific functionalities, e.g., functions for </w:t>
      </w:r>
      <w:r w:rsidR="00700E7F">
        <w:rPr>
          <w:rFonts w:eastAsiaTheme="minorEastAsia"/>
          <w:lang w:eastAsia="ko-KR"/>
        </w:rPr>
        <w:t xml:space="preserve">the </w:t>
      </w:r>
      <w:r w:rsidR="00866229">
        <w:rPr>
          <w:rFonts w:eastAsiaTheme="minorEastAsia"/>
          <w:lang w:eastAsia="ko-KR"/>
        </w:rPr>
        <w:t>s</w:t>
      </w:r>
      <w:r w:rsidR="00866229" w:rsidRPr="007119A9">
        <w:rPr>
          <w:rFonts w:eastAsiaTheme="minorEastAsia" w:hint="eastAsia"/>
          <w:lang w:eastAsia="ko-KR"/>
        </w:rPr>
        <w:t xml:space="preserve">mart </w:t>
      </w:r>
      <w:r w:rsidR="00866229">
        <w:rPr>
          <w:rFonts w:eastAsiaTheme="minorEastAsia"/>
          <w:lang w:eastAsia="ko-KR"/>
        </w:rPr>
        <w:t>h</w:t>
      </w:r>
      <w:r w:rsidR="00866229" w:rsidRPr="007119A9">
        <w:rPr>
          <w:rFonts w:eastAsiaTheme="minorEastAsia" w:hint="eastAsia"/>
          <w:lang w:eastAsia="ko-KR"/>
        </w:rPr>
        <w:t>ome</w:t>
      </w:r>
      <w:r w:rsidR="00866229">
        <w:rPr>
          <w:rFonts w:eastAsiaTheme="minorEastAsia"/>
          <w:lang w:eastAsia="ko-KR"/>
        </w:rPr>
        <w:t xml:space="preserve"> </w:t>
      </w:r>
      <w:r w:rsidR="00D93326">
        <w:rPr>
          <w:rFonts w:eastAsiaTheme="minorEastAsia"/>
          <w:lang w:eastAsia="ko-KR"/>
        </w:rPr>
        <w:t>market segment</w:t>
      </w:r>
      <w:r w:rsidR="00D93326" w:rsidRPr="007119A9">
        <w:rPr>
          <w:rFonts w:eastAsiaTheme="minorEastAsia" w:hint="eastAsia"/>
          <w:lang w:eastAsia="ko-KR"/>
        </w:rPr>
        <w:t xml:space="preserve">. </w:t>
      </w:r>
    </w:p>
    <w:p w14:paraId="7D2347AE" w14:textId="77777777" w:rsidR="00D93326" w:rsidRPr="003374E5" w:rsidRDefault="00D93326" w:rsidP="00D93326">
      <w:pPr>
        <w:pStyle w:val="PARAGRAPH"/>
        <w:rPr>
          <w:rFonts w:eastAsiaTheme="minorEastAsia"/>
          <w:lang w:eastAsia="ko-KR"/>
        </w:rPr>
      </w:pPr>
      <w:r>
        <w:rPr>
          <w:rFonts w:eastAsiaTheme="minorEastAsia" w:hint="eastAsia"/>
          <w:lang w:eastAsia="ko-KR"/>
        </w:rPr>
        <w:t xml:space="preserve">When two </w:t>
      </w:r>
      <w:r w:rsidR="009F4C2F">
        <w:rPr>
          <w:rFonts w:eastAsiaTheme="minorEastAsia"/>
          <w:lang w:eastAsia="ko-KR"/>
        </w:rPr>
        <w:t>D</w:t>
      </w:r>
      <w:r>
        <w:rPr>
          <w:rFonts w:eastAsiaTheme="minorEastAsia" w:hint="eastAsia"/>
          <w:lang w:eastAsia="ko-KR"/>
        </w:rPr>
        <w:t>evices communicate</w:t>
      </w:r>
      <w:r w:rsidR="005601D7">
        <w:rPr>
          <w:rFonts w:eastAsiaTheme="minorEastAsia"/>
          <w:lang w:eastAsia="ko-KR"/>
        </w:rPr>
        <w:t xml:space="preserve"> with</w:t>
      </w:r>
      <w:r>
        <w:rPr>
          <w:rFonts w:eastAsiaTheme="minorEastAsia" w:hint="eastAsia"/>
          <w:lang w:eastAsia="ko-KR"/>
        </w:rPr>
        <w:t xml:space="preserve"> each other, each functional block </w:t>
      </w:r>
      <w:r w:rsidR="00AC36DB">
        <w:rPr>
          <w:rFonts w:eastAsiaTheme="minorEastAsia"/>
          <w:lang w:eastAsia="ko-KR"/>
        </w:rPr>
        <w:t xml:space="preserve">in </w:t>
      </w:r>
      <w:r w:rsidR="003E348D">
        <w:rPr>
          <w:rFonts w:eastAsiaTheme="minorEastAsia"/>
          <w:lang w:eastAsia="ko-KR"/>
        </w:rPr>
        <w:t>a</w:t>
      </w:r>
      <w:r w:rsidR="00AC36DB">
        <w:rPr>
          <w:rFonts w:eastAsiaTheme="minorEastAsia"/>
          <w:lang w:eastAsia="ko-KR"/>
        </w:rPr>
        <w:t xml:space="preserve"> Device </w:t>
      </w:r>
      <w:r>
        <w:rPr>
          <w:rFonts w:eastAsiaTheme="minorEastAsia" w:hint="eastAsia"/>
          <w:lang w:eastAsia="ko-KR"/>
        </w:rPr>
        <w:t>interac</w:t>
      </w:r>
      <w:r w:rsidR="005601D7">
        <w:rPr>
          <w:rFonts w:eastAsiaTheme="minorEastAsia" w:hint="eastAsia"/>
          <w:lang w:eastAsia="ko-KR"/>
        </w:rPr>
        <w:t xml:space="preserve">ts with its counterpart </w:t>
      </w:r>
      <w:r w:rsidR="00AC36DB">
        <w:rPr>
          <w:rFonts w:eastAsiaTheme="minorEastAsia"/>
          <w:lang w:eastAsia="ko-KR"/>
        </w:rPr>
        <w:t xml:space="preserve">in the peer Device </w:t>
      </w:r>
      <w:r w:rsidR="005601D7">
        <w:rPr>
          <w:rFonts w:eastAsiaTheme="minorEastAsia" w:hint="eastAsia"/>
          <w:lang w:eastAsia="ko-KR"/>
        </w:rPr>
        <w:t xml:space="preserve">as </w:t>
      </w:r>
      <w:r w:rsidR="005601D7">
        <w:rPr>
          <w:rFonts w:eastAsiaTheme="minorEastAsia"/>
          <w:lang w:eastAsia="ko-KR"/>
        </w:rPr>
        <w:t>shown in</w:t>
      </w:r>
      <w:r w:rsidR="00866229">
        <w:rPr>
          <w:rFonts w:eastAsiaTheme="minorEastAsia"/>
          <w:lang w:eastAsia="ko-KR"/>
        </w:rPr>
        <w:t xml:space="preserve"> </w:t>
      </w:r>
      <w:r w:rsidR="00194F1E">
        <w:rPr>
          <w:rFonts w:eastAsiaTheme="minorEastAsia"/>
          <w:lang w:eastAsia="ko-KR"/>
        </w:rPr>
        <w:fldChar w:fldCharType="begin"/>
      </w:r>
      <w:r w:rsidR="0050014C">
        <w:rPr>
          <w:rFonts w:eastAsiaTheme="minorEastAsia"/>
          <w:lang w:eastAsia="ko-KR"/>
        </w:rPr>
        <w:instrText xml:space="preserve"> REF _Ref410845581 \h </w:instrText>
      </w:r>
      <w:r w:rsidR="00194F1E">
        <w:rPr>
          <w:rFonts w:eastAsiaTheme="minorEastAsia"/>
          <w:lang w:eastAsia="ko-KR"/>
        </w:rPr>
      </w:r>
      <w:r w:rsidR="00194F1E">
        <w:rPr>
          <w:rFonts w:eastAsiaTheme="minorEastAsia"/>
          <w:lang w:eastAsia="ko-KR"/>
        </w:rPr>
        <w:fldChar w:fldCharType="separate"/>
      </w:r>
      <w:r w:rsidR="00370B4E">
        <w:t xml:space="preserve">Figure </w:t>
      </w:r>
      <w:r w:rsidR="00370B4E">
        <w:rPr>
          <w:noProof/>
        </w:rPr>
        <w:t>3</w:t>
      </w:r>
      <w:r w:rsidR="00194F1E">
        <w:rPr>
          <w:rFonts w:eastAsiaTheme="minorEastAsia"/>
          <w:lang w:eastAsia="ko-KR"/>
        </w:rPr>
        <w:fldChar w:fldCharType="end"/>
      </w:r>
      <w:r>
        <w:rPr>
          <w:rFonts w:eastAsiaTheme="minorEastAsia" w:hint="eastAsia"/>
          <w:lang w:eastAsia="ko-KR"/>
        </w:rPr>
        <w:t xml:space="preserve">. </w:t>
      </w:r>
    </w:p>
    <w:p w14:paraId="4D81E010" w14:textId="77777777" w:rsidR="00D93326" w:rsidRDefault="00066F0C" w:rsidP="00D93326">
      <w:pPr>
        <w:pStyle w:val="PARAGRAPH"/>
        <w:keepNext/>
        <w:jc w:val="center"/>
      </w:pPr>
      <w:r>
        <w:rPr>
          <w:noProof/>
          <w:lang w:val="en-US" w:eastAsia="en-US"/>
        </w:rPr>
        <mc:AlternateContent>
          <mc:Choice Requires="wps">
            <w:drawing>
              <wp:anchor distT="0" distB="0" distL="114300" distR="114300" simplePos="0" relativeHeight="251743232" behindDoc="0" locked="0" layoutInCell="1" allowOverlap="1" wp14:anchorId="2852DBFA" wp14:editId="0DCDD6AC">
                <wp:simplePos x="0" y="0"/>
                <wp:positionH relativeFrom="column">
                  <wp:posOffset>3984967</wp:posOffset>
                </wp:positionH>
                <wp:positionV relativeFrom="paragraph">
                  <wp:posOffset>315156</wp:posOffset>
                </wp:positionV>
                <wp:extent cx="926123" cy="281354"/>
                <wp:effectExtent l="0" t="0" r="7620" b="4445"/>
                <wp:wrapNone/>
                <wp:docPr id="118" name="Text Box 118"/>
                <wp:cNvGraphicFramePr/>
                <a:graphic xmlns:a="http://schemas.openxmlformats.org/drawingml/2006/main">
                  <a:graphicData uri="http://schemas.microsoft.com/office/word/2010/wordprocessingShape">
                    <wps:wsp>
                      <wps:cNvSpPr txBox="1"/>
                      <wps:spPr>
                        <a:xfrm>
                          <a:off x="0" y="0"/>
                          <a:ext cx="926123" cy="281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07876" w14:textId="77777777" w:rsidR="00FB5756" w:rsidRPr="00E319EB" w:rsidRDefault="00FB5756" w:rsidP="00E319EB">
                            <w:pPr>
                              <w:jc w:val="center"/>
                              <w:rPr>
                                <w:b/>
                              </w:rPr>
                            </w:pPr>
                            <w:r w:rsidRPr="00E319EB">
                              <w:rPr>
                                <w:b/>
                              </w:rPr>
                              <w:t xml:space="preserve">Device </w:t>
                            </w: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52DBFA" id="Text Box 118" o:spid="_x0000_s1047" type="#_x0000_t202" style="position:absolute;left:0;text-align:left;margin-left:313.8pt;margin-top:24.8pt;width:72.9pt;height:22.1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" fillcolor="white [3201]" stroked="f" strokeweight=".5pt">
                <v:textbox>
                  <w:txbxContent>
                    <w:p w14:paraId="75C07876" w14:textId="77777777" w:rsidR="00FB5756" w:rsidRPr="00E319EB" w:rsidRDefault="00FB5756" w:rsidP="00E319EB">
                      <w:pPr>
                        <w:jc w:val="center"/>
                        <w:rPr>
                          <w:b/>
                        </w:rPr>
                      </w:pPr>
                      <w:r w:rsidRPr="00E319EB">
                        <w:rPr>
                          <w:b/>
                        </w:rPr>
                        <w:t xml:space="preserve">Device </w:t>
                      </w:r>
                      <w:r>
                        <w:rPr>
                          <w:b/>
                        </w:rPr>
                        <w:t>2</w:t>
                      </w:r>
                    </w:p>
                  </w:txbxContent>
                </v:textbox>
              </v:shape>
            </w:pict>
          </mc:Fallback>
        </mc:AlternateContent>
      </w:r>
    </w:p>
    <w:p w14:paraId="0A7D976A" w14:textId="77777777" w:rsidR="002A46FD" w:rsidRPr="00066F0C" w:rsidRDefault="00066F0C" w:rsidP="00066F0C">
      <w:pPr>
        <w:pStyle w:val="FIGURE-title"/>
      </w:pPr>
      <w:bookmarkStart w:id="412" w:name="_Ref410845581"/>
      <w:bookmarkStart w:id="413" w:name="_Toc509367518"/>
      <w:bookmarkStart w:id="414" w:name="_Ref409466717"/>
      <w:r>
        <w:rPr>
          <w:noProof/>
          <w:lang w:eastAsia="en-US"/>
        </w:rPr>
        <mc:AlternateContent>
          <mc:Choice Requires="wps">
            <w:drawing>
              <wp:anchor distT="0" distB="0" distL="114300" distR="114300" simplePos="0" relativeHeight="251741184" behindDoc="0" locked="0" layoutInCell="1" allowOverlap="1" wp14:anchorId="2CB13796" wp14:editId="25AE4AB0">
                <wp:simplePos x="0" y="0"/>
                <wp:positionH relativeFrom="column">
                  <wp:posOffset>1014046</wp:posOffset>
                </wp:positionH>
                <wp:positionV relativeFrom="paragraph">
                  <wp:posOffset>54708</wp:posOffset>
                </wp:positionV>
                <wp:extent cx="926123" cy="281354"/>
                <wp:effectExtent l="0" t="0" r="7620" b="4445"/>
                <wp:wrapTopAndBottom/>
                <wp:docPr id="117" name="Text Box 117"/>
                <wp:cNvGraphicFramePr/>
                <a:graphic xmlns:a="http://schemas.openxmlformats.org/drawingml/2006/main">
                  <a:graphicData uri="http://schemas.microsoft.com/office/word/2010/wordprocessingShape">
                    <wps:wsp>
                      <wps:cNvSpPr txBox="1"/>
                      <wps:spPr>
                        <a:xfrm>
                          <a:off x="0" y="0"/>
                          <a:ext cx="926123" cy="281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DC364" w14:textId="77777777" w:rsidR="00FB5756" w:rsidRPr="00E319EB" w:rsidRDefault="00FB5756" w:rsidP="00E319EB">
                            <w:pPr>
                              <w:jc w:val="center"/>
                              <w:rPr>
                                <w:b/>
                              </w:rPr>
                            </w:pPr>
                            <w:r w:rsidRPr="00E319EB">
                              <w:rPr>
                                <w:b/>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13796" id="Text Box 117" o:spid="_x0000_s1048" type="#_x0000_t202" style="position:absolute;left:0;text-align:left;margin-left:79.85pt;margin-top:4.3pt;width:72.9pt;height:22.1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" fillcolor="white [3201]" stroked="f" strokeweight=".5pt">
                <v:textbox>
                  <w:txbxContent>
                    <w:p w14:paraId="18EDC364" w14:textId="77777777" w:rsidR="00FB5756" w:rsidRPr="00E319EB" w:rsidRDefault="00FB5756" w:rsidP="00E319EB">
                      <w:pPr>
                        <w:jc w:val="center"/>
                        <w:rPr>
                          <w:b/>
                        </w:rPr>
                      </w:pPr>
                      <w:r w:rsidRPr="00E319EB">
                        <w:rPr>
                          <w:b/>
                        </w:rPr>
                        <w:t>Device 1</w:t>
                      </w:r>
                    </w:p>
                  </w:txbxContent>
                </v:textbox>
                <w10:wrap type="topAndBottom"/>
              </v:shape>
            </w:pict>
          </mc:Fallback>
        </mc:AlternateContent>
      </w:r>
      <w:r>
        <w:rPr>
          <w:noProof/>
          <w:lang w:eastAsia="en-US"/>
        </w:rPr>
        <mc:AlternateContent>
          <mc:Choice Requires="wpg">
            <w:drawing>
              <wp:anchor distT="0" distB="0" distL="114300" distR="114300" simplePos="0" relativeHeight="251740160" behindDoc="0" locked="0" layoutInCell="1" allowOverlap="1" wp14:anchorId="2A740992" wp14:editId="409FF264">
                <wp:simplePos x="0" y="0"/>
                <wp:positionH relativeFrom="margin">
                  <wp:align>center</wp:align>
                </wp:positionH>
                <wp:positionV relativeFrom="paragraph">
                  <wp:posOffset>399953</wp:posOffset>
                </wp:positionV>
                <wp:extent cx="4372709" cy="1940170"/>
                <wp:effectExtent l="0" t="19050" r="27940" b="41275"/>
                <wp:wrapTopAndBottom/>
                <wp:docPr id="119" name="Group 119"/>
                <wp:cNvGraphicFramePr/>
                <a:graphic xmlns:a="http://schemas.openxmlformats.org/drawingml/2006/main">
                  <a:graphicData uri="http://schemas.microsoft.com/office/word/2010/wordprocessingGroup">
                    <wpg:wgp>
                      <wpg:cNvGrpSpPr/>
                      <wpg:grpSpPr>
                        <a:xfrm>
                          <a:off x="0" y="0"/>
                          <a:ext cx="4372709" cy="1940170"/>
                          <a:chOff x="0" y="0"/>
                          <a:chExt cx="4372709" cy="1940170"/>
                        </a:xfrm>
                      </wpg:grpSpPr>
                      <wpg:grpSp>
                        <wpg:cNvPr id="253" name="Group 253"/>
                        <wpg:cNvGrpSpPr/>
                        <wpg:grpSpPr>
                          <a:xfrm>
                            <a:off x="11723" y="1617785"/>
                            <a:ext cx="4355124" cy="322385"/>
                            <a:chOff x="0" y="0"/>
                            <a:chExt cx="4355124" cy="322385"/>
                          </a:xfrm>
                        </wpg:grpSpPr>
                        <wps:wsp>
                          <wps:cNvPr id="244" name="Rectangle 244"/>
                          <wps:cNvSpPr/>
                          <wps:spPr>
                            <a:xfrm>
                              <a:off x="0" y="11723"/>
                              <a:ext cx="1348105" cy="31051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2CB5F" w14:textId="77777777" w:rsidR="00FB5756" w:rsidRPr="00BC3E82" w:rsidRDefault="00FB5756" w:rsidP="002A46FD">
                                <w:pPr>
                                  <w:jc w:val="center"/>
                                  <w:rPr>
                                    <w:color w:val="0D0D0D" w:themeColor="text1" w:themeTint="F2"/>
                                  </w:rPr>
                                </w:pPr>
                                <w:r>
                                  <w:rPr>
                                    <w:color w:val="0D0D0D" w:themeColor="text1" w:themeTint="F2"/>
                                  </w:rPr>
                                  <w:t>L2 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3006970" y="11723"/>
                              <a:ext cx="1348154" cy="31066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FEB60" w14:textId="77777777" w:rsidR="00FB5756" w:rsidRPr="00BC3E82" w:rsidRDefault="00FB5756" w:rsidP="002A46FD">
                                <w:pPr>
                                  <w:jc w:val="center"/>
                                  <w:rPr>
                                    <w:color w:val="0D0D0D" w:themeColor="text1" w:themeTint="F2"/>
                                  </w:rPr>
                                </w:pPr>
                                <w:r>
                                  <w:rPr>
                                    <w:color w:val="0D0D0D" w:themeColor="text1" w:themeTint="F2"/>
                                  </w:rPr>
                                  <w:t>L2 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Left-Right Arrow 252"/>
                          <wps:cNvSpPr/>
                          <wps:spPr>
                            <a:xfrm>
                              <a:off x="1471246" y="0"/>
                              <a:ext cx="1430020" cy="316230"/>
                            </a:xfrm>
                            <a:prstGeom prst="leftRightArrow">
                              <a:avLst>
                                <a:gd name="adj1" fmla="val 50000"/>
                                <a:gd name="adj2" fmla="val 514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821804" w14:textId="77777777" w:rsidR="00FB5756" w:rsidRPr="00E319EB" w:rsidRDefault="00FB5756" w:rsidP="002A46FD">
                                <w:pPr>
                                  <w:jc w:val="center"/>
                                  <w:rPr>
                                    <w:color w:val="0D0D0D" w:themeColor="text1" w:themeTint="F2"/>
                                    <w:sz w:val="10"/>
                                    <w:szCs w:val="10"/>
                                  </w:rPr>
                                </w:pPr>
                                <w:r w:rsidRPr="00E319EB">
                                  <w:rPr>
                                    <w:color w:val="0D0D0D" w:themeColor="text1" w:themeTint="F2"/>
                                    <w:sz w:val="10"/>
                                    <w:szCs w:val="10"/>
                                  </w:rPr>
                                  <w:t>Physical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4" name="Group 254"/>
                        <wpg:cNvGrpSpPr/>
                        <wpg:grpSpPr>
                          <a:xfrm>
                            <a:off x="17585" y="1213339"/>
                            <a:ext cx="4355124" cy="322385"/>
                            <a:chOff x="0" y="0"/>
                            <a:chExt cx="4355124" cy="322385"/>
                          </a:xfrm>
                        </wpg:grpSpPr>
                        <wps:wsp>
                          <wps:cNvPr id="47" name="Rectangle 47"/>
                          <wps:cNvSpPr/>
                          <wps:spPr>
                            <a:xfrm>
                              <a:off x="0" y="11723"/>
                              <a:ext cx="1348105" cy="31051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AF89C" w14:textId="77777777" w:rsidR="00FB5756" w:rsidRPr="00BC3E82" w:rsidRDefault="00FB5756" w:rsidP="00E319EB">
                                <w:pPr>
                                  <w:jc w:val="center"/>
                                  <w:rPr>
                                    <w:color w:val="0D0D0D" w:themeColor="text1" w:themeTint="F2"/>
                                  </w:rPr>
                                </w:pPr>
                                <w:r>
                                  <w:rPr>
                                    <w:color w:val="0D0D0D" w:themeColor="text1" w:themeTint="F2"/>
                                  </w:rP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006970" y="11723"/>
                              <a:ext cx="1348154" cy="31066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0D68E" w14:textId="77777777" w:rsidR="00FB5756" w:rsidRPr="00BC3E82" w:rsidRDefault="00FB5756" w:rsidP="00E319EB">
                                <w:pPr>
                                  <w:jc w:val="center"/>
                                  <w:rPr>
                                    <w:color w:val="0D0D0D" w:themeColor="text1" w:themeTint="F2"/>
                                  </w:rPr>
                                </w:pPr>
                                <w:r>
                                  <w:rPr>
                                    <w:color w:val="0D0D0D" w:themeColor="text1" w:themeTint="F2"/>
                                  </w:rP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Left-Right Arrow 84"/>
                          <wps:cNvSpPr/>
                          <wps:spPr>
                            <a:xfrm>
                              <a:off x="1471246" y="0"/>
                              <a:ext cx="1430020" cy="316230"/>
                            </a:xfrm>
                            <a:prstGeom prst="leftRightArrow">
                              <a:avLst>
                                <a:gd name="adj1" fmla="val 50000"/>
                                <a:gd name="adj2" fmla="val 514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324634"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11723" y="808892"/>
                            <a:ext cx="4355124" cy="322385"/>
                            <a:chOff x="0" y="0"/>
                            <a:chExt cx="4355124" cy="322385"/>
                          </a:xfrm>
                        </wpg:grpSpPr>
                        <wps:wsp>
                          <wps:cNvPr id="289" name="Rectangle 289"/>
                          <wps:cNvSpPr/>
                          <wps:spPr>
                            <a:xfrm>
                              <a:off x="0" y="11723"/>
                              <a:ext cx="1348105" cy="31051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11502" w14:textId="77777777" w:rsidR="00FB5756" w:rsidRPr="00BC3E82" w:rsidRDefault="00FB5756" w:rsidP="00E319EB">
                                <w:pPr>
                                  <w:jc w:val="center"/>
                                  <w:rPr>
                                    <w:color w:val="0D0D0D" w:themeColor="text1" w:themeTint="F2"/>
                                  </w:rPr>
                                </w:pPr>
                                <w:r>
                                  <w:rPr>
                                    <w:color w:val="0D0D0D" w:themeColor="text1" w:themeTint="F2"/>
                                  </w:rP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3006970" y="11723"/>
                              <a:ext cx="1348154" cy="31066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CAEE2" w14:textId="77777777" w:rsidR="00FB5756" w:rsidRPr="00BC3E82" w:rsidRDefault="00FB5756" w:rsidP="00E319EB">
                                <w:pPr>
                                  <w:jc w:val="center"/>
                                  <w:rPr>
                                    <w:color w:val="0D0D0D" w:themeColor="text1" w:themeTint="F2"/>
                                  </w:rPr>
                                </w:pPr>
                                <w:r>
                                  <w:rPr>
                                    <w:color w:val="0D0D0D" w:themeColor="text1" w:themeTint="F2"/>
                                  </w:rP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Left-Right Arrow 291"/>
                          <wps:cNvSpPr/>
                          <wps:spPr>
                            <a:xfrm>
                              <a:off x="1471246" y="0"/>
                              <a:ext cx="1430020" cy="316230"/>
                            </a:xfrm>
                            <a:prstGeom prst="leftRightArrow">
                              <a:avLst>
                                <a:gd name="adj1" fmla="val 50000"/>
                                <a:gd name="adj2" fmla="val 514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67649A"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Rectangle 312"/>
                        <wps:cNvSpPr/>
                        <wps:spPr>
                          <a:xfrm>
                            <a:off x="0" y="416169"/>
                            <a:ext cx="1348105" cy="310515"/>
                          </a:xfrm>
                          <a:prstGeom prst="rect">
                            <a:avLst/>
                          </a:prstGeom>
                          <a:solidFill>
                            <a:schemeClr val="accent6">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9EB08" w14:textId="77777777" w:rsidR="00FB5756" w:rsidRPr="00BC3E82" w:rsidRDefault="00FB5756" w:rsidP="00E319EB">
                              <w:pPr>
                                <w:jc w:val="center"/>
                                <w:rPr>
                                  <w:color w:val="0D0D0D" w:themeColor="text1" w:themeTint="F2"/>
                                </w:rPr>
                              </w:pPr>
                              <w:r>
                                <w:rPr>
                                  <w:color w:val="0D0D0D" w:themeColor="text1" w:themeTint="F2"/>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3006969" y="416169"/>
                            <a:ext cx="1348154" cy="310662"/>
                          </a:xfrm>
                          <a:prstGeom prst="rect">
                            <a:avLst/>
                          </a:prstGeom>
                          <a:solidFill>
                            <a:schemeClr val="accent6">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982DD" w14:textId="77777777" w:rsidR="00FB5756" w:rsidRPr="00BC3E82" w:rsidRDefault="00FB5756" w:rsidP="00E319EB">
                              <w:pPr>
                                <w:jc w:val="center"/>
                                <w:rPr>
                                  <w:color w:val="0D0D0D" w:themeColor="text1" w:themeTint="F2"/>
                                </w:rPr>
                              </w:pPr>
                              <w:r>
                                <w:rPr>
                                  <w:color w:val="0D0D0D" w:themeColor="text1" w:themeTint="F2"/>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Left-Right Arrow 314"/>
                        <wps:cNvSpPr/>
                        <wps:spPr>
                          <a:xfrm>
                            <a:off x="1471246" y="404446"/>
                            <a:ext cx="1430020" cy="316230"/>
                          </a:xfrm>
                          <a:prstGeom prst="leftRightArrow">
                            <a:avLst>
                              <a:gd name="adj1" fmla="val 50000"/>
                              <a:gd name="adj2" fmla="val 514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438318"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723"/>
                            <a:ext cx="1348105" cy="31051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BEB0D" w14:textId="77777777" w:rsidR="00FB5756" w:rsidRPr="00BC3E82" w:rsidRDefault="00FB5756" w:rsidP="00E319EB">
                              <w:pPr>
                                <w:jc w:val="center"/>
                                <w:rPr>
                                  <w:color w:val="0D0D0D" w:themeColor="text1" w:themeTint="F2"/>
                                </w:rPr>
                              </w:pPr>
                              <w:r>
                                <w:rPr>
                                  <w:color w:val="0D0D0D" w:themeColor="text1" w:themeTint="F2"/>
                                </w:rPr>
                                <w:t>Vertical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3006969" y="11723"/>
                            <a:ext cx="1348154" cy="31066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EE9F8" w14:textId="77777777" w:rsidR="00FB5756" w:rsidRPr="00BC3E82" w:rsidRDefault="00FB5756" w:rsidP="00E319EB">
                              <w:pPr>
                                <w:jc w:val="center"/>
                                <w:rPr>
                                  <w:color w:val="0D0D0D" w:themeColor="text1" w:themeTint="F2"/>
                                </w:rPr>
                              </w:pPr>
                              <w:r>
                                <w:rPr>
                                  <w:color w:val="0D0D0D" w:themeColor="text1" w:themeTint="F2"/>
                                </w:rPr>
                                <w:t>Vertical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Left-Right Arrow 318"/>
                        <wps:cNvSpPr/>
                        <wps:spPr>
                          <a:xfrm>
                            <a:off x="1471246" y="0"/>
                            <a:ext cx="1430020" cy="316230"/>
                          </a:xfrm>
                          <a:prstGeom prst="leftRightArrow">
                            <a:avLst>
                              <a:gd name="adj1" fmla="val 50000"/>
                              <a:gd name="adj2" fmla="val 514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CDFB6D"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Up-Down Arrow 319"/>
                        <wps:cNvSpPr/>
                        <wps:spPr>
                          <a:xfrm>
                            <a:off x="1172308" y="246185"/>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Up-Down Arrow 96"/>
                        <wps:cNvSpPr/>
                        <wps:spPr>
                          <a:xfrm>
                            <a:off x="1166446" y="638908"/>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Up-Down Arrow 97"/>
                        <wps:cNvSpPr/>
                        <wps:spPr>
                          <a:xfrm>
                            <a:off x="1172308" y="1031631"/>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Up-Down Arrow 98"/>
                        <wps:cNvSpPr/>
                        <wps:spPr>
                          <a:xfrm>
                            <a:off x="1184031" y="1447800"/>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Up-Down Arrow 108"/>
                        <wps:cNvSpPr/>
                        <wps:spPr>
                          <a:xfrm>
                            <a:off x="3042139" y="234462"/>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Up-Down Arrow 111"/>
                        <wps:cNvSpPr/>
                        <wps:spPr>
                          <a:xfrm>
                            <a:off x="3042139" y="633046"/>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Up-Down Arrow 112"/>
                        <wps:cNvSpPr/>
                        <wps:spPr>
                          <a:xfrm>
                            <a:off x="3053862" y="1043354"/>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Up-Down Arrow 113"/>
                        <wps:cNvSpPr/>
                        <wps:spPr>
                          <a:xfrm>
                            <a:off x="3053862" y="1441939"/>
                            <a:ext cx="144193" cy="269631"/>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740992" id="Group 119" o:spid="_x0000_s1049" style="position:absolute;left:0;text-align:left;margin-left:0;margin-top:31.5pt;width:344.3pt;height:152.75pt;z-index:251740160;mso-position-horizontal:center;mso-position-horizontal-relative:margin" coordsize="43727,19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">
                <v:group id="Group 253" o:spid="_x0000_s1050" style="position:absolute;left:117;top:16177;width:43551;height:3224" coordsize="43551,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ect id="Rectangle 244" o:spid="_x0000_s1051" style="position:absolute;top:117;width:134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WvB8UA&#10;AADcAAAADwAAAGRycy9kb3ducmV2LnhtbESPT2vCQBTE74V+h+UJ3urGKK1EVxFR8WLxH54f2WcS&#10;zL5Ns6uJfnq3UOhxmJnfMJNZa0pxp9oVlhX0exEI4tTqgjMFp+PqYwTCeWSNpWVS8CAHs+n72wQT&#10;bRve0/3gMxEg7BJUkHtfJVK6NCeDrmcr4uBdbG3QB1lnUtfYBLgpZRxFn9JgwWEhx4oWOaXXw80o&#10;2Lr263t+Xq6fy91+4Bc/sT43sVLdTjsfg/DU+v/wX3ujFcTDIfyeCUdAT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Va8HxQAAANwAAAAPAAAAAAAAAAAAAAAAAJgCAABkcnMv&#10;ZG93bnJldi54bWxQSwUGAAAAAAQABAD1AAAAigMAAAAA&#10;" filled="f" strokecolor="#7030a0" strokeweight="1pt">
                    <v:textbox>
                      <w:txbxContent>
                        <w:p w14:paraId="2A82CB5F" w14:textId="77777777" w:rsidR="00FB5756" w:rsidRPr="00BC3E82" w:rsidRDefault="00FB5756" w:rsidP="002A46FD">
                          <w:pPr>
                            <w:jc w:val="center"/>
                            <w:rPr>
                              <w:color w:val="0D0D0D" w:themeColor="text1" w:themeTint="F2"/>
                            </w:rPr>
                          </w:pPr>
                          <w:r>
                            <w:rPr>
                              <w:color w:val="0D0D0D" w:themeColor="text1" w:themeTint="F2"/>
                            </w:rPr>
                            <w:t>L2 Connectivity</w:t>
                          </w:r>
                        </w:p>
                      </w:txbxContent>
                    </v:textbox>
                  </v:rect>
                  <v:rect id="Rectangle 251" o:spid="_x0000_s1052" style="position:absolute;left:30069;top:117;width:13482;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aQsUA&#10;AADcAAAADwAAAGRycy9kb3ducmV2LnhtbESPT2vCQBTE70K/w/IK3nRjpFaiq4hY6UXxH54f2WcS&#10;zL5Ns6tJ++ldQehxmJnfMNN5a0pxp9oVlhUM+hEI4tTqgjMFp+NXbwzCeWSNpWVS8EsO5rO3zhQT&#10;bRve0/3gMxEg7BJUkHtfJVK6NCeDrm8r4uBdbG3QB1lnUtfYBLgpZRxFI2mw4LCQY0XLnNLr4WYU&#10;bFz7uV2cV+u/1W4/9MufWJ+bWKnue7uYgPDU+v/wq/2tFcQfA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5pCxQAAANwAAAAPAAAAAAAAAAAAAAAAAJgCAABkcnMv&#10;ZG93bnJldi54bWxQSwUGAAAAAAQABAD1AAAAigMAAAAA&#10;" filled="f" strokecolor="#7030a0" strokeweight="1pt">
                    <v:textbox>
                      <w:txbxContent>
                        <w:p w14:paraId="598FEB60" w14:textId="77777777" w:rsidR="00FB5756" w:rsidRPr="00BC3E82" w:rsidRDefault="00FB5756" w:rsidP="002A46FD">
                          <w:pPr>
                            <w:jc w:val="center"/>
                            <w:rPr>
                              <w:color w:val="0D0D0D" w:themeColor="text1" w:themeTint="F2"/>
                            </w:rPr>
                          </w:pPr>
                          <w:r>
                            <w:rPr>
                              <w:color w:val="0D0D0D" w:themeColor="text1" w:themeTint="F2"/>
                            </w:rPr>
                            <w:t>L2 Connectivity</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52" o:spid="_x0000_s1053" type="#_x0000_t69" style="position:absolute;left:14712;width:14300;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uqMgA&#10;AADcAAAADwAAAGRycy9kb3ducmV2LnhtbESPUUsCQRSF3wP/w3CFXiJn3dJyc5QQIrWEWhV6vOxc&#10;dxZ37iw7k67/vgmCHg/nnO9wpvPO1uJEra8cKxgOEhDEhdMVlwp225fbRxA+IGusHZOCC3mYz3pX&#10;U8y0O/MnnfJQighhn6ECE0KTSekLQxb9wDXE0Tu41mKIsi2lbvEc4baWaZKMpcWK44LBhhaGimP+&#10;bRVswutkM77/yN9XN8P1vjBvd8uvB6Wu+93zE4hAXfgP/7WXWkE6SuH3TDw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Su6oyAAAANwAAAAPAAAAAAAAAAAAAAAAAJgCAABk&#10;cnMvZG93bnJldi54bWxQSwUGAAAAAAQABAD1AAAAjQMAAAAA&#10;" adj="2460" filled="f" strokecolor="#1f4d78 [1604]" strokeweight="1pt">
                    <v:textbox>
                      <w:txbxContent>
                        <w:p w14:paraId="65821804" w14:textId="77777777" w:rsidR="00FB5756" w:rsidRPr="00E319EB" w:rsidRDefault="00FB5756" w:rsidP="002A46FD">
                          <w:pPr>
                            <w:jc w:val="center"/>
                            <w:rPr>
                              <w:color w:val="0D0D0D" w:themeColor="text1" w:themeTint="F2"/>
                              <w:sz w:val="10"/>
                              <w:szCs w:val="10"/>
                            </w:rPr>
                          </w:pPr>
                          <w:r w:rsidRPr="00E319EB">
                            <w:rPr>
                              <w:color w:val="0D0D0D" w:themeColor="text1" w:themeTint="F2"/>
                              <w:sz w:val="10"/>
                              <w:szCs w:val="10"/>
                            </w:rPr>
                            <w:t>Physical</w:t>
                          </w:r>
                        </w:p>
                      </w:txbxContent>
                    </v:textbox>
                  </v:shape>
                </v:group>
                <v:group id="Group 254" o:spid="_x0000_s1054" style="position:absolute;left:175;top:12133;width:43552;height:3224" coordsize="43551,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ect id="Rectangle 47" o:spid="_x0000_s1055" style="position:absolute;top:117;width:134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lsQA&#10;AADbAAAADwAAAGRycy9kb3ducmV2LnhtbESPQWvCQBSE74L/YXmCN90YS5XoKiJaelHUiudH9pkE&#10;s29jdmvS/npXKPQ4zMw3zHzZmlI8qHaFZQWjYQSCOLW64EzB+Ws7mIJwHlljaZkU/JCD5aLbmWOi&#10;bcNHepx8JgKEXYIKcu+rREqX5mTQDW1FHLyrrQ36IOtM6hqbADeljKPoXRosOCzkWNE6p/R2+jYK&#10;dq6d7FeXzcfv5nAc+/U91pcmVqrfa1czEJ5a/x/+a39qBW8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iX5bEAAAA2wAAAA8AAAAAAAAAAAAAAAAAmAIAAGRycy9k&#10;b3ducmV2LnhtbFBLBQYAAAAABAAEAPUAAACJAwAAAAA=&#10;" filled="f" strokecolor="#7030a0" strokeweight="1pt">
                    <v:textbox>
                      <w:txbxContent>
                        <w:p w14:paraId="14FAF89C" w14:textId="77777777" w:rsidR="00FB5756" w:rsidRPr="00BC3E82" w:rsidRDefault="00FB5756" w:rsidP="00E319EB">
                          <w:pPr>
                            <w:jc w:val="center"/>
                            <w:rPr>
                              <w:color w:val="0D0D0D" w:themeColor="text1" w:themeTint="F2"/>
                            </w:rPr>
                          </w:pPr>
                          <w:r>
                            <w:rPr>
                              <w:color w:val="0D0D0D" w:themeColor="text1" w:themeTint="F2"/>
                            </w:rPr>
                            <w:t>Networking</w:t>
                          </w:r>
                        </w:p>
                      </w:txbxContent>
                    </v:textbox>
                  </v:rect>
                  <v:rect id="Rectangle 54" o:spid="_x0000_s1056" style="position:absolute;left:30069;top:117;width:13482;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XPMQA&#10;AADbAAAADwAAAGRycy9kb3ducmV2LnhtbESPW2vCQBSE3wv9D8sp9K1ujFeiq4jY4kvFGz4fssck&#10;mD0bs1sT/fVdodDHYWa+Yabz1pTiRrUrLCvodiIQxKnVBWcKjofPjzEI55E1lpZJwZ0czGevL1NM&#10;tG14R7e9z0SAsEtQQe59lUjp0pwMuo6tiIN3trVBH2SdSV1jE+CmlHEUDaXBgsNCjhUtc0ov+x+j&#10;4Nu1o83itPp6rLa7nl9eY31qYqXe39rFBISn1v+H/9prrWDQh+eX8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VzzEAAAA2wAAAA8AAAAAAAAAAAAAAAAAmAIAAGRycy9k&#10;b3ducmV2LnhtbFBLBQYAAAAABAAEAPUAAACJAwAAAAA=&#10;" filled="f" strokecolor="#7030a0" strokeweight="1pt">
                    <v:textbox>
                      <w:txbxContent>
                        <w:p w14:paraId="1D10D68E" w14:textId="77777777" w:rsidR="00FB5756" w:rsidRPr="00BC3E82" w:rsidRDefault="00FB5756" w:rsidP="00E319EB">
                          <w:pPr>
                            <w:jc w:val="center"/>
                            <w:rPr>
                              <w:color w:val="0D0D0D" w:themeColor="text1" w:themeTint="F2"/>
                            </w:rPr>
                          </w:pPr>
                          <w:r>
                            <w:rPr>
                              <w:color w:val="0D0D0D" w:themeColor="text1" w:themeTint="F2"/>
                            </w:rPr>
                            <w:t>Networking</w:t>
                          </w:r>
                        </w:p>
                      </w:txbxContent>
                    </v:textbox>
                  </v:rect>
                  <v:shape id="Left-Right Arrow 84" o:spid="_x0000_s1057" type="#_x0000_t69" style="position:absolute;left:14712;width:14300;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ZvQ8gA&#10;AADbAAAADwAAAGRycy9kb3ducmV2LnhtbESPW2sCMRSE3wv9D+EU+lI0aytetkaRQqn1Aroq+HjY&#10;nG4WNyfLJtXtv2+EQh+HmfmGmcxaW4kLNb50rKDXTUAQ506XXCg47N87IxA+IGusHJOCH/Iwm97f&#10;TTDV7so7umShEBHCPkUFJoQ6ldLnhiz6rquJo/flGoshyqaQusFrhNtKPifJQFosOS4YrOnNUH7O&#10;vq2CTfgYbwb9bbb+fOotj7lZvSxOQ6UeH9r5K4hAbfgP/7UXWsGoD7cv8Qf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tm9DyAAAANsAAAAPAAAAAAAAAAAAAAAAAJgCAABk&#10;cnMvZG93bnJldi54bWxQSwUGAAAAAAQABAD1AAAAjQMAAAAA&#10;" adj="2460" filled="f" strokecolor="#1f4d78 [1604]" strokeweight="1pt">
                    <v:textbox>
                      <w:txbxContent>
                        <w:p w14:paraId="6F324634"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Network</w:t>
                          </w:r>
                        </w:p>
                      </w:txbxContent>
                    </v:textbox>
                  </v:shape>
                </v:group>
                <v:group id="Group 288" o:spid="_x0000_s1058" style="position:absolute;left:117;top:8088;width:43551;height:3224" coordsize="43551,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89" o:spid="_x0000_s1059" style="position:absolute;top:117;width:134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26A8YA&#10;AADcAAAADwAAAGRycy9kb3ducmV2LnhtbESPQWvCQBSE7wX/w/KE3urGFGyMboKIFi8tasXzI/tM&#10;gtm3Mbs1aX99t1DocZiZb5hlPphG3KlztWUF00kEgriwuuZSwelj+5SAcB5ZY2OZFHyRgzwbPSwx&#10;1bbnA92PvhQBwi5FBZX3bSqlKyoy6Ca2JQ7exXYGfZBdKXWHfYCbRsZRNJMGaw4LFba0rqi4Hj+N&#10;gjc3vLyvzpvX783+8OzXt1if+1ipx/GwWoDwNPj/8F97pxXEyRx+z4Qj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26A8YAAADcAAAADwAAAAAAAAAAAAAAAACYAgAAZHJz&#10;L2Rvd25yZXYueG1sUEsFBgAAAAAEAAQA9QAAAIsDAAAAAA==&#10;" filled="f" strokecolor="#7030a0" strokeweight="1pt">
                    <v:textbox>
                      <w:txbxContent>
                        <w:p w14:paraId="29411502" w14:textId="77777777" w:rsidR="00FB5756" w:rsidRPr="00BC3E82" w:rsidRDefault="00FB5756" w:rsidP="00E319EB">
                          <w:pPr>
                            <w:jc w:val="center"/>
                            <w:rPr>
                              <w:color w:val="0D0D0D" w:themeColor="text1" w:themeTint="F2"/>
                            </w:rPr>
                          </w:pPr>
                          <w:r>
                            <w:rPr>
                              <w:color w:val="0D0D0D" w:themeColor="text1" w:themeTint="F2"/>
                            </w:rPr>
                            <w:t>Transport</w:t>
                          </w:r>
                        </w:p>
                      </w:txbxContent>
                    </v:textbox>
                  </v:rect>
                  <v:rect id="Rectangle 290" o:spid="_x0000_s1060" style="position:absolute;left:30069;top:117;width:13482;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6FQ8EA&#10;AADcAAAADwAAAGRycy9kb3ducmV2LnhtbERPy4rCMBTdD/gP4QruNLXCjFajiKjMZgZfuL4017bY&#10;3NQm2urXTxbCLA/nPVu0phQPql1hWcFwEIEgTq0uOFNwOm76YxDOI2ssLZOCJzlYzDsfM0y0bXhP&#10;j4PPRAhhl6CC3PsqkdKlORl0A1sRB+5ia4M+wDqTusYmhJtSxlH0KQ0WHBpyrGiVU3o93I2CH9d+&#10;/S7P6+1rvduP/OoW63MTK9XrtsspCE+t/xe/3d9aQTwJ88OZcAT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hUPBAAAA3AAAAA8AAAAAAAAAAAAAAAAAmAIAAGRycy9kb3du&#10;cmV2LnhtbFBLBQYAAAAABAAEAPUAAACGAwAAAAA=&#10;" filled="f" strokecolor="#7030a0" strokeweight="1pt">
                    <v:textbox>
                      <w:txbxContent>
                        <w:p w14:paraId="7C1CAEE2" w14:textId="77777777" w:rsidR="00FB5756" w:rsidRPr="00BC3E82" w:rsidRDefault="00FB5756" w:rsidP="00E319EB">
                          <w:pPr>
                            <w:jc w:val="center"/>
                            <w:rPr>
                              <w:color w:val="0D0D0D" w:themeColor="text1" w:themeTint="F2"/>
                            </w:rPr>
                          </w:pPr>
                          <w:r>
                            <w:rPr>
                              <w:color w:val="0D0D0D" w:themeColor="text1" w:themeTint="F2"/>
                            </w:rPr>
                            <w:t>Transport</w:t>
                          </w:r>
                        </w:p>
                      </w:txbxContent>
                    </v:textbox>
                  </v:rect>
                  <v:shape id="Left-Right Arrow 291" o:spid="_x0000_s1061" type="#_x0000_t69" style="position:absolute;left:14712;width:14300;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KRcgA&#10;AADcAAAADwAAAGRycy9kb3ducmV2LnhtbESP3WrCQBSE7wu+w3IEb0rdxIqtqasUQfxphTZa6OUh&#10;e5oNzZ4N2a3Gt3cLhV4OM/MNM1t0thYnan3lWEE6TEAQF05XXCo4HlZ3jyB8QNZYOyYFF/KwmPdu&#10;Zphpd+Z3OuWhFBHCPkMFJoQmk9IXhiz6oWuIo/flWoshyraUusVzhNtajpJkIi1WHBcMNrQ0VHzn&#10;P1bBPqyn+8n4LX/d3qa7j8K83G8+H5Qa9LvnJxCBuvAf/mtvtILRNIXfM/EI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IcpFyAAAANwAAAAPAAAAAAAAAAAAAAAAAJgCAABk&#10;cnMvZG93bnJldi54bWxQSwUGAAAAAAQABAD1AAAAjQMAAAAA&#10;" adj="2460" filled="f" strokecolor="#1f4d78 [1604]" strokeweight="1pt">
                    <v:textbox>
                      <w:txbxContent>
                        <w:p w14:paraId="5E67649A"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Transport</w:t>
                          </w:r>
                        </w:p>
                      </w:txbxContent>
                    </v:textbox>
                  </v:shape>
                </v:group>
                <v:rect id="Rectangle 312" o:spid="_x0000_s1062" style="position:absolute;top:4161;width:134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qgsMA&#10;AADcAAAADwAAAGRycy9kb3ducmV2LnhtbESPQYvCMBSE7wv+h/CEva1pdVmlNooIgj3qFsXbo3m2&#10;1ealNFHrv98sCB6HmfmGSZe9acSdOldbVhCPIhDEhdU1lwry383XDITzyBoby6TgSQ6Wi8FHiom2&#10;D97Rfe9LESDsElRQed8mUrqiIoNuZFvi4J1tZ9AH2ZVSd/gIcNPIcRT9SIM1h4UKW1pXVFz3N6Og&#10;j9an6SWjzObHZ3mov7OdzE9KfQ771RyEp96/w6/2ViuYxGP4Px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IqgsMAAADcAAAADwAAAAAAAAAAAAAAAACYAgAAZHJzL2Rv&#10;d25yZXYueG1sUEsFBgAAAAAEAAQA9QAAAIgDAAAAAA==&#10;" fillcolor="#a8d08d [1945]" strokecolor="#00b0f0" strokeweight="1pt">
                  <v:textbox>
                    <w:txbxContent>
                      <w:p w14:paraId="5F69EB08" w14:textId="77777777" w:rsidR="00FB5756" w:rsidRPr="00BC3E82" w:rsidRDefault="00FB5756" w:rsidP="00E319EB">
                        <w:pPr>
                          <w:jc w:val="center"/>
                          <w:rPr>
                            <w:color w:val="0D0D0D" w:themeColor="text1" w:themeTint="F2"/>
                          </w:rPr>
                        </w:pPr>
                        <w:r>
                          <w:rPr>
                            <w:color w:val="0D0D0D" w:themeColor="text1" w:themeTint="F2"/>
                          </w:rPr>
                          <w:t>Framework</w:t>
                        </w:r>
                      </w:p>
                    </w:txbxContent>
                  </v:textbox>
                </v:rect>
                <v:rect id="Rectangle 313" o:spid="_x0000_s1063" style="position:absolute;left:30069;top:4161;width:13482;height:3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6PGcIA&#10;AADcAAAADwAAAGRycy9kb3ducmV2LnhtbESPzarCMBSE94LvEI7gTlN/0EuvUUQQ7FItirtDc27b&#10;a3NSmqj17Y0guBxm5htmsWpNJe7UuNKygtEwAkGcWV1yriA9bgc/IJxH1lhZJgVPcrBadjsLjLV9&#10;8J7uB5+LAGEXo4LC+zqW0mUFGXRDWxMH7882Bn2QTS51g48AN5UcR9FMGiw5LBRY06ag7Hq4GQVt&#10;tLnM/xNKbHp+5qdymuxlelGq32vXvyA8tf4b/rR3WsFkNIH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o8ZwgAAANwAAAAPAAAAAAAAAAAAAAAAAJgCAABkcnMvZG93&#10;bnJldi54bWxQSwUGAAAAAAQABAD1AAAAhwMAAAAA&#10;" fillcolor="#a8d08d [1945]" strokecolor="#00b0f0" strokeweight="1pt">
                  <v:textbox>
                    <w:txbxContent>
                      <w:p w14:paraId="77D982DD" w14:textId="77777777" w:rsidR="00FB5756" w:rsidRPr="00BC3E82" w:rsidRDefault="00FB5756" w:rsidP="00E319EB">
                        <w:pPr>
                          <w:jc w:val="center"/>
                          <w:rPr>
                            <w:color w:val="0D0D0D" w:themeColor="text1" w:themeTint="F2"/>
                          </w:rPr>
                        </w:pPr>
                        <w:r>
                          <w:rPr>
                            <w:color w:val="0D0D0D" w:themeColor="text1" w:themeTint="F2"/>
                          </w:rPr>
                          <w:t>Framework</w:t>
                        </w:r>
                      </w:p>
                    </w:txbxContent>
                  </v:textbox>
                </v:rect>
                <v:shape id="Left-Right Arrow 314" o:spid="_x0000_s1064" type="#_x0000_t69" style="position:absolute;left:14712;top:4044;width:14300;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lGsgA&#10;AADcAAAADwAAAGRycy9kb3ducmV2LnhtbESPQWvCQBSE7wX/w/KEXkrdRMXW1FVEKLVaoY0t9PjI&#10;PrPB7NuQ3Wr8912h0OMwM98ws0Vna3Gi1leOFaSDBARx4XTFpYLP/fP9IwgfkDXWjknBhTws5r2b&#10;GWbanfmDTnkoRYSwz1CBCaHJpPSFIYt+4Bri6B1cazFE2ZZSt3iOcFvLYZJMpMWK44LBhlaGimP+&#10;YxXswst0Nxm/52+vd+nmqzDb0fr7Qanbfrd8AhGoC//hv/ZaKxilY7ieiU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ZGUayAAAANwAAAAPAAAAAAAAAAAAAAAAAJgCAABk&#10;cnMvZG93bnJldi54bWxQSwUGAAAAAAQABAD1AAAAjQMAAAAA&#10;" adj="2460" filled="f" strokecolor="#1f4d78 [1604]" strokeweight="1pt">
                  <v:textbox>
                    <w:txbxContent>
                      <w:p w14:paraId="00438318"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Resource</w:t>
                        </w:r>
                      </w:p>
                    </w:txbxContent>
                  </v:textbox>
                </v:shape>
                <v:rect id="Rectangle 316" o:spid="_x0000_s1065" style="position:absolute;top:117;width:134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Nf8MA&#10;AADcAAAADwAAAGRycy9kb3ducmV2LnhtbESPQWvCQBSE7wX/w/IKvdVNUggSXaUURE+VqAePj+wz&#10;G5p9G7NrTP+9Kwgeh5n5hlmsRtuKgXrfOFaQThMQxJXTDdcKjof15wyED8gaW8ek4J88rJaTtwUW&#10;2t24pGEfahEh7AtUYELoCil9Zciin7qOOHpn11sMUfa11D3eIty2MkuSXFpsOC4Y7OjHUPW3v1oF&#10;dOLMVLshS3f+t7zkp+um3JBSH+/j9xxEoDG8ws/2Viv4SnN4nI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yNf8MAAADcAAAADwAAAAAAAAAAAAAAAACYAgAAZHJzL2Rv&#10;d25yZXYueG1sUEsFBgAAAAAEAAQA9QAAAIgDAAAAAA==&#10;" filled="f" strokecolor="#00b0f0" strokeweight="1pt">
                  <v:textbox>
                    <w:txbxContent>
                      <w:p w14:paraId="21DBEB0D" w14:textId="77777777" w:rsidR="00FB5756" w:rsidRPr="00BC3E82" w:rsidRDefault="00FB5756" w:rsidP="00E319EB">
                        <w:pPr>
                          <w:jc w:val="center"/>
                          <w:rPr>
                            <w:color w:val="0D0D0D" w:themeColor="text1" w:themeTint="F2"/>
                          </w:rPr>
                        </w:pPr>
                        <w:r>
                          <w:rPr>
                            <w:color w:val="0D0D0D" w:themeColor="text1" w:themeTint="F2"/>
                          </w:rPr>
                          <w:t>Vertical Domain</w:t>
                        </w:r>
                      </w:p>
                    </w:txbxContent>
                  </v:textbox>
                </v:rect>
                <v:rect id="Rectangle 317" o:spid="_x0000_s1066" style="position:absolute;left:30069;top:117;width:13482;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o5MMA&#10;AADcAAAADwAAAGRycy9kb3ducmV2LnhtbESPQWvCQBSE7wX/w/IKvdVNUtCSukoRxJ6UqAePj+wz&#10;G8y+jdk1pv/eFQSPw8x8w8wWg21ET52vHStIxwkI4tLpmisFh/3q8xuED8gaG8ek4J88LOajtxnm&#10;2t24oH4XKhEh7HNUYEJocyl9aciiH7uWOHon11kMUXaV1B3eItw2MkuSibRYc1ww2NLSUHneXa0C&#10;OnJmym2fpVu/KS6T43VdrEmpj/fh9wdEoCG8ws/2n1bwlU7h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o5MMAAADcAAAADwAAAAAAAAAAAAAAAACYAgAAZHJzL2Rv&#10;d25yZXYueG1sUEsFBgAAAAAEAAQA9QAAAIgDAAAAAA==&#10;" filled="f" strokecolor="#00b0f0" strokeweight="1pt">
                  <v:textbox>
                    <w:txbxContent>
                      <w:p w14:paraId="65BEE9F8" w14:textId="77777777" w:rsidR="00FB5756" w:rsidRPr="00BC3E82" w:rsidRDefault="00FB5756" w:rsidP="00E319EB">
                        <w:pPr>
                          <w:jc w:val="center"/>
                          <w:rPr>
                            <w:color w:val="0D0D0D" w:themeColor="text1" w:themeTint="F2"/>
                          </w:rPr>
                        </w:pPr>
                        <w:r>
                          <w:rPr>
                            <w:color w:val="0D0D0D" w:themeColor="text1" w:themeTint="F2"/>
                          </w:rPr>
                          <w:t>Vertical Domain</w:t>
                        </w:r>
                      </w:p>
                    </w:txbxContent>
                  </v:textbox>
                </v:rect>
                <v:shape id="Left-Right Arrow 318" o:spid="_x0000_s1067" type="#_x0000_t69" style="position:absolute;left:14712;width:14300;height:3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vH8UA&#10;AADcAAAADwAAAGRycy9kb3ducmV2LnhtbERPW0vDMBR+F/wP4Qi+yJbWydRuaRFB3MXCrAp7PDTH&#10;pticlCbb6r83DwMfP777shhtJ440+NaxgnSagCCunW65UfD58TJ5AOEDssbOMSn4JQ9FfnmxxEy7&#10;E7/TsQqNiCHsM1RgQugzKX1tyKKfup44ct9usBgiHBqpBzzFcNvJ2ySZS4stxwaDPT0bqn+qg1VQ&#10;htfHcn63q97WN+nmqzbb2Wp/r9T11fi0ABFoDP/is3ulFczSuDae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KW8fxQAAANwAAAAPAAAAAAAAAAAAAAAAAJgCAABkcnMv&#10;ZG93bnJldi54bWxQSwUGAAAAAAQABAD1AAAAigMAAAAA&#10;" adj="2460" filled="f" strokecolor="#1f4d78 [1604]" strokeweight="1pt">
                  <v:textbox>
                    <w:txbxContent>
                      <w:p w14:paraId="18CDFB6D" w14:textId="77777777" w:rsidR="00FB5756" w:rsidRPr="00E319EB" w:rsidRDefault="00FB5756" w:rsidP="00E319EB">
                        <w:pPr>
                          <w:jc w:val="center"/>
                          <w:rPr>
                            <w:color w:val="0D0D0D" w:themeColor="text1" w:themeTint="F2"/>
                            <w:sz w:val="10"/>
                            <w:szCs w:val="10"/>
                          </w:rPr>
                        </w:pPr>
                        <w:r>
                          <w:rPr>
                            <w:color w:val="0D0D0D" w:themeColor="text1" w:themeTint="F2"/>
                            <w:sz w:val="10"/>
                            <w:szCs w:val="10"/>
                          </w:rPr>
                          <w:t>Profiles</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9" o:spid="_x0000_s1068" type="#_x0000_t70" style="position:absolute;left:11723;top:2461;width:1442;height:2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TW78A&#10;AADcAAAADwAAAGRycy9kb3ducmV2LnhtbESPwQrCMBBE74L/EFbwpqkKotUooggieNDqfWnWtths&#10;ShNt/XsjCB6HmXnDLNetKcWLaldYVjAaRiCIU6sLzhRck/1gBsJ5ZI2lZVLwJgfrVbezxFjbhs/0&#10;uvhMBAi7GBXk3lexlC7NyaAb2oo4eHdbG/RB1pnUNTYBbko5jqKpNFhwWMixom1O6ePyNAqOLhlv&#10;bsn0NGn2rW+2u8jQ+6pUv9duFiA8tf4f/rUPWsFkNIfvmXAE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ulNbvwAAANwAAAAPAAAAAAAAAAAAAAAAAJgCAABkcnMvZG93bnJl&#10;di54bWxQSwUGAAAAAAQABAD1AAAAhAMAAAAA&#10;" adj=",5776" fillcolor="#5b9bd5 [3204]" strokecolor="#1f4d78 [1604]" strokeweight="1pt"/>
                <v:shape id="Up-Down Arrow 96" o:spid="_x0000_s1069" type="#_x0000_t70" style="position:absolute;left:11664;top:6389;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yi8EA&#10;AADbAAAADwAAAGRycy9kb3ducmV2LnhtbESPQYvCMBSE74L/IbwFb5quQtFqWkQRRNiDVu+P5m1b&#10;tnkpTbT135sFweMwM98wm2wwjXhQ52rLCr5nEQjiwuqaSwXX/DBdgnAeWWNjmRQ8yUGWjkcbTLTt&#10;+UyPiy9FgLBLUEHlfZtI6YqKDLqZbYmD92s7gz7IrpS6wz7ATSPnURRLgzWHhQpb2lVU/F3uRsHJ&#10;5fPtLY9/Fv1h8P1uHxl6XpWafA3bNQhPg/+E3+2jVrCK4f9L+AE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Y8ovBAAAA2wAAAA8AAAAAAAAAAAAAAAAAmAIAAGRycy9kb3du&#10;cmV2LnhtbFBLBQYAAAAABAAEAPUAAACGAwAAAAA=&#10;" adj=",5776" fillcolor="#5b9bd5 [3204]" strokecolor="#1f4d78 [1604]" strokeweight="1pt"/>
                <v:shape id="Up-Down Arrow 97" o:spid="_x0000_s1070" type="#_x0000_t70" style="position:absolute;left:11723;top:10316;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XEMEA&#10;AADbAAAADwAAAGRycy9kb3ducmV2LnhtbESPQYvCMBSE74L/ITxhb5qqoGs1lqIIi7AHrXt/NM+2&#10;2LyUJtr6740g7HGYmW+YTdKbWjyodZVlBdNJBII4t7riQsElO4y/QTiPrLG2TAqe5CDZDgcbjLXt&#10;+ESPsy9EgLCLUUHpfRNL6fKSDLqJbYiDd7WtQR9kW0jdYhfgppazKFpIgxWHhRIb2pWU3853o+Do&#10;sln6ly1+592h991uHxl6XpT6GvXpGoSn3v+HP+0frWC1hPeX8AP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UVxDBAAAA2wAAAA8AAAAAAAAAAAAAAAAAmAIAAGRycy9kb3du&#10;cmV2LnhtbFBLBQYAAAAABAAEAPUAAACGAwAAAAA=&#10;" adj=",5776" fillcolor="#5b9bd5 [3204]" strokecolor="#1f4d78 [1604]" strokeweight="1pt"/>
                <v:shape id="Up-Down Arrow 98" o:spid="_x0000_s1071" type="#_x0000_t70" style="position:absolute;left:11840;top:14478;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vDYrwA&#10;AADbAAAADwAAAGRycy9kb3ducmV2LnhtbERPvQrCMBDeBd8hnOCmqQqi1SiiCCI4aOt+NGdbbC6l&#10;iba+vRkEx4/vf73tTCXe1LjSsoLJOAJBnFldcq4gTY6jBQjnkTVWlknBhxxsN/3eGmNtW77S++Zz&#10;EULYxaig8L6OpXRZQQbd2NbEgXvYxqAPsMmlbrAN4aaS0yiaS4Mlh4YCa9oXlD1vL6Pg7JLp7p7M&#10;L7P22Pl2f4gMfVKlhoNutwLhqfN/8c990gqWYWz4En6A3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y8NivAAAANsAAAAPAAAAAAAAAAAAAAAAAJgCAABkcnMvZG93bnJldi54&#10;bWxQSwUGAAAAAAQABAD1AAAAgQMAAAAA&#10;" adj=",5776" fillcolor="#5b9bd5 [3204]" strokecolor="#1f4d78 [1604]" strokeweight="1pt"/>
                <v:shape id="Up-Down Arrow 108" o:spid="_x0000_s1072" type="#_x0000_t70" style="position:absolute;left:30421;top:2344;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O/MIA&#10;AADcAAAADwAAAGRycy9kb3ducmV2LnhtbESPQYvCMBCF7wv+hzCCtzVZBZFqFFGEZWEPWr0PzdiW&#10;bSalibb++52D4G2G9+a9b9bbwTfqQV2sA1v4mhpQxEVwNZcWLvnxcwkqJmSHTWCy8KQI283oY42Z&#10;Cz2f6HFOpZIQjhlaqFJqM61jUZHHOA0tsWi30HlMsnaldh32Eu4bPTNmoT3WLA0VtrSvqPg7372F&#10;n5jPdtd88Tvvj0Pq9wfj6XmxdjIeditQiYb0Nr+uv53gG6GVZ2QC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6w78wgAAANwAAAAPAAAAAAAAAAAAAAAAAJgCAABkcnMvZG93&#10;bnJldi54bWxQSwUGAAAAAAQABAD1AAAAhwMAAAAA&#10;" adj=",5776" fillcolor="#5b9bd5 [3204]" strokecolor="#1f4d78 [1604]" strokeweight="1pt"/>
                <v:shape id="Up-Down Arrow 111" o:spid="_x0000_s1073" type="#_x0000_t70" style="position:absolute;left:30421;top:6330;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xvL0A&#10;AADcAAAADwAAAGRycy9kb3ducmV2LnhtbERPzQrCMAy+C75DieBNuymITKuIIojgQaf3sMZtuKZj&#10;rW6+vRUEb/n4frNcd6YSL2pcaVlBPI5AEGdWl5wruKb70RyE88gaK8uk4E0O1qt+b4mJti2f6XXx&#10;uQgh7BJUUHhfJ1K6rCCDbmxr4sDdbWPQB9jkUjfYhnBTyUkUzaTBkkNDgTVtC8oel6dRcHTpZHNL&#10;Z6dpu+98u91Fht5XpYaDbrMA4anzf/HPfdBhfhzD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QgxvL0AAADcAAAADwAAAAAAAAAAAAAAAACYAgAAZHJzL2Rvd25yZXYu&#10;eG1sUEsFBgAAAAAEAAQA9QAAAIIDAAAAAA==&#10;" adj=",5776" fillcolor="#5b9bd5 [3204]" strokecolor="#1f4d78 [1604]" strokeweight="1pt"/>
                <v:shape id="Up-Down Arrow 112" o:spid="_x0000_s1074" type="#_x0000_t70" style="position:absolute;left:30538;top:10433;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vy70A&#10;AADcAAAADwAAAGRycy9kb3ducmV2LnhtbERPzQrCMAy+C75DieBNOyeITKuIIojgQaf3sMZtuKZj&#10;rW6+vRUEb/n4frNcd6YSL2pcaVnBZByBIM6sLjlXcE33ozkI55E1VpZJwZscrFf93hITbVs+0+vi&#10;cxFC2CWooPC+TqR0WUEG3djWxIG728agD7DJpW6wDeGmknEUzaTBkkNDgTVtC8oel6dRcHRpvLml&#10;s9O03Xe+3e4iQ++rUsNBt1mA8NT5v/jnPugwfxLD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dqvy70AAADcAAAADwAAAAAAAAAAAAAAAACYAgAAZHJzL2Rvd25yZXYu&#10;eG1sUEsFBgAAAAAEAAQA9QAAAIIDAAAAAA==&#10;" adj=",5776" fillcolor="#5b9bd5 [3204]" strokecolor="#1f4d78 [1604]" strokeweight="1pt"/>
                <v:shape id="Up-Down Arrow 113" o:spid="_x0000_s1075" type="#_x0000_t70" style="position:absolute;left:30538;top:14419;width:1442;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KUL0A&#10;AADcAAAADwAAAGRycy9kb3ducmV2LnhtbERPzQrCMAy+C75DieBNOxVEplVEEUTwoJv3sMZtuKZj&#10;rW6+vRUEb/n4frPadKYSL2pcaVnBZByBIM6sLjlXkCaH0QKE88gaK8uk4E0ONut+b4Wxti1f6HX1&#10;uQgh7GJUUHhfx1K6rCCDbmxr4sDdbWPQB9jkUjfYhnBTyWkUzaXBkkNDgTXtCsoe16dRcHLJdHtL&#10;5udZe+h8u9tHht6pUsNBt12C8NT5v/jnPuowfzKD7zPhAr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pYKUL0AAADcAAAADwAAAAAAAAAAAAAAAACYAgAAZHJzL2Rvd25yZXYu&#10;eG1sUEsFBgAAAAAEAAQA9QAAAIIDAAAAAA==&#10;" adj=",5776" fillcolor="#5b9bd5 [3204]" strokecolor="#1f4d78 [1604]" strokeweight="1pt"/>
                <w10:wrap type="topAndBottom" anchorx="margin"/>
              </v:group>
            </w:pict>
          </mc:Fallback>
        </mc:AlternateContent>
      </w:r>
      <w:r w:rsidR="0050014C">
        <w:t xml:space="preserve">Figure </w:t>
      </w:r>
      <w:r w:rsidR="00194F1E">
        <w:fldChar w:fldCharType="begin"/>
      </w:r>
      <w:r w:rsidR="007B07C5">
        <w:instrText xml:space="preserve"> SEQ Figure \* ARABIC </w:instrText>
      </w:r>
      <w:r w:rsidR="00194F1E">
        <w:fldChar w:fldCharType="separate"/>
      </w:r>
      <w:r w:rsidR="00370B4E">
        <w:rPr>
          <w:noProof/>
        </w:rPr>
        <w:t>3</w:t>
      </w:r>
      <w:r w:rsidR="00194F1E">
        <w:rPr>
          <w:noProof/>
        </w:rPr>
        <w:fldChar w:fldCharType="end"/>
      </w:r>
      <w:bookmarkEnd w:id="412"/>
      <w:r w:rsidR="0050014C">
        <w:t xml:space="preserve">: </w:t>
      </w:r>
      <w:r w:rsidR="00BB0424">
        <w:t>C</w:t>
      </w:r>
      <w:r w:rsidR="0050014C">
        <w:t>ommunication layering model</w:t>
      </w:r>
      <w:bookmarkEnd w:id="413"/>
    </w:p>
    <w:p w14:paraId="0F266992" w14:textId="77777777" w:rsidR="00D93326" w:rsidRPr="006263C6" w:rsidRDefault="00D93326" w:rsidP="00F92D1D">
      <w:pPr>
        <w:pStyle w:val="Heading2"/>
      </w:pPr>
      <w:bookmarkStart w:id="415" w:name="_Toc410852316"/>
      <w:bookmarkStart w:id="416" w:name="_Toc410852974"/>
      <w:bookmarkStart w:id="417" w:name="_Toc410853653"/>
      <w:bookmarkStart w:id="418" w:name="_Toc410854333"/>
      <w:bookmarkStart w:id="419" w:name="_Toc410855011"/>
      <w:bookmarkStart w:id="420" w:name="_Toc410855691"/>
      <w:bookmarkStart w:id="421" w:name="_Toc509367138"/>
      <w:bookmarkEnd w:id="414"/>
      <w:bookmarkEnd w:id="415"/>
      <w:bookmarkEnd w:id="416"/>
      <w:bookmarkEnd w:id="417"/>
      <w:bookmarkEnd w:id="418"/>
      <w:bookmarkEnd w:id="419"/>
      <w:bookmarkEnd w:id="420"/>
      <w:r>
        <w:rPr>
          <w:rFonts w:hint="eastAsia"/>
        </w:rPr>
        <w:t>Framework</w:t>
      </w:r>
      <w:bookmarkEnd w:id="421"/>
    </w:p>
    <w:p w14:paraId="4FACB205" w14:textId="77777777" w:rsidR="00D93326" w:rsidRPr="003374E5" w:rsidRDefault="00D93326" w:rsidP="00D93326">
      <w:pPr>
        <w:pStyle w:val="PARAGRAPH"/>
        <w:rPr>
          <w:rFonts w:eastAsiaTheme="minorEastAsia"/>
          <w:lang w:eastAsia="ko-KR"/>
        </w:rPr>
      </w:pPr>
      <w:r>
        <w:rPr>
          <w:rFonts w:eastAsiaTheme="minorEastAsia" w:hint="eastAsia"/>
          <w:lang w:eastAsia="ko-KR"/>
        </w:rPr>
        <w:t>Framework consists of functions which provide core functionalities for operation.</w:t>
      </w:r>
    </w:p>
    <w:p w14:paraId="2F365B8F" w14:textId="77777777" w:rsidR="00D93326" w:rsidRDefault="00D93326" w:rsidP="00F617B4">
      <w:pPr>
        <w:pStyle w:val="ListNumberalt"/>
      </w:pPr>
      <w:r w:rsidRPr="003D40C9">
        <w:rPr>
          <w:rFonts w:eastAsiaTheme="minorEastAsia" w:hint="eastAsia"/>
          <w:b/>
          <w:lang w:eastAsia="ko-KR"/>
        </w:rPr>
        <w:t>I</w:t>
      </w:r>
      <w:r w:rsidRPr="003D40C9">
        <w:rPr>
          <w:rFonts w:eastAsiaTheme="minorEastAsia"/>
          <w:b/>
          <w:lang w:eastAsia="ko-KR"/>
        </w:rPr>
        <w:t>dentification</w:t>
      </w:r>
      <w:r w:rsidRPr="003D40C9">
        <w:rPr>
          <w:rFonts w:eastAsiaTheme="minorEastAsia" w:hint="eastAsia"/>
          <w:b/>
          <w:lang w:eastAsia="ko-KR"/>
        </w:rPr>
        <w:t xml:space="preserve"> </w:t>
      </w:r>
      <w:r w:rsidRPr="003D40C9">
        <w:rPr>
          <w:rFonts w:eastAsiaTheme="minorEastAsia"/>
          <w:b/>
          <w:lang w:eastAsia="ko-KR"/>
        </w:rPr>
        <w:t>and</w:t>
      </w:r>
      <w:r w:rsidRPr="003D40C9">
        <w:rPr>
          <w:rFonts w:eastAsiaTheme="minorEastAsia" w:hint="eastAsia"/>
          <w:b/>
          <w:lang w:eastAsia="ko-KR"/>
        </w:rPr>
        <w:t xml:space="preserve"> </w:t>
      </w:r>
      <w:r w:rsidR="0050014C">
        <w:rPr>
          <w:rFonts w:eastAsiaTheme="minorEastAsia"/>
          <w:b/>
          <w:lang w:eastAsia="ko-KR"/>
        </w:rPr>
        <w:t>a</w:t>
      </w:r>
      <w:r w:rsidR="0050014C" w:rsidRPr="003D40C9">
        <w:rPr>
          <w:rFonts w:eastAsiaTheme="minorEastAsia" w:hint="eastAsia"/>
          <w:b/>
          <w:lang w:eastAsia="ko-KR"/>
        </w:rPr>
        <w:t>ddressing</w:t>
      </w:r>
      <w:r w:rsidRPr="003D40C9">
        <w:rPr>
          <w:rFonts w:eastAsiaTheme="minorEastAsia"/>
          <w:b/>
          <w:lang w:eastAsia="ko-KR"/>
        </w:rPr>
        <w:t>.</w:t>
      </w:r>
      <w:r>
        <w:rPr>
          <w:rFonts w:eastAsiaTheme="minorEastAsia"/>
          <w:lang w:eastAsia="ko-KR"/>
        </w:rPr>
        <w:t xml:space="preserve"> </w:t>
      </w:r>
      <w:r>
        <w:rPr>
          <w:rFonts w:eastAsiaTheme="minorEastAsia" w:hint="eastAsia"/>
          <w:lang w:eastAsia="ko-KR"/>
        </w:rPr>
        <w:t>D</w:t>
      </w:r>
      <w:r w:rsidRPr="001E786A">
        <w:rPr>
          <w:rFonts w:eastAsiaTheme="minorEastAsia" w:hint="eastAsia"/>
          <w:lang w:eastAsia="ko-KR"/>
        </w:rPr>
        <w:t xml:space="preserve">efines </w:t>
      </w:r>
      <w:r>
        <w:rPr>
          <w:rFonts w:eastAsiaTheme="minorEastAsia"/>
          <w:lang w:eastAsia="ko-KR"/>
        </w:rPr>
        <w:t xml:space="preserve">the </w:t>
      </w:r>
      <w:r w:rsidRPr="001E786A">
        <w:rPr>
          <w:rFonts w:eastAsiaTheme="minorEastAsia" w:hint="eastAsia"/>
          <w:lang w:eastAsia="ko-KR"/>
        </w:rPr>
        <w:t xml:space="preserve">identifier </w:t>
      </w:r>
      <w:r>
        <w:rPr>
          <w:rFonts w:eastAsiaTheme="minorEastAsia"/>
          <w:lang w:eastAsia="ko-KR"/>
        </w:rPr>
        <w:t>and</w:t>
      </w:r>
      <w:r w:rsidRPr="001E786A">
        <w:rPr>
          <w:rFonts w:eastAsiaTheme="minorEastAsia" w:hint="eastAsia"/>
          <w:lang w:eastAsia="ko-KR"/>
        </w:rPr>
        <w:t xml:space="preserve"> address</w:t>
      </w:r>
      <w:r>
        <w:rPr>
          <w:rFonts w:eastAsiaTheme="minorEastAsia"/>
          <w:lang w:eastAsia="ko-KR"/>
        </w:rPr>
        <w:t xml:space="preserve">ing </w:t>
      </w:r>
      <w:r w:rsidRPr="00403E9F">
        <w:rPr>
          <w:rFonts w:eastAsiaTheme="minorEastAsia"/>
          <w:lang w:eastAsia="ko-KR"/>
        </w:rPr>
        <w:t>capability</w:t>
      </w:r>
      <w:r w:rsidRPr="001E786A">
        <w:rPr>
          <w:rFonts w:eastAsiaTheme="minorEastAsia" w:hint="eastAsia"/>
          <w:lang w:eastAsia="ko-KR"/>
        </w:rPr>
        <w:t xml:space="preserve">. </w:t>
      </w:r>
      <w:r>
        <w:t xml:space="preserve">The Identification and </w:t>
      </w:r>
      <w:r w:rsidR="0050014C">
        <w:t xml:space="preserve">addressing </w:t>
      </w:r>
      <w:r>
        <w:t>function is defined in</w:t>
      </w:r>
      <w:r w:rsidR="00AC36DB">
        <w:t xml:space="preserve"> section</w:t>
      </w:r>
      <w:r>
        <w:t xml:space="preserve"> </w:t>
      </w:r>
      <w:r w:rsidR="00DE209A">
        <w:fldChar w:fldCharType="begin"/>
      </w:r>
      <w:r w:rsidR="00DE209A">
        <w:instrText xml:space="preserve"> REF _Ref409466718 \r \h  \* MERGEFORMAT </w:instrText>
      </w:r>
      <w:r w:rsidR="00DE209A">
        <w:fldChar w:fldCharType="separate"/>
      </w:r>
      <w:r w:rsidR="00370B4E">
        <w:t>6</w:t>
      </w:r>
      <w:r w:rsidR="00DE209A">
        <w:fldChar w:fldCharType="end"/>
      </w:r>
      <w:r>
        <w:t xml:space="preserve">. </w:t>
      </w:r>
    </w:p>
    <w:p w14:paraId="53634C73" w14:textId="77777777" w:rsidR="00F13E31" w:rsidRPr="008512A3" w:rsidRDefault="00D93326" w:rsidP="008512A3">
      <w:pPr>
        <w:pStyle w:val="ListNumberalt"/>
      </w:pPr>
      <w:r w:rsidRPr="00306833">
        <w:rPr>
          <w:rFonts w:eastAsiaTheme="minorEastAsia"/>
          <w:b/>
          <w:lang w:eastAsia="ko-KR"/>
        </w:rPr>
        <w:t>Discovery</w:t>
      </w:r>
      <w:r w:rsidRPr="008512A3">
        <w:rPr>
          <w:rFonts w:eastAsiaTheme="minorEastAsia"/>
          <w:lang w:eastAsia="ko-KR"/>
        </w:rPr>
        <w:t xml:space="preserve">. </w:t>
      </w:r>
      <w:r w:rsidRPr="00306833">
        <w:rPr>
          <w:rFonts w:eastAsiaTheme="minorEastAsia" w:hint="eastAsia"/>
          <w:lang w:eastAsia="ko-KR"/>
        </w:rPr>
        <w:t>Defines</w:t>
      </w:r>
      <w:r w:rsidRPr="00AE7748">
        <w:t xml:space="preserve"> the process for </w:t>
      </w:r>
      <w:r w:rsidR="002F2029">
        <w:rPr>
          <w:rFonts w:eastAsiaTheme="minorEastAsia" w:hint="eastAsia"/>
          <w:lang w:eastAsia="ko-KR"/>
        </w:rPr>
        <w:t>discovering</w:t>
      </w:r>
      <w:r w:rsidRPr="00AE7748">
        <w:t xml:space="preserve"> available </w:t>
      </w:r>
    </w:p>
    <w:p w14:paraId="2378A6E7" w14:textId="77777777" w:rsidR="00F13E31" w:rsidRPr="008512A3" w:rsidRDefault="00D93326" w:rsidP="008512A3">
      <w:pPr>
        <w:pStyle w:val="ListNumberalt2"/>
      </w:pPr>
      <w:r w:rsidRPr="00AE7748">
        <w:t xml:space="preserve">Devices </w:t>
      </w:r>
      <w:r w:rsidR="00F13E31">
        <w:rPr>
          <w:rFonts w:eastAsiaTheme="minorEastAsia" w:hint="eastAsia"/>
          <w:lang w:eastAsia="ko-KR"/>
        </w:rPr>
        <w:t>(Endpoint Discovery in s</w:t>
      </w:r>
      <w:r w:rsidR="00F13E31" w:rsidRPr="00612766">
        <w:t xml:space="preserve">ection </w:t>
      </w:r>
      <w:r w:rsidR="00DE209A">
        <w:fldChar w:fldCharType="begin"/>
      </w:r>
      <w:r w:rsidR="00DE209A">
        <w:instrText xml:space="preserve"> REF _Ref409474761 \r \h  \* MERGEFORMAT </w:instrText>
      </w:r>
      <w:r w:rsidR="00DE209A">
        <w:fldChar w:fldCharType="separate"/>
      </w:r>
      <w:r w:rsidR="00370B4E">
        <w:t>10</w:t>
      </w:r>
      <w:r w:rsidR="00DE209A">
        <w:fldChar w:fldCharType="end"/>
      </w:r>
      <w:r w:rsidR="00F13E31">
        <w:rPr>
          <w:rFonts w:eastAsiaTheme="minorEastAsia" w:hint="eastAsia"/>
          <w:lang w:eastAsia="ko-KR"/>
        </w:rPr>
        <w:t>)</w:t>
      </w:r>
      <w:r w:rsidR="00AC36DB">
        <w:rPr>
          <w:rFonts w:eastAsiaTheme="minorEastAsia"/>
          <w:lang w:eastAsia="ko-KR"/>
        </w:rPr>
        <w:t xml:space="preserve"> and</w:t>
      </w:r>
    </w:p>
    <w:p w14:paraId="66A7BE90" w14:textId="77777777" w:rsidR="00D93326" w:rsidRPr="008512A3" w:rsidRDefault="00D93326" w:rsidP="008512A3">
      <w:pPr>
        <w:pStyle w:val="ListNumberalt2"/>
      </w:pPr>
      <w:r w:rsidRPr="00445F73">
        <w:rPr>
          <w:rFonts w:eastAsiaTheme="minorEastAsia" w:hint="eastAsia"/>
          <w:lang w:eastAsia="ko-KR"/>
        </w:rPr>
        <w:t>Resources</w:t>
      </w:r>
      <w:r w:rsidRPr="00445F73">
        <w:t xml:space="preserve"> </w:t>
      </w:r>
      <w:r w:rsidR="00F13E31" w:rsidRPr="00445F73">
        <w:rPr>
          <w:rFonts w:eastAsiaTheme="minorEastAsia" w:hint="eastAsia"/>
          <w:lang w:eastAsia="ko-KR"/>
        </w:rPr>
        <w:t xml:space="preserve">(Resource </w:t>
      </w:r>
      <w:r w:rsidR="00ED5C0B">
        <w:rPr>
          <w:rFonts w:eastAsiaTheme="minorEastAsia"/>
          <w:lang w:eastAsia="ko-KR"/>
        </w:rPr>
        <w:t>d</w:t>
      </w:r>
      <w:r w:rsidR="00ED5C0B" w:rsidRPr="00445F73">
        <w:rPr>
          <w:rFonts w:eastAsiaTheme="minorEastAsia" w:hint="eastAsia"/>
          <w:lang w:eastAsia="ko-KR"/>
        </w:rPr>
        <w:t xml:space="preserve">iscovery </w:t>
      </w:r>
      <w:r w:rsidR="00F13E31" w:rsidRPr="00445F73">
        <w:rPr>
          <w:rFonts w:eastAsiaTheme="minorEastAsia" w:hint="eastAsia"/>
          <w:lang w:eastAsia="ko-KR"/>
        </w:rPr>
        <w:t xml:space="preserve">in </w:t>
      </w:r>
      <w:r w:rsidR="00F13E31" w:rsidRPr="00F13E31">
        <w:rPr>
          <w:rFonts w:eastAsiaTheme="minorEastAsia"/>
          <w:lang w:eastAsia="ko-KR"/>
        </w:rPr>
        <w:t>s</w:t>
      </w:r>
      <w:r w:rsidR="00F13E31" w:rsidRPr="00612766">
        <w:t xml:space="preserve">ection </w:t>
      </w:r>
      <w:r w:rsidR="00194F1E">
        <w:fldChar w:fldCharType="begin"/>
      </w:r>
      <w:r w:rsidR="00FA0F06">
        <w:instrText xml:space="preserve"> REF _Ref426374306 \r \h </w:instrText>
      </w:r>
      <w:r w:rsidR="00194F1E">
        <w:fldChar w:fldCharType="separate"/>
      </w:r>
      <w:r w:rsidR="00370B4E">
        <w:t>11.3</w:t>
      </w:r>
      <w:r w:rsidR="00194F1E">
        <w:fldChar w:fldCharType="end"/>
      </w:r>
      <w:r w:rsidR="00F13E31" w:rsidRPr="00445F73">
        <w:rPr>
          <w:rFonts w:eastAsiaTheme="minorEastAsia" w:hint="eastAsia"/>
          <w:lang w:eastAsia="ko-KR"/>
        </w:rPr>
        <w:t>)</w:t>
      </w:r>
    </w:p>
    <w:p w14:paraId="4C468190" w14:textId="77777777" w:rsidR="00963149" w:rsidRPr="008512A3" w:rsidRDefault="00963149" w:rsidP="00963149">
      <w:pPr>
        <w:pStyle w:val="ListNumberalt"/>
        <w:rPr>
          <w:rFonts w:eastAsiaTheme="minorEastAsia"/>
          <w:lang w:eastAsia="ko-KR"/>
        </w:rPr>
      </w:pPr>
      <w:r w:rsidRPr="00306833">
        <w:rPr>
          <w:rFonts w:eastAsiaTheme="minorEastAsia"/>
          <w:b/>
          <w:lang w:eastAsia="ko-KR"/>
        </w:rPr>
        <w:t xml:space="preserve">Resource </w:t>
      </w:r>
      <w:r w:rsidRPr="00AE7748">
        <w:rPr>
          <w:rFonts w:eastAsiaTheme="minorEastAsia"/>
          <w:b/>
          <w:lang w:eastAsia="ko-KR"/>
        </w:rPr>
        <w:t>m</w:t>
      </w:r>
      <w:r w:rsidRPr="00D01022">
        <w:rPr>
          <w:rFonts w:eastAsiaTheme="minorEastAsia"/>
          <w:b/>
          <w:lang w:eastAsia="ko-KR"/>
        </w:rPr>
        <w:t>odel</w:t>
      </w:r>
      <w:r w:rsidRPr="008512A3">
        <w:rPr>
          <w:rFonts w:eastAsiaTheme="minorEastAsia"/>
          <w:lang w:eastAsia="ko-KR"/>
        </w:rPr>
        <w:t xml:space="preserve">. </w:t>
      </w:r>
      <w:r w:rsidRPr="00306833">
        <w:rPr>
          <w:rFonts w:eastAsiaTheme="minorEastAsia" w:hint="eastAsia"/>
          <w:lang w:eastAsia="ko-KR"/>
        </w:rPr>
        <w:t xml:space="preserve">Specifies </w:t>
      </w:r>
      <w:r w:rsidRPr="00AE7748">
        <w:rPr>
          <w:rFonts w:eastAsiaTheme="minorEastAsia"/>
          <w:lang w:eastAsia="ko-KR"/>
        </w:rPr>
        <w:t xml:space="preserve">the </w:t>
      </w:r>
      <w:r w:rsidRPr="00D01022">
        <w:rPr>
          <w:rFonts w:eastAsiaTheme="minorEastAsia"/>
          <w:lang w:eastAsia="ko-KR"/>
        </w:rPr>
        <w:t>capability</w:t>
      </w:r>
      <w:r w:rsidRPr="00445F73">
        <w:rPr>
          <w:rFonts w:eastAsiaTheme="minorEastAsia"/>
          <w:lang w:eastAsia="ko-KR"/>
        </w:rPr>
        <w:t xml:space="preserve"> for representation of Entities in terms of resources and defines mechanisms for manipulating the resources.</w:t>
      </w:r>
      <w:r w:rsidRPr="00445F73">
        <w:rPr>
          <w:rFonts w:eastAsiaTheme="minorEastAsia" w:hint="eastAsia"/>
          <w:lang w:eastAsia="ko-KR"/>
        </w:rPr>
        <w:t xml:space="preserve"> </w:t>
      </w:r>
      <w:r w:rsidRPr="00773C9B">
        <w:rPr>
          <w:rFonts w:eastAsiaTheme="minorEastAsia"/>
          <w:lang w:eastAsia="ko-KR"/>
        </w:rPr>
        <w:t xml:space="preserve">The </w:t>
      </w:r>
      <w:r w:rsidRPr="00406F9D">
        <w:rPr>
          <w:rFonts w:eastAsiaTheme="minorEastAsia"/>
          <w:lang w:eastAsia="ko-KR"/>
        </w:rPr>
        <w:t xml:space="preserve">resource model </w:t>
      </w:r>
      <w:r w:rsidRPr="000F00EF">
        <w:rPr>
          <w:rFonts w:eastAsiaTheme="minorEastAsia"/>
          <w:lang w:eastAsia="ko-KR"/>
        </w:rPr>
        <w:t>function is defined in</w:t>
      </w:r>
      <w:r w:rsidR="00AC36DB">
        <w:rPr>
          <w:rFonts w:eastAsiaTheme="minorEastAsia"/>
          <w:lang w:eastAsia="ko-KR"/>
        </w:rPr>
        <w:t xml:space="preserve"> section</w:t>
      </w:r>
      <w:r w:rsidRPr="000F00EF">
        <w:rPr>
          <w:rFonts w:eastAsiaTheme="minorEastAsia"/>
          <w:lang w:eastAsia="ko-KR"/>
        </w:rPr>
        <w:t xml:space="preserve"> </w:t>
      </w:r>
      <w:r w:rsidR="00DE209A">
        <w:fldChar w:fldCharType="begin"/>
      </w:r>
      <w:r w:rsidR="00DE209A">
        <w:instrText xml:space="preserve"> REF _Ref409474753 \r \h  \* MERGEFORMAT </w:instrText>
      </w:r>
      <w:r w:rsidR="00DE209A">
        <w:fldChar w:fldCharType="separate"/>
      </w:r>
      <w:r w:rsidR="00370B4E">
        <w:t>7</w:t>
      </w:r>
      <w:r w:rsidR="00DE209A">
        <w:fldChar w:fldCharType="end"/>
      </w:r>
      <w:r w:rsidRPr="00FC1094">
        <w:rPr>
          <w:rFonts w:eastAsiaTheme="minorEastAsia"/>
          <w:lang w:eastAsia="ko-KR"/>
        </w:rPr>
        <w:t>.</w:t>
      </w:r>
    </w:p>
    <w:p w14:paraId="47E556B1" w14:textId="77777777" w:rsidR="00F67DE0" w:rsidRPr="008512A3" w:rsidRDefault="00F67DE0" w:rsidP="00F67DE0">
      <w:pPr>
        <w:pStyle w:val="ListNumberalt"/>
      </w:pPr>
      <w:r w:rsidRPr="00306833">
        <w:rPr>
          <w:rFonts w:eastAsiaTheme="minorEastAsia"/>
          <w:b/>
          <w:lang w:eastAsia="ko-KR"/>
        </w:rPr>
        <w:t>CRUDN</w:t>
      </w:r>
      <w:r w:rsidRPr="008512A3">
        <w:rPr>
          <w:rFonts w:eastAsiaTheme="minorEastAsia"/>
          <w:lang w:eastAsia="ko-KR"/>
        </w:rPr>
        <w:t xml:space="preserve">. </w:t>
      </w:r>
      <w:r w:rsidRPr="00306833">
        <w:rPr>
          <w:rFonts w:eastAsiaTheme="minorEastAsia" w:hint="eastAsia"/>
          <w:lang w:eastAsia="ko-KR"/>
        </w:rPr>
        <w:t>P</w:t>
      </w:r>
      <w:r w:rsidRPr="00AE7748">
        <w:rPr>
          <w:rFonts w:eastAsiaTheme="minorEastAsia"/>
          <w:lang w:eastAsia="ko-KR"/>
        </w:rPr>
        <w:t xml:space="preserve">rovides a </w:t>
      </w:r>
      <w:r w:rsidRPr="00D01022">
        <w:rPr>
          <w:rFonts w:eastAsiaTheme="minorEastAsia"/>
          <w:lang w:eastAsia="ko-KR"/>
        </w:rPr>
        <w:t xml:space="preserve">generic </w:t>
      </w:r>
      <w:r w:rsidRPr="00445F73">
        <w:rPr>
          <w:rFonts w:eastAsiaTheme="minorEastAsia"/>
          <w:lang w:eastAsia="ko-KR"/>
        </w:rPr>
        <w:t>schem</w:t>
      </w:r>
      <w:r w:rsidRPr="00445F73">
        <w:rPr>
          <w:rFonts w:eastAsiaTheme="minorEastAsia" w:hint="eastAsia"/>
          <w:lang w:eastAsia="ko-KR"/>
        </w:rPr>
        <w:t xml:space="preserve">e for </w:t>
      </w:r>
      <w:r w:rsidRPr="00445F73">
        <w:rPr>
          <w:rFonts w:eastAsiaTheme="minorEastAsia"/>
          <w:lang w:eastAsia="ko-KR"/>
        </w:rPr>
        <w:t xml:space="preserve">the interactions between a </w:t>
      </w:r>
      <w:r w:rsidRPr="00445F73">
        <w:rPr>
          <w:rFonts w:eastAsiaTheme="minorEastAsia" w:hint="eastAsia"/>
          <w:lang w:eastAsia="ko-KR"/>
        </w:rPr>
        <w:t xml:space="preserve">Client </w:t>
      </w:r>
      <w:r w:rsidRPr="00445F73">
        <w:rPr>
          <w:rFonts w:eastAsiaTheme="minorEastAsia"/>
          <w:lang w:eastAsia="ko-KR"/>
        </w:rPr>
        <w:t>and</w:t>
      </w:r>
      <w:r w:rsidRPr="00445F73">
        <w:rPr>
          <w:rFonts w:eastAsiaTheme="minorEastAsia" w:hint="eastAsia"/>
          <w:lang w:eastAsia="ko-KR"/>
        </w:rPr>
        <w:t xml:space="preserve"> Server </w:t>
      </w:r>
      <w:r w:rsidRPr="0057796D">
        <w:rPr>
          <w:rFonts w:eastAsiaTheme="minorEastAsia"/>
          <w:lang w:eastAsia="ko-KR"/>
        </w:rPr>
        <w:t>as defined in</w:t>
      </w:r>
      <w:r w:rsidR="00AC36DB">
        <w:rPr>
          <w:rFonts w:eastAsiaTheme="minorEastAsia"/>
          <w:lang w:eastAsia="ko-KR"/>
        </w:rPr>
        <w:t xml:space="preserve"> section</w:t>
      </w:r>
      <w:r w:rsidRPr="0057796D">
        <w:rPr>
          <w:rFonts w:eastAsiaTheme="minorEastAsia"/>
          <w:lang w:eastAsia="ko-KR"/>
        </w:rPr>
        <w:t xml:space="preserve"> </w:t>
      </w:r>
      <w:r w:rsidR="00DE209A">
        <w:fldChar w:fldCharType="begin"/>
      </w:r>
      <w:r w:rsidR="00DE209A">
        <w:instrText xml:space="preserve"> REF _Ref409466706 \r \h  \* MERGEFORMAT </w:instrText>
      </w:r>
      <w:r w:rsidR="00DE209A">
        <w:fldChar w:fldCharType="separate"/>
      </w:r>
      <w:r w:rsidR="00370B4E">
        <w:t>8</w:t>
      </w:r>
      <w:r w:rsidR="00DE209A">
        <w:fldChar w:fldCharType="end"/>
      </w:r>
      <w:r w:rsidRPr="00FC1094">
        <w:rPr>
          <w:rFonts w:eastAsiaTheme="minorEastAsia"/>
          <w:lang w:eastAsia="ko-KR"/>
        </w:rPr>
        <w:t>.</w:t>
      </w:r>
    </w:p>
    <w:p w14:paraId="443B94EC" w14:textId="77777777" w:rsidR="00D93326" w:rsidRPr="008512A3" w:rsidRDefault="00D93326" w:rsidP="00F617B4">
      <w:pPr>
        <w:pStyle w:val="ListNumberalt"/>
      </w:pPr>
      <w:r w:rsidRPr="00306833">
        <w:rPr>
          <w:rFonts w:eastAsiaTheme="minorEastAsia" w:hint="eastAsia"/>
          <w:b/>
          <w:lang w:eastAsia="ko-KR"/>
        </w:rPr>
        <w:t>Messaging</w:t>
      </w:r>
      <w:r w:rsidRPr="008512A3">
        <w:rPr>
          <w:rFonts w:eastAsiaTheme="minorEastAsia"/>
          <w:lang w:eastAsia="ko-KR"/>
        </w:rPr>
        <w:t xml:space="preserve">. </w:t>
      </w:r>
      <w:r w:rsidRPr="00306833">
        <w:rPr>
          <w:rFonts w:eastAsiaTheme="minorEastAsia" w:hint="eastAsia"/>
          <w:lang w:eastAsia="ko-KR"/>
        </w:rPr>
        <w:t xml:space="preserve">Provides specific message protocols for RESTful </w:t>
      </w:r>
      <w:r w:rsidR="009F4C2F" w:rsidRPr="00445F73">
        <w:rPr>
          <w:rFonts w:eastAsiaTheme="minorEastAsia"/>
          <w:lang w:eastAsia="ko-KR"/>
        </w:rPr>
        <w:t>operation</w:t>
      </w:r>
      <w:r w:rsidRPr="00445F73">
        <w:rPr>
          <w:rFonts w:eastAsiaTheme="minorEastAsia" w:hint="eastAsia"/>
          <w:lang w:eastAsia="ko-KR"/>
        </w:rPr>
        <w:t xml:space="preserve">, i.e. CRUDN. For example, CoAP is a primary messaging protocol. </w:t>
      </w:r>
      <w:r w:rsidRPr="00445F73">
        <w:rPr>
          <w:rFonts w:eastAsiaTheme="minorEastAsia"/>
          <w:lang w:eastAsia="ko-KR"/>
        </w:rPr>
        <w:t xml:space="preserve">The </w:t>
      </w:r>
      <w:r w:rsidR="00BE5E1B" w:rsidRPr="00445F73">
        <w:rPr>
          <w:rFonts w:eastAsiaTheme="minorEastAsia"/>
          <w:lang w:eastAsia="ko-KR"/>
        </w:rPr>
        <w:t>m</w:t>
      </w:r>
      <w:r w:rsidRPr="00445F73">
        <w:rPr>
          <w:rFonts w:eastAsiaTheme="minorEastAsia" w:hint="eastAsia"/>
          <w:lang w:eastAsia="ko-KR"/>
        </w:rPr>
        <w:t>essaging</w:t>
      </w:r>
      <w:r w:rsidRPr="00445F73">
        <w:rPr>
          <w:rFonts w:eastAsiaTheme="minorEastAsia"/>
          <w:lang w:eastAsia="ko-KR"/>
        </w:rPr>
        <w:t xml:space="preserve"> function is defined in </w:t>
      </w:r>
      <w:r w:rsidR="00AC36DB">
        <w:rPr>
          <w:rFonts w:eastAsiaTheme="minorEastAsia"/>
          <w:lang w:eastAsia="ko-KR"/>
        </w:rPr>
        <w:t>s</w:t>
      </w:r>
      <w:r w:rsidRPr="00445F73">
        <w:rPr>
          <w:rFonts w:eastAsiaTheme="minorEastAsia"/>
          <w:lang w:eastAsia="ko-KR"/>
        </w:rPr>
        <w:t>ection</w:t>
      </w:r>
      <w:r w:rsidR="00773457" w:rsidRPr="00445F73">
        <w:rPr>
          <w:rFonts w:eastAsiaTheme="minorEastAsia"/>
          <w:lang w:eastAsia="ko-KR"/>
        </w:rPr>
        <w:t xml:space="preserve"> </w:t>
      </w:r>
      <w:r w:rsidR="00DE209A">
        <w:fldChar w:fldCharType="begin"/>
      </w:r>
      <w:r w:rsidR="00DE209A">
        <w:instrText xml:space="preserve"> REF _Ref409474754 \r \h  \* MERGEFORMAT </w:instrText>
      </w:r>
      <w:r w:rsidR="00DE209A">
        <w:fldChar w:fldCharType="separate"/>
      </w:r>
      <w:r w:rsidR="00370B4E" w:rsidRPr="00370B4E">
        <w:rPr>
          <w:rFonts w:eastAsiaTheme="minorEastAsia"/>
          <w:lang w:eastAsia="ko-KR"/>
        </w:rPr>
        <w:t>11.8</w:t>
      </w:r>
      <w:r w:rsidR="00DE209A">
        <w:fldChar w:fldCharType="end"/>
      </w:r>
      <w:r w:rsidRPr="00FC1094">
        <w:rPr>
          <w:rFonts w:eastAsiaTheme="minorEastAsia"/>
          <w:lang w:eastAsia="ko-KR"/>
        </w:rPr>
        <w:t>.</w:t>
      </w:r>
    </w:p>
    <w:p w14:paraId="3CCD0CA8" w14:textId="77777777" w:rsidR="00D93326" w:rsidRPr="00E729C6" w:rsidRDefault="00D93326" w:rsidP="00F617B4">
      <w:pPr>
        <w:pStyle w:val="ListNumberalt"/>
      </w:pPr>
      <w:r w:rsidRPr="009341C6">
        <w:rPr>
          <w:rFonts w:eastAsiaTheme="minorEastAsia"/>
          <w:b/>
          <w:lang w:eastAsia="ko-KR"/>
        </w:rPr>
        <w:t xml:space="preserve">Device </w:t>
      </w:r>
      <w:r w:rsidR="0050014C">
        <w:rPr>
          <w:rFonts w:eastAsiaTheme="minorEastAsia"/>
          <w:b/>
          <w:lang w:eastAsia="ko-KR"/>
        </w:rPr>
        <w:t>m</w:t>
      </w:r>
      <w:r w:rsidR="0050014C" w:rsidRPr="003D40C9">
        <w:rPr>
          <w:rFonts w:eastAsiaTheme="minorEastAsia"/>
          <w:b/>
          <w:lang w:eastAsia="ko-KR"/>
        </w:rPr>
        <w:t>anagement</w:t>
      </w:r>
      <w:r w:rsidRPr="003D40C9">
        <w:rPr>
          <w:rFonts w:eastAsiaTheme="minorEastAsia"/>
          <w:b/>
          <w:lang w:eastAsia="ko-KR"/>
        </w:rPr>
        <w:t>.</w:t>
      </w:r>
      <w:r>
        <w:rPr>
          <w:rFonts w:eastAsiaTheme="minorEastAsia"/>
          <w:lang w:eastAsia="ko-KR"/>
        </w:rPr>
        <w:t xml:space="preserve"> </w:t>
      </w:r>
      <w:r w:rsidR="00760634">
        <w:rPr>
          <w:rFonts w:eastAsiaTheme="minorEastAsia"/>
          <w:lang w:eastAsia="ko-KR"/>
        </w:rPr>
        <w:t>S</w:t>
      </w:r>
      <w:r>
        <w:rPr>
          <w:rFonts w:eastAsiaTheme="minorEastAsia"/>
          <w:lang w:eastAsia="ko-KR"/>
        </w:rPr>
        <w:t xml:space="preserve">pecifies the </w:t>
      </w:r>
      <w:r w:rsidRPr="00403E9F">
        <w:rPr>
          <w:rFonts w:eastAsiaTheme="minorEastAsia"/>
          <w:lang w:eastAsia="ko-KR"/>
        </w:rPr>
        <w:t>discipline</w:t>
      </w:r>
      <w:r>
        <w:rPr>
          <w:rFonts w:eastAsiaTheme="minorEastAsia"/>
          <w:lang w:eastAsia="ko-KR"/>
        </w:rPr>
        <w:t xml:space="preserve"> of managing the capabilities of a Device, and includes device provisioning and initial setup as well as device monitoring and diagnostics. The </w:t>
      </w:r>
      <w:r w:rsidR="00BE5E1B">
        <w:rPr>
          <w:rFonts w:eastAsiaTheme="minorEastAsia"/>
          <w:lang w:eastAsia="ko-KR"/>
        </w:rPr>
        <w:t xml:space="preserve">device management </w:t>
      </w:r>
      <w:r>
        <w:rPr>
          <w:rFonts w:eastAsiaTheme="minorEastAsia"/>
          <w:lang w:eastAsia="ko-KR"/>
        </w:rPr>
        <w:t xml:space="preserve">function is defined </w:t>
      </w:r>
      <w:r w:rsidR="00773457">
        <w:rPr>
          <w:rFonts w:eastAsiaTheme="minorEastAsia"/>
          <w:lang w:eastAsia="ko-KR"/>
        </w:rPr>
        <w:t>in</w:t>
      </w:r>
      <w:r w:rsidR="00AC36DB">
        <w:rPr>
          <w:rFonts w:eastAsiaTheme="minorEastAsia"/>
          <w:lang w:eastAsia="ko-KR"/>
        </w:rPr>
        <w:t xml:space="preserve"> section</w:t>
      </w:r>
      <w:r w:rsidR="00773457">
        <w:rPr>
          <w:rFonts w:eastAsiaTheme="minorEastAsia"/>
          <w:lang w:eastAsia="ko-KR"/>
        </w:rPr>
        <w:t xml:space="preserve"> </w:t>
      </w:r>
      <w:r w:rsidR="00DE209A">
        <w:fldChar w:fldCharType="begin"/>
      </w:r>
      <w:r w:rsidR="00DE209A">
        <w:instrText xml:space="preserve"> REF _Ref409474756 \r \h  \* MERGEFORMAT </w:instrText>
      </w:r>
      <w:r w:rsidR="00DE209A">
        <w:fldChar w:fldCharType="separate"/>
      </w:r>
      <w:r w:rsidR="00370B4E" w:rsidRPr="00370B4E">
        <w:rPr>
          <w:rFonts w:eastAsiaTheme="minorEastAsia"/>
          <w:lang w:eastAsia="ko-KR"/>
        </w:rPr>
        <w:t>11.5</w:t>
      </w:r>
      <w:r w:rsidR="00DE209A">
        <w:fldChar w:fldCharType="end"/>
      </w:r>
      <w:r>
        <w:rPr>
          <w:rFonts w:eastAsiaTheme="minorEastAsia"/>
          <w:lang w:eastAsia="ko-KR"/>
        </w:rPr>
        <w:t>.</w:t>
      </w:r>
    </w:p>
    <w:p w14:paraId="216B6A97" w14:textId="77777777" w:rsidR="00D93326" w:rsidRDefault="00D93326" w:rsidP="00760634">
      <w:pPr>
        <w:pStyle w:val="ListNumberalt"/>
      </w:pPr>
      <w:r w:rsidRPr="0007209C">
        <w:rPr>
          <w:b/>
        </w:rPr>
        <w:t>Security.</w:t>
      </w:r>
      <w:r w:rsidRPr="0007209C">
        <w:t xml:space="preserve"> </w:t>
      </w:r>
      <w:bookmarkStart w:id="422" w:name="_Toc404252936"/>
      <w:bookmarkStart w:id="423" w:name="_Toc404543763"/>
      <w:bookmarkStart w:id="424" w:name="_Toc404252937"/>
      <w:bookmarkStart w:id="425" w:name="_Toc404543764"/>
      <w:bookmarkStart w:id="426" w:name="_Toc404252938"/>
      <w:bookmarkStart w:id="427" w:name="_Toc404543765"/>
      <w:bookmarkStart w:id="428" w:name="_Toc404252939"/>
      <w:bookmarkStart w:id="429" w:name="_Toc404543766"/>
      <w:bookmarkStart w:id="430" w:name="_Toc404252940"/>
      <w:bookmarkStart w:id="431" w:name="_Toc404543767"/>
      <w:bookmarkStart w:id="432" w:name="_Toc404252941"/>
      <w:bookmarkStart w:id="433" w:name="_Toc404543768"/>
      <w:bookmarkStart w:id="434" w:name="_Toc404252942"/>
      <w:bookmarkStart w:id="435" w:name="_Toc404543769"/>
      <w:bookmarkStart w:id="436" w:name="_Toc404252943"/>
      <w:bookmarkStart w:id="437" w:name="_Toc404543770"/>
      <w:bookmarkStart w:id="438" w:name="_Toc404252944"/>
      <w:bookmarkStart w:id="439" w:name="_Toc404543771"/>
      <w:bookmarkStart w:id="440" w:name="_Toc404252945"/>
      <w:bookmarkStart w:id="441" w:name="_Toc404543772"/>
      <w:bookmarkStart w:id="442" w:name="_Toc404252946"/>
      <w:bookmarkStart w:id="443" w:name="_Toc404543773"/>
      <w:bookmarkStart w:id="444" w:name="_Toc404122852"/>
      <w:bookmarkStart w:id="445" w:name="_Toc404252947"/>
      <w:bookmarkStart w:id="446" w:name="_Toc404543774"/>
      <w:bookmarkStart w:id="447" w:name="_Toc404122853"/>
      <w:bookmarkStart w:id="448" w:name="_Toc404252948"/>
      <w:bookmarkStart w:id="449" w:name="_Toc404543775"/>
      <w:bookmarkStart w:id="450" w:name="_Toc404122854"/>
      <w:bookmarkStart w:id="451" w:name="_Toc404252949"/>
      <w:bookmarkStart w:id="452" w:name="_Toc404543776"/>
      <w:bookmarkStart w:id="453" w:name="_Toc404122855"/>
      <w:bookmarkStart w:id="454" w:name="_Toc404252950"/>
      <w:bookmarkStart w:id="455" w:name="_Toc404543777"/>
      <w:bookmarkStart w:id="456" w:name="_Toc404669693"/>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00760634" w:rsidRPr="00760634">
        <w:t xml:space="preserve">Includes authentication, authorization, and access control mechanisms required for secure access to Entities. The security function is defined in section </w:t>
      </w:r>
      <w:r w:rsidR="00194F1E">
        <w:fldChar w:fldCharType="begin"/>
      </w:r>
      <w:r w:rsidR="00760634">
        <w:instrText xml:space="preserve"> REF _Ref413670060 \r \h </w:instrText>
      </w:r>
      <w:r w:rsidR="00194F1E">
        <w:fldChar w:fldCharType="separate"/>
      </w:r>
      <w:r w:rsidR="00370B4E">
        <w:t>13</w:t>
      </w:r>
      <w:r w:rsidR="00194F1E">
        <w:fldChar w:fldCharType="end"/>
      </w:r>
      <w:r w:rsidR="00760634" w:rsidRPr="00760634">
        <w:t>.</w:t>
      </w:r>
    </w:p>
    <w:p w14:paraId="30E4E95D" w14:textId="77777777" w:rsidR="00EE3696" w:rsidRDefault="00EE3696" w:rsidP="00F92D1D">
      <w:pPr>
        <w:pStyle w:val="Heading2"/>
      </w:pPr>
      <w:bookmarkStart w:id="457" w:name="_Ref409466705"/>
      <w:bookmarkStart w:id="458" w:name="_Ref409466712"/>
      <w:bookmarkStart w:id="459" w:name="_Toc509367139"/>
      <w:r>
        <w:rPr>
          <w:rFonts w:hint="eastAsia"/>
        </w:rPr>
        <w:lastRenderedPageBreak/>
        <w:t xml:space="preserve">Example Scenario with </w:t>
      </w:r>
      <w:r w:rsidR="0070312E">
        <w:t>r</w:t>
      </w:r>
      <w:r>
        <w:rPr>
          <w:rFonts w:hint="eastAsia"/>
        </w:rPr>
        <w:t>oles</w:t>
      </w:r>
      <w:bookmarkEnd w:id="457"/>
      <w:bookmarkEnd w:id="458"/>
      <w:bookmarkEnd w:id="459"/>
      <w:r>
        <w:rPr>
          <w:rFonts w:hint="eastAsia"/>
        </w:rPr>
        <w:t xml:space="preserve"> </w:t>
      </w:r>
    </w:p>
    <w:p w14:paraId="58D96BB3" w14:textId="77777777" w:rsidR="00EE3696" w:rsidRDefault="00BB0424" w:rsidP="00EE3696">
      <w:pPr>
        <w:pStyle w:val="PARAGRAPH"/>
        <w:rPr>
          <w:rFonts w:eastAsiaTheme="minorEastAsia"/>
          <w:lang w:eastAsia="ko-KR"/>
        </w:rPr>
      </w:pPr>
      <w:r>
        <w:rPr>
          <w:rFonts w:eastAsiaTheme="minorEastAsia"/>
          <w:lang w:eastAsia="ko-KR"/>
        </w:rPr>
        <w:t>I</w:t>
      </w:r>
      <w:r w:rsidR="00EE3696">
        <w:rPr>
          <w:rFonts w:eastAsiaTheme="minorEastAsia"/>
          <w:lang w:eastAsia="ko-KR"/>
        </w:rPr>
        <w:t>nteractions are defined between logical entities known as Roles. Three roles are defined:</w:t>
      </w:r>
      <w:r w:rsidR="00EE3696">
        <w:rPr>
          <w:rFonts w:eastAsiaTheme="minorEastAsia" w:hint="eastAsia"/>
          <w:lang w:eastAsia="ko-KR"/>
        </w:rPr>
        <w:t xml:space="preserve"> </w:t>
      </w:r>
      <w:r w:rsidR="00EE3696">
        <w:rPr>
          <w:rFonts w:eastAsiaTheme="minorEastAsia"/>
          <w:lang w:eastAsia="ko-KR"/>
        </w:rPr>
        <w:t>C</w:t>
      </w:r>
      <w:r w:rsidR="00EE3696">
        <w:rPr>
          <w:rFonts w:eastAsiaTheme="minorEastAsia" w:hint="eastAsia"/>
          <w:lang w:eastAsia="ko-KR"/>
        </w:rPr>
        <w:t xml:space="preserve">lient, </w:t>
      </w:r>
      <w:r w:rsidR="00EE3696">
        <w:rPr>
          <w:rFonts w:eastAsiaTheme="minorEastAsia"/>
          <w:lang w:eastAsia="ko-KR"/>
        </w:rPr>
        <w:t>S</w:t>
      </w:r>
      <w:r w:rsidR="00EE3696">
        <w:rPr>
          <w:rFonts w:eastAsiaTheme="minorEastAsia" w:hint="eastAsia"/>
          <w:lang w:eastAsia="ko-KR"/>
        </w:rPr>
        <w:t xml:space="preserve">erver and </w:t>
      </w:r>
      <w:r w:rsidR="00EE3696">
        <w:rPr>
          <w:rFonts w:eastAsiaTheme="minorEastAsia"/>
          <w:lang w:eastAsia="ko-KR"/>
        </w:rPr>
        <w:t>I</w:t>
      </w:r>
      <w:r w:rsidR="00EE3696">
        <w:rPr>
          <w:rFonts w:eastAsiaTheme="minorEastAsia" w:hint="eastAsia"/>
          <w:lang w:eastAsia="ko-KR"/>
        </w:rPr>
        <w:t>ntermediary</w:t>
      </w:r>
      <w:r w:rsidR="00EE3696">
        <w:rPr>
          <w:rFonts w:eastAsiaTheme="minorEastAsia"/>
          <w:lang w:eastAsia="ko-KR"/>
        </w:rPr>
        <w:t>.</w:t>
      </w:r>
    </w:p>
    <w:p w14:paraId="54391003" w14:textId="77777777" w:rsidR="00370B4E" w:rsidRDefault="00194F1E" w:rsidP="00857BC9">
      <w:pPr>
        <w:pStyle w:val="PlantUMLImg"/>
      </w:pPr>
      <w:r>
        <w:fldChar w:fldCharType="begin"/>
      </w:r>
      <w:r w:rsidR="00EE3696">
        <w:instrText xml:space="preserve"> REF _Ref410845319 \h </w:instrText>
      </w:r>
      <w:r>
        <w:fldChar w:fldCharType="separate"/>
      </w:r>
      <w:r w:rsidR="00370B4E">
        <w:rPr>
          <w:noProof/>
          <w:lang w:eastAsia="en-US"/>
        </w:rPr>
        <w:drawing>
          <wp:inline distT="0" distB="0" distL="0" distR="0" wp14:anchorId="1E704DF9" wp14:editId="556C0925">
            <wp:extent cx="4619625" cy="3933825"/>
            <wp:effectExtent l="0" t="0" r="9525" b="9525"/>
            <wp:docPr id="135" name="Picture 1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8">
                      <a:extLst>
                        <a:ext uri="{28A0092B-C50C-407E-A947-70E740481C1C}">
                          <a14:useLocalDpi xmlns:a14="http://schemas.microsoft.com/office/drawing/2010/main" val="0"/>
                        </a:ext>
                      </a:extLst>
                    </a:blip>
                    <a:stretch>
                      <a:fillRect/>
                    </a:stretch>
                  </pic:blipFill>
                  <pic:spPr>
                    <a:xfrm>
                      <a:off x="0" y="0"/>
                      <a:ext cx="4619625" cy="3933825"/>
                    </a:xfrm>
                    <a:prstGeom prst="rect">
                      <a:avLst/>
                    </a:prstGeom>
                  </pic:spPr>
                </pic:pic>
              </a:graphicData>
            </a:graphic>
          </wp:inline>
        </w:drawing>
      </w:r>
    </w:p>
    <w:p w14:paraId="2C2829F8" w14:textId="77777777" w:rsidR="00370B4E" w:rsidRPr="00857BC9" w:rsidRDefault="00370B4E" w:rsidP="00857BC9">
      <w:pPr>
        <w:pStyle w:val="FIGURE-title"/>
      </w:pPr>
    </w:p>
    <w:p w14:paraId="1E192CD2" w14:textId="77777777" w:rsidR="00EE3696" w:rsidRDefault="00370B4E" w:rsidP="004D658F">
      <w:pPr>
        <w:pStyle w:val="FIGURE"/>
      </w:pPr>
      <w:r>
        <w:t xml:space="preserve">Figure </w:t>
      </w:r>
      <w:r>
        <w:rPr>
          <w:noProof/>
        </w:rPr>
        <w:t>4</w:t>
      </w:r>
      <w:r w:rsidR="00194F1E">
        <w:fldChar w:fldCharType="end"/>
      </w:r>
      <w:r w:rsidR="00EE3696" w:rsidRPr="007229F9">
        <w:t xml:space="preserve"> illustrates an example of the Roles in a scenario where a smart phone sends a request message to a thermostat; the original request is sent </w:t>
      </w:r>
      <w:r w:rsidR="00EE3696">
        <w:t>over</w:t>
      </w:r>
      <w:r w:rsidR="00EE3696" w:rsidRPr="007229F9">
        <w:t xml:space="preserve"> </w:t>
      </w:r>
      <w:r w:rsidR="00EE3696">
        <w:rPr>
          <w:rFonts w:eastAsiaTheme="minorEastAsia" w:hint="eastAsia"/>
          <w:lang w:eastAsia="ko-KR"/>
        </w:rPr>
        <w:t>HTTP</w:t>
      </w:r>
      <w:r w:rsidR="00EE3696">
        <w:rPr>
          <w:rFonts w:eastAsiaTheme="minorEastAsia"/>
          <w:lang w:eastAsia="ko-KR"/>
        </w:rPr>
        <w:t>,</w:t>
      </w:r>
      <w:r w:rsidR="00EE3696" w:rsidRPr="007229F9">
        <w:t xml:space="preserve"> but is translated into a </w:t>
      </w:r>
      <w:r w:rsidR="00EE3696">
        <w:rPr>
          <w:rFonts w:eastAsiaTheme="minorEastAsia" w:hint="eastAsia"/>
          <w:lang w:eastAsia="ko-KR"/>
        </w:rPr>
        <w:t>CoAP</w:t>
      </w:r>
      <w:r w:rsidR="00EE3696" w:rsidRPr="007229F9">
        <w:t xml:space="preserve"> request message by a gateway in between, and then delivered to the thermostat. In this example</w:t>
      </w:r>
      <w:r w:rsidR="00EE3696">
        <w:t>,</w:t>
      </w:r>
      <w:r w:rsidR="00EE3696" w:rsidRPr="007229F9">
        <w:t xml:space="preserve"> the smart phone takes the role of </w:t>
      </w:r>
      <w:r w:rsidR="00EE3696">
        <w:t xml:space="preserve">a </w:t>
      </w:r>
      <w:r w:rsidR="00EE3696" w:rsidRPr="007229F9">
        <w:t xml:space="preserve">Client, the gateway takes the role of </w:t>
      </w:r>
      <w:r w:rsidR="00EE3696">
        <w:t>an I</w:t>
      </w:r>
      <w:r w:rsidR="00EE3696" w:rsidRPr="007229F9">
        <w:t xml:space="preserve">ntermediary and the thermostat takes the role of </w:t>
      </w:r>
      <w:r w:rsidR="00EE3696">
        <w:t>a S</w:t>
      </w:r>
      <w:r w:rsidR="00EE3696" w:rsidRPr="007229F9">
        <w:t>erver.</w:t>
      </w:r>
    </w:p>
    <w:p w14:paraId="46D93002" w14:textId="77777777" w:rsidR="007C5ADF" w:rsidRPr="00D53754" w:rsidRDefault="007C5ADF" w:rsidP="00C0626D">
      <w:pPr>
        <w:keepLines/>
        <w:snapToGrid w:val="0"/>
        <w:spacing w:before="100" w:after="200"/>
      </w:pPr>
      <w:r w:rsidRPr="00D53754">
        <w:t xml:space="preserve">       </w:t>
      </w:r>
      <w:r>
        <w:t xml:space="preserve">        </w:t>
      </w:r>
      <w:r w:rsidRPr="00D53754">
        <w:t xml:space="preserve"> </w:t>
      </w:r>
      <w:r w:rsidRPr="00D53754">
        <w:object w:dxaOrig="5141" w:dyaOrig="1104" w14:anchorId="39FF9E7F">
          <v:shape id="_x0000_i1026" type="#_x0000_t75" style="width:264pt;height:60pt" o:ole="">
            <v:imagedata r:id="rId59" o:title=""/>
          </v:shape>
          <o:OLEObject Type="Embed" ProgID="Visio.Drawing.15" ShapeID="_x0000_i1026" DrawAspect="Content" ObjectID="_1583185917" r:id="rId60"/>
        </w:object>
      </w:r>
    </w:p>
    <w:p w14:paraId="15138DA7" w14:textId="77777777" w:rsidR="007C5ADF" w:rsidRPr="00D53754" w:rsidRDefault="007C5ADF" w:rsidP="00857BC9">
      <w:pPr>
        <w:pStyle w:val="PlantUML"/>
      </w:pPr>
      <w:r w:rsidRPr="00D53754">
        <w:t>@startuml</w:t>
      </w:r>
    </w:p>
    <w:p w14:paraId="2A2DF9BD" w14:textId="77777777" w:rsidR="007C5ADF" w:rsidRPr="00D53754" w:rsidRDefault="007C5ADF" w:rsidP="00857BC9">
      <w:pPr>
        <w:pStyle w:val="PlantUML"/>
      </w:pPr>
    </w:p>
    <w:p w14:paraId="40D298BC" w14:textId="77777777" w:rsidR="007C5ADF" w:rsidRPr="00D53754" w:rsidRDefault="007C5ADF" w:rsidP="00857BC9">
      <w:pPr>
        <w:pStyle w:val="PlantUML"/>
      </w:pPr>
      <w:r w:rsidRPr="00D53754">
        <w:t>hide footbox</w:t>
      </w:r>
    </w:p>
    <w:p w14:paraId="6A3A2C4D" w14:textId="77777777" w:rsidR="007C5ADF" w:rsidRPr="00D53754" w:rsidRDefault="007C5ADF" w:rsidP="00857BC9">
      <w:pPr>
        <w:pStyle w:val="PlantUML"/>
      </w:pPr>
      <w:r w:rsidRPr="00D53754">
        <w:t xml:space="preserve">participant "Client" as Client </w:t>
      </w:r>
    </w:p>
    <w:p w14:paraId="54C2752A" w14:textId="77777777" w:rsidR="007C5ADF" w:rsidRPr="00D53754" w:rsidRDefault="007C5ADF" w:rsidP="00857BC9">
      <w:pPr>
        <w:pStyle w:val="PlantUML"/>
      </w:pPr>
      <w:r w:rsidRPr="00D53754">
        <w:t>participant "Intermediary" as Intermediary</w:t>
      </w:r>
    </w:p>
    <w:p w14:paraId="4315BB60" w14:textId="77777777" w:rsidR="007C5ADF" w:rsidRPr="00D53754" w:rsidRDefault="007C5ADF" w:rsidP="00857BC9">
      <w:pPr>
        <w:pStyle w:val="PlantUML"/>
      </w:pPr>
      <w:r w:rsidRPr="00D53754">
        <w:t>participant "Server" as Server</w:t>
      </w:r>
    </w:p>
    <w:p w14:paraId="33C23A07" w14:textId="77777777" w:rsidR="007C5ADF" w:rsidRPr="00D53754" w:rsidRDefault="007C5ADF" w:rsidP="00857BC9">
      <w:pPr>
        <w:pStyle w:val="PlantUML"/>
      </w:pPr>
    </w:p>
    <w:p w14:paraId="3D38E474" w14:textId="77777777" w:rsidR="007C5ADF" w:rsidRPr="00D53754" w:rsidRDefault="007C5ADF" w:rsidP="00857BC9">
      <w:pPr>
        <w:pStyle w:val="PlantUML"/>
      </w:pPr>
    </w:p>
    <w:p w14:paraId="4AA0FBAC" w14:textId="77777777" w:rsidR="007C5ADF" w:rsidRPr="00D53754" w:rsidRDefault="007C5ADF" w:rsidP="00857BC9">
      <w:pPr>
        <w:pStyle w:val="PlantUML"/>
      </w:pPr>
      <w:r w:rsidRPr="00D53754">
        <w:t>Client-&gt;Intermediary: HTTP Request</w:t>
      </w:r>
    </w:p>
    <w:p w14:paraId="1CE3E4E8" w14:textId="77777777" w:rsidR="007C5ADF" w:rsidRPr="00D53754" w:rsidRDefault="007C5ADF" w:rsidP="00857BC9">
      <w:pPr>
        <w:pStyle w:val="PlantUML"/>
      </w:pPr>
      <w:r w:rsidRPr="00D53754">
        <w:t>Intermediary-&gt;Server: CoAP Request</w:t>
      </w:r>
    </w:p>
    <w:p w14:paraId="6DD14F93" w14:textId="77777777" w:rsidR="007C5ADF" w:rsidRPr="00D53754" w:rsidRDefault="007C5ADF" w:rsidP="00857BC9">
      <w:pPr>
        <w:pStyle w:val="PlantUML"/>
      </w:pPr>
      <w:r w:rsidRPr="00D53754">
        <w:t>Note Right of Server</w:t>
      </w:r>
    </w:p>
    <w:p w14:paraId="11E6BC8E" w14:textId="77777777" w:rsidR="007C5ADF" w:rsidRPr="00D53754" w:rsidRDefault="007C5ADF" w:rsidP="00857BC9">
      <w:pPr>
        <w:pStyle w:val="PlantUML"/>
      </w:pPr>
      <w:r w:rsidRPr="00D53754">
        <w:lastRenderedPageBreak/>
        <w:t>Resource (representation):</w:t>
      </w:r>
    </w:p>
    <w:p w14:paraId="5BDC5AB1" w14:textId="77777777" w:rsidR="007C5ADF" w:rsidRPr="00D53754" w:rsidRDefault="007C5ADF" w:rsidP="00857BC9">
      <w:pPr>
        <w:pStyle w:val="PlantUML"/>
      </w:pPr>
      <w:r w:rsidRPr="00D53754">
        <w:t>{</w:t>
      </w:r>
    </w:p>
    <w:p w14:paraId="2F90209A" w14:textId="77777777" w:rsidR="007C5ADF" w:rsidRPr="00D53754" w:rsidRDefault="007C5ADF" w:rsidP="00857BC9">
      <w:pPr>
        <w:pStyle w:val="PlantUML"/>
      </w:pPr>
      <w:r w:rsidRPr="00D53754">
        <w:t xml:space="preserve">   "n": "MyRoomTemperature",</w:t>
      </w:r>
    </w:p>
    <w:p w14:paraId="473F87CA" w14:textId="77777777" w:rsidR="007C5ADF" w:rsidRPr="00D53754" w:rsidRDefault="007C5ADF" w:rsidP="00857BC9">
      <w:pPr>
        <w:pStyle w:val="PlantUML"/>
      </w:pPr>
      <w:r w:rsidRPr="00D53754">
        <w:t xml:space="preserve">   "rt": ["oic.r.temperature"],</w:t>
      </w:r>
    </w:p>
    <w:p w14:paraId="6B493409" w14:textId="77777777" w:rsidR="007C5ADF" w:rsidRPr="00D53754" w:rsidRDefault="007C5ADF" w:rsidP="00857BC9">
      <w:pPr>
        <w:pStyle w:val="PlantUML"/>
      </w:pPr>
      <w:r w:rsidRPr="00D53754">
        <w:t xml:space="preserve">   "if": ["oic.if.a"],</w:t>
      </w:r>
    </w:p>
    <w:p w14:paraId="725E2D6F" w14:textId="77777777" w:rsidR="007C5ADF" w:rsidRPr="00D53754" w:rsidRDefault="007C5ADF" w:rsidP="00857BC9">
      <w:pPr>
        <w:pStyle w:val="PlantUML"/>
      </w:pPr>
      <w:r w:rsidRPr="00D53754">
        <w:t xml:space="preserve">   "id": "temp_TF38_3",</w:t>
      </w:r>
    </w:p>
    <w:p w14:paraId="2201F862" w14:textId="77777777" w:rsidR="007C5ADF" w:rsidRPr="00D53754" w:rsidRDefault="007C5ADF" w:rsidP="00857BC9">
      <w:pPr>
        <w:pStyle w:val="PlantUML"/>
      </w:pPr>
      <w:r w:rsidRPr="00D53754">
        <w:t xml:space="preserve">   "unit": "Cel</w:t>
      </w:r>
      <w:r w:rsidR="00684482">
        <w:t>s</w:t>
      </w:r>
      <w:r w:rsidRPr="00D53754">
        <w:t>ius",</w:t>
      </w:r>
    </w:p>
    <w:p w14:paraId="40A28139" w14:textId="77777777" w:rsidR="007C5ADF" w:rsidRPr="00D53754" w:rsidRDefault="007C5ADF" w:rsidP="00857BC9">
      <w:pPr>
        <w:pStyle w:val="PlantUML"/>
      </w:pPr>
      <w:r w:rsidRPr="00D53754">
        <w:t xml:space="preserve">   "Current_value": 18,</w:t>
      </w:r>
    </w:p>
    <w:p w14:paraId="35443555" w14:textId="77777777" w:rsidR="007C5ADF" w:rsidRPr="00D53754" w:rsidRDefault="007C5ADF" w:rsidP="00857BC9">
      <w:pPr>
        <w:pStyle w:val="PlantUML"/>
      </w:pPr>
      <w:r w:rsidRPr="00D53754">
        <w:t xml:space="preserve">   "Set_value": 25</w:t>
      </w:r>
    </w:p>
    <w:p w14:paraId="14BEDE9D" w14:textId="77777777" w:rsidR="007C5ADF" w:rsidRPr="00D53754" w:rsidRDefault="007C5ADF" w:rsidP="00857BC9">
      <w:pPr>
        <w:pStyle w:val="PlantUML"/>
      </w:pPr>
      <w:r w:rsidRPr="00D53754">
        <w:t>}</w:t>
      </w:r>
    </w:p>
    <w:p w14:paraId="796EF39D" w14:textId="77777777" w:rsidR="007C5ADF" w:rsidRPr="00D53754" w:rsidRDefault="007C5ADF" w:rsidP="00857BC9">
      <w:pPr>
        <w:pStyle w:val="PlantUML"/>
      </w:pPr>
      <w:r w:rsidRPr="00D53754">
        <w:t>End Note</w:t>
      </w:r>
    </w:p>
    <w:p w14:paraId="3084D249" w14:textId="77777777" w:rsidR="007C5ADF" w:rsidRPr="00D53754" w:rsidRDefault="007C5ADF" w:rsidP="00857BC9">
      <w:pPr>
        <w:pStyle w:val="PlantUML"/>
      </w:pPr>
      <w:r w:rsidRPr="00D53754">
        <w:t>Server-&gt;Intermediary: CoAP Response</w:t>
      </w:r>
    </w:p>
    <w:p w14:paraId="728404EC" w14:textId="77777777" w:rsidR="007C5ADF" w:rsidRPr="00D53754" w:rsidRDefault="007C5ADF" w:rsidP="00857BC9">
      <w:pPr>
        <w:pStyle w:val="PlantUML"/>
      </w:pPr>
      <w:r w:rsidRPr="00D53754">
        <w:t>Intermediary-&gt;Client: HTTP Response</w:t>
      </w:r>
    </w:p>
    <w:p w14:paraId="4DBDB9BC" w14:textId="77777777" w:rsidR="007C5ADF" w:rsidRPr="00D53754" w:rsidRDefault="007C5ADF" w:rsidP="00857BC9">
      <w:pPr>
        <w:pStyle w:val="PlantUML"/>
      </w:pPr>
    </w:p>
    <w:p w14:paraId="028B3FA3" w14:textId="77777777" w:rsidR="007C5ADF" w:rsidRPr="00D53754" w:rsidRDefault="007C5ADF" w:rsidP="00857BC9">
      <w:pPr>
        <w:pStyle w:val="PlantUML"/>
      </w:pPr>
      <w:r w:rsidRPr="00D53754">
        <w:t>Rnote over Intermediary,Server</w:t>
      </w:r>
    </w:p>
    <w:p w14:paraId="3314F7A1" w14:textId="77777777" w:rsidR="007C5ADF" w:rsidRPr="00D53754" w:rsidRDefault="007C5ADF" w:rsidP="00857BC9">
      <w:pPr>
        <w:pStyle w:val="PlantUML"/>
      </w:pPr>
      <w:r w:rsidRPr="00D53754">
        <w:t xml:space="preserve">  CRUDN Operation</w:t>
      </w:r>
    </w:p>
    <w:p w14:paraId="466CA3CC" w14:textId="77777777" w:rsidR="007C5ADF" w:rsidRPr="00D53754" w:rsidRDefault="007C5ADF" w:rsidP="00857BC9">
      <w:pPr>
        <w:pStyle w:val="PlantUML"/>
      </w:pPr>
      <w:r w:rsidRPr="00D53754">
        <w:t>End Rnote</w:t>
      </w:r>
    </w:p>
    <w:p w14:paraId="50D49E74" w14:textId="77777777" w:rsidR="007C5ADF" w:rsidRPr="00D53754" w:rsidRDefault="007C5ADF" w:rsidP="00857BC9">
      <w:pPr>
        <w:pStyle w:val="PlantUML"/>
      </w:pPr>
    </w:p>
    <w:p w14:paraId="07CF9DB6" w14:textId="77777777" w:rsidR="007C5ADF" w:rsidRPr="00D53754" w:rsidRDefault="007C5ADF" w:rsidP="00857BC9">
      <w:pPr>
        <w:pStyle w:val="PlantUML"/>
      </w:pPr>
      <w:r w:rsidRPr="00D53754">
        <w:t>@enduml</w:t>
      </w:r>
    </w:p>
    <w:p w14:paraId="42E2133A" w14:textId="77777777" w:rsidR="00E961AF" w:rsidRDefault="00857BC9" w:rsidP="00857BC9">
      <w:pPr>
        <w:pStyle w:val="PlantUMLImg"/>
      </w:pPr>
      <w:bookmarkStart w:id="460" w:name="_Ref410845319"/>
      <w:r>
        <w:rPr>
          <w:noProof/>
          <w:lang w:eastAsia="en-US"/>
        </w:rPr>
        <w:drawing>
          <wp:inline distT="0" distB="0" distL="0" distR="0" wp14:anchorId="1E704DF9" wp14:editId="556C0925">
            <wp:extent cx="4619625" cy="3933825"/>
            <wp:effectExtent l="0" t="0" r="9525" b="9525"/>
            <wp:docPr id="7" name="Picture 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8">
                      <a:extLst>
                        <a:ext uri="{28A0092B-C50C-407E-A947-70E740481C1C}">
                          <a14:useLocalDpi xmlns:a14="http://schemas.microsoft.com/office/drawing/2010/main" val="0"/>
                        </a:ext>
                      </a:extLst>
                    </a:blip>
                    <a:stretch>
                      <a:fillRect/>
                    </a:stretch>
                  </pic:blipFill>
                  <pic:spPr>
                    <a:xfrm>
                      <a:off x="0" y="0"/>
                      <a:ext cx="4619625" cy="3933825"/>
                    </a:xfrm>
                    <a:prstGeom prst="rect">
                      <a:avLst/>
                    </a:prstGeom>
                  </pic:spPr>
                </pic:pic>
              </a:graphicData>
            </a:graphic>
          </wp:inline>
        </w:drawing>
      </w:r>
    </w:p>
    <w:p w14:paraId="7608762D" w14:textId="77777777" w:rsidR="00857BC9" w:rsidRPr="00857BC9" w:rsidRDefault="00857BC9" w:rsidP="00857BC9">
      <w:pPr>
        <w:pStyle w:val="FIGURE-title"/>
      </w:pPr>
    </w:p>
    <w:p w14:paraId="3DAAA1F2" w14:textId="77777777" w:rsidR="00EE3696" w:rsidRPr="000D29DB" w:rsidRDefault="00EE3696" w:rsidP="00EE3696">
      <w:pPr>
        <w:pStyle w:val="FIGURE-title"/>
        <w:rPr>
          <w:rFonts w:eastAsiaTheme="minorEastAsia"/>
          <w:lang w:eastAsia="ko-KR"/>
        </w:rPr>
      </w:pPr>
      <w:bookmarkStart w:id="461" w:name="_Toc509367519"/>
      <w:r>
        <w:t xml:space="preserve">Figure </w:t>
      </w:r>
      <w:r w:rsidR="00194F1E">
        <w:fldChar w:fldCharType="begin"/>
      </w:r>
      <w:r w:rsidR="007B07C5">
        <w:instrText xml:space="preserve"> SEQ Figure \* ARABIC </w:instrText>
      </w:r>
      <w:r w:rsidR="00194F1E">
        <w:fldChar w:fldCharType="separate"/>
      </w:r>
      <w:r w:rsidR="00370B4E">
        <w:rPr>
          <w:noProof/>
        </w:rPr>
        <w:t>4</w:t>
      </w:r>
      <w:r w:rsidR="00194F1E">
        <w:rPr>
          <w:noProof/>
        </w:rPr>
        <w:fldChar w:fldCharType="end"/>
      </w:r>
      <w:bookmarkEnd w:id="460"/>
      <w:r>
        <w:t>: Example illustrating the Roles</w:t>
      </w:r>
      <w:bookmarkEnd w:id="461"/>
      <w:r w:rsidDel="0085398D">
        <w:t xml:space="preserve"> </w:t>
      </w:r>
    </w:p>
    <w:p w14:paraId="561395A8" w14:textId="77777777" w:rsidR="00EE3696" w:rsidRDefault="00EE3696" w:rsidP="00F92D1D">
      <w:pPr>
        <w:pStyle w:val="Heading2"/>
      </w:pPr>
      <w:bookmarkStart w:id="462" w:name="_Ref416377188"/>
      <w:bookmarkStart w:id="463" w:name="_Toc509367140"/>
      <w:r w:rsidRPr="001F446F">
        <w:t>Example</w:t>
      </w:r>
      <w:r>
        <w:t xml:space="preserve"> Scenario: Bridging to Non-</w:t>
      </w:r>
      <w:r w:rsidR="00D40B66" w:rsidRPr="00D40B66">
        <w:t xml:space="preserve"> </w:t>
      </w:r>
      <w:r w:rsidR="00D40B66">
        <w:t>OCF</w:t>
      </w:r>
      <w:r>
        <w:t xml:space="preserve"> ecosystem</w:t>
      </w:r>
      <w:bookmarkEnd w:id="462"/>
      <w:bookmarkEnd w:id="463"/>
    </w:p>
    <w:p w14:paraId="48613894" w14:textId="77777777" w:rsidR="00EE3696" w:rsidRDefault="00EE3696" w:rsidP="00EE3696">
      <w:pPr>
        <w:pStyle w:val="PARAGRAPH"/>
        <w:rPr>
          <w:rFonts w:eastAsiaTheme="minorEastAsia"/>
          <w:lang w:eastAsia="ko-KR"/>
        </w:rPr>
      </w:pPr>
      <w:r>
        <w:rPr>
          <w:rFonts w:eastAsiaTheme="minorEastAsia"/>
          <w:lang w:eastAsia="ko-KR"/>
        </w:rPr>
        <w:t xml:space="preserve">The use case for this scenario is a display (like a wrist watch) that is used to monitor a heart rate sensor that implements a protocol that is not </w:t>
      </w:r>
      <w:r w:rsidR="00D40B66">
        <w:rPr>
          <w:lang w:eastAsia="ko-KR"/>
        </w:rPr>
        <w:t>OCF</w:t>
      </w:r>
      <w:r>
        <w:rPr>
          <w:rFonts w:eastAsiaTheme="minorEastAsia"/>
          <w:lang w:eastAsia="ko-KR"/>
        </w:rPr>
        <w:t xml:space="preserve"> supported.</w:t>
      </w:r>
    </w:p>
    <w:p w14:paraId="54C46AD8" w14:textId="77777777" w:rsidR="00EE3696" w:rsidRDefault="00194F1E" w:rsidP="00EE3696">
      <w:pPr>
        <w:pStyle w:val="PARAGRAPH"/>
        <w:rPr>
          <w:rFonts w:eastAsiaTheme="minorEastAsia"/>
          <w:lang w:eastAsia="ko-KR"/>
        </w:rPr>
      </w:pPr>
      <w:r>
        <w:rPr>
          <w:rFonts w:eastAsiaTheme="minorEastAsia"/>
          <w:lang w:eastAsia="ko-KR"/>
        </w:rPr>
        <w:fldChar w:fldCharType="begin"/>
      </w:r>
      <w:r w:rsidR="00EE3696">
        <w:rPr>
          <w:rFonts w:eastAsiaTheme="minorEastAsia"/>
          <w:lang w:eastAsia="ko-KR"/>
        </w:rPr>
        <w:instrText xml:space="preserve"> REF _Ref416218978 \h </w:instrText>
      </w:r>
      <w:r>
        <w:rPr>
          <w:rFonts w:eastAsiaTheme="minorEastAsia"/>
          <w:lang w:eastAsia="ko-KR"/>
        </w:rPr>
      </w:r>
      <w:r>
        <w:rPr>
          <w:rFonts w:eastAsiaTheme="minorEastAsia"/>
          <w:lang w:eastAsia="ko-KR"/>
        </w:rPr>
        <w:fldChar w:fldCharType="separate"/>
      </w:r>
      <w:r w:rsidR="00370B4E">
        <w:t xml:space="preserve">Figure </w:t>
      </w:r>
      <w:r w:rsidR="00370B4E">
        <w:rPr>
          <w:noProof/>
        </w:rPr>
        <w:t>5</w:t>
      </w:r>
      <w:r>
        <w:rPr>
          <w:rFonts w:eastAsiaTheme="minorEastAsia"/>
          <w:lang w:eastAsia="ko-KR"/>
        </w:rPr>
        <w:fldChar w:fldCharType="end"/>
      </w:r>
      <w:r w:rsidR="00EE3696">
        <w:rPr>
          <w:rFonts w:eastAsiaTheme="minorEastAsia"/>
          <w:lang w:eastAsia="ko-KR"/>
        </w:rPr>
        <w:t xml:space="preserve"> provides a detailed logical view of the concepts described in </w:t>
      </w:r>
      <w:r>
        <w:rPr>
          <w:rFonts w:eastAsiaTheme="minorEastAsia"/>
          <w:lang w:eastAsia="ko-KR"/>
        </w:rPr>
        <w:fldChar w:fldCharType="begin"/>
      </w:r>
      <w:r w:rsidR="00EE3696">
        <w:rPr>
          <w:rFonts w:eastAsiaTheme="minorEastAsia"/>
          <w:lang w:eastAsia="ko-KR"/>
        </w:rPr>
        <w:instrText xml:space="preserve"> REF _Ref410667416 \h </w:instrText>
      </w:r>
      <w:r>
        <w:rPr>
          <w:rFonts w:eastAsiaTheme="minorEastAsia"/>
          <w:lang w:eastAsia="ko-KR"/>
        </w:rPr>
      </w:r>
      <w:r>
        <w:rPr>
          <w:rFonts w:eastAsiaTheme="minorEastAsia"/>
          <w:lang w:eastAsia="ko-KR"/>
        </w:rPr>
        <w:fldChar w:fldCharType="separate"/>
      </w:r>
      <w:r w:rsidR="00370B4E">
        <w:t xml:space="preserve">Figure </w:t>
      </w:r>
      <w:r w:rsidR="00370B4E">
        <w:rPr>
          <w:noProof/>
        </w:rPr>
        <w:t>1</w:t>
      </w:r>
      <w:r>
        <w:rPr>
          <w:rFonts w:eastAsiaTheme="minorEastAsia"/>
          <w:lang w:eastAsia="ko-KR"/>
        </w:rPr>
        <w:fldChar w:fldCharType="end"/>
      </w:r>
      <w:r w:rsidR="00EE3696">
        <w:rPr>
          <w:rFonts w:eastAsiaTheme="minorEastAsia"/>
          <w:lang w:eastAsia="ko-KR"/>
        </w:rPr>
        <w:t xml:space="preserve">. </w:t>
      </w:r>
    </w:p>
    <w:p w14:paraId="0E43BB96" w14:textId="77777777" w:rsidR="00EE3696" w:rsidRDefault="00C0626D" w:rsidP="00EE3696">
      <w:pPr>
        <w:pStyle w:val="PARAGRAPH"/>
        <w:keepNext/>
      </w:pPr>
      <w:r w:rsidRPr="00D53754">
        <w:object w:dxaOrig="15176" w:dyaOrig="5952" w14:anchorId="2CA7B96B">
          <v:shape id="_x0000_i1027" type="#_x0000_t75" style="width:468pt;height:186pt" o:ole="">
            <v:imagedata r:id="rId61" o:title=""/>
          </v:shape>
          <o:OLEObject Type="Embed" ProgID="Visio.Drawing.15" ShapeID="_x0000_i1027" DrawAspect="Content" ObjectID="_1583185918" r:id="rId62"/>
        </w:object>
      </w:r>
    </w:p>
    <w:p w14:paraId="5780182C" w14:textId="77777777" w:rsidR="00EE3696" w:rsidRDefault="00EE3696" w:rsidP="00EE3696">
      <w:pPr>
        <w:pStyle w:val="FIGURE-title"/>
        <w:rPr>
          <w:rFonts w:eastAsiaTheme="minorEastAsia"/>
          <w:lang w:eastAsia="ko-KR"/>
        </w:rPr>
      </w:pPr>
      <w:bookmarkStart w:id="464" w:name="_Ref416218978"/>
      <w:bookmarkStart w:id="465" w:name="_Toc509367520"/>
      <w:r>
        <w:t xml:space="preserve">Figure </w:t>
      </w:r>
      <w:r w:rsidR="00194F1E">
        <w:fldChar w:fldCharType="begin"/>
      </w:r>
      <w:r w:rsidR="007B07C5">
        <w:instrText xml:space="preserve"> SEQ Figure \* ARABIC </w:instrText>
      </w:r>
      <w:r w:rsidR="00194F1E">
        <w:fldChar w:fldCharType="separate"/>
      </w:r>
      <w:r w:rsidR="00370B4E">
        <w:rPr>
          <w:noProof/>
        </w:rPr>
        <w:t>5</w:t>
      </w:r>
      <w:r w:rsidR="00194F1E">
        <w:rPr>
          <w:noProof/>
        </w:rPr>
        <w:fldChar w:fldCharType="end"/>
      </w:r>
      <w:bookmarkEnd w:id="464"/>
      <w:r>
        <w:t>: Framework - Architecture Detail</w:t>
      </w:r>
      <w:bookmarkEnd w:id="465"/>
    </w:p>
    <w:p w14:paraId="682C300A" w14:textId="77777777" w:rsidR="00EE3696" w:rsidRDefault="00EE3696" w:rsidP="00EE3696">
      <w:pPr>
        <w:pStyle w:val="PARAGRAPH"/>
        <w:rPr>
          <w:rFonts w:eastAsiaTheme="minorEastAsia"/>
          <w:lang w:eastAsia="ko-KR"/>
        </w:rPr>
      </w:pPr>
    </w:p>
    <w:p w14:paraId="023BEA98" w14:textId="77777777" w:rsidR="00EE3696" w:rsidRDefault="00EE3696" w:rsidP="00EE3696">
      <w:pPr>
        <w:pStyle w:val="PARAGRAPH"/>
        <w:rPr>
          <w:rFonts w:eastAsiaTheme="minorEastAsia"/>
          <w:lang w:eastAsia="ko-KR"/>
        </w:rPr>
      </w:pPr>
      <w:r>
        <w:rPr>
          <w:rFonts w:eastAsiaTheme="minorEastAsia"/>
          <w:lang w:eastAsia="ko-KR"/>
        </w:rPr>
        <w:t>The details may be implemented in many ways, for example, by using a Server with an entity handler to interface directly to a non-</w:t>
      </w:r>
      <w:r w:rsidR="00D40B66" w:rsidRPr="00D40B66">
        <w:rPr>
          <w:lang w:eastAsia="ko-KR"/>
        </w:rPr>
        <w:t xml:space="preserve"> </w:t>
      </w:r>
      <w:r w:rsidR="00D40B66">
        <w:rPr>
          <w:lang w:eastAsia="ko-KR"/>
        </w:rPr>
        <w:t>OCF</w:t>
      </w:r>
      <w:r>
        <w:rPr>
          <w:rFonts w:eastAsiaTheme="minorEastAsia"/>
          <w:lang w:eastAsia="ko-KR"/>
        </w:rPr>
        <w:t xml:space="preserve"> device as shown in </w:t>
      </w:r>
      <w:r w:rsidR="00194F1E">
        <w:rPr>
          <w:rFonts w:eastAsiaTheme="minorEastAsia"/>
          <w:lang w:eastAsia="ko-KR"/>
        </w:rPr>
        <w:fldChar w:fldCharType="begin"/>
      </w:r>
      <w:r>
        <w:rPr>
          <w:rFonts w:eastAsiaTheme="minorEastAsia"/>
          <w:lang w:eastAsia="ko-KR"/>
        </w:rPr>
        <w:instrText xml:space="preserve"> REF _Ref413703520 \h </w:instrText>
      </w:r>
      <w:r w:rsidR="00194F1E">
        <w:rPr>
          <w:rFonts w:eastAsiaTheme="minorEastAsia"/>
          <w:lang w:eastAsia="ko-KR"/>
        </w:rPr>
      </w:r>
      <w:r w:rsidR="00194F1E">
        <w:rPr>
          <w:rFonts w:eastAsiaTheme="minorEastAsia"/>
          <w:lang w:eastAsia="ko-KR"/>
        </w:rPr>
        <w:fldChar w:fldCharType="separate"/>
      </w:r>
      <w:r w:rsidR="00370B4E">
        <w:t xml:space="preserve">Figure </w:t>
      </w:r>
      <w:r w:rsidR="00370B4E">
        <w:rPr>
          <w:noProof/>
        </w:rPr>
        <w:t>6</w:t>
      </w:r>
      <w:r w:rsidR="00194F1E">
        <w:rPr>
          <w:rFonts w:eastAsiaTheme="minorEastAsia"/>
          <w:lang w:eastAsia="ko-KR"/>
        </w:rPr>
        <w:fldChar w:fldCharType="end"/>
      </w:r>
      <w:r>
        <w:rPr>
          <w:rFonts w:eastAsiaTheme="minorEastAsia"/>
          <w:lang w:eastAsia="ko-KR"/>
        </w:rPr>
        <w:t>.</w:t>
      </w:r>
    </w:p>
    <w:p w14:paraId="4FA37F77" w14:textId="77777777" w:rsidR="00EE3696" w:rsidRDefault="00C0626D" w:rsidP="00EE3696">
      <w:pPr>
        <w:pStyle w:val="PARAGRAPH"/>
        <w:keepNext/>
      </w:pPr>
      <w:r w:rsidRPr="00D53754">
        <w:object w:dxaOrig="13501" w:dyaOrig="2231" w14:anchorId="398103B4">
          <v:shape id="_x0000_i1028" type="#_x0000_t75" style="width:474pt;height:78pt" o:ole="" filled="t" fillcolor="white [3212]">
            <v:imagedata r:id="rId63" o:title=""/>
          </v:shape>
          <o:OLEObject Type="Embed" ProgID="Visio.Drawing.11" ShapeID="_x0000_i1028" DrawAspect="Content" ObjectID="_1583185919" r:id="rId64"/>
        </w:object>
      </w:r>
    </w:p>
    <w:p w14:paraId="4E5DE58D" w14:textId="77777777" w:rsidR="00EE3696" w:rsidRDefault="00EE3696" w:rsidP="00EE3696">
      <w:pPr>
        <w:pStyle w:val="FIGURE-title"/>
        <w:rPr>
          <w:rFonts w:eastAsiaTheme="minorEastAsia"/>
          <w:lang w:eastAsia="ko-KR"/>
        </w:rPr>
      </w:pPr>
      <w:bookmarkStart w:id="466" w:name="_Ref413703520"/>
      <w:bookmarkStart w:id="467" w:name="_Toc509367521"/>
      <w:r>
        <w:t xml:space="preserve">Figure </w:t>
      </w:r>
      <w:r w:rsidR="00194F1E">
        <w:fldChar w:fldCharType="begin"/>
      </w:r>
      <w:r w:rsidR="007B07C5">
        <w:instrText xml:space="preserve"> SEQ Figure \* ARABIC </w:instrText>
      </w:r>
      <w:r w:rsidR="00194F1E">
        <w:fldChar w:fldCharType="separate"/>
      </w:r>
      <w:r w:rsidR="00370B4E">
        <w:rPr>
          <w:noProof/>
        </w:rPr>
        <w:t>6</w:t>
      </w:r>
      <w:r w:rsidR="00194F1E">
        <w:rPr>
          <w:noProof/>
        </w:rPr>
        <w:fldChar w:fldCharType="end"/>
      </w:r>
      <w:bookmarkEnd w:id="466"/>
      <w:r>
        <w:t>: Server bridging to Non-</w:t>
      </w:r>
      <w:r w:rsidR="00D40B66" w:rsidRPr="00D40B66">
        <w:rPr>
          <w:lang w:eastAsia="ko-KR"/>
        </w:rPr>
        <w:t xml:space="preserve"> </w:t>
      </w:r>
      <w:r w:rsidR="00D40B66">
        <w:rPr>
          <w:lang w:eastAsia="ko-KR"/>
        </w:rPr>
        <w:t>OCF</w:t>
      </w:r>
      <w:r>
        <w:t xml:space="preserve"> device</w:t>
      </w:r>
      <w:bookmarkEnd w:id="467"/>
    </w:p>
    <w:p w14:paraId="033C4398" w14:textId="77777777" w:rsidR="00EE3696" w:rsidRDefault="00EE3696" w:rsidP="00EE3696">
      <w:pPr>
        <w:pStyle w:val="PARAGRAPH"/>
        <w:rPr>
          <w:rFonts w:eastAsiaTheme="minorEastAsia"/>
          <w:lang w:eastAsia="ko-KR"/>
        </w:rPr>
      </w:pPr>
      <w:r>
        <w:rPr>
          <w:rFonts w:eastAsiaTheme="minorEastAsia"/>
          <w:lang w:eastAsia="ko-KR"/>
        </w:rPr>
        <w:t>On start-up the Server runs the entity handlers which discover the non-</w:t>
      </w:r>
      <w:r w:rsidR="00D40B66" w:rsidRPr="00D40B66">
        <w:rPr>
          <w:lang w:eastAsia="ko-KR"/>
        </w:rPr>
        <w:t xml:space="preserve"> </w:t>
      </w:r>
      <w:r w:rsidR="00D40B66">
        <w:rPr>
          <w:lang w:eastAsia="ko-KR"/>
        </w:rPr>
        <w:t>OCF</w:t>
      </w:r>
      <w:r>
        <w:rPr>
          <w:rFonts w:eastAsiaTheme="minorEastAsia"/>
          <w:lang w:eastAsia="ko-KR"/>
        </w:rPr>
        <w:t xml:space="preserve"> systems (e.g., Heart Rate Sensor Device) and create resources for each device or functionality discovered. The entity handler creates a Resource for each discovered device or functionality and binds itself to that Resource. These resources are made discoverable by the Server. </w:t>
      </w:r>
    </w:p>
    <w:p w14:paraId="39F9CAE0" w14:textId="77777777" w:rsidR="00EE3696" w:rsidRDefault="00EE3696" w:rsidP="00EE3696">
      <w:pPr>
        <w:pStyle w:val="PARAGRAPH"/>
        <w:rPr>
          <w:rFonts w:eastAsiaTheme="minorEastAsia"/>
          <w:lang w:eastAsia="ko-KR"/>
        </w:rPr>
      </w:pPr>
      <w:r>
        <w:rPr>
          <w:rFonts w:eastAsiaTheme="minorEastAsia"/>
          <w:lang w:eastAsia="ko-KR"/>
        </w:rPr>
        <w:t>Once the resources are created and made discoverable, then the Display Device can discover these resources and operate on them using the mechanisms described in this specification. The requests to a resource on the Server are then interpreted by the entity handler and forwarded to the non-</w:t>
      </w:r>
      <w:r w:rsidR="00D40B66" w:rsidRPr="00D40B66">
        <w:rPr>
          <w:lang w:eastAsia="ko-KR"/>
        </w:rPr>
        <w:t xml:space="preserve"> </w:t>
      </w:r>
      <w:r w:rsidR="00D40B66">
        <w:rPr>
          <w:lang w:eastAsia="ko-KR"/>
        </w:rPr>
        <w:t>OCF</w:t>
      </w:r>
      <w:r>
        <w:rPr>
          <w:rFonts w:eastAsiaTheme="minorEastAsia"/>
          <w:lang w:eastAsia="ko-KR"/>
        </w:rPr>
        <w:t xml:space="preserve"> device using the protocol supported by the non-</w:t>
      </w:r>
      <w:r w:rsidR="00D40B66">
        <w:rPr>
          <w:lang w:eastAsia="ko-KR"/>
        </w:rPr>
        <w:t>OCF</w:t>
      </w:r>
      <w:r>
        <w:rPr>
          <w:rFonts w:eastAsiaTheme="minorEastAsia"/>
          <w:lang w:eastAsia="ko-KR"/>
        </w:rPr>
        <w:t xml:space="preserve"> device. The returned information from the non-</w:t>
      </w:r>
      <w:r w:rsidR="00D40B66" w:rsidRPr="00D40B66">
        <w:rPr>
          <w:lang w:eastAsia="ko-KR"/>
        </w:rPr>
        <w:t xml:space="preserve"> </w:t>
      </w:r>
      <w:r w:rsidR="00D40B66">
        <w:rPr>
          <w:lang w:eastAsia="ko-KR"/>
        </w:rPr>
        <w:t>OCF</w:t>
      </w:r>
      <w:r>
        <w:rPr>
          <w:rFonts w:eastAsiaTheme="minorEastAsia"/>
          <w:lang w:eastAsia="ko-KR"/>
        </w:rPr>
        <w:t xml:space="preserve"> device </w:t>
      </w:r>
      <w:r w:rsidR="002E2D67">
        <w:rPr>
          <w:rFonts w:eastAsiaTheme="minorEastAsia"/>
          <w:lang w:eastAsia="ko-KR"/>
        </w:rPr>
        <w:t xml:space="preserve">is </w:t>
      </w:r>
      <w:r>
        <w:rPr>
          <w:rFonts w:eastAsiaTheme="minorEastAsia"/>
          <w:lang w:eastAsia="ko-KR"/>
        </w:rPr>
        <w:t>then mapped to the appropriate response for that resource.</w:t>
      </w:r>
    </w:p>
    <w:p w14:paraId="3EE8D71B" w14:textId="77777777" w:rsidR="00F25550" w:rsidRDefault="00F25550" w:rsidP="00EE4993">
      <w:pPr>
        <w:pStyle w:val="Heading2"/>
        <w:rPr>
          <w:rFonts w:eastAsiaTheme="minorEastAsia"/>
          <w:lang w:eastAsia="ko-KR"/>
        </w:rPr>
      </w:pPr>
      <w:bookmarkStart w:id="468" w:name="_Toc509367141"/>
      <w:r>
        <w:rPr>
          <w:rFonts w:eastAsiaTheme="minorEastAsia"/>
          <w:lang w:eastAsia="ko-KR"/>
        </w:rPr>
        <w:t>OCF Cloud architecture</w:t>
      </w:r>
      <w:bookmarkEnd w:id="468"/>
    </w:p>
    <w:p w14:paraId="05910E97" w14:textId="77777777" w:rsidR="00F25550" w:rsidRDefault="00F25550">
      <w:pPr>
        <w:pStyle w:val="PARAGRAPH"/>
        <w:rPr>
          <w:rFonts w:eastAsiaTheme="minorEastAsia"/>
          <w:lang w:eastAsia="ko-KR"/>
        </w:rPr>
      </w:pPr>
      <w:r>
        <w:rPr>
          <w:rFonts w:eastAsiaTheme="minorEastAsia"/>
          <w:lang w:eastAsia="ko-KR"/>
        </w:rPr>
        <w:t>This section describes the archit</w:t>
      </w:r>
      <w:r w:rsidR="00CE584C">
        <w:rPr>
          <w:rFonts w:eastAsiaTheme="minorEastAsia"/>
          <w:lang w:eastAsia="ko-KR"/>
        </w:rPr>
        <w:t>ect</w:t>
      </w:r>
      <w:r>
        <w:rPr>
          <w:rFonts w:eastAsiaTheme="minorEastAsia"/>
          <w:lang w:eastAsia="ko-KR"/>
        </w:rPr>
        <w:t xml:space="preserve">ure of OCF Cloud </w:t>
      </w:r>
      <w:r w:rsidR="00CE584C">
        <w:rPr>
          <w:rFonts w:eastAsiaTheme="minorEastAsia"/>
          <w:lang w:eastAsia="ko-KR"/>
        </w:rPr>
        <w:t xml:space="preserve">in </w:t>
      </w:r>
      <w:r w:rsidR="00CE584C">
        <w:rPr>
          <w:rFonts w:eastAsiaTheme="minorEastAsia"/>
          <w:lang w:eastAsia="ko-KR"/>
        </w:rPr>
        <w:fldChar w:fldCharType="begin"/>
      </w:r>
      <w:r w:rsidR="00CE584C">
        <w:rPr>
          <w:rFonts w:eastAsiaTheme="minorEastAsia"/>
          <w:lang w:eastAsia="ko-KR"/>
        </w:rPr>
        <w:instrText xml:space="preserve"> REF _Ref490162167 \h </w:instrText>
      </w:r>
      <w:r w:rsidR="00CE584C">
        <w:rPr>
          <w:rFonts w:eastAsiaTheme="minorEastAsia"/>
          <w:lang w:eastAsia="ko-KR"/>
        </w:rPr>
      </w:r>
      <w:r w:rsidR="00CE584C">
        <w:rPr>
          <w:rFonts w:eastAsiaTheme="minorEastAsia"/>
          <w:lang w:eastAsia="ko-KR"/>
        </w:rPr>
        <w:fldChar w:fldCharType="separate"/>
      </w:r>
      <w:r w:rsidR="00370B4E">
        <w:t xml:space="preserve">Figure </w:t>
      </w:r>
      <w:r w:rsidR="00370B4E">
        <w:rPr>
          <w:noProof/>
        </w:rPr>
        <w:t>7</w:t>
      </w:r>
      <w:r w:rsidR="00CE584C">
        <w:rPr>
          <w:rFonts w:eastAsiaTheme="minorEastAsia"/>
          <w:lang w:eastAsia="ko-KR"/>
        </w:rPr>
        <w:fldChar w:fldCharType="end"/>
      </w:r>
      <w:r>
        <w:rPr>
          <w:rFonts w:eastAsiaTheme="minorEastAsia"/>
          <w:lang w:eastAsia="ko-KR"/>
        </w:rPr>
        <w:t>:</w:t>
      </w:r>
    </w:p>
    <w:p w14:paraId="28E959EC" w14:textId="77777777" w:rsidR="00F25550" w:rsidRDefault="00C0626D" w:rsidP="00EE4993">
      <w:pPr>
        <w:pStyle w:val="FIGURE"/>
        <w:rPr>
          <w:rFonts w:eastAsiaTheme="minorEastAsia"/>
          <w:lang w:eastAsia="ko-KR"/>
        </w:rPr>
      </w:pPr>
      <w:r>
        <w:rPr>
          <w:lang w:eastAsia="ko-KR"/>
        </w:rPr>
        <w:object w:dxaOrig="4356" w:dyaOrig="3264" w14:anchorId="2577F552">
          <v:shape id="_x0000_i1029" type="#_x0000_t75" style="width:300pt;height:222pt" o:ole="">
            <v:imagedata r:id="rId65" o:title="" cropright="13732f"/>
          </v:shape>
          <o:OLEObject Type="Embed" ProgID="PowerPoint.Show.12" ShapeID="_x0000_i1029" DrawAspect="Content" ObjectID="_1583185920" r:id="rId66"/>
        </w:object>
      </w:r>
    </w:p>
    <w:p w14:paraId="1B2B8CE0" w14:textId="77777777" w:rsidR="00F25550" w:rsidRDefault="00F25550" w:rsidP="00F25550">
      <w:pPr>
        <w:pStyle w:val="FIGURE-title"/>
        <w:rPr>
          <w:rFonts w:eastAsiaTheme="minorEastAsia"/>
          <w:lang w:eastAsia="ko-KR"/>
        </w:rPr>
      </w:pPr>
      <w:bookmarkStart w:id="469" w:name="_Ref490162167"/>
      <w:bookmarkStart w:id="470" w:name="_Toc509367522"/>
      <w:r>
        <w:t xml:space="preserve">Figure </w:t>
      </w:r>
      <w:fldSimple w:instr=" SEQ Figure \* ARABIC ">
        <w:r w:rsidR="00370B4E">
          <w:rPr>
            <w:noProof/>
          </w:rPr>
          <w:t>7</w:t>
        </w:r>
      </w:fldSimple>
      <w:bookmarkEnd w:id="469"/>
      <w:r>
        <w:t xml:space="preserve">: </w:t>
      </w:r>
      <w:bookmarkStart w:id="471" w:name="_Ref490162132"/>
      <w:r>
        <w:rPr>
          <w:rFonts w:hint="eastAsia"/>
          <w:lang w:eastAsia="ko-KR"/>
        </w:rPr>
        <w:t>OCF C</w:t>
      </w:r>
      <w:r w:rsidRPr="00500230">
        <w:t xml:space="preserve">loud deployment </w:t>
      </w:r>
      <w:r>
        <w:rPr>
          <w:rFonts w:hint="eastAsia"/>
          <w:lang w:eastAsia="ko-KR"/>
        </w:rPr>
        <w:t>architecture</w:t>
      </w:r>
      <w:bookmarkEnd w:id="470"/>
      <w:bookmarkEnd w:id="471"/>
    </w:p>
    <w:p w14:paraId="70C8348E" w14:textId="77777777" w:rsidR="00F25550" w:rsidRPr="0023193E" w:rsidRDefault="00F25550" w:rsidP="00F25550">
      <w:pPr>
        <w:pStyle w:val="PARAGRAPH"/>
        <w:rPr>
          <w:lang w:eastAsia="ko-KR"/>
        </w:rPr>
      </w:pPr>
      <w:r w:rsidRPr="0023193E">
        <w:rPr>
          <w:lang w:eastAsia="ko-KR"/>
        </w:rPr>
        <w:t xml:space="preserve">The Cloud architecture comprises of following three </w:t>
      </w:r>
      <w:r>
        <w:rPr>
          <w:rFonts w:hint="eastAsia"/>
          <w:lang w:eastAsia="ko-KR"/>
        </w:rPr>
        <w:t>network entit</w:t>
      </w:r>
      <w:r>
        <w:rPr>
          <w:lang w:eastAsia="ko-KR"/>
        </w:rPr>
        <w:t>ies</w:t>
      </w:r>
      <w:r w:rsidRPr="0023193E">
        <w:rPr>
          <w:lang w:eastAsia="ko-KR"/>
        </w:rPr>
        <w:t>:</w:t>
      </w:r>
    </w:p>
    <w:p w14:paraId="4B951ADB" w14:textId="77777777" w:rsidR="00F25550" w:rsidRPr="0023193E" w:rsidRDefault="00F25550" w:rsidP="00EE4993">
      <w:pPr>
        <w:pStyle w:val="ListBullet"/>
        <w:rPr>
          <w:lang w:eastAsia="ko-KR"/>
        </w:rPr>
      </w:pPr>
      <w:r w:rsidRPr="00D76A2E">
        <w:rPr>
          <w:i/>
          <w:lang w:eastAsia="ko-KR"/>
        </w:rPr>
        <w:t>Cloud Interface Server</w:t>
      </w:r>
      <w:r w:rsidRPr="0023193E">
        <w:rPr>
          <w:lang w:eastAsia="ko-KR"/>
        </w:rPr>
        <w:t xml:space="preserve"> – A </w:t>
      </w:r>
      <w:r>
        <w:rPr>
          <w:rFonts w:hint="eastAsia"/>
          <w:lang w:eastAsia="ko-KR"/>
        </w:rPr>
        <w:t>logical entity</w:t>
      </w:r>
      <w:r w:rsidRPr="0023193E">
        <w:rPr>
          <w:lang w:eastAsia="ko-KR"/>
        </w:rPr>
        <w:t xml:space="preserve"> </w:t>
      </w:r>
      <w:r>
        <w:rPr>
          <w:lang w:eastAsia="ko-KR"/>
        </w:rPr>
        <w:t>to which an</w:t>
      </w:r>
      <w:r>
        <w:rPr>
          <w:rFonts w:hint="eastAsia"/>
          <w:lang w:eastAsia="ko-KR"/>
        </w:rPr>
        <w:t xml:space="preserve"> OCF </w:t>
      </w:r>
      <w:r w:rsidRPr="0023193E">
        <w:rPr>
          <w:lang w:eastAsia="ko-KR"/>
        </w:rPr>
        <w:t>Device primarily</w:t>
      </w:r>
      <w:r>
        <w:rPr>
          <w:rFonts w:hint="eastAsia"/>
          <w:lang w:eastAsia="ko-KR"/>
        </w:rPr>
        <w:t xml:space="preserve">. </w:t>
      </w:r>
      <w:r w:rsidRPr="0023193E">
        <w:rPr>
          <w:lang w:eastAsia="ko-KR"/>
        </w:rPr>
        <w:t>It encapsulates Account Server and Resource Directory</w:t>
      </w:r>
      <w:r>
        <w:rPr>
          <w:lang w:eastAsia="ko-KR"/>
        </w:rPr>
        <w:t xml:space="preserve"> features</w:t>
      </w:r>
      <w:r w:rsidRPr="0023193E">
        <w:rPr>
          <w:lang w:eastAsia="ko-KR"/>
        </w:rPr>
        <w:t xml:space="preserve">. </w:t>
      </w:r>
      <w:r>
        <w:rPr>
          <w:lang w:eastAsia="ko-KR"/>
        </w:rPr>
        <w:t xml:space="preserve">The </w:t>
      </w:r>
      <w:r w:rsidRPr="0023193E">
        <w:rPr>
          <w:lang w:eastAsia="ko-KR"/>
        </w:rPr>
        <w:t xml:space="preserve">Cloud Interface routes the packet between </w:t>
      </w:r>
      <w:r>
        <w:rPr>
          <w:rFonts w:hint="eastAsia"/>
          <w:lang w:eastAsia="ko-KR"/>
        </w:rPr>
        <w:t xml:space="preserve">OCF </w:t>
      </w:r>
      <w:r w:rsidRPr="0023193E">
        <w:rPr>
          <w:lang w:eastAsia="ko-KR"/>
        </w:rPr>
        <w:t xml:space="preserve">Devices based on the request URI in the packet header. </w:t>
      </w:r>
      <w:r>
        <w:rPr>
          <w:rFonts w:hint="eastAsia"/>
          <w:lang w:eastAsia="ko-KR"/>
        </w:rPr>
        <w:t>T</w:t>
      </w:r>
      <w:r>
        <w:rPr>
          <w:lang w:eastAsia="ko-KR"/>
        </w:rPr>
        <w:t>he Client</w:t>
      </w:r>
      <w:r w:rsidRPr="0023193E">
        <w:rPr>
          <w:lang w:eastAsia="ko-KR"/>
        </w:rPr>
        <w:t xml:space="preserve"> </w:t>
      </w:r>
      <w:r>
        <w:rPr>
          <w:rFonts w:hint="eastAsia"/>
          <w:lang w:eastAsia="ko-KR"/>
        </w:rPr>
        <w:t xml:space="preserve">needs to keep the persistent connection alive </w:t>
      </w:r>
      <w:r w:rsidRPr="0023193E">
        <w:rPr>
          <w:lang w:eastAsia="ko-KR"/>
        </w:rPr>
        <w:t xml:space="preserve">to the  Server </w:t>
      </w:r>
    </w:p>
    <w:p w14:paraId="3234135C" w14:textId="77777777" w:rsidR="00F25550" w:rsidRPr="0023193E" w:rsidRDefault="00F25550" w:rsidP="00EE4993">
      <w:pPr>
        <w:pStyle w:val="ListBullet"/>
        <w:rPr>
          <w:lang w:eastAsia="ko-KR"/>
        </w:rPr>
      </w:pPr>
      <w:r w:rsidRPr="00D76A2E">
        <w:rPr>
          <w:i/>
          <w:lang w:eastAsia="ko-KR"/>
        </w:rPr>
        <w:t>Account Server</w:t>
      </w:r>
      <w:r w:rsidRPr="0023193E">
        <w:rPr>
          <w:lang w:eastAsia="ko-KR"/>
        </w:rPr>
        <w:t xml:space="preserve"> – </w:t>
      </w:r>
      <w:r>
        <w:rPr>
          <w:rFonts w:hint="eastAsia"/>
          <w:lang w:eastAsia="ko-KR"/>
        </w:rPr>
        <w:t>A logical entity that h</w:t>
      </w:r>
      <w:r w:rsidRPr="0023193E">
        <w:rPr>
          <w:lang w:eastAsia="ko-KR"/>
        </w:rPr>
        <w:t xml:space="preserve">andles </w:t>
      </w:r>
      <w:r>
        <w:rPr>
          <w:lang w:eastAsia="ko-KR"/>
        </w:rPr>
        <w:t>D</w:t>
      </w:r>
      <w:r w:rsidRPr="0023193E">
        <w:rPr>
          <w:lang w:eastAsia="ko-KR"/>
        </w:rPr>
        <w:t>evice registration, Auth Token validation and handle</w:t>
      </w:r>
      <w:r>
        <w:rPr>
          <w:lang w:eastAsia="ko-KR"/>
        </w:rPr>
        <w:t>s</w:t>
      </w:r>
      <w:r w:rsidRPr="0023193E">
        <w:rPr>
          <w:lang w:eastAsia="ko-KR"/>
        </w:rPr>
        <w:t xml:space="preserve"> sign-in and token-refresh request</w:t>
      </w:r>
      <w:r>
        <w:rPr>
          <w:lang w:eastAsia="ko-KR"/>
        </w:rPr>
        <w:t>s</w:t>
      </w:r>
      <w:r w:rsidRPr="0023193E">
        <w:rPr>
          <w:lang w:eastAsia="ko-KR"/>
        </w:rPr>
        <w:t xml:space="preserve"> from the </w:t>
      </w:r>
      <w:r>
        <w:rPr>
          <w:lang w:eastAsia="ko-KR"/>
        </w:rPr>
        <w:t>D</w:t>
      </w:r>
      <w:r w:rsidRPr="0023193E">
        <w:rPr>
          <w:lang w:eastAsia="ko-KR"/>
        </w:rPr>
        <w:t xml:space="preserve">evice. </w:t>
      </w:r>
    </w:p>
    <w:p w14:paraId="12D7750F" w14:textId="77777777" w:rsidR="00F25550" w:rsidRDefault="00F25550" w:rsidP="00EE4993">
      <w:pPr>
        <w:pStyle w:val="ListBullet"/>
        <w:rPr>
          <w:lang w:eastAsia="ko-KR"/>
        </w:rPr>
      </w:pPr>
      <w:r w:rsidRPr="00D76A2E">
        <w:rPr>
          <w:i/>
          <w:lang w:eastAsia="ko-KR"/>
        </w:rPr>
        <w:t>Resource Directory</w:t>
      </w:r>
      <w:r w:rsidRPr="0023193E">
        <w:rPr>
          <w:lang w:eastAsia="ko-KR"/>
        </w:rPr>
        <w:t xml:space="preserve"> – A </w:t>
      </w:r>
      <w:r>
        <w:rPr>
          <w:rFonts w:hint="eastAsia"/>
          <w:lang w:eastAsia="ko-KR"/>
        </w:rPr>
        <w:t>logical entity</w:t>
      </w:r>
      <w:r w:rsidRPr="0023193E">
        <w:rPr>
          <w:lang w:eastAsia="ko-KR"/>
        </w:rPr>
        <w:t xml:space="preserve"> holding resource information published by</w:t>
      </w:r>
      <w:r>
        <w:rPr>
          <w:rFonts w:hint="eastAsia"/>
          <w:lang w:eastAsia="ko-KR"/>
        </w:rPr>
        <w:t xml:space="preserve"> </w:t>
      </w:r>
      <w:r w:rsidRPr="0023193E">
        <w:rPr>
          <w:lang w:eastAsia="ko-KR"/>
        </w:rPr>
        <w:t>Server</w:t>
      </w:r>
      <w:r>
        <w:rPr>
          <w:lang w:eastAsia="ko-KR"/>
        </w:rPr>
        <w:t>s</w:t>
      </w:r>
      <w:r w:rsidRPr="0023193E">
        <w:rPr>
          <w:lang w:eastAsia="ko-KR"/>
        </w:rPr>
        <w:t xml:space="preserve">. </w:t>
      </w:r>
      <w:r>
        <w:rPr>
          <w:lang w:eastAsia="ko-KR"/>
        </w:rPr>
        <w:t>A</w:t>
      </w:r>
      <w:r>
        <w:rPr>
          <w:rFonts w:hint="eastAsia"/>
          <w:lang w:eastAsia="ko-KR"/>
        </w:rPr>
        <w:t xml:space="preserve"> </w:t>
      </w:r>
      <w:r w:rsidRPr="0023193E">
        <w:rPr>
          <w:lang w:eastAsia="ko-KR"/>
        </w:rPr>
        <w:t xml:space="preserve">Client when looking for </w:t>
      </w:r>
      <w:r>
        <w:rPr>
          <w:rFonts w:hint="eastAsia"/>
          <w:lang w:eastAsia="ko-KR"/>
        </w:rPr>
        <w:t xml:space="preserve">a </w:t>
      </w:r>
      <w:r w:rsidRPr="0023193E">
        <w:rPr>
          <w:lang w:eastAsia="ko-KR"/>
        </w:rPr>
        <w:t xml:space="preserve">Resource </w:t>
      </w:r>
      <w:r>
        <w:rPr>
          <w:lang w:eastAsia="ko-KR"/>
        </w:rPr>
        <w:t>receives a</w:t>
      </w:r>
      <w:r w:rsidRPr="0023193E">
        <w:rPr>
          <w:lang w:eastAsia="ko-KR"/>
        </w:rPr>
        <w:t xml:space="preserve"> response </w:t>
      </w:r>
      <w:r>
        <w:rPr>
          <w:lang w:eastAsia="ko-KR"/>
        </w:rPr>
        <w:t>from</w:t>
      </w:r>
      <w:r w:rsidRPr="0023193E">
        <w:rPr>
          <w:lang w:eastAsia="ko-KR"/>
        </w:rPr>
        <w:t xml:space="preserve"> </w:t>
      </w:r>
      <w:r>
        <w:rPr>
          <w:rFonts w:hint="eastAsia"/>
          <w:lang w:eastAsia="ko-KR"/>
        </w:rPr>
        <w:t>th</w:t>
      </w:r>
      <w:r>
        <w:rPr>
          <w:lang w:eastAsia="ko-KR"/>
        </w:rPr>
        <w:t>e</w:t>
      </w:r>
      <w:r>
        <w:rPr>
          <w:rFonts w:hint="eastAsia"/>
          <w:lang w:eastAsia="ko-KR"/>
        </w:rPr>
        <w:t xml:space="preserve"> Resource Directory </w:t>
      </w:r>
      <w:r w:rsidRPr="0023193E">
        <w:rPr>
          <w:lang w:eastAsia="ko-KR"/>
        </w:rPr>
        <w:t xml:space="preserve">on behalf of </w:t>
      </w:r>
      <w:r>
        <w:rPr>
          <w:rFonts w:hint="eastAsia"/>
          <w:lang w:eastAsia="ko-KR"/>
        </w:rPr>
        <w:t xml:space="preserve">the </w:t>
      </w:r>
      <w:r w:rsidRPr="0023193E">
        <w:rPr>
          <w:lang w:eastAsia="ko-KR"/>
        </w:rPr>
        <w:t xml:space="preserve">Server. </w:t>
      </w:r>
      <w:r>
        <w:rPr>
          <w:rFonts w:hint="eastAsia"/>
          <w:lang w:eastAsia="ko-KR"/>
        </w:rPr>
        <w:t>Then with information includ</w:t>
      </w:r>
      <w:r>
        <w:rPr>
          <w:lang w:eastAsia="ko-KR"/>
        </w:rPr>
        <w:t>ed</w:t>
      </w:r>
      <w:r>
        <w:rPr>
          <w:rFonts w:hint="eastAsia"/>
          <w:lang w:eastAsia="ko-KR"/>
        </w:rPr>
        <w:t xml:space="preserve"> in</w:t>
      </w:r>
      <w:r>
        <w:rPr>
          <w:lang w:eastAsia="ko-KR"/>
        </w:rPr>
        <w:t xml:space="preserve"> the</w:t>
      </w:r>
      <w:r>
        <w:rPr>
          <w:rFonts w:hint="eastAsia"/>
          <w:lang w:eastAsia="ko-KR"/>
        </w:rPr>
        <w:t xml:space="preserve"> response form the </w:t>
      </w:r>
      <w:r w:rsidRPr="0023193E">
        <w:rPr>
          <w:lang w:eastAsia="ko-KR"/>
        </w:rPr>
        <w:t xml:space="preserve">Resource </w:t>
      </w:r>
      <w:r>
        <w:rPr>
          <w:rFonts w:hint="eastAsia"/>
          <w:lang w:eastAsia="ko-KR"/>
        </w:rPr>
        <w:t>Directory, th</w:t>
      </w:r>
      <w:r>
        <w:rPr>
          <w:lang w:eastAsia="ko-KR"/>
        </w:rPr>
        <w:t>e</w:t>
      </w:r>
      <w:r>
        <w:rPr>
          <w:rFonts w:hint="eastAsia"/>
          <w:lang w:eastAsia="ko-KR"/>
        </w:rPr>
        <w:t xml:space="preserve"> </w:t>
      </w:r>
      <w:r w:rsidRPr="0023193E">
        <w:rPr>
          <w:lang w:eastAsia="ko-KR"/>
        </w:rPr>
        <w:t xml:space="preserve">Client </w:t>
      </w:r>
      <w:r>
        <w:rPr>
          <w:rFonts w:hint="eastAsia"/>
          <w:lang w:eastAsia="ko-KR"/>
        </w:rPr>
        <w:t xml:space="preserve">directly </w:t>
      </w:r>
      <w:r w:rsidRPr="0023193E">
        <w:rPr>
          <w:lang w:eastAsia="ko-KR"/>
        </w:rPr>
        <w:t>conne</w:t>
      </w:r>
      <w:r>
        <w:rPr>
          <w:lang w:eastAsia="ko-KR"/>
        </w:rPr>
        <w:t xml:space="preserve">cts to </w:t>
      </w:r>
      <w:r>
        <w:rPr>
          <w:rFonts w:hint="eastAsia"/>
          <w:lang w:eastAsia="ko-KR"/>
        </w:rPr>
        <w:t xml:space="preserve">the </w:t>
      </w:r>
      <w:r>
        <w:rPr>
          <w:lang w:eastAsia="ko-KR"/>
        </w:rPr>
        <w:t>Server</w:t>
      </w:r>
      <w:r w:rsidRPr="0023193E">
        <w:rPr>
          <w:lang w:eastAsia="ko-KR"/>
        </w:rPr>
        <w:t>.</w:t>
      </w:r>
    </w:p>
    <w:p w14:paraId="6EB2829C" w14:textId="77777777" w:rsidR="00F25550" w:rsidRDefault="00F25550" w:rsidP="00EE4993">
      <w:pPr>
        <w:pStyle w:val="PARAGRAPH"/>
        <w:rPr>
          <w:lang w:eastAsia="ko-KR"/>
        </w:rPr>
      </w:pPr>
      <w:r>
        <w:rPr>
          <w:rFonts w:hint="eastAsia"/>
          <w:lang w:eastAsia="ko-KR"/>
        </w:rPr>
        <w:t xml:space="preserve">When a Client try to access a Server, the </w:t>
      </w:r>
      <w:r>
        <w:rPr>
          <w:lang w:eastAsia="ko-KR"/>
        </w:rPr>
        <w:t>C</w:t>
      </w:r>
      <w:r>
        <w:rPr>
          <w:rFonts w:hint="eastAsia"/>
          <w:lang w:eastAsia="ko-KR"/>
        </w:rPr>
        <w:t xml:space="preserve">lient </w:t>
      </w:r>
      <w:r>
        <w:rPr>
          <w:lang w:eastAsia="ko-KR"/>
        </w:rPr>
        <w:t>connects</w:t>
      </w:r>
      <w:r>
        <w:rPr>
          <w:rFonts w:hint="eastAsia"/>
          <w:lang w:eastAsia="ko-KR"/>
        </w:rPr>
        <w:t xml:space="preserve"> to Cloud Interface Server then Cloud Interface routes the received message to the indicated Server after checking the privilege.</w:t>
      </w:r>
    </w:p>
    <w:p w14:paraId="5149836C" w14:textId="77777777" w:rsidR="00F25550" w:rsidRDefault="00F25550" w:rsidP="008A68F8">
      <w:pPr>
        <w:pStyle w:val="FIGURE-title"/>
        <w:jc w:val="both"/>
        <w:rPr>
          <w:rFonts w:eastAsiaTheme="minorEastAsia"/>
          <w:lang w:eastAsia="ko-KR"/>
        </w:rPr>
      </w:pPr>
    </w:p>
    <w:p w14:paraId="0C439DAE" w14:textId="77777777" w:rsidR="00C0626D" w:rsidRPr="00D53754" w:rsidRDefault="00C0626D" w:rsidP="00E961AF">
      <w:pPr>
        <w:pStyle w:val="PlantUML"/>
      </w:pPr>
      <w:r w:rsidRPr="00D53754">
        <w:t>@startuml</w:t>
      </w:r>
    </w:p>
    <w:p w14:paraId="1904CEB7" w14:textId="77777777" w:rsidR="00C0626D" w:rsidRPr="00D53754" w:rsidRDefault="00C0626D" w:rsidP="00E961AF">
      <w:pPr>
        <w:pStyle w:val="PlantUML"/>
      </w:pPr>
    </w:p>
    <w:p w14:paraId="687B064A" w14:textId="77777777" w:rsidR="00C0626D" w:rsidRPr="00D53754" w:rsidRDefault="00C0626D" w:rsidP="00E961AF">
      <w:pPr>
        <w:pStyle w:val="PlantUML"/>
      </w:pPr>
      <w:r w:rsidRPr="00D53754">
        <w:t>hide footbox</w:t>
      </w:r>
    </w:p>
    <w:p w14:paraId="52AD2D7B" w14:textId="77777777" w:rsidR="00C0626D" w:rsidRPr="00D53754" w:rsidRDefault="00C0626D" w:rsidP="00E961AF">
      <w:pPr>
        <w:pStyle w:val="PlantUML"/>
      </w:pPr>
      <w:r w:rsidRPr="00D53754">
        <w:t>participant Client</w:t>
      </w:r>
    </w:p>
    <w:p w14:paraId="58B6B767" w14:textId="77777777" w:rsidR="00C0626D" w:rsidRDefault="00C0626D" w:rsidP="00E961AF">
      <w:pPr>
        <w:pStyle w:val="PlantUML"/>
      </w:pPr>
      <w:r w:rsidRPr="00D53754">
        <w:t>participant Server</w:t>
      </w:r>
    </w:p>
    <w:p w14:paraId="74A6BD96" w14:textId="77777777" w:rsidR="00C0626D" w:rsidRDefault="00C0626D" w:rsidP="00E961AF">
      <w:pPr>
        <w:pStyle w:val="PlantUML"/>
      </w:pPr>
      <w:r>
        <w:t>participant CloudInterface as "Cloud Interface"</w:t>
      </w:r>
    </w:p>
    <w:p w14:paraId="3BC41529" w14:textId="77777777" w:rsidR="00C0626D" w:rsidRPr="00D53754" w:rsidRDefault="00C0626D" w:rsidP="00E961AF">
      <w:pPr>
        <w:pStyle w:val="PlantUML"/>
      </w:pPr>
      <w:r>
        <w:t>participant AccountServer as "Account Server"</w:t>
      </w:r>
    </w:p>
    <w:p w14:paraId="6C6C8E7F" w14:textId="77777777" w:rsidR="00C0626D" w:rsidRPr="00D53754" w:rsidRDefault="00C0626D" w:rsidP="00E961AF">
      <w:pPr>
        <w:pStyle w:val="PlantUML"/>
      </w:pPr>
    </w:p>
    <w:p w14:paraId="1BA39EB7" w14:textId="77777777" w:rsidR="00C0626D" w:rsidRPr="00D53754" w:rsidRDefault="00C0626D" w:rsidP="00E961AF">
      <w:pPr>
        <w:pStyle w:val="PlantUML"/>
      </w:pPr>
      <w:r w:rsidRPr="00D53754">
        <w:t>Client-&gt;</w:t>
      </w:r>
      <w:r>
        <w:t>CloudInterface</w:t>
      </w:r>
      <w:r w:rsidRPr="00D53754">
        <w:t>: 1: UPDATE Request</w:t>
      </w:r>
    </w:p>
    <w:p w14:paraId="6F0CA0A1" w14:textId="77777777" w:rsidR="00C0626D" w:rsidRPr="00D53754" w:rsidRDefault="00C0626D" w:rsidP="00E961AF">
      <w:pPr>
        <w:pStyle w:val="PlantUML"/>
      </w:pPr>
      <w:r>
        <w:t>CloudInterface</w:t>
      </w:r>
      <w:r w:rsidR="00AF1B20">
        <w:t>&lt;</w:t>
      </w:r>
      <w:r>
        <w:t>-&gt;AccountServer</w:t>
      </w:r>
      <w:r w:rsidRPr="00D53754">
        <w:t xml:space="preserve">: 2: </w:t>
      </w:r>
      <w:r>
        <w:t>Check the privilege</w:t>
      </w:r>
    </w:p>
    <w:p w14:paraId="527B2BA3" w14:textId="77777777" w:rsidR="00C0626D" w:rsidRDefault="00C0626D" w:rsidP="00E961AF">
      <w:pPr>
        <w:pStyle w:val="PlantUML"/>
      </w:pPr>
      <w:r>
        <w:t>CloudInterface</w:t>
      </w:r>
      <w:r w:rsidRPr="00D53754">
        <w:t>-&gt;</w:t>
      </w:r>
      <w:r>
        <w:t>Server</w:t>
      </w:r>
      <w:r w:rsidRPr="00D53754">
        <w:t>: 3: UPDATE Re</w:t>
      </w:r>
      <w:r>
        <w:t>quest</w:t>
      </w:r>
    </w:p>
    <w:p w14:paraId="5A45DC76" w14:textId="77777777" w:rsidR="00C0626D" w:rsidRDefault="00C0626D" w:rsidP="00E961AF">
      <w:pPr>
        <w:pStyle w:val="PlantUML"/>
      </w:pPr>
      <w:r>
        <w:t>Server-&gt;CloudInterface: 4: UPDATE Response</w:t>
      </w:r>
    </w:p>
    <w:p w14:paraId="45278950" w14:textId="77777777" w:rsidR="00C0626D" w:rsidRPr="00D53754" w:rsidRDefault="00C0626D" w:rsidP="00E961AF">
      <w:pPr>
        <w:pStyle w:val="PlantUML"/>
      </w:pPr>
      <w:r>
        <w:t>CloudInterface-&gt;Client: 5: UPDATE Response</w:t>
      </w:r>
    </w:p>
    <w:p w14:paraId="18CB91DD" w14:textId="77777777" w:rsidR="00C0626D" w:rsidRPr="00D53754" w:rsidRDefault="00C0626D" w:rsidP="00E961AF">
      <w:pPr>
        <w:pStyle w:val="PlantUML"/>
      </w:pPr>
      <w:r w:rsidRPr="00D53754">
        <w:t>@enduml</w:t>
      </w:r>
    </w:p>
    <w:p w14:paraId="54A78FEB" w14:textId="77777777" w:rsidR="009000EB" w:rsidRDefault="00E961AF" w:rsidP="009B211F">
      <w:pPr>
        <w:pStyle w:val="FIGURE"/>
        <w:rPr>
          <w:rFonts w:eastAsiaTheme="minorEastAsia"/>
        </w:rPr>
      </w:pPr>
      <w:r>
        <w:rPr>
          <w:rFonts w:eastAsiaTheme="minorEastAsia"/>
          <w:noProof/>
          <w:lang w:eastAsia="en-US"/>
        </w:rPr>
        <w:lastRenderedPageBreak/>
        <w:drawing>
          <wp:inline distT="0" distB="0" distL="0" distR="0" wp14:anchorId="060B17F8" wp14:editId="72A33C03">
            <wp:extent cx="4438650" cy="2114550"/>
            <wp:effectExtent l="0" t="0" r="0" b="0"/>
            <wp:docPr id="2"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a:extLst>
                        <a:ext uri="{28A0092B-C50C-407E-A947-70E740481C1C}">
                          <a14:useLocalDpi xmlns:a14="http://schemas.microsoft.com/office/drawing/2010/main" val="0"/>
                        </a:ext>
                      </a:extLst>
                    </a:blip>
                    <a:stretch>
                      <a:fillRect/>
                    </a:stretch>
                  </pic:blipFill>
                  <pic:spPr>
                    <a:xfrm>
                      <a:off x="0" y="0"/>
                      <a:ext cx="4438650" cy="2114550"/>
                    </a:xfrm>
                    <a:prstGeom prst="rect">
                      <a:avLst/>
                    </a:prstGeom>
                  </pic:spPr>
                </pic:pic>
              </a:graphicData>
            </a:graphic>
          </wp:inline>
        </w:drawing>
      </w:r>
    </w:p>
    <w:p w14:paraId="3B4912E6" w14:textId="77777777" w:rsidR="00F25550" w:rsidRDefault="00F25550" w:rsidP="00F25550">
      <w:pPr>
        <w:pStyle w:val="FIGURE-title"/>
        <w:rPr>
          <w:rFonts w:eastAsiaTheme="minorEastAsia"/>
          <w:lang w:eastAsia="ko-KR"/>
        </w:rPr>
      </w:pPr>
      <w:bookmarkStart w:id="472" w:name="_Toc509367523"/>
      <w:r>
        <w:t xml:space="preserve">Figure </w:t>
      </w:r>
      <w:fldSimple w:instr=" SEQ Figure \* ARABIC ">
        <w:r w:rsidR="00370B4E">
          <w:rPr>
            <w:noProof/>
          </w:rPr>
          <w:t>8</w:t>
        </w:r>
      </w:fldSimple>
      <w:r>
        <w:t xml:space="preserve">: </w:t>
      </w:r>
      <w:r>
        <w:rPr>
          <w:lang w:eastAsia="ko-KR"/>
        </w:rPr>
        <w:t>Endpoint routing</w:t>
      </w:r>
      <w:bookmarkEnd w:id="472"/>
    </w:p>
    <w:p w14:paraId="7D66C3F0" w14:textId="77777777" w:rsidR="001A21C8" w:rsidRDefault="009078BD" w:rsidP="00AB5935">
      <w:pPr>
        <w:pStyle w:val="Heading1"/>
        <w:rPr>
          <w:rFonts w:eastAsiaTheme="minorEastAsia"/>
          <w:lang w:eastAsia="ko-KR"/>
        </w:rPr>
      </w:pPr>
      <w:bookmarkStart w:id="473" w:name="_Toc410852318"/>
      <w:bookmarkStart w:id="474" w:name="_Toc410852976"/>
      <w:bookmarkStart w:id="475" w:name="_Toc410853655"/>
      <w:bookmarkStart w:id="476" w:name="_Toc410854335"/>
      <w:bookmarkStart w:id="477" w:name="_Toc410855013"/>
      <w:bookmarkStart w:id="478" w:name="_Toc410855693"/>
      <w:bookmarkStart w:id="479" w:name="_Toc409458016"/>
      <w:bookmarkStart w:id="480" w:name="_Toc409458752"/>
      <w:bookmarkStart w:id="481" w:name="_Toc409459369"/>
      <w:bookmarkStart w:id="482" w:name="_Toc409459990"/>
      <w:bookmarkStart w:id="483" w:name="_Toc409464848"/>
      <w:bookmarkStart w:id="484" w:name="_Toc409465470"/>
      <w:bookmarkStart w:id="485" w:name="_Toc409466095"/>
      <w:bookmarkStart w:id="486" w:name="_Toc409466737"/>
      <w:bookmarkStart w:id="487" w:name="_Toc409467365"/>
      <w:bookmarkStart w:id="488" w:name="_Toc409467991"/>
      <w:bookmarkStart w:id="489" w:name="_Toc409468614"/>
      <w:bookmarkStart w:id="490" w:name="_Toc409469236"/>
      <w:bookmarkStart w:id="491" w:name="_Toc409469856"/>
      <w:bookmarkStart w:id="492" w:name="_Toc409470472"/>
      <w:bookmarkStart w:id="493" w:name="_Toc409471086"/>
      <w:bookmarkStart w:id="494" w:name="_Toc409471697"/>
      <w:bookmarkStart w:id="495" w:name="_Toc409472307"/>
      <w:bookmarkStart w:id="496" w:name="_Toc409472916"/>
      <w:bookmarkStart w:id="497" w:name="_Toc409473531"/>
      <w:bookmarkStart w:id="498" w:name="_Toc409474149"/>
      <w:bookmarkStart w:id="499" w:name="_Toc409474793"/>
      <w:bookmarkStart w:id="500" w:name="_Toc409511894"/>
      <w:bookmarkStart w:id="501" w:name="_Toc409458017"/>
      <w:bookmarkStart w:id="502" w:name="_Toc409458753"/>
      <w:bookmarkStart w:id="503" w:name="_Toc409459370"/>
      <w:bookmarkStart w:id="504" w:name="_Toc409459991"/>
      <w:bookmarkStart w:id="505" w:name="_Toc409464849"/>
      <w:bookmarkStart w:id="506" w:name="_Toc409465471"/>
      <w:bookmarkStart w:id="507" w:name="_Toc409466096"/>
      <w:bookmarkStart w:id="508" w:name="_Toc409466738"/>
      <w:bookmarkStart w:id="509" w:name="_Toc409467366"/>
      <w:bookmarkStart w:id="510" w:name="_Toc409467992"/>
      <w:bookmarkStart w:id="511" w:name="_Toc409468615"/>
      <w:bookmarkStart w:id="512" w:name="_Toc409469237"/>
      <w:bookmarkStart w:id="513" w:name="_Toc409469857"/>
      <w:bookmarkStart w:id="514" w:name="_Toc409470473"/>
      <w:bookmarkStart w:id="515" w:name="_Toc409471087"/>
      <w:bookmarkStart w:id="516" w:name="_Toc409471698"/>
      <w:bookmarkStart w:id="517" w:name="_Toc409472308"/>
      <w:bookmarkStart w:id="518" w:name="_Toc409472917"/>
      <w:bookmarkStart w:id="519" w:name="_Toc409473532"/>
      <w:bookmarkStart w:id="520" w:name="_Toc409474150"/>
      <w:bookmarkStart w:id="521" w:name="_Toc409474794"/>
      <w:bookmarkStart w:id="522" w:name="_Toc409511895"/>
      <w:bookmarkStart w:id="523" w:name="_Toc409458018"/>
      <w:bookmarkStart w:id="524" w:name="_Toc409458754"/>
      <w:bookmarkStart w:id="525" w:name="_Toc409459371"/>
      <w:bookmarkStart w:id="526" w:name="_Toc409459992"/>
      <w:bookmarkStart w:id="527" w:name="_Toc409464850"/>
      <w:bookmarkStart w:id="528" w:name="_Toc409465472"/>
      <w:bookmarkStart w:id="529" w:name="_Toc409466097"/>
      <w:bookmarkStart w:id="530" w:name="_Toc409466739"/>
      <w:bookmarkStart w:id="531" w:name="_Toc409467367"/>
      <w:bookmarkStart w:id="532" w:name="_Toc409467993"/>
      <w:bookmarkStart w:id="533" w:name="_Toc409468616"/>
      <w:bookmarkStart w:id="534" w:name="_Toc409469238"/>
      <w:bookmarkStart w:id="535" w:name="_Toc409469858"/>
      <w:bookmarkStart w:id="536" w:name="_Toc409470474"/>
      <w:bookmarkStart w:id="537" w:name="_Toc409471088"/>
      <w:bookmarkStart w:id="538" w:name="_Toc409471699"/>
      <w:bookmarkStart w:id="539" w:name="_Toc409472309"/>
      <w:bookmarkStart w:id="540" w:name="_Toc409472918"/>
      <w:bookmarkStart w:id="541" w:name="_Toc409473533"/>
      <w:bookmarkStart w:id="542" w:name="_Toc409474151"/>
      <w:bookmarkStart w:id="543" w:name="_Toc409474795"/>
      <w:bookmarkStart w:id="544" w:name="_Toc409511896"/>
      <w:bookmarkStart w:id="545" w:name="_Toc409458019"/>
      <w:bookmarkStart w:id="546" w:name="_Toc409458755"/>
      <w:bookmarkStart w:id="547" w:name="_Toc409459372"/>
      <w:bookmarkStart w:id="548" w:name="_Toc409459993"/>
      <w:bookmarkStart w:id="549" w:name="_Toc409464851"/>
      <w:bookmarkStart w:id="550" w:name="_Toc409465473"/>
      <w:bookmarkStart w:id="551" w:name="_Toc409466098"/>
      <w:bookmarkStart w:id="552" w:name="_Toc409466740"/>
      <w:bookmarkStart w:id="553" w:name="_Toc409467368"/>
      <w:bookmarkStart w:id="554" w:name="_Toc409467994"/>
      <w:bookmarkStart w:id="555" w:name="_Toc409468617"/>
      <w:bookmarkStart w:id="556" w:name="_Toc409469239"/>
      <w:bookmarkStart w:id="557" w:name="_Toc409469859"/>
      <w:bookmarkStart w:id="558" w:name="_Toc409470475"/>
      <w:bookmarkStart w:id="559" w:name="_Toc409471089"/>
      <w:bookmarkStart w:id="560" w:name="_Toc409471700"/>
      <w:bookmarkStart w:id="561" w:name="_Toc409472310"/>
      <w:bookmarkStart w:id="562" w:name="_Toc409472919"/>
      <w:bookmarkStart w:id="563" w:name="_Toc409473534"/>
      <w:bookmarkStart w:id="564" w:name="_Toc409474152"/>
      <w:bookmarkStart w:id="565" w:name="_Toc409474796"/>
      <w:bookmarkStart w:id="566" w:name="_Toc409511897"/>
      <w:bookmarkStart w:id="567" w:name="_Toc409458020"/>
      <w:bookmarkStart w:id="568" w:name="_Toc409458756"/>
      <w:bookmarkStart w:id="569" w:name="_Toc409459373"/>
      <w:bookmarkStart w:id="570" w:name="_Toc409459994"/>
      <w:bookmarkStart w:id="571" w:name="_Toc409464852"/>
      <w:bookmarkStart w:id="572" w:name="_Toc409465474"/>
      <w:bookmarkStart w:id="573" w:name="_Toc409466099"/>
      <w:bookmarkStart w:id="574" w:name="_Toc409466741"/>
      <w:bookmarkStart w:id="575" w:name="_Toc409467369"/>
      <w:bookmarkStart w:id="576" w:name="_Toc409467995"/>
      <w:bookmarkStart w:id="577" w:name="_Toc409468618"/>
      <w:bookmarkStart w:id="578" w:name="_Toc409469240"/>
      <w:bookmarkStart w:id="579" w:name="_Toc409469860"/>
      <w:bookmarkStart w:id="580" w:name="_Toc409470476"/>
      <w:bookmarkStart w:id="581" w:name="_Toc409471090"/>
      <w:bookmarkStart w:id="582" w:name="_Toc409471701"/>
      <w:bookmarkStart w:id="583" w:name="_Toc409472311"/>
      <w:bookmarkStart w:id="584" w:name="_Toc409472920"/>
      <w:bookmarkStart w:id="585" w:name="_Toc409473535"/>
      <w:bookmarkStart w:id="586" w:name="_Toc409474153"/>
      <w:bookmarkStart w:id="587" w:name="_Toc409474797"/>
      <w:bookmarkStart w:id="588" w:name="_Toc409511898"/>
      <w:bookmarkStart w:id="589" w:name="_Toc409458021"/>
      <w:bookmarkStart w:id="590" w:name="_Toc409458757"/>
      <w:bookmarkStart w:id="591" w:name="_Toc409459374"/>
      <w:bookmarkStart w:id="592" w:name="_Toc409459995"/>
      <w:bookmarkStart w:id="593" w:name="_Toc409464853"/>
      <w:bookmarkStart w:id="594" w:name="_Toc409465475"/>
      <w:bookmarkStart w:id="595" w:name="_Toc409466100"/>
      <w:bookmarkStart w:id="596" w:name="_Toc409466742"/>
      <w:bookmarkStart w:id="597" w:name="_Toc409467370"/>
      <w:bookmarkStart w:id="598" w:name="_Toc409467996"/>
      <w:bookmarkStart w:id="599" w:name="_Toc409468619"/>
      <w:bookmarkStart w:id="600" w:name="_Toc409469241"/>
      <w:bookmarkStart w:id="601" w:name="_Toc409469861"/>
      <w:bookmarkStart w:id="602" w:name="_Toc409470477"/>
      <w:bookmarkStart w:id="603" w:name="_Toc409471091"/>
      <w:bookmarkStart w:id="604" w:name="_Toc409471702"/>
      <w:bookmarkStart w:id="605" w:name="_Toc409472312"/>
      <w:bookmarkStart w:id="606" w:name="_Toc409472921"/>
      <w:bookmarkStart w:id="607" w:name="_Toc409473536"/>
      <w:bookmarkStart w:id="608" w:name="_Toc409474154"/>
      <w:bookmarkStart w:id="609" w:name="_Toc409474798"/>
      <w:bookmarkStart w:id="610" w:name="_Toc409511899"/>
      <w:bookmarkStart w:id="611" w:name="_Toc409458022"/>
      <w:bookmarkStart w:id="612" w:name="_Toc409458758"/>
      <w:bookmarkStart w:id="613" w:name="_Toc409459375"/>
      <w:bookmarkStart w:id="614" w:name="_Toc409459996"/>
      <w:bookmarkStart w:id="615" w:name="_Toc409464854"/>
      <w:bookmarkStart w:id="616" w:name="_Toc409465476"/>
      <w:bookmarkStart w:id="617" w:name="_Toc409466101"/>
      <w:bookmarkStart w:id="618" w:name="_Toc409466743"/>
      <w:bookmarkStart w:id="619" w:name="_Toc409467371"/>
      <w:bookmarkStart w:id="620" w:name="_Toc409467997"/>
      <w:bookmarkStart w:id="621" w:name="_Toc409468620"/>
      <w:bookmarkStart w:id="622" w:name="_Toc409469242"/>
      <w:bookmarkStart w:id="623" w:name="_Toc409469862"/>
      <w:bookmarkStart w:id="624" w:name="_Toc409470478"/>
      <w:bookmarkStart w:id="625" w:name="_Toc409471092"/>
      <w:bookmarkStart w:id="626" w:name="_Toc409471703"/>
      <w:bookmarkStart w:id="627" w:name="_Toc409472313"/>
      <w:bookmarkStart w:id="628" w:name="_Toc409472922"/>
      <w:bookmarkStart w:id="629" w:name="_Toc409473537"/>
      <w:bookmarkStart w:id="630" w:name="_Toc409474155"/>
      <w:bookmarkStart w:id="631" w:name="_Toc409474799"/>
      <w:bookmarkStart w:id="632" w:name="_Toc409511900"/>
      <w:bookmarkStart w:id="633" w:name="_Toc409458023"/>
      <w:bookmarkStart w:id="634" w:name="_Toc409458759"/>
      <w:bookmarkStart w:id="635" w:name="_Toc409459376"/>
      <w:bookmarkStart w:id="636" w:name="_Toc409459997"/>
      <w:bookmarkStart w:id="637" w:name="_Toc409464855"/>
      <w:bookmarkStart w:id="638" w:name="_Toc409465477"/>
      <w:bookmarkStart w:id="639" w:name="_Toc409466102"/>
      <w:bookmarkStart w:id="640" w:name="_Toc409466744"/>
      <w:bookmarkStart w:id="641" w:name="_Toc409467372"/>
      <w:bookmarkStart w:id="642" w:name="_Toc409467998"/>
      <w:bookmarkStart w:id="643" w:name="_Toc409468621"/>
      <w:bookmarkStart w:id="644" w:name="_Toc409469243"/>
      <w:bookmarkStart w:id="645" w:name="_Toc409469863"/>
      <w:bookmarkStart w:id="646" w:name="_Toc409470479"/>
      <w:bookmarkStart w:id="647" w:name="_Toc409471093"/>
      <w:bookmarkStart w:id="648" w:name="_Toc409471704"/>
      <w:bookmarkStart w:id="649" w:name="_Toc409472314"/>
      <w:bookmarkStart w:id="650" w:name="_Toc409472923"/>
      <w:bookmarkStart w:id="651" w:name="_Toc409473538"/>
      <w:bookmarkStart w:id="652" w:name="_Toc409474156"/>
      <w:bookmarkStart w:id="653" w:name="_Toc409474800"/>
      <w:bookmarkStart w:id="654" w:name="_Toc409511901"/>
      <w:bookmarkStart w:id="655" w:name="_Toc409458024"/>
      <w:bookmarkStart w:id="656" w:name="_Toc409458760"/>
      <w:bookmarkStart w:id="657" w:name="_Toc409459377"/>
      <w:bookmarkStart w:id="658" w:name="_Toc409459998"/>
      <w:bookmarkStart w:id="659" w:name="_Toc409464856"/>
      <w:bookmarkStart w:id="660" w:name="_Toc409465478"/>
      <w:bookmarkStart w:id="661" w:name="_Toc409466103"/>
      <w:bookmarkStart w:id="662" w:name="_Toc409466745"/>
      <w:bookmarkStart w:id="663" w:name="_Toc409467373"/>
      <w:bookmarkStart w:id="664" w:name="_Toc409467999"/>
      <w:bookmarkStart w:id="665" w:name="_Toc409468622"/>
      <w:bookmarkStart w:id="666" w:name="_Toc409469244"/>
      <w:bookmarkStart w:id="667" w:name="_Toc409469864"/>
      <w:bookmarkStart w:id="668" w:name="_Toc409470480"/>
      <w:bookmarkStart w:id="669" w:name="_Toc409471094"/>
      <w:bookmarkStart w:id="670" w:name="_Toc409471705"/>
      <w:bookmarkStart w:id="671" w:name="_Toc409472315"/>
      <w:bookmarkStart w:id="672" w:name="_Toc409472924"/>
      <w:bookmarkStart w:id="673" w:name="_Toc409473539"/>
      <w:bookmarkStart w:id="674" w:name="_Toc409474157"/>
      <w:bookmarkStart w:id="675" w:name="_Toc409474801"/>
      <w:bookmarkStart w:id="676" w:name="_Toc409511902"/>
      <w:bookmarkStart w:id="677" w:name="_Toc409458025"/>
      <w:bookmarkStart w:id="678" w:name="_Toc409458761"/>
      <w:bookmarkStart w:id="679" w:name="_Toc409459378"/>
      <w:bookmarkStart w:id="680" w:name="_Toc409459999"/>
      <w:bookmarkStart w:id="681" w:name="_Toc409464857"/>
      <w:bookmarkStart w:id="682" w:name="_Toc409465479"/>
      <w:bookmarkStart w:id="683" w:name="_Toc409466104"/>
      <w:bookmarkStart w:id="684" w:name="_Toc409466746"/>
      <w:bookmarkStart w:id="685" w:name="_Toc409467374"/>
      <w:bookmarkStart w:id="686" w:name="_Toc409468000"/>
      <w:bookmarkStart w:id="687" w:name="_Toc409468623"/>
      <w:bookmarkStart w:id="688" w:name="_Toc409469245"/>
      <w:bookmarkStart w:id="689" w:name="_Toc409469865"/>
      <w:bookmarkStart w:id="690" w:name="_Toc409470481"/>
      <w:bookmarkStart w:id="691" w:name="_Toc409471095"/>
      <w:bookmarkStart w:id="692" w:name="_Toc409471706"/>
      <w:bookmarkStart w:id="693" w:name="_Toc409472316"/>
      <w:bookmarkStart w:id="694" w:name="_Toc409472925"/>
      <w:bookmarkStart w:id="695" w:name="_Toc409473540"/>
      <w:bookmarkStart w:id="696" w:name="_Toc409474158"/>
      <w:bookmarkStart w:id="697" w:name="_Toc409474802"/>
      <w:bookmarkStart w:id="698" w:name="_Toc409511903"/>
      <w:bookmarkStart w:id="699" w:name="_Toc409458026"/>
      <w:bookmarkStart w:id="700" w:name="_Toc409458762"/>
      <w:bookmarkStart w:id="701" w:name="_Toc409459379"/>
      <w:bookmarkStart w:id="702" w:name="_Toc409460000"/>
      <w:bookmarkStart w:id="703" w:name="_Toc409464858"/>
      <w:bookmarkStart w:id="704" w:name="_Toc409465480"/>
      <w:bookmarkStart w:id="705" w:name="_Toc409466105"/>
      <w:bookmarkStart w:id="706" w:name="_Toc409466747"/>
      <w:bookmarkStart w:id="707" w:name="_Toc409467375"/>
      <w:bookmarkStart w:id="708" w:name="_Toc409468001"/>
      <w:bookmarkStart w:id="709" w:name="_Toc409468624"/>
      <w:bookmarkStart w:id="710" w:name="_Toc409469246"/>
      <w:bookmarkStart w:id="711" w:name="_Toc409469866"/>
      <w:bookmarkStart w:id="712" w:name="_Toc409470482"/>
      <w:bookmarkStart w:id="713" w:name="_Toc409471096"/>
      <w:bookmarkStart w:id="714" w:name="_Toc409471707"/>
      <w:bookmarkStart w:id="715" w:name="_Toc409472317"/>
      <w:bookmarkStart w:id="716" w:name="_Toc409472926"/>
      <w:bookmarkStart w:id="717" w:name="_Toc409473541"/>
      <w:bookmarkStart w:id="718" w:name="_Toc409474159"/>
      <w:bookmarkStart w:id="719" w:name="_Toc409474803"/>
      <w:bookmarkStart w:id="720" w:name="_Toc409511904"/>
      <w:bookmarkStart w:id="721" w:name="_Toc409458027"/>
      <w:bookmarkStart w:id="722" w:name="_Toc409458763"/>
      <w:bookmarkStart w:id="723" w:name="_Toc409459380"/>
      <w:bookmarkStart w:id="724" w:name="_Toc409460001"/>
      <w:bookmarkStart w:id="725" w:name="_Toc409464859"/>
      <w:bookmarkStart w:id="726" w:name="_Toc409465481"/>
      <w:bookmarkStart w:id="727" w:name="_Toc409466106"/>
      <w:bookmarkStart w:id="728" w:name="_Toc409466748"/>
      <w:bookmarkStart w:id="729" w:name="_Toc409467376"/>
      <w:bookmarkStart w:id="730" w:name="_Toc409468002"/>
      <w:bookmarkStart w:id="731" w:name="_Toc409468625"/>
      <w:bookmarkStart w:id="732" w:name="_Toc409469247"/>
      <w:bookmarkStart w:id="733" w:name="_Toc409469867"/>
      <w:bookmarkStart w:id="734" w:name="_Toc409470483"/>
      <w:bookmarkStart w:id="735" w:name="_Toc409471097"/>
      <w:bookmarkStart w:id="736" w:name="_Toc409471708"/>
      <w:bookmarkStart w:id="737" w:name="_Toc409472318"/>
      <w:bookmarkStart w:id="738" w:name="_Toc409472927"/>
      <w:bookmarkStart w:id="739" w:name="_Toc409473542"/>
      <w:bookmarkStart w:id="740" w:name="_Toc409474160"/>
      <w:bookmarkStart w:id="741" w:name="_Toc409474804"/>
      <w:bookmarkStart w:id="742" w:name="_Toc409511905"/>
      <w:bookmarkStart w:id="743" w:name="_Toc409458028"/>
      <w:bookmarkStart w:id="744" w:name="_Toc409458764"/>
      <w:bookmarkStart w:id="745" w:name="_Toc409459381"/>
      <w:bookmarkStart w:id="746" w:name="_Toc409460002"/>
      <w:bookmarkStart w:id="747" w:name="_Toc409464860"/>
      <w:bookmarkStart w:id="748" w:name="_Toc409465482"/>
      <w:bookmarkStart w:id="749" w:name="_Toc409466107"/>
      <w:bookmarkStart w:id="750" w:name="_Toc409466749"/>
      <w:bookmarkStart w:id="751" w:name="_Toc409467377"/>
      <w:bookmarkStart w:id="752" w:name="_Toc409468003"/>
      <w:bookmarkStart w:id="753" w:name="_Toc409468626"/>
      <w:bookmarkStart w:id="754" w:name="_Toc409469248"/>
      <w:bookmarkStart w:id="755" w:name="_Toc409469868"/>
      <w:bookmarkStart w:id="756" w:name="_Toc409470484"/>
      <w:bookmarkStart w:id="757" w:name="_Toc409471098"/>
      <w:bookmarkStart w:id="758" w:name="_Toc409471709"/>
      <w:bookmarkStart w:id="759" w:name="_Toc409472319"/>
      <w:bookmarkStart w:id="760" w:name="_Toc409472928"/>
      <w:bookmarkStart w:id="761" w:name="_Toc409473543"/>
      <w:bookmarkStart w:id="762" w:name="_Toc409474161"/>
      <w:bookmarkStart w:id="763" w:name="_Toc409474805"/>
      <w:bookmarkStart w:id="764" w:name="_Toc409511906"/>
      <w:bookmarkStart w:id="765" w:name="_Toc409458029"/>
      <w:bookmarkStart w:id="766" w:name="_Toc409458765"/>
      <w:bookmarkStart w:id="767" w:name="_Toc409459382"/>
      <w:bookmarkStart w:id="768" w:name="_Toc409460003"/>
      <w:bookmarkStart w:id="769" w:name="_Toc409464861"/>
      <w:bookmarkStart w:id="770" w:name="_Toc409465483"/>
      <w:bookmarkStart w:id="771" w:name="_Toc409466108"/>
      <w:bookmarkStart w:id="772" w:name="_Toc409466750"/>
      <w:bookmarkStart w:id="773" w:name="_Toc409467378"/>
      <w:bookmarkStart w:id="774" w:name="_Toc409468004"/>
      <w:bookmarkStart w:id="775" w:name="_Toc409468627"/>
      <w:bookmarkStart w:id="776" w:name="_Toc409469249"/>
      <w:bookmarkStart w:id="777" w:name="_Toc409469869"/>
      <w:bookmarkStart w:id="778" w:name="_Toc409470485"/>
      <w:bookmarkStart w:id="779" w:name="_Toc409471099"/>
      <w:bookmarkStart w:id="780" w:name="_Toc409471710"/>
      <w:bookmarkStart w:id="781" w:name="_Toc409472320"/>
      <w:bookmarkStart w:id="782" w:name="_Toc409472929"/>
      <w:bookmarkStart w:id="783" w:name="_Toc409473544"/>
      <w:bookmarkStart w:id="784" w:name="_Toc409474162"/>
      <w:bookmarkStart w:id="785" w:name="_Toc409474806"/>
      <w:bookmarkStart w:id="786" w:name="_Toc409511907"/>
      <w:bookmarkStart w:id="787" w:name="_Toc409458030"/>
      <w:bookmarkStart w:id="788" w:name="_Toc409458766"/>
      <w:bookmarkStart w:id="789" w:name="_Toc409459383"/>
      <w:bookmarkStart w:id="790" w:name="_Toc409460004"/>
      <w:bookmarkStart w:id="791" w:name="_Toc409464862"/>
      <w:bookmarkStart w:id="792" w:name="_Toc409465484"/>
      <w:bookmarkStart w:id="793" w:name="_Toc409466109"/>
      <w:bookmarkStart w:id="794" w:name="_Toc409466751"/>
      <w:bookmarkStart w:id="795" w:name="_Toc409467379"/>
      <w:bookmarkStart w:id="796" w:name="_Toc409468005"/>
      <w:bookmarkStart w:id="797" w:name="_Toc409468628"/>
      <w:bookmarkStart w:id="798" w:name="_Toc409469250"/>
      <w:bookmarkStart w:id="799" w:name="_Toc409469870"/>
      <w:bookmarkStart w:id="800" w:name="_Toc409470486"/>
      <w:bookmarkStart w:id="801" w:name="_Toc409471100"/>
      <w:bookmarkStart w:id="802" w:name="_Toc409471711"/>
      <w:bookmarkStart w:id="803" w:name="_Toc409472321"/>
      <w:bookmarkStart w:id="804" w:name="_Toc409472930"/>
      <w:bookmarkStart w:id="805" w:name="_Toc409473545"/>
      <w:bookmarkStart w:id="806" w:name="_Toc409474163"/>
      <w:bookmarkStart w:id="807" w:name="_Toc409474807"/>
      <w:bookmarkStart w:id="808" w:name="_Toc409511908"/>
      <w:bookmarkStart w:id="809" w:name="_Toc409458031"/>
      <w:bookmarkStart w:id="810" w:name="_Toc409458767"/>
      <w:bookmarkStart w:id="811" w:name="_Toc409459384"/>
      <w:bookmarkStart w:id="812" w:name="_Toc409460005"/>
      <w:bookmarkStart w:id="813" w:name="_Toc409464863"/>
      <w:bookmarkStart w:id="814" w:name="_Toc409465485"/>
      <w:bookmarkStart w:id="815" w:name="_Toc409466110"/>
      <w:bookmarkStart w:id="816" w:name="_Toc409466752"/>
      <w:bookmarkStart w:id="817" w:name="_Toc409467380"/>
      <w:bookmarkStart w:id="818" w:name="_Toc409468006"/>
      <w:bookmarkStart w:id="819" w:name="_Toc409468629"/>
      <w:bookmarkStart w:id="820" w:name="_Toc409469251"/>
      <w:bookmarkStart w:id="821" w:name="_Toc409469871"/>
      <w:bookmarkStart w:id="822" w:name="_Toc409470487"/>
      <w:bookmarkStart w:id="823" w:name="_Toc409471101"/>
      <w:bookmarkStart w:id="824" w:name="_Toc409471712"/>
      <w:bookmarkStart w:id="825" w:name="_Toc409472322"/>
      <w:bookmarkStart w:id="826" w:name="_Toc409472931"/>
      <w:bookmarkStart w:id="827" w:name="_Toc409473546"/>
      <w:bookmarkStart w:id="828" w:name="_Toc409474164"/>
      <w:bookmarkStart w:id="829" w:name="_Toc409474808"/>
      <w:bookmarkStart w:id="830" w:name="_Toc409511909"/>
      <w:bookmarkStart w:id="831" w:name="_Toc409458032"/>
      <w:bookmarkStart w:id="832" w:name="_Toc409458768"/>
      <w:bookmarkStart w:id="833" w:name="_Toc409459385"/>
      <w:bookmarkStart w:id="834" w:name="_Toc409460006"/>
      <w:bookmarkStart w:id="835" w:name="_Toc409464864"/>
      <w:bookmarkStart w:id="836" w:name="_Toc409465486"/>
      <w:bookmarkStart w:id="837" w:name="_Toc409466111"/>
      <w:bookmarkStart w:id="838" w:name="_Toc409466753"/>
      <w:bookmarkStart w:id="839" w:name="_Toc409467381"/>
      <w:bookmarkStart w:id="840" w:name="_Toc409468007"/>
      <w:bookmarkStart w:id="841" w:name="_Toc409468630"/>
      <w:bookmarkStart w:id="842" w:name="_Toc409469252"/>
      <w:bookmarkStart w:id="843" w:name="_Toc409469872"/>
      <w:bookmarkStart w:id="844" w:name="_Toc409470488"/>
      <w:bookmarkStart w:id="845" w:name="_Toc409471102"/>
      <w:bookmarkStart w:id="846" w:name="_Toc409471713"/>
      <w:bookmarkStart w:id="847" w:name="_Toc409472323"/>
      <w:bookmarkStart w:id="848" w:name="_Toc409472932"/>
      <w:bookmarkStart w:id="849" w:name="_Toc409473547"/>
      <w:bookmarkStart w:id="850" w:name="_Toc409474165"/>
      <w:bookmarkStart w:id="851" w:name="_Toc409474809"/>
      <w:bookmarkStart w:id="852" w:name="_Toc409511910"/>
      <w:bookmarkStart w:id="853" w:name="_Toc409458033"/>
      <w:bookmarkStart w:id="854" w:name="_Toc409458769"/>
      <w:bookmarkStart w:id="855" w:name="_Toc409459386"/>
      <w:bookmarkStart w:id="856" w:name="_Toc409460007"/>
      <w:bookmarkStart w:id="857" w:name="_Toc409464865"/>
      <w:bookmarkStart w:id="858" w:name="_Toc409465487"/>
      <w:bookmarkStart w:id="859" w:name="_Toc409466112"/>
      <w:bookmarkStart w:id="860" w:name="_Toc409466754"/>
      <w:bookmarkStart w:id="861" w:name="_Toc409467382"/>
      <w:bookmarkStart w:id="862" w:name="_Toc409468008"/>
      <w:bookmarkStart w:id="863" w:name="_Toc409468631"/>
      <w:bookmarkStart w:id="864" w:name="_Toc409469253"/>
      <w:bookmarkStart w:id="865" w:name="_Toc409469873"/>
      <w:bookmarkStart w:id="866" w:name="_Toc409470489"/>
      <w:bookmarkStart w:id="867" w:name="_Toc409471103"/>
      <w:bookmarkStart w:id="868" w:name="_Toc409471714"/>
      <w:bookmarkStart w:id="869" w:name="_Toc409472324"/>
      <w:bookmarkStart w:id="870" w:name="_Toc409472933"/>
      <w:bookmarkStart w:id="871" w:name="_Toc409473548"/>
      <w:bookmarkStart w:id="872" w:name="_Toc409474166"/>
      <w:bookmarkStart w:id="873" w:name="_Toc409474810"/>
      <w:bookmarkStart w:id="874" w:name="_Toc409511911"/>
      <w:bookmarkStart w:id="875" w:name="_Toc409458034"/>
      <w:bookmarkStart w:id="876" w:name="_Toc409458770"/>
      <w:bookmarkStart w:id="877" w:name="_Toc409459387"/>
      <w:bookmarkStart w:id="878" w:name="_Toc409460008"/>
      <w:bookmarkStart w:id="879" w:name="_Toc409464866"/>
      <w:bookmarkStart w:id="880" w:name="_Toc409465488"/>
      <w:bookmarkStart w:id="881" w:name="_Toc409466113"/>
      <w:bookmarkStart w:id="882" w:name="_Toc409466755"/>
      <w:bookmarkStart w:id="883" w:name="_Toc409467383"/>
      <w:bookmarkStart w:id="884" w:name="_Toc409468009"/>
      <w:bookmarkStart w:id="885" w:name="_Toc409468632"/>
      <w:bookmarkStart w:id="886" w:name="_Toc409469254"/>
      <w:bookmarkStart w:id="887" w:name="_Toc409469874"/>
      <w:bookmarkStart w:id="888" w:name="_Toc409470490"/>
      <w:bookmarkStart w:id="889" w:name="_Toc409471104"/>
      <w:bookmarkStart w:id="890" w:name="_Toc409471715"/>
      <w:bookmarkStart w:id="891" w:name="_Toc409472325"/>
      <w:bookmarkStart w:id="892" w:name="_Toc409472934"/>
      <w:bookmarkStart w:id="893" w:name="_Toc409473549"/>
      <w:bookmarkStart w:id="894" w:name="_Toc409474167"/>
      <w:bookmarkStart w:id="895" w:name="_Toc409474811"/>
      <w:bookmarkStart w:id="896" w:name="_Toc409511912"/>
      <w:bookmarkStart w:id="897" w:name="_Toc409458035"/>
      <w:bookmarkStart w:id="898" w:name="_Toc409458771"/>
      <w:bookmarkStart w:id="899" w:name="_Toc409459388"/>
      <w:bookmarkStart w:id="900" w:name="_Toc409460009"/>
      <w:bookmarkStart w:id="901" w:name="_Toc409464867"/>
      <w:bookmarkStart w:id="902" w:name="_Toc409465489"/>
      <w:bookmarkStart w:id="903" w:name="_Toc409466114"/>
      <w:bookmarkStart w:id="904" w:name="_Toc409466756"/>
      <w:bookmarkStart w:id="905" w:name="_Toc409467384"/>
      <w:bookmarkStart w:id="906" w:name="_Toc409468010"/>
      <w:bookmarkStart w:id="907" w:name="_Toc409468633"/>
      <w:bookmarkStart w:id="908" w:name="_Toc409469255"/>
      <w:bookmarkStart w:id="909" w:name="_Toc409469875"/>
      <w:bookmarkStart w:id="910" w:name="_Toc409470491"/>
      <w:bookmarkStart w:id="911" w:name="_Toc409471105"/>
      <w:bookmarkStart w:id="912" w:name="_Toc409471716"/>
      <w:bookmarkStart w:id="913" w:name="_Toc409472326"/>
      <w:bookmarkStart w:id="914" w:name="_Toc409472935"/>
      <w:bookmarkStart w:id="915" w:name="_Toc409473550"/>
      <w:bookmarkStart w:id="916" w:name="_Toc409474168"/>
      <w:bookmarkStart w:id="917" w:name="_Toc409474812"/>
      <w:bookmarkStart w:id="918" w:name="_Toc409511913"/>
      <w:bookmarkStart w:id="919" w:name="_Toc409458036"/>
      <w:bookmarkStart w:id="920" w:name="_Toc409458772"/>
      <w:bookmarkStart w:id="921" w:name="_Toc409459389"/>
      <w:bookmarkStart w:id="922" w:name="_Toc409460010"/>
      <w:bookmarkStart w:id="923" w:name="_Toc409464868"/>
      <w:bookmarkStart w:id="924" w:name="_Toc409465490"/>
      <w:bookmarkStart w:id="925" w:name="_Toc409466115"/>
      <w:bookmarkStart w:id="926" w:name="_Toc409466757"/>
      <w:bookmarkStart w:id="927" w:name="_Toc409467385"/>
      <w:bookmarkStart w:id="928" w:name="_Toc409468011"/>
      <w:bookmarkStart w:id="929" w:name="_Toc409468634"/>
      <w:bookmarkStart w:id="930" w:name="_Toc409469256"/>
      <w:bookmarkStart w:id="931" w:name="_Toc409469876"/>
      <w:bookmarkStart w:id="932" w:name="_Toc409470492"/>
      <w:bookmarkStart w:id="933" w:name="_Toc409471106"/>
      <w:bookmarkStart w:id="934" w:name="_Toc409471717"/>
      <w:bookmarkStart w:id="935" w:name="_Toc409472327"/>
      <w:bookmarkStart w:id="936" w:name="_Toc409472936"/>
      <w:bookmarkStart w:id="937" w:name="_Toc409473551"/>
      <w:bookmarkStart w:id="938" w:name="_Toc409474169"/>
      <w:bookmarkStart w:id="939" w:name="_Toc409474813"/>
      <w:bookmarkStart w:id="940" w:name="_Toc409511914"/>
      <w:bookmarkStart w:id="941" w:name="_Toc409458037"/>
      <w:bookmarkStart w:id="942" w:name="_Toc409458773"/>
      <w:bookmarkStart w:id="943" w:name="_Toc409459390"/>
      <w:bookmarkStart w:id="944" w:name="_Toc409460011"/>
      <w:bookmarkStart w:id="945" w:name="_Toc409464869"/>
      <w:bookmarkStart w:id="946" w:name="_Toc409465491"/>
      <w:bookmarkStart w:id="947" w:name="_Toc409466116"/>
      <w:bookmarkStart w:id="948" w:name="_Toc409466758"/>
      <w:bookmarkStart w:id="949" w:name="_Toc409467386"/>
      <w:bookmarkStart w:id="950" w:name="_Toc409468012"/>
      <w:bookmarkStart w:id="951" w:name="_Toc409468635"/>
      <w:bookmarkStart w:id="952" w:name="_Toc409469257"/>
      <w:bookmarkStart w:id="953" w:name="_Toc409469877"/>
      <w:bookmarkStart w:id="954" w:name="_Toc409470493"/>
      <w:bookmarkStart w:id="955" w:name="_Toc409471107"/>
      <w:bookmarkStart w:id="956" w:name="_Toc409471718"/>
      <w:bookmarkStart w:id="957" w:name="_Toc409472328"/>
      <w:bookmarkStart w:id="958" w:name="_Toc409472937"/>
      <w:bookmarkStart w:id="959" w:name="_Toc409473552"/>
      <w:bookmarkStart w:id="960" w:name="_Toc409474170"/>
      <w:bookmarkStart w:id="961" w:name="_Toc409474814"/>
      <w:bookmarkStart w:id="962" w:name="_Toc409511915"/>
      <w:bookmarkStart w:id="963" w:name="_Toc409458038"/>
      <w:bookmarkStart w:id="964" w:name="_Toc409458774"/>
      <w:bookmarkStart w:id="965" w:name="_Toc409459391"/>
      <w:bookmarkStart w:id="966" w:name="_Toc409460012"/>
      <w:bookmarkStart w:id="967" w:name="_Toc409464870"/>
      <w:bookmarkStart w:id="968" w:name="_Toc409465492"/>
      <w:bookmarkStart w:id="969" w:name="_Toc409466117"/>
      <w:bookmarkStart w:id="970" w:name="_Toc409466759"/>
      <w:bookmarkStart w:id="971" w:name="_Toc409467387"/>
      <w:bookmarkStart w:id="972" w:name="_Toc409468013"/>
      <w:bookmarkStart w:id="973" w:name="_Toc409468636"/>
      <w:bookmarkStart w:id="974" w:name="_Toc409469258"/>
      <w:bookmarkStart w:id="975" w:name="_Toc409469878"/>
      <w:bookmarkStart w:id="976" w:name="_Toc409470494"/>
      <w:bookmarkStart w:id="977" w:name="_Toc409471108"/>
      <w:bookmarkStart w:id="978" w:name="_Toc409471719"/>
      <w:bookmarkStart w:id="979" w:name="_Toc409472329"/>
      <w:bookmarkStart w:id="980" w:name="_Toc409472938"/>
      <w:bookmarkStart w:id="981" w:name="_Toc409473553"/>
      <w:bookmarkStart w:id="982" w:name="_Toc409474171"/>
      <w:bookmarkStart w:id="983" w:name="_Toc409474815"/>
      <w:bookmarkStart w:id="984" w:name="_Toc409511916"/>
      <w:bookmarkStart w:id="985" w:name="_Toc409458039"/>
      <w:bookmarkStart w:id="986" w:name="_Toc409458775"/>
      <w:bookmarkStart w:id="987" w:name="_Toc409459392"/>
      <w:bookmarkStart w:id="988" w:name="_Toc409460013"/>
      <w:bookmarkStart w:id="989" w:name="_Toc409464871"/>
      <w:bookmarkStart w:id="990" w:name="_Toc409465493"/>
      <w:bookmarkStart w:id="991" w:name="_Toc409466118"/>
      <w:bookmarkStart w:id="992" w:name="_Toc409466760"/>
      <w:bookmarkStart w:id="993" w:name="_Toc409467388"/>
      <w:bookmarkStart w:id="994" w:name="_Toc409468014"/>
      <w:bookmarkStart w:id="995" w:name="_Toc409468637"/>
      <w:bookmarkStart w:id="996" w:name="_Toc409469259"/>
      <w:bookmarkStart w:id="997" w:name="_Toc409469879"/>
      <w:bookmarkStart w:id="998" w:name="_Toc409470495"/>
      <w:bookmarkStart w:id="999" w:name="_Toc409471109"/>
      <w:bookmarkStart w:id="1000" w:name="_Toc409471720"/>
      <w:bookmarkStart w:id="1001" w:name="_Toc409472330"/>
      <w:bookmarkStart w:id="1002" w:name="_Toc409472939"/>
      <w:bookmarkStart w:id="1003" w:name="_Toc409473554"/>
      <w:bookmarkStart w:id="1004" w:name="_Toc409474172"/>
      <w:bookmarkStart w:id="1005" w:name="_Toc409474816"/>
      <w:bookmarkStart w:id="1006" w:name="_Toc409511917"/>
      <w:bookmarkStart w:id="1007" w:name="_Toc409458040"/>
      <w:bookmarkStart w:id="1008" w:name="_Toc409458776"/>
      <w:bookmarkStart w:id="1009" w:name="_Toc409459393"/>
      <w:bookmarkStart w:id="1010" w:name="_Toc409460014"/>
      <w:bookmarkStart w:id="1011" w:name="_Toc409464872"/>
      <w:bookmarkStart w:id="1012" w:name="_Toc409465494"/>
      <w:bookmarkStart w:id="1013" w:name="_Toc409466119"/>
      <w:bookmarkStart w:id="1014" w:name="_Toc409466761"/>
      <w:bookmarkStart w:id="1015" w:name="_Toc409467389"/>
      <w:bookmarkStart w:id="1016" w:name="_Toc409468015"/>
      <w:bookmarkStart w:id="1017" w:name="_Toc409468638"/>
      <w:bookmarkStart w:id="1018" w:name="_Toc409469260"/>
      <w:bookmarkStart w:id="1019" w:name="_Toc409469880"/>
      <w:bookmarkStart w:id="1020" w:name="_Toc409470496"/>
      <w:bookmarkStart w:id="1021" w:name="_Toc409471110"/>
      <w:bookmarkStart w:id="1022" w:name="_Toc409471721"/>
      <w:bookmarkStart w:id="1023" w:name="_Toc409472331"/>
      <w:bookmarkStart w:id="1024" w:name="_Toc409472940"/>
      <w:bookmarkStart w:id="1025" w:name="_Toc409473555"/>
      <w:bookmarkStart w:id="1026" w:name="_Toc409474173"/>
      <w:bookmarkStart w:id="1027" w:name="_Toc409474817"/>
      <w:bookmarkStart w:id="1028" w:name="_Toc409511918"/>
      <w:bookmarkStart w:id="1029" w:name="_Toc409458041"/>
      <w:bookmarkStart w:id="1030" w:name="_Toc409458777"/>
      <w:bookmarkStart w:id="1031" w:name="_Toc409459394"/>
      <w:bookmarkStart w:id="1032" w:name="_Toc409460015"/>
      <w:bookmarkStart w:id="1033" w:name="_Toc409464873"/>
      <w:bookmarkStart w:id="1034" w:name="_Toc409465495"/>
      <w:bookmarkStart w:id="1035" w:name="_Toc409466120"/>
      <w:bookmarkStart w:id="1036" w:name="_Toc409466762"/>
      <w:bookmarkStart w:id="1037" w:name="_Toc409467390"/>
      <w:bookmarkStart w:id="1038" w:name="_Toc409468016"/>
      <w:bookmarkStart w:id="1039" w:name="_Toc409468639"/>
      <w:bookmarkStart w:id="1040" w:name="_Toc409469261"/>
      <w:bookmarkStart w:id="1041" w:name="_Toc409469881"/>
      <w:bookmarkStart w:id="1042" w:name="_Toc409470497"/>
      <w:bookmarkStart w:id="1043" w:name="_Toc409471111"/>
      <w:bookmarkStart w:id="1044" w:name="_Toc409471722"/>
      <w:bookmarkStart w:id="1045" w:name="_Toc409472332"/>
      <w:bookmarkStart w:id="1046" w:name="_Toc409472941"/>
      <w:bookmarkStart w:id="1047" w:name="_Toc409473556"/>
      <w:bookmarkStart w:id="1048" w:name="_Toc409474174"/>
      <w:bookmarkStart w:id="1049" w:name="_Toc409474818"/>
      <w:bookmarkStart w:id="1050" w:name="_Toc409511919"/>
      <w:bookmarkStart w:id="1051" w:name="_Toc409458042"/>
      <w:bookmarkStart w:id="1052" w:name="_Toc409458778"/>
      <w:bookmarkStart w:id="1053" w:name="_Toc409459395"/>
      <w:bookmarkStart w:id="1054" w:name="_Toc409460016"/>
      <w:bookmarkStart w:id="1055" w:name="_Toc409464874"/>
      <w:bookmarkStart w:id="1056" w:name="_Toc409465496"/>
      <w:bookmarkStart w:id="1057" w:name="_Toc409466121"/>
      <w:bookmarkStart w:id="1058" w:name="_Toc409466763"/>
      <w:bookmarkStart w:id="1059" w:name="_Toc409467391"/>
      <w:bookmarkStart w:id="1060" w:name="_Toc409468017"/>
      <w:bookmarkStart w:id="1061" w:name="_Toc409468640"/>
      <w:bookmarkStart w:id="1062" w:name="_Toc409469262"/>
      <w:bookmarkStart w:id="1063" w:name="_Toc409469882"/>
      <w:bookmarkStart w:id="1064" w:name="_Toc409470498"/>
      <w:bookmarkStart w:id="1065" w:name="_Toc409471112"/>
      <w:bookmarkStart w:id="1066" w:name="_Toc409471723"/>
      <w:bookmarkStart w:id="1067" w:name="_Toc409472333"/>
      <w:bookmarkStart w:id="1068" w:name="_Toc409472942"/>
      <w:bookmarkStart w:id="1069" w:name="_Toc409473557"/>
      <w:bookmarkStart w:id="1070" w:name="_Toc409474175"/>
      <w:bookmarkStart w:id="1071" w:name="_Toc409474819"/>
      <w:bookmarkStart w:id="1072" w:name="_Toc409511920"/>
      <w:bookmarkStart w:id="1073" w:name="_Toc409458043"/>
      <w:bookmarkStart w:id="1074" w:name="_Toc409458779"/>
      <w:bookmarkStart w:id="1075" w:name="_Toc409459396"/>
      <w:bookmarkStart w:id="1076" w:name="_Toc409460017"/>
      <w:bookmarkStart w:id="1077" w:name="_Toc409464875"/>
      <w:bookmarkStart w:id="1078" w:name="_Toc409465497"/>
      <w:bookmarkStart w:id="1079" w:name="_Toc409466122"/>
      <w:bookmarkStart w:id="1080" w:name="_Toc409466764"/>
      <w:bookmarkStart w:id="1081" w:name="_Toc409467392"/>
      <w:bookmarkStart w:id="1082" w:name="_Toc409468018"/>
      <w:bookmarkStart w:id="1083" w:name="_Toc409468641"/>
      <w:bookmarkStart w:id="1084" w:name="_Toc409469263"/>
      <w:bookmarkStart w:id="1085" w:name="_Toc409469883"/>
      <w:bookmarkStart w:id="1086" w:name="_Toc409470499"/>
      <w:bookmarkStart w:id="1087" w:name="_Toc409471113"/>
      <w:bookmarkStart w:id="1088" w:name="_Toc409471724"/>
      <w:bookmarkStart w:id="1089" w:name="_Toc409472334"/>
      <w:bookmarkStart w:id="1090" w:name="_Toc409472943"/>
      <w:bookmarkStart w:id="1091" w:name="_Toc409473558"/>
      <w:bookmarkStart w:id="1092" w:name="_Toc409474176"/>
      <w:bookmarkStart w:id="1093" w:name="_Toc409474820"/>
      <w:bookmarkStart w:id="1094" w:name="_Toc409511921"/>
      <w:bookmarkStart w:id="1095" w:name="_Toc409458044"/>
      <w:bookmarkStart w:id="1096" w:name="_Toc409458780"/>
      <w:bookmarkStart w:id="1097" w:name="_Toc409459397"/>
      <w:bookmarkStart w:id="1098" w:name="_Toc409460018"/>
      <w:bookmarkStart w:id="1099" w:name="_Toc409464876"/>
      <w:bookmarkStart w:id="1100" w:name="_Toc409465498"/>
      <w:bookmarkStart w:id="1101" w:name="_Toc409466123"/>
      <w:bookmarkStart w:id="1102" w:name="_Toc409466765"/>
      <w:bookmarkStart w:id="1103" w:name="_Toc409467393"/>
      <w:bookmarkStart w:id="1104" w:name="_Toc409468019"/>
      <w:bookmarkStart w:id="1105" w:name="_Toc409468642"/>
      <w:bookmarkStart w:id="1106" w:name="_Toc409469264"/>
      <w:bookmarkStart w:id="1107" w:name="_Toc409469884"/>
      <w:bookmarkStart w:id="1108" w:name="_Toc409470500"/>
      <w:bookmarkStart w:id="1109" w:name="_Toc409471114"/>
      <w:bookmarkStart w:id="1110" w:name="_Toc409471725"/>
      <w:bookmarkStart w:id="1111" w:name="_Toc409472335"/>
      <w:bookmarkStart w:id="1112" w:name="_Toc409472944"/>
      <w:bookmarkStart w:id="1113" w:name="_Toc409473559"/>
      <w:bookmarkStart w:id="1114" w:name="_Toc409474177"/>
      <w:bookmarkStart w:id="1115" w:name="_Toc409474821"/>
      <w:bookmarkStart w:id="1116" w:name="_Toc409511922"/>
      <w:bookmarkStart w:id="1117" w:name="_Toc409458045"/>
      <w:bookmarkStart w:id="1118" w:name="_Toc409458781"/>
      <w:bookmarkStart w:id="1119" w:name="_Toc409459398"/>
      <w:bookmarkStart w:id="1120" w:name="_Toc409460019"/>
      <w:bookmarkStart w:id="1121" w:name="_Toc409464877"/>
      <w:bookmarkStart w:id="1122" w:name="_Toc409465499"/>
      <w:bookmarkStart w:id="1123" w:name="_Toc409466124"/>
      <w:bookmarkStart w:id="1124" w:name="_Toc409466766"/>
      <w:bookmarkStart w:id="1125" w:name="_Toc409467394"/>
      <w:bookmarkStart w:id="1126" w:name="_Toc409468020"/>
      <w:bookmarkStart w:id="1127" w:name="_Toc409468643"/>
      <w:bookmarkStart w:id="1128" w:name="_Toc409469265"/>
      <w:bookmarkStart w:id="1129" w:name="_Toc409469885"/>
      <w:bookmarkStart w:id="1130" w:name="_Toc409470501"/>
      <w:bookmarkStart w:id="1131" w:name="_Toc409471115"/>
      <w:bookmarkStart w:id="1132" w:name="_Toc409471726"/>
      <w:bookmarkStart w:id="1133" w:name="_Toc409472336"/>
      <w:bookmarkStart w:id="1134" w:name="_Toc409472945"/>
      <w:bookmarkStart w:id="1135" w:name="_Toc409473560"/>
      <w:bookmarkStart w:id="1136" w:name="_Toc409474178"/>
      <w:bookmarkStart w:id="1137" w:name="_Toc409474822"/>
      <w:bookmarkStart w:id="1138" w:name="_Toc409511923"/>
      <w:bookmarkStart w:id="1139" w:name="_Toc409458046"/>
      <w:bookmarkStart w:id="1140" w:name="_Toc409458782"/>
      <w:bookmarkStart w:id="1141" w:name="_Toc409459399"/>
      <w:bookmarkStart w:id="1142" w:name="_Toc409460020"/>
      <w:bookmarkStart w:id="1143" w:name="_Toc409464878"/>
      <w:bookmarkStart w:id="1144" w:name="_Toc409465500"/>
      <w:bookmarkStart w:id="1145" w:name="_Toc409466125"/>
      <w:bookmarkStart w:id="1146" w:name="_Toc409466767"/>
      <w:bookmarkStart w:id="1147" w:name="_Toc409467395"/>
      <w:bookmarkStart w:id="1148" w:name="_Toc409468021"/>
      <w:bookmarkStart w:id="1149" w:name="_Toc409468644"/>
      <w:bookmarkStart w:id="1150" w:name="_Toc409469266"/>
      <w:bookmarkStart w:id="1151" w:name="_Toc409469886"/>
      <w:bookmarkStart w:id="1152" w:name="_Toc409470502"/>
      <w:bookmarkStart w:id="1153" w:name="_Toc409471116"/>
      <w:bookmarkStart w:id="1154" w:name="_Toc409471727"/>
      <w:bookmarkStart w:id="1155" w:name="_Toc409472337"/>
      <w:bookmarkStart w:id="1156" w:name="_Toc409472946"/>
      <w:bookmarkStart w:id="1157" w:name="_Toc409473561"/>
      <w:bookmarkStart w:id="1158" w:name="_Toc409474179"/>
      <w:bookmarkStart w:id="1159" w:name="_Toc409474823"/>
      <w:bookmarkStart w:id="1160" w:name="_Toc409511924"/>
      <w:bookmarkStart w:id="1161" w:name="_Toc409458047"/>
      <w:bookmarkStart w:id="1162" w:name="_Toc409458783"/>
      <w:bookmarkStart w:id="1163" w:name="_Toc409459400"/>
      <w:bookmarkStart w:id="1164" w:name="_Toc409460021"/>
      <w:bookmarkStart w:id="1165" w:name="_Toc409464879"/>
      <w:bookmarkStart w:id="1166" w:name="_Toc409465501"/>
      <w:bookmarkStart w:id="1167" w:name="_Toc409466126"/>
      <w:bookmarkStart w:id="1168" w:name="_Toc409466768"/>
      <w:bookmarkStart w:id="1169" w:name="_Toc409467396"/>
      <w:bookmarkStart w:id="1170" w:name="_Toc409468022"/>
      <w:bookmarkStart w:id="1171" w:name="_Toc409468645"/>
      <w:bookmarkStart w:id="1172" w:name="_Toc409469267"/>
      <w:bookmarkStart w:id="1173" w:name="_Toc409469887"/>
      <w:bookmarkStart w:id="1174" w:name="_Toc409470503"/>
      <w:bookmarkStart w:id="1175" w:name="_Toc409471117"/>
      <w:bookmarkStart w:id="1176" w:name="_Toc409471728"/>
      <w:bookmarkStart w:id="1177" w:name="_Toc409472338"/>
      <w:bookmarkStart w:id="1178" w:name="_Toc409472947"/>
      <w:bookmarkStart w:id="1179" w:name="_Toc409473562"/>
      <w:bookmarkStart w:id="1180" w:name="_Toc409474180"/>
      <w:bookmarkStart w:id="1181" w:name="_Toc409474824"/>
      <w:bookmarkStart w:id="1182" w:name="_Toc409511925"/>
      <w:bookmarkStart w:id="1183" w:name="_Toc409458048"/>
      <w:bookmarkStart w:id="1184" w:name="_Toc409458784"/>
      <w:bookmarkStart w:id="1185" w:name="_Toc409459401"/>
      <w:bookmarkStart w:id="1186" w:name="_Toc409460022"/>
      <w:bookmarkStart w:id="1187" w:name="_Toc409464880"/>
      <w:bookmarkStart w:id="1188" w:name="_Toc409465502"/>
      <w:bookmarkStart w:id="1189" w:name="_Toc409466127"/>
      <w:bookmarkStart w:id="1190" w:name="_Toc409466769"/>
      <w:bookmarkStart w:id="1191" w:name="_Toc409467397"/>
      <w:bookmarkStart w:id="1192" w:name="_Toc409468023"/>
      <w:bookmarkStart w:id="1193" w:name="_Toc409468646"/>
      <w:bookmarkStart w:id="1194" w:name="_Toc409469268"/>
      <w:bookmarkStart w:id="1195" w:name="_Toc409469888"/>
      <w:bookmarkStart w:id="1196" w:name="_Toc409470504"/>
      <w:bookmarkStart w:id="1197" w:name="_Toc409471118"/>
      <w:bookmarkStart w:id="1198" w:name="_Toc409471729"/>
      <w:bookmarkStart w:id="1199" w:name="_Toc409472339"/>
      <w:bookmarkStart w:id="1200" w:name="_Toc409472948"/>
      <w:bookmarkStart w:id="1201" w:name="_Toc409473563"/>
      <w:bookmarkStart w:id="1202" w:name="_Toc409474181"/>
      <w:bookmarkStart w:id="1203" w:name="_Toc409474825"/>
      <w:bookmarkStart w:id="1204" w:name="_Toc409511926"/>
      <w:bookmarkStart w:id="1205" w:name="_Toc409458049"/>
      <w:bookmarkStart w:id="1206" w:name="_Toc409458785"/>
      <w:bookmarkStart w:id="1207" w:name="_Toc409459402"/>
      <w:bookmarkStart w:id="1208" w:name="_Toc409460023"/>
      <w:bookmarkStart w:id="1209" w:name="_Toc409464881"/>
      <w:bookmarkStart w:id="1210" w:name="_Toc409465503"/>
      <w:bookmarkStart w:id="1211" w:name="_Toc409466128"/>
      <w:bookmarkStart w:id="1212" w:name="_Toc409466770"/>
      <w:bookmarkStart w:id="1213" w:name="_Toc409467398"/>
      <w:bookmarkStart w:id="1214" w:name="_Toc409468024"/>
      <w:bookmarkStart w:id="1215" w:name="_Toc409468647"/>
      <w:bookmarkStart w:id="1216" w:name="_Toc409469269"/>
      <w:bookmarkStart w:id="1217" w:name="_Toc409469889"/>
      <w:bookmarkStart w:id="1218" w:name="_Toc409470505"/>
      <w:bookmarkStart w:id="1219" w:name="_Toc409471119"/>
      <w:bookmarkStart w:id="1220" w:name="_Toc409471730"/>
      <w:bookmarkStart w:id="1221" w:name="_Toc409472340"/>
      <w:bookmarkStart w:id="1222" w:name="_Toc409472949"/>
      <w:bookmarkStart w:id="1223" w:name="_Toc409473564"/>
      <w:bookmarkStart w:id="1224" w:name="_Toc409474182"/>
      <w:bookmarkStart w:id="1225" w:name="_Toc409474826"/>
      <w:bookmarkStart w:id="1226" w:name="_Toc409511927"/>
      <w:bookmarkStart w:id="1227" w:name="_Toc409458050"/>
      <w:bookmarkStart w:id="1228" w:name="_Toc409458786"/>
      <w:bookmarkStart w:id="1229" w:name="_Toc409459403"/>
      <w:bookmarkStart w:id="1230" w:name="_Toc409460024"/>
      <w:bookmarkStart w:id="1231" w:name="_Toc409464882"/>
      <w:bookmarkStart w:id="1232" w:name="_Toc409465504"/>
      <w:bookmarkStart w:id="1233" w:name="_Toc409466129"/>
      <w:bookmarkStart w:id="1234" w:name="_Toc409466771"/>
      <w:bookmarkStart w:id="1235" w:name="_Toc409467399"/>
      <w:bookmarkStart w:id="1236" w:name="_Toc409468025"/>
      <w:bookmarkStart w:id="1237" w:name="_Toc409468648"/>
      <w:bookmarkStart w:id="1238" w:name="_Toc409469270"/>
      <w:bookmarkStart w:id="1239" w:name="_Toc409469890"/>
      <w:bookmarkStart w:id="1240" w:name="_Toc409470506"/>
      <w:bookmarkStart w:id="1241" w:name="_Toc409471120"/>
      <w:bookmarkStart w:id="1242" w:name="_Toc409471731"/>
      <w:bookmarkStart w:id="1243" w:name="_Toc409472341"/>
      <w:bookmarkStart w:id="1244" w:name="_Toc409472950"/>
      <w:bookmarkStart w:id="1245" w:name="_Toc409473565"/>
      <w:bookmarkStart w:id="1246" w:name="_Toc409474183"/>
      <w:bookmarkStart w:id="1247" w:name="_Toc409474827"/>
      <w:bookmarkStart w:id="1248" w:name="_Toc409511928"/>
      <w:bookmarkStart w:id="1249" w:name="_Toc409458051"/>
      <w:bookmarkStart w:id="1250" w:name="_Toc409458787"/>
      <w:bookmarkStart w:id="1251" w:name="_Toc409459404"/>
      <w:bookmarkStart w:id="1252" w:name="_Toc409460025"/>
      <w:bookmarkStart w:id="1253" w:name="_Toc409464883"/>
      <w:bookmarkStart w:id="1254" w:name="_Toc409465505"/>
      <w:bookmarkStart w:id="1255" w:name="_Toc409466130"/>
      <w:bookmarkStart w:id="1256" w:name="_Toc409466772"/>
      <w:bookmarkStart w:id="1257" w:name="_Toc409467400"/>
      <w:bookmarkStart w:id="1258" w:name="_Toc409468026"/>
      <w:bookmarkStart w:id="1259" w:name="_Toc409468649"/>
      <w:bookmarkStart w:id="1260" w:name="_Toc409469271"/>
      <w:bookmarkStart w:id="1261" w:name="_Toc409469891"/>
      <w:bookmarkStart w:id="1262" w:name="_Toc409470507"/>
      <w:bookmarkStart w:id="1263" w:name="_Toc409471121"/>
      <w:bookmarkStart w:id="1264" w:name="_Toc409471732"/>
      <w:bookmarkStart w:id="1265" w:name="_Toc409472342"/>
      <w:bookmarkStart w:id="1266" w:name="_Toc409472951"/>
      <w:bookmarkStart w:id="1267" w:name="_Toc409473566"/>
      <w:bookmarkStart w:id="1268" w:name="_Toc409474184"/>
      <w:bookmarkStart w:id="1269" w:name="_Toc409474828"/>
      <w:bookmarkStart w:id="1270" w:name="_Toc409511929"/>
      <w:bookmarkStart w:id="1271" w:name="_Toc409458052"/>
      <w:bookmarkStart w:id="1272" w:name="_Toc409458788"/>
      <w:bookmarkStart w:id="1273" w:name="_Toc409459405"/>
      <w:bookmarkStart w:id="1274" w:name="_Toc409460026"/>
      <w:bookmarkStart w:id="1275" w:name="_Toc409464884"/>
      <w:bookmarkStart w:id="1276" w:name="_Toc409465506"/>
      <w:bookmarkStart w:id="1277" w:name="_Toc409466131"/>
      <w:bookmarkStart w:id="1278" w:name="_Toc409466773"/>
      <w:bookmarkStart w:id="1279" w:name="_Toc409467401"/>
      <w:bookmarkStart w:id="1280" w:name="_Toc409468027"/>
      <w:bookmarkStart w:id="1281" w:name="_Toc409468650"/>
      <w:bookmarkStart w:id="1282" w:name="_Toc409469272"/>
      <w:bookmarkStart w:id="1283" w:name="_Toc409469892"/>
      <w:bookmarkStart w:id="1284" w:name="_Toc409470508"/>
      <w:bookmarkStart w:id="1285" w:name="_Toc409471122"/>
      <w:bookmarkStart w:id="1286" w:name="_Toc409471733"/>
      <w:bookmarkStart w:id="1287" w:name="_Toc409472343"/>
      <w:bookmarkStart w:id="1288" w:name="_Toc409472952"/>
      <w:bookmarkStart w:id="1289" w:name="_Toc409473567"/>
      <w:bookmarkStart w:id="1290" w:name="_Toc409474185"/>
      <w:bookmarkStart w:id="1291" w:name="_Toc409474829"/>
      <w:bookmarkStart w:id="1292" w:name="_Toc409511930"/>
      <w:bookmarkStart w:id="1293" w:name="_Toc409458053"/>
      <w:bookmarkStart w:id="1294" w:name="_Toc409458789"/>
      <w:bookmarkStart w:id="1295" w:name="_Toc409459406"/>
      <w:bookmarkStart w:id="1296" w:name="_Toc409460027"/>
      <w:bookmarkStart w:id="1297" w:name="_Toc409464885"/>
      <w:bookmarkStart w:id="1298" w:name="_Toc409465507"/>
      <w:bookmarkStart w:id="1299" w:name="_Toc409466132"/>
      <w:bookmarkStart w:id="1300" w:name="_Toc409466774"/>
      <w:bookmarkStart w:id="1301" w:name="_Toc409467402"/>
      <w:bookmarkStart w:id="1302" w:name="_Toc409468028"/>
      <w:bookmarkStart w:id="1303" w:name="_Toc409468651"/>
      <w:bookmarkStart w:id="1304" w:name="_Toc409469273"/>
      <w:bookmarkStart w:id="1305" w:name="_Toc409469893"/>
      <w:bookmarkStart w:id="1306" w:name="_Toc409470509"/>
      <w:bookmarkStart w:id="1307" w:name="_Toc409471123"/>
      <w:bookmarkStart w:id="1308" w:name="_Toc409471734"/>
      <w:bookmarkStart w:id="1309" w:name="_Toc409472344"/>
      <w:bookmarkStart w:id="1310" w:name="_Toc409472953"/>
      <w:bookmarkStart w:id="1311" w:name="_Toc409473568"/>
      <w:bookmarkStart w:id="1312" w:name="_Toc409474186"/>
      <w:bookmarkStart w:id="1313" w:name="_Toc409474830"/>
      <w:bookmarkStart w:id="1314" w:name="_Toc409511931"/>
      <w:bookmarkStart w:id="1315" w:name="_Toc409458054"/>
      <w:bookmarkStart w:id="1316" w:name="_Toc409458790"/>
      <w:bookmarkStart w:id="1317" w:name="_Toc409459407"/>
      <w:bookmarkStart w:id="1318" w:name="_Toc409460028"/>
      <w:bookmarkStart w:id="1319" w:name="_Toc409464886"/>
      <w:bookmarkStart w:id="1320" w:name="_Toc409465508"/>
      <w:bookmarkStart w:id="1321" w:name="_Toc409466133"/>
      <w:bookmarkStart w:id="1322" w:name="_Toc409466775"/>
      <w:bookmarkStart w:id="1323" w:name="_Toc409467403"/>
      <w:bookmarkStart w:id="1324" w:name="_Toc409468029"/>
      <w:bookmarkStart w:id="1325" w:name="_Toc409468652"/>
      <w:bookmarkStart w:id="1326" w:name="_Toc409469274"/>
      <w:bookmarkStart w:id="1327" w:name="_Toc409469894"/>
      <w:bookmarkStart w:id="1328" w:name="_Toc409470510"/>
      <w:bookmarkStart w:id="1329" w:name="_Toc409471124"/>
      <w:bookmarkStart w:id="1330" w:name="_Toc409471735"/>
      <w:bookmarkStart w:id="1331" w:name="_Toc409472345"/>
      <w:bookmarkStart w:id="1332" w:name="_Toc409472954"/>
      <w:bookmarkStart w:id="1333" w:name="_Toc409473569"/>
      <w:bookmarkStart w:id="1334" w:name="_Toc409474187"/>
      <w:bookmarkStart w:id="1335" w:name="_Toc409474831"/>
      <w:bookmarkStart w:id="1336" w:name="_Toc409511932"/>
      <w:bookmarkStart w:id="1337" w:name="_Toc409458055"/>
      <w:bookmarkStart w:id="1338" w:name="_Toc409458791"/>
      <w:bookmarkStart w:id="1339" w:name="_Toc409459408"/>
      <w:bookmarkStart w:id="1340" w:name="_Toc409460029"/>
      <w:bookmarkStart w:id="1341" w:name="_Toc409464887"/>
      <w:bookmarkStart w:id="1342" w:name="_Toc409465509"/>
      <w:bookmarkStart w:id="1343" w:name="_Toc409466134"/>
      <w:bookmarkStart w:id="1344" w:name="_Toc409466776"/>
      <w:bookmarkStart w:id="1345" w:name="_Toc409467404"/>
      <w:bookmarkStart w:id="1346" w:name="_Toc409468030"/>
      <w:bookmarkStart w:id="1347" w:name="_Toc409468653"/>
      <w:bookmarkStart w:id="1348" w:name="_Toc409469275"/>
      <w:bookmarkStart w:id="1349" w:name="_Toc409469895"/>
      <w:bookmarkStart w:id="1350" w:name="_Toc409470511"/>
      <w:bookmarkStart w:id="1351" w:name="_Toc409471125"/>
      <w:bookmarkStart w:id="1352" w:name="_Toc409471736"/>
      <w:bookmarkStart w:id="1353" w:name="_Toc409472346"/>
      <w:bookmarkStart w:id="1354" w:name="_Toc409472955"/>
      <w:bookmarkStart w:id="1355" w:name="_Toc409473570"/>
      <w:bookmarkStart w:id="1356" w:name="_Toc409474188"/>
      <w:bookmarkStart w:id="1357" w:name="_Toc409474832"/>
      <w:bookmarkStart w:id="1358" w:name="_Toc409511933"/>
      <w:bookmarkStart w:id="1359" w:name="_Toc409458056"/>
      <w:bookmarkStart w:id="1360" w:name="_Toc409458792"/>
      <w:bookmarkStart w:id="1361" w:name="_Toc409459409"/>
      <w:bookmarkStart w:id="1362" w:name="_Toc409460030"/>
      <w:bookmarkStart w:id="1363" w:name="_Toc409464888"/>
      <w:bookmarkStart w:id="1364" w:name="_Toc409465510"/>
      <w:bookmarkStart w:id="1365" w:name="_Toc409466135"/>
      <w:bookmarkStart w:id="1366" w:name="_Toc409466777"/>
      <w:bookmarkStart w:id="1367" w:name="_Toc409467405"/>
      <w:bookmarkStart w:id="1368" w:name="_Toc409468031"/>
      <w:bookmarkStart w:id="1369" w:name="_Toc409468654"/>
      <w:bookmarkStart w:id="1370" w:name="_Toc409469276"/>
      <w:bookmarkStart w:id="1371" w:name="_Toc409469896"/>
      <w:bookmarkStart w:id="1372" w:name="_Toc409470512"/>
      <w:bookmarkStart w:id="1373" w:name="_Toc409471126"/>
      <w:bookmarkStart w:id="1374" w:name="_Toc409471737"/>
      <w:bookmarkStart w:id="1375" w:name="_Toc409472347"/>
      <w:bookmarkStart w:id="1376" w:name="_Toc409472956"/>
      <w:bookmarkStart w:id="1377" w:name="_Toc409473571"/>
      <w:bookmarkStart w:id="1378" w:name="_Toc409474189"/>
      <w:bookmarkStart w:id="1379" w:name="_Toc409474833"/>
      <w:bookmarkStart w:id="1380" w:name="_Toc409511934"/>
      <w:bookmarkStart w:id="1381" w:name="_Toc409458057"/>
      <w:bookmarkStart w:id="1382" w:name="_Toc409458793"/>
      <w:bookmarkStart w:id="1383" w:name="_Toc409459410"/>
      <w:bookmarkStart w:id="1384" w:name="_Toc409460031"/>
      <w:bookmarkStart w:id="1385" w:name="_Toc409464889"/>
      <w:bookmarkStart w:id="1386" w:name="_Toc409465511"/>
      <w:bookmarkStart w:id="1387" w:name="_Toc409466136"/>
      <w:bookmarkStart w:id="1388" w:name="_Toc409466778"/>
      <w:bookmarkStart w:id="1389" w:name="_Toc409467406"/>
      <w:bookmarkStart w:id="1390" w:name="_Toc409468032"/>
      <w:bookmarkStart w:id="1391" w:name="_Toc409468655"/>
      <w:bookmarkStart w:id="1392" w:name="_Toc409469277"/>
      <w:bookmarkStart w:id="1393" w:name="_Toc409469897"/>
      <w:bookmarkStart w:id="1394" w:name="_Toc409470513"/>
      <w:bookmarkStart w:id="1395" w:name="_Toc409471127"/>
      <w:bookmarkStart w:id="1396" w:name="_Toc409471738"/>
      <w:bookmarkStart w:id="1397" w:name="_Toc409472348"/>
      <w:bookmarkStart w:id="1398" w:name="_Toc409472957"/>
      <w:bookmarkStart w:id="1399" w:name="_Toc409473572"/>
      <w:bookmarkStart w:id="1400" w:name="_Toc409474190"/>
      <w:bookmarkStart w:id="1401" w:name="_Toc409474834"/>
      <w:bookmarkStart w:id="1402" w:name="_Toc409511935"/>
      <w:bookmarkStart w:id="1403" w:name="_Toc409458058"/>
      <w:bookmarkStart w:id="1404" w:name="_Toc409458794"/>
      <w:bookmarkStart w:id="1405" w:name="_Toc409459411"/>
      <w:bookmarkStart w:id="1406" w:name="_Toc409460032"/>
      <w:bookmarkStart w:id="1407" w:name="_Toc409464890"/>
      <w:bookmarkStart w:id="1408" w:name="_Toc409465512"/>
      <w:bookmarkStart w:id="1409" w:name="_Toc409466137"/>
      <w:bookmarkStart w:id="1410" w:name="_Toc409466779"/>
      <w:bookmarkStart w:id="1411" w:name="_Toc409467407"/>
      <w:bookmarkStart w:id="1412" w:name="_Toc409468033"/>
      <w:bookmarkStart w:id="1413" w:name="_Toc409468656"/>
      <w:bookmarkStart w:id="1414" w:name="_Toc409469278"/>
      <w:bookmarkStart w:id="1415" w:name="_Toc409469898"/>
      <w:bookmarkStart w:id="1416" w:name="_Toc409470514"/>
      <w:bookmarkStart w:id="1417" w:name="_Toc409471128"/>
      <w:bookmarkStart w:id="1418" w:name="_Toc409471739"/>
      <w:bookmarkStart w:id="1419" w:name="_Toc409472349"/>
      <w:bookmarkStart w:id="1420" w:name="_Toc409472958"/>
      <w:bookmarkStart w:id="1421" w:name="_Toc409473573"/>
      <w:bookmarkStart w:id="1422" w:name="_Toc409474191"/>
      <w:bookmarkStart w:id="1423" w:name="_Toc409474835"/>
      <w:bookmarkStart w:id="1424" w:name="_Toc409511936"/>
      <w:bookmarkStart w:id="1425" w:name="_Toc409458059"/>
      <w:bookmarkStart w:id="1426" w:name="_Toc409458795"/>
      <w:bookmarkStart w:id="1427" w:name="_Toc409459412"/>
      <w:bookmarkStart w:id="1428" w:name="_Toc409460033"/>
      <w:bookmarkStart w:id="1429" w:name="_Toc409464891"/>
      <w:bookmarkStart w:id="1430" w:name="_Toc409465513"/>
      <w:bookmarkStart w:id="1431" w:name="_Toc409466138"/>
      <w:bookmarkStart w:id="1432" w:name="_Toc409466780"/>
      <w:bookmarkStart w:id="1433" w:name="_Toc409467408"/>
      <w:bookmarkStart w:id="1434" w:name="_Toc409468034"/>
      <w:bookmarkStart w:id="1435" w:name="_Toc409468657"/>
      <w:bookmarkStart w:id="1436" w:name="_Toc409469279"/>
      <w:bookmarkStart w:id="1437" w:name="_Toc409469899"/>
      <w:bookmarkStart w:id="1438" w:name="_Toc409470515"/>
      <w:bookmarkStart w:id="1439" w:name="_Toc409471129"/>
      <w:bookmarkStart w:id="1440" w:name="_Toc409471740"/>
      <w:bookmarkStart w:id="1441" w:name="_Toc409472350"/>
      <w:bookmarkStart w:id="1442" w:name="_Toc409472959"/>
      <w:bookmarkStart w:id="1443" w:name="_Toc409473574"/>
      <w:bookmarkStart w:id="1444" w:name="_Toc409474192"/>
      <w:bookmarkStart w:id="1445" w:name="_Toc409474836"/>
      <w:bookmarkStart w:id="1446" w:name="_Toc409511937"/>
      <w:bookmarkStart w:id="1447" w:name="_Toc409458060"/>
      <w:bookmarkStart w:id="1448" w:name="_Toc409458796"/>
      <w:bookmarkStart w:id="1449" w:name="_Toc409459413"/>
      <w:bookmarkStart w:id="1450" w:name="_Toc409460034"/>
      <w:bookmarkStart w:id="1451" w:name="_Toc409464892"/>
      <w:bookmarkStart w:id="1452" w:name="_Toc409465514"/>
      <w:bookmarkStart w:id="1453" w:name="_Toc409466139"/>
      <w:bookmarkStart w:id="1454" w:name="_Toc409466781"/>
      <w:bookmarkStart w:id="1455" w:name="_Toc409467409"/>
      <w:bookmarkStart w:id="1456" w:name="_Toc409468035"/>
      <w:bookmarkStart w:id="1457" w:name="_Toc409468658"/>
      <w:bookmarkStart w:id="1458" w:name="_Toc409469280"/>
      <w:bookmarkStart w:id="1459" w:name="_Toc409469900"/>
      <w:bookmarkStart w:id="1460" w:name="_Toc409470516"/>
      <w:bookmarkStart w:id="1461" w:name="_Toc409471130"/>
      <w:bookmarkStart w:id="1462" w:name="_Toc409471741"/>
      <w:bookmarkStart w:id="1463" w:name="_Toc409472351"/>
      <w:bookmarkStart w:id="1464" w:name="_Toc409472960"/>
      <w:bookmarkStart w:id="1465" w:name="_Toc409473575"/>
      <w:bookmarkStart w:id="1466" w:name="_Toc409474193"/>
      <w:bookmarkStart w:id="1467" w:name="_Toc409474837"/>
      <w:bookmarkStart w:id="1468" w:name="_Toc409511938"/>
      <w:bookmarkStart w:id="1469" w:name="_Toc409458061"/>
      <w:bookmarkStart w:id="1470" w:name="_Toc409458797"/>
      <w:bookmarkStart w:id="1471" w:name="_Toc409459414"/>
      <w:bookmarkStart w:id="1472" w:name="_Toc409460035"/>
      <w:bookmarkStart w:id="1473" w:name="_Toc409464893"/>
      <w:bookmarkStart w:id="1474" w:name="_Toc409465515"/>
      <w:bookmarkStart w:id="1475" w:name="_Toc409466140"/>
      <w:bookmarkStart w:id="1476" w:name="_Toc409466782"/>
      <w:bookmarkStart w:id="1477" w:name="_Toc409467410"/>
      <w:bookmarkStart w:id="1478" w:name="_Toc409468036"/>
      <w:bookmarkStart w:id="1479" w:name="_Toc409468659"/>
      <w:bookmarkStart w:id="1480" w:name="_Toc409469281"/>
      <w:bookmarkStart w:id="1481" w:name="_Toc409469901"/>
      <w:bookmarkStart w:id="1482" w:name="_Toc409470517"/>
      <w:bookmarkStart w:id="1483" w:name="_Toc409471131"/>
      <w:bookmarkStart w:id="1484" w:name="_Toc409471742"/>
      <w:bookmarkStart w:id="1485" w:name="_Toc409472352"/>
      <w:bookmarkStart w:id="1486" w:name="_Toc409472961"/>
      <w:bookmarkStart w:id="1487" w:name="_Toc409473576"/>
      <w:bookmarkStart w:id="1488" w:name="_Toc409474194"/>
      <w:bookmarkStart w:id="1489" w:name="_Toc409474838"/>
      <w:bookmarkStart w:id="1490" w:name="_Toc409511939"/>
      <w:bookmarkStart w:id="1491" w:name="_Toc409458062"/>
      <w:bookmarkStart w:id="1492" w:name="_Toc409458798"/>
      <w:bookmarkStart w:id="1493" w:name="_Toc409459415"/>
      <w:bookmarkStart w:id="1494" w:name="_Toc409460036"/>
      <w:bookmarkStart w:id="1495" w:name="_Toc409464894"/>
      <w:bookmarkStart w:id="1496" w:name="_Toc409465516"/>
      <w:bookmarkStart w:id="1497" w:name="_Toc409466141"/>
      <w:bookmarkStart w:id="1498" w:name="_Toc409466783"/>
      <w:bookmarkStart w:id="1499" w:name="_Toc409467411"/>
      <w:bookmarkStart w:id="1500" w:name="_Toc409468037"/>
      <w:bookmarkStart w:id="1501" w:name="_Toc409468660"/>
      <w:bookmarkStart w:id="1502" w:name="_Toc409469282"/>
      <w:bookmarkStart w:id="1503" w:name="_Toc409469902"/>
      <w:bookmarkStart w:id="1504" w:name="_Toc409470518"/>
      <w:bookmarkStart w:id="1505" w:name="_Toc409471132"/>
      <w:bookmarkStart w:id="1506" w:name="_Toc409471743"/>
      <w:bookmarkStart w:id="1507" w:name="_Toc409472353"/>
      <w:bookmarkStart w:id="1508" w:name="_Toc409472962"/>
      <w:bookmarkStart w:id="1509" w:name="_Toc409473577"/>
      <w:bookmarkStart w:id="1510" w:name="_Toc409474195"/>
      <w:bookmarkStart w:id="1511" w:name="_Toc409474839"/>
      <w:bookmarkStart w:id="1512" w:name="_Toc409511940"/>
      <w:bookmarkStart w:id="1513" w:name="_Toc409458063"/>
      <w:bookmarkStart w:id="1514" w:name="_Toc409458799"/>
      <w:bookmarkStart w:id="1515" w:name="_Toc409459416"/>
      <w:bookmarkStart w:id="1516" w:name="_Toc409460037"/>
      <w:bookmarkStart w:id="1517" w:name="_Toc409464895"/>
      <w:bookmarkStart w:id="1518" w:name="_Toc409465517"/>
      <w:bookmarkStart w:id="1519" w:name="_Toc409466142"/>
      <w:bookmarkStart w:id="1520" w:name="_Toc409466784"/>
      <w:bookmarkStart w:id="1521" w:name="_Toc409467412"/>
      <w:bookmarkStart w:id="1522" w:name="_Toc409468038"/>
      <w:bookmarkStart w:id="1523" w:name="_Toc409468661"/>
      <w:bookmarkStart w:id="1524" w:name="_Toc409469283"/>
      <w:bookmarkStart w:id="1525" w:name="_Toc409469903"/>
      <w:bookmarkStart w:id="1526" w:name="_Toc409470519"/>
      <w:bookmarkStart w:id="1527" w:name="_Toc409471133"/>
      <w:bookmarkStart w:id="1528" w:name="_Toc409471744"/>
      <w:bookmarkStart w:id="1529" w:name="_Toc409472354"/>
      <w:bookmarkStart w:id="1530" w:name="_Toc409472963"/>
      <w:bookmarkStart w:id="1531" w:name="_Toc409473578"/>
      <w:bookmarkStart w:id="1532" w:name="_Toc409474196"/>
      <w:bookmarkStart w:id="1533" w:name="_Toc409474840"/>
      <w:bookmarkStart w:id="1534" w:name="_Toc409511941"/>
      <w:bookmarkStart w:id="1535" w:name="_Toc409458064"/>
      <w:bookmarkStart w:id="1536" w:name="_Toc409458800"/>
      <w:bookmarkStart w:id="1537" w:name="_Toc409459417"/>
      <w:bookmarkStart w:id="1538" w:name="_Toc409460038"/>
      <w:bookmarkStart w:id="1539" w:name="_Toc409464896"/>
      <w:bookmarkStart w:id="1540" w:name="_Toc409465518"/>
      <w:bookmarkStart w:id="1541" w:name="_Toc409466143"/>
      <w:bookmarkStart w:id="1542" w:name="_Toc409466785"/>
      <w:bookmarkStart w:id="1543" w:name="_Toc409467413"/>
      <w:bookmarkStart w:id="1544" w:name="_Toc409468039"/>
      <w:bookmarkStart w:id="1545" w:name="_Toc409468662"/>
      <w:bookmarkStart w:id="1546" w:name="_Toc409469284"/>
      <w:bookmarkStart w:id="1547" w:name="_Toc409469904"/>
      <w:bookmarkStart w:id="1548" w:name="_Toc409470520"/>
      <w:bookmarkStart w:id="1549" w:name="_Toc409471134"/>
      <w:bookmarkStart w:id="1550" w:name="_Toc409471745"/>
      <w:bookmarkStart w:id="1551" w:name="_Toc409472355"/>
      <w:bookmarkStart w:id="1552" w:name="_Toc409472964"/>
      <w:bookmarkStart w:id="1553" w:name="_Toc409473579"/>
      <w:bookmarkStart w:id="1554" w:name="_Toc409474197"/>
      <w:bookmarkStart w:id="1555" w:name="_Toc409474841"/>
      <w:bookmarkStart w:id="1556" w:name="_Toc409511942"/>
      <w:bookmarkStart w:id="1557" w:name="_Toc409458065"/>
      <w:bookmarkStart w:id="1558" w:name="_Toc409458801"/>
      <w:bookmarkStart w:id="1559" w:name="_Toc409459418"/>
      <w:bookmarkStart w:id="1560" w:name="_Toc409460039"/>
      <w:bookmarkStart w:id="1561" w:name="_Toc409464897"/>
      <w:bookmarkStart w:id="1562" w:name="_Toc409465519"/>
      <w:bookmarkStart w:id="1563" w:name="_Toc409466144"/>
      <w:bookmarkStart w:id="1564" w:name="_Toc409466786"/>
      <w:bookmarkStart w:id="1565" w:name="_Toc409467414"/>
      <w:bookmarkStart w:id="1566" w:name="_Toc409468040"/>
      <w:bookmarkStart w:id="1567" w:name="_Toc409468663"/>
      <w:bookmarkStart w:id="1568" w:name="_Toc409469285"/>
      <w:bookmarkStart w:id="1569" w:name="_Toc409469905"/>
      <w:bookmarkStart w:id="1570" w:name="_Toc409470521"/>
      <w:bookmarkStart w:id="1571" w:name="_Toc409471135"/>
      <w:bookmarkStart w:id="1572" w:name="_Toc409471746"/>
      <w:bookmarkStart w:id="1573" w:name="_Toc409472356"/>
      <w:bookmarkStart w:id="1574" w:name="_Toc409472965"/>
      <w:bookmarkStart w:id="1575" w:name="_Toc409473580"/>
      <w:bookmarkStart w:id="1576" w:name="_Toc409474198"/>
      <w:bookmarkStart w:id="1577" w:name="_Toc409474842"/>
      <w:bookmarkStart w:id="1578" w:name="_Toc409511943"/>
      <w:bookmarkStart w:id="1579" w:name="_Toc409458066"/>
      <w:bookmarkStart w:id="1580" w:name="_Toc409458802"/>
      <w:bookmarkStart w:id="1581" w:name="_Toc409459419"/>
      <w:bookmarkStart w:id="1582" w:name="_Toc409460040"/>
      <w:bookmarkStart w:id="1583" w:name="_Toc409464898"/>
      <w:bookmarkStart w:id="1584" w:name="_Toc409465520"/>
      <w:bookmarkStart w:id="1585" w:name="_Toc409466145"/>
      <w:bookmarkStart w:id="1586" w:name="_Toc409466787"/>
      <w:bookmarkStart w:id="1587" w:name="_Toc409467415"/>
      <w:bookmarkStart w:id="1588" w:name="_Toc409468041"/>
      <w:bookmarkStart w:id="1589" w:name="_Toc409468664"/>
      <w:bookmarkStart w:id="1590" w:name="_Toc409469286"/>
      <w:bookmarkStart w:id="1591" w:name="_Toc409469906"/>
      <w:bookmarkStart w:id="1592" w:name="_Toc409470522"/>
      <w:bookmarkStart w:id="1593" w:name="_Toc409471136"/>
      <w:bookmarkStart w:id="1594" w:name="_Toc409471747"/>
      <w:bookmarkStart w:id="1595" w:name="_Toc409472357"/>
      <w:bookmarkStart w:id="1596" w:name="_Toc409472966"/>
      <w:bookmarkStart w:id="1597" w:name="_Toc409473581"/>
      <w:bookmarkStart w:id="1598" w:name="_Toc409474199"/>
      <w:bookmarkStart w:id="1599" w:name="_Toc409474843"/>
      <w:bookmarkStart w:id="1600" w:name="_Toc409511944"/>
      <w:bookmarkStart w:id="1601" w:name="_Toc409458067"/>
      <w:bookmarkStart w:id="1602" w:name="_Toc409458803"/>
      <w:bookmarkStart w:id="1603" w:name="_Toc409459420"/>
      <w:bookmarkStart w:id="1604" w:name="_Toc409460041"/>
      <w:bookmarkStart w:id="1605" w:name="_Toc409464899"/>
      <w:bookmarkStart w:id="1606" w:name="_Toc409465521"/>
      <w:bookmarkStart w:id="1607" w:name="_Toc409466146"/>
      <w:bookmarkStart w:id="1608" w:name="_Toc409466788"/>
      <w:bookmarkStart w:id="1609" w:name="_Toc409467416"/>
      <w:bookmarkStart w:id="1610" w:name="_Toc409468042"/>
      <w:bookmarkStart w:id="1611" w:name="_Toc409468665"/>
      <w:bookmarkStart w:id="1612" w:name="_Toc409469287"/>
      <w:bookmarkStart w:id="1613" w:name="_Toc409469907"/>
      <w:bookmarkStart w:id="1614" w:name="_Toc409470523"/>
      <w:bookmarkStart w:id="1615" w:name="_Toc409471137"/>
      <w:bookmarkStart w:id="1616" w:name="_Toc409471748"/>
      <w:bookmarkStart w:id="1617" w:name="_Toc409472358"/>
      <w:bookmarkStart w:id="1618" w:name="_Toc409472967"/>
      <w:bookmarkStart w:id="1619" w:name="_Toc409473582"/>
      <w:bookmarkStart w:id="1620" w:name="_Toc409474200"/>
      <w:bookmarkStart w:id="1621" w:name="_Toc409474844"/>
      <w:bookmarkStart w:id="1622" w:name="_Toc409511945"/>
      <w:bookmarkStart w:id="1623" w:name="_Toc409458068"/>
      <w:bookmarkStart w:id="1624" w:name="_Toc409458804"/>
      <w:bookmarkStart w:id="1625" w:name="_Toc409459421"/>
      <w:bookmarkStart w:id="1626" w:name="_Toc409460042"/>
      <w:bookmarkStart w:id="1627" w:name="_Toc409464900"/>
      <w:bookmarkStart w:id="1628" w:name="_Toc409465522"/>
      <w:bookmarkStart w:id="1629" w:name="_Toc409466147"/>
      <w:bookmarkStart w:id="1630" w:name="_Toc409466789"/>
      <w:bookmarkStart w:id="1631" w:name="_Toc409467417"/>
      <w:bookmarkStart w:id="1632" w:name="_Toc409468043"/>
      <w:bookmarkStart w:id="1633" w:name="_Toc409468666"/>
      <w:bookmarkStart w:id="1634" w:name="_Toc409469288"/>
      <w:bookmarkStart w:id="1635" w:name="_Toc409469908"/>
      <w:bookmarkStart w:id="1636" w:name="_Toc409470524"/>
      <w:bookmarkStart w:id="1637" w:name="_Toc409471138"/>
      <w:bookmarkStart w:id="1638" w:name="_Toc409471749"/>
      <w:bookmarkStart w:id="1639" w:name="_Toc409472359"/>
      <w:bookmarkStart w:id="1640" w:name="_Toc409472968"/>
      <w:bookmarkStart w:id="1641" w:name="_Toc409473583"/>
      <w:bookmarkStart w:id="1642" w:name="_Toc409474201"/>
      <w:bookmarkStart w:id="1643" w:name="_Toc409474845"/>
      <w:bookmarkStart w:id="1644" w:name="_Toc409511946"/>
      <w:bookmarkStart w:id="1645" w:name="_Toc409458069"/>
      <w:bookmarkStart w:id="1646" w:name="_Toc409458805"/>
      <w:bookmarkStart w:id="1647" w:name="_Toc409459422"/>
      <w:bookmarkStart w:id="1648" w:name="_Toc409460043"/>
      <w:bookmarkStart w:id="1649" w:name="_Toc409464901"/>
      <w:bookmarkStart w:id="1650" w:name="_Toc409465523"/>
      <w:bookmarkStart w:id="1651" w:name="_Toc409466148"/>
      <w:bookmarkStart w:id="1652" w:name="_Toc409466790"/>
      <w:bookmarkStart w:id="1653" w:name="_Toc409467418"/>
      <w:bookmarkStart w:id="1654" w:name="_Toc409468044"/>
      <w:bookmarkStart w:id="1655" w:name="_Toc409468667"/>
      <w:bookmarkStart w:id="1656" w:name="_Toc409469289"/>
      <w:bookmarkStart w:id="1657" w:name="_Toc409469909"/>
      <w:bookmarkStart w:id="1658" w:name="_Toc409470525"/>
      <w:bookmarkStart w:id="1659" w:name="_Toc409471139"/>
      <w:bookmarkStart w:id="1660" w:name="_Toc409471750"/>
      <w:bookmarkStart w:id="1661" w:name="_Toc409472360"/>
      <w:bookmarkStart w:id="1662" w:name="_Toc409472969"/>
      <w:bookmarkStart w:id="1663" w:name="_Toc409473584"/>
      <w:bookmarkStart w:id="1664" w:name="_Toc409474202"/>
      <w:bookmarkStart w:id="1665" w:name="_Toc409474846"/>
      <w:bookmarkStart w:id="1666" w:name="_Toc409511947"/>
      <w:bookmarkStart w:id="1667" w:name="_Toc409458070"/>
      <w:bookmarkStart w:id="1668" w:name="_Toc409458806"/>
      <w:bookmarkStart w:id="1669" w:name="_Toc409459423"/>
      <w:bookmarkStart w:id="1670" w:name="_Toc409460044"/>
      <w:bookmarkStart w:id="1671" w:name="_Toc409464902"/>
      <w:bookmarkStart w:id="1672" w:name="_Toc409465524"/>
      <w:bookmarkStart w:id="1673" w:name="_Toc409466149"/>
      <w:bookmarkStart w:id="1674" w:name="_Toc409466791"/>
      <w:bookmarkStart w:id="1675" w:name="_Toc409467419"/>
      <w:bookmarkStart w:id="1676" w:name="_Toc409468045"/>
      <w:bookmarkStart w:id="1677" w:name="_Toc409468668"/>
      <w:bookmarkStart w:id="1678" w:name="_Toc409469290"/>
      <w:bookmarkStart w:id="1679" w:name="_Toc409469910"/>
      <w:bookmarkStart w:id="1680" w:name="_Toc409470526"/>
      <w:bookmarkStart w:id="1681" w:name="_Toc409471140"/>
      <w:bookmarkStart w:id="1682" w:name="_Toc409471751"/>
      <w:bookmarkStart w:id="1683" w:name="_Toc409472361"/>
      <w:bookmarkStart w:id="1684" w:name="_Toc409472970"/>
      <w:bookmarkStart w:id="1685" w:name="_Toc409473585"/>
      <w:bookmarkStart w:id="1686" w:name="_Toc409474203"/>
      <w:bookmarkStart w:id="1687" w:name="_Toc409474847"/>
      <w:bookmarkStart w:id="1688" w:name="_Toc409511948"/>
      <w:bookmarkStart w:id="1689" w:name="_Toc409458071"/>
      <w:bookmarkStart w:id="1690" w:name="_Toc409458807"/>
      <w:bookmarkStart w:id="1691" w:name="_Toc409459424"/>
      <w:bookmarkStart w:id="1692" w:name="_Toc409460045"/>
      <w:bookmarkStart w:id="1693" w:name="_Toc409464903"/>
      <w:bookmarkStart w:id="1694" w:name="_Toc409465525"/>
      <w:bookmarkStart w:id="1695" w:name="_Toc409466150"/>
      <w:bookmarkStart w:id="1696" w:name="_Toc409466792"/>
      <w:bookmarkStart w:id="1697" w:name="_Toc409467420"/>
      <w:bookmarkStart w:id="1698" w:name="_Toc409468046"/>
      <w:bookmarkStart w:id="1699" w:name="_Toc409468669"/>
      <w:bookmarkStart w:id="1700" w:name="_Toc409469291"/>
      <w:bookmarkStart w:id="1701" w:name="_Toc409469911"/>
      <w:bookmarkStart w:id="1702" w:name="_Toc409470527"/>
      <w:bookmarkStart w:id="1703" w:name="_Toc409471141"/>
      <w:bookmarkStart w:id="1704" w:name="_Toc409471752"/>
      <w:bookmarkStart w:id="1705" w:name="_Toc409472362"/>
      <w:bookmarkStart w:id="1706" w:name="_Toc409472971"/>
      <w:bookmarkStart w:id="1707" w:name="_Toc409473586"/>
      <w:bookmarkStart w:id="1708" w:name="_Toc409474204"/>
      <w:bookmarkStart w:id="1709" w:name="_Toc409474848"/>
      <w:bookmarkStart w:id="1710" w:name="_Toc409511949"/>
      <w:bookmarkStart w:id="1711" w:name="_Toc409458072"/>
      <w:bookmarkStart w:id="1712" w:name="_Toc409458808"/>
      <w:bookmarkStart w:id="1713" w:name="_Toc409459425"/>
      <w:bookmarkStart w:id="1714" w:name="_Toc409460046"/>
      <w:bookmarkStart w:id="1715" w:name="_Toc409464904"/>
      <w:bookmarkStart w:id="1716" w:name="_Toc409465526"/>
      <w:bookmarkStart w:id="1717" w:name="_Toc409466151"/>
      <w:bookmarkStart w:id="1718" w:name="_Toc409466793"/>
      <w:bookmarkStart w:id="1719" w:name="_Toc409467421"/>
      <w:bookmarkStart w:id="1720" w:name="_Toc409468047"/>
      <w:bookmarkStart w:id="1721" w:name="_Toc409468670"/>
      <w:bookmarkStart w:id="1722" w:name="_Toc409469292"/>
      <w:bookmarkStart w:id="1723" w:name="_Toc409469912"/>
      <w:bookmarkStart w:id="1724" w:name="_Toc409470528"/>
      <w:bookmarkStart w:id="1725" w:name="_Toc409471142"/>
      <w:bookmarkStart w:id="1726" w:name="_Toc409471753"/>
      <w:bookmarkStart w:id="1727" w:name="_Toc409472363"/>
      <w:bookmarkStart w:id="1728" w:name="_Toc409472972"/>
      <w:bookmarkStart w:id="1729" w:name="_Toc409473587"/>
      <w:bookmarkStart w:id="1730" w:name="_Toc409474205"/>
      <w:bookmarkStart w:id="1731" w:name="_Toc409474849"/>
      <w:bookmarkStart w:id="1732" w:name="_Toc409511950"/>
      <w:bookmarkStart w:id="1733" w:name="_Toc409458073"/>
      <w:bookmarkStart w:id="1734" w:name="_Toc409458809"/>
      <w:bookmarkStart w:id="1735" w:name="_Toc409459426"/>
      <w:bookmarkStart w:id="1736" w:name="_Toc409460047"/>
      <w:bookmarkStart w:id="1737" w:name="_Toc409464905"/>
      <w:bookmarkStart w:id="1738" w:name="_Toc409465527"/>
      <w:bookmarkStart w:id="1739" w:name="_Toc409466152"/>
      <w:bookmarkStart w:id="1740" w:name="_Toc409466794"/>
      <w:bookmarkStart w:id="1741" w:name="_Toc409467422"/>
      <w:bookmarkStart w:id="1742" w:name="_Toc409468048"/>
      <w:bookmarkStart w:id="1743" w:name="_Toc409468671"/>
      <w:bookmarkStart w:id="1744" w:name="_Toc409469293"/>
      <w:bookmarkStart w:id="1745" w:name="_Toc409469913"/>
      <w:bookmarkStart w:id="1746" w:name="_Toc409470529"/>
      <w:bookmarkStart w:id="1747" w:name="_Toc409471143"/>
      <w:bookmarkStart w:id="1748" w:name="_Toc409471754"/>
      <w:bookmarkStart w:id="1749" w:name="_Toc409472364"/>
      <w:bookmarkStart w:id="1750" w:name="_Toc409472973"/>
      <w:bookmarkStart w:id="1751" w:name="_Toc409473588"/>
      <w:bookmarkStart w:id="1752" w:name="_Toc409474206"/>
      <w:bookmarkStart w:id="1753" w:name="_Toc409474850"/>
      <w:bookmarkStart w:id="1754" w:name="_Toc409511951"/>
      <w:bookmarkStart w:id="1755" w:name="_Toc409458074"/>
      <w:bookmarkStart w:id="1756" w:name="_Toc409458810"/>
      <w:bookmarkStart w:id="1757" w:name="_Toc409459427"/>
      <w:bookmarkStart w:id="1758" w:name="_Toc409460048"/>
      <w:bookmarkStart w:id="1759" w:name="_Toc409464906"/>
      <w:bookmarkStart w:id="1760" w:name="_Toc409465528"/>
      <w:bookmarkStart w:id="1761" w:name="_Toc409466153"/>
      <w:bookmarkStart w:id="1762" w:name="_Toc409466795"/>
      <w:bookmarkStart w:id="1763" w:name="_Toc409467423"/>
      <w:bookmarkStart w:id="1764" w:name="_Toc409468049"/>
      <w:bookmarkStart w:id="1765" w:name="_Toc409468672"/>
      <w:bookmarkStart w:id="1766" w:name="_Toc409469294"/>
      <w:bookmarkStart w:id="1767" w:name="_Toc409469914"/>
      <w:bookmarkStart w:id="1768" w:name="_Toc409470530"/>
      <w:bookmarkStart w:id="1769" w:name="_Toc409471144"/>
      <w:bookmarkStart w:id="1770" w:name="_Toc409471755"/>
      <w:bookmarkStart w:id="1771" w:name="_Toc409472365"/>
      <w:bookmarkStart w:id="1772" w:name="_Toc409472974"/>
      <w:bookmarkStart w:id="1773" w:name="_Toc409473589"/>
      <w:bookmarkStart w:id="1774" w:name="_Toc409474207"/>
      <w:bookmarkStart w:id="1775" w:name="_Toc409474851"/>
      <w:bookmarkStart w:id="1776" w:name="_Toc409511952"/>
      <w:bookmarkStart w:id="1777" w:name="_Toc409458075"/>
      <w:bookmarkStart w:id="1778" w:name="_Toc409458811"/>
      <w:bookmarkStart w:id="1779" w:name="_Toc409459428"/>
      <w:bookmarkStart w:id="1780" w:name="_Toc409460049"/>
      <w:bookmarkStart w:id="1781" w:name="_Toc409464907"/>
      <w:bookmarkStart w:id="1782" w:name="_Toc409465529"/>
      <w:bookmarkStart w:id="1783" w:name="_Toc409466154"/>
      <w:bookmarkStart w:id="1784" w:name="_Toc409466796"/>
      <w:bookmarkStart w:id="1785" w:name="_Toc409467424"/>
      <w:bookmarkStart w:id="1786" w:name="_Toc409468050"/>
      <w:bookmarkStart w:id="1787" w:name="_Toc409468673"/>
      <w:bookmarkStart w:id="1788" w:name="_Toc409469295"/>
      <w:bookmarkStart w:id="1789" w:name="_Toc409469915"/>
      <w:bookmarkStart w:id="1790" w:name="_Toc409470531"/>
      <w:bookmarkStart w:id="1791" w:name="_Toc409471145"/>
      <w:bookmarkStart w:id="1792" w:name="_Toc409471756"/>
      <w:bookmarkStart w:id="1793" w:name="_Toc409472366"/>
      <w:bookmarkStart w:id="1794" w:name="_Toc409472975"/>
      <w:bookmarkStart w:id="1795" w:name="_Toc409473590"/>
      <w:bookmarkStart w:id="1796" w:name="_Toc409474208"/>
      <w:bookmarkStart w:id="1797" w:name="_Toc409474852"/>
      <w:bookmarkStart w:id="1798" w:name="_Toc409511953"/>
      <w:bookmarkStart w:id="1799" w:name="_Toc409458076"/>
      <w:bookmarkStart w:id="1800" w:name="_Toc409458812"/>
      <w:bookmarkStart w:id="1801" w:name="_Toc409459429"/>
      <w:bookmarkStart w:id="1802" w:name="_Toc409460050"/>
      <w:bookmarkStart w:id="1803" w:name="_Toc409464908"/>
      <w:bookmarkStart w:id="1804" w:name="_Toc409465530"/>
      <w:bookmarkStart w:id="1805" w:name="_Toc409466155"/>
      <w:bookmarkStart w:id="1806" w:name="_Toc409466797"/>
      <w:bookmarkStart w:id="1807" w:name="_Toc409467425"/>
      <w:bookmarkStart w:id="1808" w:name="_Toc409468051"/>
      <w:bookmarkStart w:id="1809" w:name="_Toc409468674"/>
      <w:bookmarkStart w:id="1810" w:name="_Toc409469296"/>
      <w:bookmarkStart w:id="1811" w:name="_Toc409469916"/>
      <w:bookmarkStart w:id="1812" w:name="_Toc409470532"/>
      <w:bookmarkStart w:id="1813" w:name="_Toc409471146"/>
      <w:bookmarkStart w:id="1814" w:name="_Toc409471757"/>
      <w:bookmarkStart w:id="1815" w:name="_Toc409472367"/>
      <w:bookmarkStart w:id="1816" w:name="_Toc409472976"/>
      <w:bookmarkStart w:id="1817" w:name="_Toc409473591"/>
      <w:bookmarkStart w:id="1818" w:name="_Toc409474209"/>
      <w:bookmarkStart w:id="1819" w:name="_Toc409474853"/>
      <w:bookmarkStart w:id="1820" w:name="_Toc409511954"/>
      <w:bookmarkStart w:id="1821" w:name="_Toc409458077"/>
      <w:bookmarkStart w:id="1822" w:name="_Toc409458813"/>
      <w:bookmarkStart w:id="1823" w:name="_Toc409459430"/>
      <w:bookmarkStart w:id="1824" w:name="_Toc409460051"/>
      <w:bookmarkStart w:id="1825" w:name="_Toc409464909"/>
      <w:bookmarkStart w:id="1826" w:name="_Toc409465531"/>
      <w:bookmarkStart w:id="1827" w:name="_Toc409466156"/>
      <w:bookmarkStart w:id="1828" w:name="_Toc409466798"/>
      <w:bookmarkStart w:id="1829" w:name="_Toc409467426"/>
      <w:bookmarkStart w:id="1830" w:name="_Toc409468052"/>
      <w:bookmarkStart w:id="1831" w:name="_Toc409468675"/>
      <w:bookmarkStart w:id="1832" w:name="_Toc409469297"/>
      <w:bookmarkStart w:id="1833" w:name="_Toc409469917"/>
      <w:bookmarkStart w:id="1834" w:name="_Toc409470533"/>
      <w:bookmarkStart w:id="1835" w:name="_Toc409471147"/>
      <w:bookmarkStart w:id="1836" w:name="_Toc409471758"/>
      <w:bookmarkStart w:id="1837" w:name="_Toc409472368"/>
      <w:bookmarkStart w:id="1838" w:name="_Toc409472977"/>
      <w:bookmarkStart w:id="1839" w:name="_Toc409473592"/>
      <w:bookmarkStart w:id="1840" w:name="_Toc409474210"/>
      <w:bookmarkStart w:id="1841" w:name="_Toc409474854"/>
      <w:bookmarkStart w:id="1842" w:name="_Toc409511955"/>
      <w:bookmarkStart w:id="1843" w:name="_Toc409458078"/>
      <w:bookmarkStart w:id="1844" w:name="_Toc409458814"/>
      <w:bookmarkStart w:id="1845" w:name="_Toc409459431"/>
      <w:bookmarkStart w:id="1846" w:name="_Toc409460052"/>
      <w:bookmarkStart w:id="1847" w:name="_Toc409464910"/>
      <w:bookmarkStart w:id="1848" w:name="_Toc409465532"/>
      <w:bookmarkStart w:id="1849" w:name="_Toc409466157"/>
      <w:bookmarkStart w:id="1850" w:name="_Toc409466799"/>
      <w:bookmarkStart w:id="1851" w:name="_Toc409467427"/>
      <w:bookmarkStart w:id="1852" w:name="_Toc409468053"/>
      <w:bookmarkStart w:id="1853" w:name="_Toc409468676"/>
      <w:bookmarkStart w:id="1854" w:name="_Toc409469298"/>
      <w:bookmarkStart w:id="1855" w:name="_Toc409469918"/>
      <w:bookmarkStart w:id="1856" w:name="_Toc409470534"/>
      <w:bookmarkStart w:id="1857" w:name="_Toc409471148"/>
      <w:bookmarkStart w:id="1858" w:name="_Toc409471759"/>
      <w:bookmarkStart w:id="1859" w:name="_Toc409472369"/>
      <w:bookmarkStart w:id="1860" w:name="_Toc409472978"/>
      <w:bookmarkStart w:id="1861" w:name="_Toc409473593"/>
      <w:bookmarkStart w:id="1862" w:name="_Toc409474211"/>
      <w:bookmarkStart w:id="1863" w:name="_Toc409474855"/>
      <w:bookmarkStart w:id="1864" w:name="_Toc409511956"/>
      <w:bookmarkStart w:id="1865" w:name="_Toc409458079"/>
      <w:bookmarkStart w:id="1866" w:name="_Toc409458815"/>
      <w:bookmarkStart w:id="1867" w:name="_Toc409459432"/>
      <w:bookmarkStart w:id="1868" w:name="_Toc409460053"/>
      <w:bookmarkStart w:id="1869" w:name="_Toc409464911"/>
      <w:bookmarkStart w:id="1870" w:name="_Toc409465533"/>
      <w:bookmarkStart w:id="1871" w:name="_Toc409466158"/>
      <w:bookmarkStart w:id="1872" w:name="_Toc409466800"/>
      <w:bookmarkStart w:id="1873" w:name="_Toc409467428"/>
      <w:bookmarkStart w:id="1874" w:name="_Toc409468054"/>
      <w:bookmarkStart w:id="1875" w:name="_Toc409468677"/>
      <w:bookmarkStart w:id="1876" w:name="_Toc409469299"/>
      <w:bookmarkStart w:id="1877" w:name="_Toc409469919"/>
      <w:bookmarkStart w:id="1878" w:name="_Toc409470535"/>
      <w:bookmarkStart w:id="1879" w:name="_Toc409471149"/>
      <w:bookmarkStart w:id="1880" w:name="_Toc409471760"/>
      <w:bookmarkStart w:id="1881" w:name="_Toc409472370"/>
      <w:bookmarkStart w:id="1882" w:name="_Toc409472979"/>
      <w:bookmarkStart w:id="1883" w:name="_Toc409473594"/>
      <w:bookmarkStart w:id="1884" w:name="_Toc409474212"/>
      <w:bookmarkStart w:id="1885" w:name="_Toc409474856"/>
      <w:bookmarkStart w:id="1886" w:name="_Toc409511957"/>
      <w:bookmarkStart w:id="1887" w:name="_Toc409458080"/>
      <w:bookmarkStart w:id="1888" w:name="_Toc409458816"/>
      <w:bookmarkStart w:id="1889" w:name="_Toc409459433"/>
      <w:bookmarkStart w:id="1890" w:name="_Toc409460054"/>
      <w:bookmarkStart w:id="1891" w:name="_Toc409464912"/>
      <w:bookmarkStart w:id="1892" w:name="_Toc409465534"/>
      <w:bookmarkStart w:id="1893" w:name="_Toc409466159"/>
      <w:bookmarkStart w:id="1894" w:name="_Toc409466801"/>
      <w:bookmarkStart w:id="1895" w:name="_Toc409467429"/>
      <w:bookmarkStart w:id="1896" w:name="_Toc409468055"/>
      <w:bookmarkStart w:id="1897" w:name="_Toc409468678"/>
      <w:bookmarkStart w:id="1898" w:name="_Toc409469300"/>
      <w:bookmarkStart w:id="1899" w:name="_Toc409469920"/>
      <w:bookmarkStart w:id="1900" w:name="_Toc409470536"/>
      <w:bookmarkStart w:id="1901" w:name="_Toc409471150"/>
      <w:bookmarkStart w:id="1902" w:name="_Toc409471761"/>
      <w:bookmarkStart w:id="1903" w:name="_Toc409472371"/>
      <w:bookmarkStart w:id="1904" w:name="_Toc409472980"/>
      <w:bookmarkStart w:id="1905" w:name="_Toc409473595"/>
      <w:bookmarkStart w:id="1906" w:name="_Toc409474213"/>
      <w:bookmarkStart w:id="1907" w:name="_Toc409474857"/>
      <w:bookmarkStart w:id="1908" w:name="_Toc409511958"/>
      <w:bookmarkStart w:id="1909" w:name="_Toc409458081"/>
      <w:bookmarkStart w:id="1910" w:name="_Toc409458817"/>
      <w:bookmarkStart w:id="1911" w:name="_Toc409459434"/>
      <w:bookmarkStart w:id="1912" w:name="_Toc409460055"/>
      <w:bookmarkStart w:id="1913" w:name="_Toc409464913"/>
      <w:bookmarkStart w:id="1914" w:name="_Toc409465535"/>
      <w:bookmarkStart w:id="1915" w:name="_Toc409466160"/>
      <w:bookmarkStart w:id="1916" w:name="_Toc409466802"/>
      <w:bookmarkStart w:id="1917" w:name="_Toc409467430"/>
      <w:bookmarkStart w:id="1918" w:name="_Toc409468056"/>
      <w:bookmarkStart w:id="1919" w:name="_Toc409468679"/>
      <w:bookmarkStart w:id="1920" w:name="_Toc409469301"/>
      <w:bookmarkStart w:id="1921" w:name="_Toc409469921"/>
      <w:bookmarkStart w:id="1922" w:name="_Toc409470537"/>
      <w:bookmarkStart w:id="1923" w:name="_Toc409471151"/>
      <w:bookmarkStart w:id="1924" w:name="_Toc409471762"/>
      <w:bookmarkStart w:id="1925" w:name="_Toc409472372"/>
      <w:bookmarkStart w:id="1926" w:name="_Toc409472981"/>
      <w:bookmarkStart w:id="1927" w:name="_Toc409473596"/>
      <w:bookmarkStart w:id="1928" w:name="_Toc409474214"/>
      <w:bookmarkStart w:id="1929" w:name="_Toc409474858"/>
      <w:bookmarkStart w:id="1930" w:name="_Toc409511959"/>
      <w:bookmarkStart w:id="1931" w:name="_Toc409458082"/>
      <w:bookmarkStart w:id="1932" w:name="_Toc409458818"/>
      <w:bookmarkStart w:id="1933" w:name="_Toc409459435"/>
      <w:bookmarkStart w:id="1934" w:name="_Toc409460056"/>
      <w:bookmarkStart w:id="1935" w:name="_Toc409464914"/>
      <w:bookmarkStart w:id="1936" w:name="_Toc409465536"/>
      <w:bookmarkStart w:id="1937" w:name="_Toc409466161"/>
      <w:bookmarkStart w:id="1938" w:name="_Toc409466803"/>
      <w:bookmarkStart w:id="1939" w:name="_Toc409467431"/>
      <w:bookmarkStart w:id="1940" w:name="_Toc409468057"/>
      <w:bookmarkStart w:id="1941" w:name="_Toc409468680"/>
      <w:bookmarkStart w:id="1942" w:name="_Toc409469302"/>
      <w:bookmarkStart w:id="1943" w:name="_Toc409469922"/>
      <w:bookmarkStart w:id="1944" w:name="_Toc409470538"/>
      <w:bookmarkStart w:id="1945" w:name="_Toc409471152"/>
      <w:bookmarkStart w:id="1946" w:name="_Toc409471763"/>
      <w:bookmarkStart w:id="1947" w:name="_Toc409472373"/>
      <w:bookmarkStart w:id="1948" w:name="_Toc409472982"/>
      <w:bookmarkStart w:id="1949" w:name="_Toc409473597"/>
      <w:bookmarkStart w:id="1950" w:name="_Toc409474215"/>
      <w:bookmarkStart w:id="1951" w:name="_Toc409474859"/>
      <w:bookmarkStart w:id="1952" w:name="_Toc409511960"/>
      <w:bookmarkStart w:id="1953" w:name="_Toc409458083"/>
      <w:bookmarkStart w:id="1954" w:name="_Toc409458819"/>
      <w:bookmarkStart w:id="1955" w:name="_Toc409459436"/>
      <w:bookmarkStart w:id="1956" w:name="_Toc409460057"/>
      <w:bookmarkStart w:id="1957" w:name="_Toc409464915"/>
      <w:bookmarkStart w:id="1958" w:name="_Toc409465537"/>
      <w:bookmarkStart w:id="1959" w:name="_Toc409466162"/>
      <w:bookmarkStart w:id="1960" w:name="_Toc409466804"/>
      <w:bookmarkStart w:id="1961" w:name="_Toc409467432"/>
      <w:bookmarkStart w:id="1962" w:name="_Toc409468058"/>
      <w:bookmarkStart w:id="1963" w:name="_Toc409468681"/>
      <w:bookmarkStart w:id="1964" w:name="_Toc409469303"/>
      <w:bookmarkStart w:id="1965" w:name="_Toc409469923"/>
      <w:bookmarkStart w:id="1966" w:name="_Toc409470539"/>
      <w:bookmarkStart w:id="1967" w:name="_Toc409471153"/>
      <w:bookmarkStart w:id="1968" w:name="_Toc409471764"/>
      <w:bookmarkStart w:id="1969" w:name="_Toc409472374"/>
      <w:bookmarkStart w:id="1970" w:name="_Toc409472983"/>
      <w:bookmarkStart w:id="1971" w:name="_Toc409473598"/>
      <w:bookmarkStart w:id="1972" w:name="_Toc409474216"/>
      <w:bookmarkStart w:id="1973" w:name="_Toc409474860"/>
      <w:bookmarkStart w:id="1974" w:name="_Toc409511961"/>
      <w:bookmarkStart w:id="1975" w:name="_Toc409458084"/>
      <w:bookmarkStart w:id="1976" w:name="_Toc409458820"/>
      <w:bookmarkStart w:id="1977" w:name="_Toc409459437"/>
      <w:bookmarkStart w:id="1978" w:name="_Toc409460058"/>
      <w:bookmarkStart w:id="1979" w:name="_Toc409464916"/>
      <w:bookmarkStart w:id="1980" w:name="_Toc409465538"/>
      <w:bookmarkStart w:id="1981" w:name="_Toc409466163"/>
      <w:bookmarkStart w:id="1982" w:name="_Toc409466805"/>
      <w:bookmarkStart w:id="1983" w:name="_Toc409467433"/>
      <w:bookmarkStart w:id="1984" w:name="_Toc409468059"/>
      <w:bookmarkStart w:id="1985" w:name="_Toc409468682"/>
      <w:bookmarkStart w:id="1986" w:name="_Toc409469304"/>
      <w:bookmarkStart w:id="1987" w:name="_Toc409469924"/>
      <w:bookmarkStart w:id="1988" w:name="_Toc409470540"/>
      <w:bookmarkStart w:id="1989" w:name="_Toc409471154"/>
      <w:bookmarkStart w:id="1990" w:name="_Toc409471765"/>
      <w:bookmarkStart w:id="1991" w:name="_Toc409472375"/>
      <w:bookmarkStart w:id="1992" w:name="_Toc409472984"/>
      <w:bookmarkStart w:id="1993" w:name="_Toc409473599"/>
      <w:bookmarkStart w:id="1994" w:name="_Toc409474217"/>
      <w:bookmarkStart w:id="1995" w:name="_Toc409474861"/>
      <w:bookmarkStart w:id="1996" w:name="_Toc409511962"/>
      <w:bookmarkStart w:id="1997" w:name="_Toc409458085"/>
      <w:bookmarkStart w:id="1998" w:name="_Toc409458821"/>
      <w:bookmarkStart w:id="1999" w:name="_Toc409459438"/>
      <w:bookmarkStart w:id="2000" w:name="_Toc409460059"/>
      <w:bookmarkStart w:id="2001" w:name="_Toc409464917"/>
      <w:bookmarkStart w:id="2002" w:name="_Toc409465539"/>
      <w:bookmarkStart w:id="2003" w:name="_Toc409466164"/>
      <w:bookmarkStart w:id="2004" w:name="_Toc409466806"/>
      <w:bookmarkStart w:id="2005" w:name="_Toc409467434"/>
      <w:bookmarkStart w:id="2006" w:name="_Toc409468060"/>
      <w:bookmarkStart w:id="2007" w:name="_Toc409468683"/>
      <w:bookmarkStart w:id="2008" w:name="_Toc409469305"/>
      <w:bookmarkStart w:id="2009" w:name="_Toc409469925"/>
      <w:bookmarkStart w:id="2010" w:name="_Toc409470541"/>
      <w:bookmarkStart w:id="2011" w:name="_Toc409471155"/>
      <w:bookmarkStart w:id="2012" w:name="_Toc409471766"/>
      <w:bookmarkStart w:id="2013" w:name="_Toc409472376"/>
      <w:bookmarkStart w:id="2014" w:name="_Toc409472985"/>
      <w:bookmarkStart w:id="2015" w:name="_Toc409473600"/>
      <w:bookmarkStart w:id="2016" w:name="_Toc409474218"/>
      <w:bookmarkStart w:id="2017" w:name="_Toc409474862"/>
      <w:bookmarkStart w:id="2018" w:name="_Toc409511963"/>
      <w:bookmarkStart w:id="2019" w:name="_Toc409458086"/>
      <w:bookmarkStart w:id="2020" w:name="_Toc409458822"/>
      <w:bookmarkStart w:id="2021" w:name="_Toc409459439"/>
      <w:bookmarkStart w:id="2022" w:name="_Toc409460060"/>
      <w:bookmarkStart w:id="2023" w:name="_Toc409464918"/>
      <w:bookmarkStart w:id="2024" w:name="_Toc409465540"/>
      <w:bookmarkStart w:id="2025" w:name="_Toc409466165"/>
      <w:bookmarkStart w:id="2026" w:name="_Toc409466807"/>
      <w:bookmarkStart w:id="2027" w:name="_Toc409467435"/>
      <w:bookmarkStart w:id="2028" w:name="_Toc409468061"/>
      <w:bookmarkStart w:id="2029" w:name="_Toc409468684"/>
      <w:bookmarkStart w:id="2030" w:name="_Toc409469306"/>
      <w:bookmarkStart w:id="2031" w:name="_Toc409469926"/>
      <w:bookmarkStart w:id="2032" w:name="_Toc409470542"/>
      <w:bookmarkStart w:id="2033" w:name="_Toc409471156"/>
      <w:bookmarkStart w:id="2034" w:name="_Toc409471767"/>
      <w:bookmarkStart w:id="2035" w:name="_Toc409472377"/>
      <w:bookmarkStart w:id="2036" w:name="_Toc409472986"/>
      <w:bookmarkStart w:id="2037" w:name="_Toc409473601"/>
      <w:bookmarkStart w:id="2038" w:name="_Toc409474219"/>
      <w:bookmarkStart w:id="2039" w:name="_Toc409474863"/>
      <w:bookmarkStart w:id="2040" w:name="_Toc409511964"/>
      <w:bookmarkStart w:id="2041" w:name="_Toc409458087"/>
      <w:bookmarkStart w:id="2042" w:name="_Toc409458823"/>
      <w:bookmarkStart w:id="2043" w:name="_Toc409459440"/>
      <w:bookmarkStart w:id="2044" w:name="_Toc409460061"/>
      <w:bookmarkStart w:id="2045" w:name="_Toc409464919"/>
      <w:bookmarkStart w:id="2046" w:name="_Toc409465541"/>
      <w:bookmarkStart w:id="2047" w:name="_Toc409466166"/>
      <w:bookmarkStart w:id="2048" w:name="_Toc409466808"/>
      <w:bookmarkStart w:id="2049" w:name="_Toc409467436"/>
      <w:bookmarkStart w:id="2050" w:name="_Toc409468062"/>
      <w:bookmarkStart w:id="2051" w:name="_Toc409468685"/>
      <w:bookmarkStart w:id="2052" w:name="_Toc409469307"/>
      <w:bookmarkStart w:id="2053" w:name="_Toc409469927"/>
      <w:bookmarkStart w:id="2054" w:name="_Toc409470543"/>
      <w:bookmarkStart w:id="2055" w:name="_Toc409471157"/>
      <w:bookmarkStart w:id="2056" w:name="_Toc409471768"/>
      <w:bookmarkStart w:id="2057" w:name="_Toc409472378"/>
      <w:bookmarkStart w:id="2058" w:name="_Toc409472987"/>
      <w:bookmarkStart w:id="2059" w:name="_Toc409473602"/>
      <w:bookmarkStart w:id="2060" w:name="_Toc409474220"/>
      <w:bookmarkStart w:id="2061" w:name="_Toc409474864"/>
      <w:bookmarkStart w:id="2062" w:name="_Toc409511965"/>
      <w:bookmarkStart w:id="2063" w:name="_Toc409458088"/>
      <w:bookmarkStart w:id="2064" w:name="_Toc409458824"/>
      <w:bookmarkStart w:id="2065" w:name="_Toc409459441"/>
      <w:bookmarkStart w:id="2066" w:name="_Toc409460062"/>
      <w:bookmarkStart w:id="2067" w:name="_Toc409464920"/>
      <w:bookmarkStart w:id="2068" w:name="_Toc409465542"/>
      <w:bookmarkStart w:id="2069" w:name="_Toc409466167"/>
      <w:bookmarkStart w:id="2070" w:name="_Toc409466809"/>
      <w:bookmarkStart w:id="2071" w:name="_Toc409467437"/>
      <w:bookmarkStart w:id="2072" w:name="_Toc409468063"/>
      <w:bookmarkStart w:id="2073" w:name="_Toc409468686"/>
      <w:bookmarkStart w:id="2074" w:name="_Toc409469308"/>
      <w:bookmarkStart w:id="2075" w:name="_Toc409469928"/>
      <w:bookmarkStart w:id="2076" w:name="_Toc409470544"/>
      <w:bookmarkStart w:id="2077" w:name="_Toc409471158"/>
      <w:bookmarkStart w:id="2078" w:name="_Toc409471769"/>
      <w:bookmarkStart w:id="2079" w:name="_Toc409472379"/>
      <w:bookmarkStart w:id="2080" w:name="_Toc409472988"/>
      <w:bookmarkStart w:id="2081" w:name="_Toc409473603"/>
      <w:bookmarkStart w:id="2082" w:name="_Toc409474221"/>
      <w:bookmarkStart w:id="2083" w:name="_Toc409474865"/>
      <w:bookmarkStart w:id="2084" w:name="_Toc409511966"/>
      <w:bookmarkStart w:id="2085" w:name="_Toc409458089"/>
      <w:bookmarkStart w:id="2086" w:name="_Toc409458825"/>
      <w:bookmarkStart w:id="2087" w:name="_Toc409459442"/>
      <w:bookmarkStart w:id="2088" w:name="_Toc409460063"/>
      <w:bookmarkStart w:id="2089" w:name="_Toc409464921"/>
      <w:bookmarkStart w:id="2090" w:name="_Toc409465543"/>
      <w:bookmarkStart w:id="2091" w:name="_Toc409466168"/>
      <w:bookmarkStart w:id="2092" w:name="_Toc409466810"/>
      <w:bookmarkStart w:id="2093" w:name="_Toc409467438"/>
      <w:bookmarkStart w:id="2094" w:name="_Toc409468064"/>
      <w:bookmarkStart w:id="2095" w:name="_Toc409468687"/>
      <w:bookmarkStart w:id="2096" w:name="_Toc409469309"/>
      <w:bookmarkStart w:id="2097" w:name="_Toc409469929"/>
      <w:bookmarkStart w:id="2098" w:name="_Toc409470545"/>
      <w:bookmarkStart w:id="2099" w:name="_Toc409471159"/>
      <w:bookmarkStart w:id="2100" w:name="_Toc409471770"/>
      <w:bookmarkStart w:id="2101" w:name="_Toc409472380"/>
      <w:bookmarkStart w:id="2102" w:name="_Toc409472989"/>
      <w:bookmarkStart w:id="2103" w:name="_Toc409473604"/>
      <w:bookmarkStart w:id="2104" w:name="_Toc409474222"/>
      <w:bookmarkStart w:id="2105" w:name="_Toc409474866"/>
      <w:bookmarkStart w:id="2106" w:name="_Toc409511967"/>
      <w:bookmarkStart w:id="2107" w:name="_Toc409458090"/>
      <w:bookmarkStart w:id="2108" w:name="_Toc409458826"/>
      <w:bookmarkStart w:id="2109" w:name="_Toc409459443"/>
      <w:bookmarkStart w:id="2110" w:name="_Toc409460064"/>
      <w:bookmarkStart w:id="2111" w:name="_Toc409464922"/>
      <w:bookmarkStart w:id="2112" w:name="_Toc409465544"/>
      <w:bookmarkStart w:id="2113" w:name="_Toc409466169"/>
      <w:bookmarkStart w:id="2114" w:name="_Toc409466811"/>
      <w:bookmarkStart w:id="2115" w:name="_Toc409467439"/>
      <w:bookmarkStart w:id="2116" w:name="_Toc409468065"/>
      <w:bookmarkStart w:id="2117" w:name="_Toc409468688"/>
      <w:bookmarkStart w:id="2118" w:name="_Toc409469310"/>
      <w:bookmarkStart w:id="2119" w:name="_Toc409469930"/>
      <w:bookmarkStart w:id="2120" w:name="_Toc409470546"/>
      <w:bookmarkStart w:id="2121" w:name="_Toc409471160"/>
      <w:bookmarkStart w:id="2122" w:name="_Toc409471771"/>
      <w:bookmarkStart w:id="2123" w:name="_Toc409472381"/>
      <w:bookmarkStart w:id="2124" w:name="_Toc409472990"/>
      <w:bookmarkStart w:id="2125" w:name="_Toc409473605"/>
      <w:bookmarkStart w:id="2126" w:name="_Toc409474223"/>
      <w:bookmarkStart w:id="2127" w:name="_Toc409474867"/>
      <w:bookmarkStart w:id="2128" w:name="_Toc409511968"/>
      <w:bookmarkStart w:id="2129" w:name="_Toc409458091"/>
      <w:bookmarkStart w:id="2130" w:name="_Toc409458827"/>
      <w:bookmarkStart w:id="2131" w:name="_Toc409459444"/>
      <w:bookmarkStart w:id="2132" w:name="_Toc409460065"/>
      <w:bookmarkStart w:id="2133" w:name="_Toc409464923"/>
      <w:bookmarkStart w:id="2134" w:name="_Toc409465545"/>
      <w:bookmarkStart w:id="2135" w:name="_Toc409466170"/>
      <w:bookmarkStart w:id="2136" w:name="_Toc409466812"/>
      <w:bookmarkStart w:id="2137" w:name="_Toc409467440"/>
      <w:bookmarkStart w:id="2138" w:name="_Toc409468066"/>
      <w:bookmarkStart w:id="2139" w:name="_Toc409468689"/>
      <w:bookmarkStart w:id="2140" w:name="_Toc409469311"/>
      <w:bookmarkStart w:id="2141" w:name="_Toc409469931"/>
      <w:bookmarkStart w:id="2142" w:name="_Toc409470547"/>
      <w:bookmarkStart w:id="2143" w:name="_Toc409471161"/>
      <w:bookmarkStart w:id="2144" w:name="_Toc409471772"/>
      <w:bookmarkStart w:id="2145" w:name="_Toc409472382"/>
      <w:bookmarkStart w:id="2146" w:name="_Toc409472991"/>
      <w:bookmarkStart w:id="2147" w:name="_Toc409473606"/>
      <w:bookmarkStart w:id="2148" w:name="_Toc409474224"/>
      <w:bookmarkStart w:id="2149" w:name="_Toc409474868"/>
      <w:bookmarkStart w:id="2150" w:name="_Toc409511969"/>
      <w:bookmarkStart w:id="2151" w:name="_Toc409458092"/>
      <w:bookmarkStart w:id="2152" w:name="_Toc409458828"/>
      <w:bookmarkStart w:id="2153" w:name="_Toc409459445"/>
      <w:bookmarkStart w:id="2154" w:name="_Toc409460066"/>
      <w:bookmarkStart w:id="2155" w:name="_Toc409464924"/>
      <w:bookmarkStart w:id="2156" w:name="_Toc409465546"/>
      <w:bookmarkStart w:id="2157" w:name="_Toc409466171"/>
      <w:bookmarkStart w:id="2158" w:name="_Toc409466813"/>
      <w:bookmarkStart w:id="2159" w:name="_Toc409467441"/>
      <w:bookmarkStart w:id="2160" w:name="_Toc409468067"/>
      <w:bookmarkStart w:id="2161" w:name="_Toc409468690"/>
      <w:bookmarkStart w:id="2162" w:name="_Toc409469312"/>
      <w:bookmarkStart w:id="2163" w:name="_Toc409469932"/>
      <w:bookmarkStart w:id="2164" w:name="_Toc409470548"/>
      <w:bookmarkStart w:id="2165" w:name="_Toc409471162"/>
      <w:bookmarkStart w:id="2166" w:name="_Toc409471773"/>
      <w:bookmarkStart w:id="2167" w:name="_Toc409472383"/>
      <w:bookmarkStart w:id="2168" w:name="_Toc409472992"/>
      <w:bookmarkStart w:id="2169" w:name="_Toc409473607"/>
      <w:bookmarkStart w:id="2170" w:name="_Toc409474225"/>
      <w:bookmarkStart w:id="2171" w:name="_Toc409474869"/>
      <w:bookmarkStart w:id="2172" w:name="_Toc409511970"/>
      <w:bookmarkStart w:id="2173" w:name="_Toc409458093"/>
      <w:bookmarkStart w:id="2174" w:name="_Toc409458829"/>
      <w:bookmarkStart w:id="2175" w:name="_Toc409459446"/>
      <w:bookmarkStart w:id="2176" w:name="_Toc409460067"/>
      <w:bookmarkStart w:id="2177" w:name="_Toc409464925"/>
      <w:bookmarkStart w:id="2178" w:name="_Toc409465547"/>
      <w:bookmarkStart w:id="2179" w:name="_Toc409466172"/>
      <w:bookmarkStart w:id="2180" w:name="_Toc409466814"/>
      <w:bookmarkStart w:id="2181" w:name="_Toc409467442"/>
      <w:bookmarkStart w:id="2182" w:name="_Toc409468068"/>
      <w:bookmarkStart w:id="2183" w:name="_Toc409468691"/>
      <w:bookmarkStart w:id="2184" w:name="_Toc409469313"/>
      <w:bookmarkStart w:id="2185" w:name="_Toc409469933"/>
      <w:bookmarkStart w:id="2186" w:name="_Toc409470549"/>
      <w:bookmarkStart w:id="2187" w:name="_Toc409471163"/>
      <w:bookmarkStart w:id="2188" w:name="_Toc409471774"/>
      <w:bookmarkStart w:id="2189" w:name="_Toc409472384"/>
      <w:bookmarkStart w:id="2190" w:name="_Toc409472993"/>
      <w:bookmarkStart w:id="2191" w:name="_Toc409473608"/>
      <w:bookmarkStart w:id="2192" w:name="_Toc409474226"/>
      <w:bookmarkStart w:id="2193" w:name="_Toc409474870"/>
      <w:bookmarkStart w:id="2194" w:name="_Toc409511971"/>
      <w:bookmarkStart w:id="2195" w:name="_Toc409458094"/>
      <w:bookmarkStart w:id="2196" w:name="_Toc409458830"/>
      <w:bookmarkStart w:id="2197" w:name="_Toc409459447"/>
      <w:bookmarkStart w:id="2198" w:name="_Toc409460068"/>
      <w:bookmarkStart w:id="2199" w:name="_Toc409464926"/>
      <w:bookmarkStart w:id="2200" w:name="_Toc409465548"/>
      <w:bookmarkStart w:id="2201" w:name="_Toc409466173"/>
      <w:bookmarkStart w:id="2202" w:name="_Toc409466815"/>
      <w:bookmarkStart w:id="2203" w:name="_Toc409467443"/>
      <w:bookmarkStart w:id="2204" w:name="_Toc409468069"/>
      <w:bookmarkStart w:id="2205" w:name="_Toc409468692"/>
      <w:bookmarkStart w:id="2206" w:name="_Toc409469314"/>
      <w:bookmarkStart w:id="2207" w:name="_Toc409469934"/>
      <w:bookmarkStart w:id="2208" w:name="_Toc409470550"/>
      <w:bookmarkStart w:id="2209" w:name="_Toc409471164"/>
      <w:bookmarkStart w:id="2210" w:name="_Toc409471775"/>
      <w:bookmarkStart w:id="2211" w:name="_Toc409472385"/>
      <w:bookmarkStart w:id="2212" w:name="_Toc409472994"/>
      <w:bookmarkStart w:id="2213" w:name="_Toc409473609"/>
      <w:bookmarkStart w:id="2214" w:name="_Toc409474227"/>
      <w:bookmarkStart w:id="2215" w:name="_Toc409474871"/>
      <w:bookmarkStart w:id="2216" w:name="_Toc409511972"/>
      <w:bookmarkStart w:id="2217" w:name="_Toc409458095"/>
      <w:bookmarkStart w:id="2218" w:name="_Toc409458831"/>
      <w:bookmarkStart w:id="2219" w:name="_Toc409459448"/>
      <w:bookmarkStart w:id="2220" w:name="_Toc409460069"/>
      <w:bookmarkStart w:id="2221" w:name="_Toc409464927"/>
      <w:bookmarkStart w:id="2222" w:name="_Toc409465549"/>
      <w:bookmarkStart w:id="2223" w:name="_Toc409466174"/>
      <w:bookmarkStart w:id="2224" w:name="_Toc409466816"/>
      <w:bookmarkStart w:id="2225" w:name="_Toc409467444"/>
      <w:bookmarkStart w:id="2226" w:name="_Toc409468070"/>
      <w:bookmarkStart w:id="2227" w:name="_Toc409468693"/>
      <w:bookmarkStart w:id="2228" w:name="_Toc409469315"/>
      <w:bookmarkStart w:id="2229" w:name="_Toc409469935"/>
      <w:bookmarkStart w:id="2230" w:name="_Toc409470551"/>
      <w:bookmarkStart w:id="2231" w:name="_Toc409471165"/>
      <w:bookmarkStart w:id="2232" w:name="_Toc409471776"/>
      <w:bookmarkStart w:id="2233" w:name="_Toc409472386"/>
      <w:bookmarkStart w:id="2234" w:name="_Toc409472995"/>
      <w:bookmarkStart w:id="2235" w:name="_Toc409473610"/>
      <w:bookmarkStart w:id="2236" w:name="_Toc409474228"/>
      <w:bookmarkStart w:id="2237" w:name="_Toc409474872"/>
      <w:bookmarkStart w:id="2238" w:name="_Toc409511973"/>
      <w:bookmarkStart w:id="2239" w:name="_Toc409458096"/>
      <w:bookmarkStart w:id="2240" w:name="_Toc409458832"/>
      <w:bookmarkStart w:id="2241" w:name="_Toc409459449"/>
      <w:bookmarkStart w:id="2242" w:name="_Toc409460070"/>
      <w:bookmarkStart w:id="2243" w:name="_Toc409464928"/>
      <w:bookmarkStart w:id="2244" w:name="_Toc409465550"/>
      <w:bookmarkStart w:id="2245" w:name="_Toc409466175"/>
      <w:bookmarkStart w:id="2246" w:name="_Toc409466817"/>
      <w:bookmarkStart w:id="2247" w:name="_Toc409467445"/>
      <w:bookmarkStart w:id="2248" w:name="_Toc409468071"/>
      <w:bookmarkStart w:id="2249" w:name="_Toc409468694"/>
      <w:bookmarkStart w:id="2250" w:name="_Toc409469316"/>
      <w:bookmarkStart w:id="2251" w:name="_Toc409469936"/>
      <w:bookmarkStart w:id="2252" w:name="_Toc409470552"/>
      <w:bookmarkStart w:id="2253" w:name="_Toc409471166"/>
      <w:bookmarkStart w:id="2254" w:name="_Toc409471777"/>
      <w:bookmarkStart w:id="2255" w:name="_Toc409472387"/>
      <w:bookmarkStart w:id="2256" w:name="_Toc409472996"/>
      <w:bookmarkStart w:id="2257" w:name="_Toc409473611"/>
      <w:bookmarkStart w:id="2258" w:name="_Toc409474229"/>
      <w:bookmarkStart w:id="2259" w:name="_Toc409474873"/>
      <w:bookmarkStart w:id="2260" w:name="_Toc409511974"/>
      <w:bookmarkStart w:id="2261" w:name="_Toc409458097"/>
      <w:bookmarkStart w:id="2262" w:name="_Toc409458833"/>
      <w:bookmarkStart w:id="2263" w:name="_Toc409459450"/>
      <w:bookmarkStart w:id="2264" w:name="_Toc409460071"/>
      <w:bookmarkStart w:id="2265" w:name="_Toc409464929"/>
      <w:bookmarkStart w:id="2266" w:name="_Toc409465551"/>
      <w:bookmarkStart w:id="2267" w:name="_Toc409466176"/>
      <w:bookmarkStart w:id="2268" w:name="_Toc409466818"/>
      <w:bookmarkStart w:id="2269" w:name="_Toc409467446"/>
      <w:bookmarkStart w:id="2270" w:name="_Toc409468072"/>
      <w:bookmarkStart w:id="2271" w:name="_Toc409468695"/>
      <w:bookmarkStart w:id="2272" w:name="_Toc409469317"/>
      <w:bookmarkStart w:id="2273" w:name="_Toc409469937"/>
      <w:bookmarkStart w:id="2274" w:name="_Toc409470553"/>
      <w:bookmarkStart w:id="2275" w:name="_Toc409471167"/>
      <w:bookmarkStart w:id="2276" w:name="_Toc409471778"/>
      <w:bookmarkStart w:id="2277" w:name="_Toc409472388"/>
      <w:bookmarkStart w:id="2278" w:name="_Toc409472997"/>
      <w:bookmarkStart w:id="2279" w:name="_Toc409473612"/>
      <w:bookmarkStart w:id="2280" w:name="_Toc409474230"/>
      <w:bookmarkStart w:id="2281" w:name="_Toc409474874"/>
      <w:bookmarkStart w:id="2282" w:name="_Toc409511975"/>
      <w:bookmarkStart w:id="2283" w:name="_Toc409458098"/>
      <w:bookmarkStart w:id="2284" w:name="_Toc409458834"/>
      <w:bookmarkStart w:id="2285" w:name="_Toc409459451"/>
      <w:bookmarkStart w:id="2286" w:name="_Toc409460072"/>
      <w:bookmarkStart w:id="2287" w:name="_Toc409464930"/>
      <w:bookmarkStart w:id="2288" w:name="_Toc409465552"/>
      <w:bookmarkStart w:id="2289" w:name="_Toc409466177"/>
      <w:bookmarkStart w:id="2290" w:name="_Toc409466819"/>
      <w:bookmarkStart w:id="2291" w:name="_Toc409467447"/>
      <w:bookmarkStart w:id="2292" w:name="_Toc409468073"/>
      <w:bookmarkStart w:id="2293" w:name="_Toc409468696"/>
      <w:bookmarkStart w:id="2294" w:name="_Toc409469318"/>
      <w:bookmarkStart w:id="2295" w:name="_Toc409469938"/>
      <w:bookmarkStart w:id="2296" w:name="_Toc409470554"/>
      <w:bookmarkStart w:id="2297" w:name="_Toc409471168"/>
      <w:bookmarkStart w:id="2298" w:name="_Toc409471779"/>
      <w:bookmarkStart w:id="2299" w:name="_Toc409472389"/>
      <w:bookmarkStart w:id="2300" w:name="_Toc409472998"/>
      <w:bookmarkStart w:id="2301" w:name="_Toc409473613"/>
      <w:bookmarkStart w:id="2302" w:name="_Toc409474231"/>
      <w:bookmarkStart w:id="2303" w:name="_Toc409474875"/>
      <w:bookmarkStart w:id="2304" w:name="_Toc409511976"/>
      <w:bookmarkStart w:id="2305" w:name="_Toc409458099"/>
      <w:bookmarkStart w:id="2306" w:name="_Toc409458835"/>
      <w:bookmarkStart w:id="2307" w:name="_Toc409459452"/>
      <w:bookmarkStart w:id="2308" w:name="_Toc409460073"/>
      <w:bookmarkStart w:id="2309" w:name="_Toc409464931"/>
      <w:bookmarkStart w:id="2310" w:name="_Toc409465553"/>
      <w:bookmarkStart w:id="2311" w:name="_Toc409466178"/>
      <w:bookmarkStart w:id="2312" w:name="_Toc409466820"/>
      <w:bookmarkStart w:id="2313" w:name="_Toc409467448"/>
      <w:bookmarkStart w:id="2314" w:name="_Toc409468074"/>
      <w:bookmarkStart w:id="2315" w:name="_Toc409468697"/>
      <w:bookmarkStart w:id="2316" w:name="_Toc409469319"/>
      <w:bookmarkStart w:id="2317" w:name="_Toc409469939"/>
      <w:bookmarkStart w:id="2318" w:name="_Toc409470555"/>
      <w:bookmarkStart w:id="2319" w:name="_Toc409471169"/>
      <w:bookmarkStart w:id="2320" w:name="_Toc409471780"/>
      <w:bookmarkStart w:id="2321" w:name="_Toc409472390"/>
      <w:bookmarkStart w:id="2322" w:name="_Toc409472999"/>
      <w:bookmarkStart w:id="2323" w:name="_Toc409473614"/>
      <w:bookmarkStart w:id="2324" w:name="_Toc409474232"/>
      <w:bookmarkStart w:id="2325" w:name="_Toc409474876"/>
      <w:bookmarkStart w:id="2326" w:name="_Toc409511977"/>
      <w:bookmarkStart w:id="2327" w:name="_Toc409458100"/>
      <w:bookmarkStart w:id="2328" w:name="_Toc409458836"/>
      <w:bookmarkStart w:id="2329" w:name="_Toc409459453"/>
      <w:bookmarkStart w:id="2330" w:name="_Toc409460074"/>
      <w:bookmarkStart w:id="2331" w:name="_Toc409464932"/>
      <w:bookmarkStart w:id="2332" w:name="_Toc409465554"/>
      <w:bookmarkStart w:id="2333" w:name="_Toc409466179"/>
      <w:bookmarkStart w:id="2334" w:name="_Toc409466821"/>
      <w:bookmarkStart w:id="2335" w:name="_Toc409467449"/>
      <w:bookmarkStart w:id="2336" w:name="_Toc409468075"/>
      <w:bookmarkStart w:id="2337" w:name="_Toc409468698"/>
      <w:bookmarkStart w:id="2338" w:name="_Toc409469320"/>
      <w:bookmarkStart w:id="2339" w:name="_Toc409469940"/>
      <w:bookmarkStart w:id="2340" w:name="_Toc409470556"/>
      <w:bookmarkStart w:id="2341" w:name="_Toc409471170"/>
      <w:bookmarkStart w:id="2342" w:name="_Toc409471781"/>
      <w:bookmarkStart w:id="2343" w:name="_Toc409472391"/>
      <w:bookmarkStart w:id="2344" w:name="_Toc409473000"/>
      <w:bookmarkStart w:id="2345" w:name="_Toc409473615"/>
      <w:bookmarkStart w:id="2346" w:name="_Toc409474233"/>
      <w:bookmarkStart w:id="2347" w:name="_Toc409474877"/>
      <w:bookmarkStart w:id="2348" w:name="_Toc409511978"/>
      <w:bookmarkStart w:id="2349" w:name="_Toc409458101"/>
      <w:bookmarkStart w:id="2350" w:name="_Toc409458837"/>
      <w:bookmarkStart w:id="2351" w:name="_Toc409459454"/>
      <w:bookmarkStart w:id="2352" w:name="_Toc409460075"/>
      <w:bookmarkStart w:id="2353" w:name="_Toc409464933"/>
      <w:bookmarkStart w:id="2354" w:name="_Toc409465555"/>
      <w:bookmarkStart w:id="2355" w:name="_Toc409466180"/>
      <w:bookmarkStart w:id="2356" w:name="_Toc409466822"/>
      <w:bookmarkStart w:id="2357" w:name="_Toc409467450"/>
      <w:bookmarkStart w:id="2358" w:name="_Toc409468076"/>
      <w:bookmarkStart w:id="2359" w:name="_Toc409468699"/>
      <w:bookmarkStart w:id="2360" w:name="_Toc409469321"/>
      <w:bookmarkStart w:id="2361" w:name="_Toc409469941"/>
      <w:bookmarkStart w:id="2362" w:name="_Toc409470557"/>
      <w:bookmarkStart w:id="2363" w:name="_Toc409471171"/>
      <w:bookmarkStart w:id="2364" w:name="_Toc409471782"/>
      <w:bookmarkStart w:id="2365" w:name="_Toc409472392"/>
      <w:bookmarkStart w:id="2366" w:name="_Toc409473001"/>
      <w:bookmarkStart w:id="2367" w:name="_Toc409473616"/>
      <w:bookmarkStart w:id="2368" w:name="_Toc409474234"/>
      <w:bookmarkStart w:id="2369" w:name="_Toc409474878"/>
      <w:bookmarkStart w:id="2370" w:name="_Toc409511979"/>
      <w:bookmarkStart w:id="2371" w:name="_Toc409458102"/>
      <w:bookmarkStart w:id="2372" w:name="_Toc409458838"/>
      <w:bookmarkStart w:id="2373" w:name="_Toc409459455"/>
      <w:bookmarkStart w:id="2374" w:name="_Toc409460076"/>
      <w:bookmarkStart w:id="2375" w:name="_Toc409464934"/>
      <w:bookmarkStart w:id="2376" w:name="_Toc409465556"/>
      <w:bookmarkStart w:id="2377" w:name="_Toc409466181"/>
      <w:bookmarkStart w:id="2378" w:name="_Toc409466823"/>
      <w:bookmarkStart w:id="2379" w:name="_Toc409467451"/>
      <w:bookmarkStart w:id="2380" w:name="_Toc409468077"/>
      <w:bookmarkStart w:id="2381" w:name="_Toc409468700"/>
      <w:bookmarkStart w:id="2382" w:name="_Toc409469322"/>
      <w:bookmarkStart w:id="2383" w:name="_Toc409469942"/>
      <w:bookmarkStart w:id="2384" w:name="_Toc409470558"/>
      <w:bookmarkStart w:id="2385" w:name="_Toc409471172"/>
      <w:bookmarkStart w:id="2386" w:name="_Toc409471783"/>
      <w:bookmarkStart w:id="2387" w:name="_Toc409472393"/>
      <w:bookmarkStart w:id="2388" w:name="_Toc409473002"/>
      <w:bookmarkStart w:id="2389" w:name="_Toc409473617"/>
      <w:bookmarkStart w:id="2390" w:name="_Toc409474235"/>
      <w:bookmarkStart w:id="2391" w:name="_Toc409474879"/>
      <w:bookmarkStart w:id="2392" w:name="_Toc409511980"/>
      <w:bookmarkStart w:id="2393" w:name="_Toc409458103"/>
      <w:bookmarkStart w:id="2394" w:name="_Toc409458839"/>
      <w:bookmarkStart w:id="2395" w:name="_Toc409459456"/>
      <w:bookmarkStart w:id="2396" w:name="_Toc409460077"/>
      <w:bookmarkStart w:id="2397" w:name="_Toc409464935"/>
      <w:bookmarkStart w:id="2398" w:name="_Toc409465557"/>
      <w:bookmarkStart w:id="2399" w:name="_Toc409466182"/>
      <w:bookmarkStart w:id="2400" w:name="_Toc409466824"/>
      <w:bookmarkStart w:id="2401" w:name="_Toc409467452"/>
      <w:bookmarkStart w:id="2402" w:name="_Toc409468078"/>
      <w:bookmarkStart w:id="2403" w:name="_Toc409468701"/>
      <w:bookmarkStart w:id="2404" w:name="_Toc409469323"/>
      <w:bookmarkStart w:id="2405" w:name="_Toc409469943"/>
      <w:bookmarkStart w:id="2406" w:name="_Toc409470559"/>
      <w:bookmarkStart w:id="2407" w:name="_Toc409471173"/>
      <w:bookmarkStart w:id="2408" w:name="_Toc409471784"/>
      <w:bookmarkStart w:id="2409" w:name="_Toc409472394"/>
      <w:bookmarkStart w:id="2410" w:name="_Toc409473003"/>
      <w:bookmarkStart w:id="2411" w:name="_Toc409473618"/>
      <w:bookmarkStart w:id="2412" w:name="_Toc409474236"/>
      <w:bookmarkStart w:id="2413" w:name="_Toc409474880"/>
      <w:bookmarkStart w:id="2414" w:name="_Toc409511981"/>
      <w:bookmarkStart w:id="2415" w:name="_Toc409458104"/>
      <w:bookmarkStart w:id="2416" w:name="_Toc409458840"/>
      <w:bookmarkStart w:id="2417" w:name="_Toc409459457"/>
      <w:bookmarkStart w:id="2418" w:name="_Toc409460078"/>
      <w:bookmarkStart w:id="2419" w:name="_Toc409464936"/>
      <w:bookmarkStart w:id="2420" w:name="_Toc409465558"/>
      <w:bookmarkStart w:id="2421" w:name="_Toc409466183"/>
      <w:bookmarkStart w:id="2422" w:name="_Toc409466825"/>
      <w:bookmarkStart w:id="2423" w:name="_Toc409467453"/>
      <w:bookmarkStart w:id="2424" w:name="_Toc409468079"/>
      <w:bookmarkStart w:id="2425" w:name="_Toc409468702"/>
      <w:bookmarkStart w:id="2426" w:name="_Toc409469324"/>
      <w:bookmarkStart w:id="2427" w:name="_Toc409469944"/>
      <w:bookmarkStart w:id="2428" w:name="_Toc409470560"/>
      <w:bookmarkStart w:id="2429" w:name="_Toc409471174"/>
      <w:bookmarkStart w:id="2430" w:name="_Toc409471785"/>
      <w:bookmarkStart w:id="2431" w:name="_Toc409472395"/>
      <w:bookmarkStart w:id="2432" w:name="_Toc409473004"/>
      <w:bookmarkStart w:id="2433" w:name="_Toc409473619"/>
      <w:bookmarkStart w:id="2434" w:name="_Toc409474237"/>
      <w:bookmarkStart w:id="2435" w:name="_Toc409474881"/>
      <w:bookmarkStart w:id="2436" w:name="_Toc409511982"/>
      <w:bookmarkStart w:id="2437" w:name="_Toc409458105"/>
      <w:bookmarkStart w:id="2438" w:name="_Toc409458841"/>
      <w:bookmarkStart w:id="2439" w:name="_Toc409459458"/>
      <w:bookmarkStart w:id="2440" w:name="_Toc409460079"/>
      <w:bookmarkStart w:id="2441" w:name="_Toc409464937"/>
      <w:bookmarkStart w:id="2442" w:name="_Toc409465559"/>
      <w:bookmarkStart w:id="2443" w:name="_Toc409466184"/>
      <w:bookmarkStart w:id="2444" w:name="_Toc409466826"/>
      <w:bookmarkStart w:id="2445" w:name="_Toc409467454"/>
      <w:bookmarkStart w:id="2446" w:name="_Toc409468080"/>
      <w:bookmarkStart w:id="2447" w:name="_Toc409468703"/>
      <w:bookmarkStart w:id="2448" w:name="_Toc409469325"/>
      <w:bookmarkStart w:id="2449" w:name="_Toc409469945"/>
      <w:bookmarkStart w:id="2450" w:name="_Toc409470561"/>
      <w:bookmarkStart w:id="2451" w:name="_Toc409471175"/>
      <w:bookmarkStart w:id="2452" w:name="_Toc409471786"/>
      <w:bookmarkStart w:id="2453" w:name="_Toc409472396"/>
      <w:bookmarkStart w:id="2454" w:name="_Toc409473005"/>
      <w:bookmarkStart w:id="2455" w:name="_Toc409473620"/>
      <w:bookmarkStart w:id="2456" w:name="_Toc409474238"/>
      <w:bookmarkStart w:id="2457" w:name="_Toc409474882"/>
      <w:bookmarkStart w:id="2458" w:name="_Toc409511983"/>
      <w:bookmarkStart w:id="2459" w:name="_Toc409458106"/>
      <w:bookmarkStart w:id="2460" w:name="_Toc409458842"/>
      <w:bookmarkStart w:id="2461" w:name="_Toc409459459"/>
      <w:bookmarkStart w:id="2462" w:name="_Toc409460080"/>
      <w:bookmarkStart w:id="2463" w:name="_Toc409464938"/>
      <w:bookmarkStart w:id="2464" w:name="_Toc409465560"/>
      <w:bookmarkStart w:id="2465" w:name="_Toc409466185"/>
      <w:bookmarkStart w:id="2466" w:name="_Toc409466827"/>
      <w:bookmarkStart w:id="2467" w:name="_Toc409467455"/>
      <w:bookmarkStart w:id="2468" w:name="_Toc409468081"/>
      <w:bookmarkStart w:id="2469" w:name="_Toc409468704"/>
      <w:bookmarkStart w:id="2470" w:name="_Toc409469326"/>
      <w:bookmarkStart w:id="2471" w:name="_Toc409469946"/>
      <w:bookmarkStart w:id="2472" w:name="_Toc409470562"/>
      <w:bookmarkStart w:id="2473" w:name="_Toc409471176"/>
      <w:bookmarkStart w:id="2474" w:name="_Toc409471787"/>
      <w:bookmarkStart w:id="2475" w:name="_Toc409472397"/>
      <w:bookmarkStart w:id="2476" w:name="_Toc409473006"/>
      <w:bookmarkStart w:id="2477" w:name="_Toc409473621"/>
      <w:bookmarkStart w:id="2478" w:name="_Toc409474239"/>
      <w:bookmarkStart w:id="2479" w:name="_Toc409474883"/>
      <w:bookmarkStart w:id="2480" w:name="_Toc409511984"/>
      <w:bookmarkStart w:id="2481" w:name="_Toc409458107"/>
      <w:bookmarkStart w:id="2482" w:name="_Toc409458843"/>
      <w:bookmarkStart w:id="2483" w:name="_Toc409459460"/>
      <w:bookmarkStart w:id="2484" w:name="_Toc409460081"/>
      <w:bookmarkStart w:id="2485" w:name="_Toc409464939"/>
      <w:bookmarkStart w:id="2486" w:name="_Toc409465561"/>
      <w:bookmarkStart w:id="2487" w:name="_Toc409466186"/>
      <w:bookmarkStart w:id="2488" w:name="_Toc409466828"/>
      <w:bookmarkStart w:id="2489" w:name="_Toc409467456"/>
      <w:bookmarkStart w:id="2490" w:name="_Toc409468082"/>
      <w:bookmarkStart w:id="2491" w:name="_Toc409468705"/>
      <w:bookmarkStart w:id="2492" w:name="_Toc409469327"/>
      <w:bookmarkStart w:id="2493" w:name="_Toc409469947"/>
      <w:bookmarkStart w:id="2494" w:name="_Toc409470563"/>
      <w:bookmarkStart w:id="2495" w:name="_Toc409471177"/>
      <w:bookmarkStart w:id="2496" w:name="_Toc409471788"/>
      <w:bookmarkStart w:id="2497" w:name="_Toc409472398"/>
      <w:bookmarkStart w:id="2498" w:name="_Toc409473007"/>
      <w:bookmarkStart w:id="2499" w:name="_Toc409473622"/>
      <w:bookmarkStart w:id="2500" w:name="_Toc409474240"/>
      <w:bookmarkStart w:id="2501" w:name="_Toc409474884"/>
      <w:bookmarkStart w:id="2502" w:name="_Toc409511985"/>
      <w:bookmarkStart w:id="2503" w:name="_Toc409458108"/>
      <w:bookmarkStart w:id="2504" w:name="_Toc409458844"/>
      <w:bookmarkStart w:id="2505" w:name="_Toc409459461"/>
      <w:bookmarkStart w:id="2506" w:name="_Toc409460082"/>
      <w:bookmarkStart w:id="2507" w:name="_Toc409464940"/>
      <w:bookmarkStart w:id="2508" w:name="_Toc409465562"/>
      <w:bookmarkStart w:id="2509" w:name="_Toc409466187"/>
      <w:bookmarkStart w:id="2510" w:name="_Toc409466829"/>
      <w:bookmarkStart w:id="2511" w:name="_Toc409467457"/>
      <w:bookmarkStart w:id="2512" w:name="_Toc409468083"/>
      <w:bookmarkStart w:id="2513" w:name="_Toc409468706"/>
      <w:bookmarkStart w:id="2514" w:name="_Toc409469328"/>
      <w:bookmarkStart w:id="2515" w:name="_Toc409469948"/>
      <w:bookmarkStart w:id="2516" w:name="_Toc409470564"/>
      <w:bookmarkStart w:id="2517" w:name="_Toc409471178"/>
      <w:bookmarkStart w:id="2518" w:name="_Toc409471789"/>
      <w:bookmarkStart w:id="2519" w:name="_Toc409472399"/>
      <w:bookmarkStart w:id="2520" w:name="_Toc409473008"/>
      <w:bookmarkStart w:id="2521" w:name="_Toc409473623"/>
      <w:bookmarkStart w:id="2522" w:name="_Toc409474241"/>
      <w:bookmarkStart w:id="2523" w:name="_Toc409474885"/>
      <w:bookmarkStart w:id="2524" w:name="_Toc409511986"/>
      <w:bookmarkStart w:id="2525" w:name="_Toc409458109"/>
      <w:bookmarkStart w:id="2526" w:name="_Toc409458845"/>
      <w:bookmarkStart w:id="2527" w:name="_Toc409459462"/>
      <w:bookmarkStart w:id="2528" w:name="_Toc409460083"/>
      <w:bookmarkStart w:id="2529" w:name="_Toc409464941"/>
      <w:bookmarkStart w:id="2530" w:name="_Toc409465563"/>
      <w:bookmarkStart w:id="2531" w:name="_Toc409466188"/>
      <w:bookmarkStart w:id="2532" w:name="_Toc409466830"/>
      <w:bookmarkStart w:id="2533" w:name="_Toc409467458"/>
      <w:bookmarkStart w:id="2534" w:name="_Toc409468084"/>
      <w:bookmarkStart w:id="2535" w:name="_Toc409468707"/>
      <w:bookmarkStart w:id="2536" w:name="_Toc409469329"/>
      <w:bookmarkStart w:id="2537" w:name="_Toc409469949"/>
      <w:bookmarkStart w:id="2538" w:name="_Toc409470565"/>
      <w:bookmarkStart w:id="2539" w:name="_Toc409471179"/>
      <w:bookmarkStart w:id="2540" w:name="_Toc409471790"/>
      <w:bookmarkStart w:id="2541" w:name="_Toc409472400"/>
      <w:bookmarkStart w:id="2542" w:name="_Toc409473009"/>
      <w:bookmarkStart w:id="2543" w:name="_Toc409473624"/>
      <w:bookmarkStart w:id="2544" w:name="_Toc409474242"/>
      <w:bookmarkStart w:id="2545" w:name="_Toc409474886"/>
      <w:bookmarkStart w:id="2546" w:name="_Toc409511987"/>
      <w:bookmarkStart w:id="2547" w:name="_Toc409458110"/>
      <w:bookmarkStart w:id="2548" w:name="_Toc409458846"/>
      <w:bookmarkStart w:id="2549" w:name="_Toc409459463"/>
      <w:bookmarkStart w:id="2550" w:name="_Toc409460084"/>
      <w:bookmarkStart w:id="2551" w:name="_Toc409464942"/>
      <w:bookmarkStart w:id="2552" w:name="_Toc409465564"/>
      <w:bookmarkStart w:id="2553" w:name="_Toc409466189"/>
      <w:bookmarkStart w:id="2554" w:name="_Toc409466831"/>
      <w:bookmarkStart w:id="2555" w:name="_Toc409467459"/>
      <w:bookmarkStart w:id="2556" w:name="_Toc409468085"/>
      <w:bookmarkStart w:id="2557" w:name="_Toc409468708"/>
      <w:bookmarkStart w:id="2558" w:name="_Toc409469330"/>
      <w:bookmarkStart w:id="2559" w:name="_Toc409469950"/>
      <w:bookmarkStart w:id="2560" w:name="_Toc409470566"/>
      <w:bookmarkStart w:id="2561" w:name="_Toc409471180"/>
      <w:bookmarkStart w:id="2562" w:name="_Toc409471791"/>
      <w:bookmarkStart w:id="2563" w:name="_Toc409472401"/>
      <w:bookmarkStart w:id="2564" w:name="_Toc409473010"/>
      <w:bookmarkStart w:id="2565" w:name="_Toc409473625"/>
      <w:bookmarkStart w:id="2566" w:name="_Toc409474243"/>
      <w:bookmarkStart w:id="2567" w:name="_Toc409474887"/>
      <w:bookmarkStart w:id="2568" w:name="_Toc409511988"/>
      <w:bookmarkStart w:id="2569" w:name="_Toc409458111"/>
      <w:bookmarkStart w:id="2570" w:name="_Toc409458847"/>
      <w:bookmarkStart w:id="2571" w:name="_Toc409459464"/>
      <w:bookmarkStart w:id="2572" w:name="_Toc409460085"/>
      <w:bookmarkStart w:id="2573" w:name="_Toc409464943"/>
      <w:bookmarkStart w:id="2574" w:name="_Toc409465565"/>
      <w:bookmarkStart w:id="2575" w:name="_Toc409466190"/>
      <w:bookmarkStart w:id="2576" w:name="_Toc409466832"/>
      <w:bookmarkStart w:id="2577" w:name="_Toc409467460"/>
      <w:bookmarkStart w:id="2578" w:name="_Toc409468086"/>
      <w:bookmarkStart w:id="2579" w:name="_Toc409468709"/>
      <w:bookmarkStart w:id="2580" w:name="_Toc409469331"/>
      <w:bookmarkStart w:id="2581" w:name="_Toc409469951"/>
      <w:bookmarkStart w:id="2582" w:name="_Toc409470567"/>
      <w:bookmarkStart w:id="2583" w:name="_Toc409471181"/>
      <w:bookmarkStart w:id="2584" w:name="_Toc409471792"/>
      <w:bookmarkStart w:id="2585" w:name="_Toc409472402"/>
      <w:bookmarkStart w:id="2586" w:name="_Toc409473011"/>
      <w:bookmarkStart w:id="2587" w:name="_Toc409473626"/>
      <w:bookmarkStart w:id="2588" w:name="_Toc409474244"/>
      <w:bookmarkStart w:id="2589" w:name="_Toc409474888"/>
      <w:bookmarkStart w:id="2590" w:name="_Toc409511989"/>
      <w:bookmarkStart w:id="2591" w:name="_Toc409458112"/>
      <w:bookmarkStart w:id="2592" w:name="_Toc409458848"/>
      <w:bookmarkStart w:id="2593" w:name="_Toc409459465"/>
      <w:bookmarkStart w:id="2594" w:name="_Toc409460086"/>
      <w:bookmarkStart w:id="2595" w:name="_Toc409464944"/>
      <w:bookmarkStart w:id="2596" w:name="_Toc409465566"/>
      <w:bookmarkStart w:id="2597" w:name="_Toc409466191"/>
      <w:bookmarkStart w:id="2598" w:name="_Toc409466833"/>
      <w:bookmarkStart w:id="2599" w:name="_Toc409467461"/>
      <w:bookmarkStart w:id="2600" w:name="_Toc409468087"/>
      <w:bookmarkStart w:id="2601" w:name="_Toc409468710"/>
      <w:bookmarkStart w:id="2602" w:name="_Toc409469332"/>
      <w:bookmarkStart w:id="2603" w:name="_Toc409469952"/>
      <w:bookmarkStart w:id="2604" w:name="_Toc409470568"/>
      <w:bookmarkStart w:id="2605" w:name="_Toc409471182"/>
      <w:bookmarkStart w:id="2606" w:name="_Toc409471793"/>
      <w:bookmarkStart w:id="2607" w:name="_Toc409472403"/>
      <w:bookmarkStart w:id="2608" w:name="_Toc409473012"/>
      <w:bookmarkStart w:id="2609" w:name="_Toc409473627"/>
      <w:bookmarkStart w:id="2610" w:name="_Toc409474245"/>
      <w:bookmarkStart w:id="2611" w:name="_Toc409474889"/>
      <w:bookmarkStart w:id="2612" w:name="_Toc409511990"/>
      <w:bookmarkStart w:id="2613" w:name="_Toc409458113"/>
      <w:bookmarkStart w:id="2614" w:name="_Toc409458849"/>
      <w:bookmarkStart w:id="2615" w:name="_Toc409459466"/>
      <w:bookmarkStart w:id="2616" w:name="_Toc409460087"/>
      <w:bookmarkStart w:id="2617" w:name="_Toc409464945"/>
      <w:bookmarkStart w:id="2618" w:name="_Toc409465567"/>
      <w:bookmarkStart w:id="2619" w:name="_Toc409466192"/>
      <w:bookmarkStart w:id="2620" w:name="_Toc409466834"/>
      <w:bookmarkStart w:id="2621" w:name="_Toc409467462"/>
      <w:bookmarkStart w:id="2622" w:name="_Toc409468088"/>
      <w:bookmarkStart w:id="2623" w:name="_Toc409468711"/>
      <w:bookmarkStart w:id="2624" w:name="_Toc409469333"/>
      <w:bookmarkStart w:id="2625" w:name="_Toc409469953"/>
      <w:bookmarkStart w:id="2626" w:name="_Toc409470569"/>
      <w:bookmarkStart w:id="2627" w:name="_Toc409471183"/>
      <w:bookmarkStart w:id="2628" w:name="_Toc409471794"/>
      <w:bookmarkStart w:id="2629" w:name="_Toc409472404"/>
      <w:bookmarkStart w:id="2630" w:name="_Toc409473013"/>
      <w:bookmarkStart w:id="2631" w:name="_Toc409473628"/>
      <w:bookmarkStart w:id="2632" w:name="_Toc409474246"/>
      <w:bookmarkStart w:id="2633" w:name="_Toc409474890"/>
      <w:bookmarkStart w:id="2634" w:name="_Toc409511991"/>
      <w:bookmarkStart w:id="2635" w:name="_Toc409458114"/>
      <w:bookmarkStart w:id="2636" w:name="_Toc409458850"/>
      <w:bookmarkStart w:id="2637" w:name="_Toc409459467"/>
      <w:bookmarkStart w:id="2638" w:name="_Toc409460088"/>
      <w:bookmarkStart w:id="2639" w:name="_Toc409464946"/>
      <w:bookmarkStart w:id="2640" w:name="_Toc409465568"/>
      <w:bookmarkStart w:id="2641" w:name="_Toc409466193"/>
      <w:bookmarkStart w:id="2642" w:name="_Toc409466835"/>
      <w:bookmarkStart w:id="2643" w:name="_Toc409467463"/>
      <w:bookmarkStart w:id="2644" w:name="_Toc409468089"/>
      <w:bookmarkStart w:id="2645" w:name="_Toc409468712"/>
      <w:bookmarkStart w:id="2646" w:name="_Toc409469334"/>
      <w:bookmarkStart w:id="2647" w:name="_Toc409469954"/>
      <w:bookmarkStart w:id="2648" w:name="_Toc409470570"/>
      <w:bookmarkStart w:id="2649" w:name="_Toc409471184"/>
      <w:bookmarkStart w:id="2650" w:name="_Toc409471795"/>
      <w:bookmarkStart w:id="2651" w:name="_Toc409472405"/>
      <w:bookmarkStart w:id="2652" w:name="_Toc409473014"/>
      <w:bookmarkStart w:id="2653" w:name="_Toc409473629"/>
      <w:bookmarkStart w:id="2654" w:name="_Toc409474247"/>
      <w:bookmarkStart w:id="2655" w:name="_Toc409474891"/>
      <w:bookmarkStart w:id="2656" w:name="_Toc409511992"/>
      <w:bookmarkStart w:id="2657" w:name="_Toc409458115"/>
      <w:bookmarkStart w:id="2658" w:name="_Toc409458851"/>
      <w:bookmarkStart w:id="2659" w:name="_Toc409459468"/>
      <w:bookmarkStart w:id="2660" w:name="_Toc409460089"/>
      <w:bookmarkStart w:id="2661" w:name="_Toc409464947"/>
      <w:bookmarkStart w:id="2662" w:name="_Toc409465569"/>
      <w:bookmarkStart w:id="2663" w:name="_Toc409466194"/>
      <w:bookmarkStart w:id="2664" w:name="_Toc409466836"/>
      <w:bookmarkStart w:id="2665" w:name="_Toc409467464"/>
      <w:bookmarkStart w:id="2666" w:name="_Toc409468090"/>
      <w:bookmarkStart w:id="2667" w:name="_Toc409468713"/>
      <w:bookmarkStart w:id="2668" w:name="_Toc409469335"/>
      <w:bookmarkStart w:id="2669" w:name="_Toc409469955"/>
      <w:bookmarkStart w:id="2670" w:name="_Toc409470571"/>
      <w:bookmarkStart w:id="2671" w:name="_Toc409471185"/>
      <w:bookmarkStart w:id="2672" w:name="_Toc409471796"/>
      <w:bookmarkStart w:id="2673" w:name="_Toc409472406"/>
      <w:bookmarkStart w:id="2674" w:name="_Toc409473015"/>
      <w:bookmarkStart w:id="2675" w:name="_Toc409473630"/>
      <w:bookmarkStart w:id="2676" w:name="_Toc409474248"/>
      <w:bookmarkStart w:id="2677" w:name="_Toc409474892"/>
      <w:bookmarkStart w:id="2678" w:name="_Toc409511993"/>
      <w:bookmarkStart w:id="2679" w:name="_Toc409458116"/>
      <w:bookmarkStart w:id="2680" w:name="_Toc409458852"/>
      <w:bookmarkStart w:id="2681" w:name="_Toc409459469"/>
      <w:bookmarkStart w:id="2682" w:name="_Toc409460090"/>
      <w:bookmarkStart w:id="2683" w:name="_Toc409464948"/>
      <w:bookmarkStart w:id="2684" w:name="_Toc409465570"/>
      <w:bookmarkStart w:id="2685" w:name="_Toc409466195"/>
      <w:bookmarkStart w:id="2686" w:name="_Toc409466837"/>
      <w:bookmarkStart w:id="2687" w:name="_Toc409467465"/>
      <w:bookmarkStart w:id="2688" w:name="_Toc409468091"/>
      <w:bookmarkStart w:id="2689" w:name="_Toc409468714"/>
      <w:bookmarkStart w:id="2690" w:name="_Toc409469336"/>
      <w:bookmarkStart w:id="2691" w:name="_Toc409469956"/>
      <w:bookmarkStart w:id="2692" w:name="_Toc409470572"/>
      <w:bookmarkStart w:id="2693" w:name="_Toc409471186"/>
      <w:bookmarkStart w:id="2694" w:name="_Toc409471797"/>
      <w:bookmarkStart w:id="2695" w:name="_Toc409472407"/>
      <w:bookmarkStart w:id="2696" w:name="_Toc409473016"/>
      <w:bookmarkStart w:id="2697" w:name="_Toc409473631"/>
      <w:bookmarkStart w:id="2698" w:name="_Toc409474249"/>
      <w:bookmarkStart w:id="2699" w:name="_Toc409474893"/>
      <w:bookmarkStart w:id="2700" w:name="_Toc409511994"/>
      <w:bookmarkStart w:id="2701" w:name="_Toc409458117"/>
      <w:bookmarkStart w:id="2702" w:name="_Toc409458853"/>
      <w:bookmarkStart w:id="2703" w:name="_Toc409459470"/>
      <w:bookmarkStart w:id="2704" w:name="_Toc409460091"/>
      <w:bookmarkStart w:id="2705" w:name="_Toc409464949"/>
      <w:bookmarkStart w:id="2706" w:name="_Toc409465571"/>
      <w:bookmarkStart w:id="2707" w:name="_Toc409466196"/>
      <w:bookmarkStart w:id="2708" w:name="_Toc409466838"/>
      <w:bookmarkStart w:id="2709" w:name="_Toc409467466"/>
      <w:bookmarkStart w:id="2710" w:name="_Toc409468092"/>
      <w:bookmarkStart w:id="2711" w:name="_Toc409468715"/>
      <w:bookmarkStart w:id="2712" w:name="_Toc409469337"/>
      <w:bookmarkStart w:id="2713" w:name="_Toc409469957"/>
      <w:bookmarkStart w:id="2714" w:name="_Toc409470573"/>
      <w:bookmarkStart w:id="2715" w:name="_Toc409471187"/>
      <w:bookmarkStart w:id="2716" w:name="_Toc409471798"/>
      <w:bookmarkStart w:id="2717" w:name="_Toc409472408"/>
      <w:bookmarkStart w:id="2718" w:name="_Toc409473017"/>
      <w:bookmarkStart w:id="2719" w:name="_Toc409473632"/>
      <w:bookmarkStart w:id="2720" w:name="_Toc409474250"/>
      <w:bookmarkStart w:id="2721" w:name="_Toc409474894"/>
      <w:bookmarkStart w:id="2722" w:name="_Toc409511995"/>
      <w:bookmarkStart w:id="2723" w:name="_Toc409458118"/>
      <w:bookmarkStart w:id="2724" w:name="_Toc409458854"/>
      <w:bookmarkStart w:id="2725" w:name="_Toc409459471"/>
      <w:bookmarkStart w:id="2726" w:name="_Toc409460092"/>
      <w:bookmarkStart w:id="2727" w:name="_Toc409464950"/>
      <w:bookmarkStart w:id="2728" w:name="_Toc409465572"/>
      <w:bookmarkStart w:id="2729" w:name="_Toc409466197"/>
      <w:bookmarkStart w:id="2730" w:name="_Toc409466839"/>
      <w:bookmarkStart w:id="2731" w:name="_Toc409467467"/>
      <w:bookmarkStart w:id="2732" w:name="_Toc409468093"/>
      <w:bookmarkStart w:id="2733" w:name="_Toc409468716"/>
      <w:bookmarkStart w:id="2734" w:name="_Toc409469338"/>
      <w:bookmarkStart w:id="2735" w:name="_Toc409469958"/>
      <w:bookmarkStart w:id="2736" w:name="_Toc409470574"/>
      <w:bookmarkStart w:id="2737" w:name="_Toc409471188"/>
      <w:bookmarkStart w:id="2738" w:name="_Toc409471799"/>
      <w:bookmarkStart w:id="2739" w:name="_Toc409472409"/>
      <w:bookmarkStart w:id="2740" w:name="_Toc409473018"/>
      <w:bookmarkStart w:id="2741" w:name="_Toc409473633"/>
      <w:bookmarkStart w:id="2742" w:name="_Toc409474251"/>
      <w:bookmarkStart w:id="2743" w:name="_Toc409474895"/>
      <w:bookmarkStart w:id="2744" w:name="_Toc409511996"/>
      <w:bookmarkStart w:id="2745" w:name="_Toc409458119"/>
      <w:bookmarkStart w:id="2746" w:name="_Toc409458855"/>
      <w:bookmarkStart w:id="2747" w:name="_Toc409459472"/>
      <w:bookmarkStart w:id="2748" w:name="_Toc409460093"/>
      <w:bookmarkStart w:id="2749" w:name="_Toc409464951"/>
      <w:bookmarkStart w:id="2750" w:name="_Toc409465573"/>
      <w:bookmarkStart w:id="2751" w:name="_Toc409466198"/>
      <w:bookmarkStart w:id="2752" w:name="_Toc409466840"/>
      <w:bookmarkStart w:id="2753" w:name="_Toc409467468"/>
      <w:bookmarkStart w:id="2754" w:name="_Toc409468094"/>
      <w:bookmarkStart w:id="2755" w:name="_Toc409468717"/>
      <w:bookmarkStart w:id="2756" w:name="_Toc409469339"/>
      <w:bookmarkStart w:id="2757" w:name="_Toc409469959"/>
      <w:bookmarkStart w:id="2758" w:name="_Toc409470575"/>
      <w:bookmarkStart w:id="2759" w:name="_Toc409471189"/>
      <w:bookmarkStart w:id="2760" w:name="_Toc409471800"/>
      <w:bookmarkStart w:id="2761" w:name="_Toc409472410"/>
      <w:bookmarkStart w:id="2762" w:name="_Toc409473019"/>
      <w:bookmarkStart w:id="2763" w:name="_Toc409473634"/>
      <w:bookmarkStart w:id="2764" w:name="_Toc409474252"/>
      <w:bookmarkStart w:id="2765" w:name="_Toc409474896"/>
      <w:bookmarkStart w:id="2766" w:name="_Toc409511997"/>
      <w:bookmarkStart w:id="2767" w:name="_Toc409458120"/>
      <w:bookmarkStart w:id="2768" w:name="_Toc409458856"/>
      <w:bookmarkStart w:id="2769" w:name="_Toc409459473"/>
      <w:bookmarkStart w:id="2770" w:name="_Toc409460094"/>
      <w:bookmarkStart w:id="2771" w:name="_Toc409464952"/>
      <w:bookmarkStart w:id="2772" w:name="_Toc409465574"/>
      <w:bookmarkStart w:id="2773" w:name="_Toc409466199"/>
      <w:bookmarkStart w:id="2774" w:name="_Toc409466841"/>
      <w:bookmarkStart w:id="2775" w:name="_Toc409467469"/>
      <w:bookmarkStart w:id="2776" w:name="_Toc409468095"/>
      <w:bookmarkStart w:id="2777" w:name="_Toc409468718"/>
      <w:bookmarkStart w:id="2778" w:name="_Toc409469340"/>
      <w:bookmarkStart w:id="2779" w:name="_Toc409469960"/>
      <w:bookmarkStart w:id="2780" w:name="_Toc409470576"/>
      <w:bookmarkStart w:id="2781" w:name="_Toc409471190"/>
      <w:bookmarkStart w:id="2782" w:name="_Toc409471801"/>
      <w:bookmarkStart w:id="2783" w:name="_Toc409472411"/>
      <w:bookmarkStart w:id="2784" w:name="_Toc409473020"/>
      <w:bookmarkStart w:id="2785" w:name="_Toc409473635"/>
      <w:bookmarkStart w:id="2786" w:name="_Toc409474253"/>
      <w:bookmarkStart w:id="2787" w:name="_Toc409474897"/>
      <w:bookmarkStart w:id="2788" w:name="_Toc409511998"/>
      <w:bookmarkStart w:id="2789" w:name="_Toc409458121"/>
      <w:bookmarkStart w:id="2790" w:name="_Toc409458857"/>
      <w:bookmarkStart w:id="2791" w:name="_Toc409459474"/>
      <w:bookmarkStart w:id="2792" w:name="_Toc409460095"/>
      <w:bookmarkStart w:id="2793" w:name="_Toc409464953"/>
      <w:bookmarkStart w:id="2794" w:name="_Toc409465575"/>
      <w:bookmarkStart w:id="2795" w:name="_Toc409466200"/>
      <w:bookmarkStart w:id="2796" w:name="_Toc409466842"/>
      <w:bookmarkStart w:id="2797" w:name="_Toc409467470"/>
      <w:bookmarkStart w:id="2798" w:name="_Toc409468096"/>
      <w:bookmarkStart w:id="2799" w:name="_Toc409468719"/>
      <w:bookmarkStart w:id="2800" w:name="_Toc409469341"/>
      <w:bookmarkStart w:id="2801" w:name="_Toc409469961"/>
      <w:bookmarkStart w:id="2802" w:name="_Toc409470577"/>
      <w:bookmarkStart w:id="2803" w:name="_Toc409471191"/>
      <w:bookmarkStart w:id="2804" w:name="_Toc409471802"/>
      <w:bookmarkStart w:id="2805" w:name="_Toc409472412"/>
      <w:bookmarkStart w:id="2806" w:name="_Toc409473021"/>
      <w:bookmarkStart w:id="2807" w:name="_Toc409473636"/>
      <w:bookmarkStart w:id="2808" w:name="_Toc409474254"/>
      <w:bookmarkStart w:id="2809" w:name="_Toc409474898"/>
      <w:bookmarkStart w:id="2810" w:name="_Toc409511999"/>
      <w:bookmarkStart w:id="2811" w:name="_Toc409458122"/>
      <w:bookmarkStart w:id="2812" w:name="_Toc409458858"/>
      <w:bookmarkStart w:id="2813" w:name="_Toc409459475"/>
      <w:bookmarkStart w:id="2814" w:name="_Toc409460096"/>
      <w:bookmarkStart w:id="2815" w:name="_Toc409464954"/>
      <w:bookmarkStart w:id="2816" w:name="_Toc409465576"/>
      <w:bookmarkStart w:id="2817" w:name="_Toc409466201"/>
      <w:bookmarkStart w:id="2818" w:name="_Toc409466843"/>
      <w:bookmarkStart w:id="2819" w:name="_Toc409467471"/>
      <w:bookmarkStart w:id="2820" w:name="_Toc409468097"/>
      <w:bookmarkStart w:id="2821" w:name="_Toc409468720"/>
      <w:bookmarkStart w:id="2822" w:name="_Toc409469342"/>
      <w:bookmarkStart w:id="2823" w:name="_Toc409469962"/>
      <w:bookmarkStart w:id="2824" w:name="_Toc409470578"/>
      <w:bookmarkStart w:id="2825" w:name="_Toc409471192"/>
      <w:bookmarkStart w:id="2826" w:name="_Toc409471803"/>
      <w:bookmarkStart w:id="2827" w:name="_Toc409472413"/>
      <w:bookmarkStart w:id="2828" w:name="_Toc409473022"/>
      <w:bookmarkStart w:id="2829" w:name="_Toc409473637"/>
      <w:bookmarkStart w:id="2830" w:name="_Toc409474255"/>
      <w:bookmarkStart w:id="2831" w:name="_Toc409474899"/>
      <w:bookmarkStart w:id="2832" w:name="_Toc409512000"/>
      <w:bookmarkStart w:id="2833" w:name="_Toc409458123"/>
      <w:bookmarkStart w:id="2834" w:name="_Toc409458859"/>
      <w:bookmarkStart w:id="2835" w:name="_Toc409459476"/>
      <w:bookmarkStart w:id="2836" w:name="_Toc409460097"/>
      <w:bookmarkStart w:id="2837" w:name="_Toc409464955"/>
      <w:bookmarkStart w:id="2838" w:name="_Toc409465577"/>
      <w:bookmarkStart w:id="2839" w:name="_Toc409466202"/>
      <w:bookmarkStart w:id="2840" w:name="_Toc409466844"/>
      <w:bookmarkStart w:id="2841" w:name="_Toc409467472"/>
      <w:bookmarkStart w:id="2842" w:name="_Toc409468098"/>
      <w:bookmarkStart w:id="2843" w:name="_Toc409468721"/>
      <w:bookmarkStart w:id="2844" w:name="_Toc409469343"/>
      <w:bookmarkStart w:id="2845" w:name="_Toc409469963"/>
      <w:bookmarkStart w:id="2846" w:name="_Toc409470579"/>
      <w:bookmarkStart w:id="2847" w:name="_Toc409471193"/>
      <w:bookmarkStart w:id="2848" w:name="_Toc409471804"/>
      <w:bookmarkStart w:id="2849" w:name="_Toc409472414"/>
      <w:bookmarkStart w:id="2850" w:name="_Toc409473023"/>
      <w:bookmarkStart w:id="2851" w:name="_Toc409473638"/>
      <w:bookmarkStart w:id="2852" w:name="_Toc409474256"/>
      <w:bookmarkStart w:id="2853" w:name="_Toc409474900"/>
      <w:bookmarkStart w:id="2854" w:name="_Toc409512001"/>
      <w:bookmarkStart w:id="2855" w:name="_Toc409458124"/>
      <w:bookmarkStart w:id="2856" w:name="_Toc409458860"/>
      <w:bookmarkStart w:id="2857" w:name="_Toc409459477"/>
      <w:bookmarkStart w:id="2858" w:name="_Toc409460098"/>
      <w:bookmarkStart w:id="2859" w:name="_Toc409464956"/>
      <w:bookmarkStart w:id="2860" w:name="_Toc409465578"/>
      <w:bookmarkStart w:id="2861" w:name="_Toc409466203"/>
      <w:bookmarkStart w:id="2862" w:name="_Toc409466845"/>
      <w:bookmarkStart w:id="2863" w:name="_Toc409467473"/>
      <w:bookmarkStart w:id="2864" w:name="_Toc409468099"/>
      <w:bookmarkStart w:id="2865" w:name="_Toc409468722"/>
      <w:bookmarkStart w:id="2866" w:name="_Toc409469344"/>
      <w:bookmarkStart w:id="2867" w:name="_Toc409469964"/>
      <w:bookmarkStart w:id="2868" w:name="_Toc409470580"/>
      <w:bookmarkStart w:id="2869" w:name="_Toc409471194"/>
      <w:bookmarkStart w:id="2870" w:name="_Toc409471805"/>
      <w:bookmarkStart w:id="2871" w:name="_Toc409472415"/>
      <w:bookmarkStart w:id="2872" w:name="_Toc409473024"/>
      <w:bookmarkStart w:id="2873" w:name="_Toc409473639"/>
      <w:bookmarkStart w:id="2874" w:name="_Toc409474257"/>
      <w:bookmarkStart w:id="2875" w:name="_Toc409474901"/>
      <w:bookmarkStart w:id="2876" w:name="_Toc409512002"/>
      <w:bookmarkStart w:id="2877" w:name="_Toc409458125"/>
      <w:bookmarkStart w:id="2878" w:name="_Toc409458861"/>
      <w:bookmarkStart w:id="2879" w:name="_Toc409459478"/>
      <w:bookmarkStart w:id="2880" w:name="_Toc409460099"/>
      <w:bookmarkStart w:id="2881" w:name="_Toc409464957"/>
      <w:bookmarkStart w:id="2882" w:name="_Toc409465579"/>
      <w:bookmarkStart w:id="2883" w:name="_Toc409466204"/>
      <w:bookmarkStart w:id="2884" w:name="_Toc409466846"/>
      <w:bookmarkStart w:id="2885" w:name="_Toc409467474"/>
      <w:bookmarkStart w:id="2886" w:name="_Toc409468100"/>
      <w:bookmarkStart w:id="2887" w:name="_Toc409468723"/>
      <w:bookmarkStart w:id="2888" w:name="_Toc409469345"/>
      <w:bookmarkStart w:id="2889" w:name="_Toc409469965"/>
      <w:bookmarkStart w:id="2890" w:name="_Toc409470581"/>
      <w:bookmarkStart w:id="2891" w:name="_Toc409471195"/>
      <w:bookmarkStart w:id="2892" w:name="_Toc409471806"/>
      <w:bookmarkStart w:id="2893" w:name="_Toc409472416"/>
      <w:bookmarkStart w:id="2894" w:name="_Toc409473025"/>
      <w:bookmarkStart w:id="2895" w:name="_Toc409473640"/>
      <w:bookmarkStart w:id="2896" w:name="_Toc409474258"/>
      <w:bookmarkStart w:id="2897" w:name="_Toc409474902"/>
      <w:bookmarkStart w:id="2898" w:name="_Toc409512003"/>
      <w:bookmarkStart w:id="2899" w:name="_Toc409458126"/>
      <w:bookmarkStart w:id="2900" w:name="_Toc409458862"/>
      <w:bookmarkStart w:id="2901" w:name="_Toc409459479"/>
      <w:bookmarkStart w:id="2902" w:name="_Toc409460100"/>
      <w:bookmarkStart w:id="2903" w:name="_Toc409464958"/>
      <w:bookmarkStart w:id="2904" w:name="_Toc409465580"/>
      <w:bookmarkStart w:id="2905" w:name="_Toc409466205"/>
      <w:bookmarkStart w:id="2906" w:name="_Toc409466847"/>
      <w:bookmarkStart w:id="2907" w:name="_Toc409467475"/>
      <w:bookmarkStart w:id="2908" w:name="_Toc409468101"/>
      <w:bookmarkStart w:id="2909" w:name="_Toc409468724"/>
      <w:bookmarkStart w:id="2910" w:name="_Toc409469346"/>
      <w:bookmarkStart w:id="2911" w:name="_Toc409469966"/>
      <w:bookmarkStart w:id="2912" w:name="_Toc409470582"/>
      <w:bookmarkStart w:id="2913" w:name="_Toc409471196"/>
      <w:bookmarkStart w:id="2914" w:name="_Toc409471807"/>
      <w:bookmarkStart w:id="2915" w:name="_Toc409472417"/>
      <w:bookmarkStart w:id="2916" w:name="_Toc409473026"/>
      <w:bookmarkStart w:id="2917" w:name="_Toc409473641"/>
      <w:bookmarkStart w:id="2918" w:name="_Toc409474259"/>
      <w:bookmarkStart w:id="2919" w:name="_Toc409474903"/>
      <w:bookmarkStart w:id="2920" w:name="_Toc409512004"/>
      <w:bookmarkStart w:id="2921" w:name="_Toc409458127"/>
      <w:bookmarkStart w:id="2922" w:name="_Toc409458863"/>
      <w:bookmarkStart w:id="2923" w:name="_Toc409459480"/>
      <w:bookmarkStart w:id="2924" w:name="_Toc409460101"/>
      <w:bookmarkStart w:id="2925" w:name="_Toc409464959"/>
      <w:bookmarkStart w:id="2926" w:name="_Toc409465581"/>
      <w:bookmarkStart w:id="2927" w:name="_Toc409466206"/>
      <w:bookmarkStart w:id="2928" w:name="_Toc409466848"/>
      <w:bookmarkStart w:id="2929" w:name="_Toc409467476"/>
      <w:bookmarkStart w:id="2930" w:name="_Toc409468102"/>
      <w:bookmarkStart w:id="2931" w:name="_Toc409468725"/>
      <w:bookmarkStart w:id="2932" w:name="_Toc409469347"/>
      <w:bookmarkStart w:id="2933" w:name="_Toc409469967"/>
      <w:bookmarkStart w:id="2934" w:name="_Toc409470583"/>
      <w:bookmarkStart w:id="2935" w:name="_Toc409471197"/>
      <w:bookmarkStart w:id="2936" w:name="_Toc409471808"/>
      <w:bookmarkStart w:id="2937" w:name="_Toc409472418"/>
      <w:bookmarkStart w:id="2938" w:name="_Toc409473027"/>
      <w:bookmarkStart w:id="2939" w:name="_Toc409473642"/>
      <w:bookmarkStart w:id="2940" w:name="_Toc409474260"/>
      <w:bookmarkStart w:id="2941" w:name="_Toc409474904"/>
      <w:bookmarkStart w:id="2942" w:name="_Toc409512005"/>
      <w:bookmarkStart w:id="2943" w:name="_Toc409458128"/>
      <w:bookmarkStart w:id="2944" w:name="_Toc409458864"/>
      <w:bookmarkStart w:id="2945" w:name="_Toc409459481"/>
      <w:bookmarkStart w:id="2946" w:name="_Toc409460102"/>
      <w:bookmarkStart w:id="2947" w:name="_Toc409464960"/>
      <w:bookmarkStart w:id="2948" w:name="_Toc409465582"/>
      <w:bookmarkStart w:id="2949" w:name="_Toc409466207"/>
      <w:bookmarkStart w:id="2950" w:name="_Toc409466849"/>
      <w:bookmarkStart w:id="2951" w:name="_Toc409467477"/>
      <w:bookmarkStart w:id="2952" w:name="_Toc409468103"/>
      <w:bookmarkStart w:id="2953" w:name="_Toc409468726"/>
      <w:bookmarkStart w:id="2954" w:name="_Toc409469348"/>
      <w:bookmarkStart w:id="2955" w:name="_Toc409469968"/>
      <w:bookmarkStart w:id="2956" w:name="_Toc409470584"/>
      <w:bookmarkStart w:id="2957" w:name="_Toc409471198"/>
      <w:bookmarkStart w:id="2958" w:name="_Toc409471809"/>
      <w:bookmarkStart w:id="2959" w:name="_Toc409472419"/>
      <w:bookmarkStart w:id="2960" w:name="_Toc409473028"/>
      <w:bookmarkStart w:id="2961" w:name="_Toc409473643"/>
      <w:bookmarkStart w:id="2962" w:name="_Toc409474261"/>
      <w:bookmarkStart w:id="2963" w:name="_Toc409474905"/>
      <w:bookmarkStart w:id="2964" w:name="_Toc409512006"/>
      <w:bookmarkStart w:id="2965" w:name="_Toc409458129"/>
      <w:bookmarkStart w:id="2966" w:name="_Toc409458865"/>
      <w:bookmarkStart w:id="2967" w:name="_Toc409459482"/>
      <w:bookmarkStart w:id="2968" w:name="_Toc409460103"/>
      <w:bookmarkStart w:id="2969" w:name="_Toc409464961"/>
      <w:bookmarkStart w:id="2970" w:name="_Toc409465583"/>
      <w:bookmarkStart w:id="2971" w:name="_Toc409466208"/>
      <w:bookmarkStart w:id="2972" w:name="_Toc409466850"/>
      <w:bookmarkStart w:id="2973" w:name="_Toc409467478"/>
      <w:bookmarkStart w:id="2974" w:name="_Toc409468104"/>
      <w:bookmarkStart w:id="2975" w:name="_Toc409468727"/>
      <w:bookmarkStart w:id="2976" w:name="_Toc409469349"/>
      <w:bookmarkStart w:id="2977" w:name="_Toc409469969"/>
      <w:bookmarkStart w:id="2978" w:name="_Toc409470585"/>
      <w:bookmarkStart w:id="2979" w:name="_Toc409471199"/>
      <w:bookmarkStart w:id="2980" w:name="_Toc409471810"/>
      <w:bookmarkStart w:id="2981" w:name="_Toc409472420"/>
      <w:bookmarkStart w:id="2982" w:name="_Toc409473029"/>
      <w:bookmarkStart w:id="2983" w:name="_Toc409473644"/>
      <w:bookmarkStart w:id="2984" w:name="_Toc409474262"/>
      <w:bookmarkStart w:id="2985" w:name="_Toc409474906"/>
      <w:bookmarkStart w:id="2986" w:name="_Toc409512007"/>
      <w:bookmarkStart w:id="2987" w:name="_Toc409458130"/>
      <w:bookmarkStart w:id="2988" w:name="_Toc409458866"/>
      <w:bookmarkStart w:id="2989" w:name="_Toc409459483"/>
      <w:bookmarkStart w:id="2990" w:name="_Toc409460104"/>
      <w:bookmarkStart w:id="2991" w:name="_Toc409464962"/>
      <w:bookmarkStart w:id="2992" w:name="_Toc409465584"/>
      <w:bookmarkStart w:id="2993" w:name="_Toc409466209"/>
      <w:bookmarkStart w:id="2994" w:name="_Toc409466851"/>
      <w:bookmarkStart w:id="2995" w:name="_Toc409467479"/>
      <w:bookmarkStart w:id="2996" w:name="_Toc409468105"/>
      <w:bookmarkStart w:id="2997" w:name="_Toc409468728"/>
      <w:bookmarkStart w:id="2998" w:name="_Toc409469350"/>
      <w:bookmarkStart w:id="2999" w:name="_Toc409469970"/>
      <w:bookmarkStart w:id="3000" w:name="_Toc409470586"/>
      <w:bookmarkStart w:id="3001" w:name="_Toc409471200"/>
      <w:bookmarkStart w:id="3002" w:name="_Toc409471811"/>
      <w:bookmarkStart w:id="3003" w:name="_Toc409472421"/>
      <w:bookmarkStart w:id="3004" w:name="_Toc409473030"/>
      <w:bookmarkStart w:id="3005" w:name="_Toc409473645"/>
      <w:bookmarkStart w:id="3006" w:name="_Toc409474263"/>
      <w:bookmarkStart w:id="3007" w:name="_Toc409474907"/>
      <w:bookmarkStart w:id="3008" w:name="_Toc409512008"/>
      <w:bookmarkStart w:id="3009" w:name="_Toc409458131"/>
      <w:bookmarkStart w:id="3010" w:name="_Toc409458867"/>
      <w:bookmarkStart w:id="3011" w:name="_Toc409459484"/>
      <w:bookmarkStart w:id="3012" w:name="_Toc409460105"/>
      <w:bookmarkStart w:id="3013" w:name="_Toc409464963"/>
      <w:bookmarkStart w:id="3014" w:name="_Toc409465585"/>
      <w:bookmarkStart w:id="3015" w:name="_Toc409466210"/>
      <w:bookmarkStart w:id="3016" w:name="_Toc409466852"/>
      <w:bookmarkStart w:id="3017" w:name="_Toc409467480"/>
      <w:bookmarkStart w:id="3018" w:name="_Toc409468106"/>
      <w:bookmarkStart w:id="3019" w:name="_Toc409468729"/>
      <w:bookmarkStart w:id="3020" w:name="_Toc409469351"/>
      <w:bookmarkStart w:id="3021" w:name="_Toc409469971"/>
      <w:bookmarkStart w:id="3022" w:name="_Toc409470587"/>
      <w:bookmarkStart w:id="3023" w:name="_Toc409471201"/>
      <w:bookmarkStart w:id="3024" w:name="_Toc409471812"/>
      <w:bookmarkStart w:id="3025" w:name="_Toc409472422"/>
      <w:bookmarkStart w:id="3026" w:name="_Toc409473031"/>
      <w:bookmarkStart w:id="3027" w:name="_Toc409473646"/>
      <w:bookmarkStart w:id="3028" w:name="_Toc409474264"/>
      <w:bookmarkStart w:id="3029" w:name="_Toc409474908"/>
      <w:bookmarkStart w:id="3030" w:name="_Toc409512009"/>
      <w:bookmarkStart w:id="3031" w:name="_Toc409458132"/>
      <w:bookmarkStart w:id="3032" w:name="_Toc409458868"/>
      <w:bookmarkStart w:id="3033" w:name="_Toc409459485"/>
      <w:bookmarkStart w:id="3034" w:name="_Toc409460106"/>
      <w:bookmarkStart w:id="3035" w:name="_Toc409464964"/>
      <w:bookmarkStart w:id="3036" w:name="_Toc409465586"/>
      <w:bookmarkStart w:id="3037" w:name="_Toc409466211"/>
      <w:bookmarkStart w:id="3038" w:name="_Toc409466853"/>
      <w:bookmarkStart w:id="3039" w:name="_Toc409467481"/>
      <w:bookmarkStart w:id="3040" w:name="_Toc409468107"/>
      <w:bookmarkStart w:id="3041" w:name="_Toc409468730"/>
      <w:bookmarkStart w:id="3042" w:name="_Toc409469352"/>
      <w:bookmarkStart w:id="3043" w:name="_Toc409469972"/>
      <w:bookmarkStart w:id="3044" w:name="_Toc409470588"/>
      <w:bookmarkStart w:id="3045" w:name="_Toc409471202"/>
      <w:bookmarkStart w:id="3046" w:name="_Toc409471813"/>
      <w:bookmarkStart w:id="3047" w:name="_Toc409472423"/>
      <w:bookmarkStart w:id="3048" w:name="_Toc409473032"/>
      <w:bookmarkStart w:id="3049" w:name="_Toc409473647"/>
      <w:bookmarkStart w:id="3050" w:name="_Toc409474265"/>
      <w:bookmarkStart w:id="3051" w:name="_Toc409474909"/>
      <w:bookmarkStart w:id="3052" w:name="_Toc409512010"/>
      <w:bookmarkStart w:id="3053" w:name="_Toc409458133"/>
      <w:bookmarkStart w:id="3054" w:name="_Toc409458869"/>
      <w:bookmarkStart w:id="3055" w:name="_Toc409459486"/>
      <w:bookmarkStart w:id="3056" w:name="_Toc409460107"/>
      <w:bookmarkStart w:id="3057" w:name="_Toc409464965"/>
      <w:bookmarkStart w:id="3058" w:name="_Toc409465587"/>
      <w:bookmarkStart w:id="3059" w:name="_Toc409466212"/>
      <w:bookmarkStart w:id="3060" w:name="_Toc409466854"/>
      <w:bookmarkStart w:id="3061" w:name="_Toc409467482"/>
      <w:bookmarkStart w:id="3062" w:name="_Toc409468108"/>
      <w:bookmarkStart w:id="3063" w:name="_Toc409468731"/>
      <w:bookmarkStart w:id="3064" w:name="_Toc409469353"/>
      <w:bookmarkStart w:id="3065" w:name="_Toc409469973"/>
      <w:bookmarkStart w:id="3066" w:name="_Toc409470589"/>
      <w:bookmarkStart w:id="3067" w:name="_Toc409471203"/>
      <w:bookmarkStart w:id="3068" w:name="_Toc409471814"/>
      <w:bookmarkStart w:id="3069" w:name="_Toc409472424"/>
      <w:bookmarkStart w:id="3070" w:name="_Toc409473033"/>
      <w:bookmarkStart w:id="3071" w:name="_Toc409473648"/>
      <w:bookmarkStart w:id="3072" w:name="_Toc409474266"/>
      <w:bookmarkStart w:id="3073" w:name="_Toc409474910"/>
      <w:bookmarkStart w:id="3074" w:name="_Toc409512011"/>
      <w:bookmarkStart w:id="3075" w:name="_Toc409458134"/>
      <w:bookmarkStart w:id="3076" w:name="_Toc409458870"/>
      <w:bookmarkStart w:id="3077" w:name="_Toc409459487"/>
      <w:bookmarkStart w:id="3078" w:name="_Toc409460108"/>
      <w:bookmarkStart w:id="3079" w:name="_Toc409464966"/>
      <w:bookmarkStart w:id="3080" w:name="_Toc409465588"/>
      <w:bookmarkStart w:id="3081" w:name="_Toc409466213"/>
      <w:bookmarkStart w:id="3082" w:name="_Toc409466855"/>
      <w:bookmarkStart w:id="3083" w:name="_Toc409467483"/>
      <w:bookmarkStart w:id="3084" w:name="_Toc409468109"/>
      <w:bookmarkStart w:id="3085" w:name="_Toc409468732"/>
      <w:bookmarkStart w:id="3086" w:name="_Toc409469354"/>
      <w:bookmarkStart w:id="3087" w:name="_Toc409469974"/>
      <w:bookmarkStart w:id="3088" w:name="_Toc409470590"/>
      <w:bookmarkStart w:id="3089" w:name="_Toc409471204"/>
      <w:bookmarkStart w:id="3090" w:name="_Toc409471815"/>
      <w:bookmarkStart w:id="3091" w:name="_Toc409472425"/>
      <w:bookmarkStart w:id="3092" w:name="_Toc409473034"/>
      <w:bookmarkStart w:id="3093" w:name="_Toc409473649"/>
      <w:bookmarkStart w:id="3094" w:name="_Toc409474267"/>
      <w:bookmarkStart w:id="3095" w:name="_Toc409474911"/>
      <w:bookmarkStart w:id="3096" w:name="_Toc409512012"/>
      <w:bookmarkStart w:id="3097" w:name="_Toc409458135"/>
      <w:bookmarkStart w:id="3098" w:name="_Toc409458871"/>
      <w:bookmarkStart w:id="3099" w:name="_Toc409459488"/>
      <w:bookmarkStart w:id="3100" w:name="_Toc409460109"/>
      <w:bookmarkStart w:id="3101" w:name="_Toc409464967"/>
      <w:bookmarkStart w:id="3102" w:name="_Toc409465589"/>
      <w:bookmarkStart w:id="3103" w:name="_Toc409466214"/>
      <w:bookmarkStart w:id="3104" w:name="_Toc409466856"/>
      <w:bookmarkStart w:id="3105" w:name="_Toc409467484"/>
      <w:bookmarkStart w:id="3106" w:name="_Toc409468110"/>
      <w:bookmarkStart w:id="3107" w:name="_Toc409468733"/>
      <w:bookmarkStart w:id="3108" w:name="_Toc409469355"/>
      <w:bookmarkStart w:id="3109" w:name="_Toc409469975"/>
      <w:bookmarkStart w:id="3110" w:name="_Toc409470591"/>
      <w:bookmarkStart w:id="3111" w:name="_Toc409471205"/>
      <w:bookmarkStart w:id="3112" w:name="_Toc409471816"/>
      <w:bookmarkStart w:id="3113" w:name="_Toc409472426"/>
      <w:bookmarkStart w:id="3114" w:name="_Toc409473035"/>
      <w:bookmarkStart w:id="3115" w:name="_Toc409473650"/>
      <w:bookmarkStart w:id="3116" w:name="_Toc409474268"/>
      <w:bookmarkStart w:id="3117" w:name="_Toc409474912"/>
      <w:bookmarkStart w:id="3118" w:name="_Toc409512013"/>
      <w:bookmarkStart w:id="3119" w:name="_Toc409458136"/>
      <w:bookmarkStart w:id="3120" w:name="_Toc409458872"/>
      <w:bookmarkStart w:id="3121" w:name="_Toc409459489"/>
      <w:bookmarkStart w:id="3122" w:name="_Toc409460110"/>
      <w:bookmarkStart w:id="3123" w:name="_Toc409464968"/>
      <w:bookmarkStart w:id="3124" w:name="_Toc409465590"/>
      <w:bookmarkStart w:id="3125" w:name="_Toc409466215"/>
      <w:bookmarkStart w:id="3126" w:name="_Toc409466857"/>
      <w:bookmarkStart w:id="3127" w:name="_Toc409467485"/>
      <w:bookmarkStart w:id="3128" w:name="_Toc409468111"/>
      <w:bookmarkStart w:id="3129" w:name="_Toc409468734"/>
      <w:bookmarkStart w:id="3130" w:name="_Toc409469356"/>
      <w:bookmarkStart w:id="3131" w:name="_Toc409469976"/>
      <w:bookmarkStart w:id="3132" w:name="_Toc409470592"/>
      <w:bookmarkStart w:id="3133" w:name="_Toc409471206"/>
      <w:bookmarkStart w:id="3134" w:name="_Toc409471817"/>
      <w:bookmarkStart w:id="3135" w:name="_Toc409472427"/>
      <w:bookmarkStart w:id="3136" w:name="_Toc409473036"/>
      <w:bookmarkStart w:id="3137" w:name="_Toc409473651"/>
      <w:bookmarkStart w:id="3138" w:name="_Toc409474269"/>
      <w:bookmarkStart w:id="3139" w:name="_Toc409474913"/>
      <w:bookmarkStart w:id="3140" w:name="_Toc409512014"/>
      <w:bookmarkStart w:id="3141" w:name="_Toc409458137"/>
      <w:bookmarkStart w:id="3142" w:name="_Toc409458873"/>
      <w:bookmarkStart w:id="3143" w:name="_Toc409459490"/>
      <w:bookmarkStart w:id="3144" w:name="_Toc409460111"/>
      <w:bookmarkStart w:id="3145" w:name="_Toc409464969"/>
      <w:bookmarkStart w:id="3146" w:name="_Toc409465591"/>
      <w:bookmarkStart w:id="3147" w:name="_Toc409466216"/>
      <w:bookmarkStart w:id="3148" w:name="_Toc409466858"/>
      <w:bookmarkStart w:id="3149" w:name="_Toc409467486"/>
      <w:bookmarkStart w:id="3150" w:name="_Toc409468112"/>
      <w:bookmarkStart w:id="3151" w:name="_Toc409468735"/>
      <w:bookmarkStart w:id="3152" w:name="_Toc409469357"/>
      <w:bookmarkStart w:id="3153" w:name="_Toc409469977"/>
      <w:bookmarkStart w:id="3154" w:name="_Toc409470593"/>
      <w:bookmarkStart w:id="3155" w:name="_Toc409471207"/>
      <w:bookmarkStart w:id="3156" w:name="_Toc409471818"/>
      <w:bookmarkStart w:id="3157" w:name="_Toc409472428"/>
      <w:bookmarkStart w:id="3158" w:name="_Toc409473037"/>
      <w:bookmarkStart w:id="3159" w:name="_Toc409473652"/>
      <w:bookmarkStart w:id="3160" w:name="_Toc409474270"/>
      <w:bookmarkStart w:id="3161" w:name="_Toc409474914"/>
      <w:bookmarkStart w:id="3162" w:name="_Toc409512015"/>
      <w:bookmarkStart w:id="3163" w:name="_Toc409458138"/>
      <w:bookmarkStart w:id="3164" w:name="_Toc409458874"/>
      <w:bookmarkStart w:id="3165" w:name="_Toc409459491"/>
      <w:bookmarkStart w:id="3166" w:name="_Toc409460112"/>
      <w:bookmarkStart w:id="3167" w:name="_Toc409464970"/>
      <w:bookmarkStart w:id="3168" w:name="_Toc409465592"/>
      <w:bookmarkStart w:id="3169" w:name="_Toc409466217"/>
      <w:bookmarkStart w:id="3170" w:name="_Toc409466859"/>
      <w:bookmarkStart w:id="3171" w:name="_Toc409467487"/>
      <w:bookmarkStart w:id="3172" w:name="_Toc409468113"/>
      <w:bookmarkStart w:id="3173" w:name="_Toc409468736"/>
      <w:bookmarkStart w:id="3174" w:name="_Toc409469358"/>
      <w:bookmarkStart w:id="3175" w:name="_Toc409469978"/>
      <w:bookmarkStart w:id="3176" w:name="_Toc409470594"/>
      <w:bookmarkStart w:id="3177" w:name="_Toc409471208"/>
      <w:bookmarkStart w:id="3178" w:name="_Toc409471819"/>
      <w:bookmarkStart w:id="3179" w:name="_Toc409472429"/>
      <w:bookmarkStart w:id="3180" w:name="_Toc409473038"/>
      <w:bookmarkStart w:id="3181" w:name="_Toc409473653"/>
      <w:bookmarkStart w:id="3182" w:name="_Toc409474271"/>
      <w:bookmarkStart w:id="3183" w:name="_Toc409474915"/>
      <w:bookmarkStart w:id="3184" w:name="_Toc409512016"/>
      <w:bookmarkStart w:id="3185" w:name="_Toc409458139"/>
      <w:bookmarkStart w:id="3186" w:name="_Toc409458875"/>
      <w:bookmarkStart w:id="3187" w:name="_Toc409459492"/>
      <w:bookmarkStart w:id="3188" w:name="_Toc409460113"/>
      <w:bookmarkStart w:id="3189" w:name="_Toc409464971"/>
      <w:bookmarkStart w:id="3190" w:name="_Toc409465593"/>
      <w:bookmarkStart w:id="3191" w:name="_Toc409466218"/>
      <w:bookmarkStart w:id="3192" w:name="_Toc409466860"/>
      <w:bookmarkStart w:id="3193" w:name="_Toc409467488"/>
      <w:bookmarkStart w:id="3194" w:name="_Toc409468114"/>
      <w:bookmarkStart w:id="3195" w:name="_Toc409468737"/>
      <w:bookmarkStart w:id="3196" w:name="_Toc409469359"/>
      <w:bookmarkStart w:id="3197" w:name="_Toc409469979"/>
      <w:bookmarkStart w:id="3198" w:name="_Toc409470595"/>
      <w:bookmarkStart w:id="3199" w:name="_Toc409471209"/>
      <w:bookmarkStart w:id="3200" w:name="_Toc409471820"/>
      <w:bookmarkStart w:id="3201" w:name="_Toc409472430"/>
      <w:bookmarkStart w:id="3202" w:name="_Toc409473039"/>
      <w:bookmarkStart w:id="3203" w:name="_Toc409473654"/>
      <w:bookmarkStart w:id="3204" w:name="_Toc409474272"/>
      <w:bookmarkStart w:id="3205" w:name="_Toc409474916"/>
      <w:bookmarkStart w:id="3206" w:name="_Toc409512017"/>
      <w:bookmarkStart w:id="3207" w:name="_Toc409458140"/>
      <w:bookmarkStart w:id="3208" w:name="_Toc409458876"/>
      <w:bookmarkStart w:id="3209" w:name="_Toc409459493"/>
      <w:bookmarkStart w:id="3210" w:name="_Toc409460114"/>
      <w:bookmarkStart w:id="3211" w:name="_Toc409464972"/>
      <w:bookmarkStart w:id="3212" w:name="_Toc409465594"/>
      <w:bookmarkStart w:id="3213" w:name="_Toc409466219"/>
      <w:bookmarkStart w:id="3214" w:name="_Toc409466861"/>
      <w:bookmarkStart w:id="3215" w:name="_Toc409467489"/>
      <w:bookmarkStart w:id="3216" w:name="_Toc409468115"/>
      <w:bookmarkStart w:id="3217" w:name="_Toc409468738"/>
      <w:bookmarkStart w:id="3218" w:name="_Toc409469360"/>
      <w:bookmarkStart w:id="3219" w:name="_Toc409469980"/>
      <w:bookmarkStart w:id="3220" w:name="_Toc409470596"/>
      <w:bookmarkStart w:id="3221" w:name="_Toc409471210"/>
      <w:bookmarkStart w:id="3222" w:name="_Toc409471821"/>
      <w:bookmarkStart w:id="3223" w:name="_Toc409472431"/>
      <w:bookmarkStart w:id="3224" w:name="_Toc409473040"/>
      <w:bookmarkStart w:id="3225" w:name="_Toc409473655"/>
      <w:bookmarkStart w:id="3226" w:name="_Toc409474273"/>
      <w:bookmarkStart w:id="3227" w:name="_Toc409474917"/>
      <w:bookmarkStart w:id="3228" w:name="_Toc409512018"/>
      <w:bookmarkStart w:id="3229" w:name="_Toc409458141"/>
      <w:bookmarkStart w:id="3230" w:name="_Toc409458877"/>
      <w:bookmarkStart w:id="3231" w:name="_Toc409459494"/>
      <w:bookmarkStart w:id="3232" w:name="_Toc409460115"/>
      <w:bookmarkStart w:id="3233" w:name="_Toc409464973"/>
      <w:bookmarkStart w:id="3234" w:name="_Toc409465595"/>
      <w:bookmarkStart w:id="3235" w:name="_Toc409466220"/>
      <w:bookmarkStart w:id="3236" w:name="_Toc409466862"/>
      <w:bookmarkStart w:id="3237" w:name="_Toc409467490"/>
      <w:bookmarkStart w:id="3238" w:name="_Toc409468116"/>
      <w:bookmarkStart w:id="3239" w:name="_Toc409468739"/>
      <w:bookmarkStart w:id="3240" w:name="_Toc409469361"/>
      <w:bookmarkStart w:id="3241" w:name="_Toc409469981"/>
      <w:bookmarkStart w:id="3242" w:name="_Toc409470597"/>
      <w:bookmarkStart w:id="3243" w:name="_Toc409471211"/>
      <w:bookmarkStart w:id="3244" w:name="_Toc409471822"/>
      <w:bookmarkStart w:id="3245" w:name="_Toc409472432"/>
      <w:bookmarkStart w:id="3246" w:name="_Toc409473041"/>
      <w:bookmarkStart w:id="3247" w:name="_Toc409473656"/>
      <w:bookmarkStart w:id="3248" w:name="_Toc409474274"/>
      <w:bookmarkStart w:id="3249" w:name="_Toc409474918"/>
      <w:bookmarkStart w:id="3250" w:name="_Toc409512019"/>
      <w:bookmarkStart w:id="3251" w:name="_Toc409458142"/>
      <w:bookmarkStart w:id="3252" w:name="_Toc409458878"/>
      <w:bookmarkStart w:id="3253" w:name="_Toc409459495"/>
      <w:bookmarkStart w:id="3254" w:name="_Toc409460116"/>
      <w:bookmarkStart w:id="3255" w:name="_Toc409464974"/>
      <w:bookmarkStart w:id="3256" w:name="_Toc409465596"/>
      <w:bookmarkStart w:id="3257" w:name="_Toc409466221"/>
      <w:bookmarkStart w:id="3258" w:name="_Toc409466863"/>
      <w:bookmarkStart w:id="3259" w:name="_Toc409467491"/>
      <w:bookmarkStart w:id="3260" w:name="_Toc409468117"/>
      <w:bookmarkStart w:id="3261" w:name="_Toc409468740"/>
      <w:bookmarkStart w:id="3262" w:name="_Toc409469362"/>
      <w:bookmarkStart w:id="3263" w:name="_Toc409469982"/>
      <w:bookmarkStart w:id="3264" w:name="_Toc409470598"/>
      <w:bookmarkStart w:id="3265" w:name="_Toc409471212"/>
      <w:bookmarkStart w:id="3266" w:name="_Toc409471823"/>
      <w:bookmarkStart w:id="3267" w:name="_Toc409472433"/>
      <w:bookmarkStart w:id="3268" w:name="_Toc409473042"/>
      <w:bookmarkStart w:id="3269" w:name="_Toc409473657"/>
      <w:bookmarkStart w:id="3270" w:name="_Toc409474275"/>
      <w:bookmarkStart w:id="3271" w:name="_Toc409474919"/>
      <w:bookmarkStart w:id="3272" w:name="_Toc409512020"/>
      <w:bookmarkStart w:id="3273" w:name="_Toc409458143"/>
      <w:bookmarkStart w:id="3274" w:name="_Toc409458879"/>
      <w:bookmarkStart w:id="3275" w:name="_Toc409459496"/>
      <w:bookmarkStart w:id="3276" w:name="_Toc409460117"/>
      <w:bookmarkStart w:id="3277" w:name="_Toc409464975"/>
      <w:bookmarkStart w:id="3278" w:name="_Toc409465597"/>
      <w:bookmarkStart w:id="3279" w:name="_Toc409466222"/>
      <w:bookmarkStart w:id="3280" w:name="_Toc409466864"/>
      <w:bookmarkStart w:id="3281" w:name="_Toc409467492"/>
      <w:bookmarkStart w:id="3282" w:name="_Toc409468118"/>
      <w:bookmarkStart w:id="3283" w:name="_Toc409468741"/>
      <w:bookmarkStart w:id="3284" w:name="_Toc409469363"/>
      <w:bookmarkStart w:id="3285" w:name="_Toc409469983"/>
      <w:bookmarkStart w:id="3286" w:name="_Toc409470599"/>
      <w:bookmarkStart w:id="3287" w:name="_Toc409471213"/>
      <w:bookmarkStart w:id="3288" w:name="_Toc409471824"/>
      <w:bookmarkStart w:id="3289" w:name="_Toc409472434"/>
      <w:bookmarkStart w:id="3290" w:name="_Toc409473043"/>
      <w:bookmarkStart w:id="3291" w:name="_Toc409473658"/>
      <w:bookmarkStart w:id="3292" w:name="_Toc409474276"/>
      <w:bookmarkStart w:id="3293" w:name="_Toc409474920"/>
      <w:bookmarkStart w:id="3294" w:name="_Toc409512021"/>
      <w:bookmarkStart w:id="3295" w:name="_Toc409458144"/>
      <w:bookmarkStart w:id="3296" w:name="_Toc409458880"/>
      <w:bookmarkStart w:id="3297" w:name="_Toc409459497"/>
      <w:bookmarkStart w:id="3298" w:name="_Toc409460118"/>
      <w:bookmarkStart w:id="3299" w:name="_Toc409464976"/>
      <w:bookmarkStart w:id="3300" w:name="_Toc409465598"/>
      <w:bookmarkStart w:id="3301" w:name="_Toc409466223"/>
      <w:bookmarkStart w:id="3302" w:name="_Toc409466865"/>
      <w:bookmarkStart w:id="3303" w:name="_Toc409467493"/>
      <w:bookmarkStart w:id="3304" w:name="_Toc409468119"/>
      <w:bookmarkStart w:id="3305" w:name="_Toc409468742"/>
      <w:bookmarkStart w:id="3306" w:name="_Toc409469364"/>
      <w:bookmarkStart w:id="3307" w:name="_Toc409469984"/>
      <w:bookmarkStart w:id="3308" w:name="_Toc409470600"/>
      <w:bookmarkStart w:id="3309" w:name="_Toc409471214"/>
      <w:bookmarkStart w:id="3310" w:name="_Toc409471825"/>
      <w:bookmarkStart w:id="3311" w:name="_Toc409472435"/>
      <w:bookmarkStart w:id="3312" w:name="_Toc409473044"/>
      <w:bookmarkStart w:id="3313" w:name="_Toc409473659"/>
      <w:bookmarkStart w:id="3314" w:name="_Toc409474277"/>
      <w:bookmarkStart w:id="3315" w:name="_Toc409474921"/>
      <w:bookmarkStart w:id="3316" w:name="_Toc409512022"/>
      <w:bookmarkStart w:id="3317" w:name="_Toc409458145"/>
      <w:bookmarkStart w:id="3318" w:name="_Toc409458881"/>
      <w:bookmarkStart w:id="3319" w:name="_Toc409459498"/>
      <w:bookmarkStart w:id="3320" w:name="_Toc409460119"/>
      <w:bookmarkStart w:id="3321" w:name="_Toc409464977"/>
      <w:bookmarkStart w:id="3322" w:name="_Toc409465599"/>
      <w:bookmarkStart w:id="3323" w:name="_Toc409466224"/>
      <w:bookmarkStart w:id="3324" w:name="_Toc409466866"/>
      <w:bookmarkStart w:id="3325" w:name="_Toc409467494"/>
      <w:bookmarkStart w:id="3326" w:name="_Toc409468120"/>
      <w:bookmarkStart w:id="3327" w:name="_Toc409468743"/>
      <w:bookmarkStart w:id="3328" w:name="_Toc409469365"/>
      <w:bookmarkStart w:id="3329" w:name="_Toc409469985"/>
      <w:bookmarkStart w:id="3330" w:name="_Toc409470601"/>
      <w:bookmarkStart w:id="3331" w:name="_Toc409471215"/>
      <w:bookmarkStart w:id="3332" w:name="_Toc409471826"/>
      <w:bookmarkStart w:id="3333" w:name="_Toc409472436"/>
      <w:bookmarkStart w:id="3334" w:name="_Toc409473045"/>
      <w:bookmarkStart w:id="3335" w:name="_Toc409473660"/>
      <w:bookmarkStart w:id="3336" w:name="_Toc409474278"/>
      <w:bookmarkStart w:id="3337" w:name="_Toc409474922"/>
      <w:bookmarkStart w:id="3338" w:name="_Toc409512023"/>
      <w:bookmarkStart w:id="3339" w:name="_Toc409458146"/>
      <w:bookmarkStart w:id="3340" w:name="_Toc409458882"/>
      <w:bookmarkStart w:id="3341" w:name="_Toc409459499"/>
      <w:bookmarkStart w:id="3342" w:name="_Toc409460120"/>
      <w:bookmarkStart w:id="3343" w:name="_Toc409464978"/>
      <w:bookmarkStart w:id="3344" w:name="_Toc409465600"/>
      <w:bookmarkStart w:id="3345" w:name="_Toc409466225"/>
      <w:bookmarkStart w:id="3346" w:name="_Toc409466867"/>
      <w:bookmarkStart w:id="3347" w:name="_Toc409467495"/>
      <w:bookmarkStart w:id="3348" w:name="_Toc409468121"/>
      <w:bookmarkStart w:id="3349" w:name="_Toc409468744"/>
      <w:bookmarkStart w:id="3350" w:name="_Toc409469366"/>
      <w:bookmarkStart w:id="3351" w:name="_Toc409469986"/>
      <w:bookmarkStart w:id="3352" w:name="_Toc409470602"/>
      <w:bookmarkStart w:id="3353" w:name="_Toc409471216"/>
      <w:bookmarkStart w:id="3354" w:name="_Toc409471827"/>
      <w:bookmarkStart w:id="3355" w:name="_Toc409472437"/>
      <w:bookmarkStart w:id="3356" w:name="_Toc409473046"/>
      <w:bookmarkStart w:id="3357" w:name="_Toc409473661"/>
      <w:bookmarkStart w:id="3358" w:name="_Toc409474279"/>
      <w:bookmarkStart w:id="3359" w:name="_Toc409474923"/>
      <w:bookmarkStart w:id="3360" w:name="_Toc409512024"/>
      <w:bookmarkStart w:id="3361" w:name="_Toc409458147"/>
      <w:bookmarkStart w:id="3362" w:name="_Toc409458883"/>
      <w:bookmarkStart w:id="3363" w:name="_Toc409459500"/>
      <w:bookmarkStart w:id="3364" w:name="_Toc409460121"/>
      <w:bookmarkStart w:id="3365" w:name="_Toc409464979"/>
      <w:bookmarkStart w:id="3366" w:name="_Toc409465601"/>
      <w:bookmarkStart w:id="3367" w:name="_Toc409466226"/>
      <w:bookmarkStart w:id="3368" w:name="_Toc409466868"/>
      <w:bookmarkStart w:id="3369" w:name="_Toc409467496"/>
      <w:bookmarkStart w:id="3370" w:name="_Toc409468122"/>
      <w:bookmarkStart w:id="3371" w:name="_Toc409468745"/>
      <w:bookmarkStart w:id="3372" w:name="_Toc409469367"/>
      <w:bookmarkStart w:id="3373" w:name="_Toc409469987"/>
      <w:bookmarkStart w:id="3374" w:name="_Toc409470603"/>
      <w:bookmarkStart w:id="3375" w:name="_Toc409471217"/>
      <w:bookmarkStart w:id="3376" w:name="_Toc409471828"/>
      <w:bookmarkStart w:id="3377" w:name="_Toc409472438"/>
      <w:bookmarkStart w:id="3378" w:name="_Toc409473047"/>
      <w:bookmarkStart w:id="3379" w:name="_Toc409473662"/>
      <w:bookmarkStart w:id="3380" w:name="_Toc409474280"/>
      <w:bookmarkStart w:id="3381" w:name="_Toc409474924"/>
      <w:bookmarkStart w:id="3382" w:name="_Toc409512025"/>
      <w:bookmarkStart w:id="3383" w:name="_Toc409458148"/>
      <w:bookmarkStart w:id="3384" w:name="_Toc409458884"/>
      <w:bookmarkStart w:id="3385" w:name="_Toc409459501"/>
      <w:bookmarkStart w:id="3386" w:name="_Toc409460122"/>
      <w:bookmarkStart w:id="3387" w:name="_Toc409464980"/>
      <w:bookmarkStart w:id="3388" w:name="_Toc409465602"/>
      <w:bookmarkStart w:id="3389" w:name="_Toc409466227"/>
      <w:bookmarkStart w:id="3390" w:name="_Toc409466869"/>
      <w:bookmarkStart w:id="3391" w:name="_Toc409467497"/>
      <w:bookmarkStart w:id="3392" w:name="_Toc409468123"/>
      <w:bookmarkStart w:id="3393" w:name="_Toc409468746"/>
      <w:bookmarkStart w:id="3394" w:name="_Toc409469368"/>
      <w:bookmarkStart w:id="3395" w:name="_Toc409469988"/>
      <w:bookmarkStart w:id="3396" w:name="_Toc409470604"/>
      <w:bookmarkStart w:id="3397" w:name="_Toc409471218"/>
      <w:bookmarkStart w:id="3398" w:name="_Toc409471829"/>
      <w:bookmarkStart w:id="3399" w:name="_Toc409472439"/>
      <w:bookmarkStart w:id="3400" w:name="_Toc409473048"/>
      <w:bookmarkStart w:id="3401" w:name="_Toc409473663"/>
      <w:bookmarkStart w:id="3402" w:name="_Toc409474281"/>
      <w:bookmarkStart w:id="3403" w:name="_Toc409474925"/>
      <w:bookmarkStart w:id="3404" w:name="_Toc409512026"/>
      <w:bookmarkStart w:id="3405" w:name="_Toc409458149"/>
      <w:bookmarkStart w:id="3406" w:name="_Toc409458885"/>
      <w:bookmarkStart w:id="3407" w:name="_Toc409459502"/>
      <w:bookmarkStart w:id="3408" w:name="_Toc409460123"/>
      <w:bookmarkStart w:id="3409" w:name="_Toc409464981"/>
      <w:bookmarkStart w:id="3410" w:name="_Toc409465603"/>
      <w:bookmarkStart w:id="3411" w:name="_Toc409466228"/>
      <w:bookmarkStart w:id="3412" w:name="_Toc409466870"/>
      <w:bookmarkStart w:id="3413" w:name="_Toc409467498"/>
      <w:bookmarkStart w:id="3414" w:name="_Toc409468124"/>
      <w:bookmarkStart w:id="3415" w:name="_Toc409468747"/>
      <w:bookmarkStart w:id="3416" w:name="_Toc409469369"/>
      <w:bookmarkStart w:id="3417" w:name="_Toc409469989"/>
      <w:bookmarkStart w:id="3418" w:name="_Toc409470605"/>
      <w:bookmarkStart w:id="3419" w:name="_Toc409471219"/>
      <w:bookmarkStart w:id="3420" w:name="_Toc409471830"/>
      <w:bookmarkStart w:id="3421" w:name="_Toc409472440"/>
      <w:bookmarkStart w:id="3422" w:name="_Toc409473049"/>
      <w:bookmarkStart w:id="3423" w:name="_Toc409473664"/>
      <w:bookmarkStart w:id="3424" w:name="_Toc409474282"/>
      <w:bookmarkStart w:id="3425" w:name="_Toc409474926"/>
      <w:bookmarkStart w:id="3426" w:name="_Toc409512027"/>
      <w:bookmarkStart w:id="3427" w:name="_Toc409458150"/>
      <w:bookmarkStart w:id="3428" w:name="_Toc409458886"/>
      <w:bookmarkStart w:id="3429" w:name="_Toc409459503"/>
      <w:bookmarkStart w:id="3430" w:name="_Toc409460124"/>
      <w:bookmarkStart w:id="3431" w:name="_Toc409464982"/>
      <w:bookmarkStart w:id="3432" w:name="_Toc409465604"/>
      <w:bookmarkStart w:id="3433" w:name="_Toc409466229"/>
      <w:bookmarkStart w:id="3434" w:name="_Toc409466871"/>
      <w:bookmarkStart w:id="3435" w:name="_Toc409467499"/>
      <w:bookmarkStart w:id="3436" w:name="_Toc409468125"/>
      <w:bookmarkStart w:id="3437" w:name="_Toc409468748"/>
      <w:bookmarkStart w:id="3438" w:name="_Toc409469370"/>
      <w:bookmarkStart w:id="3439" w:name="_Toc409469990"/>
      <w:bookmarkStart w:id="3440" w:name="_Toc409470606"/>
      <w:bookmarkStart w:id="3441" w:name="_Toc409471220"/>
      <w:bookmarkStart w:id="3442" w:name="_Toc409471831"/>
      <w:bookmarkStart w:id="3443" w:name="_Toc409472441"/>
      <w:bookmarkStart w:id="3444" w:name="_Toc409473050"/>
      <w:bookmarkStart w:id="3445" w:name="_Toc409473665"/>
      <w:bookmarkStart w:id="3446" w:name="_Toc409474283"/>
      <w:bookmarkStart w:id="3447" w:name="_Toc409474927"/>
      <w:bookmarkStart w:id="3448" w:name="_Toc409512028"/>
      <w:bookmarkStart w:id="3449" w:name="_Toc409458151"/>
      <w:bookmarkStart w:id="3450" w:name="_Toc409458887"/>
      <w:bookmarkStart w:id="3451" w:name="_Toc409459504"/>
      <w:bookmarkStart w:id="3452" w:name="_Toc409460125"/>
      <w:bookmarkStart w:id="3453" w:name="_Toc409464983"/>
      <w:bookmarkStart w:id="3454" w:name="_Toc409465605"/>
      <w:bookmarkStart w:id="3455" w:name="_Toc409466230"/>
      <w:bookmarkStart w:id="3456" w:name="_Toc409466872"/>
      <w:bookmarkStart w:id="3457" w:name="_Toc409467500"/>
      <w:bookmarkStart w:id="3458" w:name="_Toc409468126"/>
      <w:bookmarkStart w:id="3459" w:name="_Toc409468749"/>
      <w:bookmarkStart w:id="3460" w:name="_Toc409469371"/>
      <w:bookmarkStart w:id="3461" w:name="_Toc409469991"/>
      <w:bookmarkStart w:id="3462" w:name="_Toc409470607"/>
      <w:bookmarkStart w:id="3463" w:name="_Toc409471221"/>
      <w:bookmarkStart w:id="3464" w:name="_Toc409471832"/>
      <w:bookmarkStart w:id="3465" w:name="_Toc409472442"/>
      <w:bookmarkStart w:id="3466" w:name="_Toc409473051"/>
      <w:bookmarkStart w:id="3467" w:name="_Toc409473666"/>
      <w:bookmarkStart w:id="3468" w:name="_Toc409474284"/>
      <w:bookmarkStart w:id="3469" w:name="_Toc409474928"/>
      <w:bookmarkStart w:id="3470" w:name="_Toc409512029"/>
      <w:bookmarkStart w:id="3471" w:name="_Toc409458152"/>
      <w:bookmarkStart w:id="3472" w:name="_Toc409458888"/>
      <w:bookmarkStart w:id="3473" w:name="_Toc409459505"/>
      <w:bookmarkStart w:id="3474" w:name="_Toc409460126"/>
      <w:bookmarkStart w:id="3475" w:name="_Toc409464984"/>
      <w:bookmarkStart w:id="3476" w:name="_Toc409465606"/>
      <w:bookmarkStart w:id="3477" w:name="_Toc409466231"/>
      <w:bookmarkStart w:id="3478" w:name="_Toc409466873"/>
      <w:bookmarkStart w:id="3479" w:name="_Toc409467501"/>
      <w:bookmarkStart w:id="3480" w:name="_Toc409468127"/>
      <w:bookmarkStart w:id="3481" w:name="_Toc409468750"/>
      <w:bookmarkStart w:id="3482" w:name="_Toc409469372"/>
      <w:bookmarkStart w:id="3483" w:name="_Toc409469992"/>
      <w:bookmarkStart w:id="3484" w:name="_Toc409470608"/>
      <w:bookmarkStart w:id="3485" w:name="_Toc409471222"/>
      <w:bookmarkStart w:id="3486" w:name="_Toc409471833"/>
      <w:bookmarkStart w:id="3487" w:name="_Toc409472443"/>
      <w:bookmarkStart w:id="3488" w:name="_Toc409473052"/>
      <w:bookmarkStart w:id="3489" w:name="_Toc409473667"/>
      <w:bookmarkStart w:id="3490" w:name="_Toc409474285"/>
      <w:bookmarkStart w:id="3491" w:name="_Toc409474929"/>
      <w:bookmarkStart w:id="3492" w:name="_Toc409512030"/>
      <w:bookmarkStart w:id="3493" w:name="_Toc409458153"/>
      <w:bookmarkStart w:id="3494" w:name="_Toc409458889"/>
      <w:bookmarkStart w:id="3495" w:name="_Toc409459506"/>
      <w:bookmarkStart w:id="3496" w:name="_Toc409460127"/>
      <w:bookmarkStart w:id="3497" w:name="_Toc409464985"/>
      <w:bookmarkStart w:id="3498" w:name="_Toc409465607"/>
      <w:bookmarkStart w:id="3499" w:name="_Toc409466232"/>
      <w:bookmarkStart w:id="3500" w:name="_Toc409466874"/>
      <w:bookmarkStart w:id="3501" w:name="_Toc409467502"/>
      <w:bookmarkStart w:id="3502" w:name="_Toc409468128"/>
      <w:bookmarkStart w:id="3503" w:name="_Toc409468751"/>
      <w:bookmarkStart w:id="3504" w:name="_Toc409469373"/>
      <w:bookmarkStart w:id="3505" w:name="_Toc409469993"/>
      <w:bookmarkStart w:id="3506" w:name="_Toc409470609"/>
      <w:bookmarkStart w:id="3507" w:name="_Toc409471223"/>
      <w:bookmarkStart w:id="3508" w:name="_Toc409471834"/>
      <w:bookmarkStart w:id="3509" w:name="_Toc409472444"/>
      <w:bookmarkStart w:id="3510" w:name="_Toc409473053"/>
      <w:bookmarkStart w:id="3511" w:name="_Toc409473668"/>
      <w:bookmarkStart w:id="3512" w:name="_Toc409474286"/>
      <w:bookmarkStart w:id="3513" w:name="_Toc409474930"/>
      <w:bookmarkStart w:id="3514" w:name="_Toc409512031"/>
      <w:bookmarkStart w:id="3515" w:name="_Toc409458154"/>
      <w:bookmarkStart w:id="3516" w:name="_Toc409458890"/>
      <w:bookmarkStart w:id="3517" w:name="_Toc409459507"/>
      <w:bookmarkStart w:id="3518" w:name="_Toc409460128"/>
      <w:bookmarkStart w:id="3519" w:name="_Toc409464986"/>
      <w:bookmarkStart w:id="3520" w:name="_Toc409465608"/>
      <w:bookmarkStart w:id="3521" w:name="_Toc409466233"/>
      <w:bookmarkStart w:id="3522" w:name="_Toc409466875"/>
      <w:bookmarkStart w:id="3523" w:name="_Toc409467503"/>
      <w:bookmarkStart w:id="3524" w:name="_Toc409468129"/>
      <w:bookmarkStart w:id="3525" w:name="_Toc409468752"/>
      <w:bookmarkStart w:id="3526" w:name="_Toc409469374"/>
      <w:bookmarkStart w:id="3527" w:name="_Toc409469994"/>
      <w:bookmarkStart w:id="3528" w:name="_Toc409470610"/>
      <w:bookmarkStart w:id="3529" w:name="_Toc409471224"/>
      <w:bookmarkStart w:id="3530" w:name="_Toc409471835"/>
      <w:bookmarkStart w:id="3531" w:name="_Toc409472445"/>
      <w:bookmarkStart w:id="3532" w:name="_Toc409473054"/>
      <w:bookmarkStart w:id="3533" w:name="_Toc409473669"/>
      <w:bookmarkStart w:id="3534" w:name="_Toc409474287"/>
      <w:bookmarkStart w:id="3535" w:name="_Toc409474931"/>
      <w:bookmarkStart w:id="3536" w:name="_Toc409512032"/>
      <w:bookmarkStart w:id="3537" w:name="_Toc409458155"/>
      <w:bookmarkStart w:id="3538" w:name="_Toc409458891"/>
      <w:bookmarkStart w:id="3539" w:name="_Toc409459508"/>
      <w:bookmarkStart w:id="3540" w:name="_Toc409460129"/>
      <w:bookmarkStart w:id="3541" w:name="_Toc409464987"/>
      <w:bookmarkStart w:id="3542" w:name="_Toc409465609"/>
      <w:bookmarkStart w:id="3543" w:name="_Toc409466234"/>
      <w:bookmarkStart w:id="3544" w:name="_Toc409466876"/>
      <w:bookmarkStart w:id="3545" w:name="_Toc409467504"/>
      <w:bookmarkStart w:id="3546" w:name="_Toc409468130"/>
      <w:bookmarkStart w:id="3547" w:name="_Toc409468753"/>
      <w:bookmarkStart w:id="3548" w:name="_Toc409469375"/>
      <w:bookmarkStart w:id="3549" w:name="_Toc409469995"/>
      <w:bookmarkStart w:id="3550" w:name="_Toc409470611"/>
      <w:bookmarkStart w:id="3551" w:name="_Toc409471225"/>
      <w:bookmarkStart w:id="3552" w:name="_Toc409471836"/>
      <w:bookmarkStart w:id="3553" w:name="_Toc409472446"/>
      <w:bookmarkStart w:id="3554" w:name="_Toc409473055"/>
      <w:bookmarkStart w:id="3555" w:name="_Toc409473670"/>
      <w:bookmarkStart w:id="3556" w:name="_Toc409474288"/>
      <w:bookmarkStart w:id="3557" w:name="_Toc409474932"/>
      <w:bookmarkStart w:id="3558" w:name="_Toc409512033"/>
      <w:bookmarkStart w:id="3559" w:name="_Toc409458156"/>
      <w:bookmarkStart w:id="3560" w:name="_Toc409458892"/>
      <w:bookmarkStart w:id="3561" w:name="_Toc409459509"/>
      <w:bookmarkStart w:id="3562" w:name="_Toc409460130"/>
      <w:bookmarkStart w:id="3563" w:name="_Toc409464988"/>
      <w:bookmarkStart w:id="3564" w:name="_Toc409465610"/>
      <w:bookmarkStart w:id="3565" w:name="_Toc409466235"/>
      <w:bookmarkStart w:id="3566" w:name="_Toc409466877"/>
      <w:bookmarkStart w:id="3567" w:name="_Toc409467505"/>
      <w:bookmarkStart w:id="3568" w:name="_Toc409468131"/>
      <w:bookmarkStart w:id="3569" w:name="_Toc409468754"/>
      <w:bookmarkStart w:id="3570" w:name="_Toc409469376"/>
      <w:bookmarkStart w:id="3571" w:name="_Toc409469996"/>
      <w:bookmarkStart w:id="3572" w:name="_Toc409470612"/>
      <w:bookmarkStart w:id="3573" w:name="_Toc409471226"/>
      <w:bookmarkStart w:id="3574" w:name="_Toc409471837"/>
      <w:bookmarkStart w:id="3575" w:name="_Toc409472447"/>
      <w:bookmarkStart w:id="3576" w:name="_Toc409473056"/>
      <w:bookmarkStart w:id="3577" w:name="_Toc409473671"/>
      <w:bookmarkStart w:id="3578" w:name="_Toc409474289"/>
      <w:bookmarkStart w:id="3579" w:name="_Toc409474933"/>
      <w:bookmarkStart w:id="3580" w:name="_Toc409512034"/>
      <w:bookmarkStart w:id="3581" w:name="_Toc409458157"/>
      <w:bookmarkStart w:id="3582" w:name="_Toc409458893"/>
      <w:bookmarkStart w:id="3583" w:name="_Toc409459510"/>
      <w:bookmarkStart w:id="3584" w:name="_Toc409460131"/>
      <w:bookmarkStart w:id="3585" w:name="_Toc409464989"/>
      <w:bookmarkStart w:id="3586" w:name="_Toc409465611"/>
      <w:bookmarkStart w:id="3587" w:name="_Toc409466236"/>
      <w:bookmarkStart w:id="3588" w:name="_Toc409466878"/>
      <w:bookmarkStart w:id="3589" w:name="_Toc409467506"/>
      <w:bookmarkStart w:id="3590" w:name="_Toc409468132"/>
      <w:bookmarkStart w:id="3591" w:name="_Toc409468755"/>
      <w:bookmarkStart w:id="3592" w:name="_Toc409469377"/>
      <w:bookmarkStart w:id="3593" w:name="_Toc409469997"/>
      <w:bookmarkStart w:id="3594" w:name="_Toc409470613"/>
      <w:bookmarkStart w:id="3595" w:name="_Toc409471227"/>
      <w:bookmarkStart w:id="3596" w:name="_Toc409471838"/>
      <w:bookmarkStart w:id="3597" w:name="_Toc409472448"/>
      <w:bookmarkStart w:id="3598" w:name="_Toc409473057"/>
      <w:bookmarkStart w:id="3599" w:name="_Toc409473672"/>
      <w:bookmarkStart w:id="3600" w:name="_Toc409474290"/>
      <w:bookmarkStart w:id="3601" w:name="_Toc409474934"/>
      <w:bookmarkStart w:id="3602" w:name="_Toc409512035"/>
      <w:bookmarkStart w:id="3603" w:name="_Toc409458158"/>
      <w:bookmarkStart w:id="3604" w:name="_Toc409458894"/>
      <w:bookmarkStart w:id="3605" w:name="_Toc409459511"/>
      <w:bookmarkStart w:id="3606" w:name="_Toc409460132"/>
      <w:bookmarkStart w:id="3607" w:name="_Toc409464990"/>
      <w:bookmarkStart w:id="3608" w:name="_Toc409465612"/>
      <w:bookmarkStart w:id="3609" w:name="_Toc409466237"/>
      <w:bookmarkStart w:id="3610" w:name="_Toc409466879"/>
      <w:bookmarkStart w:id="3611" w:name="_Toc409467507"/>
      <w:bookmarkStart w:id="3612" w:name="_Toc409468133"/>
      <w:bookmarkStart w:id="3613" w:name="_Toc409468756"/>
      <w:bookmarkStart w:id="3614" w:name="_Toc409469378"/>
      <w:bookmarkStart w:id="3615" w:name="_Toc409469998"/>
      <w:bookmarkStart w:id="3616" w:name="_Toc409470614"/>
      <w:bookmarkStart w:id="3617" w:name="_Toc409471228"/>
      <w:bookmarkStart w:id="3618" w:name="_Toc409471839"/>
      <w:bookmarkStart w:id="3619" w:name="_Toc409472449"/>
      <w:bookmarkStart w:id="3620" w:name="_Toc409473058"/>
      <w:bookmarkStart w:id="3621" w:name="_Toc409473673"/>
      <w:bookmarkStart w:id="3622" w:name="_Toc409474291"/>
      <w:bookmarkStart w:id="3623" w:name="_Toc409474935"/>
      <w:bookmarkStart w:id="3624" w:name="_Toc409512036"/>
      <w:bookmarkStart w:id="3625" w:name="_Toc409458159"/>
      <w:bookmarkStart w:id="3626" w:name="_Toc409458895"/>
      <w:bookmarkStart w:id="3627" w:name="_Toc409459512"/>
      <w:bookmarkStart w:id="3628" w:name="_Toc409460133"/>
      <w:bookmarkStart w:id="3629" w:name="_Toc409464991"/>
      <w:bookmarkStart w:id="3630" w:name="_Toc409465613"/>
      <w:bookmarkStart w:id="3631" w:name="_Toc409466238"/>
      <w:bookmarkStart w:id="3632" w:name="_Toc409466880"/>
      <w:bookmarkStart w:id="3633" w:name="_Toc409467508"/>
      <w:bookmarkStart w:id="3634" w:name="_Toc409468134"/>
      <w:bookmarkStart w:id="3635" w:name="_Toc409468757"/>
      <w:bookmarkStart w:id="3636" w:name="_Toc409469379"/>
      <w:bookmarkStart w:id="3637" w:name="_Toc409469999"/>
      <w:bookmarkStart w:id="3638" w:name="_Toc409470615"/>
      <w:bookmarkStart w:id="3639" w:name="_Toc409471229"/>
      <w:bookmarkStart w:id="3640" w:name="_Toc409471840"/>
      <w:bookmarkStart w:id="3641" w:name="_Toc409472450"/>
      <w:bookmarkStart w:id="3642" w:name="_Toc409473059"/>
      <w:bookmarkStart w:id="3643" w:name="_Toc409473674"/>
      <w:bookmarkStart w:id="3644" w:name="_Toc409474292"/>
      <w:bookmarkStart w:id="3645" w:name="_Toc409474936"/>
      <w:bookmarkStart w:id="3646" w:name="_Toc409512037"/>
      <w:bookmarkStart w:id="3647" w:name="_Toc409458160"/>
      <w:bookmarkStart w:id="3648" w:name="_Toc409458896"/>
      <w:bookmarkStart w:id="3649" w:name="_Toc409459513"/>
      <w:bookmarkStart w:id="3650" w:name="_Toc409460134"/>
      <w:bookmarkStart w:id="3651" w:name="_Toc409464992"/>
      <w:bookmarkStart w:id="3652" w:name="_Toc409465614"/>
      <w:bookmarkStart w:id="3653" w:name="_Toc409466239"/>
      <w:bookmarkStart w:id="3654" w:name="_Toc409466881"/>
      <w:bookmarkStart w:id="3655" w:name="_Toc409467509"/>
      <w:bookmarkStart w:id="3656" w:name="_Toc409468135"/>
      <w:bookmarkStart w:id="3657" w:name="_Toc409468758"/>
      <w:bookmarkStart w:id="3658" w:name="_Toc409469380"/>
      <w:bookmarkStart w:id="3659" w:name="_Toc409470000"/>
      <w:bookmarkStart w:id="3660" w:name="_Toc409470616"/>
      <w:bookmarkStart w:id="3661" w:name="_Toc409471230"/>
      <w:bookmarkStart w:id="3662" w:name="_Toc409471841"/>
      <w:bookmarkStart w:id="3663" w:name="_Toc409472451"/>
      <w:bookmarkStart w:id="3664" w:name="_Toc409473060"/>
      <w:bookmarkStart w:id="3665" w:name="_Toc409473675"/>
      <w:bookmarkStart w:id="3666" w:name="_Toc409474293"/>
      <w:bookmarkStart w:id="3667" w:name="_Toc409474937"/>
      <w:bookmarkStart w:id="3668" w:name="_Toc409512038"/>
      <w:bookmarkStart w:id="3669" w:name="_Toc409458161"/>
      <w:bookmarkStart w:id="3670" w:name="_Toc409458897"/>
      <w:bookmarkStart w:id="3671" w:name="_Toc409459514"/>
      <w:bookmarkStart w:id="3672" w:name="_Toc409460135"/>
      <w:bookmarkStart w:id="3673" w:name="_Toc409464993"/>
      <w:bookmarkStart w:id="3674" w:name="_Toc409465615"/>
      <w:bookmarkStart w:id="3675" w:name="_Toc409466240"/>
      <w:bookmarkStart w:id="3676" w:name="_Toc409466882"/>
      <w:bookmarkStart w:id="3677" w:name="_Toc409467510"/>
      <w:bookmarkStart w:id="3678" w:name="_Toc409468136"/>
      <w:bookmarkStart w:id="3679" w:name="_Toc409468759"/>
      <w:bookmarkStart w:id="3680" w:name="_Toc409469381"/>
      <w:bookmarkStart w:id="3681" w:name="_Toc409470001"/>
      <w:bookmarkStart w:id="3682" w:name="_Toc409470617"/>
      <w:bookmarkStart w:id="3683" w:name="_Toc409471231"/>
      <w:bookmarkStart w:id="3684" w:name="_Toc409471842"/>
      <w:bookmarkStart w:id="3685" w:name="_Toc409472452"/>
      <w:bookmarkStart w:id="3686" w:name="_Toc409473061"/>
      <w:bookmarkStart w:id="3687" w:name="_Toc409473676"/>
      <w:bookmarkStart w:id="3688" w:name="_Toc409474294"/>
      <w:bookmarkStart w:id="3689" w:name="_Toc409474938"/>
      <w:bookmarkStart w:id="3690" w:name="_Toc409512039"/>
      <w:bookmarkStart w:id="3691" w:name="_Toc409458162"/>
      <w:bookmarkStart w:id="3692" w:name="_Toc409458898"/>
      <w:bookmarkStart w:id="3693" w:name="_Toc409459515"/>
      <w:bookmarkStart w:id="3694" w:name="_Toc409460136"/>
      <w:bookmarkStart w:id="3695" w:name="_Toc409464994"/>
      <w:bookmarkStart w:id="3696" w:name="_Toc409465616"/>
      <w:bookmarkStart w:id="3697" w:name="_Toc409466241"/>
      <w:bookmarkStart w:id="3698" w:name="_Toc409466883"/>
      <w:bookmarkStart w:id="3699" w:name="_Toc409467511"/>
      <w:bookmarkStart w:id="3700" w:name="_Toc409468137"/>
      <w:bookmarkStart w:id="3701" w:name="_Toc409468760"/>
      <w:bookmarkStart w:id="3702" w:name="_Toc409469382"/>
      <w:bookmarkStart w:id="3703" w:name="_Toc409470002"/>
      <w:bookmarkStart w:id="3704" w:name="_Toc409470618"/>
      <w:bookmarkStart w:id="3705" w:name="_Toc409471232"/>
      <w:bookmarkStart w:id="3706" w:name="_Toc409471843"/>
      <w:bookmarkStart w:id="3707" w:name="_Toc409472453"/>
      <w:bookmarkStart w:id="3708" w:name="_Toc409473062"/>
      <w:bookmarkStart w:id="3709" w:name="_Toc409473677"/>
      <w:bookmarkStart w:id="3710" w:name="_Toc409474295"/>
      <w:bookmarkStart w:id="3711" w:name="_Toc409474939"/>
      <w:bookmarkStart w:id="3712" w:name="_Toc409512040"/>
      <w:bookmarkStart w:id="3713" w:name="_Toc409458163"/>
      <w:bookmarkStart w:id="3714" w:name="_Toc409458899"/>
      <w:bookmarkStart w:id="3715" w:name="_Toc409459516"/>
      <w:bookmarkStart w:id="3716" w:name="_Toc409460137"/>
      <w:bookmarkStart w:id="3717" w:name="_Toc409464995"/>
      <w:bookmarkStart w:id="3718" w:name="_Toc409465617"/>
      <w:bookmarkStart w:id="3719" w:name="_Toc409466242"/>
      <w:bookmarkStart w:id="3720" w:name="_Toc409466884"/>
      <w:bookmarkStart w:id="3721" w:name="_Toc409467512"/>
      <w:bookmarkStart w:id="3722" w:name="_Toc409468138"/>
      <w:bookmarkStart w:id="3723" w:name="_Toc409468761"/>
      <w:bookmarkStart w:id="3724" w:name="_Toc409469383"/>
      <w:bookmarkStart w:id="3725" w:name="_Toc409470003"/>
      <w:bookmarkStart w:id="3726" w:name="_Toc409470619"/>
      <w:bookmarkStart w:id="3727" w:name="_Toc409471233"/>
      <w:bookmarkStart w:id="3728" w:name="_Toc409471844"/>
      <w:bookmarkStart w:id="3729" w:name="_Toc409472454"/>
      <w:bookmarkStart w:id="3730" w:name="_Toc409473063"/>
      <w:bookmarkStart w:id="3731" w:name="_Toc409473678"/>
      <w:bookmarkStart w:id="3732" w:name="_Toc409474296"/>
      <w:bookmarkStart w:id="3733" w:name="_Toc409474940"/>
      <w:bookmarkStart w:id="3734" w:name="_Toc409512041"/>
      <w:bookmarkStart w:id="3735" w:name="_Toc409458164"/>
      <w:bookmarkStart w:id="3736" w:name="_Toc409458900"/>
      <w:bookmarkStart w:id="3737" w:name="_Toc409459517"/>
      <w:bookmarkStart w:id="3738" w:name="_Toc409460138"/>
      <w:bookmarkStart w:id="3739" w:name="_Toc409464996"/>
      <w:bookmarkStart w:id="3740" w:name="_Toc409465618"/>
      <w:bookmarkStart w:id="3741" w:name="_Toc409466243"/>
      <w:bookmarkStart w:id="3742" w:name="_Toc409466885"/>
      <w:bookmarkStart w:id="3743" w:name="_Toc409467513"/>
      <w:bookmarkStart w:id="3744" w:name="_Toc409468139"/>
      <w:bookmarkStart w:id="3745" w:name="_Toc409468762"/>
      <w:bookmarkStart w:id="3746" w:name="_Toc409469384"/>
      <w:bookmarkStart w:id="3747" w:name="_Toc409470004"/>
      <w:bookmarkStart w:id="3748" w:name="_Toc409470620"/>
      <w:bookmarkStart w:id="3749" w:name="_Toc409471234"/>
      <w:bookmarkStart w:id="3750" w:name="_Toc409471845"/>
      <w:bookmarkStart w:id="3751" w:name="_Toc409472455"/>
      <w:bookmarkStart w:id="3752" w:name="_Toc409473064"/>
      <w:bookmarkStart w:id="3753" w:name="_Toc409473679"/>
      <w:bookmarkStart w:id="3754" w:name="_Toc409474297"/>
      <w:bookmarkStart w:id="3755" w:name="_Toc409474941"/>
      <w:bookmarkStart w:id="3756" w:name="_Toc409512042"/>
      <w:bookmarkStart w:id="3757" w:name="_Toc409458165"/>
      <w:bookmarkStart w:id="3758" w:name="_Toc409458901"/>
      <w:bookmarkStart w:id="3759" w:name="_Toc409459518"/>
      <w:bookmarkStart w:id="3760" w:name="_Toc409460139"/>
      <w:bookmarkStart w:id="3761" w:name="_Toc409464997"/>
      <w:bookmarkStart w:id="3762" w:name="_Toc409465619"/>
      <w:bookmarkStart w:id="3763" w:name="_Toc409466244"/>
      <w:bookmarkStart w:id="3764" w:name="_Toc409466886"/>
      <w:bookmarkStart w:id="3765" w:name="_Toc409467514"/>
      <w:bookmarkStart w:id="3766" w:name="_Toc409468140"/>
      <w:bookmarkStart w:id="3767" w:name="_Toc409468763"/>
      <w:bookmarkStart w:id="3768" w:name="_Toc409469385"/>
      <w:bookmarkStart w:id="3769" w:name="_Toc409470005"/>
      <w:bookmarkStart w:id="3770" w:name="_Toc409470621"/>
      <w:bookmarkStart w:id="3771" w:name="_Toc409471235"/>
      <w:bookmarkStart w:id="3772" w:name="_Toc409471846"/>
      <w:bookmarkStart w:id="3773" w:name="_Toc409472456"/>
      <w:bookmarkStart w:id="3774" w:name="_Toc409473065"/>
      <w:bookmarkStart w:id="3775" w:name="_Toc409473680"/>
      <w:bookmarkStart w:id="3776" w:name="_Toc409474298"/>
      <w:bookmarkStart w:id="3777" w:name="_Toc409474942"/>
      <w:bookmarkStart w:id="3778" w:name="_Toc409512043"/>
      <w:bookmarkStart w:id="3779" w:name="_Toc409458166"/>
      <w:bookmarkStart w:id="3780" w:name="_Toc409458902"/>
      <w:bookmarkStart w:id="3781" w:name="_Toc409459519"/>
      <w:bookmarkStart w:id="3782" w:name="_Toc409460140"/>
      <w:bookmarkStart w:id="3783" w:name="_Toc409464998"/>
      <w:bookmarkStart w:id="3784" w:name="_Toc409465620"/>
      <w:bookmarkStart w:id="3785" w:name="_Toc409466245"/>
      <w:bookmarkStart w:id="3786" w:name="_Toc409466887"/>
      <w:bookmarkStart w:id="3787" w:name="_Toc409467515"/>
      <w:bookmarkStart w:id="3788" w:name="_Toc409468141"/>
      <w:bookmarkStart w:id="3789" w:name="_Toc409468764"/>
      <w:bookmarkStart w:id="3790" w:name="_Toc409469386"/>
      <w:bookmarkStart w:id="3791" w:name="_Toc409470006"/>
      <w:bookmarkStart w:id="3792" w:name="_Toc409470622"/>
      <w:bookmarkStart w:id="3793" w:name="_Toc409471236"/>
      <w:bookmarkStart w:id="3794" w:name="_Toc409471847"/>
      <w:bookmarkStart w:id="3795" w:name="_Toc409472457"/>
      <w:bookmarkStart w:id="3796" w:name="_Toc409473066"/>
      <w:bookmarkStart w:id="3797" w:name="_Toc409473681"/>
      <w:bookmarkStart w:id="3798" w:name="_Toc409474299"/>
      <w:bookmarkStart w:id="3799" w:name="_Toc409474943"/>
      <w:bookmarkStart w:id="3800" w:name="_Toc409512044"/>
      <w:bookmarkStart w:id="3801" w:name="_Toc409458167"/>
      <w:bookmarkStart w:id="3802" w:name="_Toc409458903"/>
      <w:bookmarkStart w:id="3803" w:name="_Toc409459520"/>
      <w:bookmarkStart w:id="3804" w:name="_Toc409460141"/>
      <w:bookmarkStart w:id="3805" w:name="_Toc409464999"/>
      <w:bookmarkStart w:id="3806" w:name="_Toc409465621"/>
      <w:bookmarkStart w:id="3807" w:name="_Toc409466246"/>
      <w:bookmarkStart w:id="3808" w:name="_Toc409466888"/>
      <w:bookmarkStart w:id="3809" w:name="_Toc409467516"/>
      <w:bookmarkStart w:id="3810" w:name="_Toc409468142"/>
      <w:bookmarkStart w:id="3811" w:name="_Toc409468765"/>
      <w:bookmarkStart w:id="3812" w:name="_Toc409469387"/>
      <w:bookmarkStart w:id="3813" w:name="_Toc409470007"/>
      <w:bookmarkStart w:id="3814" w:name="_Toc409470623"/>
      <w:bookmarkStart w:id="3815" w:name="_Toc409471237"/>
      <w:bookmarkStart w:id="3816" w:name="_Toc409471848"/>
      <w:bookmarkStart w:id="3817" w:name="_Toc409472458"/>
      <w:bookmarkStart w:id="3818" w:name="_Toc409473067"/>
      <w:bookmarkStart w:id="3819" w:name="_Toc409473682"/>
      <w:bookmarkStart w:id="3820" w:name="_Toc409474300"/>
      <w:bookmarkStart w:id="3821" w:name="_Toc409474944"/>
      <w:bookmarkStart w:id="3822" w:name="_Toc409512045"/>
      <w:bookmarkStart w:id="3823" w:name="_Toc409458168"/>
      <w:bookmarkStart w:id="3824" w:name="_Toc409458904"/>
      <w:bookmarkStart w:id="3825" w:name="_Toc409459521"/>
      <w:bookmarkStart w:id="3826" w:name="_Toc409460142"/>
      <w:bookmarkStart w:id="3827" w:name="_Toc409465000"/>
      <w:bookmarkStart w:id="3828" w:name="_Toc409465622"/>
      <w:bookmarkStart w:id="3829" w:name="_Toc409466247"/>
      <w:bookmarkStart w:id="3830" w:name="_Toc409466889"/>
      <w:bookmarkStart w:id="3831" w:name="_Toc409467517"/>
      <w:bookmarkStart w:id="3832" w:name="_Toc409468143"/>
      <w:bookmarkStart w:id="3833" w:name="_Toc409468766"/>
      <w:bookmarkStart w:id="3834" w:name="_Toc409469388"/>
      <w:bookmarkStart w:id="3835" w:name="_Toc409470008"/>
      <w:bookmarkStart w:id="3836" w:name="_Toc409470624"/>
      <w:bookmarkStart w:id="3837" w:name="_Toc409471238"/>
      <w:bookmarkStart w:id="3838" w:name="_Toc409471849"/>
      <w:bookmarkStart w:id="3839" w:name="_Toc409472459"/>
      <w:bookmarkStart w:id="3840" w:name="_Toc409473068"/>
      <w:bookmarkStart w:id="3841" w:name="_Toc409473683"/>
      <w:bookmarkStart w:id="3842" w:name="_Toc409474301"/>
      <w:bookmarkStart w:id="3843" w:name="_Toc409474945"/>
      <w:bookmarkStart w:id="3844" w:name="_Toc409512046"/>
      <w:bookmarkStart w:id="3845" w:name="_Toc409458169"/>
      <w:bookmarkStart w:id="3846" w:name="_Toc409458905"/>
      <w:bookmarkStart w:id="3847" w:name="_Toc409459522"/>
      <w:bookmarkStart w:id="3848" w:name="_Toc409460143"/>
      <w:bookmarkStart w:id="3849" w:name="_Toc409465001"/>
      <w:bookmarkStart w:id="3850" w:name="_Toc409465623"/>
      <w:bookmarkStart w:id="3851" w:name="_Toc409466248"/>
      <w:bookmarkStart w:id="3852" w:name="_Toc409466890"/>
      <w:bookmarkStart w:id="3853" w:name="_Toc409467518"/>
      <w:bookmarkStart w:id="3854" w:name="_Toc409468144"/>
      <w:bookmarkStart w:id="3855" w:name="_Toc409468767"/>
      <w:bookmarkStart w:id="3856" w:name="_Toc409469389"/>
      <w:bookmarkStart w:id="3857" w:name="_Toc409470009"/>
      <w:bookmarkStart w:id="3858" w:name="_Toc409470625"/>
      <w:bookmarkStart w:id="3859" w:name="_Toc409471239"/>
      <w:bookmarkStart w:id="3860" w:name="_Toc409471850"/>
      <w:bookmarkStart w:id="3861" w:name="_Toc409472460"/>
      <w:bookmarkStart w:id="3862" w:name="_Toc409473069"/>
      <w:bookmarkStart w:id="3863" w:name="_Toc409473684"/>
      <w:bookmarkStart w:id="3864" w:name="_Toc409474302"/>
      <w:bookmarkStart w:id="3865" w:name="_Toc409474946"/>
      <w:bookmarkStart w:id="3866" w:name="_Toc409512047"/>
      <w:bookmarkStart w:id="3867" w:name="_Toc409458170"/>
      <w:bookmarkStart w:id="3868" w:name="_Toc409458906"/>
      <w:bookmarkStart w:id="3869" w:name="_Toc409459523"/>
      <w:bookmarkStart w:id="3870" w:name="_Toc409460144"/>
      <w:bookmarkStart w:id="3871" w:name="_Toc409465002"/>
      <w:bookmarkStart w:id="3872" w:name="_Toc409465624"/>
      <w:bookmarkStart w:id="3873" w:name="_Toc409466249"/>
      <w:bookmarkStart w:id="3874" w:name="_Toc409466891"/>
      <w:bookmarkStart w:id="3875" w:name="_Toc409467519"/>
      <w:bookmarkStart w:id="3876" w:name="_Toc409468145"/>
      <w:bookmarkStart w:id="3877" w:name="_Toc409468768"/>
      <w:bookmarkStart w:id="3878" w:name="_Toc409469390"/>
      <w:bookmarkStart w:id="3879" w:name="_Toc409470010"/>
      <w:bookmarkStart w:id="3880" w:name="_Toc409470626"/>
      <w:bookmarkStart w:id="3881" w:name="_Toc409471240"/>
      <w:bookmarkStart w:id="3882" w:name="_Toc409471851"/>
      <w:bookmarkStart w:id="3883" w:name="_Toc409472461"/>
      <w:bookmarkStart w:id="3884" w:name="_Toc409473070"/>
      <w:bookmarkStart w:id="3885" w:name="_Toc409473685"/>
      <w:bookmarkStart w:id="3886" w:name="_Toc409474303"/>
      <w:bookmarkStart w:id="3887" w:name="_Toc409474947"/>
      <w:bookmarkStart w:id="3888" w:name="_Toc409512048"/>
      <w:bookmarkStart w:id="3889" w:name="_Toc409458171"/>
      <w:bookmarkStart w:id="3890" w:name="_Toc409458907"/>
      <w:bookmarkStart w:id="3891" w:name="_Toc409459524"/>
      <w:bookmarkStart w:id="3892" w:name="_Toc409460145"/>
      <w:bookmarkStart w:id="3893" w:name="_Toc409465003"/>
      <w:bookmarkStart w:id="3894" w:name="_Toc409465625"/>
      <w:bookmarkStart w:id="3895" w:name="_Toc409466250"/>
      <w:bookmarkStart w:id="3896" w:name="_Toc409466892"/>
      <w:bookmarkStart w:id="3897" w:name="_Toc409467520"/>
      <w:bookmarkStart w:id="3898" w:name="_Toc409468146"/>
      <w:bookmarkStart w:id="3899" w:name="_Toc409468769"/>
      <w:bookmarkStart w:id="3900" w:name="_Toc409469391"/>
      <w:bookmarkStart w:id="3901" w:name="_Toc409470011"/>
      <w:bookmarkStart w:id="3902" w:name="_Toc409470627"/>
      <w:bookmarkStart w:id="3903" w:name="_Toc409471241"/>
      <w:bookmarkStart w:id="3904" w:name="_Toc409471852"/>
      <w:bookmarkStart w:id="3905" w:name="_Toc409472462"/>
      <w:bookmarkStart w:id="3906" w:name="_Toc409473071"/>
      <w:bookmarkStart w:id="3907" w:name="_Toc409473686"/>
      <w:bookmarkStart w:id="3908" w:name="_Toc409474304"/>
      <w:bookmarkStart w:id="3909" w:name="_Toc409474948"/>
      <w:bookmarkStart w:id="3910" w:name="_Toc409512049"/>
      <w:bookmarkStart w:id="3911" w:name="_Toc409458172"/>
      <w:bookmarkStart w:id="3912" w:name="_Toc409458908"/>
      <w:bookmarkStart w:id="3913" w:name="_Toc409459525"/>
      <w:bookmarkStart w:id="3914" w:name="_Toc409460146"/>
      <w:bookmarkStart w:id="3915" w:name="_Toc409465004"/>
      <w:bookmarkStart w:id="3916" w:name="_Toc409465626"/>
      <w:bookmarkStart w:id="3917" w:name="_Toc409466251"/>
      <w:bookmarkStart w:id="3918" w:name="_Toc409466893"/>
      <w:bookmarkStart w:id="3919" w:name="_Toc409467521"/>
      <w:bookmarkStart w:id="3920" w:name="_Toc409468147"/>
      <w:bookmarkStart w:id="3921" w:name="_Toc409468770"/>
      <w:bookmarkStart w:id="3922" w:name="_Toc409469392"/>
      <w:bookmarkStart w:id="3923" w:name="_Toc409470012"/>
      <w:bookmarkStart w:id="3924" w:name="_Toc409470628"/>
      <w:bookmarkStart w:id="3925" w:name="_Toc409471242"/>
      <w:bookmarkStart w:id="3926" w:name="_Toc409471853"/>
      <w:bookmarkStart w:id="3927" w:name="_Toc409472463"/>
      <w:bookmarkStart w:id="3928" w:name="_Toc409473072"/>
      <w:bookmarkStart w:id="3929" w:name="_Toc409473687"/>
      <w:bookmarkStart w:id="3930" w:name="_Toc409474305"/>
      <w:bookmarkStart w:id="3931" w:name="_Toc409474949"/>
      <w:bookmarkStart w:id="3932" w:name="_Toc409512050"/>
      <w:bookmarkStart w:id="3933" w:name="_Toc409458173"/>
      <w:bookmarkStart w:id="3934" w:name="_Toc409458909"/>
      <w:bookmarkStart w:id="3935" w:name="_Toc409459526"/>
      <w:bookmarkStart w:id="3936" w:name="_Toc409460147"/>
      <w:bookmarkStart w:id="3937" w:name="_Toc409465005"/>
      <w:bookmarkStart w:id="3938" w:name="_Toc409465627"/>
      <w:bookmarkStart w:id="3939" w:name="_Toc409466252"/>
      <w:bookmarkStart w:id="3940" w:name="_Toc409466894"/>
      <w:bookmarkStart w:id="3941" w:name="_Toc409467522"/>
      <w:bookmarkStart w:id="3942" w:name="_Toc409468148"/>
      <w:bookmarkStart w:id="3943" w:name="_Toc409468771"/>
      <w:bookmarkStart w:id="3944" w:name="_Toc409469393"/>
      <w:bookmarkStart w:id="3945" w:name="_Toc409470013"/>
      <w:bookmarkStart w:id="3946" w:name="_Toc409470629"/>
      <w:bookmarkStart w:id="3947" w:name="_Toc409471243"/>
      <w:bookmarkStart w:id="3948" w:name="_Toc409471854"/>
      <w:bookmarkStart w:id="3949" w:name="_Toc409472464"/>
      <w:bookmarkStart w:id="3950" w:name="_Toc409473073"/>
      <w:bookmarkStart w:id="3951" w:name="_Toc409473688"/>
      <w:bookmarkStart w:id="3952" w:name="_Toc409474306"/>
      <w:bookmarkStart w:id="3953" w:name="_Toc409474950"/>
      <w:bookmarkStart w:id="3954" w:name="_Toc409512051"/>
      <w:bookmarkStart w:id="3955" w:name="_Toc409458174"/>
      <w:bookmarkStart w:id="3956" w:name="_Toc409458910"/>
      <w:bookmarkStart w:id="3957" w:name="_Toc409459527"/>
      <w:bookmarkStart w:id="3958" w:name="_Toc409460148"/>
      <w:bookmarkStart w:id="3959" w:name="_Toc409465006"/>
      <w:bookmarkStart w:id="3960" w:name="_Toc409465628"/>
      <w:bookmarkStart w:id="3961" w:name="_Toc409466253"/>
      <w:bookmarkStart w:id="3962" w:name="_Toc409466895"/>
      <w:bookmarkStart w:id="3963" w:name="_Toc409467523"/>
      <w:bookmarkStart w:id="3964" w:name="_Toc409468149"/>
      <w:bookmarkStart w:id="3965" w:name="_Toc409468772"/>
      <w:bookmarkStart w:id="3966" w:name="_Toc409469394"/>
      <w:bookmarkStart w:id="3967" w:name="_Toc409470014"/>
      <w:bookmarkStart w:id="3968" w:name="_Toc409470630"/>
      <w:bookmarkStart w:id="3969" w:name="_Toc409471244"/>
      <w:bookmarkStart w:id="3970" w:name="_Toc409471855"/>
      <w:bookmarkStart w:id="3971" w:name="_Toc409472465"/>
      <w:bookmarkStart w:id="3972" w:name="_Toc409473074"/>
      <w:bookmarkStart w:id="3973" w:name="_Toc409473689"/>
      <w:bookmarkStart w:id="3974" w:name="_Toc409474307"/>
      <w:bookmarkStart w:id="3975" w:name="_Toc409474951"/>
      <w:bookmarkStart w:id="3976" w:name="_Toc409512052"/>
      <w:bookmarkStart w:id="3977" w:name="_Toc409458175"/>
      <w:bookmarkStart w:id="3978" w:name="_Toc409458911"/>
      <w:bookmarkStart w:id="3979" w:name="_Toc409459528"/>
      <w:bookmarkStart w:id="3980" w:name="_Toc409460149"/>
      <w:bookmarkStart w:id="3981" w:name="_Toc409465007"/>
      <w:bookmarkStart w:id="3982" w:name="_Toc409465629"/>
      <w:bookmarkStart w:id="3983" w:name="_Toc409466254"/>
      <w:bookmarkStart w:id="3984" w:name="_Toc409466896"/>
      <w:bookmarkStart w:id="3985" w:name="_Toc409467524"/>
      <w:bookmarkStart w:id="3986" w:name="_Toc409468150"/>
      <w:bookmarkStart w:id="3987" w:name="_Toc409468773"/>
      <w:bookmarkStart w:id="3988" w:name="_Toc409469395"/>
      <w:bookmarkStart w:id="3989" w:name="_Toc409470015"/>
      <w:bookmarkStart w:id="3990" w:name="_Toc409470631"/>
      <w:bookmarkStart w:id="3991" w:name="_Toc409471245"/>
      <w:bookmarkStart w:id="3992" w:name="_Toc409471856"/>
      <w:bookmarkStart w:id="3993" w:name="_Toc409472466"/>
      <w:bookmarkStart w:id="3994" w:name="_Toc409473075"/>
      <w:bookmarkStart w:id="3995" w:name="_Toc409473690"/>
      <w:bookmarkStart w:id="3996" w:name="_Toc409474308"/>
      <w:bookmarkStart w:id="3997" w:name="_Toc409474952"/>
      <w:bookmarkStart w:id="3998" w:name="_Toc409512053"/>
      <w:bookmarkStart w:id="3999" w:name="_Toc409458176"/>
      <w:bookmarkStart w:id="4000" w:name="_Toc409458912"/>
      <w:bookmarkStart w:id="4001" w:name="_Toc409459529"/>
      <w:bookmarkStart w:id="4002" w:name="_Toc409460150"/>
      <w:bookmarkStart w:id="4003" w:name="_Toc409465008"/>
      <w:bookmarkStart w:id="4004" w:name="_Toc409465630"/>
      <w:bookmarkStart w:id="4005" w:name="_Toc409466255"/>
      <w:bookmarkStart w:id="4006" w:name="_Toc409466897"/>
      <w:bookmarkStart w:id="4007" w:name="_Toc409467525"/>
      <w:bookmarkStart w:id="4008" w:name="_Toc409468151"/>
      <w:bookmarkStart w:id="4009" w:name="_Toc409468774"/>
      <w:bookmarkStart w:id="4010" w:name="_Toc409469396"/>
      <w:bookmarkStart w:id="4011" w:name="_Toc409470016"/>
      <w:bookmarkStart w:id="4012" w:name="_Toc409470632"/>
      <w:bookmarkStart w:id="4013" w:name="_Toc409471246"/>
      <w:bookmarkStart w:id="4014" w:name="_Toc409471857"/>
      <w:bookmarkStart w:id="4015" w:name="_Toc409472467"/>
      <w:bookmarkStart w:id="4016" w:name="_Toc409473076"/>
      <w:bookmarkStart w:id="4017" w:name="_Toc409473691"/>
      <w:bookmarkStart w:id="4018" w:name="_Toc409474309"/>
      <w:bookmarkStart w:id="4019" w:name="_Toc409474953"/>
      <w:bookmarkStart w:id="4020" w:name="_Toc409512054"/>
      <w:bookmarkStart w:id="4021" w:name="_Toc409458177"/>
      <w:bookmarkStart w:id="4022" w:name="_Toc409458913"/>
      <w:bookmarkStart w:id="4023" w:name="_Toc409459530"/>
      <w:bookmarkStart w:id="4024" w:name="_Toc409460151"/>
      <w:bookmarkStart w:id="4025" w:name="_Toc409465009"/>
      <w:bookmarkStart w:id="4026" w:name="_Toc409465631"/>
      <w:bookmarkStart w:id="4027" w:name="_Toc409466256"/>
      <w:bookmarkStart w:id="4028" w:name="_Toc409466898"/>
      <w:bookmarkStart w:id="4029" w:name="_Toc409467526"/>
      <w:bookmarkStart w:id="4030" w:name="_Toc409468152"/>
      <w:bookmarkStart w:id="4031" w:name="_Toc409468775"/>
      <w:bookmarkStart w:id="4032" w:name="_Toc409469397"/>
      <w:bookmarkStart w:id="4033" w:name="_Toc409470017"/>
      <w:bookmarkStart w:id="4034" w:name="_Toc409470633"/>
      <w:bookmarkStart w:id="4035" w:name="_Toc409471247"/>
      <w:bookmarkStart w:id="4036" w:name="_Toc409471858"/>
      <w:bookmarkStart w:id="4037" w:name="_Toc409472468"/>
      <w:bookmarkStart w:id="4038" w:name="_Toc409473077"/>
      <w:bookmarkStart w:id="4039" w:name="_Toc409473692"/>
      <w:bookmarkStart w:id="4040" w:name="_Toc409474310"/>
      <w:bookmarkStart w:id="4041" w:name="_Toc409474954"/>
      <w:bookmarkStart w:id="4042" w:name="_Toc409512055"/>
      <w:bookmarkStart w:id="4043" w:name="_Toc409458178"/>
      <w:bookmarkStart w:id="4044" w:name="_Toc409458914"/>
      <w:bookmarkStart w:id="4045" w:name="_Toc409459531"/>
      <w:bookmarkStart w:id="4046" w:name="_Toc409460152"/>
      <w:bookmarkStart w:id="4047" w:name="_Toc409465010"/>
      <w:bookmarkStart w:id="4048" w:name="_Toc409465632"/>
      <w:bookmarkStart w:id="4049" w:name="_Toc409466257"/>
      <w:bookmarkStart w:id="4050" w:name="_Toc409466899"/>
      <w:bookmarkStart w:id="4051" w:name="_Toc409467527"/>
      <w:bookmarkStart w:id="4052" w:name="_Toc409468153"/>
      <w:bookmarkStart w:id="4053" w:name="_Toc409468776"/>
      <w:bookmarkStart w:id="4054" w:name="_Toc409469398"/>
      <w:bookmarkStart w:id="4055" w:name="_Toc409470018"/>
      <w:bookmarkStart w:id="4056" w:name="_Toc409470634"/>
      <w:bookmarkStart w:id="4057" w:name="_Toc409471248"/>
      <w:bookmarkStart w:id="4058" w:name="_Toc409471859"/>
      <w:bookmarkStart w:id="4059" w:name="_Toc409472469"/>
      <w:bookmarkStart w:id="4060" w:name="_Toc409473078"/>
      <w:bookmarkStart w:id="4061" w:name="_Toc409473693"/>
      <w:bookmarkStart w:id="4062" w:name="_Toc409474311"/>
      <w:bookmarkStart w:id="4063" w:name="_Toc409474955"/>
      <w:bookmarkStart w:id="4064" w:name="_Toc409512056"/>
      <w:bookmarkStart w:id="4065" w:name="_Toc409458179"/>
      <w:bookmarkStart w:id="4066" w:name="_Toc409458915"/>
      <w:bookmarkStart w:id="4067" w:name="_Toc409459532"/>
      <w:bookmarkStart w:id="4068" w:name="_Toc409460153"/>
      <w:bookmarkStart w:id="4069" w:name="_Toc409465011"/>
      <w:bookmarkStart w:id="4070" w:name="_Toc409465633"/>
      <w:bookmarkStart w:id="4071" w:name="_Toc409466258"/>
      <w:bookmarkStart w:id="4072" w:name="_Toc409466900"/>
      <w:bookmarkStart w:id="4073" w:name="_Toc409467528"/>
      <w:bookmarkStart w:id="4074" w:name="_Toc409468154"/>
      <w:bookmarkStart w:id="4075" w:name="_Toc409468777"/>
      <w:bookmarkStart w:id="4076" w:name="_Toc409469399"/>
      <w:bookmarkStart w:id="4077" w:name="_Toc409470019"/>
      <w:bookmarkStart w:id="4078" w:name="_Toc409470635"/>
      <w:bookmarkStart w:id="4079" w:name="_Toc409471249"/>
      <w:bookmarkStart w:id="4080" w:name="_Toc409471860"/>
      <w:bookmarkStart w:id="4081" w:name="_Toc409472470"/>
      <w:bookmarkStart w:id="4082" w:name="_Toc409473079"/>
      <w:bookmarkStart w:id="4083" w:name="_Toc409473694"/>
      <w:bookmarkStart w:id="4084" w:name="_Toc409474312"/>
      <w:bookmarkStart w:id="4085" w:name="_Toc409474956"/>
      <w:bookmarkStart w:id="4086" w:name="_Toc409512057"/>
      <w:bookmarkStart w:id="4087" w:name="_Toc409458180"/>
      <w:bookmarkStart w:id="4088" w:name="_Toc409458916"/>
      <w:bookmarkStart w:id="4089" w:name="_Toc409459533"/>
      <w:bookmarkStart w:id="4090" w:name="_Toc409460154"/>
      <w:bookmarkStart w:id="4091" w:name="_Toc409465012"/>
      <w:bookmarkStart w:id="4092" w:name="_Toc409465634"/>
      <w:bookmarkStart w:id="4093" w:name="_Toc409466259"/>
      <w:bookmarkStart w:id="4094" w:name="_Toc409466901"/>
      <w:bookmarkStart w:id="4095" w:name="_Toc409467529"/>
      <w:bookmarkStart w:id="4096" w:name="_Toc409468155"/>
      <w:bookmarkStart w:id="4097" w:name="_Toc409468778"/>
      <w:bookmarkStart w:id="4098" w:name="_Toc409469400"/>
      <w:bookmarkStart w:id="4099" w:name="_Toc409470020"/>
      <w:bookmarkStart w:id="4100" w:name="_Toc409470636"/>
      <w:bookmarkStart w:id="4101" w:name="_Toc409471250"/>
      <w:bookmarkStart w:id="4102" w:name="_Toc409471861"/>
      <w:bookmarkStart w:id="4103" w:name="_Toc409472471"/>
      <w:bookmarkStart w:id="4104" w:name="_Toc409473080"/>
      <w:bookmarkStart w:id="4105" w:name="_Toc409473695"/>
      <w:bookmarkStart w:id="4106" w:name="_Toc409474313"/>
      <w:bookmarkStart w:id="4107" w:name="_Toc409474957"/>
      <w:bookmarkStart w:id="4108" w:name="_Toc409512058"/>
      <w:bookmarkStart w:id="4109" w:name="_Toc409458181"/>
      <w:bookmarkStart w:id="4110" w:name="_Toc409458917"/>
      <w:bookmarkStart w:id="4111" w:name="_Toc409459534"/>
      <w:bookmarkStart w:id="4112" w:name="_Toc409460155"/>
      <w:bookmarkStart w:id="4113" w:name="_Toc409465013"/>
      <w:bookmarkStart w:id="4114" w:name="_Toc409465635"/>
      <w:bookmarkStart w:id="4115" w:name="_Toc409466260"/>
      <w:bookmarkStart w:id="4116" w:name="_Toc409466902"/>
      <w:bookmarkStart w:id="4117" w:name="_Toc409467530"/>
      <w:bookmarkStart w:id="4118" w:name="_Toc409468156"/>
      <w:bookmarkStart w:id="4119" w:name="_Toc409468779"/>
      <w:bookmarkStart w:id="4120" w:name="_Toc409469401"/>
      <w:bookmarkStart w:id="4121" w:name="_Toc409470021"/>
      <w:bookmarkStart w:id="4122" w:name="_Toc409470637"/>
      <w:bookmarkStart w:id="4123" w:name="_Toc409471251"/>
      <w:bookmarkStart w:id="4124" w:name="_Toc409471862"/>
      <w:bookmarkStart w:id="4125" w:name="_Toc409472472"/>
      <w:bookmarkStart w:id="4126" w:name="_Toc409473081"/>
      <w:bookmarkStart w:id="4127" w:name="_Toc409473696"/>
      <w:bookmarkStart w:id="4128" w:name="_Toc409474314"/>
      <w:bookmarkStart w:id="4129" w:name="_Toc409474958"/>
      <w:bookmarkStart w:id="4130" w:name="_Toc409512059"/>
      <w:bookmarkStart w:id="4131" w:name="_Toc409458182"/>
      <w:bookmarkStart w:id="4132" w:name="_Toc409458918"/>
      <w:bookmarkStart w:id="4133" w:name="_Toc409459535"/>
      <w:bookmarkStart w:id="4134" w:name="_Toc409460156"/>
      <w:bookmarkStart w:id="4135" w:name="_Toc409465014"/>
      <w:bookmarkStart w:id="4136" w:name="_Toc409465636"/>
      <w:bookmarkStart w:id="4137" w:name="_Toc409466261"/>
      <w:bookmarkStart w:id="4138" w:name="_Toc409466903"/>
      <w:bookmarkStart w:id="4139" w:name="_Toc409467531"/>
      <w:bookmarkStart w:id="4140" w:name="_Toc409468157"/>
      <w:bookmarkStart w:id="4141" w:name="_Toc409468780"/>
      <w:bookmarkStart w:id="4142" w:name="_Toc409469402"/>
      <w:bookmarkStart w:id="4143" w:name="_Toc409470022"/>
      <w:bookmarkStart w:id="4144" w:name="_Toc409470638"/>
      <w:bookmarkStart w:id="4145" w:name="_Toc409471252"/>
      <w:bookmarkStart w:id="4146" w:name="_Toc409471863"/>
      <w:bookmarkStart w:id="4147" w:name="_Toc409472473"/>
      <w:bookmarkStart w:id="4148" w:name="_Toc409473082"/>
      <w:bookmarkStart w:id="4149" w:name="_Toc409473697"/>
      <w:bookmarkStart w:id="4150" w:name="_Toc409474315"/>
      <w:bookmarkStart w:id="4151" w:name="_Toc409474959"/>
      <w:bookmarkStart w:id="4152" w:name="_Toc409512060"/>
      <w:bookmarkStart w:id="4153" w:name="_Toc409458183"/>
      <w:bookmarkStart w:id="4154" w:name="_Toc409458919"/>
      <w:bookmarkStart w:id="4155" w:name="_Toc409459536"/>
      <w:bookmarkStart w:id="4156" w:name="_Toc409460157"/>
      <w:bookmarkStart w:id="4157" w:name="_Toc409465015"/>
      <w:bookmarkStart w:id="4158" w:name="_Toc409465637"/>
      <w:bookmarkStart w:id="4159" w:name="_Toc409466262"/>
      <w:bookmarkStart w:id="4160" w:name="_Toc409466904"/>
      <w:bookmarkStart w:id="4161" w:name="_Toc409467532"/>
      <w:bookmarkStart w:id="4162" w:name="_Toc409468158"/>
      <w:bookmarkStart w:id="4163" w:name="_Toc409468781"/>
      <w:bookmarkStart w:id="4164" w:name="_Toc409469403"/>
      <w:bookmarkStart w:id="4165" w:name="_Toc409470023"/>
      <w:bookmarkStart w:id="4166" w:name="_Toc409470639"/>
      <w:bookmarkStart w:id="4167" w:name="_Toc409471253"/>
      <w:bookmarkStart w:id="4168" w:name="_Toc409471864"/>
      <w:bookmarkStart w:id="4169" w:name="_Toc409472474"/>
      <w:bookmarkStart w:id="4170" w:name="_Toc409473083"/>
      <w:bookmarkStart w:id="4171" w:name="_Toc409473698"/>
      <w:bookmarkStart w:id="4172" w:name="_Toc409474316"/>
      <w:bookmarkStart w:id="4173" w:name="_Toc409474960"/>
      <w:bookmarkStart w:id="4174" w:name="_Toc409512061"/>
      <w:bookmarkStart w:id="4175" w:name="_Toc409458184"/>
      <w:bookmarkStart w:id="4176" w:name="_Toc409458920"/>
      <w:bookmarkStart w:id="4177" w:name="_Toc409459537"/>
      <w:bookmarkStart w:id="4178" w:name="_Toc409460158"/>
      <w:bookmarkStart w:id="4179" w:name="_Toc409465016"/>
      <w:bookmarkStart w:id="4180" w:name="_Toc409465638"/>
      <w:bookmarkStart w:id="4181" w:name="_Toc409466263"/>
      <w:bookmarkStart w:id="4182" w:name="_Toc409466905"/>
      <w:bookmarkStart w:id="4183" w:name="_Toc409467533"/>
      <w:bookmarkStart w:id="4184" w:name="_Toc409468159"/>
      <w:bookmarkStart w:id="4185" w:name="_Toc409468782"/>
      <w:bookmarkStart w:id="4186" w:name="_Toc409469404"/>
      <w:bookmarkStart w:id="4187" w:name="_Toc409470024"/>
      <w:bookmarkStart w:id="4188" w:name="_Toc409470640"/>
      <w:bookmarkStart w:id="4189" w:name="_Toc409471254"/>
      <w:bookmarkStart w:id="4190" w:name="_Toc409471865"/>
      <w:bookmarkStart w:id="4191" w:name="_Toc409472475"/>
      <w:bookmarkStart w:id="4192" w:name="_Toc409473084"/>
      <w:bookmarkStart w:id="4193" w:name="_Toc409473699"/>
      <w:bookmarkStart w:id="4194" w:name="_Toc409474317"/>
      <w:bookmarkStart w:id="4195" w:name="_Toc409474961"/>
      <w:bookmarkStart w:id="4196" w:name="_Toc409512062"/>
      <w:bookmarkStart w:id="4197" w:name="_Toc409458185"/>
      <w:bookmarkStart w:id="4198" w:name="_Toc409458921"/>
      <w:bookmarkStart w:id="4199" w:name="_Toc409459538"/>
      <w:bookmarkStart w:id="4200" w:name="_Toc409460159"/>
      <w:bookmarkStart w:id="4201" w:name="_Toc409465017"/>
      <w:bookmarkStart w:id="4202" w:name="_Toc409465639"/>
      <w:bookmarkStart w:id="4203" w:name="_Toc409466264"/>
      <w:bookmarkStart w:id="4204" w:name="_Toc409466906"/>
      <w:bookmarkStart w:id="4205" w:name="_Toc409467534"/>
      <w:bookmarkStart w:id="4206" w:name="_Toc409468160"/>
      <w:bookmarkStart w:id="4207" w:name="_Toc409468783"/>
      <w:bookmarkStart w:id="4208" w:name="_Toc409469405"/>
      <w:bookmarkStart w:id="4209" w:name="_Toc409470025"/>
      <w:bookmarkStart w:id="4210" w:name="_Toc409470641"/>
      <w:bookmarkStart w:id="4211" w:name="_Toc409471255"/>
      <w:bookmarkStart w:id="4212" w:name="_Toc409471866"/>
      <w:bookmarkStart w:id="4213" w:name="_Toc409472476"/>
      <w:bookmarkStart w:id="4214" w:name="_Toc409473085"/>
      <w:bookmarkStart w:id="4215" w:name="_Toc409473700"/>
      <w:bookmarkStart w:id="4216" w:name="_Toc409474318"/>
      <w:bookmarkStart w:id="4217" w:name="_Toc409474962"/>
      <w:bookmarkStart w:id="4218" w:name="_Toc409512063"/>
      <w:bookmarkStart w:id="4219" w:name="_Toc409458186"/>
      <w:bookmarkStart w:id="4220" w:name="_Toc409458922"/>
      <w:bookmarkStart w:id="4221" w:name="_Toc409459539"/>
      <w:bookmarkStart w:id="4222" w:name="_Toc409460160"/>
      <w:bookmarkStart w:id="4223" w:name="_Toc409465018"/>
      <w:bookmarkStart w:id="4224" w:name="_Toc409465640"/>
      <w:bookmarkStart w:id="4225" w:name="_Toc409466265"/>
      <w:bookmarkStart w:id="4226" w:name="_Toc409466907"/>
      <w:bookmarkStart w:id="4227" w:name="_Toc409467535"/>
      <w:bookmarkStart w:id="4228" w:name="_Toc409468161"/>
      <w:bookmarkStart w:id="4229" w:name="_Toc409468784"/>
      <w:bookmarkStart w:id="4230" w:name="_Toc409469406"/>
      <w:bookmarkStart w:id="4231" w:name="_Toc409470026"/>
      <w:bookmarkStart w:id="4232" w:name="_Toc409470642"/>
      <w:bookmarkStart w:id="4233" w:name="_Toc409471256"/>
      <w:bookmarkStart w:id="4234" w:name="_Toc409471867"/>
      <w:bookmarkStart w:id="4235" w:name="_Toc409472477"/>
      <w:bookmarkStart w:id="4236" w:name="_Toc409473086"/>
      <w:bookmarkStart w:id="4237" w:name="_Toc409473701"/>
      <w:bookmarkStart w:id="4238" w:name="_Toc409474319"/>
      <w:bookmarkStart w:id="4239" w:name="_Toc409474963"/>
      <w:bookmarkStart w:id="4240" w:name="_Toc409512064"/>
      <w:bookmarkStart w:id="4241" w:name="_Toc409458187"/>
      <w:bookmarkStart w:id="4242" w:name="_Toc409458923"/>
      <w:bookmarkStart w:id="4243" w:name="_Toc409459540"/>
      <w:bookmarkStart w:id="4244" w:name="_Toc409460161"/>
      <w:bookmarkStart w:id="4245" w:name="_Toc409465019"/>
      <w:bookmarkStart w:id="4246" w:name="_Toc409465641"/>
      <w:bookmarkStart w:id="4247" w:name="_Toc409466266"/>
      <w:bookmarkStart w:id="4248" w:name="_Toc409466908"/>
      <w:bookmarkStart w:id="4249" w:name="_Toc409467536"/>
      <w:bookmarkStart w:id="4250" w:name="_Toc409468162"/>
      <w:bookmarkStart w:id="4251" w:name="_Toc409468785"/>
      <w:bookmarkStart w:id="4252" w:name="_Toc409469407"/>
      <w:bookmarkStart w:id="4253" w:name="_Toc409470027"/>
      <w:bookmarkStart w:id="4254" w:name="_Toc409470643"/>
      <w:bookmarkStart w:id="4255" w:name="_Toc409471257"/>
      <w:bookmarkStart w:id="4256" w:name="_Toc409471868"/>
      <w:bookmarkStart w:id="4257" w:name="_Toc409472478"/>
      <w:bookmarkStart w:id="4258" w:name="_Toc409473087"/>
      <w:bookmarkStart w:id="4259" w:name="_Toc409473702"/>
      <w:bookmarkStart w:id="4260" w:name="_Toc409474320"/>
      <w:bookmarkStart w:id="4261" w:name="_Toc409474964"/>
      <w:bookmarkStart w:id="4262" w:name="_Toc409512065"/>
      <w:bookmarkStart w:id="4263" w:name="_Toc409458188"/>
      <w:bookmarkStart w:id="4264" w:name="_Toc409458924"/>
      <w:bookmarkStart w:id="4265" w:name="_Toc409459541"/>
      <w:bookmarkStart w:id="4266" w:name="_Toc409460162"/>
      <w:bookmarkStart w:id="4267" w:name="_Toc409465020"/>
      <w:bookmarkStart w:id="4268" w:name="_Toc409465642"/>
      <w:bookmarkStart w:id="4269" w:name="_Toc409466267"/>
      <w:bookmarkStart w:id="4270" w:name="_Toc409466909"/>
      <w:bookmarkStart w:id="4271" w:name="_Toc409467537"/>
      <w:bookmarkStart w:id="4272" w:name="_Toc409468163"/>
      <w:bookmarkStart w:id="4273" w:name="_Toc409468786"/>
      <w:bookmarkStart w:id="4274" w:name="_Toc409469408"/>
      <w:bookmarkStart w:id="4275" w:name="_Toc409470028"/>
      <w:bookmarkStart w:id="4276" w:name="_Toc409470644"/>
      <w:bookmarkStart w:id="4277" w:name="_Toc409471258"/>
      <w:bookmarkStart w:id="4278" w:name="_Toc409471869"/>
      <w:bookmarkStart w:id="4279" w:name="_Toc409472479"/>
      <w:bookmarkStart w:id="4280" w:name="_Toc409473088"/>
      <w:bookmarkStart w:id="4281" w:name="_Toc409473703"/>
      <w:bookmarkStart w:id="4282" w:name="_Toc409474321"/>
      <w:bookmarkStart w:id="4283" w:name="_Toc409474965"/>
      <w:bookmarkStart w:id="4284" w:name="_Toc409512066"/>
      <w:bookmarkStart w:id="4285" w:name="_Toc409458189"/>
      <w:bookmarkStart w:id="4286" w:name="_Toc409458925"/>
      <w:bookmarkStart w:id="4287" w:name="_Toc409459542"/>
      <w:bookmarkStart w:id="4288" w:name="_Toc409460163"/>
      <w:bookmarkStart w:id="4289" w:name="_Toc409465021"/>
      <w:bookmarkStart w:id="4290" w:name="_Toc409465643"/>
      <w:bookmarkStart w:id="4291" w:name="_Toc409466268"/>
      <w:bookmarkStart w:id="4292" w:name="_Toc409466910"/>
      <w:bookmarkStart w:id="4293" w:name="_Toc409467538"/>
      <w:bookmarkStart w:id="4294" w:name="_Toc409468164"/>
      <w:bookmarkStart w:id="4295" w:name="_Toc409468787"/>
      <w:bookmarkStart w:id="4296" w:name="_Toc409469409"/>
      <w:bookmarkStart w:id="4297" w:name="_Toc409470029"/>
      <w:bookmarkStart w:id="4298" w:name="_Toc409470645"/>
      <w:bookmarkStart w:id="4299" w:name="_Toc409471259"/>
      <w:bookmarkStart w:id="4300" w:name="_Toc409471870"/>
      <w:bookmarkStart w:id="4301" w:name="_Toc409472480"/>
      <w:bookmarkStart w:id="4302" w:name="_Toc409473089"/>
      <w:bookmarkStart w:id="4303" w:name="_Toc409473704"/>
      <w:bookmarkStart w:id="4304" w:name="_Toc409474322"/>
      <w:bookmarkStart w:id="4305" w:name="_Toc409474966"/>
      <w:bookmarkStart w:id="4306" w:name="_Toc409512067"/>
      <w:bookmarkStart w:id="4307" w:name="_Toc409458190"/>
      <w:bookmarkStart w:id="4308" w:name="_Toc409458926"/>
      <w:bookmarkStart w:id="4309" w:name="_Toc409459543"/>
      <w:bookmarkStart w:id="4310" w:name="_Toc409460164"/>
      <w:bookmarkStart w:id="4311" w:name="_Toc409465022"/>
      <w:bookmarkStart w:id="4312" w:name="_Toc409465644"/>
      <w:bookmarkStart w:id="4313" w:name="_Toc409466269"/>
      <w:bookmarkStart w:id="4314" w:name="_Toc409466911"/>
      <w:bookmarkStart w:id="4315" w:name="_Toc409467539"/>
      <w:bookmarkStart w:id="4316" w:name="_Toc409468165"/>
      <w:bookmarkStart w:id="4317" w:name="_Toc409468788"/>
      <w:bookmarkStart w:id="4318" w:name="_Toc409469410"/>
      <w:bookmarkStart w:id="4319" w:name="_Toc409470030"/>
      <w:bookmarkStart w:id="4320" w:name="_Toc409470646"/>
      <w:bookmarkStart w:id="4321" w:name="_Toc409471260"/>
      <w:bookmarkStart w:id="4322" w:name="_Toc409471871"/>
      <w:bookmarkStart w:id="4323" w:name="_Toc409472481"/>
      <w:bookmarkStart w:id="4324" w:name="_Toc409473090"/>
      <w:bookmarkStart w:id="4325" w:name="_Toc409473705"/>
      <w:bookmarkStart w:id="4326" w:name="_Toc409474323"/>
      <w:bookmarkStart w:id="4327" w:name="_Toc409474967"/>
      <w:bookmarkStart w:id="4328" w:name="_Toc409512068"/>
      <w:bookmarkStart w:id="4329" w:name="_Toc409458191"/>
      <w:bookmarkStart w:id="4330" w:name="_Toc409458927"/>
      <w:bookmarkStart w:id="4331" w:name="_Toc409459544"/>
      <w:bookmarkStart w:id="4332" w:name="_Toc409460165"/>
      <w:bookmarkStart w:id="4333" w:name="_Toc409465023"/>
      <w:bookmarkStart w:id="4334" w:name="_Toc409465645"/>
      <w:bookmarkStart w:id="4335" w:name="_Toc409466270"/>
      <w:bookmarkStart w:id="4336" w:name="_Toc409466912"/>
      <w:bookmarkStart w:id="4337" w:name="_Toc409467540"/>
      <w:bookmarkStart w:id="4338" w:name="_Toc409468166"/>
      <w:bookmarkStart w:id="4339" w:name="_Toc409468789"/>
      <w:bookmarkStart w:id="4340" w:name="_Toc409469411"/>
      <w:bookmarkStart w:id="4341" w:name="_Toc409470031"/>
      <w:bookmarkStart w:id="4342" w:name="_Toc409470647"/>
      <w:bookmarkStart w:id="4343" w:name="_Toc409471261"/>
      <w:bookmarkStart w:id="4344" w:name="_Toc409471872"/>
      <w:bookmarkStart w:id="4345" w:name="_Toc409472482"/>
      <w:bookmarkStart w:id="4346" w:name="_Toc409473091"/>
      <w:bookmarkStart w:id="4347" w:name="_Toc409473706"/>
      <w:bookmarkStart w:id="4348" w:name="_Toc409474324"/>
      <w:bookmarkStart w:id="4349" w:name="_Toc409474968"/>
      <w:bookmarkStart w:id="4350" w:name="_Toc409512069"/>
      <w:bookmarkStart w:id="4351" w:name="_Toc409458192"/>
      <w:bookmarkStart w:id="4352" w:name="_Toc409458928"/>
      <w:bookmarkStart w:id="4353" w:name="_Toc409459545"/>
      <w:bookmarkStart w:id="4354" w:name="_Toc409460166"/>
      <w:bookmarkStart w:id="4355" w:name="_Toc409465024"/>
      <w:bookmarkStart w:id="4356" w:name="_Toc409465646"/>
      <w:bookmarkStart w:id="4357" w:name="_Toc409466271"/>
      <w:bookmarkStart w:id="4358" w:name="_Toc409466913"/>
      <w:bookmarkStart w:id="4359" w:name="_Toc409467541"/>
      <w:bookmarkStart w:id="4360" w:name="_Toc409468167"/>
      <w:bookmarkStart w:id="4361" w:name="_Toc409468790"/>
      <w:bookmarkStart w:id="4362" w:name="_Toc409469412"/>
      <w:bookmarkStart w:id="4363" w:name="_Toc409470032"/>
      <w:bookmarkStart w:id="4364" w:name="_Toc409470648"/>
      <w:bookmarkStart w:id="4365" w:name="_Toc409471262"/>
      <w:bookmarkStart w:id="4366" w:name="_Toc409471873"/>
      <w:bookmarkStart w:id="4367" w:name="_Toc409472483"/>
      <w:bookmarkStart w:id="4368" w:name="_Toc409473092"/>
      <w:bookmarkStart w:id="4369" w:name="_Toc409473707"/>
      <w:bookmarkStart w:id="4370" w:name="_Toc409474325"/>
      <w:bookmarkStart w:id="4371" w:name="_Toc409474969"/>
      <w:bookmarkStart w:id="4372" w:name="_Toc409512070"/>
      <w:bookmarkStart w:id="4373" w:name="_Toc409458193"/>
      <w:bookmarkStart w:id="4374" w:name="_Toc409458929"/>
      <w:bookmarkStart w:id="4375" w:name="_Toc409459546"/>
      <w:bookmarkStart w:id="4376" w:name="_Toc409460167"/>
      <w:bookmarkStart w:id="4377" w:name="_Toc409465025"/>
      <w:bookmarkStart w:id="4378" w:name="_Toc409465647"/>
      <w:bookmarkStart w:id="4379" w:name="_Toc409466272"/>
      <w:bookmarkStart w:id="4380" w:name="_Toc409466914"/>
      <w:bookmarkStart w:id="4381" w:name="_Toc409467542"/>
      <w:bookmarkStart w:id="4382" w:name="_Toc409468168"/>
      <w:bookmarkStart w:id="4383" w:name="_Toc409468791"/>
      <w:bookmarkStart w:id="4384" w:name="_Toc409469413"/>
      <w:bookmarkStart w:id="4385" w:name="_Toc409470033"/>
      <w:bookmarkStart w:id="4386" w:name="_Toc409470649"/>
      <w:bookmarkStart w:id="4387" w:name="_Toc409471263"/>
      <w:bookmarkStart w:id="4388" w:name="_Toc409471874"/>
      <w:bookmarkStart w:id="4389" w:name="_Toc409472484"/>
      <w:bookmarkStart w:id="4390" w:name="_Toc409473093"/>
      <w:bookmarkStart w:id="4391" w:name="_Toc409473708"/>
      <w:bookmarkStart w:id="4392" w:name="_Toc409474326"/>
      <w:bookmarkStart w:id="4393" w:name="_Toc409474970"/>
      <w:bookmarkStart w:id="4394" w:name="_Toc409512071"/>
      <w:bookmarkStart w:id="4395" w:name="_Toc409458194"/>
      <w:bookmarkStart w:id="4396" w:name="_Toc409458930"/>
      <w:bookmarkStart w:id="4397" w:name="_Toc409459547"/>
      <w:bookmarkStart w:id="4398" w:name="_Toc409460168"/>
      <w:bookmarkStart w:id="4399" w:name="_Toc409465026"/>
      <w:bookmarkStart w:id="4400" w:name="_Toc409465648"/>
      <w:bookmarkStart w:id="4401" w:name="_Toc409466273"/>
      <w:bookmarkStart w:id="4402" w:name="_Toc409466915"/>
      <w:bookmarkStart w:id="4403" w:name="_Toc409467543"/>
      <w:bookmarkStart w:id="4404" w:name="_Toc409468169"/>
      <w:bookmarkStart w:id="4405" w:name="_Toc409468792"/>
      <w:bookmarkStart w:id="4406" w:name="_Toc409469414"/>
      <w:bookmarkStart w:id="4407" w:name="_Toc409470034"/>
      <w:bookmarkStart w:id="4408" w:name="_Toc409470650"/>
      <w:bookmarkStart w:id="4409" w:name="_Toc409471264"/>
      <w:bookmarkStart w:id="4410" w:name="_Toc409471875"/>
      <w:bookmarkStart w:id="4411" w:name="_Toc409472485"/>
      <w:bookmarkStart w:id="4412" w:name="_Toc409473094"/>
      <w:bookmarkStart w:id="4413" w:name="_Toc409473709"/>
      <w:bookmarkStart w:id="4414" w:name="_Toc409474327"/>
      <w:bookmarkStart w:id="4415" w:name="_Toc409474971"/>
      <w:bookmarkStart w:id="4416" w:name="_Toc409512072"/>
      <w:bookmarkStart w:id="4417" w:name="_Toc409458195"/>
      <w:bookmarkStart w:id="4418" w:name="_Toc409458931"/>
      <w:bookmarkStart w:id="4419" w:name="_Toc409459548"/>
      <w:bookmarkStart w:id="4420" w:name="_Toc409460169"/>
      <w:bookmarkStart w:id="4421" w:name="_Toc409465027"/>
      <w:bookmarkStart w:id="4422" w:name="_Toc409465649"/>
      <w:bookmarkStart w:id="4423" w:name="_Toc409466274"/>
      <w:bookmarkStart w:id="4424" w:name="_Toc409466916"/>
      <w:bookmarkStart w:id="4425" w:name="_Toc409467544"/>
      <w:bookmarkStart w:id="4426" w:name="_Toc409468170"/>
      <w:bookmarkStart w:id="4427" w:name="_Toc409468793"/>
      <w:bookmarkStart w:id="4428" w:name="_Toc409469415"/>
      <w:bookmarkStart w:id="4429" w:name="_Toc409470035"/>
      <w:bookmarkStart w:id="4430" w:name="_Toc409470651"/>
      <w:bookmarkStart w:id="4431" w:name="_Toc409471265"/>
      <w:bookmarkStart w:id="4432" w:name="_Toc409471876"/>
      <w:bookmarkStart w:id="4433" w:name="_Toc409472486"/>
      <w:bookmarkStart w:id="4434" w:name="_Toc409473095"/>
      <w:bookmarkStart w:id="4435" w:name="_Toc409473710"/>
      <w:bookmarkStart w:id="4436" w:name="_Toc409474328"/>
      <w:bookmarkStart w:id="4437" w:name="_Toc409474972"/>
      <w:bookmarkStart w:id="4438" w:name="_Toc409512073"/>
      <w:bookmarkStart w:id="4439" w:name="_Toc409458196"/>
      <w:bookmarkStart w:id="4440" w:name="_Toc409458932"/>
      <w:bookmarkStart w:id="4441" w:name="_Toc409459549"/>
      <w:bookmarkStart w:id="4442" w:name="_Toc409460170"/>
      <w:bookmarkStart w:id="4443" w:name="_Toc409465028"/>
      <w:bookmarkStart w:id="4444" w:name="_Toc409465650"/>
      <w:bookmarkStart w:id="4445" w:name="_Toc409466275"/>
      <w:bookmarkStart w:id="4446" w:name="_Toc409466917"/>
      <w:bookmarkStart w:id="4447" w:name="_Toc409467545"/>
      <w:bookmarkStart w:id="4448" w:name="_Toc409468171"/>
      <w:bookmarkStart w:id="4449" w:name="_Toc409468794"/>
      <w:bookmarkStart w:id="4450" w:name="_Toc409469416"/>
      <w:bookmarkStart w:id="4451" w:name="_Toc409470036"/>
      <w:bookmarkStart w:id="4452" w:name="_Toc409470652"/>
      <w:bookmarkStart w:id="4453" w:name="_Toc409471266"/>
      <w:bookmarkStart w:id="4454" w:name="_Toc409471877"/>
      <w:bookmarkStart w:id="4455" w:name="_Toc409472487"/>
      <w:bookmarkStart w:id="4456" w:name="_Toc409473096"/>
      <w:bookmarkStart w:id="4457" w:name="_Toc409473711"/>
      <w:bookmarkStart w:id="4458" w:name="_Toc409474329"/>
      <w:bookmarkStart w:id="4459" w:name="_Toc409474973"/>
      <w:bookmarkStart w:id="4460" w:name="_Toc409512074"/>
      <w:bookmarkStart w:id="4461" w:name="_Toc409458197"/>
      <w:bookmarkStart w:id="4462" w:name="_Toc409458933"/>
      <w:bookmarkStart w:id="4463" w:name="_Toc409459550"/>
      <w:bookmarkStart w:id="4464" w:name="_Toc409460171"/>
      <w:bookmarkStart w:id="4465" w:name="_Toc409465029"/>
      <w:bookmarkStart w:id="4466" w:name="_Toc409465651"/>
      <w:bookmarkStart w:id="4467" w:name="_Toc409466276"/>
      <w:bookmarkStart w:id="4468" w:name="_Toc409466918"/>
      <w:bookmarkStart w:id="4469" w:name="_Toc409467546"/>
      <w:bookmarkStart w:id="4470" w:name="_Toc409468172"/>
      <w:bookmarkStart w:id="4471" w:name="_Toc409468795"/>
      <w:bookmarkStart w:id="4472" w:name="_Toc409469417"/>
      <w:bookmarkStart w:id="4473" w:name="_Toc409470037"/>
      <w:bookmarkStart w:id="4474" w:name="_Toc409470653"/>
      <w:bookmarkStart w:id="4475" w:name="_Toc409471267"/>
      <w:bookmarkStart w:id="4476" w:name="_Toc409471878"/>
      <w:bookmarkStart w:id="4477" w:name="_Toc409472488"/>
      <w:bookmarkStart w:id="4478" w:name="_Toc409473097"/>
      <w:bookmarkStart w:id="4479" w:name="_Toc409473712"/>
      <w:bookmarkStart w:id="4480" w:name="_Toc409474330"/>
      <w:bookmarkStart w:id="4481" w:name="_Toc409474974"/>
      <w:bookmarkStart w:id="4482" w:name="_Toc409512075"/>
      <w:bookmarkStart w:id="4483" w:name="_Toc409458198"/>
      <w:bookmarkStart w:id="4484" w:name="_Toc409458934"/>
      <w:bookmarkStart w:id="4485" w:name="_Toc409459551"/>
      <w:bookmarkStart w:id="4486" w:name="_Toc409460172"/>
      <w:bookmarkStart w:id="4487" w:name="_Toc409465030"/>
      <w:bookmarkStart w:id="4488" w:name="_Toc409465652"/>
      <w:bookmarkStart w:id="4489" w:name="_Toc409466277"/>
      <w:bookmarkStart w:id="4490" w:name="_Toc409466919"/>
      <w:bookmarkStart w:id="4491" w:name="_Toc409467547"/>
      <w:bookmarkStart w:id="4492" w:name="_Toc409468173"/>
      <w:bookmarkStart w:id="4493" w:name="_Toc409468796"/>
      <w:bookmarkStart w:id="4494" w:name="_Toc409469418"/>
      <w:bookmarkStart w:id="4495" w:name="_Toc409470038"/>
      <w:bookmarkStart w:id="4496" w:name="_Toc409470654"/>
      <w:bookmarkStart w:id="4497" w:name="_Toc409471268"/>
      <w:bookmarkStart w:id="4498" w:name="_Toc409471879"/>
      <w:bookmarkStart w:id="4499" w:name="_Toc409472489"/>
      <w:bookmarkStart w:id="4500" w:name="_Toc409473098"/>
      <w:bookmarkStart w:id="4501" w:name="_Toc409473713"/>
      <w:bookmarkStart w:id="4502" w:name="_Toc409474331"/>
      <w:bookmarkStart w:id="4503" w:name="_Toc409474975"/>
      <w:bookmarkStart w:id="4504" w:name="_Toc409512076"/>
      <w:bookmarkStart w:id="4505" w:name="_Toc409458199"/>
      <w:bookmarkStart w:id="4506" w:name="_Toc409458935"/>
      <w:bookmarkStart w:id="4507" w:name="_Toc409459552"/>
      <w:bookmarkStart w:id="4508" w:name="_Toc409460173"/>
      <w:bookmarkStart w:id="4509" w:name="_Toc409465031"/>
      <w:bookmarkStart w:id="4510" w:name="_Toc409465653"/>
      <w:bookmarkStart w:id="4511" w:name="_Toc409466278"/>
      <w:bookmarkStart w:id="4512" w:name="_Toc409466920"/>
      <w:bookmarkStart w:id="4513" w:name="_Toc409467548"/>
      <w:bookmarkStart w:id="4514" w:name="_Toc409468174"/>
      <w:bookmarkStart w:id="4515" w:name="_Toc409468797"/>
      <w:bookmarkStart w:id="4516" w:name="_Toc409469419"/>
      <w:bookmarkStart w:id="4517" w:name="_Toc409470039"/>
      <w:bookmarkStart w:id="4518" w:name="_Toc409470655"/>
      <w:bookmarkStart w:id="4519" w:name="_Toc409471269"/>
      <w:bookmarkStart w:id="4520" w:name="_Toc409471880"/>
      <w:bookmarkStart w:id="4521" w:name="_Toc409472490"/>
      <w:bookmarkStart w:id="4522" w:name="_Toc409473099"/>
      <w:bookmarkStart w:id="4523" w:name="_Toc409473714"/>
      <w:bookmarkStart w:id="4524" w:name="_Toc409474332"/>
      <w:bookmarkStart w:id="4525" w:name="_Toc409474976"/>
      <w:bookmarkStart w:id="4526" w:name="_Toc409512077"/>
      <w:bookmarkStart w:id="4527" w:name="_Toc409458200"/>
      <w:bookmarkStart w:id="4528" w:name="_Toc409458936"/>
      <w:bookmarkStart w:id="4529" w:name="_Toc409459553"/>
      <w:bookmarkStart w:id="4530" w:name="_Toc409460174"/>
      <w:bookmarkStart w:id="4531" w:name="_Toc409465032"/>
      <w:bookmarkStart w:id="4532" w:name="_Toc409465654"/>
      <w:bookmarkStart w:id="4533" w:name="_Toc409466279"/>
      <w:bookmarkStart w:id="4534" w:name="_Toc409466921"/>
      <w:bookmarkStart w:id="4535" w:name="_Toc409467549"/>
      <w:bookmarkStart w:id="4536" w:name="_Toc409468175"/>
      <w:bookmarkStart w:id="4537" w:name="_Toc409468798"/>
      <w:bookmarkStart w:id="4538" w:name="_Toc409469420"/>
      <w:bookmarkStart w:id="4539" w:name="_Toc409470040"/>
      <w:bookmarkStart w:id="4540" w:name="_Toc409470656"/>
      <w:bookmarkStart w:id="4541" w:name="_Toc409471270"/>
      <w:bookmarkStart w:id="4542" w:name="_Toc409471881"/>
      <w:bookmarkStart w:id="4543" w:name="_Toc409472491"/>
      <w:bookmarkStart w:id="4544" w:name="_Toc409473100"/>
      <w:bookmarkStart w:id="4545" w:name="_Toc409473715"/>
      <w:bookmarkStart w:id="4546" w:name="_Toc409474333"/>
      <w:bookmarkStart w:id="4547" w:name="_Toc409474977"/>
      <w:bookmarkStart w:id="4548" w:name="_Toc409512078"/>
      <w:bookmarkStart w:id="4549" w:name="_Toc409458201"/>
      <w:bookmarkStart w:id="4550" w:name="_Toc409458937"/>
      <w:bookmarkStart w:id="4551" w:name="_Toc409459554"/>
      <w:bookmarkStart w:id="4552" w:name="_Toc409460175"/>
      <w:bookmarkStart w:id="4553" w:name="_Toc409465033"/>
      <w:bookmarkStart w:id="4554" w:name="_Toc409465655"/>
      <w:bookmarkStart w:id="4555" w:name="_Toc409466280"/>
      <w:bookmarkStart w:id="4556" w:name="_Toc409466922"/>
      <w:bookmarkStart w:id="4557" w:name="_Toc409467550"/>
      <w:bookmarkStart w:id="4558" w:name="_Toc409468176"/>
      <w:bookmarkStart w:id="4559" w:name="_Toc409468799"/>
      <w:bookmarkStart w:id="4560" w:name="_Toc409469421"/>
      <w:bookmarkStart w:id="4561" w:name="_Toc409470041"/>
      <w:bookmarkStart w:id="4562" w:name="_Toc409470657"/>
      <w:bookmarkStart w:id="4563" w:name="_Toc409471271"/>
      <w:bookmarkStart w:id="4564" w:name="_Toc409471882"/>
      <w:bookmarkStart w:id="4565" w:name="_Toc409472492"/>
      <w:bookmarkStart w:id="4566" w:name="_Toc409473101"/>
      <w:bookmarkStart w:id="4567" w:name="_Toc409473716"/>
      <w:bookmarkStart w:id="4568" w:name="_Toc409474334"/>
      <w:bookmarkStart w:id="4569" w:name="_Toc409474978"/>
      <w:bookmarkStart w:id="4570" w:name="_Toc409512079"/>
      <w:bookmarkStart w:id="4571" w:name="_Toc409458202"/>
      <w:bookmarkStart w:id="4572" w:name="_Toc409458938"/>
      <w:bookmarkStart w:id="4573" w:name="_Toc409459555"/>
      <w:bookmarkStart w:id="4574" w:name="_Toc409460176"/>
      <w:bookmarkStart w:id="4575" w:name="_Toc409465034"/>
      <w:bookmarkStart w:id="4576" w:name="_Toc409465656"/>
      <w:bookmarkStart w:id="4577" w:name="_Toc409466281"/>
      <w:bookmarkStart w:id="4578" w:name="_Toc409466923"/>
      <w:bookmarkStart w:id="4579" w:name="_Toc409467551"/>
      <w:bookmarkStart w:id="4580" w:name="_Toc409468177"/>
      <w:bookmarkStart w:id="4581" w:name="_Toc409468800"/>
      <w:bookmarkStart w:id="4582" w:name="_Toc409469422"/>
      <w:bookmarkStart w:id="4583" w:name="_Toc409470042"/>
      <w:bookmarkStart w:id="4584" w:name="_Toc409470658"/>
      <w:bookmarkStart w:id="4585" w:name="_Toc409471272"/>
      <w:bookmarkStart w:id="4586" w:name="_Toc409471883"/>
      <w:bookmarkStart w:id="4587" w:name="_Toc409472493"/>
      <w:bookmarkStart w:id="4588" w:name="_Toc409473102"/>
      <w:bookmarkStart w:id="4589" w:name="_Toc409473717"/>
      <w:bookmarkStart w:id="4590" w:name="_Toc409474335"/>
      <w:bookmarkStart w:id="4591" w:name="_Toc409474979"/>
      <w:bookmarkStart w:id="4592" w:name="_Toc409512080"/>
      <w:bookmarkStart w:id="4593" w:name="_Toc409458203"/>
      <w:bookmarkStart w:id="4594" w:name="_Toc409458939"/>
      <w:bookmarkStart w:id="4595" w:name="_Toc409459556"/>
      <w:bookmarkStart w:id="4596" w:name="_Toc409460177"/>
      <w:bookmarkStart w:id="4597" w:name="_Toc409465035"/>
      <w:bookmarkStart w:id="4598" w:name="_Toc409465657"/>
      <w:bookmarkStart w:id="4599" w:name="_Toc409466282"/>
      <w:bookmarkStart w:id="4600" w:name="_Toc409466924"/>
      <w:bookmarkStart w:id="4601" w:name="_Toc409467552"/>
      <w:bookmarkStart w:id="4602" w:name="_Toc409468178"/>
      <w:bookmarkStart w:id="4603" w:name="_Toc409468801"/>
      <w:bookmarkStart w:id="4604" w:name="_Toc409469423"/>
      <w:bookmarkStart w:id="4605" w:name="_Toc409470043"/>
      <w:bookmarkStart w:id="4606" w:name="_Toc409470659"/>
      <w:bookmarkStart w:id="4607" w:name="_Toc409471273"/>
      <w:bookmarkStart w:id="4608" w:name="_Toc409471884"/>
      <w:bookmarkStart w:id="4609" w:name="_Toc409472494"/>
      <w:bookmarkStart w:id="4610" w:name="_Toc409473103"/>
      <w:bookmarkStart w:id="4611" w:name="_Toc409473718"/>
      <w:bookmarkStart w:id="4612" w:name="_Toc409474336"/>
      <w:bookmarkStart w:id="4613" w:name="_Toc409474980"/>
      <w:bookmarkStart w:id="4614" w:name="_Toc409512081"/>
      <w:bookmarkStart w:id="4615" w:name="_Toc409458204"/>
      <w:bookmarkStart w:id="4616" w:name="_Toc409458940"/>
      <w:bookmarkStart w:id="4617" w:name="_Toc409459557"/>
      <w:bookmarkStart w:id="4618" w:name="_Toc409460178"/>
      <w:bookmarkStart w:id="4619" w:name="_Toc409465036"/>
      <w:bookmarkStart w:id="4620" w:name="_Toc409465658"/>
      <w:bookmarkStart w:id="4621" w:name="_Toc409466283"/>
      <w:bookmarkStart w:id="4622" w:name="_Toc409466925"/>
      <w:bookmarkStart w:id="4623" w:name="_Toc409467553"/>
      <w:bookmarkStart w:id="4624" w:name="_Toc409468179"/>
      <w:bookmarkStart w:id="4625" w:name="_Toc409468802"/>
      <w:bookmarkStart w:id="4626" w:name="_Toc409469424"/>
      <w:bookmarkStart w:id="4627" w:name="_Toc409470044"/>
      <w:bookmarkStart w:id="4628" w:name="_Toc409470660"/>
      <w:bookmarkStart w:id="4629" w:name="_Toc409471274"/>
      <w:bookmarkStart w:id="4630" w:name="_Toc409471885"/>
      <w:bookmarkStart w:id="4631" w:name="_Toc409472495"/>
      <w:bookmarkStart w:id="4632" w:name="_Toc409473104"/>
      <w:bookmarkStart w:id="4633" w:name="_Toc409473719"/>
      <w:bookmarkStart w:id="4634" w:name="_Toc409474337"/>
      <w:bookmarkStart w:id="4635" w:name="_Toc409474981"/>
      <w:bookmarkStart w:id="4636" w:name="_Toc409512082"/>
      <w:bookmarkStart w:id="4637" w:name="_Toc409458205"/>
      <w:bookmarkStart w:id="4638" w:name="_Toc409458941"/>
      <w:bookmarkStart w:id="4639" w:name="_Toc409459558"/>
      <w:bookmarkStart w:id="4640" w:name="_Toc409460179"/>
      <w:bookmarkStart w:id="4641" w:name="_Toc409465037"/>
      <w:bookmarkStart w:id="4642" w:name="_Toc409465659"/>
      <w:bookmarkStart w:id="4643" w:name="_Toc409466284"/>
      <w:bookmarkStart w:id="4644" w:name="_Toc409466926"/>
      <w:bookmarkStart w:id="4645" w:name="_Toc409467554"/>
      <w:bookmarkStart w:id="4646" w:name="_Toc409468180"/>
      <w:bookmarkStart w:id="4647" w:name="_Toc409468803"/>
      <w:bookmarkStart w:id="4648" w:name="_Toc409469425"/>
      <w:bookmarkStart w:id="4649" w:name="_Toc409470045"/>
      <w:bookmarkStart w:id="4650" w:name="_Toc409470661"/>
      <w:bookmarkStart w:id="4651" w:name="_Toc409471275"/>
      <w:bookmarkStart w:id="4652" w:name="_Toc409471886"/>
      <w:bookmarkStart w:id="4653" w:name="_Toc409472496"/>
      <w:bookmarkStart w:id="4654" w:name="_Toc409473105"/>
      <w:bookmarkStart w:id="4655" w:name="_Toc409473720"/>
      <w:bookmarkStart w:id="4656" w:name="_Toc409474338"/>
      <w:bookmarkStart w:id="4657" w:name="_Toc409474982"/>
      <w:bookmarkStart w:id="4658" w:name="_Toc409512083"/>
      <w:bookmarkStart w:id="4659" w:name="_Toc409458206"/>
      <w:bookmarkStart w:id="4660" w:name="_Toc409458942"/>
      <w:bookmarkStart w:id="4661" w:name="_Toc409459559"/>
      <w:bookmarkStart w:id="4662" w:name="_Toc409460180"/>
      <w:bookmarkStart w:id="4663" w:name="_Toc409465038"/>
      <w:bookmarkStart w:id="4664" w:name="_Toc409465660"/>
      <w:bookmarkStart w:id="4665" w:name="_Toc409466285"/>
      <w:bookmarkStart w:id="4666" w:name="_Toc409466927"/>
      <w:bookmarkStart w:id="4667" w:name="_Toc409467555"/>
      <w:bookmarkStart w:id="4668" w:name="_Toc409468181"/>
      <w:bookmarkStart w:id="4669" w:name="_Toc409468804"/>
      <w:bookmarkStart w:id="4670" w:name="_Toc409469426"/>
      <w:bookmarkStart w:id="4671" w:name="_Toc409470046"/>
      <w:bookmarkStart w:id="4672" w:name="_Toc409470662"/>
      <w:bookmarkStart w:id="4673" w:name="_Toc409471276"/>
      <w:bookmarkStart w:id="4674" w:name="_Toc409471887"/>
      <w:bookmarkStart w:id="4675" w:name="_Toc409472497"/>
      <w:bookmarkStart w:id="4676" w:name="_Toc409473106"/>
      <w:bookmarkStart w:id="4677" w:name="_Toc409473721"/>
      <w:bookmarkStart w:id="4678" w:name="_Toc409474339"/>
      <w:bookmarkStart w:id="4679" w:name="_Toc409474983"/>
      <w:bookmarkStart w:id="4680" w:name="_Toc409512084"/>
      <w:bookmarkStart w:id="4681" w:name="_Toc409458207"/>
      <w:bookmarkStart w:id="4682" w:name="_Toc409458943"/>
      <w:bookmarkStart w:id="4683" w:name="_Toc409459560"/>
      <w:bookmarkStart w:id="4684" w:name="_Toc409460181"/>
      <w:bookmarkStart w:id="4685" w:name="_Toc409465039"/>
      <w:bookmarkStart w:id="4686" w:name="_Toc409465661"/>
      <w:bookmarkStart w:id="4687" w:name="_Toc409466286"/>
      <w:bookmarkStart w:id="4688" w:name="_Toc409466928"/>
      <w:bookmarkStart w:id="4689" w:name="_Toc409467556"/>
      <w:bookmarkStart w:id="4690" w:name="_Toc409468182"/>
      <w:bookmarkStart w:id="4691" w:name="_Toc409468805"/>
      <w:bookmarkStart w:id="4692" w:name="_Toc409469427"/>
      <w:bookmarkStart w:id="4693" w:name="_Toc409470047"/>
      <w:bookmarkStart w:id="4694" w:name="_Toc409470663"/>
      <w:bookmarkStart w:id="4695" w:name="_Toc409471277"/>
      <w:bookmarkStart w:id="4696" w:name="_Toc409471888"/>
      <w:bookmarkStart w:id="4697" w:name="_Toc409472498"/>
      <w:bookmarkStart w:id="4698" w:name="_Toc409473107"/>
      <w:bookmarkStart w:id="4699" w:name="_Toc409473722"/>
      <w:bookmarkStart w:id="4700" w:name="_Toc409474340"/>
      <w:bookmarkStart w:id="4701" w:name="_Toc409474984"/>
      <w:bookmarkStart w:id="4702" w:name="_Toc409512085"/>
      <w:bookmarkStart w:id="4703" w:name="_Toc409458208"/>
      <w:bookmarkStart w:id="4704" w:name="_Toc409458944"/>
      <w:bookmarkStart w:id="4705" w:name="_Toc409459561"/>
      <w:bookmarkStart w:id="4706" w:name="_Toc409460182"/>
      <w:bookmarkStart w:id="4707" w:name="_Toc409465040"/>
      <w:bookmarkStart w:id="4708" w:name="_Toc409465662"/>
      <w:bookmarkStart w:id="4709" w:name="_Toc409466287"/>
      <w:bookmarkStart w:id="4710" w:name="_Toc409466929"/>
      <w:bookmarkStart w:id="4711" w:name="_Toc409467557"/>
      <w:bookmarkStart w:id="4712" w:name="_Toc409468183"/>
      <w:bookmarkStart w:id="4713" w:name="_Toc409468806"/>
      <w:bookmarkStart w:id="4714" w:name="_Toc409469428"/>
      <w:bookmarkStart w:id="4715" w:name="_Toc409470048"/>
      <w:bookmarkStart w:id="4716" w:name="_Toc409470664"/>
      <w:bookmarkStart w:id="4717" w:name="_Toc409471278"/>
      <w:bookmarkStart w:id="4718" w:name="_Toc409471889"/>
      <w:bookmarkStart w:id="4719" w:name="_Toc409472499"/>
      <w:bookmarkStart w:id="4720" w:name="_Toc409473108"/>
      <w:bookmarkStart w:id="4721" w:name="_Toc409473723"/>
      <w:bookmarkStart w:id="4722" w:name="_Toc409474341"/>
      <w:bookmarkStart w:id="4723" w:name="_Toc409474985"/>
      <w:bookmarkStart w:id="4724" w:name="_Toc409512086"/>
      <w:bookmarkStart w:id="4725" w:name="_Toc409458209"/>
      <w:bookmarkStart w:id="4726" w:name="_Toc409458945"/>
      <w:bookmarkStart w:id="4727" w:name="_Toc409459562"/>
      <w:bookmarkStart w:id="4728" w:name="_Toc409460183"/>
      <w:bookmarkStart w:id="4729" w:name="_Toc409465041"/>
      <w:bookmarkStart w:id="4730" w:name="_Toc409465663"/>
      <w:bookmarkStart w:id="4731" w:name="_Toc409466288"/>
      <w:bookmarkStart w:id="4732" w:name="_Toc409466930"/>
      <w:bookmarkStart w:id="4733" w:name="_Toc409467558"/>
      <w:bookmarkStart w:id="4734" w:name="_Toc409468184"/>
      <w:bookmarkStart w:id="4735" w:name="_Toc409468807"/>
      <w:bookmarkStart w:id="4736" w:name="_Toc409469429"/>
      <w:bookmarkStart w:id="4737" w:name="_Toc409470049"/>
      <w:bookmarkStart w:id="4738" w:name="_Toc409470665"/>
      <w:bookmarkStart w:id="4739" w:name="_Toc409471279"/>
      <w:bookmarkStart w:id="4740" w:name="_Toc409471890"/>
      <w:bookmarkStart w:id="4741" w:name="_Toc409472500"/>
      <w:bookmarkStart w:id="4742" w:name="_Toc409473109"/>
      <w:bookmarkStart w:id="4743" w:name="_Toc409473724"/>
      <w:bookmarkStart w:id="4744" w:name="_Toc409474342"/>
      <w:bookmarkStart w:id="4745" w:name="_Toc409474986"/>
      <w:bookmarkStart w:id="4746" w:name="_Toc409512087"/>
      <w:bookmarkStart w:id="4747" w:name="_Toc409458210"/>
      <w:bookmarkStart w:id="4748" w:name="_Toc409458946"/>
      <w:bookmarkStart w:id="4749" w:name="_Toc409459563"/>
      <w:bookmarkStart w:id="4750" w:name="_Toc409460184"/>
      <w:bookmarkStart w:id="4751" w:name="_Toc409465042"/>
      <w:bookmarkStart w:id="4752" w:name="_Toc409465664"/>
      <w:bookmarkStart w:id="4753" w:name="_Toc409466289"/>
      <w:bookmarkStart w:id="4754" w:name="_Toc409466931"/>
      <w:bookmarkStart w:id="4755" w:name="_Toc409467559"/>
      <w:bookmarkStart w:id="4756" w:name="_Toc409468185"/>
      <w:bookmarkStart w:id="4757" w:name="_Toc409468808"/>
      <w:bookmarkStart w:id="4758" w:name="_Toc409469430"/>
      <w:bookmarkStart w:id="4759" w:name="_Toc409470050"/>
      <w:bookmarkStart w:id="4760" w:name="_Toc409470666"/>
      <w:bookmarkStart w:id="4761" w:name="_Toc409471280"/>
      <w:bookmarkStart w:id="4762" w:name="_Toc409471891"/>
      <w:bookmarkStart w:id="4763" w:name="_Toc409472501"/>
      <w:bookmarkStart w:id="4764" w:name="_Toc409473110"/>
      <w:bookmarkStart w:id="4765" w:name="_Toc409473725"/>
      <w:bookmarkStart w:id="4766" w:name="_Toc409474343"/>
      <w:bookmarkStart w:id="4767" w:name="_Toc409474987"/>
      <w:bookmarkStart w:id="4768" w:name="_Toc409512088"/>
      <w:bookmarkStart w:id="4769" w:name="_Toc409458211"/>
      <w:bookmarkStart w:id="4770" w:name="_Toc409458947"/>
      <w:bookmarkStart w:id="4771" w:name="_Toc409459564"/>
      <w:bookmarkStart w:id="4772" w:name="_Toc409460185"/>
      <w:bookmarkStart w:id="4773" w:name="_Toc409465043"/>
      <w:bookmarkStart w:id="4774" w:name="_Toc409465665"/>
      <w:bookmarkStart w:id="4775" w:name="_Toc409466290"/>
      <w:bookmarkStart w:id="4776" w:name="_Toc409466932"/>
      <w:bookmarkStart w:id="4777" w:name="_Toc409467560"/>
      <w:bookmarkStart w:id="4778" w:name="_Toc409468186"/>
      <w:bookmarkStart w:id="4779" w:name="_Toc409468809"/>
      <w:bookmarkStart w:id="4780" w:name="_Toc409469431"/>
      <w:bookmarkStart w:id="4781" w:name="_Toc409470051"/>
      <w:bookmarkStart w:id="4782" w:name="_Toc409470667"/>
      <w:bookmarkStart w:id="4783" w:name="_Toc409471281"/>
      <w:bookmarkStart w:id="4784" w:name="_Toc409471892"/>
      <w:bookmarkStart w:id="4785" w:name="_Toc409472502"/>
      <w:bookmarkStart w:id="4786" w:name="_Toc409473111"/>
      <w:bookmarkStart w:id="4787" w:name="_Toc409473726"/>
      <w:bookmarkStart w:id="4788" w:name="_Toc409474344"/>
      <w:bookmarkStart w:id="4789" w:name="_Toc409474988"/>
      <w:bookmarkStart w:id="4790" w:name="_Toc409512089"/>
      <w:bookmarkStart w:id="4791" w:name="_Toc409458212"/>
      <w:bookmarkStart w:id="4792" w:name="_Toc409458948"/>
      <w:bookmarkStart w:id="4793" w:name="_Toc409459565"/>
      <w:bookmarkStart w:id="4794" w:name="_Toc409460186"/>
      <w:bookmarkStart w:id="4795" w:name="_Toc409465044"/>
      <w:bookmarkStart w:id="4796" w:name="_Toc409465666"/>
      <w:bookmarkStart w:id="4797" w:name="_Toc409466291"/>
      <w:bookmarkStart w:id="4798" w:name="_Toc409466933"/>
      <w:bookmarkStart w:id="4799" w:name="_Toc409467561"/>
      <w:bookmarkStart w:id="4800" w:name="_Toc409468187"/>
      <w:bookmarkStart w:id="4801" w:name="_Toc409468810"/>
      <w:bookmarkStart w:id="4802" w:name="_Toc409469432"/>
      <w:bookmarkStart w:id="4803" w:name="_Toc409470052"/>
      <w:bookmarkStart w:id="4804" w:name="_Toc409470668"/>
      <w:bookmarkStart w:id="4805" w:name="_Toc409471282"/>
      <w:bookmarkStart w:id="4806" w:name="_Toc409471893"/>
      <w:bookmarkStart w:id="4807" w:name="_Toc409472503"/>
      <w:bookmarkStart w:id="4808" w:name="_Toc409473112"/>
      <w:bookmarkStart w:id="4809" w:name="_Toc409473727"/>
      <w:bookmarkStart w:id="4810" w:name="_Toc409474345"/>
      <w:bookmarkStart w:id="4811" w:name="_Toc409474989"/>
      <w:bookmarkStart w:id="4812" w:name="_Toc409512090"/>
      <w:bookmarkStart w:id="4813" w:name="_Toc409458213"/>
      <w:bookmarkStart w:id="4814" w:name="_Toc409458949"/>
      <w:bookmarkStart w:id="4815" w:name="_Toc409459566"/>
      <w:bookmarkStart w:id="4816" w:name="_Toc409460187"/>
      <w:bookmarkStart w:id="4817" w:name="_Toc409465045"/>
      <w:bookmarkStart w:id="4818" w:name="_Toc409465667"/>
      <w:bookmarkStart w:id="4819" w:name="_Toc409466292"/>
      <w:bookmarkStart w:id="4820" w:name="_Toc409466934"/>
      <w:bookmarkStart w:id="4821" w:name="_Toc409467562"/>
      <w:bookmarkStart w:id="4822" w:name="_Toc409468188"/>
      <w:bookmarkStart w:id="4823" w:name="_Toc409468811"/>
      <w:bookmarkStart w:id="4824" w:name="_Toc409469433"/>
      <w:bookmarkStart w:id="4825" w:name="_Toc409470053"/>
      <w:bookmarkStart w:id="4826" w:name="_Toc409470669"/>
      <w:bookmarkStart w:id="4827" w:name="_Toc409471283"/>
      <w:bookmarkStart w:id="4828" w:name="_Toc409471894"/>
      <w:bookmarkStart w:id="4829" w:name="_Toc409472504"/>
      <w:bookmarkStart w:id="4830" w:name="_Toc409473113"/>
      <w:bookmarkStart w:id="4831" w:name="_Toc409473728"/>
      <w:bookmarkStart w:id="4832" w:name="_Toc409474346"/>
      <w:bookmarkStart w:id="4833" w:name="_Toc409474990"/>
      <w:bookmarkStart w:id="4834" w:name="_Toc409512091"/>
      <w:bookmarkStart w:id="4835" w:name="_Toc409458214"/>
      <w:bookmarkStart w:id="4836" w:name="_Toc409458950"/>
      <w:bookmarkStart w:id="4837" w:name="_Toc409459567"/>
      <w:bookmarkStart w:id="4838" w:name="_Toc409460188"/>
      <w:bookmarkStart w:id="4839" w:name="_Toc409465046"/>
      <w:bookmarkStart w:id="4840" w:name="_Toc409465668"/>
      <w:bookmarkStart w:id="4841" w:name="_Toc409466293"/>
      <w:bookmarkStart w:id="4842" w:name="_Toc409466935"/>
      <w:bookmarkStart w:id="4843" w:name="_Toc409467563"/>
      <w:bookmarkStart w:id="4844" w:name="_Toc409468189"/>
      <w:bookmarkStart w:id="4845" w:name="_Toc409468812"/>
      <w:bookmarkStart w:id="4846" w:name="_Toc409469434"/>
      <w:bookmarkStart w:id="4847" w:name="_Toc409470054"/>
      <w:bookmarkStart w:id="4848" w:name="_Toc409470670"/>
      <w:bookmarkStart w:id="4849" w:name="_Toc409471284"/>
      <w:bookmarkStart w:id="4850" w:name="_Toc409471895"/>
      <w:bookmarkStart w:id="4851" w:name="_Toc409472505"/>
      <w:bookmarkStart w:id="4852" w:name="_Toc409473114"/>
      <w:bookmarkStart w:id="4853" w:name="_Toc409473729"/>
      <w:bookmarkStart w:id="4854" w:name="_Toc409474347"/>
      <w:bookmarkStart w:id="4855" w:name="_Toc409474991"/>
      <w:bookmarkStart w:id="4856" w:name="_Toc409512092"/>
      <w:bookmarkStart w:id="4857" w:name="_Toc409458215"/>
      <w:bookmarkStart w:id="4858" w:name="_Toc409458951"/>
      <w:bookmarkStart w:id="4859" w:name="_Toc409459568"/>
      <w:bookmarkStart w:id="4860" w:name="_Toc409460189"/>
      <w:bookmarkStart w:id="4861" w:name="_Toc409465047"/>
      <w:bookmarkStart w:id="4862" w:name="_Toc409465669"/>
      <w:bookmarkStart w:id="4863" w:name="_Toc409466294"/>
      <w:bookmarkStart w:id="4864" w:name="_Toc409466936"/>
      <w:bookmarkStart w:id="4865" w:name="_Toc409467564"/>
      <w:bookmarkStart w:id="4866" w:name="_Toc409468190"/>
      <w:bookmarkStart w:id="4867" w:name="_Toc409468813"/>
      <w:bookmarkStart w:id="4868" w:name="_Toc409469435"/>
      <w:bookmarkStart w:id="4869" w:name="_Toc409470055"/>
      <w:bookmarkStart w:id="4870" w:name="_Toc409470671"/>
      <w:bookmarkStart w:id="4871" w:name="_Toc409471285"/>
      <w:bookmarkStart w:id="4872" w:name="_Toc409471896"/>
      <w:bookmarkStart w:id="4873" w:name="_Toc409472506"/>
      <w:bookmarkStart w:id="4874" w:name="_Toc409473115"/>
      <w:bookmarkStart w:id="4875" w:name="_Toc409473730"/>
      <w:bookmarkStart w:id="4876" w:name="_Toc409474348"/>
      <w:bookmarkStart w:id="4877" w:name="_Toc409474992"/>
      <w:bookmarkStart w:id="4878" w:name="_Toc409512093"/>
      <w:bookmarkStart w:id="4879" w:name="_Toc409458216"/>
      <w:bookmarkStart w:id="4880" w:name="_Toc409458952"/>
      <w:bookmarkStart w:id="4881" w:name="_Toc409459569"/>
      <w:bookmarkStart w:id="4882" w:name="_Toc409460190"/>
      <w:bookmarkStart w:id="4883" w:name="_Toc409465048"/>
      <w:bookmarkStart w:id="4884" w:name="_Toc409465670"/>
      <w:bookmarkStart w:id="4885" w:name="_Toc409466295"/>
      <w:bookmarkStart w:id="4886" w:name="_Toc409466937"/>
      <w:bookmarkStart w:id="4887" w:name="_Toc409467565"/>
      <w:bookmarkStart w:id="4888" w:name="_Toc409468191"/>
      <w:bookmarkStart w:id="4889" w:name="_Toc409468814"/>
      <w:bookmarkStart w:id="4890" w:name="_Toc409469436"/>
      <w:bookmarkStart w:id="4891" w:name="_Toc409470056"/>
      <w:bookmarkStart w:id="4892" w:name="_Toc409470672"/>
      <w:bookmarkStart w:id="4893" w:name="_Toc409471286"/>
      <w:bookmarkStart w:id="4894" w:name="_Toc409471897"/>
      <w:bookmarkStart w:id="4895" w:name="_Toc409472507"/>
      <w:bookmarkStart w:id="4896" w:name="_Toc409473116"/>
      <w:bookmarkStart w:id="4897" w:name="_Toc409473731"/>
      <w:bookmarkStart w:id="4898" w:name="_Toc409474349"/>
      <w:bookmarkStart w:id="4899" w:name="_Toc409474993"/>
      <w:bookmarkStart w:id="4900" w:name="_Toc409512094"/>
      <w:bookmarkStart w:id="4901" w:name="_Toc409458217"/>
      <w:bookmarkStart w:id="4902" w:name="_Toc409458953"/>
      <w:bookmarkStart w:id="4903" w:name="_Toc409459570"/>
      <w:bookmarkStart w:id="4904" w:name="_Toc409460191"/>
      <w:bookmarkStart w:id="4905" w:name="_Toc409465049"/>
      <w:bookmarkStart w:id="4906" w:name="_Toc409465671"/>
      <w:bookmarkStart w:id="4907" w:name="_Toc409466296"/>
      <w:bookmarkStart w:id="4908" w:name="_Toc409466938"/>
      <w:bookmarkStart w:id="4909" w:name="_Toc409467566"/>
      <w:bookmarkStart w:id="4910" w:name="_Toc409468192"/>
      <w:bookmarkStart w:id="4911" w:name="_Toc409468815"/>
      <w:bookmarkStart w:id="4912" w:name="_Toc409469437"/>
      <w:bookmarkStart w:id="4913" w:name="_Toc409470057"/>
      <w:bookmarkStart w:id="4914" w:name="_Toc409470673"/>
      <w:bookmarkStart w:id="4915" w:name="_Toc409471287"/>
      <w:bookmarkStart w:id="4916" w:name="_Toc409471898"/>
      <w:bookmarkStart w:id="4917" w:name="_Toc409472508"/>
      <w:bookmarkStart w:id="4918" w:name="_Toc409473117"/>
      <w:bookmarkStart w:id="4919" w:name="_Toc409473732"/>
      <w:bookmarkStart w:id="4920" w:name="_Toc409474350"/>
      <w:bookmarkStart w:id="4921" w:name="_Toc409474994"/>
      <w:bookmarkStart w:id="4922" w:name="_Toc409512095"/>
      <w:bookmarkStart w:id="4923" w:name="_Toc409458218"/>
      <w:bookmarkStart w:id="4924" w:name="_Toc409458954"/>
      <w:bookmarkStart w:id="4925" w:name="_Toc409459571"/>
      <w:bookmarkStart w:id="4926" w:name="_Toc409460192"/>
      <w:bookmarkStart w:id="4927" w:name="_Toc409465050"/>
      <w:bookmarkStart w:id="4928" w:name="_Toc409465672"/>
      <w:bookmarkStart w:id="4929" w:name="_Toc409466297"/>
      <w:bookmarkStart w:id="4930" w:name="_Toc409466939"/>
      <w:bookmarkStart w:id="4931" w:name="_Toc409467567"/>
      <w:bookmarkStart w:id="4932" w:name="_Toc409468193"/>
      <w:bookmarkStart w:id="4933" w:name="_Toc409468816"/>
      <w:bookmarkStart w:id="4934" w:name="_Toc409469438"/>
      <w:bookmarkStart w:id="4935" w:name="_Toc409470058"/>
      <w:bookmarkStart w:id="4936" w:name="_Toc409470674"/>
      <w:bookmarkStart w:id="4937" w:name="_Toc409471288"/>
      <w:bookmarkStart w:id="4938" w:name="_Toc409471899"/>
      <w:bookmarkStart w:id="4939" w:name="_Toc409472509"/>
      <w:bookmarkStart w:id="4940" w:name="_Toc409473118"/>
      <w:bookmarkStart w:id="4941" w:name="_Toc409473733"/>
      <w:bookmarkStart w:id="4942" w:name="_Toc409474351"/>
      <w:bookmarkStart w:id="4943" w:name="_Toc409474995"/>
      <w:bookmarkStart w:id="4944" w:name="_Toc409512096"/>
      <w:bookmarkStart w:id="4945" w:name="_Toc409458219"/>
      <w:bookmarkStart w:id="4946" w:name="_Toc409458955"/>
      <w:bookmarkStart w:id="4947" w:name="_Toc409459572"/>
      <w:bookmarkStart w:id="4948" w:name="_Toc409460193"/>
      <w:bookmarkStart w:id="4949" w:name="_Toc409465051"/>
      <w:bookmarkStart w:id="4950" w:name="_Toc409465673"/>
      <w:bookmarkStart w:id="4951" w:name="_Toc409466298"/>
      <w:bookmarkStart w:id="4952" w:name="_Toc409466940"/>
      <w:bookmarkStart w:id="4953" w:name="_Toc409467568"/>
      <w:bookmarkStart w:id="4954" w:name="_Toc409468194"/>
      <w:bookmarkStart w:id="4955" w:name="_Toc409468817"/>
      <w:bookmarkStart w:id="4956" w:name="_Toc409469439"/>
      <w:bookmarkStart w:id="4957" w:name="_Toc409470059"/>
      <w:bookmarkStart w:id="4958" w:name="_Toc409470675"/>
      <w:bookmarkStart w:id="4959" w:name="_Toc409471289"/>
      <w:bookmarkStart w:id="4960" w:name="_Toc409471900"/>
      <w:bookmarkStart w:id="4961" w:name="_Toc409472510"/>
      <w:bookmarkStart w:id="4962" w:name="_Toc409473119"/>
      <w:bookmarkStart w:id="4963" w:name="_Toc409473734"/>
      <w:bookmarkStart w:id="4964" w:name="_Toc409474352"/>
      <w:bookmarkStart w:id="4965" w:name="_Toc409474996"/>
      <w:bookmarkStart w:id="4966" w:name="_Toc409512097"/>
      <w:bookmarkStart w:id="4967" w:name="_Toc409458220"/>
      <w:bookmarkStart w:id="4968" w:name="_Toc409458956"/>
      <w:bookmarkStart w:id="4969" w:name="_Toc409459573"/>
      <w:bookmarkStart w:id="4970" w:name="_Toc409460194"/>
      <w:bookmarkStart w:id="4971" w:name="_Toc409465052"/>
      <w:bookmarkStart w:id="4972" w:name="_Toc409465674"/>
      <w:bookmarkStart w:id="4973" w:name="_Toc409466299"/>
      <w:bookmarkStart w:id="4974" w:name="_Toc409466941"/>
      <w:bookmarkStart w:id="4975" w:name="_Toc409467569"/>
      <w:bookmarkStart w:id="4976" w:name="_Toc409468195"/>
      <w:bookmarkStart w:id="4977" w:name="_Toc409468818"/>
      <w:bookmarkStart w:id="4978" w:name="_Toc409469440"/>
      <w:bookmarkStart w:id="4979" w:name="_Toc409470060"/>
      <w:bookmarkStart w:id="4980" w:name="_Toc409470676"/>
      <w:bookmarkStart w:id="4981" w:name="_Toc409471290"/>
      <w:bookmarkStart w:id="4982" w:name="_Toc409471901"/>
      <w:bookmarkStart w:id="4983" w:name="_Toc409472511"/>
      <w:bookmarkStart w:id="4984" w:name="_Toc409473120"/>
      <w:bookmarkStart w:id="4985" w:name="_Toc409473735"/>
      <w:bookmarkStart w:id="4986" w:name="_Toc409474353"/>
      <w:bookmarkStart w:id="4987" w:name="_Toc409474997"/>
      <w:bookmarkStart w:id="4988" w:name="_Toc409512098"/>
      <w:bookmarkStart w:id="4989" w:name="_Toc409458221"/>
      <w:bookmarkStart w:id="4990" w:name="_Toc409458957"/>
      <w:bookmarkStart w:id="4991" w:name="_Toc409459574"/>
      <w:bookmarkStart w:id="4992" w:name="_Toc409460195"/>
      <w:bookmarkStart w:id="4993" w:name="_Toc409465053"/>
      <w:bookmarkStart w:id="4994" w:name="_Toc409465675"/>
      <w:bookmarkStart w:id="4995" w:name="_Toc409466300"/>
      <w:bookmarkStart w:id="4996" w:name="_Toc409466942"/>
      <w:bookmarkStart w:id="4997" w:name="_Toc409467570"/>
      <w:bookmarkStart w:id="4998" w:name="_Toc409468196"/>
      <w:bookmarkStart w:id="4999" w:name="_Toc409468819"/>
      <w:bookmarkStart w:id="5000" w:name="_Toc409469441"/>
      <w:bookmarkStart w:id="5001" w:name="_Toc409470061"/>
      <w:bookmarkStart w:id="5002" w:name="_Toc409470677"/>
      <w:bookmarkStart w:id="5003" w:name="_Toc409471291"/>
      <w:bookmarkStart w:id="5004" w:name="_Toc409471902"/>
      <w:bookmarkStart w:id="5005" w:name="_Toc409472512"/>
      <w:bookmarkStart w:id="5006" w:name="_Toc409473121"/>
      <w:bookmarkStart w:id="5007" w:name="_Toc409473736"/>
      <w:bookmarkStart w:id="5008" w:name="_Toc409474354"/>
      <w:bookmarkStart w:id="5009" w:name="_Toc409474998"/>
      <w:bookmarkStart w:id="5010" w:name="_Toc409512099"/>
      <w:bookmarkStart w:id="5011" w:name="_Toc409458222"/>
      <w:bookmarkStart w:id="5012" w:name="_Toc409458958"/>
      <w:bookmarkStart w:id="5013" w:name="_Toc409459575"/>
      <w:bookmarkStart w:id="5014" w:name="_Toc409460196"/>
      <w:bookmarkStart w:id="5015" w:name="_Toc409465054"/>
      <w:bookmarkStart w:id="5016" w:name="_Toc409465676"/>
      <w:bookmarkStart w:id="5017" w:name="_Toc409466301"/>
      <w:bookmarkStart w:id="5018" w:name="_Toc409466943"/>
      <w:bookmarkStart w:id="5019" w:name="_Toc409467571"/>
      <w:bookmarkStart w:id="5020" w:name="_Toc409468197"/>
      <w:bookmarkStart w:id="5021" w:name="_Toc409468820"/>
      <w:bookmarkStart w:id="5022" w:name="_Toc409469442"/>
      <w:bookmarkStart w:id="5023" w:name="_Toc409470062"/>
      <w:bookmarkStart w:id="5024" w:name="_Toc409470678"/>
      <w:bookmarkStart w:id="5025" w:name="_Toc409471292"/>
      <w:bookmarkStart w:id="5026" w:name="_Toc409471903"/>
      <w:bookmarkStart w:id="5027" w:name="_Toc409472513"/>
      <w:bookmarkStart w:id="5028" w:name="_Toc409473122"/>
      <w:bookmarkStart w:id="5029" w:name="_Toc409473737"/>
      <w:bookmarkStart w:id="5030" w:name="_Toc409474355"/>
      <w:bookmarkStart w:id="5031" w:name="_Toc409474999"/>
      <w:bookmarkStart w:id="5032" w:name="_Toc409512100"/>
      <w:bookmarkStart w:id="5033" w:name="_Toc409458223"/>
      <w:bookmarkStart w:id="5034" w:name="_Toc409458959"/>
      <w:bookmarkStart w:id="5035" w:name="_Toc409459576"/>
      <w:bookmarkStart w:id="5036" w:name="_Toc409460197"/>
      <w:bookmarkStart w:id="5037" w:name="_Toc409465055"/>
      <w:bookmarkStart w:id="5038" w:name="_Toc409465677"/>
      <w:bookmarkStart w:id="5039" w:name="_Toc409466302"/>
      <w:bookmarkStart w:id="5040" w:name="_Toc409466944"/>
      <w:bookmarkStart w:id="5041" w:name="_Toc409467572"/>
      <w:bookmarkStart w:id="5042" w:name="_Toc409468198"/>
      <w:bookmarkStart w:id="5043" w:name="_Toc409468821"/>
      <w:bookmarkStart w:id="5044" w:name="_Toc409469443"/>
      <w:bookmarkStart w:id="5045" w:name="_Toc409470063"/>
      <w:bookmarkStart w:id="5046" w:name="_Toc409470679"/>
      <w:bookmarkStart w:id="5047" w:name="_Toc409471293"/>
      <w:bookmarkStart w:id="5048" w:name="_Toc409471904"/>
      <w:bookmarkStart w:id="5049" w:name="_Toc409472514"/>
      <w:bookmarkStart w:id="5050" w:name="_Toc409473123"/>
      <w:bookmarkStart w:id="5051" w:name="_Toc409473738"/>
      <w:bookmarkStart w:id="5052" w:name="_Toc409474356"/>
      <w:bookmarkStart w:id="5053" w:name="_Toc409475000"/>
      <w:bookmarkStart w:id="5054" w:name="_Toc409512101"/>
      <w:bookmarkStart w:id="5055" w:name="_Toc409458224"/>
      <w:bookmarkStart w:id="5056" w:name="_Toc409458960"/>
      <w:bookmarkStart w:id="5057" w:name="_Toc409459577"/>
      <w:bookmarkStart w:id="5058" w:name="_Toc409460198"/>
      <w:bookmarkStart w:id="5059" w:name="_Toc409465056"/>
      <w:bookmarkStart w:id="5060" w:name="_Toc409465678"/>
      <w:bookmarkStart w:id="5061" w:name="_Toc409466303"/>
      <w:bookmarkStart w:id="5062" w:name="_Toc409466945"/>
      <w:bookmarkStart w:id="5063" w:name="_Toc409467573"/>
      <w:bookmarkStart w:id="5064" w:name="_Toc409468199"/>
      <w:bookmarkStart w:id="5065" w:name="_Toc409468822"/>
      <w:bookmarkStart w:id="5066" w:name="_Toc409469444"/>
      <w:bookmarkStart w:id="5067" w:name="_Toc409470064"/>
      <w:bookmarkStart w:id="5068" w:name="_Toc409470680"/>
      <w:bookmarkStart w:id="5069" w:name="_Toc409471294"/>
      <w:bookmarkStart w:id="5070" w:name="_Toc409471905"/>
      <w:bookmarkStart w:id="5071" w:name="_Toc409472515"/>
      <w:bookmarkStart w:id="5072" w:name="_Toc409473124"/>
      <w:bookmarkStart w:id="5073" w:name="_Toc409473739"/>
      <w:bookmarkStart w:id="5074" w:name="_Toc409474357"/>
      <w:bookmarkStart w:id="5075" w:name="_Toc409475001"/>
      <w:bookmarkStart w:id="5076" w:name="_Toc409512102"/>
      <w:bookmarkStart w:id="5077" w:name="_Toc409458225"/>
      <w:bookmarkStart w:id="5078" w:name="_Toc409458961"/>
      <w:bookmarkStart w:id="5079" w:name="_Toc409459578"/>
      <w:bookmarkStart w:id="5080" w:name="_Toc409460199"/>
      <w:bookmarkStart w:id="5081" w:name="_Toc409465057"/>
      <w:bookmarkStart w:id="5082" w:name="_Toc409465679"/>
      <w:bookmarkStart w:id="5083" w:name="_Toc409466304"/>
      <w:bookmarkStart w:id="5084" w:name="_Toc409466946"/>
      <w:bookmarkStart w:id="5085" w:name="_Toc409467574"/>
      <w:bookmarkStart w:id="5086" w:name="_Toc409468200"/>
      <w:bookmarkStart w:id="5087" w:name="_Toc409468823"/>
      <w:bookmarkStart w:id="5088" w:name="_Toc409469445"/>
      <w:bookmarkStart w:id="5089" w:name="_Toc409470065"/>
      <w:bookmarkStart w:id="5090" w:name="_Toc409470681"/>
      <w:bookmarkStart w:id="5091" w:name="_Toc409471295"/>
      <w:bookmarkStart w:id="5092" w:name="_Toc409471906"/>
      <w:bookmarkStart w:id="5093" w:name="_Toc409472516"/>
      <w:bookmarkStart w:id="5094" w:name="_Toc409473125"/>
      <w:bookmarkStart w:id="5095" w:name="_Toc409473740"/>
      <w:bookmarkStart w:id="5096" w:name="_Toc409474358"/>
      <w:bookmarkStart w:id="5097" w:name="_Toc409475002"/>
      <w:bookmarkStart w:id="5098" w:name="_Toc409512103"/>
      <w:bookmarkStart w:id="5099" w:name="_Toc409458226"/>
      <w:bookmarkStart w:id="5100" w:name="_Toc409458962"/>
      <w:bookmarkStart w:id="5101" w:name="_Toc409459579"/>
      <w:bookmarkStart w:id="5102" w:name="_Toc409460200"/>
      <w:bookmarkStart w:id="5103" w:name="_Toc409465058"/>
      <w:bookmarkStart w:id="5104" w:name="_Toc409465680"/>
      <w:bookmarkStart w:id="5105" w:name="_Toc409466305"/>
      <w:bookmarkStart w:id="5106" w:name="_Toc409466947"/>
      <w:bookmarkStart w:id="5107" w:name="_Toc409467575"/>
      <w:bookmarkStart w:id="5108" w:name="_Toc409468201"/>
      <w:bookmarkStart w:id="5109" w:name="_Toc409468824"/>
      <w:bookmarkStart w:id="5110" w:name="_Toc409469446"/>
      <w:bookmarkStart w:id="5111" w:name="_Toc409470066"/>
      <w:bookmarkStart w:id="5112" w:name="_Toc409470682"/>
      <w:bookmarkStart w:id="5113" w:name="_Toc409471296"/>
      <w:bookmarkStart w:id="5114" w:name="_Toc409471907"/>
      <w:bookmarkStart w:id="5115" w:name="_Toc409472517"/>
      <w:bookmarkStart w:id="5116" w:name="_Toc409473126"/>
      <w:bookmarkStart w:id="5117" w:name="_Toc409473741"/>
      <w:bookmarkStart w:id="5118" w:name="_Toc409474359"/>
      <w:bookmarkStart w:id="5119" w:name="_Toc409475003"/>
      <w:bookmarkStart w:id="5120" w:name="_Toc409512104"/>
      <w:bookmarkStart w:id="5121" w:name="_Toc409458227"/>
      <w:bookmarkStart w:id="5122" w:name="_Toc409458963"/>
      <w:bookmarkStart w:id="5123" w:name="_Toc409459580"/>
      <w:bookmarkStart w:id="5124" w:name="_Toc409460201"/>
      <w:bookmarkStart w:id="5125" w:name="_Toc409465059"/>
      <w:bookmarkStart w:id="5126" w:name="_Toc409465681"/>
      <w:bookmarkStart w:id="5127" w:name="_Toc409466306"/>
      <w:bookmarkStart w:id="5128" w:name="_Toc409466948"/>
      <w:bookmarkStart w:id="5129" w:name="_Toc409467576"/>
      <w:bookmarkStart w:id="5130" w:name="_Toc409468202"/>
      <w:bookmarkStart w:id="5131" w:name="_Toc409468825"/>
      <w:bookmarkStart w:id="5132" w:name="_Toc409469447"/>
      <w:bookmarkStart w:id="5133" w:name="_Toc409470067"/>
      <w:bookmarkStart w:id="5134" w:name="_Toc409470683"/>
      <w:bookmarkStart w:id="5135" w:name="_Toc409471297"/>
      <w:bookmarkStart w:id="5136" w:name="_Toc409471908"/>
      <w:bookmarkStart w:id="5137" w:name="_Toc409472518"/>
      <w:bookmarkStart w:id="5138" w:name="_Toc409473127"/>
      <w:bookmarkStart w:id="5139" w:name="_Toc409473742"/>
      <w:bookmarkStart w:id="5140" w:name="_Toc409474360"/>
      <w:bookmarkStart w:id="5141" w:name="_Toc409475004"/>
      <w:bookmarkStart w:id="5142" w:name="_Toc409512105"/>
      <w:bookmarkStart w:id="5143" w:name="_Toc409458228"/>
      <w:bookmarkStart w:id="5144" w:name="_Toc409458964"/>
      <w:bookmarkStart w:id="5145" w:name="_Toc409459581"/>
      <w:bookmarkStart w:id="5146" w:name="_Toc409460202"/>
      <w:bookmarkStart w:id="5147" w:name="_Toc409465060"/>
      <w:bookmarkStart w:id="5148" w:name="_Toc409465682"/>
      <w:bookmarkStart w:id="5149" w:name="_Toc409466307"/>
      <w:bookmarkStart w:id="5150" w:name="_Toc409466949"/>
      <w:bookmarkStart w:id="5151" w:name="_Toc409467577"/>
      <w:bookmarkStart w:id="5152" w:name="_Toc409468203"/>
      <w:bookmarkStart w:id="5153" w:name="_Toc409468826"/>
      <w:bookmarkStart w:id="5154" w:name="_Toc409469448"/>
      <w:bookmarkStart w:id="5155" w:name="_Toc409470068"/>
      <w:bookmarkStart w:id="5156" w:name="_Toc409470684"/>
      <w:bookmarkStart w:id="5157" w:name="_Toc409471298"/>
      <w:bookmarkStart w:id="5158" w:name="_Toc409471909"/>
      <w:bookmarkStart w:id="5159" w:name="_Toc409472519"/>
      <w:bookmarkStart w:id="5160" w:name="_Toc409473128"/>
      <w:bookmarkStart w:id="5161" w:name="_Toc409473743"/>
      <w:bookmarkStart w:id="5162" w:name="_Toc409474361"/>
      <w:bookmarkStart w:id="5163" w:name="_Toc409475005"/>
      <w:bookmarkStart w:id="5164" w:name="_Toc409512106"/>
      <w:bookmarkStart w:id="5165" w:name="_Toc409458229"/>
      <w:bookmarkStart w:id="5166" w:name="_Toc409458965"/>
      <w:bookmarkStart w:id="5167" w:name="_Toc409459582"/>
      <w:bookmarkStart w:id="5168" w:name="_Toc409460203"/>
      <w:bookmarkStart w:id="5169" w:name="_Toc409465061"/>
      <w:bookmarkStart w:id="5170" w:name="_Toc409465683"/>
      <w:bookmarkStart w:id="5171" w:name="_Toc409466308"/>
      <w:bookmarkStart w:id="5172" w:name="_Toc409466950"/>
      <w:bookmarkStart w:id="5173" w:name="_Toc409467578"/>
      <w:bookmarkStart w:id="5174" w:name="_Toc409468204"/>
      <w:bookmarkStart w:id="5175" w:name="_Toc409468827"/>
      <w:bookmarkStart w:id="5176" w:name="_Toc409469449"/>
      <w:bookmarkStart w:id="5177" w:name="_Toc409470069"/>
      <w:bookmarkStart w:id="5178" w:name="_Toc409470685"/>
      <w:bookmarkStart w:id="5179" w:name="_Toc409471299"/>
      <w:bookmarkStart w:id="5180" w:name="_Toc409471910"/>
      <w:bookmarkStart w:id="5181" w:name="_Toc409472520"/>
      <w:bookmarkStart w:id="5182" w:name="_Toc409473129"/>
      <w:bookmarkStart w:id="5183" w:name="_Toc409473744"/>
      <w:bookmarkStart w:id="5184" w:name="_Toc409474362"/>
      <w:bookmarkStart w:id="5185" w:name="_Toc409475006"/>
      <w:bookmarkStart w:id="5186" w:name="_Toc409512107"/>
      <w:bookmarkStart w:id="5187" w:name="_Toc409458230"/>
      <w:bookmarkStart w:id="5188" w:name="_Toc409458966"/>
      <w:bookmarkStart w:id="5189" w:name="_Toc409459583"/>
      <w:bookmarkStart w:id="5190" w:name="_Toc409460204"/>
      <w:bookmarkStart w:id="5191" w:name="_Toc409465062"/>
      <w:bookmarkStart w:id="5192" w:name="_Toc409465684"/>
      <w:bookmarkStart w:id="5193" w:name="_Toc409466309"/>
      <w:bookmarkStart w:id="5194" w:name="_Toc409466951"/>
      <w:bookmarkStart w:id="5195" w:name="_Toc409467579"/>
      <w:bookmarkStart w:id="5196" w:name="_Toc409468205"/>
      <w:bookmarkStart w:id="5197" w:name="_Toc409468828"/>
      <w:bookmarkStart w:id="5198" w:name="_Toc409469450"/>
      <w:bookmarkStart w:id="5199" w:name="_Toc409470070"/>
      <w:bookmarkStart w:id="5200" w:name="_Toc409470686"/>
      <w:bookmarkStart w:id="5201" w:name="_Toc409471300"/>
      <w:bookmarkStart w:id="5202" w:name="_Toc409471911"/>
      <w:bookmarkStart w:id="5203" w:name="_Toc409472521"/>
      <w:bookmarkStart w:id="5204" w:name="_Toc409473130"/>
      <w:bookmarkStart w:id="5205" w:name="_Toc409473745"/>
      <w:bookmarkStart w:id="5206" w:name="_Toc409474363"/>
      <w:bookmarkStart w:id="5207" w:name="_Toc409475007"/>
      <w:bookmarkStart w:id="5208" w:name="_Toc409512108"/>
      <w:bookmarkStart w:id="5209" w:name="_Toc409458231"/>
      <w:bookmarkStart w:id="5210" w:name="_Toc409458967"/>
      <w:bookmarkStart w:id="5211" w:name="_Toc409459584"/>
      <w:bookmarkStart w:id="5212" w:name="_Toc409460205"/>
      <w:bookmarkStart w:id="5213" w:name="_Toc409465063"/>
      <w:bookmarkStart w:id="5214" w:name="_Toc409465685"/>
      <w:bookmarkStart w:id="5215" w:name="_Toc409466310"/>
      <w:bookmarkStart w:id="5216" w:name="_Toc409466952"/>
      <w:bookmarkStart w:id="5217" w:name="_Toc409467580"/>
      <w:bookmarkStart w:id="5218" w:name="_Toc409468206"/>
      <w:bookmarkStart w:id="5219" w:name="_Toc409468829"/>
      <w:bookmarkStart w:id="5220" w:name="_Toc409469451"/>
      <w:bookmarkStart w:id="5221" w:name="_Toc409470071"/>
      <w:bookmarkStart w:id="5222" w:name="_Toc409470687"/>
      <w:bookmarkStart w:id="5223" w:name="_Toc409471301"/>
      <w:bookmarkStart w:id="5224" w:name="_Toc409471912"/>
      <w:bookmarkStart w:id="5225" w:name="_Toc409472522"/>
      <w:bookmarkStart w:id="5226" w:name="_Toc409473131"/>
      <w:bookmarkStart w:id="5227" w:name="_Toc409473746"/>
      <w:bookmarkStart w:id="5228" w:name="_Toc409474364"/>
      <w:bookmarkStart w:id="5229" w:name="_Toc409475008"/>
      <w:bookmarkStart w:id="5230" w:name="_Toc409512109"/>
      <w:bookmarkStart w:id="5231" w:name="_Toc409458232"/>
      <w:bookmarkStart w:id="5232" w:name="_Toc409458968"/>
      <w:bookmarkStart w:id="5233" w:name="_Toc409459585"/>
      <w:bookmarkStart w:id="5234" w:name="_Toc409460206"/>
      <w:bookmarkStart w:id="5235" w:name="_Toc409465064"/>
      <w:bookmarkStart w:id="5236" w:name="_Toc409465686"/>
      <w:bookmarkStart w:id="5237" w:name="_Toc409466311"/>
      <w:bookmarkStart w:id="5238" w:name="_Toc409466953"/>
      <w:bookmarkStart w:id="5239" w:name="_Toc409467581"/>
      <w:bookmarkStart w:id="5240" w:name="_Toc409468207"/>
      <w:bookmarkStart w:id="5241" w:name="_Toc409468830"/>
      <w:bookmarkStart w:id="5242" w:name="_Toc409469452"/>
      <w:bookmarkStart w:id="5243" w:name="_Toc409470072"/>
      <w:bookmarkStart w:id="5244" w:name="_Toc409470688"/>
      <w:bookmarkStart w:id="5245" w:name="_Toc409471302"/>
      <w:bookmarkStart w:id="5246" w:name="_Toc409471913"/>
      <w:bookmarkStart w:id="5247" w:name="_Toc409472523"/>
      <w:bookmarkStart w:id="5248" w:name="_Toc409473132"/>
      <w:bookmarkStart w:id="5249" w:name="_Toc409473747"/>
      <w:bookmarkStart w:id="5250" w:name="_Toc409474365"/>
      <w:bookmarkStart w:id="5251" w:name="_Toc409475009"/>
      <w:bookmarkStart w:id="5252" w:name="_Toc409512110"/>
      <w:bookmarkStart w:id="5253" w:name="_Toc409458233"/>
      <w:bookmarkStart w:id="5254" w:name="_Toc409458969"/>
      <w:bookmarkStart w:id="5255" w:name="_Toc409459586"/>
      <w:bookmarkStart w:id="5256" w:name="_Toc409460207"/>
      <w:bookmarkStart w:id="5257" w:name="_Toc409465065"/>
      <w:bookmarkStart w:id="5258" w:name="_Toc409465687"/>
      <w:bookmarkStart w:id="5259" w:name="_Toc409466312"/>
      <w:bookmarkStart w:id="5260" w:name="_Toc409466954"/>
      <w:bookmarkStart w:id="5261" w:name="_Toc409467582"/>
      <w:bookmarkStart w:id="5262" w:name="_Toc409468208"/>
      <w:bookmarkStart w:id="5263" w:name="_Toc409468831"/>
      <w:bookmarkStart w:id="5264" w:name="_Toc409469453"/>
      <w:bookmarkStart w:id="5265" w:name="_Toc409470073"/>
      <w:bookmarkStart w:id="5266" w:name="_Toc409470689"/>
      <w:bookmarkStart w:id="5267" w:name="_Toc409471303"/>
      <w:bookmarkStart w:id="5268" w:name="_Toc409471914"/>
      <w:bookmarkStart w:id="5269" w:name="_Toc409472524"/>
      <w:bookmarkStart w:id="5270" w:name="_Toc409473133"/>
      <w:bookmarkStart w:id="5271" w:name="_Toc409473748"/>
      <w:bookmarkStart w:id="5272" w:name="_Toc409474366"/>
      <w:bookmarkStart w:id="5273" w:name="_Toc409475010"/>
      <w:bookmarkStart w:id="5274" w:name="_Toc409512111"/>
      <w:bookmarkStart w:id="5275" w:name="_Toc409458234"/>
      <w:bookmarkStart w:id="5276" w:name="_Toc409458970"/>
      <w:bookmarkStart w:id="5277" w:name="_Toc409459587"/>
      <w:bookmarkStart w:id="5278" w:name="_Toc409460208"/>
      <w:bookmarkStart w:id="5279" w:name="_Toc409465066"/>
      <w:bookmarkStart w:id="5280" w:name="_Toc409465688"/>
      <w:bookmarkStart w:id="5281" w:name="_Toc409466313"/>
      <w:bookmarkStart w:id="5282" w:name="_Toc409466955"/>
      <w:bookmarkStart w:id="5283" w:name="_Toc409467583"/>
      <w:bookmarkStart w:id="5284" w:name="_Toc409468209"/>
      <w:bookmarkStart w:id="5285" w:name="_Toc409468832"/>
      <w:bookmarkStart w:id="5286" w:name="_Toc409469454"/>
      <w:bookmarkStart w:id="5287" w:name="_Toc409470074"/>
      <w:bookmarkStart w:id="5288" w:name="_Toc409470690"/>
      <w:bookmarkStart w:id="5289" w:name="_Toc409471304"/>
      <w:bookmarkStart w:id="5290" w:name="_Toc409471915"/>
      <w:bookmarkStart w:id="5291" w:name="_Toc409472525"/>
      <w:bookmarkStart w:id="5292" w:name="_Toc409473134"/>
      <w:bookmarkStart w:id="5293" w:name="_Toc409473749"/>
      <w:bookmarkStart w:id="5294" w:name="_Toc409474367"/>
      <w:bookmarkStart w:id="5295" w:name="_Toc409475011"/>
      <w:bookmarkStart w:id="5296" w:name="_Toc409512112"/>
      <w:bookmarkStart w:id="5297" w:name="_Toc409458235"/>
      <w:bookmarkStart w:id="5298" w:name="_Toc409458971"/>
      <w:bookmarkStart w:id="5299" w:name="_Toc409459588"/>
      <w:bookmarkStart w:id="5300" w:name="_Toc409460209"/>
      <w:bookmarkStart w:id="5301" w:name="_Toc409465067"/>
      <w:bookmarkStart w:id="5302" w:name="_Toc409465689"/>
      <w:bookmarkStart w:id="5303" w:name="_Toc409466314"/>
      <w:bookmarkStart w:id="5304" w:name="_Toc409466956"/>
      <w:bookmarkStart w:id="5305" w:name="_Toc409467584"/>
      <w:bookmarkStart w:id="5306" w:name="_Toc409468210"/>
      <w:bookmarkStart w:id="5307" w:name="_Toc409468833"/>
      <w:bookmarkStart w:id="5308" w:name="_Toc409469455"/>
      <w:bookmarkStart w:id="5309" w:name="_Toc409470075"/>
      <w:bookmarkStart w:id="5310" w:name="_Toc409470691"/>
      <w:bookmarkStart w:id="5311" w:name="_Toc409471305"/>
      <w:bookmarkStart w:id="5312" w:name="_Toc409471916"/>
      <w:bookmarkStart w:id="5313" w:name="_Toc409472526"/>
      <w:bookmarkStart w:id="5314" w:name="_Toc409473135"/>
      <w:bookmarkStart w:id="5315" w:name="_Toc409473750"/>
      <w:bookmarkStart w:id="5316" w:name="_Toc409474368"/>
      <w:bookmarkStart w:id="5317" w:name="_Toc409475012"/>
      <w:bookmarkStart w:id="5318" w:name="_Toc409512113"/>
      <w:bookmarkStart w:id="5319" w:name="_Toc409458236"/>
      <w:bookmarkStart w:id="5320" w:name="_Toc409458972"/>
      <w:bookmarkStart w:id="5321" w:name="_Toc409459589"/>
      <w:bookmarkStart w:id="5322" w:name="_Toc409460210"/>
      <w:bookmarkStart w:id="5323" w:name="_Toc409465068"/>
      <w:bookmarkStart w:id="5324" w:name="_Toc409465690"/>
      <w:bookmarkStart w:id="5325" w:name="_Toc409466315"/>
      <w:bookmarkStart w:id="5326" w:name="_Toc409466957"/>
      <w:bookmarkStart w:id="5327" w:name="_Toc409467585"/>
      <w:bookmarkStart w:id="5328" w:name="_Toc409468211"/>
      <w:bookmarkStart w:id="5329" w:name="_Toc409468834"/>
      <w:bookmarkStart w:id="5330" w:name="_Toc409469456"/>
      <w:bookmarkStart w:id="5331" w:name="_Toc409470076"/>
      <w:bookmarkStart w:id="5332" w:name="_Toc409470692"/>
      <w:bookmarkStart w:id="5333" w:name="_Toc409471306"/>
      <w:bookmarkStart w:id="5334" w:name="_Toc409471917"/>
      <w:bookmarkStart w:id="5335" w:name="_Toc409472527"/>
      <w:bookmarkStart w:id="5336" w:name="_Toc409473136"/>
      <w:bookmarkStart w:id="5337" w:name="_Toc409473751"/>
      <w:bookmarkStart w:id="5338" w:name="_Toc409474369"/>
      <w:bookmarkStart w:id="5339" w:name="_Toc409475013"/>
      <w:bookmarkStart w:id="5340" w:name="_Toc409512114"/>
      <w:bookmarkStart w:id="5341" w:name="_Toc409458237"/>
      <w:bookmarkStart w:id="5342" w:name="_Toc409458973"/>
      <w:bookmarkStart w:id="5343" w:name="_Toc409459590"/>
      <w:bookmarkStart w:id="5344" w:name="_Toc409460211"/>
      <w:bookmarkStart w:id="5345" w:name="_Toc409465069"/>
      <w:bookmarkStart w:id="5346" w:name="_Toc409465691"/>
      <w:bookmarkStart w:id="5347" w:name="_Toc409466316"/>
      <w:bookmarkStart w:id="5348" w:name="_Toc409466958"/>
      <w:bookmarkStart w:id="5349" w:name="_Toc409467586"/>
      <w:bookmarkStart w:id="5350" w:name="_Toc409468212"/>
      <w:bookmarkStart w:id="5351" w:name="_Toc409468835"/>
      <w:bookmarkStart w:id="5352" w:name="_Toc409469457"/>
      <w:bookmarkStart w:id="5353" w:name="_Toc409470077"/>
      <w:bookmarkStart w:id="5354" w:name="_Toc409470693"/>
      <w:bookmarkStart w:id="5355" w:name="_Toc409471307"/>
      <w:bookmarkStart w:id="5356" w:name="_Toc409471918"/>
      <w:bookmarkStart w:id="5357" w:name="_Toc409472528"/>
      <w:bookmarkStart w:id="5358" w:name="_Toc409473137"/>
      <w:bookmarkStart w:id="5359" w:name="_Toc409473752"/>
      <w:bookmarkStart w:id="5360" w:name="_Toc409474370"/>
      <w:bookmarkStart w:id="5361" w:name="_Toc409475014"/>
      <w:bookmarkStart w:id="5362" w:name="_Toc409512115"/>
      <w:bookmarkStart w:id="5363" w:name="_Toc409458238"/>
      <w:bookmarkStart w:id="5364" w:name="_Toc409458974"/>
      <w:bookmarkStart w:id="5365" w:name="_Toc409459591"/>
      <w:bookmarkStart w:id="5366" w:name="_Toc409460212"/>
      <w:bookmarkStart w:id="5367" w:name="_Toc409465070"/>
      <w:bookmarkStart w:id="5368" w:name="_Toc409465692"/>
      <w:bookmarkStart w:id="5369" w:name="_Toc409466317"/>
      <w:bookmarkStart w:id="5370" w:name="_Toc409466959"/>
      <w:bookmarkStart w:id="5371" w:name="_Toc409467587"/>
      <w:bookmarkStart w:id="5372" w:name="_Toc409468213"/>
      <w:bookmarkStart w:id="5373" w:name="_Toc409468836"/>
      <w:bookmarkStart w:id="5374" w:name="_Toc409469458"/>
      <w:bookmarkStart w:id="5375" w:name="_Toc409470078"/>
      <w:bookmarkStart w:id="5376" w:name="_Toc409470694"/>
      <w:bookmarkStart w:id="5377" w:name="_Toc409471308"/>
      <w:bookmarkStart w:id="5378" w:name="_Toc409471919"/>
      <w:bookmarkStart w:id="5379" w:name="_Toc409472529"/>
      <w:bookmarkStart w:id="5380" w:name="_Toc409473138"/>
      <w:bookmarkStart w:id="5381" w:name="_Toc409473753"/>
      <w:bookmarkStart w:id="5382" w:name="_Toc409474371"/>
      <w:bookmarkStart w:id="5383" w:name="_Toc409475015"/>
      <w:bookmarkStart w:id="5384" w:name="_Toc409512116"/>
      <w:bookmarkStart w:id="5385" w:name="_Toc409458239"/>
      <w:bookmarkStart w:id="5386" w:name="_Toc409458975"/>
      <w:bookmarkStart w:id="5387" w:name="_Toc409459592"/>
      <w:bookmarkStart w:id="5388" w:name="_Toc409460213"/>
      <w:bookmarkStart w:id="5389" w:name="_Toc409465071"/>
      <w:bookmarkStart w:id="5390" w:name="_Toc409465693"/>
      <w:bookmarkStart w:id="5391" w:name="_Toc409466318"/>
      <w:bookmarkStart w:id="5392" w:name="_Toc409466960"/>
      <w:bookmarkStart w:id="5393" w:name="_Toc409467588"/>
      <w:bookmarkStart w:id="5394" w:name="_Toc409468214"/>
      <w:bookmarkStart w:id="5395" w:name="_Toc409468837"/>
      <w:bookmarkStart w:id="5396" w:name="_Toc409469459"/>
      <w:bookmarkStart w:id="5397" w:name="_Toc409470079"/>
      <w:bookmarkStart w:id="5398" w:name="_Toc409470695"/>
      <w:bookmarkStart w:id="5399" w:name="_Toc409471309"/>
      <w:bookmarkStart w:id="5400" w:name="_Toc409471920"/>
      <w:bookmarkStart w:id="5401" w:name="_Toc409472530"/>
      <w:bookmarkStart w:id="5402" w:name="_Toc409473139"/>
      <w:bookmarkStart w:id="5403" w:name="_Toc409473754"/>
      <w:bookmarkStart w:id="5404" w:name="_Toc409474372"/>
      <w:bookmarkStart w:id="5405" w:name="_Toc409475016"/>
      <w:bookmarkStart w:id="5406" w:name="_Toc409512117"/>
      <w:bookmarkStart w:id="5407" w:name="_Toc409458240"/>
      <w:bookmarkStart w:id="5408" w:name="_Toc409458976"/>
      <w:bookmarkStart w:id="5409" w:name="_Toc409459593"/>
      <w:bookmarkStart w:id="5410" w:name="_Toc409460214"/>
      <w:bookmarkStart w:id="5411" w:name="_Toc409465072"/>
      <w:bookmarkStart w:id="5412" w:name="_Toc409465694"/>
      <w:bookmarkStart w:id="5413" w:name="_Toc409466319"/>
      <w:bookmarkStart w:id="5414" w:name="_Toc409466961"/>
      <w:bookmarkStart w:id="5415" w:name="_Toc409467589"/>
      <w:bookmarkStart w:id="5416" w:name="_Toc409468215"/>
      <w:bookmarkStart w:id="5417" w:name="_Toc409468838"/>
      <w:bookmarkStart w:id="5418" w:name="_Toc409469460"/>
      <w:bookmarkStart w:id="5419" w:name="_Toc409470080"/>
      <w:bookmarkStart w:id="5420" w:name="_Toc409470696"/>
      <w:bookmarkStart w:id="5421" w:name="_Toc409471310"/>
      <w:bookmarkStart w:id="5422" w:name="_Toc409471921"/>
      <w:bookmarkStart w:id="5423" w:name="_Toc409472531"/>
      <w:bookmarkStart w:id="5424" w:name="_Toc409473140"/>
      <w:bookmarkStart w:id="5425" w:name="_Toc409473755"/>
      <w:bookmarkStart w:id="5426" w:name="_Toc409474373"/>
      <w:bookmarkStart w:id="5427" w:name="_Toc409475017"/>
      <w:bookmarkStart w:id="5428" w:name="_Toc409512118"/>
      <w:bookmarkStart w:id="5429" w:name="_Toc409458241"/>
      <w:bookmarkStart w:id="5430" w:name="_Toc409458977"/>
      <w:bookmarkStart w:id="5431" w:name="_Toc409459594"/>
      <w:bookmarkStart w:id="5432" w:name="_Toc409460215"/>
      <w:bookmarkStart w:id="5433" w:name="_Toc409465073"/>
      <w:bookmarkStart w:id="5434" w:name="_Toc409465695"/>
      <w:bookmarkStart w:id="5435" w:name="_Toc409466320"/>
      <w:bookmarkStart w:id="5436" w:name="_Toc409466962"/>
      <w:bookmarkStart w:id="5437" w:name="_Toc409467590"/>
      <w:bookmarkStart w:id="5438" w:name="_Toc409468216"/>
      <w:bookmarkStart w:id="5439" w:name="_Toc409468839"/>
      <w:bookmarkStart w:id="5440" w:name="_Toc409469461"/>
      <w:bookmarkStart w:id="5441" w:name="_Toc409470081"/>
      <w:bookmarkStart w:id="5442" w:name="_Toc409470697"/>
      <w:bookmarkStart w:id="5443" w:name="_Toc409471311"/>
      <w:bookmarkStart w:id="5444" w:name="_Toc409471922"/>
      <w:bookmarkStart w:id="5445" w:name="_Toc409472532"/>
      <w:bookmarkStart w:id="5446" w:name="_Toc409473141"/>
      <w:bookmarkStart w:id="5447" w:name="_Toc409473756"/>
      <w:bookmarkStart w:id="5448" w:name="_Toc409474374"/>
      <w:bookmarkStart w:id="5449" w:name="_Toc409475018"/>
      <w:bookmarkStart w:id="5450" w:name="_Toc409512119"/>
      <w:bookmarkStart w:id="5451" w:name="_Toc409458242"/>
      <w:bookmarkStart w:id="5452" w:name="_Toc409458978"/>
      <w:bookmarkStart w:id="5453" w:name="_Toc409459595"/>
      <w:bookmarkStart w:id="5454" w:name="_Toc409460216"/>
      <w:bookmarkStart w:id="5455" w:name="_Toc409465074"/>
      <w:bookmarkStart w:id="5456" w:name="_Toc409465696"/>
      <w:bookmarkStart w:id="5457" w:name="_Toc409466321"/>
      <w:bookmarkStart w:id="5458" w:name="_Toc409466963"/>
      <w:bookmarkStart w:id="5459" w:name="_Toc409467591"/>
      <w:bookmarkStart w:id="5460" w:name="_Toc409468217"/>
      <w:bookmarkStart w:id="5461" w:name="_Toc409468840"/>
      <w:bookmarkStart w:id="5462" w:name="_Toc409469462"/>
      <w:bookmarkStart w:id="5463" w:name="_Toc409470082"/>
      <w:bookmarkStart w:id="5464" w:name="_Toc409470698"/>
      <w:bookmarkStart w:id="5465" w:name="_Toc409471312"/>
      <w:bookmarkStart w:id="5466" w:name="_Toc409471923"/>
      <w:bookmarkStart w:id="5467" w:name="_Toc409472533"/>
      <w:bookmarkStart w:id="5468" w:name="_Toc409473142"/>
      <w:bookmarkStart w:id="5469" w:name="_Toc409473757"/>
      <w:bookmarkStart w:id="5470" w:name="_Toc409474375"/>
      <w:bookmarkStart w:id="5471" w:name="_Toc409475019"/>
      <w:bookmarkStart w:id="5472" w:name="_Toc409512120"/>
      <w:bookmarkStart w:id="5473" w:name="_Toc409458243"/>
      <w:bookmarkStart w:id="5474" w:name="_Toc409458979"/>
      <w:bookmarkStart w:id="5475" w:name="_Toc409459596"/>
      <w:bookmarkStart w:id="5476" w:name="_Toc409460217"/>
      <w:bookmarkStart w:id="5477" w:name="_Toc409465075"/>
      <w:bookmarkStart w:id="5478" w:name="_Toc409465697"/>
      <w:bookmarkStart w:id="5479" w:name="_Toc409466322"/>
      <w:bookmarkStart w:id="5480" w:name="_Toc409466964"/>
      <w:bookmarkStart w:id="5481" w:name="_Toc409467592"/>
      <w:bookmarkStart w:id="5482" w:name="_Toc409468218"/>
      <w:bookmarkStart w:id="5483" w:name="_Toc409468841"/>
      <w:bookmarkStart w:id="5484" w:name="_Toc409469463"/>
      <w:bookmarkStart w:id="5485" w:name="_Toc409470083"/>
      <w:bookmarkStart w:id="5486" w:name="_Toc409470699"/>
      <w:bookmarkStart w:id="5487" w:name="_Toc409471313"/>
      <w:bookmarkStart w:id="5488" w:name="_Toc409471924"/>
      <w:bookmarkStart w:id="5489" w:name="_Toc409472534"/>
      <w:bookmarkStart w:id="5490" w:name="_Toc409473143"/>
      <w:bookmarkStart w:id="5491" w:name="_Toc409473758"/>
      <w:bookmarkStart w:id="5492" w:name="_Toc409474376"/>
      <w:bookmarkStart w:id="5493" w:name="_Toc409475020"/>
      <w:bookmarkStart w:id="5494" w:name="_Toc409512121"/>
      <w:bookmarkStart w:id="5495" w:name="_Toc409458244"/>
      <w:bookmarkStart w:id="5496" w:name="_Toc409458980"/>
      <w:bookmarkStart w:id="5497" w:name="_Toc409459597"/>
      <w:bookmarkStart w:id="5498" w:name="_Toc409460218"/>
      <w:bookmarkStart w:id="5499" w:name="_Toc409465076"/>
      <w:bookmarkStart w:id="5500" w:name="_Toc409465698"/>
      <w:bookmarkStart w:id="5501" w:name="_Toc409466323"/>
      <w:bookmarkStart w:id="5502" w:name="_Toc409466965"/>
      <w:bookmarkStart w:id="5503" w:name="_Toc409467593"/>
      <w:bookmarkStart w:id="5504" w:name="_Toc409468219"/>
      <w:bookmarkStart w:id="5505" w:name="_Toc409468842"/>
      <w:bookmarkStart w:id="5506" w:name="_Toc409469464"/>
      <w:bookmarkStart w:id="5507" w:name="_Toc409470084"/>
      <w:bookmarkStart w:id="5508" w:name="_Toc409470700"/>
      <w:bookmarkStart w:id="5509" w:name="_Toc409471314"/>
      <w:bookmarkStart w:id="5510" w:name="_Toc409471925"/>
      <w:bookmarkStart w:id="5511" w:name="_Toc409472535"/>
      <w:bookmarkStart w:id="5512" w:name="_Toc409473144"/>
      <w:bookmarkStart w:id="5513" w:name="_Toc409473759"/>
      <w:bookmarkStart w:id="5514" w:name="_Toc409474377"/>
      <w:bookmarkStart w:id="5515" w:name="_Toc409475021"/>
      <w:bookmarkStart w:id="5516" w:name="_Toc409512122"/>
      <w:bookmarkStart w:id="5517" w:name="_Toc409458245"/>
      <w:bookmarkStart w:id="5518" w:name="_Toc409458981"/>
      <w:bookmarkStart w:id="5519" w:name="_Toc409459598"/>
      <w:bookmarkStart w:id="5520" w:name="_Toc409460219"/>
      <w:bookmarkStart w:id="5521" w:name="_Toc409465077"/>
      <w:bookmarkStart w:id="5522" w:name="_Toc409465699"/>
      <w:bookmarkStart w:id="5523" w:name="_Toc409466324"/>
      <w:bookmarkStart w:id="5524" w:name="_Toc409466966"/>
      <w:bookmarkStart w:id="5525" w:name="_Toc409467594"/>
      <w:bookmarkStart w:id="5526" w:name="_Toc409468220"/>
      <w:bookmarkStart w:id="5527" w:name="_Toc409468843"/>
      <w:bookmarkStart w:id="5528" w:name="_Toc409469465"/>
      <w:bookmarkStart w:id="5529" w:name="_Toc409470085"/>
      <w:bookmarkStart w:id="5530" w:name="_Toc409470701"/>
      <w:bookmarkStart w:id="5531" w:name="_Toc409471315"/>
      <w:bookmarkStart w:id="5532" w:name="_Toc409471926"/>
      <w:bookmarkStart w:id="5533" w:name="_Toc409472536"/>
      <w:bookmarkStart w:id="5534" w:name="_Toc409473145"/>
      <w:bookmarkStart w:id="5535" w:name="_Toc409473760"/>
      <w:bookmarkStart w:id="5536" w:name="_Toc409474378"/>
      <w:bookmarkStart w:id="5537" w:name="_Toc409475022"/>
      <w:bookmarkStart w:id="5538" w:name="_Toc409512123"/>
      <w:bookmarkStart w:id="5539" w:name="_Toc409458246"/>
      <w:bookmarkStart w:id="5540" w:name="_Toc409458982"/>
      <w:bookmarkStart w:id="5541" w:name="_Toc409459599"/>
      <w:bookmarkStart w:id="5542" w:name="_Toc409460220"/>
      <w:bookmarkStart w:id="5543" w:name="_Toc409465078"/>
      <w:bookmarkStart w:id="5544" w:name="_Toc409465700"/>
      <w:bookmarkStart w:id="5545" w:name="_Toc409466325"/>
      <w:bookmarkStart w:id="5546" w:name="_Toc409466967"/>
      <w:bookmarkStart w:id="5547" w:name="_Toc409467595"/>
      <w:bookmarkStart w:id="5548" w:name="_Toc409468221"/>
      <w:bookmarkStart w:id="5549" w:name="_Toc409468844"/>
      <w:bookmarkStart w:id="5550" w:name="_Toc409469466"/>
      <w:bookmarkStart w:id="5551" w:name="_Toc409470086"/>
      <w:bookmarkStart w:id="5552" w:name="_Toc409470702"/>
      <w:bookmarkStart w:id="5553" w:name="_Toc409471316"/>
      <w:bookmarkStart w:id="5554" w:name="_Toc409471927"/>
      <w:bookmarkStart w:id="5555" w:name="_Toc409472537"/>
      <w:bookmarkStart w:id="5556" w:name="_Toc409473146"/>
      <w:bookmarkStart w:id="5557" w:name="_Toc409473761"/>
      <w:bookmarkStart w:id="5558" w:name="_Toc409474379"/>
      <w:bookmarkStart w:id="5559" w:name="_Toc409475023"/>
      <w:bookmarkStart w:id="5560" w:name="_Toc409512124"/>
      <w:bookmarkStart w:id="5561" w:name="_Toc409458247"/>
      <w:bookmarkStart w:id="5562" w:name="_Toc409458983"/>
      <w:bookmarkStart w:id="5563" w:name="_Toc409459600"/>
      <w:bookmarkStart w:id="5564" w:name="_Toc409460221"/>
      <w:bookmarkStart w:id="5565" w:name="_Toc409465079"/>
      <w:bookmarkStart w:id="5566" w:name="_Toc409465701"/>
      <w:bookmarkStart w:id="5567" w:name="_Toc409466326"/>
      <w:bookmarkStart w:id="5568" w:name="_Toc409466968"/>
      <w:bookmarkStart w:id="5569" w:name="_Toc409467596"/>
      <w:bookmarkStart w:id="5570" w:name="_Toc409468222"/>
      <w:bookmarkStart w:id="5571" w:name="_Toc409468845"/>
      <w:bookmarkStart w:id="5572" w:name="_Toc409469467"/>
      <w:bookmarkStart w:id="5573" w:name="_Toc409470087"/>
      <w:bookmarkStart w:id="5574" w:name="_Toc409470703"/>
      <w:bookmarkStart w:id="5575" w:name="_Toc409471317"/>
      <w:bookmarkStart w:id="5576" w:name="_Toc409471928"/>
      <w:bookmarkStart w:id="5577" w:name="_Toc409472538"/>
      <w:bookmarkStart w:id="5578" w:name="_Toc409473147"/>
      <w:bookmarkStart w:id="5579" w:name="_Toc409473762"/>
      <w:bookmarkStart w:id="5580" w:name="_Toc409474380"/>
      <w:bookmarkStart w:id="5581" w:name="_Toc409475024"/>
      <w:bookmarkStart w:id="5582" w:name="_Toc409512125"/>
      <w:bookmarkStart w:id="5583" w:name="_Toc409458248"/>
      <w:bookmarkStart w:id="5584" w:name="_Toc409458984"/>
      <w:bookmarkStart w:id="5585" w:name="_Toc409459601"/>
      <w:bookmarkStart w:id="5586" w:name="_Toc409460222"/>
      <w:bookmarkStart w:id="5587" w:name="_Toc409465080"/>
      <w:bookmarkStart w:id="5588" w:name="_Toc409465702"/>
      <w:bookmarkStart w:id="5589" w:name="_Toc409466327"/>
      <w:bookmarkStart w:id="5590" w:name="_Toc409466969"/>
      <w:bookmarkStart w:id="5591" w:name="_Toc409467597"/>
      <w:bookmarkStart w:id="5592" w:name="_Toc409468223"/>
      <w:bookmarkStart w:id="5593" w:name="_Toc409468846"/>
      <w:bookmarkStart w:id="5594" w:name="_Toc409469468"/>
      <w:bookmarkStart w:id="5595" w:name="_Toc409470088"/>
      <w:bookmarkStart w:id="5596" w:name="_Toc409470704"/>
      <w:bookmarkStart w:id="5597" w:name="_Toc409471318"/>
      <w:bookmarkStart w:id="5598" w:name="_Toc409471929"/>
      <w:bookmarkStart w:id="5599" w:name="_Toc409472539"/>
      <w:bookmarkStart w:id="5600" w:name="_Toc409473148"/>
      <w:bookmarkStart w:id="5601" w:name="_Toc409473763"/>
      <w:bookmarkStart w:id="5602" w:name="_Toc409474381"/>
      <w:bookmarkStart w:id="5603" w:name="_Toc409475025"/>
      <w:bookmarkStart w:id="5604" w:name="_Toc409512126"/>
      <w:bookmarkStart w:id="5605" w:name="_Toc409458249"/>
      <w:bookmarkStart w:id="5606" w:name="_Toc409458985"/>
      <w:bookmarkStart w:id="5607" w:name="_Toc409459602"/>
      <w:bookmarkStart w:id="5608" w:name="_Toc409460223"/>
      <w:bookmarkStart w:id="5609" w:name="_Toc409465081"/>
      <w:bookmarkStart w:id="5610" w:name="_Toc409465703"/>
      <w:bookmarkStart w:id="5611" w:name="_Toc409466328"/>
      <w:bookmarkStart w:id="5612" w:name="_Toc409466970"/>
      <w:bookmarkStart w:id="5613" w:name="_Toc409467598"/>
      <w:bookmarkStart w:id="5614" w:name="_Toc409468224"/>
      <w:bookmarkStart w:id="5615" w:name="_Toc409468847"/>
      <w:bookmarkStart w:id="5616" w:name="_Toc409469469"/>
      <w:bookmarkStart w:id="5617" w:name="_Toc409470089"/>
      <w:bookmarkStart w:id="5618" w:name="_Toc409470705"/>
      <w:bookmarkStart w:id="5619" w:name="_Toc409471319"/>
      <w:bookmarkStart w:id="5620" w:name="_Toc409471930"/>
      <w:bookmarkStart w:id="5621" w:name="_Toc409472540"/>
      <w:bookmarkStart w:id="5622" w:name="_Toc409473149"/>
      <w:bookmarkStart w:id="5623" w:name="_Toc409473764"/>
      <w:bookmarkStart w:id="5624" w:name="_Toc409474382"/>
      <w:bookmarkStart w:id="5625" w:name="_Toc409475026"/>
      <w:bookmarkStart w:id="5626" w:name="_Toc409512127"/>
      <w:bookmarkStart w:id="5627" w:name="_Toc409458250"/>
      <w:bookmarkStart w:id="5628" w:name="_Toc409458986"/>
      <w:bookmarkStart w:id="5629" w:name="_Toc409459603"/>
      <w:bookmarkStart w:id="5630" w:name="_Toc409460224"/>
      <w:bookmarkStart w:id="5631" w:name="_Toc409465082"/>
      <w:bookmarkStart w:id="5632" w:name="_Toc409465704"/>
      <w:bookmarkStart w:id="5633" w:name="_Toc409466329"/>
      <w:bookmarkStart w:id="5634" w:name="_Toc409466971"/>
      <w:bookmarkStart w:id="5635" w:name="_Toc409467599"/>
      <w:bookmarkStart w:id="5636" w:name="_Toc409468225"/>
      <w:bookmarkStart w:id="5637" w:name="_Toc409468848"/>
      <w:bookmarkStart w:id="5638" w:name="_Toc409469470"/>
      <w:bookmarkStart w:id="5639" w:name="_Toc409470090"/>
      <w:bookmarkStart w:id="5640" w:name="_Toc409470706"/>
      <w:bookmarkStart w:id="5641" w:name="_Toc409471320"/>
      <w:bookmarkStart w:id="5642" w:name="_Toc409471931"/>
      <w:bookmarkStart w:id="5643" w:name="_Toc409472541"/>
      <w:bookmarkStart w:id="5644" w:name="_Toc409473150"/>
      <w:bookmarkStart w:id="5645" w:name="_Toc409473765"/>
      <w:bookmarkStart w:id="5646" w:name="_Toc409474383"/>
      <w:bookmarkStart w:id="5647" w:name="_Toc409475027"/>
      <w:bookmarkStart w:id="5648" w:name="_Toc409512128"/>
      <w:bookmarkStart w:id="5649" w:name="_Toc409458251"/>
      <w:bookmarkStart w:id="5650" w:name="_Toc409458987"/>
      <w:bookmarkStart w:id="5651" w:name="_Toc409459604"/>
      <w:bookmarkStart w:id="5652" w:name="_Toc409460225"/>
      <w:bookmarkStart w:id="5653" w:name="_Toc409465083"/>
      <w:bookmarkStart w:id="5654" w:name="_Toc409465705"/>
      <w:bookmarkStart w:id="5655" w:name="_Toc409466330"/>
      <w:bookmarkStart w:id="5656" w:name="_Toc409466972"/>
      <w:bookmarkStart w:id="5657" w:name="_Toc409467600"/>
      <w:bookmarkStart w:id="5658" w:name="_Toc409468226"/>
      <w:bookmarkStart w:id="5659" w:name="_Toc409468849"/>
      <w:bookmarkStart w:id="5660" w:name="_Toc409469471"/>
      <w:bookmarkStart w:id="5661" w:name="_Toc409470091"/>
      <w:bookmarkStart w:id="5662" w:name="_Toc409470707"/>
      <w:bookmarkStart w:id="5663" w:name="_Toc409471321"/>
      <w:bookmarkStart w:id="5664" w:name="_Toc409471932"/>
      <w:bookmarkStart w:id="5665" w:name="_Toc409472542"/>
      <w:bookmarkStart w:id="5666" w:name="_Toc409473151"/>
      <w:bookmarkStart w:id="5667" w:name="_Toc409473766"/>
      <w:bookmarkStart w:id="5668" w:name="_Toc409474384"/>
      <w:bookmarkStart w:id="5669" w:name="_Toc409475028"/>
      <w:bookmarkStart w:id="5670" w:name="_Toc409512129"/>
      <w:bookmarkStart w:id="5671" w:name="_Toc409458252"/>
      <w:bookmarkStart w:id="5672" w:name="_Toc409458988"/>
      <w:bookmarkStart w:id="5673" w:name="_Toc409459605"/>
      <w:bookmarkStart w:id="5674" w:name="_Toc409460226"/>
      <w:bookmarkStart w:id="5675" w:name="_Toc409465084"/>
      <w:bookmarkStart w:id="5676" w:name="_Toc409465706"/>
      <w:bookmarkStart w:id="5677" w:name="_Toc409466331"/>
      <w:bookmarkStart w:id="5678" w:name="_Toc409466973"/>
      <w:bookmarkStart w:id="5679" w:name="_Toc409467601"/>
      <w:bookmarkStart w:id="5680" w:name="_Toc409468227"/>
      <w:bookmarkStart w:id="5681" w:name="_Toc409468850"/>
      <w:bookmarkStart w:id="5682" w:name="_Toc409469472"/>
      <w:bookmarkStart w:id="5683" w:name="_Toc409470092"/>
      <w:bookmarkStart w:id="5684" w:name="_Toc409470708"/>
      <w:bookmarkStart w:id="5685" w:name="_Toc409471322"/>
      <w:bookmarkStart w:id="5686" w:name="_Toc409471933"/>
      <w:bookmarkStart w:id="5687" w:name="_Toc409472543"/>
      <w:bookmarkStart w:id="5688" w:name="_Toc409473152"/>
      <w:bookmarkStart w:id="5689" w:name="_Toc409473767"/>
      <w:bookmarkStart w:id="5690" w:name="_Toc409474385"/>
      <w:bookmarkStart w:id="5691" w:name="_Toc409475029"/>
      <w:bookmarkStart w:id="5692" w:name="_Toc409512130"/>
      <w:bookmarkStart w:id="5693" w:name="_Toc409458253"/>
      <w:bookmarkStart w:id="5694" w:name="_Toc409458989"/>
      <w:bookmarkStart w:id="5695" w:name="_Toc409459606"/>
      <w:bookmarkStart w:id="5696" w:name="_Toc409460227"/>
      <w:bookmarkStart w:id="5697" w:name="_Toc409465085"/>
      <w:bookmarkStart w:id="5698" w:name="_Toc409465707"/>
      <w:bookmarkStart w:id="5699" w:name="_Toc409466332"/>
      <w:bookmarkStart w:id="5700" w:name="_Toc409466974"/>
      <w:bookmarkStart w:id="5701" w:name="_Toc409467602"/>
      <w:bookmarkStart w:id="5702" w:name="_Toc409468228"/>
      <w:bookmarkStart w:id="5703" w:name="_Toc409468851"/>
      <w:bookmarkStart w:id="5704" w:name="_Toc409469473"/>
      <w:bookmarkStart w:id="5705" w:name="_Toc409470093"/>
      <w:bookmarkStart w:id="5706" w:name="_Toc409470709"/>
      <w:bookmarkStart w:id="5707" w:name="_Toc409471323"/>
      <w:bookmarkStart w:id="5708" w:name="_Toc409471934"/>
      <w:bookmarkStart w:id="5709" w:name="_Toc409472544"/>
      <w:bookmarkStart w:id="5710" w:name="_Toc409473153"/>
      <w:bookmarkStart w:id="5711" w:name="_Toc409473768"/>
      <w:bookmarkStart w:id="5712" w:name="_Toc409474386"/>
      <w:bookmarkStart w:id="5713" w:name="_Toc409475030"/>
      <w:bookmarkStart w:id="5714" w:name="_Toc409512131"/>
      <w:bookmarkStart w:id="5715" w:name="_Toc409458254"/>
      <w:bookmarkStart w:id="5716" w:name="_Toc409458990"/>
      <w:bookmarkStart w:id="5717" w:name="_Toc409459607"/>
      <w:bookmarkStart w:id="5718" w:name="_Toc409460228"/>
      <w:bookmarkStart w:id="5719" w:name="_Toc409465086"/>
      <w:bookmarkStart w:id="5720" w:name="_Toc409465708"/>
      <w:bookmarkStart w:id="5721" w:name="_Toc409466333"/>
      <w:bookmarkStart w:id="5722" w:name="_Toc409466975"/>
      <w:bookmarkStart w:id="5723" w:name="_Toc409467603"/>
      <w:bookmarkStart w:id="5724" w:name="_Toc409468229"/>
      <w:bookmarkStart w:id="5725" w:name="_Toc409468852"/>
      <w:bookmarkStart w:id="5726" w:name="_Toc409469474"/>
      <w:bookmarkStart w:id="5727" w:name="_Toc409470094"/>
      <w:bookmarkStart w:id="5728" w:name="_Toc409470710"/>
      <w:bookmarkStart w:id="5729" w:name="_Toc409471324"/>
      <w:bookmarkStart w:id="5730" w:name="_Toc409471935"/>
      <w:bookmarkStart w:id="5731" w:name="_Toc409472545"/>
      <w:bookmarkStart w:id="5732" w:name="_Toc409473154"/>
      <w:bookmarkStart w:id="5733" w:name="_Toc409473769"/>
      <w:bookmarkStart w:id="5734" w:name="_Toc409474387"/>
      <w:bookmarkStart w:id="5735" w:name="_Toc409475031"/>
      <w:bookmarkStart w:id="5736" w:name="_Toc409512132"/>
      <w:bookmarkStart w:id="5737" w:name="_Toc409458255"/>
      <w:bookmarkStart w:id="5738" w:name="_Toc409458991"/>
      <w:bookmarkStart w:id="5739" w:name="_Toc409459608"/>
      <w:bookmarkStart w:id="5740" w:name="_Toc409460229"/>
      <w:bookmarkStart w:id="5741" w:name="_Toc409465087"/>
      <w:bookmarkStart w:id="5742" w:name="_Toc409465709"/>
      <w:bookmarkStart w:id="5743" w:name="_Toc409466334"/>
      <w:bookmarkStart w:id="5744" w:name="_Toc409466976"/>
      <w:bookmarkStart w:id="5745" w:name="_Toc409467604"/>
      <w:bookmarkStart w:id="5746" w:name="_Toc409468230"/>
      <w:bookmarkStart w:id="5747" w:name="_Toc409468853"/>
      <w:bookmarkStart w:id="5748" w:name="_Toc409469475"/>
      <w:bookmarkStart w:id="5749" w:name="_Toc409470095"/>
      <w:bookmarkStart w:id="5750" w:name="_Toc409470711"/>
      <w:bookmarkStart w:id="5751" w:name="_Toc409471325"/>
      <w:bookmarkStart w:id="5752" w:name="_Toc409471936"/>
      <w:bookmarkStart w:id="5753" w:name="_Toc409472546"/>
      <w:bookmarkStart w:id="5754" w:name="_Toc409473155"/>
      <w:bookmarkStart w:id="5755" w:name="_Toc409473770"/>
      <w:bookmarkStart w:id="5756" w:name="_Toc409474388"/>
      <w:bookmarkStart w:id="5757" w:name="_Toc409475032"/>
      <w:bookmarkStart w:id="5758" w:name="_Toc409512133"/>
      <w:bookmarkStart w:id="5759" w:name="_Toc409458256"/>
      <w:bookmarkStart w:id="5760" w:name="_Toc409458992"/>
      <w:bookmarkStart w:id="5761" w:name="_Toc409459609"/>
      <w:bookmarkStart w:id="5762" w:name="_Toc409460230"/>
      <w:bookmarkStart w:id="5763" w:name="_Toc409465088"/>
      <w:bookmarkStart w:id="5764" w:name="_Toc409465710"/>
      <w:bookmarkStart w:id="5765" w:name="_Toc409466335"/>
      <w:bookmarkStart w:id="5766" w:name="_Toc409466977"/>
      <w:bookmarkStart w:id="5767" w:name="_Toc409467605"/>
      <w:bookmarkStart w:id="5768" w:name="_Toc409468231"/>
      <w:bookmarkStart w:id="5769" w:name="_Toc409468854"/>
      <w:bookmarkStart w:id="5770" w:name="_Toc409469476"/>
      <w:bookmarkStart w:id="5771" w:name="_Toc409470096"/>
      <w:bookmarkStart w:id="5772" w:name="_Toc409470712"/>
      <w:bookmarkStart w:id="5773" w:name="_Toc409471326"/>
      <w:bookmarkStart w:id="5774" w:name="_Toc409471937"/>
      <w:bookmarkStart w:id="5775" w:name="_Toc409472547"/>
      <w:bookmarkStart w:id="5776" w:name="_Toc409473156"/>
      <w:bookmarkStart w:id="5777" w:name="_Toc409473771"/>
      <w:bookmarkStart w:id="5778" w:name="_Toc409474389"/>
      <w:bookmarkStart w:id="5779" w:name="_Toc409475033"/>
      <w:bookmarkStart w:id="5780" w:name="_Toc409512134"/>
      <w:bookmarkStart w:id="5781" w:name="_Toc409458257"/>
      <w:bookmarkStart w:id="5782" w:name="_Toc409458993"/>
      <w:bookmarkStart w:id="5783" w:name="_Toc409459610"/>
      <w:bookmarkStart w:id="5784" w:name="_Toc409460231"/>
      <w:bookmarkStart w:id="5785" w:name="_Toc409465089"/>
      <w:bookmarkStart w:id="5786" w:name="_Toc409465711"/>
      <w:bookmarkStart w:id="5787" w:name="_Toc409466336"/>
      <w:bookmarkStart w:id="5788" w:name="_Toc409466978"/>
      <w:bookmarkStart w:id="5789" w:name="_Toc409467606"/>
      <w:bookmarkStart w:id="5790" w:name="_Toc409468232"/>
      <w:bookmarkStart w:id="5791" w:name="_Toc409468855"/>
      <w:bookmarkStart w:id="5792" w:name="_Toc409469477"/>
      <w:bookmarkStart w:id="5793" w:name="_Toc409470097"/>
      <w:bookmarkStart w:id="5794" w:name="_Toc409470713"/>
      <w:bookmarkStart w:id="5795" w:name="_Toc409471327"/>
      <w:bookmarkStart w:id="5796" w:name="_Toc409471938"/>
      <w:bookmarkStart w:id="5797" w:name="_Toc409472548"/>
      <w:bookmarkStart w:id="5798" w:name="_Toc409473157"/>
      <w:bookmarkStart w:id="5799" w:name="_Toc409473772"/>
      <w:bookmarkStart w:id="5800" w:name="_Toc409474390"/>
      <w:bookmarkStart w:id="5801" w:name="_Toc409475034"/>
      <w:bookmarkStart w:id="5802" w:name="_Toc409512135"/>
      <w:bookmarkStart w:id="5803" w:name="_Toc409458258"/>
      <w:bookmarkStart w:id="5804" w:name="_Toc409458994"/>
      <w:bookmarkStart w:id="5805" w:name="_Toc409459611"/>
      <w:bookmarkStart w:id="5806" w:name="_Toc409460232"/>
      <w:bookmarkStart w:id="5807" w:name="_Toc409465090"/>
      <w:bookmarkStart w:id="5808" w:name="_Toc409465712"/>
      <w:bookmarkStart w:id="5809" w:name="_Toc409466337"/>
      <w:bookmarkStart w:id="5810" w:name="_Toc409466979"/>
      <w:bookmarkStart w:id="5811" w:name="_Toc409467607"/>
      <w:bookmarkStart w:id="5812" w:name="_Toc409468233"/>
      <w:bookmarkStart w:id="5813" w:name="_Toc409468856"/>
      <w:bookmarkStart w:id="5814" w:name="_Toc409469478"/>
      <w:bookmarkStart w:id="5815" w:name="_Toc409470098"/>
      <w:bookmarkStart w:id="5816" w:name="_Toc409470714"/>
      <w:bookmarkStart w:id="5817" w:name="_Toc409471328"/>
      <w:bookmarkStart w:id="5818" w:name="_Toc409471939"/>
      <w:bookmarkStart w:id="5819" w:name="_Toc409472549"/>
      <w:bookmarkStart w:id="5820" w:name="_Toc409473158"/>
      <w:bookmarkStart w:id="5821" w:name="_Toc409473773"/>
      <w:bookmarkStart w:id="5822" w:name="_Toc409474391"/>
      <w:bookmarkStart w:id="5823" w:name="_Toc409475035"/>
      <w:bookmarkStart w:id="5824" w:name="_Toc409512136"/>
      <w:bookmarkStart w:id="5825" w:name="_Toc409458259"/>
      <w:bookmarkStart w:id="5826" w:name="_Toc409458995"/>
      <w:bookmarkStart w:id="5827" w:name="_Toc409459612"/>
      <w:bookmarkStart w:id="5828" w:name="_Toc409460233"/>
      <w:bookmarkStart w:id="5829" w:name="_Toc409465091"/>
      <w:bookmarkStart w:id="5830" w:name="_Toc409465713"/>
      <w:bookmarkStart w:id="5831" w:name="_Toc409466338"/>
      <w:bookmarkStart w:id="5832" w:name="_Toc409466980"/>
      <w:bookmarkStart w:id="5833" w:name="_Toc409467608"/>
      <w:bookmarkStart w:id="5834" w:name="_Toc409468234"/>
      <w:bookmarkStart w:id="5835" w:name="_Toc409468857"/>
      <w:bookmarkStart w:id="5836" w:name="_Toc409469479"/>
      <w:bookmarkStart w:id="5837" w:name="_Toc409470099"/>
      <w:bookmarkStart w:id="5838" w:name="_Toc409470715"/>
      <w:bookmarkStart w:id="5839" w:name="_Toc409471329"/>
      <w:bookmarkStart w:id="5840" w:name="_Toc409471940"/>
      <w:bookmarkStart w:id="5841" w:name="_Toc409472550"/>
      <w:bookmarkStart w:id="5842" w:name="_Toc409473159"/>
      <w:bookmarkStart w:id="5843" w:name="_Toc409473774"/>
      <w:bookmarkStart w:id="5844" w:name="_Toc409474392"/>
      <w:bookmarkStart w:id="5845" w:name="_Toc409475036"/>
      <w:bookmarkStart w:id="5846" w:name="_Toc409512137"/>
      <w:bookmarkStart w:id="5847" w:name="_Toc409458260"/>
      <w:bookmarkStart w:id="5848" w:name="_Toc409458996"/>
      <w:bookmarkStart w:id="5849" w:name="_Toc409459613"/>
      <w:bookmarkStart w:id="5850" w:name="_Toc409460234"/>
      <w:bookmarkStart w:id="5851" w:name="_Toc409465092"/>
      <w:bookmarkStart w:id="5852" w:name="_Toc409465714"/>
      <w:bookmarkStart w:id="5853" w:name="_Toc409466339"/>
      <w:bookmarkStart w:id="5854" w:name="_Toc409466981"/>
      <w:bookmarkStart w:id="5855" w:name="_Toc409467609"/>
      <w:bookmarkStart w:id="5856" w:name="_Toc409468235"/>
      <w:bookmarkStart w:id="5857" w:name="_Toc409468858"/>
      <w:bookmarkStart w:id="5858" w:name="_Toc409469480"/>
      <w:bookmarkStart w:id="5859" w:name="_Toc409470100"/>
      <w:bookmarkStart w:id="5860" w:name="_Toc409470716"/>
      <w:bookmarkStart w:id="5861" w:name="_Toc409471330"/>
      <w:bookmarkStart w:id="5862" w:name="_Toc409471941"/>
      <w:bookmarkStart w:id="5863" w:name="_Toc409472551"/>
      <w:bookmarkStart w:id="5864" w:name="_Toc409473160"/>
      <w:bookmarkStart w:id="5865" w:name="_Toc409473775"/>
      <w:bookmarkStart w:id="5866" w:name="_Toc409474393"/>
      <w:bookmarkStart w:id="5867" w:name="_Toc409475037"/>
      <w:bookmarkStart w:id="5868" w:name="_Toc409512138"/>
      <w:bookmarkStart w:id="5869" w:name="_Toc409458261"/>
      <w:bookmarkStart w:id="5870" w:name="_Toc409458997"/>
      <w:bookmarkStart w:id="5871" w:name="_Toc409459614"/>
      <w:bookmarkStart w:id="5872" w:name="_Toc409460235"/>
      <w:bookmarkStart w:id="5873" w:name="_Toc409465093"/>
      <w:bookmarkStart w:id="5874" w:name="_Toc409465715"/>
      <w:bookmarkStart w:id="5875" w:name="_Toc409466340"/>
      <w:bookmarkStart w:id="5876" w:name="_Toc409466982"/>
      <w:bookmarkStart w:id="5877" w:name="_Toc409467610"/>
      <w:bookmarkStart w:id="5878" w:name="_Toc409468236"/>
      <w:bookmarkStart w:id="5879" w:name="_Toc409468859"/>
      <w:bookmarkStart w:id="5880" w:name="_Toc409469481"/>
      <w:bookmarkStart w:id="5881" w:name="_Toc409470101"/>
      <w:bookmarkStart w:id="5882" w:name="_Toc409470717"/>
      <w:bookmarkStart w:id="5883" w:name="_Toc409471331"/>
      <w:bookmarkStart w:id="5884" w:name="_Toc409471942"/>
      <w:bookmarkStart w:id="5885" w:name="_Toc409472552"/>
      <w:bookmarkStart w:id="5886" w:name="_Toc409473161"/>
      <w:bookmarkStart w:id="5887" w:name="_Toc409473776"/>
      <w:bookmarkStart w:id="5888" w:name="_Toc409474394"/>
      <w:bookmarkStart w:id="5889" w:name="_Toc409475038"/>
      <w:bookmarkStart w:id="5890" w:name="_Toc409512139"/>
      <w:bookmarkStart w:id="5891" w:name="_Toc409458262"/>
      <w:bookmarkStart w:id="5892" w:name="_Toc409458998"/>
      <w:bookmarkStart w:id="5893" w:name="_Toc409459615"/>
      <w:bookmarkStart w:id="5894" w:name="_Toc409460236"/>
      <w:bookmarkStart w:id="5895" w:name="_Toc409465094"/>
      <w:bookmarkStart w:id="5896" w:name="_Toc409465716"/>
      <w:bookmarkStart w:id="5897" w:name="_Toc409466341"/>
      <w:bookmarkStart w:id="5898" w:name="_Toc409466983"/>
      <w:bookmarkStart w:id="5899" w:name="_Toc409467611"/>
      <w:bookmarkStart w:id="5900" w:name="_Toc409468237"/>
      <w:bookmarkStart w:id="5901" w:name="_Toc409468860"/>
      <w:bookmarkStart w:id="5902" w:name="_Toc409469482"/>
      <w:bookmarkStart w:id="5903" w:name="_Toc409470102"/>
      <w:bookmarkStart w:id="5904" w:name="_Toc409470718"/>
      <w:bookmarkStart w:id="5905" w:name="_Toc409471332"/>
      <w:bookmarkStart w:id="5906" w:name="_Toc409471943"/>
      <w:bookmarkStart w:id="5907" w:name="_Toc409472553"/>
      <w:bookmarkStart w:id="5908" w:name="_Toc409473162"/>
      <w:bookmarkStart w:id="5909" w:name="_Toc409473777"/>
      <w:bookmarkStart w:id="5910" w:name="_Toc409474395"/>
      <w:bookmarkStart w:id="5911" w:name="_Toc409475039"/>
      <w:bookmarkStart w:id="5912" w:name="_Toc409512140"/>
      <w:bookmarkStart w:id="5913" w:name="_Toc409458263"/>
      <w:bookmarkStart w:id="5914" w:name="_Toc409458999"/>
      <w:bookmarkStart w:id="5915" w:name="_Toc409459616"/>
      <w:bookmarkStart w:id="5916" w:name="_Toc409460237"/>
      <w:bookmarkStart w:id="5917" w:name="_Toc409465095"/>
      <w:bookmarkStart w:id="5918" w:name="_Toc409465717"/>
      <w:bookmarkStart w:id="5919" w:name="_Toc409466342"/>
      <w:bookmarkStart w:id="5920" w:name="_Toc409466984"/>
      <w:bookmarkStart w:id="5921" w:name="_Toc409467612"/>
      <w:bookmarkStart w:id="5922" w:name="_Toc409468238"/>
      <w:bookmarkStart w:id="5923" w:name="_Toc409468861"/>
      <w:bookmarkStart w:id="5924" w:name="_Toc409469483"/>
      <w:bookmarkStart w:id="5925" w:name="_Toc409470103"/>
      <w:bookmarkStart w:id="5926" w:name="_Toc409470719"/>
      <w:bookmarkStart w:id="5927" w:name="_Toc409471333"/>
      <w:bookmarkStart w:id="5928" w:name="_Toc409471944"/>
      <w:bookmarkStart w:id="5929" w:name="_Toc409472554"/>
      <w:bookmarkStart w:id="5930" w:name="_Toc409473163"/>
      <w:bookmarkStart w:id="5931" w:name="_Toc409473778"/>
      <w:bookmarkStart w:id="5932" w:name="_Toc409474396"/>
      <w:bookmarkStart w:id="5933" w:name="_Toc409475040"/>
      <w:bookmarkStart w:id="5934" w:name="_Toc409512141"/>
      <w:bookmarkStart w:id="5935" w:name="_Toc409458264"/>
      <w:bookmarkStart w:id="5936" w:name="_Toc409459000"/>
      <w:bookmarkStart w:id="5937" w:name="_Toc409459617"/>
      <w:bookmarkStart w:id="5938" w:name="_Toc409460238"/>
      <w:bookmarkStart w:id="5939" w:name="_Toc409465096"/>
      <w:bookmarkStart w:id="5940" w:name="_Toc409465718"/>
      <w:bookmarkStart w:id="5941" w:name="_Toc409466343"/>
      <w:bookmarkStart w:id="5942" w:name="_Toc409466985"/>
      <w:bookmarkStart w:id="5943" w:name="_Toc409467613"/>
      <w:bookmarkStart w:id="5944" w:name="_Toc409468239"/>
      <w:bookmarkStart w:id="5945" w:name="_Toc409468862"/>
      <w:bookmarkStart w:id="5946" w:name="_Toc409469484"/>
      <w:bookmarkStart w:id="5947" w:name="_Toc409470104"/>
      <w:bookmarkStart w:id="5948" w:name="_Toc409470720"/>
      <w:bookmarkStart w:id="5949" w:name="_Toc409471334"/>
      <w:bookmarkStart w:id="5950" w:name="_Toc409471945"/>
      <w:bookmarkStart w:id="5951" w:name="_Toc409472555"/>
      <w:bookmarkStart w:id="5952" w:name="_Toc409473164"/>
      <w:bookmarkStart w:id="5953" w:name="_Toc409473779"/>
      <w:bookmarkStart w:id="5954" w:name="_Toc409474397"/>
      <w:bookmarkStart w:id="5955" w:name="_Toc409475041"/>
      <w:bookmarkStart w:id="5956" w:name="_Toc409512142"/>
      <w:bookmarkStart w:id="5957" w:name="_Toc409458265"/>
      <w:bookmarkStart w:id="5958" w:name="_Toc409459001"/>
      <w:bookmarkStart w:id="5959" w:name="_Toc409459618"/>
      <w:bookmarkStart w:id="5960" w:name="_Toc409460239"/>
      <w:bookmarkStart w:id="5961" w:name="_Toc409465097"/>
      <w:bookmarkStart w:id="5962" w:name="_Toc409465719"/>
      <w:bookmarkStart w:id="5963" w:name="_Toc409466344"/>
      <w:bookmarkStart w:id="5964" w:name="_Toc409466986"/>
      <w:bookmarkStart w:id="5965" w:name="_Toc409467614"/>
      <w:bookmarkStart w:id="5966" w:name="_Toc409468240"/>
      <w:bookmarkStart w:id="5967" w:name="_Toc409468863"/>
      <w:bookmarkStart w:id="5968" w:name="_Toc409469485"/>
      <w:bookmarkStart w:id="5969" w:name="_Toc409470105"/>
      <w:bookmarkStart w:id="5970" w:name="_Toc409470721"/>
      <w:bookmarkStart w:id="5971" w:name="_Toc409471335"/>
      <w:bookmarkStart w:id="5972" w:name="_Toc409471946"/>
      <w:bookmarkStart w:id="5973" w:name="_Toc409472556"/>
      <w:bookmarkStart w:id="5974" w:name="_Toc409473165"/>
      <w:bookmarkStart w:id="5975" w:name="_Toc409473780"/>
      <w:bookmarkStart w:id="5976" w:name="_Toc409474398"/>
      <w:bookmarkStart w:id="5977" w:name="_Toc409475042"/>
      <w:bookmarkStart w:id="5978" w:name="_Toc409512143"/>
      <w:bookmarkStart w:id="5979" w:name="_Toc409458266"/>
      <w:bookmarkStart w:id="5980" w:name="_Toc409459002"/>
      <w:bookmarkStart w:id="5981" w:name="_Toc409459619"/>
      <w:bookmarkStart w:id="5982" w:name="_Toc409460240"/>
      <w:bookmarkStart w:id="5983" w:name="_Toc409465098"/>
      <w:bookmarkStart w:id="5984" w:name="_Toc409465720"/>
      <w:bookmarkStart w:id="5985" w:name="_Toc409466345"/>
      <w:bookmarkStart w:id="5986" w:name="_Toc409466987"/>
      <w:bookmarkStart w:id="5987" w:name="_Toc409467615"/>
      <w:bookmarkStart w:id="5988" w:name="_Toc409468241"/>
      <w:bookmarkStart w:id="5989" w:name="_Toc409468864"/>
      <w:bookmarkStart w:id="5990" w:name="_Toc409469486"/>
      <w:bookmarkStart w:id="5991" w:name="_Toc409470106"/>
      <w:bookmarkStart w:id="5992" w:name="_Toc409470722"/>
      <w:bookmarkStart w:id="5993" w:name="_Toc409471336"/>
      <w:bookmarkStart w:id="5994" w:name="_Toc409471947"/>
      <w:bookmarkStart w:id="5995" w:name="_Toc409472557"/>
      <w:bookmarkStart w:id="5996" w:name="_Toc409473166"/>
      <w:bookmarkStart w:id="5997" w:name="_Toc409473781"/>
      <w:bookmarkStart w:id="5998" w:name="_Toc409474399"/>
      <w:bookmarkStart w:id="5999" w:name="_Toc409475043"/>
      <w:bookmarkStart w:id="6000" w:name="_Toc409512144"/>
      <w:bookmarkStart w:id="6001" w:name="_Toc409458267"/>
      <w:bookmarkStart w:id="6002" w:name="_Toc409459003"/>
      <w:bookmarkStart w:id="6003" w:name="_Toc409459620"/>
      <w:bookmarkStart w:id="6004" w:name="_Toc409460241"/>
      <w:bookmarkStart w:id="6005" w:name="_Toc409465099"/>
      <w:bookmarkStart w:id="6006" w:name="_Toc409465721"/>
      <w:bookmarkStart w:id="6007" w:name="_Toc409466346"/>
      <w:bookmarkStart w:id="6008" w:name="_Toc409466988"/>
      <w:bookmarkStart w:id="6009" w:name="_Toc409467616"/>
      <w:bookmarkStart w:id="6010" w:name="_Toc409468242"/>
      <w:bookmarkStart w:id="6011" w:name="_Toc409468865"/>
      <w:bookmarkStart w:id="6012" w:name="_Toc409469487"/>
      <w:bookmarkStart w:id="6013" w:name="_Toc409470107"/>
      <w:bookmarkStart w:id="6014" w:name="_Toc409470723"/>
      <w:bookmarkStart w:id="6015" w:name="_Toc409471337"/>
      <w:bookmarkStart w:id="6016" w:name="_Toc409471948"/>
      <w:bookmarkStart w:id="6017" w:name="_Toc409472558"/>
      <w:bookmarkStart w:id="6018" w:name="_Toc409473167"/>
      <w:bookmarkStart w:id="6019" w:name="_Toc409473782"/>
      <w:bookmarkStart w:id="6020" w:name="_Toc409474400"/>
      <w:bookmarkStart w:id="6021" w:name="_Toc409475044"/>
      <w:bookmarkStart w:id="6022" w:name="_Toc409512145"/>
      <w:bookmarkStart w:id="6023" w:name="_Ref409466718"/>
      <w:bookmarkStart w:id="6024" w:name="_Toc50936714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r>
        <w:t xml:space="preserve">Identification and </w:t>
      </w:r>
      <w:r w:rsidR="00786427">
        <w:t>a</w:t>
      </w:r>
      <w:r>
        <w:t>ddressing</w:t>
      </w:r>
      <w:bookmarkEnd w:id="6023"/>
      <w:bookmarkEnd w:id="6024"/>
    </w:p>
    <w:p w14:paraId="6A77CBD7" w14:textId="77777777" w:rsidR="00CA32D6" w:rsidRPr="008512A3" w:rsidRDefault="00CA32D6" w:rsidP="00F92D1D">
      <w:pPr>
        <w:pStyle w:val="Heading2"/>
      </w:pPr>
      <w:bookmarkStart w:id="6025" w:name="_Toc509367143"/>
      <w:r>
        <w:rPr>
          <w:rFonts w:hint="eastAsia"/>
        </w:rPr>
        <w:t>Introduction</w:t>
      </w:r>
      <w:bookmarkEnd w:id="6025"/>
    </w:p>
    <w:p w14:paraId="10D3E87A" w14:textId="77777777" w:rsidR="00D85F4B" w:rsidRDefault="000A3E53" w:rsidP="00D85F4B">
      <w:pPr>
        <w:pStyle w:val="PARAGRAPH"/>
        <w:rPr>
          <w:rFonts w:eastAsiaTheme="minorEastAsia"/>
          <w:lang w:eastAsia="ko-KR"/>
        </w:rPr>
      </w:pPr>
      <w:r>
        <w:rPr>
          <w:rFonts w:eastAsiaTheme="minorEastAsia"/>
          <w:lang w:eastAsia="ko-KR"/>
        </w:rPr>
        <w:t>Facilitating</w:t>
      </w:r>
      <w:r w:rsidR="00D85F4B">
        <w:rPr>
          <w:rFonts w:eastAsiaTheme="minorEastAsia"/>
          <w:lang w:eastAsia="ko-KR"/>
        </w:rPr>
        <w:t xml:space="preserve"> proper and efficient interactions between elements in the </w:t>
      </w:r>
      <w:r w:rsidR="00FE555C">
        <w:rPr>
          <w:rFonts w:eastAsiaTheme="minorEastAsia"/>
          <w:lang w:eastAsia="ko-KR"/>
        </w:rPr>
        <w:t>F</w:t>
      </w:r>
      <w:r w:rsidR="00D85F4B">
        <w:rPr>
          <w:rFonts w:eastAsiaTheme="minorEastAsia"/>
          <w:lang w:eastAsia="ko-KR"/>
        </w:rPr>
        <w:t xml:space="preserve">ramework, </w:t>
      </w:r>
      <w:r w:rsidR="00D51F3F">
        <w:rPr>
          <w:rFonts w:eastAsiaTheme="minorEastAsia"/>
          <w:lang w:eastAsia="ko-KR"/>
        </w:rPr>
        <w:t>requires</w:t>
      </w:r>
      <w:r w:rsidR="00D85F4B">
        <w:rPr>
          <w:rFonts w:eastAsiaTheme="minorEastAsia"/>
          <w:lang w:eastAsia="ko-KR"/>
        </w:rPr>
        <w:t xml:space="preserve"> a means to identify, name and address the</w:t>
      </w:r>
      <w:r w:rsidR="00AC36DB">
        <w:rPr>
          <w:rFonts w:eastAsiaTheme="minorEastAsia"/>
          <w:lang w:eastAsia="ko-KR"/>
        </w:rPr>
        <w:t>se elements</w:t>
      </w:r>
      <w:r w:rsidR="00D85F4B">
        <w:rPr>
          <w:rFonts w:eastAsiaTheme="minorEastAsia"/>
          <w:lang w:eastAsia="ko-KR"/>
        </w:rPr>
        <w:t xml:space="preserve">. </w:t>
      </w:r>
    </w:p>
    <w:p w14:paraId="2C8A3CFB" w14:textId="77777777" w:rsidR="00D85F4B" w:rsidRDefault="00D85F4B" w:rsidP="00D85F4B">
      <w:pPr>
        <w:pStyle w:val="PARAGRAPH"/>
        <w:rPr>
          <w:rFonts w:eastAsiaTheme="minorEastAsia"/>
          <w:lang w:eastAsia="ko-KR"/>
        </w:rPr>
      </w:pPr>
      <w:r>
        <w:rPr>
          <w:rFonts w:eastAsiaTheme="minorEastAsia"/>
          <w:lang w:eastAsia="ko-KR"/>
        </w:rPr>
        <w:t xml:space="preserve">The </w:t>
      </w:r>
      <w:r w:rsidR="00CB3700">
        <w:rPr>
          <w:rFonts w:eastAsiaTheme="minorEastAsia"/>
          <w:i/>
          <w:lang w:eastAsia="ko-KR"/>
        </w:rPr>
        <w:t>identifier</w:t>
      </w:r>
      <w:r w:rsidR="00CB3700">
        <w:rPr>
          <w:rFonts w:eastAsiaTheme="minorEastAsia"/>
          <w:lang w:eastAsia="ko-KR"/>
        </w:rPr>
        <w:t xml:space="preserve"> </w:t>
      </w:r>
      <w:r>
        <w:rPr>
          <w:rFonts w:eastAsiaTheme="minorEastAsia"/>
          <w:lang w:eastAsia="ko-KR"/>
        </w:rPr>
        <w:t>unambiguously identif</w:t>
      </w:r>
      <w:r w:rsidR="00992C0D">
        <w:rPr>
          <w:rFonts w:eastAsiaTheme="minorEastAsia"/>
          <w:lang w:eastAsia="ko-KR"/>
        </w:rPr>
        <w:t>ies</w:t>
      </w:r>
      <w:r>
        <w:rPr>
          <w:rFonts w:eastAsiaTheme="minorEastAsia"/>
          <w:lang w:eastAsia="ko-KR"/>
        </w:rPr>
        <w:t xml:space="preserve"> </w:t>
      </w:r>
      <w:r w:rsidR="002E2D67">
        <w:rPr>
          <w:rFonts w:eastAsiaTheme="minorEastAsia"/>
          <w:lang w:eastAsia="ko-KR"/>
        </w:rPr>
        <w:t xml:space="preserve">an </w:t>
      </w:r>
      <w:r>
        <w:rPr>
          <w:rFonts w:eastAsiaTheme="minorEastAsia"/>
          <w:lang w:eastAsia="ko-KR"/>
        </w:rPr>
        <w:t xml:space="preserve">element in a context or domain. The context or domain may </w:t>
      </w:r>
      <w:r w:rsidR="004B6CBD">
        <w:rPr>
          <w:rFonts w:eastAsiaTheme="minorEastAsia"/>
          <w:lang w:eastAsia="ko-KR"/>
        </w:rPr>
        <w:t xml:space="preserve">be </w:t>
      </w:r>
      <w:r>
        <w:rPr>
          <w:rFonts w:eastAsiaTheme="minorEastAsia"/>
          <w:lang w:eastAsia="ko-KR"/>
        </w:rPr>
        <w:t xml:space="preserve">determined by the use or </w:t>
      </w:r>
      <w:r w:rsidR="002E2D67">
        <w:rPr>
          <w:rFonts w:eastAsiaTheme="minorEastAsia"/>
          <w:lang w:eastAsia="ko-KR"/>
        </w:rPr>
        <w:t xml:space="preserve">the </w:t>
      </w:r>
      <w:r>
        <w:rPr>
          <w:rFonts w:eastAsiaTheme="minorEastAsia"/>
          <w:lang w:eastAsia="ko-KR"/>
        </w:rPr>
        <w:t xml:space="preserve">application. The </w:t>
      </w:r>
      <w:r w:rsidR="00C45D87" w:rsidRPr="00C45D87">
        <w:rPr>
          <w:rFonts w:eastAsiaTheme="minorEastAsia"/>
          <w:lang w:eastAsia="ko-KR"/>
        </w:rPr>
        <w:t>identifier</w:t>
      </w:r>
      <w:r w:rsidR="00C45D87">
        <w:rPr>
          <w:rFonts w:eastAsiaTheme="minorEastAsia"/>
          <w:lang w:eastAsia="ko-KR"/>
        </w:rPr>
        <w:t xml:space="preserve"> </w:t>
      </w:r>
      <w:r w:rsidR="00992C0D">
        <w:rPr>
          <w:rFonts w:eastAsiaTheme="minorEastAsia"/>
          <w:lang w:eastAsia="ko-KR"/>
        </w:rPr>
        <w:t xml:space="preserve">is expected to </w:t>
      </w:r>
      <w:r w:rsidR="00C13706">
        <w:rPr>
          <w:rFonts w:eastAsiaTheme="minorEastAsia"/>
          <w:lang w:eastAsia="ko-KR"/>
        </w:rPr>
        <w:t>be</w:t>
      </w:r>
      <w:r>
        <w:rPr>
          <w:rFonts w:eastAsiaTheme="minorEastAsia"/>
          <w:lang w:eastAsia="ko-KR"/>
        </w:rPr>
        <w:t xml:space="preserve"> immutable over the lifecycle of that element</w:t>
      </w:r>
      <w:r w:rsidR="00C13706">
        <w:rPr>
          <w:rFonts w:eastAsiaTheme="minorEastAsia"/>
          <w:lang w:eastAsia="ko-KR"/>
        </w:rPr>
        <w:t xml:space="preserve"> and </w:t>
      </w:r>
      <w:r w:rsidR="00992C0D">
        <w:rPr>
          <w:rFonts w:eastAsiaTheme="minorEastAsia"/>
          <w:lang w:eastAsia="ko-KR"/>
        </w:rPr>
        <w:t>is unambiguous</w:t>
      </w:r>
      <w:r w:rsidR="00C13706">
        <w:rPr>
          <w:rFonts w:eastAsiaTheme="minorEastAsia"/>
          <w:lang w:eastAsia="ko-KR"/>
        </w:rPr>
        <w:t xml:space="preserve"> within a context or domain</w:t>
      </w:r>
      <w:r>
        <w:rPr>
          <w:rFonts w:eastAsiaTheme="minorEastAsia"/>
          <w:lang w:eastAsia="ko-KR"/>
        </w:rPr>
        <w:t>.</w:t>
      </w:r>
    </w:p>
    <w:p w14:paraId="4E52268D" w14:textId="77777777" w:rsidR="00D85F4B" w:rsidRDefault="00D85F4B" w:rsidP="00D85F4B">
      <w:pPr>
        <w:pStyle w:val="PARAGRAPH"/>
        <w:rPr>
          <w:rFonts w:eastAsiaTheme="minorEastAsia"/>
          <w:lang w:eastAsia="ko-KR"/>
        </w:rPr>
      </w:pPr>
      <w:r>
        <w:rPr>
          <w:rFonts w:eastAsiaTheme="minorEastAsia"/>
          <w:lang w:eastAsia="ko-KR"/>
        </w:rPr>
        <w:t xml:space="preserve">The </w:t>
      </w:r>
      <w:r w:rsidRPr="00EA44C2">
        <w:rPr>
          <w:rFonts w:eastAsiaTheme="minorEastAsia"/>
          <w:i/>
          <w:lang w:eastAsia="ko-KR"/>
        </w:rPr>
        <w:t>address</w:t>
      </w:r>
      <w:r>
        <w:rPr>
          <w:rFonts w:eastAsiaTheme="minorEastAsia"/>
          <w:lang w:eastAsia="ko-KR"/>
        </w:rPr>
        <w:t xml:space="preserve"> is used to define a place, way or means of reaching or accessing the element in order to interact with it. An address </w:t>
      </w:r>
      <w:r w:rsidR="008603AE">
        <w:rPr>
          <w:rFonts w:eastAsiaTheme="minorEastAsia"/>
          <w:lang w:eastAsia="ko-KR"/>
        </w:rPr>
        <w:t xml:space="preserve">may </w:t>
      </w:r>
      <w:r>
        <w:rPr>
          <w:rFonts w:eastAsiaTheme="minorEastAsia"/>
          <w:lang w:eastAsia="ko-KR"/>
        </w:rPr>
        <w:t>be mutable based on the context.</w:t>
      </w:r>
    </w:p>
    <w:p w14:paraId="409DBFFF" w14:textId="77777777" w:rsidR="00D85F4B" w:rsidRDefault="00D85F4B" w:rsidP="00D85F4B">
      <w:pPr>
        <w:pStyle w:val="PARAGRAPH"/>
        <w:rPr>
          <w:rFonts w:eastAsiaTheme="minorEastAsia"/>
          <w:lang w:eastAsia="ko-KR"/>
        </w:rPr>
      </w:pPr>
      <w:r>
        <w:rPr>
          <w:rFonts w:eastAsiaTheme="minorEastAsia"/>
          <w:lang w:eastAsia="ko-KR"/>
        </w:rPr>
        <w:t xml:space="preserve">The </w:t>
      </w:r>
      <w:r w:rsidRPr="00EA44C2">
        <w:rPr>
          <w:rFonts w:eastAsiaTheme="minorEastAsia"/>
          <w:i/>
          <w:lang w:eastAsia="ko-KR"/>
        </w:rPr>
        <w:t>name</w:t>
      </w:r>
      <w:r>
        <w:rPr>
          <w:rFonts w:eastAsiaTheme="minorEastAsia"/>
          <w:lang w:eastAsia="ko-KR"/>
        </w:rPr>
        <w:t xml:space="preserve"> is a handle that distinguishes the element from other elements in the framework. The name </w:t>
      </w:r>
      <w:r w:rsidR="008603AE">
        <w:rPr>
          <w:rFonts w:eastAsiaTheme="minorEastAsia"/>
          <w:lang w:eastAsia="ko-KR"/>
        </w:rPr>
        <w:t xml:space="preserve">may </w:t>
      </w:r>
      <w:r>
        <w:rPr>
          <w:rFonts w:eastAsiaTheme="minorEastAsia"/>
          <w:lang w:eastAsia="ko-KR"/>
        </w:rPr>
        <w:t xml:space="preserve">be </w:t>
      </w:r>
      <w:r w:rsidR="00AC36DB">
        <w:rPr>
          <w:rFonts w:eastAsiaTheme="minorEastAsia"/>
          <w:lang w:eastAsia="ko-KR"/>
        </w:rPr>
        <w:t xml:space="preserve">changed </w:t>
      </w:r>
      <w:r>
        <w:rPr>
          <w:rFonts w:eastAsiaTheme="minorEastAsia"/>
          <w:lang w:eastAsia="ko-KR"/>
        </w:rPr>
        <w:t>over the lifecycle of that element.</w:t>
      </w:r>
    </w:p>
    <w:p w14:paraId="7EDB6C21" w14:textId="77777777" w:rsidR="00D85F4B" w:rsidRDefault="00D85F4B" w:rsidP="00D85F4B">
      <w:pPr>
        <w:pStyle w:val="PARAGRAPH"/>
        <w:rPr>
          <w:rFonts w:eastAsiaTheme="minorEastAsia"/>
          <w:lang w:eastAsia="ko-KR"/>
        </w:rPr>
      </w:pPr>
      <w:r>
        <w:rPr>
          <w:rFonts w:eastAsiaTheme="minorEastAsia"/>
          <w:lang w:eastAsia="ko-KR"/>
        </w:rPr>
        <w:t xml:space="preserve">There </w:t>
      </w:r>
      <w:r w:rsidR="008603AE">
        <w:rPr>
          <w:rFonts w:eastAsiaTheme="minorEastAsia"/>
          <w:lang w:eastAsia="ko-KR"/>
        </w:rPr>
        <w:t xml:space="preserve">may </w:t>
      </w:r>
      <w:r>
        <w:rPr>
          <w:rFonts w:eastAsiaTheme="minorEastAsia"/>
          <w:lang w:eastAsia="ko-KR"/>
        </w:rPr>
        <w:t xml:space="preserve">be methods or resolution schemes that allow determining </w:t>
      </w:r>
      <w:r w:rsidR="00A4760D">
        <w:rPr>
          <w:rFonts w:eastAsiaTheme="minorEastAsia"/>
          <w:lang w:eastAsia="ko-KR"/>
        </w:rPr>
        <w:t>any</w:t>
      </w:r>
      <w:r>
        <w:rPr>
          <w:rFonts w:eastAsiaTheme="minorEastAsia"/>
          <w:lang w:eastAsia="ko-KR"/>
        </w:rPr>
        <w:t xml:space="preserve"> of these based on the knowledge of one or more of others (e.g.</w:t>
      </w:r>
      <w:r w:rsidR="00DE16B7">
        <w:rPr>
          <w:rFonts w:eastAsiaTheme="minorEastAsia"/>
          <w:lang w:eastAsia="ko-KR"/>
        </w:rPr>
        <w:t>,</w:t>
      </w:r>
      <w:r>
        <w:rPr>
          <w:rFonts w:eastAsiaTheme="minorEastAsia"/>
          <w:lang w:eastAsia="ko-KR"/>
        </w:rPr>
        <w:t xml:space="preserve"> determine name from address or address from name)</w:t>
      </w:r>
      <w:r w:rsidR="00AC36DB">
        <w:rPr>
          <w:rFonts w:eastAsiaTheme="minorEastAsia"/>
          <w:lang w:eastAsia="ko-KR"/>
        </w:rPr>
        <w:t>.</w:t>
      </w:r>
    </w:p>
    <w:p w14:paraId="42D02DAB" w14:textId="77777777" w:rsidR="00D85F4B" w:rsidRDefault="00D85F4B" w:rsidP="00D85F4B">
      <w:pPr>
        <w:pStyle w:val="PARAGRAPH"/>
        <w:rPr>
          <w:rFonts w:eastAsiaTheme="minorEastAsia"/>
          <w:lang w:eastAsia="ko-KR"/>
        </w:rPr>
      </w:pPr>
      <w:r>
        <w:rPr>
          <w:rFonts w:eastAsiaTheme="minorEastAsia"/>
          <w:lang w:eastAsia="ko-KR"/>
        </w:rPr>
        <w:t xml:space="preserve">Each of these aspects </w:t>
      </w:r>
      <w:r w:rsidR="008603AE">
        <w:rPr>
          <w:rFonts w:eastAsiaTheme="minorEastAsia"/>
          <w:lang w:eastAsia="ko-KR"/>
        </w:rPr>
        <w:t xml:space="preserve">may </w:t>
      </w:r>
      <w:r>
        <w:rPr>
          <w:rFonts w:eastAsiaTheme="minorEastAsia"/>
          <w:lang w:eastAsia="ko-KR"/>
        </w:rPr>
        <w:t>be defined separately for multiple contexts (e.g.</w:t>
      </w:r>
      <w:r w:rsidR="00DE16B7">
        <w:rPr>
          <w:rFonts w:eastAsiaTheme="minorEastAsia"/>
          <w:lang w:eastAsia="ko-KR"/>
        </w:rPr>
        <w:t>,</w:t>
      </w:r>
      <w:r>
        <w:rPr>
          <w:rFonts w:eastAsiaTheme="minorEastAsia"/>
          <w:lang w:eastAsia="ko-KR"/>
        </w:rPr>
        <w:t xml:space="preserve"> a context could be a layer in a stack). So an address </w:t>
      </w:r>
      <w:r w:rsidR="008603AE">
        <w:rPr>
          <w:rFonts w:eastAsiaTheme="minorEastAsia"/>
          <w:lang w:eastAsia="ko-KR"/>
        </w:rPr>
        <w:t xml:space="preserve">may </w:t>
      </w:r>
      <w:r>
        <w:rPr>
          <w:rFonts w:eastAsiaTheme="minorEastAsia"/>
          <w:lang w:eastAsia="ko-KR"/>
        </w:rPr>
        <w:t xml:space="preserve">be a URL for addressing resource and an IP address for addressing at the connectivity layer. In some situations, both these addresses would be required. </w:t>
      </w:r>
      <w:r w:rsidR="00216F2D">
        <w:rPr>
          <w:rFonts w:eastAsiaTheme="minorEastAsia"/>
          <w:lang w:eastAsia="ko-KR"/>
        </w:rPr>
        <w:t xml:space="preserve">For example, to </w:t>
      </w:r>
      <w:r w:rsidR="002E2D67">
        <w:rPr>
          <w:rFonts w:eastAsiaTheme="minorEastAsia"/>
          <w:lang w:eastAsia="ko-KR"/>
        </w:rPr>
        <w:t xml:space="preserve">do </w:t>
      </w:r>
      <w:r w:rsidR="00216F2D">
        <w:rPr>
          <w:rFonts w:eastAsiaTheme="minorEastAsia"/>
          <w:lang w:eastAsia="ko-KR"/>
        </w:rPr>
        <w:t>RETRIEVE (</w:t>
      </w:r>
      <w:r w:rsidR="004C5827">
        <w:rPr>
          <w:rFonts w:eastAsiaTheme="minorEastAsia"/>
          <w:lang w:eastAsia="ko-KR"/>
        </w:rPr>
        <w:t>s</w:t>
      </w:r>
      <w:r w:rsidR="00216F2D">
        <w:rPr>
          <w:rFonts w:eastAsiaTheme="minorEastAsia"/>
          <w:lang w:eastAsia="ko-KR"/>
        </w:rPr>
        <w:t xml:space="preserve">ection </w:t>
      </w:r>
      <w:r w:rsidR="00194F1E">
        <w:rPr>
          <w:rFonts w:eastAsiaTheme="minorEastAsia"/>
          <w:lang w:eastAsia="ko-KR"/>
        </w:rPr>
        <w:fldChar w:fldCharType="begin"/>
      </w:r>
      <w:r w:rsidR="00216F2D">
        <w:rPr>
          <w:rFonts w:eastAsiaTheme="minorEastAsia"/>
          <w:lang w:eastAsia="ko-KR"/>
        </w:rPr>
        <w:instrText xml:space="preserve"> REF _Ref409474762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8.3</w:t>
      </w:r>
      <w:r w:rsidR="00194F1E">
        <w:rPr>
          <w:rFonts w:eastAsiaTheme="minorEastAsia"/>
          <w:lang w:eastAsia="ko-KR"/>
        </w:rPr>
        <w:fldChar w:fldCharType="end"/>
      </w:r>
      <w:r w:rsidR="00216F2D">
        <w:rPr>
          <w:rFonts w:eastAsiaTheme="minorEastAsia"/>
          <w:lang w:eastAsia="ko-KR"/>
        </w:rPr>
        <w:t>)</w:t>
      </w:r>
      <w:r w:rsidRPr="00CF51E1">
        <w:rPr>
          <w:rFonts w:eastAsiaTheme="minorEastAsia"/>
          <w:lang w:eastAsia="ko-KR"/>
        </w:rPr>
        <w:t xml:space="preserve"> </w:t>
      </w:r>
      <w:r w:rsidR="000D692F">
        <w:rPr>
          <w:rFonts w:eastAsiaTheme="minorEastAsia"/>
          <w:lang w:eastAsia="ko-KR"/>
        </w:rPr>
        <w:t xml:space="preserve">operation on </w:t>
      </w:r>
      <w:r w:rsidRPr="00CF51E1">
        <w:rPr>
          <w:rFonts w:eastAsiaTheme="minorEastAsia"/>
          <w:lang w:eastAsia="ko-KR"/>
        </w:rPr>
        <w:t xml:space="preserve">a particular </w:t>
      </w:r>
      <w:r w:rsidR="00216F2D">
        <w:rPr>
          <w:rFonts w:eastAsiaTheme="minorEastAsia"/>
          <w:lang w:eastAsia="ko-KR"/>
        </w:rPr>
        <w:t>r</w:t>
      </w:r>
      <w:r w:rsidRPr="00CF51E1">
        <w:rPr>
          <w:rFonts w:eastAsiaTheme="minorEastAsia"/>
          <w:lang w:eastAsia="ko-KR"/>
        </w:rPr>
        <w:t>esource representat</w:t>
      </w:r>
      <w:r>
        <w:rPr>
          <w:rFonts w:eastAsiaTheme="minorEastAsia"/>
          <w:lang w:eastAsia="ko-KR"/>
        </w:rPr>
        <w:t xml:space="preserve">ion, the client </w:t>
      </w:r>
      <w:r w:rsidR="000D692F">
        <w:rPr>
          <w:rFonts w:eastAsiaTheme="minorEastAsia"/>
          <w:lang w:eastAsia="ko-KR"/>
        </w:rPr>
        <w:t>need</w:t>
      </w:r>
      <w:r w:rsidR="002E2D67">
        <w:rPr>
          <w:rFonts w:eastAsiaTheme="minorEastAsia"/>
          <w:lang w:eastAsia="ko-KR"/>
        </w:rPr>
        <w:t>s</w:t>
      </w:r>
      <w:r w:rsidR="000D692F">
        <w:rPr>
          <w:rFonts w:eastAsiaTheme="minorEastAsia"/>
          <w:lang w:eastAsia="ko-KR"/>
        </w:rPr>
        <w:t xml:space="preserve"> to </w:t>
      </w:r>
      <w:r>
        <w:rPr>
          <w:rFonts w:eastAsiaTheme="minorEastAsia"/>
          <w:lang w:eastAsia="ko-KR"/>
        </w:rPr>
        <w:t>know the address</w:t>
      </w:r>
      <w:r w:rsidRPr="00CF51E1">
        <w:rPr>
          <w:rFonts w:eastAsiaTheme="minorEastAsia"/>
          <w:lang w:eastAsia="ko-KR"/>
        </w:rPr>
        <w:t xml:space="preserve"> of</w:t>
      </w:r>
      <w:r>
        <w:rPr>
          <w:rFonts w:eastAsiaTheme="minorEastAsia" w:hint="eastAsia"/>
          <w:lang w:eastAsia="ko-KR"/>
        </w:rPr>
        <w:t xml:space="preserve"> the</w:t>
      </w:r>
      <w:r w:rsidRPr="00CF51E1">
        <w:rPr>
          <w:rFonts w:eastAsiaTheme="minorEastAsia"/>
          <w:lang w:eastAsia="ko-KR"/>
        </w:rPr>
        <w:t xml:space="preserve"> </w:t>
      </w:r>
      <w:r>
        <w:rPr>
          <w:rFonts w:eastAsiaTheme="minorEastAsia" w:hint="eastAsia"/>
          <w:lang w:eastAsia="ko-KR"/>
        </w:rPr>
        <w:t>t</w:t>
      </w:r>
      <w:r w:rsidRPr="00CF51E1">
        <w:rPr>
          <w:rFonts w:eastAsiaTheme="minorEastAsia"/>
          <w:lang w:eastAsia="ko-KR"/>
        </w:rPr>
        <w:t>arget resource and the address of the server through which the resource is e</w:t>
      </w:r>
      <w:r>
        <w:rPr>
          <w:rFonts w:eastAsiaTheme="minorEastAsia"/>
          <w:lang w:eastAsia="ko-KR"/>
        </w:rPr>
        <w:t>xposed.</w:t>
      </w:r>
    </w:p>
    <w:p w14:paraId="4774C061" w14:textId="77777777" w:rsidR="00D85F4B" w:rsidRDefault="00D85F4B" w:rsidP="00D85F4B">
      <w:pPr>
        <w:pStyle w:val="PARAGRAPH"/>
        <w:rPr>
          <w:rFonts w:eastAsiaTheme="minorEastAsia"/>
          <w:lang w:eastAsia="ko-KR"/>
        </w:rPr>
      </w:pPr>
      <w:r>
        <w:rPr>
          <w:rFonts w:eastAsiaTheme="minorEastAsia"/>
          <w:lang w:eastAsia="ko-KR"/>
        </w:rPr>
        <w:t>In a context or domain of use, a name or address could be used as identifier or vice versa</w:t>
      </w:r>
      <w:r w:rsidR="00AC36DB">
        <w:rPr>
          <w:rFonts w:eastAsiaTheme="minorEastAsia"/>
          <w:lang w:eastAsia="ko-KR"/>
        </w:rPr>
        <w:t>.</w:t>
      </w:r>
      <w:r>
        <w:rPr>
          <w:rFonts w:eastAsiaTheme="minorEastAsia"/>
          <w:lang w:eastAsia="ko-KR"/>
        </w:rPr>
        <w:t xml:space="preserve"> </w:t>
      </w:r>
      <w:r w:rsidR="00AC36DB">
        <w:rPr>
          <w:rFonts w:eastAsiaTheme="minorEastAsia"/>
          <w:lang w:eastAsia="ko-KR"/>
        </w:rPr>
        <w:t>F</w:t>
      </w:r>
      <w:r>
        <w:rPr>
          <w:rFonts w:eastAsiaTheme="minorEastAsia"/>
          <w:lang w:eastAsia="ko-KR"/>
        </w:rPr>
        <w:t>or example</w:t>
      </w:r>
      <w:r w:rsidR="00AC36DB">
        <w:rPr>
          <w:rFonts w:eastAsiaTheme="minorEastAsia"/>
          <w:lang w:eastAsia="ko-KR"/>
        </w:rPr>
        <w:t>,</w:t>
      </w:r>
      <w:r>
        <w:rPr>
          <w:rFonts w:eastAsiaTheme="minorEastAsia"/>
          <w:lang w:eastAsia="ko-KR"/>
        </w:rPr>
        <w:t xml:space="preserve"> a URL could be </w:t>
      </w:r>
      <w:r w:rsidR="00AC36DB">
        <w:rPr>
          <w:rFonts w:eastAsiaTheme="minorEastAsia"/>
          <w:lang w:eastAsia="ko-KR"/>
        </w:rPr>
        <w:t xml:space="preserve">used </w:t>
      </w:r>
      <w:r>
        <w:rPr>
          <w:rFonts w:eastAsiaTheme="minorEastAsia"/>
          <w:lang w:eastAsia="ko-KR"/>
        </w:rPr>
        <w:t>as an identifier for a resource and designated as a URI.</w:t>
      </w:r>
    </w:p>
    <w:p w14:paraId="6505191C" w14:textId="77777777" w:rsidR="00D85F4B" w:rsidRDefault="00AC36DB" w:rsidP="00D85F4B">
      <w:pPr>
        <w:pStyle w:val="PARAGRAPH"/>
        <w:rPr>
          <w:rFonts w:eastAsiaTheme="minorEastAsia"/>
          <w:lang w:eastAsia="ko-KR"/>
        </w:rPr>
      </w:pPr>
      <w:r w:rsidRPr="00CF51E1">
        <w:rPr>
          <w:rFonts w:eastAsiaTheme="minorEastAsia"/>
          <w:lang w:eastAsia="ko-KR"/>
        </w:rPr>
        <w:t>Th</w:t>
      </w:r>
      <w:r>
        <w:rPr>
          <w:rFonts w:eastAsiaTheme="minorEastAsia"/>
          <w:lang w:eastAsia="ko-KR"/>
        </w:rPr>
        <w:t>e remainder of this</w:t>
      </w:r>
      <w:r w:rsidR="00D85F4B" w:rsidRPr="00CF51E1">
        <w:rPr>
          <w:rFonts w:eastAsiaTheme="minorEastAsia"/>
          <w:lang w:eastAsia="ko-KR"/>
        </w:rPr>
        <w:t xml:space="preserve"> section </w:t>
      </w:r>
      <w:r w:rsidR="00D85F4B">
        <w:rPr>
          <w:rFonts w:eastAsiaTheme="minorEastAsia"/>
          <w:lang w:eastAsia="ko-KR"/>
        </w:rPr>
        <w:t>discuss</w:t>
      </w:r>
      <w:r w:rsidR="00D85F4B">
        <w:rPr>
          <w:rFonts w:eastAsiaTheme="minorEastAsia" w:hint="eastAsia"/>
          <w:lang w:eastAsia="ko-KR"/>
        </w:rPr>
        <w:t>es</w:t>
      </w:r>
      <w:r w:rsidR="00D85F4B">
        <w:rPr>
          <w:rFonts w:eastAsiaTheme="minorEastAsia"/>
          <w:lang w:eastAsia="ko-KR"/>
        </w:rPr>
        <w:t xml:space="preserve"> the identifier, address and naming from the point of view of the resource model and the interactions to be supported by the resource model. Examples of interactions are the </w:t>
      </w:r>
      <w:r w:rsidR="00D85F4B" w:rsidRPr="00CF51E1">
        <w:rPr>
          <w:rFonts w:eastAsiaTheme="minorEastAsia"/>
          <w:lang w:eastAsia="ko-KR"/>
        </w:rPr>
        <w:t>RESTf</w:t>
      </w:r>
      <w:r w:rsidR="00216F2D">
        <w:rPr>
          <w:rFonts w:eastAsiaTheme="minorEastAsia"/>
          <w:lang w:eastAsia="ko-KR"/>
        </w:rPr>
        <w:t xml:space="preserve">ul </w:t>
      </w:r>
      <w:r w:rsidR="00E8185A">
        <w:rPr>
          <w:rFonts w:eastAsiaTheme="minorEastAsia" w:hint="eastAsia"/>
          <w:lang w:eastAsia="ko-KR"/>
        </w:rPr>
        <w:t>interactions</w:t>
      </w:r>
      <w:r w:rsidR="00216F2D">
        <w:rPr>
          <w:rFonts w:eastAsiaTheme="minorEastAsia"/>
          <w:lang w:eastAsia="ko-KR"/>
        </w:rPr>
        <w:t>, i.e. CRUDN</w:t>
      </w:r>
      <w:r w:rsidR="00D85F4B" w:rsidRPr="00CF51E1">
        <w:rPr>
          <w:rFonts w:eastAsiaTheme="minorEastAsia"/>
          <w:lang w:eastAsia="ko-KR"/>
        </w:rPr>
        <w:t xml:space="preserve"> </w:t>
      </w:r>
      <w:r w:rsidR="00D85F4B">
        <w:rPr>
          <w:rFonts w:eastAsiaTheme="minorEastAsia" w:hint="eastAsia"/>
          <w:lang w:eastAsia="ko-KR"/>
        </w:rPr>
        <w:t>operation</w:t>
      </w:r>
      <w:r w:rsidR="00216F2D">
        <w:rPr>
          <w:rFonts w:eastAsiaTheme="minorEastAsia"/>
          <w:lang w:eastAsia="ko-KR"/>
        </w:rPr>
        <w:t xml:space="preserve"> (</w:t>
      </w:r>
      <w:r>
        <w:rPr>
          <w:rFonts w:eastAsiaTheme="minorEastAsia"/>
          <w:lang w:eastAsia="ko-KR"/>
        </w:rPr>
        <w:t>s</w:t>
      </w:r>
      <w:r w:rsidR="00216F2D">
        <w:rPr>
          <w:rFonts w:eastAsiaTheme="minorEastAsia"/>
          <w:lang w:eastAsia="ko-KR"/>
        </w:rPr>
        <w:t xml:space="preserve">ection </w:t>
      </w:r>
      <w:r w:rsidR="00194F1E">
        <w:rPr>
          <w:rFonts w:eastAsiaTheme="minorEastAsia"/>
          <w:lang w:eastAsia="ko-KR"/>
        </w:rPr>
        <w:fldChar w:fldCharType="begin"/>
      </w:r>
      <w:r w:rsidR="00216F2D">
        <w:rPr>
          <w:rFonts w:eastAsiaTheme="minorEastAsia"/>
          <w:lang w:eastAsia="ko-KR"/>
        </w:rPr>
        <w:instrText xml:space="preserve"> REF _Ref409466706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8</w:t>
      </w:r>
      <w:r w:rsidR="00194F1E">
        <w:rPr>
          <w:rFonts w:eastAsiaTheme="minorEastAsia"/>
          <w:lang w:eastAsia="ko-KR"/>
        </w:rPr>
        <w:fldChar w:fldCharType="end"/>
      </w:r>
      <w:r w:rsidR="00216F2D">
        <w:rPr>
          <w:rFonts w:eastAsiaTheme="minorEastAsia"/>
          <w:lang w:eastAsia="ko-KR"/>
        </w:rPr>
        <w:t>)</w:t>
      </w:r>
      <w:r w:rsidR="00D85F4B">
        <w:rPr>
          <w:rFonts w:eastAsiaTheme="minorEastAsia" w:hint="eastAsia"/>
          <w:lang w:eastAsia="ko-KR"/>
        </w:rPr>
        <w:t xml:space="preserve"> o</w:t>
      </w:r>
      <w:r w:rsidR="00D85F4B">
        <w:rPr>
          <w:rFonts w:eastAsiaTheme="minorEastAsia"/>
          <w:lang w:eastAsia="ko-KR"/>
        </w:rPr>
        <w:t>n a</w:t>
      </w:r>
      <w:r w:rsidR="00D85F4B">
        <w:rPr>
          <w:rFonts w:eastAsiaTheme="minorEastAsia" w:hint="eastAsia"/>
          <w:lang w:eastAsia="ko-KR"/>
        </w:rPr>
        <w:t xml:space="preserve"> </w:t>
      </w:r>
      <w:r w:rsidR="00D85F4B" w:rsidRPr="00CF51E1">
        <w:rPr>
          <w:rFonts w:eastAsiaTheme="minorEastAsia"/>
          <w:lang w:eastAsia="ko-KR"/>
        </w:rPr>
        <w:t xml:space="preserve">resource. </w:t>
      </w:r>
      <w:r w:rsidR="00517179">
        <w:rPr>
          <w:rFonts w:eastAsiaTheme="minorEastAsia" w:hint="eastAsia"/>
          <w:lang w:eastAsia="ko-KR"/>
        </w:rPr>
        <w:t>Also the mapping of these to transport protocols</w:t>
      </w:r>
      <w:r w:rsidR="002E2D67">
        <w:rPr>
          <w:rFonts w:eastAsiaTheme="minorEastAsia"/>
          <w:lang w:eastAsia="ko-KR"/>
        </w:rPr>
        <w:t>,</w:t>
      </w:r>
      <w:r w:rsidR="00517179">
        <w:rPr>
          <w:rFonts w:eastAsiaTheme="minorEastAsia" w:hint="eastAsia"/>
          <w:lang w:eastAsia="ko-KR"/>
        </w:rPr>
        <w:t xml:space="preserve"> e.g.</w:t>
      </w:r>
      <w:r w:rsidR="00DE16B7">
        <w:rPr>
          <w:rFonts w:eastAsiaTheme="minorEastAsia"/>
          <w:lang w:eastAsia="ko-KR"/>
        </w:rPr>
        <w:t>,</w:t>
      </w:r>
      <w:r w:rsidR="00517179">
        <w:rPr>
          <w:rFonts w:eastAsiaTheme="minorEastAsia" w:hint="eastAsia"/>
          <w:lang w:eastAsia="ko-KR"/>
        </w:rPr>
        <w:t xml:space="preserve"> CoAP</w:t>
      </w:r>
      <w:r w:rsidR="002E2D67">
        <w:rPr>
          <w:rFonts w:eastAsiaTheme="minorEastAsia"/>
          <w:lang w:eastAsia="ko-KR"/>
        </w:rPr>
        <w:t xml:space="preserve"> </w:t>
      </w:r>
      <w:r w:rsidR="00517179">
        <w:rPr>
          <w:rFonts w:eastAsiaTheme="minorEastAsia" w:hint="eastAsia"/>
          <w:lang w:eastAsia="ko-KR"/>
        </w:rPr>
        <w:t>is described.</w:t>
      </w:r>
    </w:p>
    <w:p w14:paraId="0FA13924" w14:textId="77777777" w:rsidR="00D85F4B" w:rsidRDefault="00D85F4B" w:rsidP="00F92D1D">
      <w:pPr>
        <w:pStyle w:val="Heading2"/>
      </w:pPr>
      <w:bookmarkStart w:id="6026" w:name="_Ref416213775"/>
      <w:bookmarkStart w:id="6027" w:name="_Toc509367144"/>
      <w:r>
        <w:rPr>
          <w:rFonts w:hint="eastAsia"/>
        </w:rPr>
        <w:t>Identification</w:t>
      </w:r>
      <w:bookmarkEnd w:id="6026"/>
      <w:bookmarkEnd w:id="6027"/>
    </w:p>
    <w:p w14:paraId="3719D81F" w14:textId="77777777" w:rsidR="00D85F4B" w:rsidRDefault="00D85F4B" w:rsidP="00D85F4B">
      <w:pPr>
        <w:pStyle w:val="PARAGRAPH"/>
        <w:rPr>
          <w:rFonts w:eastAsiaTheme="minorEastAsia"/>
          <w:lang w:eastAsia="ko-KR"/>
        </w:rPr>
      </w:pPr>
      <w:r>
        <w:rPr>
          <w:rFonts w:eastAsiaTheme="minorEastAsia"/>
          <w:lang w:eastAsia="ko-KR"/>
        </w:rPr>
        <w:t>A</w:t>
      </w:r>
      <w:r w:rsidR="008C0F8B">
        <w:rPr>
          <w:rFonts w:eastAsiaTheme="minorEastAsia"/>
          <w:lang w:eastAsia="ko-KR"/>
        </w:rPr>
        <w:t xml:space="preserve">n identifier </w:t>
      </w:r>
      <w:r w:rsidR="00941BAD">
        <w:rPr>
          <w:rFonts w:eastAsiaTheme="minorEastAsia"/>
          <w:lang w:eastAsia="ko-KR"/>
        </w:rPr>
        <w:t>is unambiguous</w:t>
      </w:r>
      <w:r>
        <w:rPr>
          <w:rFonts w:eastAsiaTheme="minorEastAsia"/>
          <w:lang w:eastAsia="ko-KR"/>
        </w:rPr>
        <w:t xml:space="preserve"> with</w:t>
      </w:r>
      <w:r w:rsidR="00DF7265">
        <w:rPr>
          <w:rFonts w:eastAsiaTheme="minorEastAsia"/>
          <w:lang w:eastAsia="ko-KR"/>
        </w:rPr>
        <w:t>in</w:t>
      </w:r>
      <w:r>
        <w:rPr>
          <w:rFonts w:eastAsiaTheme="minorEastAsia"/>
          <w:lang w:eastAsia="ko-KR"/>
        </w:rPr>
        <w:t xml:space="preserve"> the context or domain of use. There are many schemes that may be used to generate an identifier that has the required properties. The identifier may be context-specific in that the identifier is expected to be and guaranteed to be </w:t>
      </w:r>
      <w:r w:rsidR="00941BAD">
        <w:rPr>
          <w:rFonts w:eastAsiaTheme="minorEastAsia"/>
          <w:lang w:eastAsia="ko-KR"/>
        </w:rPr>
        <w:t xml:space="preserve">unambiguous </w:t>
      </w:r>
      <w:r>
        <w:rPr>
          <w:rFonts w:eastAsiaTheme="minorEastAsia"/>
          <w:lang w:eastAsia="ko-KR"/>
        </w:rPr>
        <w:t xml:space="preserve">only within that context or domain. Identifier may also be context- independent where these identifiers </w:t>
      </w:r>
      <w:r>
        <w:rPr>
          <w:rFonts w:eastAsiaTheme="minorEastAsia"/>
          <w:lang w:eastAsia="ko-KR"/>
        </w:rPr>
        <w:lastRenderedPageBreak/>
        <w:t xml:space="preserve">are guaranteed to be </w:t>
      </w:r>
      <w:r w:rsidR="00941BAD">
        <w:rPr>
          <w:rFonts w:eastAsiaTheme="minorEastAsia"/>
          <w:lang w:eastAsia="ko-KR"/>
        </w:rPr>
        <w:t xml:space="preserve">unambiguous </w:t>
      </w:r>
      <w:r>
        <w:rPr>
          <w:rFonts w:eastAsiaTheme="minorEastAsia"/>
          <w:lang w:eastAsia="ko-KR"/>
        </w:rPr>
        <w:t>across all context</w:t>
      </w:r>
      <w:r w:rsidR="005825CA">
        <w:rPr>
          <w:rFonts w:eastAsiaTheme="minorEastAsia" w:hint="eastAsia"/>
          <w:lang w:eastAsia="ko-KR"/>
        </w:rPr>
        <w:t>s</w:t>
      </w:r>
      <w:r>
        <w:rPr>
          <w:rFonts w:eastAsiaTheme="minorEastAsia"/>
          <w:lang w:eastAsia="ko-KR"/>
        </w:rPr>
        <w:t xml:space="preserve"> and domain</w:t>
      </w:r>
      <w:r w:rsidR="002E2D67">
        <w:rPr>
          <w:rFonts w:eastAsiaTheme="minorEastAsia"/>
          <w:lang w:eastAsia="ko-KR"/>
        </w:rPr>
        <w:t>s</w:t>
      </w:r>
      <w:r>
        <w:rPr>
          <w:rFonts w:eastAsiaTheme="minorEastAsia"/>
          <w:lang w:eastAsia="ko-KR"/>
        </w:rPr>
        <w:t xml:space="preserve"> both spatially and temporally. The context-specific identifiers could be defined by simple schemes like monotonic enumeration or may be defined by overloading an address or name</w:t>
      </w:r>
      <w:r w:rsidR="002E2D67">
        <w:rPr>
          <w:rFonts w:eastAsiaTheme="minorEastAsia"/>
          <w:lang w:eastAsia="ko-KR"/>
        </w:rPr>
        <w:t>,</w:t>
      </w:r>
      <w:r>
        <w:rPr>
          <w:rFonts w:eastAsiaTheme="minorEastAsia"/>
          <w:lang w:eastAsia="ko-KR"/>
        </w:rPr>
        <w:t xml:space="preserve"> for example an IP address may be an identifier with</w:t>
      </w:r>
      <w:r w:rsidR="004B0FD3">
        <w:rPr>
          <w:rFonts w:eastAsiaTheme="minorEastAsia"/>
          <w:lang w:eastAsia="ko-KR"/>
        </w:rPr>
        <w:t>in</w:t>
      </w:r>
      <w:r>
        <w:rPr>
          <w:rFonts w:eastAsiaTheme="minorEastAsia"/>
          <w:lang w:eastAsia="ko-KR"/>
        </w:rPr>
        <w:t xml:space="preserve"> the private domain behind a gateway in a smart home. On the other hand, context-independent identif</w:t>
      </w:r>
      <w:r w:rsidR="004C672E">
        <w:rPr>
          <w:rFonts w:eastAsiaTheme="minorEastAsia"/>
          <w:lang w:eastAsia="ko-KR"/>
        </w:rPr>
        <w:t>iers require</w:t>
      </w:r>
      <w:r>
        <w:rPr>
          <w:rFonts w:eastAsiaTheme="minorEastAsia"/>
          <w:lang w:eastAsia="ko-KR"/>
        </w:rPr>
        <w:t xml:space="preserve"> a stronger scheme that derives universally unique identities</w:t>
      </w:r>
      <w:r w:rsidR="002E2D67">
        <w:rPr>
          <w:rFonts w:eastAsiaTheme="minorEastAsia"/>
          <w:lang w:eastAsia="ko-KR"/>
        </w:rPr>
        <w:t>,</w:t>
      </w:r>
      <w:r>
        <w:rPr>
          <w:rFonts w:eastAsiaTheme="minorEastAsia"/>
          <w:lang w:eastAsia="ko-KR"/>
        </w:rPr>
        <w:t xml:space="preserve"> </w:t>
      </w:r>
      <w:r w:rsidR="002E2D67">
        <w:rPr>
          <w:rFonts w:eastAsiaTheme="minorEastAsia"/>
          <w:lang w:eastAsia="ko-KR"/>
        </w:rPr>
        <w:t>for e</w:t>
      </w:r>
      <w:r w:rsidR="002F4AF2">
        <w:rPr>
          <w:rFonts w:eastAsiaTheme="minorEastAsia"/>
          <w:lang w:eastAsia="ko-KR"/>
        </w:rPr>
        <w:t>x</w:t>
      </w:r>
      <w:r w:rsidR="002E2D67">
        <w:rPr>
          <w:rFonts w:eastAsiaTheme="minorEastAsia"/>
          <w:lang w:eastAsia="ko-KR"/>
        </w:rPr>
        <w:t>ample</w:t>
      </w:r>
      <w:r>
        <w:rPr>
          <w:rFonts w:eastAsiaTheme="minorEastAsia"/>
          <w:lang w:eastAsia="ko-KR"/>
        </w:rPr>
        <w:t xml:space="preserve"> any one of the versions of Universally Unique Identifiers (UUIDs). Context independent identifier may also be generated using hierarchy of domains where the root of the hierarchy is identified with a UUID and sub-domains </w:t>
      </w:r>
      <w:r w:rsidR="008603AE">
        <w:rPr>
          <w:rFonts w:eastAsiaTheme="minorEastAsia"/>
          <w:lang w:eastAsia="ko-KR"/>
        </w:rPr>
        <w:t xml:space="preserve">may </w:t>
      </w:r>
      <w:r>
        <w:rPr>
          <w:rFonts w:eastAsiaTheme="minorEastAsia"/>
          <w:lang w:eastAsia="ko-KR"/>
        </w:rPr>
        <w:t xml:space="preserve">generate context independent identifier by concatenating context-specific identifiers for that domain to the context-independent identifier of their parent.  </w:t>
      </w:r>
    </w:p>
    <w:p w14:paraId="7584E005" w14:textId="77777777" w:rsidR="00D85F4B" w:rsidRDefault="00D85F4B" w:rsidP="00F92D1D">
      <w:pPr>
        <w:pStyle w:val="Heading3"/>
      </w:pPr>
      <w:bookmarkStart w:id="6028" w:name="_Ref412302672"/>
      <w:bookmarkStart w:id="6029" w:name="_Toc509367145"/>
      <w:r>
        <w:rPr>
          <w:rFonts w:hint="eastAsia"/>
        </w:rPr>
        <w:t xml:space="preserve">Resource </w:t>
      </w:r>
      <w:r w:rsidR="00786427">
        <w:t>i</w:t>
      </w:r>
      <w:r>
        <w:rPr>
          <w:rFonts w:hint="eastAsia"/>
        </w:rPr>
        <w:t xml:space="preserve">dentification </w:t>
      </w:r>
      <w:r>
        <w:t xml:space="preserve">and </w:t>
      </w:r>
      <w:r w:rsidR="00786427">
        <w:t>a</w:t>
      </w:r>
      <w:r>
        <w:t>ddressing</w:t>
      </w:r>
      <w:bookmarkEnd w:id="6028"/>
      <w:bookmarkEnd w:id="6029"/>
    </w:p>
    <w:p w14:paraId="059319F4" w14:textId="77777777" w:rsidR="00D85F4B" w:rsidRPr="0003721B" w:rsidRDefault="00D85F4B" w:rsidP="00D85F4B">
      <w:pPr>
        <w:pStyle w:val="PARAGRAPH"/>
        <w:rPr>
          <w:lang w:eastAsia="ko-KR"/>
        </w:rPr>
      </w:pPr>
      <w:r>
        <w:rPr>
          <w:lang w:eastAsia="ko-KR"/>
        </w:rPr>
        <w:t>A resource may be identified using a URI and addressed by the same URI if the URI is a URL. In some cases a resource may need an identifier that is different from a URI; in this case</w:t>
      </w:r>
      <w:r w:rsidR="00AC36DB">
        <w:rPr>
          <w:lang w:eastAsia="ko-KR"/>
        </w:rPr>
        <w:t>,</w:t>
      </w:r>
      <w:r>
        <w:rPr>
          <w:lang w:eastAsia="ko-KR"/>
        </w:rPr>
        <w:t xml:space="preserve"> the resource may have a </w:t>
      </w:r>
      <w:r w:rsidR="00DE7410">
        <w:rPr>
          <w:rFonts w:eastAsiaTheme="minorEastAsia" w:hint="eastAsia"/>
          <w:lang w:eastAsia="ko-KR"/>
        </w:rPr>
        <w:t>property</w:t>
      </w:r>
      <w:r>
        <w:rPr>
          <w:lang w:eastAsia="ko-KR"/>
        </w:rPr>
        <w:t xml:space="preserve"> whose value is </w:t>
      </w:r>
      <w:r w:rsidR="00712C4C">
        <w:rPr>
          <w:lang w:eastAsia="ko-KR"/>
        </w:rPr>
        <w:t xml:space="preserve">the </w:t>
      </w:r>
      <w:r>
        <w:rPr>
          <w:lang w:eastAsia="ko-KR"/>
        </w:rPr>
        <w:t>identifier. When the URI is in the form of a URL</w:t>
      </w:r>
      <w:r w:rsidR="00DE16B7">
        <w:rPr>
          <w:lang w:eastAsia="ko-KR"/>
        </w:rPr>
        <w:t>,</w:t>
      </w:r>
      <w:r>
        <w:rPr>
          <w:lang w:eastAsia="ko-KR"/>
        </w:rPr>
        <w:t xml:space="preserve"> then the URI </w:t>
      </w:r>
      <w:r w:rsidR="00D51F3F">
        <w:rPr>
          <w:lang w:eastAsia="ko-KR"/>
        </w:rPr>
        <w:t>may</w:t>
      </w:r>
      <w:r>
        <w:rPr>
          <w:lang w:eastAsia="ko-KR"/>
        </w:rPr>
        <w:t xml:space="preserve"> be used to address the resource.</w:t>
      </w:r>
    </w:p>
    <w:p w14:paraId="77575C1C" w14:textId="77777777" w:rsidR="00D85F4B" w:rsidRDefault="00D85F4B" w:rsidP="00D85F4B">
      <w:pPr>
        <w:pStyle w:val="PARAGRAPH"/>
      </w:pPr>
      <w:r>
        <w:t xml:space="preserve">An </w:t>
      </w:r>
      <w:r w:rsidR="00D67FB6">
        <w:rPr>
          <w:rFonts w:eastAsiaTheme="minorEastAsia"/>
          <w:lang w:eastAsia="ko-KR"/>
        </w:rPr>
        <w:t>OCF</w:t>
      </w:r>
      <w:r w:rsidR="00D67FB6">
        <w:rPr>
          <w:rFonts w:eastAsiaTheme="minorEastAsia" w:hint="eastAsia"/>
          <w:lang w:eastAsia="ko-KR"/>
        </w:rPr>
        <w:t xml:space="preserve"> </w:t>
      </w:r>
      <w:r>
        <w:t xml:space="preserve">URI is based on the general form of a URI as defined in </w:t>
      </w:r>
      <w:r w:rsidR="00194F1E">
        <w:fldChar w:fldCharType="begin"/>
      </w:r>
      <w:r w:rsidR="00446D48">
        <w:instrText xml:space="preserve"> REF ref_RFC_3986 \h </w:instrText>
      </w:r>
      <w:r w:rsidR="00194F1E">
        <w:fldChar w:fldCharType="separate"/>
      </w:r>
      <w:r w:rsidR="00370B4E" w:rsidRPr="00734EA6">
        <w:t>IETF RFC 3986</w:t>
      </w:r>
      <w:r w:rsidR="00194F1E">
        <w:fldChar w:fldCharType="end"/>
      </w:r>
      <w:r>
        <w:t xml:space="preserve"> </w:t>
      </w:r>
      <w:r w:rsidR="007E20DD">
        <w:t>as follows:</w:t>
      </w:r>
    </w:p>
    <w:p w14:paraId="6D75A065" w14:textId="77777777" w:rsidR="00D85F4B" w:rsidRDefault="00D85F4B" w:rsidP="00D85F4B">
      <w:pPr>
        <w:spacing w:after="240"/>
      </w:pPr>
      <w:r>
        <w:t>&lt;</w:t>
      </w:r>
      <w:proofErr w:type="gramStart"/>
      <w:r w:rsidRPr="000D35C3">
        <w:rPr>
          <w:b/>
        </w:rPr>
        <w:t>schem</w:t>
      </w:r>
      <w:r>
        <w:rPr>
          <w:b/>
        </w:rPr>
        <w:t>e</w:t>
      </w:r>
      <w:proofErr w:type="gramEnd"/>
      <w:r w:rsidR="005E463B">
        <w:rPr>
          <w:b/>
        </w:rPr>
        <w:t>&gt;</w:t>
      </w:r>
      <w:r>
        <w:t>://&lt;</w:t>
      </w:r>
      <w:r w:rsidR="00CF7BA6">
        <w:rPr>
          <w:rFonts w:eastAsiaTheme="minorEastAsia" w:hint="eastAsia"/>
          <w:lang w:eastAsia="ko-KR"/>
        </w:rPr>
        <w:t>a</w:t>
      </w:r>
      <w:r>
        <w:rPr>
          <w:b/>
        </w:rPr>
        <w:t>uthority</w:t>
      </w:r>
      <w:r>
        <w:t>&gt;/&lt;</w:t>
      </w:r>
      <w:r w:rsidR="00CF7BA6">
        <w:rPr>
          <w:rFonts w:eastAsiaTheme="minorEastAsia" w:hint="eastAsia"/>
          <w:lang w:eastAsia="ko-KR"/>
        </w:rPr>
        <w:t>p</w:t>
      </w:r>
      <w:r>
        <w:rPr>
          <w:b/>
        </w:rPr>
        <w:t>ath</w:t>
      </w:r>
      <w:r>
        <w:t>&gt;?&lt;</w:t>
      </w:r>
      <w:r w:rsidR="00CF7BA6">
        <w:rPr>
          <w:rFonts w:eastAsiaTheme="minorEastAsia" w:hint="eastAsia"/>
          <w:lang w:eastAsia="ko-KR"/>
        </w:rPr>
        <w:t>q</w:t>
      </w:r>
      <w:r w:rsidRPr="000D35C3">
        <w:rPr>
          <w:b/>
        </w:rPr>
        <w:t>uery</w:t>
      </w:r>
      <w:r>
        <w:t>&gt;</w:t>
      </w:r>
    </w:p>
    <w:p w14:paraId="54973734" w14:textId="77777777" w:rsidR="00D85F4B" w:rsidRPr="0003721B" w:rsidRDefault="00D85F4B" w:rsidP="00D85F4B">
      <w:pPr>
        <w:spacing w:after="240"/>
      </w:pPr>
      <w:r w:rsidRPr="0003721B">
        <w:t xml:space="preserve">Specifically the </w:t>
      </w:r>
      <w:r w:rsidR="00DF07AA">
        <w:rPr>
          <w:rFonts w:eastAsiaTheme="minorEastAsia"/>
          <w:lang w:eastAsia="ko-KR"/>
        </w:rPr>
        <w:t>OCF</w:t>
      </w:r>
      <w:r w:rsidR="00DF07AA">
        <w:rPr>
          <w:rFonts w:eastAsiaTheme="minorEastAsia" w:hint="eastAsia"/>
          <w:lang w:eastAsia="ko-KR"/>
        </w:rPr>
        <w:t xml:space="preserve"> </w:t>
      </w:r>
      <w:r w:rsidRPr="0003721B">
        <w:t>URI is specified in the follow</w:t>
      </w:r>
      <w:r w:rsidR="00712C4C">
        <w:t>ing form</w:t>
      </w:r>
      <w:r w:rsidRPr="0003721B">
        <w:t>:</w:t>
      </w:r>
    </w:p>
    <w:p w14:paraId="482DB11D" w14:textId="77777777" w:rsidR="00D85F4B" w:rsidRDefault="00CF7BA6" w:rsidP="00D85F4B">
      <w:pPr>
        <w:spacing w:after="240"/>
      </w:pPr>
      <w:proofErr w:type="gramStart"/>
      <w:r>
        <w:rPr>
          <w:rFonts w:eastAsiaTheme="minorEastAsia" w:hint="eastAsia"/>
          <w:b/>
          <w:lang w:eastAsia="ko-KR"/>
        </w:rPr>
        <w:t>ocf</w:t>
      </w:r>
      <w:r w:rsidR="00D85F4B">
        <w:t>:</w:t>
      </w:r>
      <w:proofErr w:type="gramEnd"/>
      <w:r w:rsidR="00D85F4B">
        <w:t>//&lt;</w:t>
      </w:r>
      <w:r>
        <w:rPr>
          <w:rFonts w:eastAsiaTheme="minorEastAsia" w:hint="eastAsia"/>
          <w:lang w:eastAsia="ko-KR"/>
        </w:rPr>
        <w:t>a</w:t>
      </w:r>
      <w:r w:rsidR="00D85F4B" w:rsidRPr="00FB6007">
        <w:rPr>
          <w:b/>
        </w:rPr>
        <w:t>uthority</w:t>
      </w:r>
      <w:r w:rsidR="00D85F4B">
        <w:t>&gt;/&lt;</w:t>
      </w:r>
      <w:r>
        <w:rPr>
          <w:rFonts w:eastAsiaTheme="minorEastAsia" w:hint="eastAsia"/>
          <w:lang w:eastAsia="ko-KR"/>
        </w:rPr>
        <w:t>p</w:t>
      </w:r>
      <w:r w:rsidR="00D85F4B">
        <w:rPr>
          <w:b/>
        </w:rPr>
        <w:t>ath</w:t>
      </w:r>
      <w:r w:rsidR="00D85F4B">
        <w:t>&gt;?&lt;</w:t>
      </w:r>
      <w:r>
        <w:rPr>
          <w:rFonts w:eastAsiaTheme="minorEastAsia" w:hint="eastAsia"/>
          <w:lang w:eastAsia="ko-KR"/>
        </w:rPr>
        <w:t>q</w:t>
      </w:r>
      <w:r w:rsidR="00D85F4B" w:rsidRPr="000D35C3">
        <w:rPr>
          <w:b/>
        </w:rPr>
        <w:t>uery</w:t>
      </w:r>
      <w:r w:rsidR="00D85F4B">
        <w:t>&gt;</w:t>
      </w:r>
    </w:p>
    <w:p w14:paraId="1BF07C9B" w14:textId="77777777" w:rsidR="00D85F4B" w:rsidRPr="0003721B" w:rsidRDefault="00CF41F5" w:rsidP="00D85F4B">
      <w:pPr>
        <w:spacing w:after="240"/>
      </w:pPr>
      <w:r>
        <w:rPr>
          <w:rFonts w:eastAsiaTheme="minorEastAsia" w:hint="eastAsia"/>
          <w:lang w:eastAsia="ko-KR"/>
        </w:rPr>
        <w:t>A description of values that each component take</w:t>
      </w:r>
      <w:r w:rsidR="004E5DFB">
        <w:rPr>
          <w:rFonts w:eastAsiaTheme="minorEastAsia"/>
          <w:lang w:eastAsia="ko-KR"/>
        </w:rPr>
        <w:t>s</w:t>
      </w:r>
      <w:r>
        <w:rPr>
          <w:rFonts w:eastAsiaTheme="minorEastAsia" w:hint="eastAsia"/>
          <w:lang w:eastAsia="ko-KR"/>
        </w:rPr>
        <w:t xml:space="preserve"> is given</w:t>
      </w:r>
      <w:r w:rsidR="00D74A2D">
        <w:rPr>
          <w:rFonts w:eastAsiaTheme="minorEastAsia" w:hint="eastAsia"/>
          <w:lang w:eastAsia="ko-KR"/>
        </w:rPr>
        <w:t xml:space="preserve"> below</w:t>
      </w:r>
      <w:r w:rsidR="00DE16B7">
        <w:t>.</w:t>
      </w:r>
    </w:p>
    <w:p w14:paraId="73E8FC54" w14:textId="77777777" w:rsidR="00D85F4B" w:rsidRDefault="00D85F4B" w:rsidP="00D85F4B">
      <w:pPr>
        <w:spacing w:after="240"/>
        <w:rPr>
          <w:rFonts w:eastAsiaTheme="minorEastAsia"/>
          <w:lang w:eastAsia="ko-KR"/>
        </w:rPr>
      </w:pPr>
      <w:r w:rsidRPr="0003721B">
        <w:t xml:space="preserve">The </w:t>
      </w:r>
      <w:r w:rsidRPr="0003721B">
        <w:rPr>
          <w:i/>
        </w:rPr>
        <w:t>scheme</w:t>
      </w:r>
      <w:r w:rsidRPr="0003721B">
        <w:t xml:space="preserve"> for the URI is ‘</w:t>
      </w:r>
      <w:r w:rsidR="00CF7BA6">
        <w:rPr>
          <w:rFonts w:eastAsiaTheme="minorEastAsia" w:hint="eastAsia"/>
          <w:lang w:eastAsia="ko-KR"/>
        </w:rPr>
        <w:t>ocf</w:t>
      </w:r>
      <w:r w:rsidRPr="0003721B">
        <w:t>’. The ‘</w:t>
      </w:r>
      <w:r w:rsidR="00CF7BA6">
        <w:rPr>
          <w:rFonts w:eastAsiaTheme="minorEastAsia" w:hint="eastAsia"/>
          <w:lang w:eastAsia="ko-KR"/>
        </w:rPr>
        <w:t>ocf</w:t>
      </w:r>
      <w:r w:rsidRPr="0003721B">
        <w:t>’ scheme represents the semantics, definitions and use as defined in this document. If a URI has the portion preceding the ‘//’ (double slash) omitted</w:t>
      </w:r>
      <w:r w:rsidR="009E1A70">
        <w:t>,</w:t>
      </w:r>
      <w:r w:rsidRPr="0003721B">
        <w:t xml:space="preserve"> then the ‘</w:t>
      </w:r>
      <w:r w:rsidR="00CF7BA6">
        <w:rPr>
          <w:rFonts w:eastAsiaTheme="minorEastAsia" w:hint="eastAsia"/>
          <w:lang w:eastAsia="ko-KR"/>
        </w:rPr>
        <w:t>ocf</w:t>
      </w:r>
      <w:r w:rsidRPr="0003721B">
        <w:t xml:space="preserve">’ scheme </w:t>
      </w:r>
      <w:r w:rsidR="00F13B86">
        <w:t>shall</w:t>
      </w:r>
      <w:r w:rsidR="00F13B86" w:rsidRPr="0003721B">
        <w:t xml:space="preserve"> </w:t>
      </w:r>
      <w:r w:rsidRPr="0003721B">
        <w:t>be assumed.</w:t>
      </w:r>
    </w:p>
    <w:p w14:paraId="4C25214B" w14:textId="77777777" w:rsidR="003B7F3E" w:rsidRPr="004E5DFB" w:rsidRDefault="00B44511" w:rsidP="00D85F4B">
      <w:pPr>
        <w:spacing w:after="240"/>
        <w:rPr>
          <w:rFonts w:eastAsiaTheme="minorEastAsia"/>
          <w:lang w:eastAsia="ko-KR"/>
        </w:rPr>
      </w:pPr>
      <w:r w:rsidRPr="0027260D">
        <w:rPr>
          <w:noProof/>
        </w:rPr>
        <w:t xml:space="preserve">Each </w:t>
      </w:r>
      <w:r>
        <w:rPr>
          <w:noProof/>
        </w:rPr>
        <w:t xml:space="preserve">transport binding is responsible for specifying how an </w:t>
      </w:r>
      <w:r w:rsidR="00D67FB6">
        <w:rPr>
          <w:rFonts w:eastAsiaTheme="minorEastAsia"/>
          <w:lang w:eastAsia="ko-KR"/>
        </w:rPr>
        <w:t>OCF</w:t>
      </w:r>
      <w:r w:rsidR="00D67FB6">
        <w:rPr>
          <w:rFonts w:eastAsiaTheme="minorEastAsia" w:hint="eastAsia"/>
          <w:lang w:eastAsia="ko-KR"/>
        </w:rPr>
        <w:t xml:space="preserve"> </w:t>
      </w:r>
      <w:r>
        <w:rPr>
          <w:noProof/>
        </w:rPr>
        <w:t>URI is converted to a transport protocol URI before sending over the network by the requestor. Similarly on the receiver side, each transport binding is responsible for specifying how</w:t>
      </w:r>
      <w:r w:rsidR="00CF7BA6">
        <w:rPr>
          <w:rFonts w:eastAsiaTheme="minorEastAsia" w:hint="eastAsia"/>
          <w:noProof/>
          <w:lang w:eastAsia="ko-KR"/>
        </w:rPr>
        <w:t xml:space="preserve"> an OCF URI is converted from</w:t>
      </w:r>
      <w:r>
        <w:rPr>
          <w:noProof/>
        </w:rPr>
        <w:t xml:space="preserve"> a transport protocol URI before handing over to the resource model layer on the receiver.</w:t>
      </w:r>
    </w:p>
    <w:p w14:paraId="477B20F9" w14:textId="77777777" w:rsidR="008D65D0" w:rsidRDefault="008D65D0" w:rsidP="00D85F4B">
      <w:pPr>
        <w:spacing w:after="240"/>
        <w:rPr>
          <w:rFonts w:eastAsiaTheme="minorEastAsia"/>
          <w:lang w:eastAsia="ko-KR"/>
        </w:rPr>
      </w:pPr>
      <w:r w:rsidRPr="008D65D0">
        <w:t>The authority of an OCF URI shall be the Device ID ("di") value, as defined in [OCF Security], of the Server.</w:t>
      </w:r>
    </w:p>
    <w:p w14:paraId="59ACCB6B" w14:textId="77777777" w:rsidR="00D85F4B" w:rsidRDefault="00D85F4B" w:rsidP="00D85F4B">
      <w:pPr>
        <w:pStyle w:val="PARAGRAPH"/>
      </w:pPr>
      <w:r>
        <w:t xml:space="preserve">The </w:t>
      </w:r>
      <w:r>
        <w:rPr>
          <w:i/>
        </w:rPr>
        <w:t>path</w:t>
      </w:r>
      <w:r>
        <w:t xml:space="preserve"> </w:t>
      </w:r>
      <w:r w:rsidR="00941BAD">
        <w:t>is</w:t>
      </w:r>
      <w:r>
        <w:t xml:space="preserve"> </w:t>
      </w:r>
      <w:r w:rsidR="00182551">
        <w:rPr>
          <w:rFonts w:eastAsiaTheme="minorEastAsia" w:hint="eastAsia"/>
          <w:lang w:eastAsia="ko-KR"/>
        </w:rPr>
        <w:t xml:space="preserve">a </w:t>
      </w:r>
      <w:r>
        <w:t xml:space="preserve">string that unambiguously identifies or references a resource within the context of the </w:t>
      </w:r>
      <w:r w:rsidR="00633D9F">
        <w:rPr>
          <w:rFonts w:eastAsiaTheme="minorEastAsia" w:hint="eastAsia"/>
          <w:lang w:eastAsia="ko-KR"/>
        </w:rPr>
        <w:t>Server</w:t>
      </w:r>
      <w:r>
        <w:t xml:space="preserve">. </w:t>
      </w:r>
      <w:r w:rsidR="005F429D" w:rsidRPr="005F429D">
        <w:t>In this version of the specification, a path shall not include pct-encoded non-ASCII characters or NUL characters.</w:t>
      </w:r>
      <w:r w:rsidR="005F429D">
        <w:t xml:space="preserve"> </w:t>
      </w:r>
      <w:r>
        <w:t xml:space="preserve">A </w:t>
      </w:r>
      <w:r w:rsidRPr="0003721B">
        <w:rPr>
          <w:i/>
        </w:rPr>
        <w:t>path</w:t>
      </w:r>
      <w:r>
        <w:t xml:space="preserve"> </w:t>
      </w:r>
      <w:r w:rsidR="00F13B86">
        <w:t xml:space="preserve">shall </w:t>
      </w:r>
      <w:r>
        <w:t xml:space="preserve">be preceded by a ‘/’ (slash). The </w:t>
      </w:r>
      <w:r w:rsidRPr="0003721B">
        <w:rPr>
          <w:i/>
        </w:rPr>
        <w:t>path</w:t>
      </w:r>
      <w:r>
        <w:t xml:space="preserve"> </w:t>
      </w:r>
      <w:r w:rsidR="00B45ED1">
        <w:t xml:space="preserve">may </w:t>
      </w:r>
      <w:r>
        <w:t xml:space="preserve">have ‘/’ (slash) separated segments for human readability reasons. In the </w:t>
      </w:r>
      <w:r w:rsidR="00DF07AA">
        <w:rPr>
          <w:rFonts w:eastAsiaTheme="minorEastAsia"/>
          <w:lang w:eastAsia="ko-KR"/>
        </w:rPr>
        <w:t>OCF</w:t>
      </w:r>
      <w:r w:rsidR="00DF07AA">
        <w:rPr>
          <w:rFonts w:eastAsiaTheme="minorEastAsia" w:hint="eastAsia"/>
          <w:lang w:eastAsia="ko-KR"/>
        </w:rPr>
        <w:t xml:space="preserve"> </w:t>
      </w:r>
      <w:r>
        <w:t>context</w:t>
      </w:r>
      <w:r w:rsidR="00FE555C">
        <w:t>,</w:t>
      </w:r>
      <w:r>
        <w:t xml:space="preserve"> the ‘/’ (slash</w:t>
      </w:r>
      <w:r w:rsidR="00FE555C">
        <w:t>)</w:t>
      </w:r>
      <w:r>
        <w:t xml:space="preserve"> separated segments </w:t>
      </w:r>
      <w:r w:rsidR="00F07ED6">
        <w:t xml:space="preserve">are </w:t>
      </w:r>
      <w:r>
        <w:t xml:space="preserve">treated as a single string that directly references the resources (i.e. a flat structure) and not parsed as a hierarchy. On the </w:t>
      </w:r>
      <w:r w:rsidR="00633D9F">
        <w:rPr>
          <w:rFonts w:eastAsiaTheme="minorEastAsia" w:hint="eastAsia"/>
          <w:lang w:eastAsia="ko-KR"/>
        </w:rPr>
        <w:t>Server</w:t>
      </w:r>
      <w:r>
        <w:t xml:space="preserve">, the path or some substring in the path </w:t>
      </w:r>
      <w:r w:rsidR="00B45ED1">
        <w:t xml:space="preserve">may </w:t>
      </w:r>
      <w:r>
        <w:t>be shortened by using hashing or some other scheme provided the resulting reference is unique within the context of the host.</w:t>
      </w:r>
    </w:p>
    <w:p w14:paraId="5504B557" w14:textId="77777777" w:rsidR="00D85F4B" w:rsidRDefault="00D85F4B" w:rsidP="00D85F4B">
      <w:pPr>
        <w:pStyle w:val="PARAGRAPH"/>
      </w:pPr>
      <w:r>
        <w:t xml:space="preserve">Once a path is generated, a </w:t>
      </w:r>
      <w:r w:rsidR="00C507BE">
        <w:t>C</w:t>
      </w:r>
      <w:r>
        <w:t xml:space="preserve">lient </w:t>
      </w:r>
      <w:r w:rsidR="00406E25">
        <w:t xml:space="preserve">accessing </w:t>
      </w:r>
      <w:r>
        <w:t xml:space="preserve">the resource or recipient of the URI </w:t>
      </w:r>
      <w:r w:rsidR="00941BAD">
        <w:t xml:space="preserve">should </w:t>
      </w:r>
      <w:r>
        <w:t xml:space="preserve">use that path as an opaque string and </w:t>
      </w:r>
      <w:r w:rsidR="00941BAD">
        <w:t>should not</w:t>
      </w:r>
      <w:r>
        <w:t xml:space="preserve"> parse to infer a structure, organization or semantic.</w:t>
      </w:r>
    </w:p>
    <w:p w14:paraId="30ADB2E8" w14:textId="77777777" w:rsidR="0047358A" w:rsidRDefault="00D85F4B" w:rsidP="00D85F4B">
      <w:pPr>
        <w:pStyle w:val="PARAGRAPH"/>
        <w:rPr>
          <w:rFonts w:eastAsiaTheme="minorEastAsia"/>
          <w:lang w:eastAsia="ko-KR"/>
        </w:rPr>
      </w:pPr>
      <w:r>
        <w:t xml:space="preserve">A query string </w:t>
      </w:r>
      <w:r w:rsidR="00954BE8">
        <w:rPr>
          <w:rFonts w:eastAsiaTheme="minorEastAsia"/>
          <w:lang w:eastAsia="ko-KR"/>
        </w:rPr>
        <w:t>shall contain</w:t>
      </w:r>
      <w:r w:rsidR="0047358A">
        <w:rPr>
          <w:rFonts w:eastAsiaTheme="minorEastAsia" w:hint="eastAsia"/>
          <w:lang w:eastAsia="ko-KR"/>
        </w:rPr>
        <w:t xml:space="preserve"> </w:t>
      </w:r>
      <w:r w:rsidR="00D6145A">
        <w:rPr>
          <w:rFonts w:eastAsiaTheme="minorEastAsia" w:hint="eastAsia"/>
          <w:lang w:eastAsia="ko-KR"/>
        </w:rPr>
        <w:t xml:space="preserve">a </w:t>
      </w:r>
      <w:r>
        <w:t>list of &lt;name&gt;=&lt;value&gt; segments (aka “name-value pair”) each separated by a ‘</w:t>
      </w:r>
      <w:r w:rsidR="00A94586">
        <w:rPr>
          <w:rFonts w:eastAsiaTheme="minorEastAsia" w:hint="eastAsia"/>
          <w:lang w:eastAsia="ko-KR"/>
        </w:rPr>
        <w:t>&amp;</w:t>
      </w:r>
      <w:r>
        <w:t>’ (</w:t>
      </w:r>
      <w:r w:rsidR="00A94586">
        <w:rPr>
          <w:rFonts w:eastAsiaTheme="minorEastAsia" w:hint="eastAsia"/>
          <w:lang w:eastAsia="ko-KR"/>
        </w:rPr>
        <w:t>ampersand</w:t>
      </w:r>
      <w:r>
        <w:t>)</w:t>
      </w:r>
      <w:r w:rsidR="0047358A">
        <w:rPr>
          <w:rFonts w:eastAsiaTheme="minorEastAsia" w:hint="eastAsia"/>
          <w:lang w:eastAsia="ko-KR"/>
        </w:rPr>
        <w:t>.</w:t>
      </w:r>
      <w:r w:rsidR="00372897">
        <w:rPr>
          <w:rFonts w:eastAsiaTheme="minorEastAsia"/>
          <w:lang w:eastAsia="ko-KR"/>
        </w:rPr>
        <w:t xml:space="preserve"> The query string will be mapped to the appropriate syntax of the protocol used for messaging. (e.g.</w:t>
      </w:r>
      <w:r w:rsidR="00DE16B7">
        <w:rPr>
          <w:rFonts w:eastAsiaTheme="minorEastAsia"/>
          <w:lang w:eastAsia="ko-KR"/>
        </w:rPr>
        <w:t>,</w:t>
      </w:r>
      <w:r w:rsidR="00372897">
        <w:rPr>
          <w:rFonts w:eastAsiaTheme="minorEastAsia"/>
          <w:lang w:eastAsia="ko-KR"/>
        </w:rPr>
        <w:t xml:space="preserve"> CoAP).</w:t>
      </w:r>
    </w:p>
    <w:p w14:paraId="12B54221" w14:textId="77777777" w:rsidR="00D85F4B" w:rsidRDefault="00D85F4B" w:rsidP="00D85F4B">
      <w:pPr>
        <w:pStyle w:val="PARAGRAPH"/>
      </w:pPr>
      <w:r>
        <w:t xml:space="preserve">A URI </w:t>
      </w:r>
      <w:r w:rsidR="00B45ED1">
        <w:t xml:space="preserve">may </w:t>
      </w:r>
      <w:r>
        <w:t xml:space="preserve">be either </w:t>
      </w:r>
    </w:p>
    <w:p w14:paraId="4EB6A947" w14:textId="77777777" w:rsidR="00D85F4B" w:rsidRDefault="00D85F4B" w:rsidP="00F1347C">
      <w:pPr>
        <w:pStyle w:val="PARAGRAPH"/>
        <w:numPr>
          <w:ilvl w:val="0"/>
          <w:numId w:val="18"/>
        </w:numPr>
      </w:pPr>
      <w:r>
        <w:lastRenderedPageBreak/>
        <w:t>Fully qualified</w:t>
      </w:r>
      <w:r w:rsidR="00E86EE3">
        <w:rPr>
          <w:rFonts w:eastAsiaTheme="minorEastAsia" w:hint="eastAsia"/>
          <w:lang w:eastAsia="ko-KR"/>
        </w:rPr>
        <w:t xml:space="preserve"> or</w:t>
      </w:r>
    </w:p>
    <w:p w14:paraId="5088F8F6" w14:textId="77777777" w:rsidR="00D85F4B" w:rsidRDefault="00D85F4B" w:rsidP="00F1347C">
      <w:pPr>
        <w:pStyle w:val="PARAGRAPH"/>
        <w:numPr>
          <w:ilvl w:val="0"/>
          <w:numId w:val="18"/>
        </w:numPr>
      </w:pPr>
      <w:r>
        <w:t>Relative</w:t>
      </w:r>
    </w:p>
    <w:p w14:paraId="31C3CBFC" w14:textId="77777777" w:rsidR="00D85F4B" w:rsidRPr="0003721B" w:rsidRDefault="00D85F4B" w:rsidP="00D85F4B">
      <w:pPr>
        <w:spacing w:after="240"/>
      </w:pPr>
      <w:r w:rsidRPr="0003721B">
        <w:rPr>
          <w:i/>
        </w:rPr>
        <w:t>Generation of URI</w:t>
      </w:r>
      <w:r w:rsidRPr="0003721B">
        <w:t xml:space="preserve">: </w:t>
      </w:r>
    </w:p>
    <w:p w14:paraId="3F755B7D" w14:textId="77777777" w:rsidR="00D85F4B" w:rsidRPr="0003721B" w:rsidRDefault="00D85F4B" w:rsidP="00D85F4B">
      <w:pPr>
        <w:spacing w:after="240"/>
      </w:pPr>
      <w:r w:rsidRPr="0003721B">
        <w:t xml:space="preserve">A URI </w:t>
      </w:r>
      <w:r w:rsidR="00B45ED1">
        <w:t>may</w:t>
      </w:r>
      <w:r w:rsidR="00B45ED1" w:rsidRPr="0003721B">
        <w:t xml:space="preserve"> </w:t>
      </w:r>
      <w:r w:rsidRPr="0003721B">
        <w:t xml:space="preserve">be </w:t>
      </w:r>
      <w:r w:rsidR="00B74332">
        <w:rPr>
          <w:rFonts w:eastAsiaTheme="minorEastAsia" w:hint="eastAsia"/>
          <w:lang w:eastAsia="ko-KR"/>
        </w:rPr>
        <w:t>defined</w:t>
      </w:r>
      <w:r w:rsidR="00B74332" w:rsidRPr="0003721B">
        <w:t xml:space="preserve"> </w:t>
      </w:r>
      <w:r w:rsidRPr="0003721B">
        <w:t xml:space="preserve">by the </w:t>
      </w:r>
      <w:r w:rsidR="00CE4034">
        <w:rPr>
          <w:rFonts w:eastAsiaTheme="minorEastAsia" w:hint="eastAsia"/>
          <w:lang w:eastAsia="ko-KR"/>
        </w:rPr>
        <w:t xml:space="preserve">Client which is the </w:t>
      </w:r>
      <w:r w:rsidRPr="0003721B">
        <w:t xml:space="preserve">creator of </w:t>
      </w:r>
      <w:r w:rsidR="00CE4034">
        <w:rPr>
          <w:rFonts w:eastAsiaTheme="minorEastAsia" w:hint="eastAsia"/>
          <w:lang w:eastAsia="ko-KR"/>
        </w:rPr>
        <w:t>th</w:t>
      </w:r>
      <w:r w:rsidR="00885579">
        <w:rPr>
          <w:rFonts w:eastAsiaTheme="minorEastAsia" w:hint="eastAsia"/>
          <w:lang w:eastAsia="ko-KR"/>
        </w:rPr>
        <w:t>at</w:t>
      </w:r>
      <w:r w:rsidR="00B74332" w:rsidRPr="0003721B">
        <w:t xml:space="preserve"> </w:t>
      </w:r>
      <w:r w:rsidRPr="0003721B">
        <w:t xml:space="preserve">resource. </w:t>
      </w:r>
      <w:r w:rsidR="00B74332">
        <w:rPr>
          <w:rFonts w:eastAsiaTheme="minorEastAsia" w:hint="eastAsia"/>
          <w:lang w:eastAsia="ko-KR"/>
        </w:rPr>
        <w:t xml:space="preserve">Such a </w:t>
      </w:r>
      <w:r w:rsidRPr="0003721B">
        <w:t xml:space="preserve">URI </w:t>
      </w:r>
      <w:r w:rsidR="00B45ED1">
        <w:t>may</w:t>
      </w:r>
      <w:r w:rsidR="00B45ED1" w:rsidRPr="0003721B">
        <w:t xml:space="preserve"> </w:t>
      </w:r>
      <w:r w:rsidRPr="0003721B">
        <w:t>be relative or absolute</w:t>
      </w:r>
      <w:r w:rsidR="00AC6F66">
        <w:t xml:space="preserve"> (fully qualified)</w:t>
      </w:r>
      <w:r w:rsidRPr="0003721B">
        <w:t xml:space="preserve">. </w:t>
      </w:r>
      <w:r w:rsidR="00AC6F66">
        <w:rPr>
          <w:rFonts w:eastAsiaTheme="minorEastAsia"/>
          <w:lang w:eastAsia="ko-KR"/>
        </w:rPr>
        <w:t>A</w:t>
      </w:r>
      <w:r w:rsidRPr="0003721B">
        <w:t xml:space="preserve"> relative URI </w:t>
      </w:r>
      <w:r w:rsidR="00F13B86">
        <w:t>shall</w:t>
      </w:r>
      <w:r w:rsidR="00F13B86" w:rsidRPr="0003721B">
        <w:t xml:space="preserve"> </w:t>
      </w:r>
      <w:r w:rsidRPr="0003721B">
        <w:t xml:space="preserve">be </w:t>
      </w:r>
      <w:r w:rsidR="00B74332">
        <w:rPr>
          <w:rFonts w:eastAsiaTheme="minorEastAsia" w:hint="eastAsia"/>
          <w:lang w:eastAsia="ko-KR"/>
        </w:rPr>
        <w:t xml:space="preserve">relative to </w:t>
      </w:r>
      <w:r w:rsidR="00AC6F66">
        <w:rPr>
          <w:rFonts w:eastAsiaTheme="minorEastAsia"/>
          <w:lang w:eastAsia="ko-KR"/>
        </w:rPr>
        <w:t xml:space="preserve">the </w:t>
      </w:r>
      <w:r w:rsidR="00B74332">
        <w:rPr>
          <w:rFonts w:eastAsiaTheme="minorEastAsia" w:hint="eastAsia"/>
          <w:lang w:eastAsia="ko-KR"/>
        </w:rPr>
        <w:t xml:space="preserve">Device </w:t>
      </w:r>
      <w:r w:rsidR="00AC6F66">
        <w:rPr>
          <w:rFonts w:eastAsiaTheme="minorEastAsia"/>
          <w:lang w:eastAsia="ko-KR"/>
        </w:rPr>
        <w:t>on which</w:t>
      </w:r>
      <w:r w:rsidR="00AC6F66">
        <w:rPr>
          <w:rFonts w:eastAsiaTheme="minorEastAsia" w:hint="eastAsia"/>
          <w:lang w:eastAsia="ko-KR"/>
        </w:rPr>
        <w:t xml:space="preserve"> </w:t>
      </w:r>
      <w:r w:rsidR="00B74332">
        <w:rPr>
          <w:rFonts w:eastAsiaTheme="minorEastAsia" w:hint="eastAsia"/>
          <w:lang w:eastAsia="ko-KR"/>
        </w:rPr>
        <w:t>it is hosted</w:t>
      </w:r>
      <w:r w:rsidRPr="0003721B">
        <w:t xml:space="preserve">. Alternatively, a URI </w:t>
      </w:r>
      <w:r w:rsidR="00B45ED1">
        <w:t>may</w:t>
      </w:r>
      <w:r w:rsidR="00B45ED1" w:rsidRPr="0003721B">
        <w:t xml:space="preserve"> </w:t>
      </w:r>
      <w:r w:rsidRPr="0003721B">
        <w:t xml:space="preserve">be generated by the </w:t>
      </w:r>
      <w:r w:rsidR="00ED1209">
        <w:t xml:space="preserve">Server of that </w:t>
      </w:r>
      <w:r w:rsidRPr="0003721B">
        <w:t xml:space="preserve">resource automatically </w:t>
      </w:r>
      <w:r w:rsidR="005116DE">
        <w:rPr>
          <w:rFonts w:eastAsiaTheme="minorEastAsia" w:hint="eastAsia"/>
          <w:lang w:eastAsia="ko-KR"/>
        </w:rPr>
        <w:t>based on</w:t>
      </w:r>
      <w:r w:rsidR="005116DE" w:rsidRPr="0003721B">
        <w:t xml:space="preserve"> </w:t>
      </w:r>
      <w:r w:rsidRPr="0003721B">
        <w:t>a pre-defined convention</w:t>
      </w:r>
      <w:r w:rsidR="005116DE">
        <w:rPr>
          <w:rFonts w:eastAsiaTheme="minorEastAsia" w:hint="eastAsia"/>
          <w:lang w:eastAsia="ko-KR"/>
        </w:rPr>
        <w:t xml:space="preserve"> or</w:t>
      </w:r>
      <w:r w:rsidRPr="0003721B">
        <w:t xml:space="preserve"> organization of the resources</w:t>
      </w:r>
      <w:r w:rsidR="00AC6F66">
        <w:t>,</w:t>
      </w:r>
      <w:r w:rsidRPr="0003721B">
        <w:t xml:space="preserve"> based on an interface</w:t>
      </w:r>
      <w:r w:rsidR="00AC6F66">
        <w:t>,</w:t>
      </w:r>
      <w:r w:rsidRPr="0003721B">
        <w:t xml:space="preserve"> based on some rules or with respect to different roots or bases.</w:t>
      </w:r>
    </w:p>
    <w:p w14:paraId="14439531" w14:textId="77777777" w:rsidR="00D85F4B" w:rsidRPr="0003721B" w:rsidRDefault="00D85F4B" w:rsidP="00D85F4B">
      <w:pPr>
        <w:spacing w:after="240"/>
      </w:pPr>
      <w:r w:rsidRPr="0003721B">
        <w:rPr>
          <w:i/>
        </w:rPr>
        <w:t>Use of URI</w:t>
      </w:r>
      <w:r w:rsidRPr="0003721B">
        <w:t xml:space="preserve">: </w:t>
      </w:r>
    </w:p>
    <w:p w14:paraId="7FBF36EA" w14:textId="77777777" w:rsidR="00D85F4B" w:rsidRDefault="002F4AF2" w:rsidP="00EE59EE">
      <w:pPr>
        <w:spacing w:after="240"/>
      </w:pPr>
      <w:r>
        <w:t>The absolute path reference</w:t>
      </w:r>
      <w:r w:rsidR="002B1899" w:rsidRPr="002B1899">
        <w:t xml:space="preserve"> of a URI is to be treated as an opaque string and a </w:t>
      </w:r>
      <w:r w:rsidR="00941BAD">
        <w:t>C</w:t>
      </w:r>
      <w:r w:rsidR="002B1899" w:rsidRPr="002B1899">
        <w:t xml:space="preserve">lient </w:t>
      </w:r>
      <w:r w:rsidR="00941BAD">
        <w:t>should</w:t>
      </w:r>
      <w:r w:rsidR="00941BAD" w:rsidRPr="002B1899">
        <w:t xml:space="preserve"> </w:t>
      </w:r>
      <w:r w:rsidR="002B1899" w:rsidRPr="002B1899">
        <w:t>not infer any explicit o</w:t>
      </w:r>
      <w:r w:rsidR="002B1899">
        <w:t>r implied structure in the URI –</w:t>
      </w:r>
      <w:r w:rsidR="002B1899" w:rsidRPr="002B1899">
        <w:t xml:space="preserve"> the URI is simply an address. It is also recommended that Devices hosting a resource treat the URI of each resource as an opaque string that addresses only that resource. (e.g.</w:t>
      </w:r>
      <w:r w:rsidR="00DE16B7">
        <w:t>,</w:t>
      </w:r>
      <w:r w:rsidR="002B1899" w:rsidRPr="002B1899">
        <w:t xml:space="preserve"> </w:t>
      </w:r>
      <w:r w:rsidR="002B1899">
        <w:t>URI</w:t>
      </w:r>
      <w:r w:rsidR="002B1899" w:rsidRPr="002B1899">
        <w:t>'s /</w:t>
      </w:r>
      <w:proofErr w:type="gramStart"/>
      <w:r w:rsidR="002B1899" w:rsidRPr="002B1899">
        <w:t>a and</w:t>
      </w:r>
      <w:proofErr w:type="gramEnd"/>
      <w:r w:rsidR="002B1899" w:rsidRPr="002B1899">
        <w:t xml:space="preserve"> /a/b </w:t>
      </w:r>
      <w:r w:rsidR="000A3E53">
        <w:t>are</w:t>
      </w:r>
      <w:r w:rsidR="00221600">
        <w:t xml:space="preserve"> </w:t>
      </w:r>
      <w:r w:rsidR="002B1899" w:rsidRPr="002B1899">
        <w:t>considered</w:t>
      </w:r>
      <w:r w:rsidR="00221600">
        <w:t xml:space="preserve"> as</w:t>
      </w:r>
      <w:r w:rsidR="002B1899" w:rsidRPr="002B1899">
        <w:t xml:space="preserve"> </w:t>
      </w:r>
      <w:r w:rsidR="000A3E53">
        <w:t>distinct</w:t>
      </w:r>
      <w:r w:rsidR="000A3E53" w:rsidRPr="002B1899">
        <w:t xml:space="preserve"> </w:t>
      </w:r>
      <w:r w:rsidR="002B1899" w:rsidRPr="002B1899">
        <w:t xml:space="preserve">addresses and resource b </w:t>
      </w:r>
      <w:r w:rsidR="000A3E53">
        <w:t>can</w:t>
      </w:r>
      <w:r w:rsidR="002B1899" w:rsidRPr="002B1899">
        <w:t>not be construed as a child of resource a)</w:t>
      </w:r>
      <w:r w:rsidR="00221600">
        <w:t>.</w:t>
      </w:r>
    </w:p>
    <w:p w14:paraId="65AA9F19" w14:textId="77777777" w:rsidR="00D85F4B" w:rsidRDefault="00D85F4B" w:rsidP="00F92D1D">
      <w:pPr>
        <w:pStyle w:val="Heading2"/>
      </w:pPr>
      <w:bookmarkStart w:id="6030" w:name="_Toc509367146"/>
      <w:r>
        <w:t>Namespace:</w:t>
      </w:r>
      <w:bookmarkEnd w:id="6030"/>
    </w:p>
    <w:p w14:paraId="5DA67818" w14:textId="77777777" w:rsidR="00D85F4B" w:rsidRDefault="00C64E57" w:rsidP="00D85F4B">
      <w:pPr>
        <w:pStyle w:val="PARAGRAPH"/>
      </w:pPr>
      <w:r>
        <w:t xml:space="preserve">The </w:t>
      </w:r>
      <w:r w:rsidR="00520653">
        <w:t>relative URI</w:t>
      </w:r>
      <w:r>
        <w:t xml:space="preserve"> prefix </w:t>
      </w:r>
      <w:r w:rsidR="00520653">
        <w:t>“</w:t>
      </w:r>
      <w:r>
        <w:t>/oic</w:t>
      </w:r>
      <w:r w:rsidR="00EE094E">
        <w:t>/</w:t>
      </w:r>
      <w:r w:rsidR="00520653">
        <w:t>”</w:t>
      </w:r>
      <w:r>
        <w:t xml:space="preserve"> </w:t>
      </w:r>
      <w:r w:rsidR="00EE63D2">
        <w:t>is</w:t>
      </w:r>
      <w:r>
        <w:t xml:space="preserve"> reserved as a namespace for </w:t>
      </w:r>
      <w:r w:rsidR="00520653">
        <w:t xml:space="preserve">URIs defined in </w:t>
      </w:r>
      <w:r w:rsidR="00D40B66">
        <w:rPr>
          <w:lang w:eastAsia="ko-KR"/>
        </w:rPr>
        <w:t>OCF</w:t>
      </w:r>
      <w:r w:rsidR="00D40B66">
        <w:t xml:space="preserve"> </w:t>
      </w:r>
      <w:r w:rsidR="00520653">
        <w:t xml:space="preserve">specifications and </w:t>
      </w:r>
      <w:r w:rsidR="00F13B86">
        <w:t>shall not</w:t>
      </w:r>
      <w:r w:rsidR="00D85F4B">
        <w:t xml:space="preserve"> </w:t>
      </w:r>
      <w:r w:rsidR="00520653">
        <w:t xml:space="preserve">be </w:t>
      </w:r>
      <w:r w:rsidR="002154D5">
        <w:rPr>
          <w:rFonts w:eastAsiaTheme="minorEastAsia" w:hint="eastAsia"/>
          <w:lang w:eastAsia="ko-KR"/>
        </w:rPr>
        <w:t>use</w:t>
      </w:r>
      <w:r w:rsidR="00520653">
        <w:rPr>
          <w:rFonts w:eastAsiaTheme="minorEastAsia"/>
          <w:lang w:eastAsia="ko-KR"/>
        </w:rPr>
        <w:t xml:space="preserve">d for URIs that are not defined in </w:t>
      </w:r>
      <w:r w:rsidR="00D40B66">
        <w:rPr>
          <w:lang w:eastAsia="ko-KR"/>
        </w:rPr>
        <w:t>OCF</w:t>
      </w:r>
      <w:r w:rsidR="00D40B66">
        <w:rPr>
          <w:rFonts w:eastAsiaTheme="minorEastAsia"/>
          <w:lang w:eastAsia="ko-KR"/>
        </w:rPr>
        <w:t xml:space="preserve"> </w:t>
      </w:r>
      <w:r w:rsidR="00520653">
        <w:rPr>
          <w:rFonts w:eastAsiaTheme="minorEastAsia"/>
          <w:lang w:eastAsia="ko-KR"/>
        </w:rPr>
        <w:t>specifications.</w:t>
      </w:r>
    </w:p>
    <w:p w14:paraId="565A0DC7" w14:textId="77777777" w:rsidR="00D85F4B" w:rsidRDefault="00D85F4B" w:rsidP="00F92D1D">
      <w:pPr>
        <w:pStyle w:val="Heading2"/>
      </w:pPr>
      <w:bookmarkStart w:id="6031" w:name="_Toc509367147"/>
      <w:r>
        <w:t xml:space="preserve">Network </w:t>
      </w:r>
      <w:r w:rsidR="00786427">
        <w:t>a</w:t>
      </w:r>
      <w:r>
        <w:rPr>
          <w:rFonts w:hint="eastAsia"/>
        </w:rPr>
        <w:t>ddressing</w:t>
      </w:r>
      <w:bookmarkEnd w:id="6031"/>
    </w:p>
    <w:p w14:paraId="57CF7C0F" w14:textId="77777777" w:rsidR="00D85F4B" w:rsidRDefault="00243CDC" w:rsidP="00D85F4B">
      <w:pPr>
        <w:pStyle w:val="PARAGRAPH"/>
        <w:rPr>
          <w:rFonts w:eastAsiaTheme="minorEastAsia"/>
          <w:lang w:eastAsia="ko-KR"/>
        </w:rPr>
      </w:pPr>
      <w:r>
        <w:rPr>
          <w:rFonts w:eastAsiaTheme="minorEastAsia"/>
          <w:lang w:eastAsia="ko-KR"/>
        </w:rPr>
        <w:t>T</w:t>
      </w:r>
      <w:r w:rsidR="00D85F4B">
        <w:rPr>
          <w:rFonts w:eastAsiaTheme="minorEastAsia" w:hint="eastAsia"/>
          <w:lang w:eastAsia="ko-KR"/>
        </w:rPr>
        <w:t>he following</w:t>
      </w:r>
      <w:r w:rsidR="00B93B7D">
        <w:rPr>
          <w:rFonts w:eastAsiaTheme="minorEastAsia"/>
          <w:lang w:eastAsia="ko-KR"/>
        </w:rPr>
        <w:t xml:space="preserve"> are </w:t>
      </w:r>
      <w:r w:rsidR="00AC6F66">
        <w:rPr>
          <w:rFonts w:eastAsiaTheme="minorEastAsia"/>
          <w:lang w:eastAsia="ko-KR"/>
        </w:rPr>
        <w:t xml:space="preserve">the </w:t>
      </w:r>
      <w:r w:rsidR="00D85F4B">
        <w:rPr>
          <w:rFonts w:eastAsiaTheme="minorEastAsia" w:hint="eastAsia"/>
          <w:lang w:eastAsia="ko-KR"/>
        </w:rPr>
        <w:t>addresses used</w:t>
      </w:r>
      <w:r>
        <w:rPr>
          <w:rFonts w:eastAsiaTheme="minorEastAsia"/>
          <w:lang w:eastAsia="ko-KR"/>
        </w:rPr>
        <w:t xml:space="preserve"> in this specification:</w:t>
      </w:r>
      <w:r w:rsidR="00D85F4B">
        <w:rPr>
          <w:rFonts w:eastAsiaTheme="minorEastAsia" w:hint="eastAsia"/>
          <w:lang w:eastAsia="ko-KR"/>
        </w:rPr>
        <w:t xml:space="preserve"> </w:t>
      </w:r>
    </w:p>
    <w:p w14:paraId="4DD73373" w14:textId="77777777" w:rsidR="00D85F4B" w:rsidRPr="003D40C9" w:rsidRDefault="00D85F4B" w:rsidP="00F1347C">
      <w:pPr>
        <w:pStyle w:val="PARAGRAPH"/>
        <w:numPr>
          <w:ilvl w:val="0"/>
          <w:numId w:val="17"/>
        </w:numPr>
        <w:rPr>
          <w:b/>
        </w:rPr>
      </w:pPr>
      <w:r>
        <w:rPr>
          <w:rFonts w:eastAsiaTheme="minorEastAsia" w:hint="eastAsia"/>
          <w:b/>
          <w:lang w:eastAsia="ko-KR"/>
        </w:rPr>
        <w:t>IP address</w:t>
      </w:r>
    </w:p>
    <w:p w14:paraId="53DDA11C" w14:textId="77777777" w:rsidR="00B93B7D" w:rsidRDefault="00AC6F66" w:rsidP="00D85F4B">
      <w:pPr>
        <w:pStyle w:val="PARAGRAPH"/>
        <w:rPr>
          <w:rFonts w:eastAsiaTheme="minorEastAsia"/>
          <w:lang w:eastAsia="ko-KR"/>
        </w:rPr>
      </w:pPr>
      <w:r>
        <w:rPr>
          <w:rFonts w:eastAsiaTheme="minorEastAsia"/>
          <w:lang w:eastAsia="ko-KR"/>
        </w:rPr>
        <w:t xml:space="preserve">An </w:t>
      </w:r>
      <w:r w:rsidR="00B93B7D" w:rsidRPr="00B93B7D">
        <w:rPr>
          <w:rFonts w:eastAsiaTheme="minorEastAsia"/>
          <w:lang w:eastAsia="ko-KR"/>
        </w:rPr>
        <w:t xml:space="preserve">IP address is used when the device is </w:t>
      </w:r>
      <w:r w:rsidR="00B93B7D">
        <w:rPr>
          <w:rFonts w:eastAsiaTheme="minorEastAsia"/>
          <w:lang w:eastAsia="ko-KR"/>
        </w:rPr>
        <w:t xml:space="preserve">using an </w:t>
      </w:r>
      <w:r w:rsidR="00B93B7D" w:rsidRPr="00B93B7D">
        <w:rPr>
          <w:rFonts w:eastAsiaTheme="minorEastAsia"/>
          <w:lang w:eastAsia="ko-KR"/>
        </w:rPr>
        <w:t>IP configured</w:t>
      </w:r>
      <w:r w:rsidR="00B93B7D">
        <w:rPr>
          <w:rFonts w:eastAsiaTheme="minorEastAsia"/>
          <w:lang w:eastAsia="ko-KR"/>
        </w:rPr>
        <w:t xml:space="preserve"> interface.</w:t>
      </w:r>
    </w:p>
    <w:p w14:paraId="787AA34F" w14:textId="77777777" w:rsidR="00D85F4B" w:rsidRPr="00437AD1" w:rsidRDefault="00D85F4B" w:rsidP="00D85F4B">
      <w:pPr>
        <w:pStyle w:val="PARAGRAPH"/>
        <w:rPr>
          <w:rFonts w:eastAsiaTheme="minorEastAsia"/>
          <w:lang w:eastAsia="ko-KR"/>
        </w:rPr>
      </w:pPr>
      <w:r w:rsidRPr="00437AD1">
        <w:rPr>
          <w:rFonts w:eastAsiaTheme="minorEastAsia"/>
          <w:lang w:eastAsia="ko-KR"/>
        </w:rPr>
        <w:t xml:space="preserve">When a </w:t>
      </w:r>
      <w:r w:rsidR="002B4C50">
        <w:rPr>
          <w:rFonts w:eastAsiaTheme="minorEastAsia"/>
          <w:lang w:eastAsia="ko-KR"/>
        </w:rPr>
        <w:t>Device</w:t>
      </w:r>
      <w:r w:rsidR="002B4C50" w:rsidRPr="00437AD1">
        <w:rPr>
          <w:rFonts w:eastAsiaTheme="minorEastAsia"/>
          <w:lang w:eastAsia="ko-KR"/>
        </w:rPr>
        <w:t xml:space="preserve"> </w:t>
      </w:r>
      <w:r w:rsidRPr="00437AD1">
        <w:rPr>
          <w:rFonts w:eastAsiaTheme="minorEastAsia"/>
          <w:lang w:eastAsia="ko-KR"/>
        </w:rPr>
        <w:t>only has the identity information of its peer, a resolution mechanism is needed to map the identifier to the c</w:t>
      </w:r>
      <w:r w:rsidR="00243CDC">
        <w:rPr>
          <w:rFonts w:eastAsiaTheme="minorEastAsia"/>
          <w:lang w:eastAsia="ko-KR"/>
        </w:rPr>
        <w:t xml:space="preserve">orresponding address. </w:t>
      </w:r>
    </w:p>
    <w:p w14:paraId="13D7FC5F" w14:textId="77777777" w:rsidR="007A0A2B" w:rsidRDefault="007A0A2B" w:rsidP="00C61B48">
      <w:pPr>
        <w:pStyle w:val="Heading1"/>
      </w:pPr>
      <w:bookmarkStart w:id="6032" w:name="_Toc409458273"/>
      <w:bookmarkStart w:id="6033" w:name="_Toc409459009"/>
      <w:bookmarkStart w:id="6034" w:name="_Toc409459626"/>
      <w:bookmarkStart w:id="6035" w:name="_Toc409460247"/>
      <w:bookmarkStart w:id="6036" w:name="_Toc409465105"/>
      <w:bookmarkStart w:id="6037" w:name="_Toc409465727"/>
      <w:bookmarkStart w:id="6038" w:name="_Toc409466352"/>
      <w:bookmarkStart w:id="6039" w:name="_Toc409466994"/>
      <w:bookmarkStart w:id="6040" w:name="_Toc409467622"/>
      <w:bookmarkStart w:id="6041" w:name="_Toc409468248"/>
      <w:bookmarkStart w:id="6042" w:name="_Toc409468871"/>
      <w:bookmarkStart w:id="6043" w:name="_Toc409469493"/>
      <w:bookmarkStart w:id="6044" w:name="_Toc409470113"/>
      <w:bookmarkStart w:id="6045" w:name="_Toc409470729"/>
      <w:bookmarkStart w:id="6046" w:name="_Toc409471343"/>
      <w:bookmarkStart w:id="6047" w:name="_Toc409471954"/>
      <w:bookmarkStart w:id="6048" w:name="_Toc409472564"/>
      <w:bookmarkStart w:id="6049" w:name="_Toc409473173"/>
      <w:bookmarkStart w:id="6050" w:name="_Toc409473788"/>
      <w:bookmarkStart w:id="6051" w:name="_Toc409474406"/>
      <w:bookmarkStart w:id="6052" w:name="_Toc409475050"/>
      <w:bookmarkStart w:id="6053" w:name="_Toc409512151"/>
      <w:bookmarkStart w:id="6054" w:name="_Toc409458274"/>
      <w:bookmarkStart w:id="6055" w:name="_Toc409459010"/>
      <w:bookmarkStart w:id="6056" w:name="_Toc409459627"/>
      <w:bookmarkStart w:id="6057" w:name="_Toc409460248"/>
      <w:bookmarkStart w:id="6058" w:name="_Toc409465106"/>
      <w:bookmarkStart w:id="6059" w:name="_Toc409465728"/>
      <w:bookmarkStart w:id="6060" w:name="_Toc409466353"/>
      <w:bookmarkStart w:id="6061" w:name="_Toc409466995"/>
      <w:bookmarkStart w:id="6062" w:name="_Toc409467623"/>
      <w:bookmarkStart w:id="6063" w:name="_Toc409468249"/>
      <w:bookmarkStart w:id="6064" w:name="_Toc409468872"/>
      <w:bookmarkStart w:id="6065" w:name="_Toc409469494"/>
      <w:bookmarkStart w:id="6066" w:name="_Toc409470114"/>
      <w:bookmarkStart w:id="6067" w:name="_Toc409470730"/>
      <w:bookmarkStart w:id="6068" w:name="_Toc409471344"/>
      <w:bookmarkStart w:id="6069" w:name="_Toc409471955"/>
      <w:bookmarkStart w:id="6070" w:name="_Toc409472565"/>
      <w:bookmarkStart w:id="6071" w:name="_Toc409473174"/>
      <w:bookmarkStart w:id="6072" w:name="_Toc409473789"/>
      <w:bookmarkStart w:id="6073" w:name="_Toc409474407"/>
      <w:bookmarkStart w:id="6074" w:name="_Toc409475051"/>
      <w:bookmarkStart w:id="6075" w:name="_Toc409512152"/>
      <w:bookmarkStart w:id="6076" w:name="_Toc409458275"/>
      <w:bookmarkStart w:id="6077" w:name="_Toc409459011"/>
      <w:bookmarkStart w:id="6078" w:name="_Toc409459628"/>
      <w:bookmarkStart w:id="6079" w:name="_Toc409460249"/>
      <w:bookmarkStart w:id="6080" w:name="_Toc409465107"/>
      <w:bookmarkStart w:id="6081" w:name="_Toc409465729"/>
      <w:bookmarkStart w:id="6082" w:name="_Toc409466354"/>
      <w:bookmarkStart w:id="6083" w:name="_Toc409466996"/>
      <w:bookmarkStart w:id="6084" w:name="_Toc409467624"/>
      <w:bookmarkStart w:id="6085" w:name="_Toc409468250"/>
      <w:bookmarkStart w:id="6086" w:name="_Toc409468873"/>
      <w:bookmarkStart w:id="6087" w:name="_Toc409469495"/>
      <w:bookmarkStart w:id="6088" w:name="_Toc409470115"/>
      <w:bookmarkStart w:id="6089" w:name="_Toc409470731"/>
      <w:bookmarkStart w:id="6090" w:name="_Toc409471345"/>
      <w:bookmarkStart w:id="6091" w:name="_Toc409471956"/>
      <w:bookmarkStart w:id="6092" w:name="_Toc409472566"/>
      <w:bookmarkStart w:id="6093" w:name="_Toc409473175"/>
      <w:bookmarkStart w:id="6094" w:name="_Toc409473790"/>
      <w:bookmarkStart w:id="6095" w:name="_Toc409474408"/>
      <w:bookmarkStart w:id="6096" w:name="_Toc409475052"/>
      <w:bookmarkStart w:id="6097" w:name="_Toc409512153"/>
      <w:bookmarkStart w:id="6098" w:name="_Toc409458276"/>
      <w:bookmarkStart w:id="6099" w:name="_Toc409459012"/>
      <w:bookmarkStart w:id="6100" w:name="_Toc409459629"/>
      <w:bookmarkStart w:id="6101" w:name="_Toc409460250"/>
      <w:bookmarkStart w:id="6102" w:name="_Toc409465108"/>
      <w:bookmarkStart w:id="6103" w:name="_Toc409465730"/>
      <w:bookmarkStart w:id="6104" w:name="_Toc409466355"/>
      <w:bookmarkStart w:id="6105" w:name="_Toc409466997"/>
      <w:bookmarkStart w:id="6106" w:name="_Toc409467625"/>
      <w:bookmarkStart w:id="6107" w:name="_Toc409468251"/>
      <w:bookmarkStart w:id="6108" w:name="_Toc409468874"/>
      <w:bookmarkStart w:id="6109" w:name="_Toc409469496"/>
      <w:bookmarkStart w:id="6110" w:name="_Toc409470116"/>
      <w:bookmarkStart w:id="6111" w:name="_Toc409470732"/>
      <w:bookmarkStart w:id="6112" w:name="_Toc409471346"/>
      <w:bookmarkStart w:id="6113" w:name="_Toc409471957"/>
      <w:bookmarkStart w:id="6114" w:name="_Toc409472567"/>
      <w:bookmarkStart w:id="6115" w:name="_Toc409473176"/>
      <w:bookmarkStart w:id="6116" w:name="_Toc409473791"/>
      <w:bookmarkStart w:id="6117" w:name="_Toc409474409"/>
      <w:bookmarkStart w:id="6118" w:name="_Toc409475053"/>
      <w:bookmarkStart w:id="6119" w:name="_Toc409512154"/>
      <w:bookmarkStart w:id="6120" w:name="_Ref409474753"/>
      <w:bookmarkStart w:id="6121" w:name="_Ref409474777"/>
      <w:bookmarkStart w:id="6122" w:name="_Toc509367148"/>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r>
        <w:t>Resource model</w:t>
      </w:r>
      <w:bookmarkEnd w:id="6120"/>
      <w:bookmarkEnd w:id="6121"/>
      <w:bookmarkEnd w:id="6122"/>
    </w:p>
    <w:p w14:paraId="5FF986ED" w14:textId="77777777" w:rsidR="00171308" w:rsidRDefault="00171308" w:rsidP="00F92D1D">
      <w:pPr>
        <w:pStyle w:val="Heading2"/>
      </w:pPr>
      <w:bookmarkStart w:id="6123" w:name="_Toc411695860"/>
      <w:bookmarkStart w:id="6124" w:name="_Toc411703903"/>
      <w:bookmarkStart w:id="6125" w:name="_Toc411774603"/>
      <w:bookmarkStart w:id="6126" w:name="_Toc411797668"/>
      <w:bookmarkStart w:id="6127" w:name="_Toc411859014"/>
      <w:bookmarkStart w:id="6128" w:name="_Toc411860956"/>
      <w:bookmarkStart w:id="6129" w:name="_Toc412051611"/>
      <w:bookmarkStart w:id="6130" w:name="_Toc412051903"/>
      <w:bookmarkStart w:id="6131" w:name="_Toc412052195"/>
      <w:bookmarkStart w:id="6132" w:name="_Toc412052487"/>
      <w:bookmarkStart w:id="6133" w:name="_Toc412055492"/>
      <w:bookmarkStart w:id="6134" w:name="_Toc412059896"/>
      <w:bookmarkStart w:id="6135" w:name="_Toc412062167"/>
      <w:bookmarkStart w:id="6136" w:name="_Toc412070904"/>
      <w:bookmarkStart w:id="6137" w:name="_Toc412130494"/>
      <w:bookmarkStart w:id="6138" w:name="_Toc412304351"/>
      <w:bookmarkStart w:id="6139" w:name="_Toc412304871"/>
      <w:bookmarkStart w:id="6140" w:name="_Toc412314662"/>
      <w:bookmarkStart w:id="6141" w:name="_Toc412642963"/>
      <w:bookmarkStart w:id="6142" w:name="_Toc412656904"/>
      <w:bookmarkStart w:id="6143" w:name="_Toc412657826"/>
      <w:bookmarkStart w:id="6144" w:name="_Toc412733801"/>
      <w:bookmarkStart w:id="6145" w:name="_Toc411695861"/>
      <w:bookmarkStart w:id="6146" w:name="_Toc411703904"/>
      <w:bookmarkStart w:id="6147" w:name="_Toc411774604"/>
      <w:bookmarkStart w:id="6148" w:name="_Toc411797669"/>
      <w:bookmarkStart w:id="6149" w:name="_Toc411859015"/>
      <w:bookmarkStart w:id="6150" w:name="_Toc411860957"/>
      <w:bookmarkStart w:id="6151" w:name="_Toc412051612"/>
      <w:bookmarkStart w:id="6152" w:name="_Toc412051904"/>
      <w:bookmarkStart w:id="6153" w:name="_Toc412052196"/>
      <w:bookmarkStart w:id="6154" w:name="_Toc412052488"/>
      <w:bookmarkStart w:id="6155" w:name="_Toc412055493"/>
      <w:bookmarkStart w:id="6156" w:name="_Toc412059897"/>
      <w:bookmarkStart w:id="6157" w:name="_Toc412062168"/>
      <w:bookmarkStart w:id="6158" w:name="_Toc412070905"/>
      <w:bookmarkStart w:id="6159" w:name="_Toc412130495"/>
      <w:bookmarkStart w:id="6160" w:name="_Toc412304352"/>
      <w:bookmarkStart w:id="6161" w:name="_Toc412304872"/>
      <w:bookmarkStart w:id="6162" w:name="_Toc412314663"/>
      <w:bookmarkStart w:id="6163" w:name="_Toc412642964"/>
      <w:bookmarkStart w:id="6164" w:name="_Toc412656905"/>
      <w:bookmarkStart w:id="6165" w:name="_Toc412657827"/>
      <w:bookmarkStart w:id="6166" w:name="_Toc412733802"/>
      <w:bookmarkStart w:id="6167" w:name="_Toc411695862"/>
      <w:bookmarkStart w:id="6168" w:name="_Toc411703905"/>
      <w:bookmarkStart w:id="6169" w:name="_Toc411774605"/>
      <w:bookmarkStart w:id="6170" w:name="_Toc411797670"/>
      <w:bookmarkStart w:id="6171" w:name="_Toc411859016"/>
      <w:bookmarkStart w:id="6172" w:name="_Toc411860958"/>
      <w:bookmarkStart w:id="6173" w:name="_Toc412051613"/>
      <w:bookmarkStart w:id="6174" w:name="_Toc412051905"/>
      <w:bookmarkStart w:id="6175" w:name="_Toc412052197"/>
      <w:bookmarkStart w:id="6176" w:name="_Toc412052489"/>
      <w:bookmarkStart w:id="6177" w:name="_Toc412055494"/>
      <w:bookmarkStart w:id="6178" w:name="_Toc412059898"/>
      <w:bookmarkStart w:id="6179" w:name="_Toc412062169"/>
      <w:bookmarkStart w:id="6180" w:name="_Toc412070906"/>
      <w:bookmarkStart w:id="6181" w:name="_Toc412130496"/>
      <w:bookmarkStart w:id="6182" w:name="_Toc412304353"/>
      <w:bookmarkStart w:id="6183" w:name="_Toc412304873"/>
      <w:bookmarkStart w:id="6184" w:name="_Toc412314664"/>
      <w:bookmarkStart w:id="6185" w:name="_Toc412642965"/>
      <w:bookmarkStart w:id="6186" w:name="_Toc412656906"/>
      <w:bookmarkStart w:id="6187" w:name="_Toc412657828"/>
      <w:bookmarkStart w:id="6188" w:name="_Toc412733803"/>
      <w:bookmarkStart w:id="6189" w:name="_Toc411695863"/>
      <w:bookmarkStart w:id="6190" w:name="_Toc411703906"/>
      <w:bookmarkStart w:id="6191" w:name="_Toc411774606"/>
      <w:bookmarkStart w:id="6192" w:name="_Toc411797671"/>
      <w:bookmarkStart w:id="6193" w:name="_Toc411859017"/>
      <w:bookmarkStart w:id="6194" w:name="_Toc411860959"/>
      <w:bookmarkStart w:id="6195" w:name="_Toc412051614"/>
      <w:bookmarkStart w:id="6196" w:name="_Toc412051906"/>
      <w:bookmarkStart w:id="6197" w:name="_Toc412052198"/>
      <w:bookmarkStart w:id="6198" w:name="_Toc412052490"/>
      <w:bookmarkStart w:id="6199" w:name="_Toc412055495"/>
      <w:bookmarkStart w:id="6200" w:name="_Toc412059899"/>
      <w:bookmarkStart w:id="6201" w:name="_Toc412062170"/>
      <w:bookmarkStart w:id="6202" w:name="_Toc412070907"/>
      <w:bookmarkStart w:id="6203" w:name="_Toc412130497"/>
      <w:bookmarkStart w:id="6204" w:name="_Toc412304354"/>
      <w:bookmarkStart w:id="6205" w:name="_Toc412304874"/>
      <w:bookmarkStart w:id="6206" w:name="_Toc412314665"/>
      <w:bookmarkStart w:id="6207" w:name="_Toc412642966"/>
      <w:bookmarkStart w:id="6208" w:name="_Toc412656907"/>
      <w:bookmarkStart w:id="6209" w:name="_Toc412657829"/>
      <w:bookmarkStart w:id="6210" w:name="_Toc412733804"/>
      <w:bookmarkStart w:id="6211" w:name="_Toc411695864"/>
      <w:bookmarkStart w:id="6212" w:name="_Toc411703907"/>
      <w:bookmarkStart w:id="6213" w:name="_Toc411774607"/>
      <w:bookmarkStart w:id="6214" w:name="_Toc411797672"/>
      <w:bookmarkStart w:id="6215" w:name="_Toc411859018"/>
      <w:bookmarkStart w:id="6216" w:name="_Toc411860960"/>
      <w:bookmarkStart w:id="6217" w:name="_Toc412051615"/>
      <w:bookmarkStart w:id="6218" w:name="_Toc412051907"/>
      <w:bookmarkStart w:id="6219" w:name="_Toc412052199"/>
      <w:bookmarkStart w:id="6220" w:name="_Toc412052491"/>
      <w:bookmarkStart w:id="6221" w:name="_Toc412055496"/>
      <w:bookmarkStart w:id="6222" w:name="_Toc412059900"/>
      <w:bookmarkStart w:id="6223" w:name="_Toc412062171"/>
      <w:bookmarkStart w:id="6224" w:name="_Toc412070908"/>
      <w:bookmarkStart w:id="6225" w:name="_Toc412130498"/>
      <w:bookmarkStart w:id="6226" w:name="_Toc412304355"/>
      <w:bookmarkStart w:id="6227" w:name="_Toc412304875"/>
      <w:bookmarkStart w:id="6228" w:name="_Toc412314666"/>
      <w:bookmarkStart w:id="6229" w:name="_Toc412642967"/>
      <w:bookmarkStart w:id="6230" w:name="_Toc412656908"/>
      <w:bookmarkStart w:id="6231" w:name="_Toc412657830"/>
      <w:bookmarkStart w:id="6232" w:name="_Toc412733805"/>
      <w:bookmarkStart w:id="6233" w:name="_Toc411695865"/>
      <w:bookmarkStart w:id="6234" w:name="_Toc411703908"/>
      <w:bookmarkStart w:id="6235" w:name="_Toc411774608"/>
      <w:bookmarkStart w:id="6236" w:name="_Toc411797673"/>
      <w:bookmarkStart w:id="6237" w:name="_Toc411859019"/>
      <w:bookmarkStart w:id="6238" w:name="_Toc411860961"/>
      <w:bookmarkStart w:id="6239" w:name="_Toc412051616"/>
      <w:bookmarkStart w:id="6240" w:name="_Toc412051908"/>
      <w:bookmarkStart w:id="6241" w:name="_Toc412052200"/>
      <w:bookmarkStart w:id="6242" w:name="_Toc412052492"/>
      <w:bookmarkStart w:id="6243" w:name="_Toc412055497"/>
      <w:bookmarkStart w:id="6244" w:name="_Toc412059901"/>
      <w:bookmarkStart w:id="6245" w:name="_Toc412062172"/>
      <w:bookmarkStart w:id="6246" w:name="_Toc412070909"/>
      <w:bookmarkStart w:id="6247" w:name="_Toc412130499"/>
      <w:bookmarkStart w:id="6248" w:name="_Toc412304356"/>
      <w:bookmarkStart w:id="6249" w:name="_Toc412304876"/>
      <w:bookmarkStart w:id="6250" w:name="_Toc412314667"/>
      <w:bookmarkStart w:id="6251" w:name="_Toc412642968"/>
      <w:bookmarkStart w:id="6252" w:name="_Toc412656909"/>
      <w:bookmarkStart w:id="6253" w:name="_Toc412657831"/>
      <w:bookmarkStart w:id="6254" w:name="_Toc412733806"/>
      <w:bookmarkStart w:id="6255" w:name="_Toc411695866"/>
      <w:bookmarkStart w:id="6256" w:name="_Toc411703909"/>
      <w:bookmarkStart w:id="6257" w:name="_Toc411774609"/>
      <w:bookmarkStart w:id="6258" w:name="_Toc411797674"/>
      <w:bookmarkStart w:id="6259" w:name="_Toc411859020"/>
      <w:bookmarkStart w:id="6260" w:name="_Toc411860962"/>
      <w:bookmarkStart w:id="6261" w:name="_Toc412051617"/>
      <w:bookmarkStart w:id="6262" w:name="_Toc412051909"/>
      <w:bookmarkStart w:id="6263" w:name="_Toc412052201"/>
      <w:bookmarkStart w:id="6264" w:name="_Toc412052493"/>
      <w:bookmarkStart w:id="6265" w:name="_Toc412055498"/>
      <w:bookmarkStart w:id="6266" w:name="_Toc412059902"/>
      <w:bookmarkStart w:id="6267" w:name="_Toc412062173"/>
      <w:bookmarkStart w:id="6268" w:name="_Toc412070910"/>
      <w:bookmarkStart w:id="6269" w:name="_Toc412130500"/>
      <w:bookmarkStart w:id="6270" w:name="_Toc412304357"/>
      <w:bookmarkStart w:id="6271" w:name="_Toc412304877"/>
      <w:bookmarkStart w:id="6272" w:name="_Toc412314668"/>
      <w:bookmarkStart w:id="6273" w:name="_Toc412642969"/>
      <w:bookmarkStart w:id="6274" w:name="_Toc412656910"/>
      <w:bookmarkStart w:id="6275" w:name="_Toc412657832"/>
      <w:bookmarkStart w:id="6276" w:name="_Toc412733807"/>
      <w:bookmarkStart w:id="6277" w:name="_Toc411695867"/>
      <w:bookmarkStart w:id="6278" w:name="_Toc411703910"/>
      <w:bookmarkStart w:id="6279" w:name="_Toc411774610"/>
      <w:bookmarkStart w:id="6280" w:name="_Toc411797675"/>
      <w:bookmarkStart w:id="6281" w:name="_Toc411859021"/>
      <w:bookmarkStart w:id="6282" w:name="_Toc411860963"/>
      <w:bookmarkStart w:id="6283" w:name="_Toc412051618"/>
      <w:bookmarkStart w:id="6284" w:name="_Toc412051910"/>
      <w:bookmarkStart w:id="6285" w:name="_Toc412052202"/>
      <w:bookmarkStart w:id="6286" w:name="_Toc412052494"/>
      <w:bookmarkStart w:id="6287" w:name="_Toc412055499"/>
      <w:bookmarkStart w:id="6288" w:name="_Toc412059903"/>
      <w:bookmarkStart w:id="6289" w:name="_Toc412062174"/>
      <w:bookmarkStart w:id="6290" w:name="_Toc412070911"/>
      <w:bookmarkStart w:id="6291" w:name="_Toc412130501"/>
      <w:bookmarkStart w:id="6292" w:name="_Toc412304358"/>
      <w:bookmarkStart w:id="6293" w:name="_Toc412304878"/>
      <w:bookmarkStart w:id="6294" w:name="_Toc412314669"/>
      <w:bookmarkStart w:id="6295" w:name="_Toc412642970"/>
      <w:bookmarkStart w:id="6296" w:name="_Toc412656911"/>
      <w:bookmarkStart w:id="6297" w:name="_Toc412657833"/>
      <w:bookmarkStart w:id="6298" w:name="_Toc412733808"/>
      <w:bookmarkStart w:id="6299" w:name="_Toc411695868"/>
      <w:bookmarkStart w:id="6300" w:name="_Toc411703911"/>
      <w:bookmarkStart w:id="6301" w:name="_Toc411774611"/>
      <w:bookmarkStart w:id="6302" w:name="_Toc411797676"/>
      <w:bookmarkStart w:id="6303" w:name="_Toc411859022"/>
      <w:bookmarkStart w:id="6304" w:name="_Toc411860964"/>
      <w:bookmarkStart w:id="6305" w:name="_Toc412051619"/>
      <w:bookmarkStart w:id="6306" w:name="_Toc412051911"/>
      <w:bookmarkStart w:id="6307" w:name="_Toc412052203"/>
      <w:bookmarkStart w:id="6308" w:name="_Toc412052495"/>
      <w:bookmarkStart w:id="6309" w:name="_Toc412055500"/>
      <w:bookmarkStart w:id="6310" w:name="_Toc412059904"/>
      <w:bookmarkStart w:id="6311" w:name="_Toc412062175"/>
      <w:bookmarkStart w:id="6312" w:name="_Toc412070912"/>
      <w:bookmarkStart w:id="6313" w:name="_Toc412130502"/>
      <w:bookmarkStart w:id="6314" w:name="_Toc412304359"/>
      <w:bookmarkStart w:id="6315" w:name="_Toc412304879"/>
      <w:bookmarkStart w:id="6316" w:name="_Toc412314670"/>
      <w:bookmarkStart w:id="6317" w:name="_Toc412642971"/>
      <w:bookmarkStart w:id="6318" w:name="_Toc412656912"/>
      <w:bookmarkStart w:id="6319" w:name="_Toc412657834"/>
      <w:bookmarkStart w:id="6320" w:name="_Toc412733809"/>
      <w:bookmarkStart w:id="6321" w:name="_Toc411695869"/>
      <w:bookmarkStart w:id="6322" w:name="_Toc411703912"/>
      <w:bookmarkStart w:id="6323" w:name="_Toc411774612"/>
      <w:bookmarkStart w:id="6324" w:name="_Toc411797677"/>
      <w:bookmarkStart w:id="6325" w:name="_Toc411859023"/>
      <w:bookmarkStart w:id="6326" w:name="_Toc411860965"/>
      <w:bookmarkStart w:id="6327" w:name="_Toc412051620"/>
      <w:bookmarkStart w:id="6328" w:name="_Toc412051912"/>
      <w:bookmarkStart w:id="6329" w:name="_Toc412052204"/>
      <w:bookmarkStart w:id="6330" w:name="_Toc412052496"/>
      <w:bookmarkStart w:id="6331" w:name="_Toc412055501"/>
      <w:bookmarkStart w:id="6332" w:name="_Toc412059905"/>
      <w:bookmarkStart w:id="6333" w:name="_Toc412062176"/>
      <w:bookmarkStart w:id="6334" w:name="_Toc412070913"/>
      <w:bookmarkStart w:id="6335" w:name="_Toc412130503"/>
      <w:bookmarkStart w:id="6336" w:name="_Toc412304360"/>
      <w:bookmarkStart w:id="6337" w:name="_Toc412304880"/>
      <w:bookmarkStart w:id="6338" w:name="_Toc412314671"/>
      <w:bookmarkStart w:id="6339" w:name="_Toc412642972"/>
      <w:bookmarkStart w:id="6340" w:name="_Toc412656913"/>
      <w:bookmarkStart w:id="6341" w:name="_Toc412657835"/>
      <w:bookmarkStart w:id="6342" w:name="_Toc412733810"/>
      <w:bookmarkStart w:id="6343" w:name="_Toc411695870"/>
      <w:bookmarkStart w:id="6344" w:name="_Toc411703913"/>
      <w:bookmarkStart w:id="6345" w:name="_Toc411774613"/>
      <w:bookmarkStart w:id="6346" w:name="_Toc411797678"/>
      <w:bookmarkStart w:id="6347" w:name="_Toc411859024"/>
      <w:bookmarkStart w:id="6348" w:name="_Toc411860966"/>
      <w:bookmarkStart w:id="6349" w:name="_Toc412051621"/>
      <w:bookmarkStart w:id="6350" w:name="_Toc412051913"/>
      <w:bookmarkStart w:id="6351" w:name="_Toc412052205"/>
      <w:bookmarkStart w:id="6352" w:name="_Toc412052497"/>
      <w:bookmarkStart w:id="6353" w:name="_Toc412055502"/>
      <w:bookmarkStart w:id="6354" w:name="_Toc412059906"/>
      <w:bookmarkStart w:id="6355" w:name="_Toc412062177"/>
      <w:bookmarkStart w:id="6356" w:name="_Toc412070914"/>
      <w:bookmarkStart w:id="6357" w:name="_Toc412130504"/>
      <w:bookmarkStart w:id="6358" w:name="_Toc412304361"/>
      <w:bookmarkStart w:id="6359" w:name="_Toc412304881"/>
      <w:bookmarkStart w:id="6360" w:name="_Toc412314672"/>
      <w:bookmarkStart w:id="6361" w:name="_Toc412642973"/>
      <w:bookmarkStart w:id="6362" w:name="_Toc412656914"/>
      <w:bookmarkStart w:id="6363" w:name="_Toc412657836"/>
      <w:bookmarkStart w:id="6364" w:name="_Toc412733811"/>
      <w:bookmarkStart w:id="6365" w:name="_Toc411695871"/>
      <w:bookmarkStart w:id="6366" w:name="_Toc411703914"/>
      <w:bookmarkStart w:id="6367" w:name="_Toc411774614"/>
      <w:bookmarkStart w:id="6368" w:name="_Toc411797679"/>
      <w:bookmarkStart w:id="6369" w:name="_Toc411859025"/>
      <w:bookmarkStart w:id="6370" w:name="_Toc411860967"/>
      <w:bookmarkStart w:id="6371" w:name="_Toc412051622"/>
      <w:bookmarkStart w:id="6372" w:name="_Toc412051914"/>
      <w:bookmarkStart w:id="6373" w:name="_Toc412052206"/>
      <w:bookmarkStart w:id="6374" w:name="_Toc412052498"/>
      <w:bookmarkStart w:id="6375" w:name="_Toc412055503"/>
      <w:bookmarkStart w:id="6376" w:name="_Toc412059907"/>
      <w:bookmarkStart w:id="6377" w:name="_Toc412062178"/>
      <w:bookmarkStart w:id="6378" w:name="_Toc412070915"/>
      <w:bookmarkStart w:id="6379" w:name="_Toc412130505"/>
      <w:bookmarkStart w:id="6380" w:name="_Toc412304362"/>
      <w:bookmarkStart w:id="6381" w:name="_Toc412304882"/>
      <w:bookmarkStart w:id="6382" w:name="_Toc412314673"/>
      <w:bookmarkStart w:id="6383" w:name="_Toc412642974"/>
      <w:bookmarkStart w:id="6384" w:name="_Toc412656915"/>
      <w:bookmarkStart w:id="6385" w:name="_Toc412657837"/>
      <w:bookmarkStart w:id="6386" w:name="_Toc412733812"/>
      <w:bookmarkStart w:id="6387" w:name="_Toc411695872"/>
      <w:bookmarkStart w:id="6388" w:name="_Toc411703915"/>
      <w:bookmarkStart w:id="6389" w:name="_Toc411774615"/>
      <w:bookmarkStart w:id="6390" w:name="_Toc411797680"/>
      <w:bookmarkStart w:id="6391" w:name="_Toc411859026"/>
      <w:bookmarkStart w:id="6392" w:name="_Toc411860968"/>
      <w:bookmarkStart w:id="6393" w:name="_Toc412051623"/>
      <w:bookmarkStart w:id="6394" w:name="_Toc412051915"/>
      <w:bookmarkStart w:id="6395" w:name="_Toc412052207"/>
      <w:bookmarkStart w:id="6396" w:name="_Toc412052499"/>
      <w:bookmarkStart w:id="6397" w:name="_Toc412055504"/>
      <w:bookmarkStart w:id="6398" w:name="_Toc412059908"/>
      <w:bookmarkStart w:id="6399" w:name="_Toc412062179"/>
      <w:bookmarkStart w:id="6400" w:name="_Toc412070916"/>
      <w:bookmarkStart w:id="6401" w:name="_Toc412130506"/>
      <w:bookmarkStart w:id="6402" w:name="_Toc412304363"/>
      <w:bookmarkStart w:id="6403" w:name="_Toc412304883"/>
      <w:bookmarkStart w:id="6404" w:name="_Toc412314674"/>
      <w:bookmarkStart w:id="6405" w:name="_Toc412642975"/>
      <w:bookmarkStart w:id="6406" w:name="_Toc412656916"/>
      <w:bookmarkStart w:id="6407" w:name="_Toc412657838"/>
      <w:bookmarkStart w:id="6408" w:name="_Toc412733813"/>
      <w:bookmarkStart w:id="6409" w:name="_Toc411695873"/>
      <w:bookmarkStart w:id="6410" w:name="_Toc411703916"/>
      <w:bookmarkStart w:id="6411" w:name="_Toc411774616"/>
      <w:bookmarkStart w:id="6412" w:name="_Toc411797681"/>
      <w:bookmarkStart w:id="6413" w:name="_Toc411859027"/>
      <w:bookmarkStart w:id="6414" w:name="_Toc411860969"/>
      <w:bookmarkStart w:id="6415" w:name="_Toc412051624"/>
      <w:bookmarkStart w:id="6416" w:name="_Toc412051916"/>
      <w:bookmarkStart w:id="6417" w:name="_Toc412052208"/>
      <w:bookmarkStart w:id="6418" w:name="_Toc412052500"/>
      <w:bookmarkStart w:id="6419" w:name="_Toc412055505"/>
      <w:bookmarkStart w:id="6420" w:name="_Toc412059909"/>
      <w:bookmarkStart w:id="6421" w:name="_Toc412062180"/>
      <w:bookmarkStart w:id="6422" w:name="_Toc412070917"/>
      <w:bookmarkStart w:id="6423" w:name="_Toc412130507"/>
      <w:bookmarkStart w:id="6424" w:name="_Toc412304364"/>
      <w:bookmarkStart w:id="6425" w:name="_Toc412304884"/>
      <w:bookmarkStart w:id="6426" w:name="_Toc412314675"/>
      <w:bookmarkStart w:id="6427" w:name="_Toc412642976"/>
      <w:bookmarkStart w:id="6428" w:name="_Toc412656917"/>
      <w:bookmarkStart w:id="6429" w:name="_Toc412657839"/>
      <w:bookmarkStart w:id="6430" w:name="_Toc412733814"/>
      <w:bookmarkStart w:id="6431" w:name="_Toc411695874"/>
      <w:bookmarkStart w:id="6432" w:name="_Toc411703917"/>
      <w:bookmarkStart w:id="6433" w:name="_Toc411774617"/>
      <w:bookmarkStart w:id="6434" w:name="_Toc411797682"/>
      <w:bookmarkStart w:id="6435" w:name="_Toc411859028"/>
      <w:bookmarkStart w:id="6436" w:name="_Toc411860970"/>
      <w:bookmarkStart w:id="6437" w:name="_Toc412051625"/>
      <w:bookmarkStart w:id="6438" w:name="_Toc412051917"/>
      <w:bookmarkStart w:id="6439" w:name="_Toc412052209"/>
      <w:bookmarkStart w:id="6440" w:name="_Toc412052501"/>
      <w:bookmarkStart w:id="6441" w:name="_Toc412055506"/>
      <w:bookmarkStart w:id="6442" w:name="_Toc412059910"/>
      <w:bookmarkStart w:id="6443" w:name="_Toc412062181"/>
      <w:bookmarkStart w:id="6444" w:name="_Toc412070918"/>
      <w:bookmarkStart w:id="6445" w:name="_Toc412130508"/>
      <w:bookmarkStart w:id="6446" w:name="_Toc412304365"/>
      <w:bookmarkStart w:id="6447" w:name="_Toc412304885"/>
      <w:bookmarkStart w:id="6448" w:name="_Toc412314676"/>
      <w:bookmarkStart w:id="6449" w:name="_Toc412642977"/>
      <w:bookmarkStart w:id="6450" w:name="_Toc412656918"/>
      <w:bookmarkStart w:id="6451" w:name="_Toc412657840"/>
      <w:bookmarkStart w:id="6452" w:name="_Toc412733815"/>
      <w:bookmarkStart w:id="6453" w:name="_Toc411695875"/>
      <w:bookmarkStart w:id="6454" w:name="_Toc411703918"/>
      <w:bookmarkStart w:id="6455" w:name="_Toc411774618"/>
      <w:bookmarkStart w:id="6456" w:name="_Toc411797683"/>
      <w:bookmarkStart w:id="6457" w:name="_Toc411859029"/>
      <w:bookmarkStart w:id="6458" w:name="_Toc411860971"/>
      <w:bookmarkStart w:id="6459" w:name="_Toc412051626"/>
      <w:bookmarkStart w:id="6460" w:name="_Toc412051918"/>
      <w:bookmarkStart w:id="6461" w:name="_Toc412052210"/>
      <w:bookmarkStart w:id="6462" w:name="_Toc412052502"/>
      <w:bookmarkStart w:id="6463" w:name="_Toc412055507"/>
      <w:bookmarkStart w:id="6464" w:name="_Toc412059911"/>
      <w:bookmarkStart w:id="6465" w:name="_Toc412062182"/>
      <w:bookmarkStart w:id="6466" w:name="_Toc412070919"/>
      <w:bookmarkStart w:id="6467" w:name="_Toc412130509"/>
      <w:bookmarkStart w:id="6468" w:name="_Toc412304366"/>
      <w:bookmarkStart w:id="6469" w:name="_Toc412304886"/>
      <w:bookmarkStart w:id="6470" w:name="_Toc412314677"/>
      <w:bookmarkStart w:id="6471" w:name="_Toc412642978"/>
      <w:bookmarkStart w:id="6472" w:name="_Toc412656919"/>
      <w:bookmarkStart w:id="6473" w:name="_Toc412657841"/>
      <w:bookmarkStart w:id="6474" w:name="_Toc412733816"/>
      <w:bookmarkStart w:id="6475" w:name="_Toc411695876"/>
      <w:bookmarkStart w:id="6476" w:name="_Toc411703919"/>
      <w:bookmarkStart w:id="6477" w:name="_Toc411774619"/>
      <w:bookmarkStart w:id="6478" w:name="_Toc411797684"/>
      <w:bookmarkStart w:id="6479" w:name="_Toc411859030"/>
      <w:bookmarkStart w:id="6480" w:name="_Toc411860972"/>
      <w:bookmarkStart w:id="6481" w:name="_Toc412051627"/>
      <w:bookmarkStart w:id="6482" w:name="_Toc412051919"/>
      <w:bookmarkStart w:id="6483" w:name="_Toc412052211"/>
      <w:bookmarkStart w:id="6484" w:name="_Toc412052503"/>
      <w:bookmarkStart w:id="6485" w:name="_Toc412055508"/>
      <w:bookmarkStart w:id="6486" w:name="_Toc412059912"/>
      <w:bookmarkStart w:id="6487" w:name="_Toc412062183"/>
      <w:bookmarkStart w:id="6488" w:name="_Toc412070920"/>
      <w:bookmarkStart w:id="6489" w:name="_Toc412130510"/>
      <w:bookmarkStart w:id="6490" w:name="_Toc412304367"/>
      <w:bookmarkStart w:id="6491" w:name="_Toc412304887"/>
      <w:bookmarkStart w:id="6492" w:name="_Toc412314678"/>
      <w:bookmarkStart w:id="6493" w:name="_Toc412642979"/>
      <w:bookmarkStart w:id="6494" w:name="_Toc412656920"/>
      <w:bookmarkStart w:id="6495" w:name="_Toc412657842"/>
      <w:bookmarkStart w:id="6496" w:name="_Toc412733817"/>
      <w:bookmarkStart w:id="6497" w:name="_Toc411695877"/>
      <w:bookmarkStart w:id="6498" w:name="_Toc411703920"/>
      <w:bookmarkStart w:id="6499" w:name="_Toc411774620"/>
      <w:bookmarkStart w:id="6500" w:name="_Toc411797685"/>
      <w:bookmarkStart w:id="6501" w:name="_Toc411859031"/>
      <w:bookmarkStart w:id="6502" w:name="_Toc411860973"/>
      <w:bookmarkStart w:id="6503" w:name="_Toc412051628"/>
      <w:bookmarkStart w:id="6504" w:name="_Toc412051920"/>
      <w:bookmarkStart w:id="6505" w:name="_Toc412052212"/>
      <w:bookmarkStart w:id="6506" w:name="_Toc412052504"/>
      <w:bookmarkStart w:id="6507" w:name="_Toc412055509"/>
      <w:bookmarkStart w:id="6508" w:name="_Toc412059913"/>
      <w:bookmarkStart w:id="6509" w:name="_Toc412062184"/>
      <w:bookmarkStart w:id="6510" w:name="_Toc412070921"/>
      <w:bookmarkStart w:id="6511" w:name="_Toc412130511"/>
      <w:bookmarkStart w:id="6512" w:name="_Toc412304368"/>
      <w:bookmarkStart w:id="6513" w:name="_Toc412304888"/>
      <w:bookmarkStart w:id="6514" w:name="_Toc412314679"/>
      <w:bookmarkStart w:id="6515" w:name="_Toc412642980"/>
      <w:bookmarkStart w:id="6516" w:name="_Toc412656921"/>
      <w:bookmarkStart w:id="6517" w:name="_Toc412657843"/>
      <w:bookmarkStart w:id="6518" w:name="_Toc412733818"/>
      <w:bookmarkStart w:id="6519" w:name="_Toc411695878"/>
      <w:bookmarkStart w:id="6520" w:name="_Toc411703921"/>
      <w:bookmarkStart w:id="6521" w:name="_Toc411774621"/>
      <w:bookmarkStart w:id="6522" w:name="_Toc411797686"/>
      <w:bookmarkStart w:id="6523" w:name="_Toc411859032"/>
      <w:bookmarkStart w:id="6524" w:name="_Toc411860974"/>
      <w:bookmarkStart w:id="6525" w:name="_Toc412051629"/>
      <w:bookmarkStart w:id="6526" w:name="_Toc412051921"/>
      <w:bookmarkStart w:id="6527" w:name="_Toc412052213"/>
      <w:bookmarkStart w:id="6528" w:name="_Toc412052505"/>
      <w:bookmarkStart w:id="6529" w:name="_Toc412055510"/>
      <w:bookmarkStart w:id="6530" w:name="_Toc412059914"/>
      <w:bookmarkStart w:id="6531" w:name="_Toc412062185"/>
      <w:bookmarkStart w:id="6532" w:name="_Toc412070922"/>
      <w:bookmarkStart w:id="6533" w:name="_Toc412130512"/>
      <w:bookmarkStart w:id="6534" w:name="_Toc412304369"/>
      <w:bookmarkStart w:id="6535" w:name="_Toc412304889"/>
      <w:bookmarkStart w:id="6536" w:name="_Toc412314680"/>
      <w:bookmarkStart w:id="6537" w:name="_Toc412642981"/>
      <w:bookmarkStart w:id="6538" w:name="_Toc412656922"/>
      <w:bookmarkStart w:id="6539" w:name="_Toc412657844"/>
      <w:bookmarkStart w:id="6540" w:name="_Toc412733819"/>
      <w:bookmarkStart w:id="6541" w:name="_Toc411695879"/>
      <w:bookmarkStart w:id="6542" w:name="_Toc411703922"/>
      <w:bookmarkStart w:id="6543" w:name="_Toc411774622"/>
      <w:bookmarkStart w:id="6544" w:name="_Toc411797687"/>
      <w:bookmarkStart w:id="6545" w:name="_Toc411859033"/>
      <w:bookmarkStart w:id="6546" w:name="_Toc411860975"/>
      <w:bookmarkStart w:id="6547" w:name="_Toc412051630"/>
      <w:bookmarkStart w:id="6548" w:name="_Toc412051922"/>
      <w:bookmarkStart w:id="6549" w:name="_Toc412052214"/>
      <w:bookmarkStart w:id="6550" w:name="_Toc412052506"/>
      <w:bookmarkStart w:id="6551" w:name="_Toc412055511"/>
      <w:bookmarkStart w:id="6552" w:name="_Toc412059915"/>
      <w:bookmarkStart w:id="6553" w:name="_Toc412062186"/>
      <w:bookmarkStart w:id="6554" w:name="_Toc412070923"/>
      <w:bookmarkStart w:id="6555" w:name="_Toc412130513"/>
      <w:bookmarkStart w:id="6556" w:name="_Toc412304370"/>
      <w:bookmarkStart w:id="6557" w:name="_Toc412304890"/>
      <w:bookmarkStart w:id="6558" w:name="_Toc412314681"/>
      <w:bookmarkStart w:id="6559" w:name="_Toc412642982"/>
      <w:bookmarkStart w:id="6560" w:name="_Toc412656923"/>
      <w:bookmarkStart w:id="6561" w:name="_Toc412657845"/>
      <w:bookmarkStart w:id="6562" w:name="_Toc412733820"/>
      <w:bookmarkStart w:id="6563" w:name="_Toc509367149"/>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r>
        <w:t>Introduction</w:t>
      </w:r>
      <w:bookmarkEnd w:id="6563"/>
    </w:p>
    <w:p w14:paraId="02BA17B4" w14:textId="77777777" w:rsidR="00D24840" w:rsidRDefault="00D24840" w:rsidP="00D24840">
      <w:pPr>
        <w:pStyle w:val="PARAGRAPH"/>
      </w:pPr>
      <w:r>
        <w:t xml:space="preserve">The Resource Model defines concepts and mechanisms that provide consistency and core interoperability between devices in the </w:t>
      </w:r>
      <w:r w:rsidR="00DF07AA">
        <w:rPr>
          <w:rFonts w:eastAsiaTheme="minorEastAsia"/>
          <w:lang w:eastAsia="ko-KR"/>
        </w:rPr>
        <w:t>OCF</w:t>
      </w:r>
      <w:r w:rsidR="00DF07AA">
        <w:rPr>
          <w:rFonts w:eastAsiaTheme="minorEastAsia" w:hint="eastAsia"/>
          <w:lang w:eastAsia="ko-KR"/>
        </w:rPr>
        <w:t xml:space="preserve"> </w:t>
      </w:r>
      <w:r>
        <w:t>ecosystems. The Resource Model concepts and mechanisms are then mapped to the transport protocols to enable communication between the devices – each transport provides the communication protocol interoperability. The Resource Model, therefore, allows for interoperability to be defined independent of the transports.</w:t>
      </w:r>
    </w:p>
    <w:p w14:paraId="382C138E" w14:textId="77777777" w:rsidR="00D24840" w:rsidRDefault="00D24840" w:rsidP="00D24840">
      <w:pPr>
        <w:pStyle w:val="PARAGRAPH"/>
      </w:pPr>
      <w:r>
        <w:t xml:space="preserve">In addition, the concepts in the Resource Model support modelling of the primary artefacts and their relationships to one and another and capture the semantic information required for interoperability in a context. In this way, </w:t>
      </w:r>
      <w:r w:rsidR="00D40B66">
        <w:rPr>
          <w:lang w:eastAsia="ko-KR"/>
        </w:rPr>
        <w:t>OCF</w:t>
      </w:r>
      <w:r w:rsidR="00D40B66">
        <w:t xml:space="preserve"> </w:t>
      </w:r>
      <w:r>
        <w:t>goes beyond simple protocol interoperability to capture the rich semantics required for true interoperability in Wearable and Internet of Things ecosystems.</w:t>
      </w:r>
    </w:p>
    <w:p w14:paraId="0DF70D27" w14:textId="77777777" w:rsidR="00D24840" w:rsidRDefault="00D24840" w:rsidP="00D24840">
      <w:pPr>
        <w:pStyle w:val="PARAGRAPH"/>
      </w:pPr>
      <w:r>
        <w:t xml:space="preserve">The primary concepts in the Resource Model are: Entity, Resources, Uniform Resource Identifiers (URI), Resource Types, Properties, Representations, Interfaces, Collections and Links. In addition, the general mechanisms are </w:t>
      </w:r>
      <w:r w:rsidR="00C2226E" w:rsidRPr="00C2226E">
        <w:t>CREATE, RETRIEVE, UPDATE, DELETE and NOTIFY</w:t>
      </w:r>
      <w:r>
        <w:t xml:space="preserve">. These concepts and mechanisms may be composed in various ways to define the rich semantics and interoperability needed for a diverse set of use cases that the </w:t>
      </w:r>
      <w:r w:rsidR="00DF07AA">
        <w:rPr>
          <w:rFonts w:eastAsiaTheme="minorEastAsia"/>
          <w:lang w:eastAsia="ko-KR"/>
        </w:rPr>
        <w:t>OCF</w:t>
      </w:r>
      <w:r w:rsidR="00DF07AA">
        <w:rPr>
          <w:rFonts w:eastAsiaTheme="minorEastAsia" w:hint="eastAsia"/>
          <w:lang w:eastAsia="ko-KR"/>
        </w:rPr>
        <w:t xml:space="preserve"> </w:t>
      </w:r>
      <w:r>
        <w:t>framework is applied to.</w:t>
      </w:r>
    </w:p>
    <w:p w14:paraId="59C03E20" w14:textId="77777777" w:rsidR="00D24840" w:rsidRDefault="00D24840" w:rsidP="00D24840">
      <w:pPr>
        <w:pStyle w:val="PARAGRAPH"/>
      </w:pPr>
      <w:r w:rsidRPr="00171308">
        <w:lastRenderedPageBreak/>
        <w:t xml:space="preserve">In </w:t>
      </w:r>
      <w:r>
        <w:t xml:space="preserve">the </w:t>
      </w:r>
      <w:r w:rsidR="00DF07AA">
        <w:rPr>
          <w:rFonts w:eastAsiaTheme="minorEastAsia"/>
          <w:lang w:eastAsia="ko-KR"/>
        </w:rPr>
        <w:t>OCF</w:t>
      </w:r>
      <w:r w:rsidR="00DF07AA">
        <w:rPr>
          <w:rFonts w:eastAsiaTheme="minorEastAsia" w:hint="eastAsia"/>
          <w:lang w:eastAsia="ko-KR"/>
        </w:rPr>
        <w:t xml:space="preserve"> </w:t>
      </w:r>
      <w:r>
        <w:t>Resource Model framework</w:t>
      </w:r>
      <w:r w:rsidRPr="00171308">
        <w:t xml:space="preserve">, </w:t>
      </w:r>
      <w:r>
        <w:t xml:space="preserve">an Entity </w:t>
      </w:r>
      <w:r w:rsidRPr="00171308">
        <w:t>needs to be visible</w:t>
      </w:r>
      <w:r>
        <w:t>, interacted with or manipulated, it</w:t>
      </w:r>
      <w:r>
        <w:rPr>
          <w:rFonts w:eastAsiaTheme="minorEastAsia" w:hint="eastAsia"/>
          <w:lang w:eastAsia="ko-KR"/>
        </w:rPr>
        <w:t xml:space="preserve"> </w:t>
      </w:r>
      <w:r w:rsidRPr="00171308">
        <w:t xml:space="preserve">is represented </w:t>
      </w:r>
      <w:r>
        <w:t>by an abstraction called a</w:t>
      </w:r>
      <w:r w:rsidRPr="00171308">
        <w:t xml:space="preserve"> Resource. </w:t>
      </w:r>
      <w:r>
        <w:t>A</w:t>
      </w:r>
      <w:r w:rsidRPr="00171308">
        <w:t xml:space="preserve"> Resource encapsulates and represents the </w:t>
      </w:r>
      <w:r w:rsidR="00406E25">
        <w:t>state</w:t>
      </w:r>
      <w:r w:rsidRPr="00171308">
        <w:t xml:space="preserve"> of an Entity.</w:t>
      </w:r>
      <w:r>
        <w:t xml:space="preserve"> A Resource is identified, addressed and named using URIs. </w:t>
      </w:r>
    </w:p>
    <w:p w14:paraId="3F1C2ADD" w14:textId="77777777" w:rsidR="001807FB" w:rsidRDefault="00D24840" w:rsidP="00D24840">
      <w:pPr>
        <w:pStyle w:val="PARAGRAPH"/>
        <w:rPr>
          <w:rFonts w:eastAsiaTheme="minorEastAsia"/>
          <w:lang w:eastAsia="ko-KR"/>
        </w:rPr>
      </w:pPr>
      <w:r>
        <w:rPr>
          <w:rFonts w:eastAsiaTheme="minorEastAsia" w:hint="eastAsia"/>
          <w:lang w:eastAsia="ko-KR"/>
        </w:rPr>
        <w:t xml:space="preserve">Properties are "key=value" pairs and represent </w:t>
      </w:r>
      <w:r w:rsidR="00406E25">
        <w:t>state</w:t>
      </w:r>
      <w:r>
        <w:t xml:space="preserve"> of the Resource</w:t>
      </w:r>
      <w:r>
        <w:rPr>
          <w:rFonts w:eastAsiaTheme="minorEastAsia" w:hint="eastAsia"/>
          <w:lang w:eastAsia="ko-KR"/>
        </w:rPr>
        <w:t>.</w:t>
      </w:r>
      <w:r>
        <w:t xml:space="preserve"> A snapshot of these Properties is the Representation of the Resource. A specific view of the Representation and the mechanisms applicable in that view are specified as Interfaces. Interactions with a Resource are done as Requests and Responses containing Representations.</w:t>
      </w:r>
      <w:r>
        <w:rPr>
          <w:rFonts w:eastAsiaTheme="minorEastAsia" w:hint="eastAsia"/>
          <w:lang w:eastAsia="ko-KR"/>
        </w:rPr>
        <w:t xml:space="preserve"> </w:t>
      </w:r>
    </w:p>
    <w:p w14:paraId="36A546F0" w14:textId="77777777" w:rsidR="00D24840" w:rsidRDefault="001807FB" w:rsidP="00D24840">
      <w:pPr>
        <w:pStyle w:val="PARAGRAPH"/>
      </w:pPr>
      <w:r>
        <w:rPr>
          <w:rFonts w:eastAsiaTheme="minorEastAsia"/>
          <w:lang w:eastAsia="ko-KR"/>
        </w:rPr>
        <w:t>A resource instance is derived from a Resource Type</w:t>
      </w:r>
      <w:r w:rsidR="00D24840">
        <w:t>. The uni-directional relationship between one Resource and another Resource is defined as a Link. A Resource that has Properties and Links is a Collection.</w:t>
      </w:r>
    </w:p>
    <w:p w14:paraId="7D9F392E" w14:textId="77777777" w:rsidR="00D24840" w:rsidRDefault="00D24840" w:rsidP="00D24840">
      <w:pPr>
        <w:pStyle w:val="PARAGRAPH"/>
      </w:pPr>
      <w:r>
        <w:t xml:space="preserve">A set of Properties can be used to define a state of a Resource. This state may be retrieved or updated using appropriate Representations respectively in the response from and request to that Resource. </w:t>
      </w:r>
    </w:p>
    <w:p w14:paraId="60618B4D" w14:textId="77777777" w:rsidR="00D24840" w:rsidRDefault="00D24840" w:rsidP="00D24840">
      <w:pPr>
        <w:pStyle w:val="PARAGRAPH"/>
      </w:pPr>
      <w:r>
        <w:t>A Resource (and Resource Type) could represent and be used to expose a capability. Interactions with that Resource can be used to exercise or use that capability. Such capabilities can be used to define processes like discovery, management, advertisement etc. For example: “discovery of resources on a device” can be defined as the retrieval of a representation of a specific resource where a property or properties have values that describe or reference the resources on the device.</w:t>
      </w:r>
    </w:p>
    <w:p w14:paraId="1929F0E7" w14:textId="77777777" w:rsidR="00171308" w:rsidRDefault="00D24840" w:rsidP="00D24840">
      <w:pPr>
        <w:pStyle w:val="PARAGRAPH"/>
      </w:pPr>
      <w:r>
        <w:t xml:space="preserve">The </w:t>
      </w:r>
      <w:r>
        <w:rPr>
          <w:rFonts w:eastAsiaTheme="minorEastAsia" w:hint="eastAsia"/>
          <w:lang w:eastAsia="ko-KR"/>
        </w:rPr>
        <w:t xml:space="preserve">information for </w:t>
      </w:r>
      <w:r>
        <w:t xml:space="preserve">Request or Response </w:t>
      </w:r>
      <w:r>
        <w:rPr>
          <w:rFonts w:eastAsiaTheme="minorEastAsia" w:hint="eastAsia"/>
          <w:lang w:eastAsia="ko-KR"/>
        </w:rPr>
        <w:t>with</w:t>
      </w:r>
      <w:r>
        <w:t xml:space="preserve"> the Representation may be communicated “on the wire” by serializing using a transfer protocol or encapsulated in the payload of the transport protocol – the specific method is determined by the normative mapping of the Request or Response to the transport protocol. </w:t>
      </w:r>
      <w:r w:rsidR="001807FB">
        <w:t xml:space="preserve">See section </w:t>
      </w:r>
      <w:r w:rsidR="00194F1E">
        <w:fldChar w:fldCharType="begin"/>
      </w:r>
      <w:r w:rsidR="001807FB">
        <w:instrText xml:space="preserve"> REF _Ref409474754 \r \h </w:instrText>
      </w:r>
      <w:r w:rsidR="00194F1E">
        <w:fldChar w:fldCharType="separate"/>
      </w:r>
      <w:r w:rsidR="00370B4E">
        <w:t>11.8</w:t>
      </w:r>
      <w:r w:rsidR="00194F1E">
        <w:fldChar w:fldCharType="end"/>
      </w:r>
      <w:r w:rsidR="001807FB">
        <w:t xml:space="preserve"> for transport protocols supported.</w:t>
      </w:r>
    </w:p>
    <w:p w14:paraId="790B7EEB" w14:textId="77777777" w:rsidR="00094C5A" w:rsidRDefault="00094C5A" w:rsidP="00403E9F">
      <w:pPr>
        <w:pStyle w:val="PARAGRAPH"/>
        <w:rPr>
          <w:rFonts w:eastAsiaTheme="minorEastAsia"/>
          <w:lang w:eastAsia="ko-KR"/>
        </w:rPr>
      </w:pPr>
      <w:r w:rsidRPr="00094C5A">
        <w:rPr>
          <w:rFonts w:eastAsiaTheme="minorEastAsia"/>
          <w:lang w:eastAsia="ko-KR"/>
        </w:rPr>
        <w:t>The RAML definitions used in this document are normative. This also includes that all defined JSON payloads shall comply with the indicated JSON schema</w:t>
      </w:r>
      <w:r w:rsidR="0048525C">
        <w:rPr>
          <w:rFonts w:eastAsiaTheme="minorEastAsia"/>
          <w:lang w:eastAsia="ko-KR"/>
        </w:rPr>
        <w:t xml:space="preserve">. See </w:t>
      </w:r>
      <w:r w:rsidR="00194F1E">
        <w:rPr>
          <w:rFonts w:eastAsiaTheme="minorEastAsia"/>
          <w:lang w:eastAsia="ko-KR"/>
        </w:rPr>
        <w:fldChar w:fldCharType="begin"/>
      </w:r>
      <w:r w:rsidR="0048525C">
        <w:rPr>
          <w:rFonts w:eastAsiaTheme="minorEastAsia"/>
          <w:lang w:eastAsia="ko-KR"/>
        </w:rPr>
        <w:instrText xml:space="preserve"> REF _Ref441066632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Annex D</w:t>
      </w:r>
      <w:r w:rsidR="00194F1E">
        <w:rPr>
          <w:rFonts w:eastAsiaTheme="minorEastAsia"/>
          <w:lang w:eastAsia="ko-KR"/>
        </w:rPr>
        <w:fldChar w:fldCharType="end"/>
      </w:r>
      <w:r w:rsidR="0048525C">
        <w:rPr>
          <w:rFonts w:eastAsiaTheme="minorEastAsia"/>
          <w:lang w:eastAsia="ko-KR"/>
        </w:rPr>
        <w:t xml:space="preserve"> for Resource Types defined in this specification</w:t>
      </w:r>
      <w:r w:rsidRPr="00094C5A">
        <w:rPr>
          <w:rFonts w:eastAsiaTheme="minorEastAsia"/>
          <w:lang w:eastAsia="ko-KR"/>
        </w:rPr>
        <w:t>.</w:t>
      </w:r>
      <w:r w:rsidR="0048525C">
        <w:rPr>
          <w:rFonts w:eastAsiaTheme="minorEastAsia"/>
          <w:lang w:eastAsia="ko-KR"/>
        </w:rPr>
        <w:t xml:space="preserve"> </w:t>
      </w:r>
    </w:p>
    <w:p w14:paraId="4910F5A1" w14:textId="77777777" w:rsidR="00171308" w:rsidRDefault="00171308" w:rsidP="00F92D1D">
      <w:pPr>
        <w:pStyle w:val="Heading2"/>
      </w:pPr>
      <w:bookmarkStart w:id="6564" w:name="_Toc411703925"/>
      <w:bookmarkStart w:id="6565" w:name="_Toc411774625"/>
      <w:bookmarkStart w:id="6566" w:name="_Toc411797690"/>
      <w:bookmarkStart w:id="6567" w:name="_Toc411859036"/>
      <w:bookmarkStart w:id="6568" w:name="_Toc411860978"/>
      <w:bookmarkStart w:id="6569" w:name="_Toc412051633"/>
      <w:bookmarkStart w:id="6570" w:name="_Toc412051925"/>
      <w:bookmarkStart w:id="6571" w:name="_Toc412052217"/>
      <w:bookmarkStart w:id="6572" w:name="_Toc412052509"/>
      <w:bookmarkStart w:id="6573" w:name="_Toc412055514"/>
      <w:bookmarkStart w:id="6574" w:name="_Toc412059918"/>
      <w:bookmarkStart w:id="6575" w:name="_Toc412062189"/>
      <w:bookmarkStart w:id="6576" w:name="_Toc412070926"/>
      <w:bookmarkStart w:id="6577" w:name="_Toc412130516"/>
      <w:bookmarkStart w:id="6578" w:name="_Toc412304373"/>
      <w:bookmarkStart w:id="6579" w:name="_Toc412304893"/>
      <w:bookmarkStart w:id="6580" w:name="_Toc412314684"/>
      <w:bookmarkStart w:id="6581" w:name="_Toc412642985"/>
      <w:bookmarkStart w:id="6582" w:name="_Toc412656926"/>
      <w:bookmarkStart w:id="6583" w:name="_Toc412657848"/>
      <w:bookmarkStart w:id="6584" w:name="_Toc412733823"/>
      <w:bookmarkStart w:id="6585" w:name="_Toc509367150"/>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r>
        <w:t>Resource</w:t>
      </w:r>
      <w:bookmarkEnd w:id="6585"/>
    </w:p>
    <w:p w14:paraId="2AAC0FDC" w14:textId="77777777" w:rsidR="006B49BD" w:rsidRDefault="006B49BD" w:rsidP="006B49BD">
      <w:pPr>
        <w:pStyle w:val="PARAGRAPH"/>
      </w:pPr>
      <w:r>
        <w:t xml:space="preserve">A Resource shall be defined by one or more Resource Type(s) – see </w:t>
      </w:r>
      <w:r w:rsidR="00194F1E">
        <w:fldChar w:fldCharType="begin"/>
      </w:r>
      <w:r w:rsidR="001807FB">
        <w:instrText xml:space="preserve"> REF _Ref441066632 \r \h </w:instrText>
      </w:r>
      <w:r w:rsidR="00194F1E">
        <w:fldChar w:fldCharType="separate"/>
      </w:r>
      <w:r w:rsidR="00370B4E">
        <w:t>Annex D</w:t>
      </w:r>
      <w:r w:rsidR="00194F1E">
        <w:fldChar w:fldCharType="end"/>
      </w:r>
      <w:r>
        <w:t xml:space="preserve"> for Resource Type. A request to </w:t>
      </w:r>
      <w:r w:rsidR="00A11B0C">
        <w:t>CREATE</w:t>
      </w:r>
      <w:r>
        <w:t xml:space="preserve"> a Resource shall specify one or more Resource Types that define that Resource.</w:t>
      </w:r>
    </w:p>
    <w:p w14:paraId="25E933C1" w14:textId="77777777" w:rsidR="0045351B" w:rsidRDefault="006B49BD" w:rsidP="00403E9F">
      <w:pPr>
        <w:pStyle w:val="PARAGRAPH"/>
      </w:pPr>
      <w:r>
        <w:t xml:space="preserve">A Resource is hosted in a Device. A </w:t>
      </w:r>
      <w:r w:rsidRPr="00171308">
        <w:t xml:space="preserve">Resource </w:t>
      </w:r>
      <w:r>
        <w:t xml:space="preserve">shall have a URI as defined in section </w:t>
      </w:r>
      <w:r w:rsidR="00194F1E">
        <w:fldChar w:fldCharType="begin"/>
      </w:r>
      <w:r>
        <w:instrText xml:space="preserve"> REF _Ref409466718 \r \h </w:instrText>
      </w:r>
      <w:r w:rsidR="00194F1E">
        <w:fldChar w:fldCharType="separate"/>
      </w:r>
      <w:r w:rsidR="00370B4E">
        <w:t>6</w:t>
      </w:r>
      <w:r w:rsidR="00194F1E">
        <w:fldChar w:fldCharType="end"/>
      </w:r>
      <w:r>
        <w:t>. The URI may be assigned by the Authority at the creation of the Resource or may be pre-defined by the specification of the Resource Type.</w:t>
      </w:r>
    </w:p>
    <w:p w14:paraId="7E733BDD" w14:textId="77777777" w:rsidR="00171308" w:rsidRDefault="00495A45" w:rsidP="00403E9F">
      <w:pPr>
        <w:pStyle w:val="PARAGRAPH"/>
      </w:pPr>
      <w:r>
        <w:rPr>
          <w:noProof/>
          <w:lang w:val="en-US" w:eastAsia="en-US"/>
        </w:rPr>
        <mc:AlternateContent>
          <mc:Choice Requires="wpc">
            <w:drawing>
              <wp:inline distT="0" distB="0" distL="0" distR="0" wp14:anchorId="7B4244C2" wp14:editId="3854C87A">
                <wp:extent cx="5486400" cy="1347471"/>
                <wp:effectExtent l="0" t="0" r="0" b="24130"/>
                <wp:docPr id="139" name="Canvas 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 name="Text Box 15"/>
                        <wps:cNvSpPr txBox="1">
                          <a:spLocks noChangeArrowheads="1"/>
                        </wps:cNvSpPr>
                        <wps:spPr bwMode="auto">
                          <a:xfrm>
                            <a:off x="179700" y="179707"/>
                            <a:ext cx="2077719" cy="963929"/>
                          </a:xfrm>
                          <a:prstGeom prst="rect">
                            <a:avLst/>
                          </a:prstGeom>
                          <a:solidFill>
                            <a:srgbClr val="FFFFFF"/>
                          </a:solidFill>
                          <a:ln w="9525">
                            <a:solidFill>
                              <a:srgbClr val="000000"/>
                            </a:solidFill>
                            <a:miter lim="800000"/>
                            <a:headEnd/>
                            <a:tailEnd/>
                          </a:ln>
                        </wps:spPr>
                        <wps:txbx>
                          <w:txbxContent>
                            <w:p w14:paraId="14544A14" w14:textId="77777777" w:rsidR="00FB5756" w:rsidRDefault="00FB5756" w:rsidP="006B49BD">
                              <w:pPr>
                                <w:pStyle w:val="NormalWeb"/>
                              </w:pPr>
                              <w:r>
                                <w:rPr>
                                  <w:rFonts w:ascii="Courier New" w:hAnsi="Courier New" w:cs="Courier New"/>
                                  <w:color w:val="008080"/>
                                  <w:sz w:val="20"/>
                                  <w:szCs w:val="20"/>
                                  <w:u w:val="single"/>
                                </w:rPr>
                                <w:t>/my/resource/example</w:t>
                              </w:r>
                            </w:p>
                            <w:p w14:paraId="00AA9D23" w14:textId="77777777" w:rsidR="00FB5756" w:rsidRDefault="00FB5756" w:rsidP="006B49BD">
                              <w:pPr>
                                <w:pStyle w:val="NormalWeb"/>
                              </w:pPr>
                              <w:r>
                                <w:rPr>
                                  <w:rFonts w:ascii="Courier New" w:hAnsi="Courier New" w:cs="Courier New"/>
                                  <w:sz w:val="20"/>
                                  <w:szCs w:val="20"/>
                                </w:rPr>
                                <w:t>{</w:t>
                              </w:r>
                            </w:p>
                            <w:p w14:paraId="2C5B0036"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rt</w:t>
                              </w:r>
                              <w:proofErr w:type="gramEnd"/>
                              <w:r>
                                <w:rPr>
                                  <w:rFonts w:ascii="Courier New" w:hAnsi="Courier New" w:cs="Courier New"/>
                                  <w:sz w:val="20"/>
                                  <w:szCs w:val="20"/>
                                </w:rPr>
                                <w:t>": ["oic.r.</w:t>
                              </w:r>
                              <w:r>
                                <w:rPr>
                                  <w:rFonts w:ascii="Courier New" w:eastAsia="Malgun Gothic" w:hAnsi="Courier New" w:cs="Courier New"/>
                                  <w:sz w:val="20"/>
                                  <w:szCs w:val="20"/>
                                </w:rPr>
                                <w:t>foobar</w:t>
                              </w:r>
                              <w:r>
                                <w:rPr>
                                  <w:rFonts w:ascii="Courier New" w:hAnsi="Courier New" w:cs="Courier New"/>
                                  <w:sz w:val="20"/>
                                  <w:szCs w:val="20"/>
                                </w:rPr>
                                <w:t>"],</w:t>
                              </w:r>
                            </w:p>
                            <w:p w14:paraId="3A23EFCF"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if</w:t>
                              </w:r>
                              <w:proofErr w:type="gramEnd"/>
                              <w:r>
                                <w:rPr>
                                  <w:rFonts w:ascii="Courier New" w:hAnsi="Courier New" w:cs="Courier New"/>
                                  <w:sz w:val="20"/>
                                  <w:szCs w:val="20"/>
                                </w:rPr>
                                <w:t>": ["oic.if.</w:t>
                              </w:r>
                              <w:r>
                                <w:rPr>
                                  <w:rFonts w:ascii="Courier New" w:eastAsia="Malgun Gothic" w:hAnsi="Courier New" w:cs="Courier New"/>
                                  <w:sz w:val="20"/>
                                  <w:szCs w:val="20"/>
                                </w:rPr>
                                <w:t>a</w:t>
                              </w:r>
                              <w:r>
                                <w:rPr>
                                  <w:rFonts w:ascii="Courier New" w:hAnsi="Courier New" w:cs="Courier New"/>
                                  <w:sz w:val="20"/>
                                  <w:szCs w:val="20"/>
                                </w:rPr>
                                <w:t xml:space="preserve">"],        </w:t>
                              </w:r>
                            </w:p>
                            <w:p w14:paraId="0FB3B587"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value</w:t>
                              </w:r>
                              <w:proofErr w:type="gramEnd"/>
                              <w:r>
                                <w:rPr>
                                  <w:rFonts w:ascii="Courier New" w:hAnsi="Courier New" w:cs="Courier New"/>
                                  <w:sz w:val="20"/>
                                  <w:szCs w:val="20"/>
                                </w:rPr>
                                <w:t xml:space="preserve">": </w:t>
                              </w:r>
                              <w:r>
                                <w:rPr>
                                  <w:rFonts w:ascii="Courier New" w:eastAsia="Malgun Gothic" w:hAnsi="Courier New" w:cs="Courier New"/>
                                  <w:sz w:val="20"/>
                                  <w:szCs w:val="20"/>
                                </w:rPr>
                                <w:t>"foo value"</w:t>
                              </w:r>
                            </w:p>
                            <w:p w14:paraId="7C47A540" w14:textId="77777777" w:rsidR="00FB5756" w:rsidRDefault="00FB5756" w:rsidP="006B49BD">
                              <w:pPr>
                                <w:pStyle w:val="NormalWeb"/>
                              </w:pPr>
                              <w:r>
                                <w:rPr>
                                  <w:rFonts w:ascii="Courier New" w:hAnsi="Courier New" w:cs="Courier New"/>
                                  <w:sz w:val="20"/>
                                  <w:szCs w:val="20"/>
                                </w:rPr>
                                <w:t>}</w:t>
                              </w:r>
                            </w:p>
                          </w:txbxContent>
                        </wps:txbx>
                        <wps:bodyPr rot="0" vert="horz" wrap="square" lIns="91440" tIns="45720" rIns="91440" bIns="45720" anchor="t" anchorCtr="0" upright="1">
                          <a:spAutoFit/>
                        </wps:bodyPr>
                      </wps:wsp>
                      <wps:wsp>
                        <wps:cNvPr id="103" name="Right Brace 12"/>
                        <wps:cNvSpPr>
                          <a:spLocks/>
                        </wps:cNvSpPr>
                        <wps:spPr bwMode="auto">
                          <a:xfrm>
                            <a:off x="2332600" y="484820"/>
                            <a:ext cx="133400" cy="552422"/>
                          </a:xfrm>
                          <a:prstGeom prst="rightBrace">
                            <a:avLst>
                              <a:gd name="adj1" fmla="val 8320"/>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 name="Right Brace 13"/>
                        <wps:cNvSpPr>
                          <a:spLocks/>
                        </wps:cNvSpPr>
                        <wps:spPr bwMode="auto">
                          <a:xfrm>
                            <a:off x="2342100" y="218109"/>
                            <a:ext cx="104800" cy="209508"/>
                          </a:xfrm>
                          <a:prstGeom prst="rightBrace">
                            <a:avLst>
                              <a:gd name="adj1" fmla="val 8329"/>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 name="Text Box 2"/>
                        <wps:cNvSpPr txBox="1">
                          <a:spLocks noChangeArrowheads="1"/>
                        </wps:cNvSpPr>
                        <wps:spPr bwMode="auto">
                          <a:xfrm>
                            <a:off x="2456400" y="656226"/>
                            <a:ext cx="895400" cy="22860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3EE25A" w14:textId="77777777" w:rsidR="00FB5756" w:rsidRDefault="00FB5756" w:rsidP="006B49BD">
                              <w:pPr>
                                <w:pStyle w:val="NormalWeb"/>
                              </w:pPr>
                              <w:r>
                                <w:rPr>
                                  <w:rFonts w:ascii="Arial" w:hAnsi="Arial" w:cs="Arial"/>
                                  <w:i/>
                                  <w:iCs/>
                                  <w:color w:val="008080"/>
                                  <w:sz w:val="20"/>
                                  <w:szCs w:val="20"/>
                                  <w:u w:val="single"/>
                                </w:rPr>
                                <w:t>Properties</w:t>
                              </w:r>
                            </w:p>
                          </w:txbxContent>
                        </wps:txbx>
                        <wps:bodyPr rot="0" vert="horz" wrap="square" lIns="91440" tIns="45720" rIns="91440" bIns="45720" anchor="t" anchorCtr="0" upright="1">
                          <a:noAutofit/>
                        </wps:bodyPr>
                      </wps:wsp>
                      <wps:wsp>
                        <wps:cNvPr id="106" name="Text Box 4"/>
                        <wps:cNvSpPr txBox="1">
                          <a:spLocks noChangeArrowheads="1"/>
                        </wps:cNvSpPr>
                        <wps:spPr bwMode="auto">
                          <a:xfrm>
                            <a:off x="2494500" y="199008"/>
                            <a:ext cx="895400" cy="22860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BCC459D" w14:textId="77777777" w:rsidR="00FB5756" w:rsidRDefault="00FB5756" w:rsidP="006B49BD">
                              <w:pPr>
                                <w:pStyle w:val="NormalWeb"/>
                              </w:pPr>
                              <w:r>
                                <w:rPr>
                                  <w:rFonts w:ascii="Arial" w:hAnsi="Arial" w:cs="Arial"/>
                                  <w:i/>
                                  <w:iCs/>
                                  <w:color w:val="008080"/>
                                  <w:sz w:val="20"/>
                                  <w:szCs w:val="20"/>
                                  <w:u w:val="single"/>
                                </w:rPr>
                                <w:t>URI</w:t>
                              </w:r>
                            </w:p>
                          </w:txbxContent>
                        </wps:txbx>
                        <wps:bodyPr rot="0" vert="horz" wrap="square" lIns="91440" tIns="45720" rIns="91440" bIns="45720" anchor="t" anchorCtr="0" upright="1">
                          <a:noAutofit/>
                        </wps:bodyPr>
                      </wps:wsp>
                    </wpc:wpc>
                  </a:graphicData>
                </a:graphic>
              </wp:inline>
            </w:drawing>
          </mc:Choice>
          <mc:Fallback>
            <w:pict>
              <v:group w14:anchorId="7B4244C2" id="Canvas 72" o:spid="_x0000_s1076" editas="canvas" style="width:6in;height:106.1pt;mso-position-horizontal-relative:char;mso-position-vertical-relative:line" coordsize="54864,1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">
                <v:shape id="_x0000_s1077" type="#_x0000_t75" style="position:absolute;width:54864;height:13474;visibility:visible;mso-wrap-style:square">
                  <v:fill o:detectmouseclick="t"/>
                  <v:path o:connecttype="none"/>
                </v:shape>
                <v:shape id="Text Box 15" o:spid="_x0000_s1078" type="#_x0000_t202" style="position:absolute;left:1797;top:1797;width:20777;height:9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42VcIA&#10;AADcAAAADwAAAGRycy9kb3ducmV2LnhtbERPTWsCMRC9F/wPYYTealbBUlajiCJ401pBvI3JuFnc&#10;TNZNXNf++qZQ6G0e73Om885VoqUmlJ4VDAcZCGLtTcmFgsPX+u0DRIjIBivPpOBJAeaz3ssUc+Mf&#10;/EntPhYihXDIUYGNsc6lDNqSwzDwNXHiLr5xGBNsCmkafKRwV8lRlr1LhyWnBos1LS3p6/7uFITV&#10;7lbry+58teb5vV21Y31cn5R67XeLCYhIXfwX/7k3Js3PRvD7TLpAz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jZVwgAAANwAAAAPAAAAAAAAAAAAAAAAAJgCAABkcnMvZG93&#10;bnJldi54bWxQSwUGAAAAAAQABAD1AAAAhwMAAAAA&#10;">
                  <v:textbox style="mso-fit-shape-to-text:t">
                    <w:txbxContent>
                      <w:p w14:paraId="14544A14" w14:textId="77777777" w:rsidR="00FB5756" w:rsidRDefault="00FB5756" w:rsidP="006B49BD">
                        <w:pPr>
                          <w:pStyle w:val="NormalWeb"/>
                        </w:pPr>
                        <w:r>
                          <w:rPr>
                            <w:rFonts w:ascii="Courier New" w:hAnsi="Courier New" w:cs="Courier New"/>
                            <w:color w:val="008080"/>
                            <w:sz w:val="20"/>
                            <w:szCs w:val="20"/>
                            <w:u w:val="single"/>
                          </w:rPr>
                          <w:t>/my/resource/example</w:t>
                        </w:r>
                      </w:p>
                      <w:p w14:paraId="00AA9D23" w14:textId="77777777" w:rsidR="00FB5756" w:rsidRDefault="00FB5756" w:rsidP="006B49BD">
                        <w:pPr>
                          <w:pStyle w:val="NormalWeb"/>
                        </w:pPr>
                        <w:r>
                          <w:rPr>
                            <w:rFonts w:ascii="Courier New" w:hAnsi="Courier New" w:cs="Courier New"/>
                            <w:sz w:val="20"/>
                            <w:szCs w:val="20"/>
                          </w:rPr>
                          <w:t>{</w:t>
                        </w:r>
                      </w:p>
                      <w:p w14:paraId="2C5B0036"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rt</w:t>
                        </w:r>
                        <w:proofErr w:type="gramEnd"/>
                        <w:r>
                          <w:rPr>
                            <w:rFonts w:ascii="Courier New" w:hAnsi="Courier New" w:cs="Courier New"/>
                            <w:sz w:val="20"/>
                            <w:szCs w:val="20"/>
                          </w:rPr>
                          <w:t>": ["oic.r.</w:t>
                        </w:r>
                        <w:r>
                          <w:rPr>
                            <w:rFonts w:ascii="Courier New" w:eastAsia="Malgun Gothic" w:hAnsi="Courier New" w:cs="Courier New"/>
                            <w:sz w:val="20"/>
                            <w:szCs w:val="20"/>
                          </w:rPr>
                          <w:t>foobar</w:t>
                        </w:r>
                        <w:r>
                          <w:rPr>
                            <w:rFonts w:ascii="Courier New" w:hAnsi="Courier New" w:cs="Courier New"/>
                            <w:sz w:val="20"/>
                            <w:szCs w:val="20"/>
                          </w:rPr>
                          <w:t>"],</w:t>
                        </w:r>
                      </w:p>
                      <w:p w14:paraId="3A23EFCF"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if</w:t>
                        </w:r>
                        <w:proofErr w:type="gramEnd"/>
                        <w:r>
                          <w:rPr>
                            <w:rFonts w:ascii="Courier New" w:hAnsi="Courier New" w:cs="Courier New"/>
                            <w:sz w:val="20"/>
                            <w:szCs w:val="20"/>
                          </w:rPr>
                          <w:t>": ["oic.if.</w:t>
                        </w:r>
                        <w:r>
                          <w:rPr>
                            <w:rFonts w:ascii="Courier New" w:eastAsia="Malgun Gothic" w:hAnsi="Courier New" w:cs="Courier New"/>
                            <w:sz w:val="20"/>
                            <w:szCs w:val="20"/>
                          </w:rPr>
                          <w:t>a</w:t>
                        </w:r>
                        <w:r>
                          <w:rPr>
                            <w:rFonts w:ascii="Courier New" w:hAnsi="Courier New" w:cs="Courier New"/>
                            <w:sz w:val="20"/>
                            <w:szCs w:val="20"/>
                          </w:rPr>
                          <w:t xml:space="preserve">"],        </w:t>
                        </w:r>
                      </w:p>
                      <w:p w14:paraId="0FB3B587" w14:textId="77777777" w:rsidR="00FB5756" w:rsidRDefault="00FB5756" w:rsidP="006B49BD">
                        <w:pPr>
                          <w:pStyle w:val="NormalWeb"/>
                        </w:pPr>
                        <w:r>
                          <w:rPr>
                            <w:rFonts w:ascii="Courier New" w:hAnsi="Courier New" w:cs="Courier New"/>
                            <w:sz w:val="20"/>
                            <w:szCs w:val="20"/>
                          </w:rPr>
                          <w:t>"</w:t>
                        </w:r>
                        <w:proofErr w:type="gramStart"/>
                        <w:r>
                          <w:rPr>
                            <w:rFonts w:ascii="Courier New" w:hAnsi="Courier New" w:cs="Courier New"/>
                            <w:sz w:val="20"/>
                            <w:szCs w:val="20"/>
                          </w:rPr>
                          <w:t>value</w:t>
                        </w:r>
                        <w:proofErr w:type="gramEnd"/>
                        <w:r>
                          <w:rPr>
                            <w:rFonts w:ascii="Courier New" w:hAnsi="Courier New" w:cs="Courier New"/>
                            <w:sz w:val="20"/>
                            <w:szCs w:val="20"/>
                          </w:rPr>
                          <w:t xml:space="preserve">": </w:t>
                        </w:r>
                        <w:r>
                          <w:rPr>
                            <w:rFonts w:ascii="Courier New" w:eastAsia="Malgun Gothic" w:hAnsi="Courier New" w:cs="Courier New"/>
                            <w:sz w:val="20"/>
                            <w:szCs w:val="20"/>
                          </w:rPr>
                          <w:t>"foo value"</w:t>
                        </w:r>
                      </w:p>
                      <w:p w14:paraId="7C47A540" w14:textId="77777777" w:rsidR="00FB5756" w:rsidRDefault="00FB5756" w:rsidP="006B49BD">
                        <w:pPr>
                          <w:pStyle w:val="NormalWeb"/>
                        </w:pPr>
                        <w:r>
                          <w:rPr>
                            <w:rFonts w:ascii="Courier New" w:hAnsi="Courier New" w:cs="Courier New"/>
                            <w:sz w:val="20"/>
                            <w:szCs w:val="20"/>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79" type="#_x0000_t88" style="position:absolute;left:23326;top:4848;width:1334;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CdcMA&#10;AADcAAAADwAAAGRycy9kb3ducmV2LnhtbERPTWvCQBC9F/oflil4KXUTxVJiVmkLpcWbqYjehuwk&#10;G5qdDdltjP/eFQRv83ifk69H24qBet84VpBOExDEpdMN1wp2v18vbyB8QNbYOiYFZ/KwXj0+5Jhp&#10;d+ItDUWoRQxhn6ECE0KXSelLQxb91HXEkatcbzFE2NdS93iK4baVsyR5lRYbjg0GO/o0VP4V/1aB&#10;qzbH1Go25+Ow2D9/Dx+HtNgqNXka35cgAo3hLr65f3Scn8zh+ky8QK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qCdcMAAADcAAAADwAAAAAAAAAAAAAAAACYAgAAZHJzL2Rv&#10;d25yZXYueG1sUEsFBgAAAAAEAAQA9QAAAIgDAAAAAA==&#10;" adj="434" strokecolor="#5b9bd5 [3204]" strokeweight=".5pt">
                  <v:stroke joinstyle="miter"/>
                </v:shape>
                <v:shape id="Right Brace 13" o:spid="_x0000_s1080" type="#_x0000_t88" style="position:absolute;left:23421;top:2181;width:1048;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rMIA&#10;AADcAAAADwAAAGRycy9kb3ducmV2LnhtbERPTWvCQBC9C/6HZYTedKO0kkbXICml9qgN1OOQHZNg&#10;dnbJbmPsr+8WCr3N433ONh9NJwbqfWtZwXKRgCCurG65VlB+vM5TED4ga+wsk4I7ech308kWM21v&#10;fKThFGoRQ9hnqKAJwWVS+qohg35hHXHkLrY3GCLsa6l7vMVw08lVkqylwZZjQ4OOioaq6+nLKPh0&#10;d++7d5ceiuL8VF7eXorn8K3Uw2zcb0AEGsO/+M990HF+8gi/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96swgAAANwAAAAPAAAAAAAAAAAAAAAAAJgCAABkcnMvZG93&#10;bnJldi54bWxQSwUGAAAAAAQABAD1AAAAhwMAAAAA&#10;" adj="900" strokecolor="#5b9bd5 [3204]" strokeweight=".5pt">
                  <v:stroke joinstyle="miter"/>
                </v:shape>
                <v:shape id="Text Box 2" o:spid="_x0000_s1081" type="#_x0000_t202" style="position:absolute;left:24564;top:656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603EE25A" w14:textId="77777777" w:rsidR="00FB5756" w:rsidRDefault="00FB5756" w:rsidP="006B49BD">
                        <w:pPr>
                          <w:pStyle w:val="NormalWeb"/>
                        </w:pPr>
                        <w:r>
                          <w:rPr>
                            <w:rFonts w:ascii="Arial" w:hAnsi="Arial" w:cs="Arial"/>
                            <w:i/>
                            <w:iCs/>
                            <w:color w:val="008080"/>
                            <w:sz w:val="20"/>
                            <w:szCs w:val="20"/>
                            <w:u w:val="single"/>
                          </w:rPr>
                          <w:t>Properties</w:t>
                        </w:r>
                      </w:p>
                    </w:txbxContent>
                  </v:textbox>
                </v:shape>
                <v:shape id="Text Box 4" o:spid="_x0000_s1082" type="#_x0000_t202" style="position:absolute;left:24945;top:1990;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7BCC459D" w14:textId="77777777" w:rsidR="00FB5756" w:rsidRDefault="00FB5756" w:rsidP="006B49BD">
                        <w:pPr>
                          <w:pStyle w:val="NormalWeb"/>
                        </w:pPr>
                        <w:r>
                          <w:rPr>
                            <w:rFonts w:ascii="Arial" w:hAnsi="Arial" w:cs="Arial"/>
                            <w:i/>
                            <w:iCs/>
                            <w:color w:val="008080"/>
                            <w:sz w:val="20"/>
                            <w:szCs w:val="20"/>
                            <w:u w:val="single"/>
                          </w:rPr>
                          <w:t>URI</w:t>
                        </w:r>
                      </w:p>
                    </w:txbxContent>
                  </v:textbox>
                </v:shape>
                <w10:anchorlock/>
              </v:group>
            </w:pict>
          </mc:Fallback>
        </mc:AlternateContent>
      </w:r>
    </w:p>
    <w:p w14:paraId="25CC9BCD" w14:textId="77777777" w:rsidR="00B82DD4" w:rsidRPr="00B82DD4" w:rsidRDefault="00B82DD4" w:rsidP="00403E9F">
      <w:pPr>
        <w:pStyle w:val="PARAGRAPH"/>
        <w:rPr>
          <w:rFonts w:eastAsiaTheme="minorEastAsia"/>
          <w:lang w:eastAsia="ko-KR"/>
        </w:rPr>
      </w:pPr>
      <w:r>
        <w:rPr>
          <w:rFonts w:eastAsiaTheme="minorEastAsia"/>
          <w:lang w:eastAsia="ko-KR"/>
        </w:rPr>
        <w:t>C</w:t>
      </w:r>
      <w:r>
        <w:rPr>
          <w:rFonts w:eastAsiaTheme="minorEastAsia" w:hint="eastAsia"/>
          <w:lang w:eastAsia="ko-KR"/>
        </w:rPr>
        <w:t xml:space="preserve">ore </w:t>
      </w:r>
      <w:r>
        <w:rPr>
          <w:rFonts w:eastAsiaTheme="minorEastAsia"/>
          <w:lang w:eastAsia="ko-KR"/>
        </w:rPr>
        <w:t>R</w:t>
      </w:r>
      <w:r>
        <w:rPr>
          <w:rFonts w:eastAsiaTheme="minorEastAsia" w:hint="eastAsia"/>
          <w:lang w:eastAsia="ko-KR"/>
        </w:rPr>
        <w:t xml:space="preserve">esources are the </w:t>
      </w:r>
      <w:r w:rsidR="00D24840">
        <w:rPr>
          <w:rFonts w:eastAsiaTheme="minorEastAsia"/>
          <w:lang w:eastAsia="ko-KR"/>
        </w:rPr>
        <w:t>R</w:t>
      </w:r>
      <w:r>
        <w:rPr>
          <w:rFonts w:eastAsiaTheme="minorEastAsia" w:hint="eastAsia"/>
          <w:lang w:eastAsia="ko-KR"/>
        </w:rPr>
        <w:t xml:space="preserve">esources defined in </w:t>
      </w:r>
      <w:r>
        <w:rPr>
          <w:rFonts w:eastAsiaTheme="minorEastAsia"/>
          <w:lang w:eastAsia="ko-KR"/>
        </w:rPr>
        <w:t>this specification</w:t>
      </w:r>
      <w:r>
        <w:rPr>
          <w:rFonts w:eastAsiaTheme="minorEastAsia" w:hint="eastAsia"/>
          <w:lang w:eastAsia="ko-KR"/>
        </w:rPr>
        <w:t xml:space="preserve"> to enable functional interactions as defined in section </w:t>
      </w:r>
      <w:r w:rsidR="00194F1E">
        <w:fldChar w:fldCharType="begin"/>
      </w:r>
      <w:r>
        <w:rPr>
          <w:rFonts w:eastAsiaTheme="minorEastAsia"/>
          <w:lang w:eastAsia="ko-KR"/>
        </w:rPr>
        <w:instrText xml:space="preserve"> </w:instrText>
      </w:r>
      <w:r>
        <w:rPr>
          <w:rFonts w:eastAsiaTheme="minorEastAsia" w:hint="eastAsia"/>
          <w:lang w:eastAsia="ko-KR"/>
        </w:rPr>
        <w:instrText>REF _Ref413699501 \r \h</w:instrText>
      </w:r>
      <w:r>
        <w:rPr>
          <w:rFonts w:eastAsiaTheme="minorEastAsia"/>
          <w:lang w:eastAsia="ko-KR"/>
        </w:rPr>
        <w:instrText xml:space="preserve"> </w:instrText>
      </w:r>
      <w:r w:rsidR="00194F1E">
        <w:fldChar w:fldCharType="separate"/>
      </w:r>
      <w:r w:rsidR="00370B4E">
        <w:rPr>
          <w:rFonts w:eastAsiaTheme="minorEastAsia"/>
          <w:lang w:eastAsia="ko-KR"/>
        </w:rPr>
        <w:t>10</w:t>
      </w:r>
      <w:r w:rsidR="00194F1E">
        <w:fldChar w:fldCharType="end"/>
      </w:r>
      <w:r>
        <w:rPr>
          <w:rFonts w:eastAsiaTheme="minorEastAsia" w:hint="eastAsia"/>
          <w:lang w:eastAsia="ko-KR"/>
        </w:rPr>
        <w:t xml:space="preserve"> </w:t>
      </w:r>
      <w:r w:rsidR="00D24840">
        <w:rPr>
          <w:rFonts w:eastAsiaTheme="minorEastAsia"/>
          <w:lang w:eastAsia="ko-KR"/>
        </w:rPr>
        <w:t>(</w:t>
      </w:r>
      <w:r>
        <w:rPr>
          <w:rFonts w:eastAsiaTheme="minorEastAsia" w:hint="eastAsia"/>
          <w:lang w:eastAsia="ko-KR"/>
        </w:rPr>
        <w:t>e.g.</w:t>
      </w:r>
      <w:r>
        <w:rPr>
          <w:rFonts w:eastAsiaTheme="minorEastAsia"/>
          <w:lang w:eastAsia="ko-KR"/>
        </w:rPr>
        <w:t>,</w:t>
      </w:r>
      <w:r>
        <w:rPr>
          <w:rFonts w:eastAsiaTheme="minorEastAsia" w:hint="eastAsia"/>
          <w:lang w:eastAsia="ko-KR"/>
        </w:rPr>
        <w:t xml:space="preserve"> Discovery, Device Management</w:t>
      </w:r>
      <w:r w:rsidR="00D24840">
        <w:rPr>
          <w:rFonts w:eastAsiaTheme="minorEastAsia"/>
          <w:lang w:eastAsia="ko-KR"/>
        </w:rPr>
        <w:t>,</w:t>
      </w:r>
      <w:r>
        <w:rPr>
          <w:rFonts w:eastAsiaTheme="minorEastAsia" w:hint="eastAsia"/>
          <w:lang w:eastAsia="ko-KR"/>
        </w:rPr>
        <w:t xml:space="preserve"> etc</w:t>
      </w:r>
      <w:r w:rsidR="00D24840">
        <w:rPr>
          <w:rFonts w:eastAsiaTheme="minorEastAsia"/>
          <w:lang w:eastAsia="ko-KR"/>
        </w:rPr>
        <w:t>)</w:t>
      </w:r>
      <w:r>
        <w:rPr>
          <w:rFonts w:eastAsiaTheme="minorEastAsia" w:hint="eastAsia"/>
          <w:lang w:eastAsia="ko-KR"/>
        </w:rPr>
        <w:t xml:space="preserve">. Among the </w:t>
      </w:r>
      <w:r>
        <w:rPr>
          <w:rFonts w:eastAsiaTheme="minorEastAsia"/>
          <w:lang w:eastAsia="ko-KR"/>
        </w:rPr>
        <w:t>C</w:t>
      </w:r>
      <w:r>
        <w:rPr>
          <w:rFonts w:eastAsiaTheme="minorEastAsia" w:hint="eastAsia"/>
          <w:lang w:eastAsia="ko-KR"/>
        </w:rPr>
        <w:t xml:space="preserve">ore </w:t>
      </w:r>
      <w:r>
        <w:rPr>
          <w:rFonts w:eastAsiaTheme="minorEastAsia"/>
          <w:lang w:eastAsia="ko-KR"/>
        </w:rPr>
        <w:t>R</w:t>
      </w:r>
      <w:r>
        <w:rPr>
          <w:rFonts w:eastAsiaTheme="minorEastAsia" w:hint="eastAsia"/>
          <w:lang w:eastAsia="ko-KR"/>
        </w:rPr>
        <w:t xml:space="preserve">esources, </w:t>
      </w:r>
      <w:r w:rsidR="00700D5E">
        <w:rPr>
          <w:rFonts w:eastAsiaTheme="minorEastAsia"/>
          <w:lang w:eastAsia="ko-KR"/>
        </w:rPr>
        <w:t>“</w:t>
      </w:r>
      <w:r>
        <w:rPr>
          <w:rFonts w:eastAsiaTheme="minorEastAsia" w:hint="eastAsia"/>
          <w:lang w:eastAsia="ko-KR"/>
        </w:rPr>
        <w:t>/oic/res</w:t>
      </w:r>
      <w:r w:rsidR="00700D5E">
        <w:rPr>
          <w:rFonts w:eastAsiaTheme="minorEastAsia"/>
          <w:lang w:eastAsia="ko-KR"/>
        </w:rPr>
        <w:t>”</w:t>
      </w:r>
      <w:r w:rsidR="00D24840">
        <w:rPr>
          <w:rFonts w:eastAsiaTheme="minorEastAsia"/>
          <w:lang w:eastAsia="ko-KR"/>
        </w:rPr>
        <w:t>,</w:t>
      </w:r>
      <w:r>
        <w:rPr>
          <w:rFonts w:eastAsiaTheme="minorEastAsia" w:hint="eastAsia"/>
          <w:lang w:eastAsia="ko-KR"/>
        </w:rPr>
        <w:t xml:space="preserve"> </w:t>
      </w:r>
      <w:r w:rsidR="00700D5E">
        <w:rPr>
          <w:rFonts w:eastAsiaTheme="minorEastAsia"/>
          <w:lang w:eastAsia="ko-KR"/>
        </w:rPr>
        <w:t>“</w:t>
      </w:r>
      <w:r w:rsidR="00D24840">
        <w:rPr>
          <w:rFonts w:eastAsiaTheme="minorEastAsia"/>
          <w:lang w:eastAsia="ko-KR"/>
        </w:rPr>
        <w:t>/oic/p</w:t>
      </w:r>
      <w:r w:rsidR="00700D5E">
        <w:rPr>
          <w:rFonts w:eastAsiaTheme="minorEastAsia"/>
          <w:lang w:eastAsia="ko-KR"/>
        </w:rPr>
        <w:t>”</w:t>
      </w:r>
      <w:r w:rsidR="00D24840">
        <w:rPr>
          <w:rFonts w:eastAsiaTheme="minorEastAsia"/>
          <w:lang w:eastAsia="ko-KR"/>
        </w:rPr>
        <w:t xml:space="preserve">, </w:t>
      </w:r>
      <w:r>
        <w:rPr>
          <w:rFonts w:eastAsiaTheme="minorEastAsia" w:hint="eastAsia"/>
          <w:lang w:eastAsia="ko-KR"/>
        </w:rPr>
        <w:t xml:space="preserve">and </w:t>
      </w:r>
      <w:r w:rsidR="00700D5E">
        <w:rPr>
          <w:rFonts w:eastAsiaTheme="minorEastAsia"/>
          <w:lang w:eastAsia="ko-KR"/>
        </w:rPr>
        <w:t>“/</w:t>
      </w:r>
      <w:r>
        <w:rPr>
          <w:rFonts w:eastAsiaTheme="minorEastAsia" w:hint="eastAsia"/>
          <w:lang w:eastAsia="ko-KR"/>
        </w:rPr>
        <w:t>oic/d</w:t>
      </w:r>
      <w:r w:rsidR="00700D5E">
        <w:rPr>
          <w:rFonts w:eastAsiaTheme="minorEastAsia"/>
          <w:lang w:eastAsia="ko-KR"/>
        </w:rPr>
        <w:t>”</w:t>
      </w:r>
      <w:r>
        <w:rPr>
          <w:rFonts w:eastAsiaTheme="minorEastAsia" w:hint="eastAsia"/>
          <w:lang w:eastAsia="ko-KR"/>
        </w:rPr>
        <w:t xml:space="preserve"> shall be supported on all Devices. Devices may support other Core </w:t>
      </w:r>
      <w:r>
        <w:rPr>
          <w:rFonts w:eastAsiaTheme="minorEastAsia"/>
          <w:lang w:eastAsia="ko-KR"/>
        </w:rPr>
        <w:t>R</w:t>
      </w:r>
      <w:r>
        <w:rPr>
          <w:rFonts w:eastAsiaTheme="minorEastAsia" w:hint="eastAsia"/>
          <w:lang w:eastAsia="ko-KR"/>
        </w:rPr>
        <w:t xml:space="preserve">esources </w:t>
      </w:r>
      <w:r w:rsidRPr="00A65641">
        <w:t xml:space="preserve">depending on the </w:t>
      </w:r>
      <w:r>
        <w:t xml:space="preserve">functional interactions </w:t>
      </w:r>
      <w:r>
        <w:rPr>
          <w:rFonts w:eastAsiaTheme="minorEastAsia"/>
          <w:lang w:eastAsia="ko-KR"/>
        </w:rPr>
        <w:t>they</w:t>
      </w:r>
      <w:r>
        <w:rPr>
          <w:rFonts w:eastAsiaTheme="minorEastAsia" w:hint="eastAsia"/>
          <w:lang w:eastAsia="ko-KR"/>
        </w:rPr>
        <w:t xml:space="preserve"> support</w:t>
      </w:r>
      <w:r w:rsidRPr="00A65641">
        <w:t>.</w:t>
      </w:r>
      <w:r>
        <w:rPr>
          <w:rFonts w:eastAsiaTheme="minorEastAsia" w:hint="eastAsia"/>
          <w:lang w:eastAsia="ko-KR"/>
        </w:rPr>
        <w:t xml:space="preserve"> </w:t>
      </w:r>
    </w:p>
    <w:p w14:paraId="3581CD88" w14:textId="77777777" w:rsidR="009E2824" w:rsidRDefault="009E2824" w:rsidP="00F92D1D">
      <w:pPr>
        <w:pStyle w:val="Heading2"/>
      </w:pPr>
      <w:bookmarkStart w:id="6586" w:name="_Toc509367151"/>
      <w:r>
        <w:lastRenderedPageBreak/>
        <w:t>Property</w:t>
      </w:r>
      <w:bookmarkEnd w:id="6586"/>
    </w:p>
    <w:p w14:paraId="4FB6ADE0" w14:textId="77777777" w:rsidR="009E2824" w:rsidRPr="00070EE8" w:rsidRDefault="009E2824" w:rsidP="00F92D1D">
      <w:pPr>
        <w:pStyle w:val="Heading3"/>
      </w:pPr>
      <w:bookmarkStart w:id="6587" w:name="_Toc509367152"/>
      <w:r w:rsidRPr="000B5351">
        <w:t>Introduction</w:t>
      </w:r>
      <w:bookmarkEnd w:id="6587"/>
    </w:p>
    <w:p w14:paraId="2E39518D" w14:textId="77777777" w:rsidR="009E2824" w:rsidRDefault="009E2824" w:rsidP="009E2824">
      <w:pPr>
        <w:pStyle w:val="PARAGRAPH"/>
      </w:pPr>
      <w:r>
        <w:t xml:space="preserve">A Property describes </w:t>
      </w:r>
      <w:r>
        <w:rPr>
          <w:rFonts w:eastAsiaTheme="minorEastAsia" w:hint="eastAsia"/>
          <w:lang w:eastAsia="ko-KR"/>
        </w:rPr>
        <w:t>an</w:t>
      </w:r>
      <w:r>
        <w:t xml:space="preserve"> aspect that is exposed through </w:t>
      </w:r>
      <w:r w:rsidR="006B49BD">
        <w:t xml:space="preserve">a </w:t>
      </w:r>
      <w:r>
        <w:t xml:space="preserve">Resource </w:t>
      </w:r>
      <w:r>
        <w:rPr>
          <w:rFonts w:eastAsiaTheme="minorEastAsia" w:hint="eastAsia"/>
          <w:lang w:eastAsia="ko-KR"/>
        </w:rPr>
        <w:t>including</w:t>
      </w:r>
      <w:r>
        <w:t xml:space="preserve"> meta-information related to that resource.</w:t>
      </w:r>
    </w:p>
    <w:p w14:paraId="67FA6CA1" w14:textId="77777777" w:rsidR="00424304" w:rsidRPr="00F8485B" w:rsidRDefault="00424304" w:rsidP="00424304">
      <w:pPr>
        <w:pStyle w:val="PARAGRAPH"/>
        <w:rPr>
          <w:rFonts w:eastAsiaTheme="minorEastAsia"/>
          <w:lang w:eastAsia="ko-KR"/>
        </w:rPr>
      </w:pPr>
      <w:r>
        <w:t>A Property shall have a name i.e. Property Name and a value i.e. Property Value. The Property is expressed as a key-value pair where</w:t>
      </w:r>
      <w:r>
        <w:rPr>
          <w:rFonts w:eastAsiaTheme="minorEastAsia" w:hint="eastAsia"/>
          <w:lang w:eastAsia="ko-KR"/>
        </w:rPr>
        <w:t xml:space="preserve"> key is </w:t>
      </w:r>
      <w:r>
        <w:rPr>
          <w:rFonts w:eastAsiaTheme="minorEastAsia"/>
          <w:lang w:eastAsia="ko-KR"/>
        </w:rPr>
        <w:t>the</w:t>
      </w:r>
      <w:r>
        <w:rPr>
          <w:rFonts w:eastAsiaTheme="minorEastAsia" w:hint="eastAsia"/>
          <w:lang w:eastAsia="ko-KR"/>
        </w:rPr>
        <w:t xml:space="preserve"> Property Name and value </w:t>
      </w:r>
      <w:r>
        <w:rPr>
          <w:rFonts w:eastAsiaTheme="minorEastAsia"/>
          <w:lang w:eastAsia="ko-KR"/>
        </w:rPr>
        <w:t>the</w:t>
      </w:r>
      <w:r>
        <w:rPr>
          <w:rFonts w:eastAsiaTheme="minorEastAsia" w:hint="eastAsia"/>
          <w:lang w:eastAsia="ko-KR"/>
        </w:rPr>
        <w:t xml:space="preserve"> Property Value like</w:t>
      </w:r>
      <w:r>
        <w:t xml:space="preserve"> &lt;Property Name&gt; = &lt;Property Value&gt;. For example if the “temperature” Property has a Property Name “temp” and a Property Value “30F”, then the Property is expressed as “temp=30F”.</w:t>
      </w:r>
      <w:r>
        <w:rPr>
          <w:rFonts w:eastAsiaTheme="minorEastAsia" w:hint="eastAsia"/>
          <w:lang w:eastAsia="ko-KR"/>
        </w:rPr>
        <w:t xml:space="preserve"> The specific format </w:t>
      </w:r>
      <w:r w:rsidR="001807FB">
        <w:rPr>
          <w:rFonts w:eastAsiaTheme="minorEastAsia"/>
          <w:lang w:eastAsia="ko-KR"/>
        </w:rPr>
        <w:t>of the</w:t>
      </w:r>
      <w:r>
        <w:rPr>
          <w:rFonts w:eastAsiaTheme="minorEastAsia" w:hint="eastAsia"/>
          <w:lang w:eastAsia="ko-KR"/>
        </w:rPr>
        <w:t xml:space="preserve"> Property depends on</w:t>
      </w:r>
      <w:r>
        <w:rPr>
          <w:rFonts w:eastAsiaTheme="minorEastAsia"/>
          <w:lang w:eastAsia="ko-KR"/>
        </w:rPr>
        <w:t xml:space="preserve"> the </w:t>
      </w:r>
      <w:r>
        <w:rPr>
          <w:rFonts w:eastAsiaTheme="minorEastAsia" w:hint="eastAsia"/>
          <w:lang w:eastAsia="ko-KR"/>
        </w:rPr>
        <w:t xml:space="preserve">encoding </w:t>
      </w:r>
      <w:r w:rsidR="001807FB">
        <w:rPr>
          <w:rFonts w:eastAsiaTheme="minorEastAsia"/>
          <w:lang w:eastAsia="ko-KR"/>
        </w:rPr>
        <w:t>scheme</w:t>
      </w:r>
      <w:r>
        <w:rPr>
          <w:rFonts w:eastAsiaTheme="minorEastAsia" w:hint="eastAsia"/>
          <w:lang w:eastAsia="ko-KR"/>
        </w:rPr>
        <w:t xml:space="preserve">. For example, in JSON, Property is </w:t>
      </w:r>
      <w:r>
        <w:rPr>
          <w:rFonts w:eastAsiaTheme="minorEastAsia"/>
          <w:lang w:eastAsia="ko-KR"/>
        </w:rPr>
        <w:t>represented</w:t>
      </w:r>
      <w:r>
        <w:rPr>
          <w:rFonts w:eastAsiaTheme="minorEastAsia" w:hint="eastAsia"/>
          <w:lang w:eastAsia="ko-KR"/>
        </w:rPr>
        <w:t xml:space="preserve"> as "key": value (e.g.</w:t>
      </w:r>
      <w:r>
        <w:rPr>
          <w:rFonts w:eastAsiaTheme="minorEastAsia"/>
          <w:lang w:eastAsia="ko-KR"/>
        </w:rPr>
        <w:t>,</w:t>
      </w:r>
      <w:r>
        <w:rPr>
          <w:rFonts w:eastAsiaTheme="minorEastAsia" w:hint="eastAsia"/>
          <w:lang w:eastAsia="ko-KR"/>
        </w:rPr>
        <w:t xml:space="preserve"> "temp": 30</w:t>
      </w:r>
      <w:r>
        <w:rPr>
          <w:rFonts w:eastAsiaTheme="minorEastAsia"/>
          <w:lang w:eastAsia="ko-KR"/>
        </w:rPr>
        <w:t>)</w:t>
      </w:r>
      <w:r>
        <w:rPr>
          <w:rFonts w:eastAsiaTheme="minorEastAsia" w:hint="eastAsia"/>
          <w:lang w:eastAsia="ko-KR"/>
        </w:rPr>
        <w:t>.</w:t>
      </w:r>
    </w:p>
    <w:p w14:paraId="0D265799" w14:textId="77777777" w:rsidR="00424304" w:rsidRDefault="00424304" w:rsidP="00424304">
      <w:pPr>
        <w:pStyle w:val="PARAGRAPH"/>
      </w:pPr>
      <w:r>
        <w:t xml:space="preserve">In addition, the Property definition shall have a </w:t>
      </w:r>
    </w:p>
    <w:p w14:paraId="12FB4CC5" w14:textId="77777777" w:rsidR="00424304" w:rsidRPr="00F8485B" w:rsidRDefault="00424304" w:rsidP="00424304">
      <w:pPr>
        <w:pStyle w:val="ListBullet"/>
      </w:pPr>
      <w:r w:rsidRPr="00103951">
        <w:rPr>
          <w:b/>
        </w:rPr>
        <w:t>Value Type</w:t>
      </w:r>
      <w:r>
        <w:t xml:space="preserve"> – the Value Type defines the values that a Property</w:t>
      </w:r>
      <w:r>
        <w:rPr>
          <w:rFonts w:eastAsiaTheme="minorEastAsia" w:hint="eastAsia"/>
          <w:lang w:eastAsia="ko-KR"/>
        </w:rPr>
        <w:t xml:space="preserve"> Value</w:t>
      </w:r>
      <w:r>
        <w:t xml:space="preserve"> may take. The Value Type may be a simple data type (e.g. string, Boolean) as defined in </w:t>
      </w:r>
      <w:r w:rsidR="00D8153E">
        <w:t xml:space="preserve">section </w:t>
      </w:r>
      <w:r w:rsidR="00194F1E">
        <w:rPr>
          <w:highlight w:val="yellow"/>
        </w:rPr>
        <w:fldChar w:fldCharType="begin"/>
      </w:r>
      <w:r w:rsidR="00D8153E">
        <w:instrText xml:space="preserve"> REF _Ref416218980 \r \h </w:instrText>
      </w:r>
      <w:r w:rsidR="00194F1E">
        <w:rPr>
          <w:highlight w:val="yellow"/>
        </w:rPr>
      </w:r>
      <w:r w:rsidR="00194F1E">
        <w:rPr>
          <w:highlight w:val="yellow"/>
        </w:rPr>
        <w:fldChar w:fldCharType="separate"/>
      </w:r>
      <w:r w:rsidR="00370B4E">
        <w:t>3.4</w:t>
      </w:r>
      <w:r w:rsidR="00194F1E">
        <w:rPr>
          <w:highlight w:val="yellow"/>
        </w:rPr>
        <w:fldChar w:fldCharType="end"/>
      </w:r>
      <w:r w:rsidR="00D8153E">
        <w:t xml:space="preserve"> </w:t>
      </w:r>
      <w:r>
        <w:t>or may be a complex data type defined with a schema. The Value Type may define</w:t>
      </w:r>
    </w:p>
    <w:p w14:paraId="4DBCE048" w14:textId="77777777" w:rsidR="00424304" w:rsidRPr="003352B1" w:rsidRDefault="00424304" w:rsidP="00E03CAD">
      <w:pPr>
        <w:pStyle w:val="ListBullet"/>
        <w:numPr>
          <w:ilvl w:val="1"/>
          <w:numId w:val="3"/>
        </w:numPr>
        <w:rPr>
          <w:rFonts w:eastAsia="Malgun Gothic"/>
          <w:lang w:eastAsia="ko-KR"/>
        </w:rPr>
      </w:pPr>
      <w:r>
        <w:t xml:space="preserve">Value Rules define the rules for the set of values that the Property Value may take. Such rules may define the range of values, the min-max, formulas, </w:t>
      </w:r>
      <w:proofErr w:type="gramStart"/>
      <w:r w:rsidR="003A05CF">
        <w:t>the</w:t>
      </w:r>
      <w:proofErr w:type="gramEnd"/>
      <w:r w:rsidR="003A05CF">
        <w:t xml:space="preserve"> </w:t>
      </w:r>
      <w:r>
        <w:t>set of enumerated values, patterns, conditional values</w:t>
      </w:r>
      <w:r w:rsidR="003A05CF">
        <w:t>,</w:t>
      </w:r>
      <w:r>
        <w:t xml:space="preserve"> and even dependencies on values of other Properties. The rules may be used to validate the specific values in a Property Value and flag errors.</w:t>
      </w:r>
    </w:p>
    <w:p w14:paraId="61F50544" w14:textId="77777777" w:rsidR="00424304" w:rsidRDefault="00424304" w:rsidP="00424304">
      <w:pPr>
        <w:pStyle w:val="ListBullet"/>
      </w:pPr>
      <w:r w:rsidRPr="008512A3">
        <w:rPr>
          <w:b/>
        </w:rPr>
        <w:t>Mandatory</w:t>
      </w:r>
      <w:r>
        <w:t xml:space="preserve"> – </w:t>
      </w:r>
      <w:r>
        <w:rPr>
          <w:rFonts w:eastAsiaTheme="minorEastAsia" w:hint="eastAsia"/>
          <w:lang w:eastAsia="ko-KR"/>
        </w:rPr>
        <w:t xml:space="preserve">specifies </w:t>
      </w:r>
      <w:r>
        <w:t xml:space="preserve">if the </w:t>
      </w:r>
      <w:r>
        <w:rPr>
          <w:rFonts w:eastAsiaTheme="minorEastAsia" w:hint="eastAsia"/>
          <w:lang w:eastAsia="ko-KR"/>
        </w:rPr>
        <w:t>Property</w:t>
      </w:r>
      <w:r>
        <w:t xml:space="preserve"> i</w:t>
      </w:r>
      <w:r>
        <w:rPr>
          <w:rFonts w:eastAsiaTheme="minorEastAsia" w:hint="eastAsia"/>
          <w:lang w:eastAsia="ko-KR"/>
        </w:rPr>
        <w:t>s</w:t>
      </w:r>
      <w:r>
        <w:t xml:space="preserve"> mandatory or not</w:t>
      </w:r>
      <w:r>
        <w:rPr>
          <w:rFonts w:eastAsiaTheme="minorEastAsia" w:hint="eastAsia"/>
          <w:lang w:eastAsia="ko-KR"/>
        </w:rPr>
        <w:t xml:space="preserve"> for a given </w:t>
      </w:r>
      <w:r>
        <w:rPr>
          <w:rFonts w:eastAsiaTheme="minorEastAsia"/>
          <w:lang w:eastAsia="ko-KR"/>
        </w:rPr>
        <w:t>R</w:t>
      </w:r>
      <w:r>
        <w:rPr>
          <w:rFonts w:eastAsiaTheme="minorEastAsia" w:hint="eastAsia"/>
          <w:lang w:eastAsia="ko-KR"/>
        </w:rPr>
        <w:t>esource</w:t>
      </w:r>
      <w:r>
        <w:rPr>
          <w:rFonts w:eastAsiaTheme="minorEastAsia"/>
          <w:lang w:eastAsia="ko-KR"/>
        </w:rPr>
        <w:t xml:space="preserve"> Type</w:t>
      </w:r>
      <w:r w:rsidR="00D8153E">
        <w:rPr>
          <w:rFonts w:eastAsiaTheme="minorEastAsia"/>
          <w:lang w:eastAsia="ko-KR"/>
        </w:rPr>
        <w:t>.</w:t>
      </w:r>
    </w:p>
    <w:p w14:paraId="0FD7FD1D" w14:textId="77777777" w:rsidR="00424304" w:rsidRDefault="00424304" w:rsidP="00424304">
      <w:pPr>
        <w:pStyle w:val="ListBullet"/>
      </w:pPr>
      <w:r w:rsidRPr="008512A3">
        <w:rPr>
          <w:b/>
        </w:rPr>
        <w:t xml:space="preserve">Access </w:t>
      </w:r>
      <w:r>
        <w:rPr>
          <w:b/>
        </w:rPr>
        <w:t>m</w:t>
      </w:r>
      <w:r w:rsidRPr="008512A3">
        <w:rPr>
          <w:b/>
        </w:rPr>
        <w:t>odes</w:t>
      </w:r>
      <w:r>
        <w:t xml:space="preserve"> – specifies whether the Property may be read, written or both. Upda</w:t>
      </w:r>
      <w:r w:rsidR="00D8153E">
        <w:t>tes are equivalent to a write. “</w:t>
      </w:r>
      <w:proofErr w:type="gramStart"/>
      <w:r w:rsidR="00D8153E">
        <w:t>r</w:t>
      </w:r>
      <w:proofErr w:type="gramEnd"/>
      <w:r w:rsidR="00D8153E">
        <w:t>” is used for read and “w”</w:t>
      </w:r>
      <w:r>
        <w:t xml:space="preserve"> is used for write – both may be specified. Write does not automatically imply read.</w:t>
      </w:r>
    </w:p>
    <w:p w14:paraId="6C15FB3A" w14:textId="77777777" w:rsidR="00424304" w:rsidRDefault="00424304" w:rsidP="00D8153E">
      <w:pPr>
        <w:pStyle w:val="PARAEQUATION"/>
      </w:pPr>
      <w:r>
        <w:t>The definition of a Property may include the following additional information – these items are informative:</w:t>
      </w:r>
    </w:p>
    <w:p w14:paraId="2253DB08" w14:textId="77777777" w:rsidR="00424304" w:rsidRDefault="00424304" w:rsidP="00424304">
      <w:pPr>
        <w:pStyle w:val="ListBullet"/>
      </w:pPr>
      <w:r>
        <w:rPr>
          <w:rFonts w:eastAsiaTheme="minorEastAsia"/>
          <w:b/>
          <w:lang w:eastAsia="ko-KR"/>
        </w:rPr>
        <w:t xml:space="preserve">Property Title </w:t>
      </w:r>
      <w:r w:rsidRPr="00F43AE6">
        <w:t>-</w:t>
      </w:r>
      <w:r>
        <w:t xml:space="preserve"> a human-</w:t>
      </w:r>
      <w:r w:rsidRPr="00F43AE6">
        <w:t xml:space="preserve">friendly name to designate the </w:t>
      </w:r>
      <w:r>
        <w:t>P</w:t>
      </w:r>
      <w:r w:rsidRPr="00F43AE6">
        <w:t>roperty</w:t>
      </w:r>
      <w:r>
        <w:t>;</w:t>
      </w:r>
      <w:r w:rsidRPr="00F43AE6">
        <w:t xml:space="preserve"> usually not sent over</w:t>
      </w:r>
      <w:r>
        <w:t xml:space="preserve"> the</w:t>
      </w:r>
      <w:r w:rsidRPr="00F43AE6">
        <w:t xml:space="preserve"> wire</w:t>
      </w:r>
    </w:p>
    <w:p w14:paraId="0606783C" w14:textId="77777777" w:rsidR="00424304" w:rsidRPr="00F8485B" w:rsidRDefault="00424304" w:rsidP="00424304">
      <w:pPr>
        <w:pStyle w:val="ListBullet"/>
      </w:pPr>
      <w:r w:rsidRPr="008512A3">
        <w:rPr>
          <w:b/>
        </w:rPr>
        <w:t>Description</w:t>
      </w:r>
      <w:r>
        <w:t xml:space="preserve"> – descriptive text defining the purpose and expected use of this </w:t>
      </w:r>
      <w:r>
        <w:rPr>
          <w:rFonts w:eastAsiaTheme="minorEastAsia"/>
          <w:lang w:eastAsia="ko-KR"/>
        </w:rPr>
        <w:t>P</w:t>
      </w:r>
      <w:r>
        <w:rPr>
          <w:rFonts w:eastAsiaTheme="minorEastAsia" w:hint="eastAsia"/>
          <w:lang w:eastAsia="ko-KR"/>
        </w:rPr>
        <w:t>roperty</w:t>
      </w:r>
      <w:r>
        <w:t>.</w:t>
      </w:r>
    </w:p>
    <w:p w14:paraId="413F3D5C" w14:textId="77777777" w:rsidR="009E2824" w:rsidRDefault="009E2824" w:rsidP="009E2824">
      <w:pPr>
        <w:pStyle w:val="PARAGRAPH"/>
        <w:rPr>
          <w:rFonts w:eastAsiaTheme="minorEastAsia"/>
          <w:lang w:eastAsia="ko-KR"/>
        </w:rPr>
      </w:pPr>
      <w:r w:rsidRPr="00A32EF5">
        <w:t>In</w:t>
      </w:r>
      <w:r>
        <w:t xml:space="preserve"> general, a </w:t>
      </w:r>
      <w:r w:rsidR="00B94830">
        <w:t>P</w:t>
      </w:r>
      <w:r>
        <w:t>roperty is meanin</w:t>
      </w:r>
      <w:r w:rsidRPr="00A32EF5">
        <w:t xml:space="preserve">gful only within the </w:t>
      </w:r>
      <w:r w:rsidR="00B94830">
        <w:t>R</w:t>
      </w:r>
      <w:r w:rsidRPr="00A32EF5">
        <w:t xml:space="preserve">esource to which it is associated. </w:t>
      </w:r>
      <w:r>
        <w:rPr>
          <w:rFonts w:eastAsiaTheme="minorEastAsia" w:hint="eastAsia"/>
          <w:lang w:eastAsia="ko-KR"/>
        </w:rPr>
        <w:t>However a</w:t>
      </w:r>
      <w:r>
        <w:t xml:space="preserve"> base set of </w:t>
      </w:r>
      <w:r w:rsidR="00B94830">
        <w:t>P</w:t>
      </w:r>
      <w:r>
        <w:t xml:space="preserve">roperties </w:t>
      </w:r>
      <w:r>
        <w:rPr>
          <w:rFonts w:eastAsiaTheme="minorEastAsia" w:hint="eastAsia"/>
          <w:lang w:eastAsia="ko-KR"/>
        </w:rPr>
        <w:t xml:space="preserve">that may be supported by </w:t>
      </w:r>
      <w:r>
        <w:t>all Resources</w:t>
      </w:r>
      <w:r>
        <w:rPr>
          <w:rFonts w:eastAsiaTheme="minorEastAsia" w:hint="eastAsia"/>
          <w:lang w:eastAsia="ko-KR"/>
        </w:rPr>
        <w:t>,</w:t>
      </w:r>
      <w:r>
        <w:t xml:space="preserve"> known as </w:t>
      </w:r>
      <w:r w:rsidR="00424304">
        <w:t>C</w:t>
      </w:r>
      <w:r>
        <w:t xml:space="preserve">ommon </w:t>
      </w:r>
      <w:r w:rsidR="00424304">
        <w:t>P</w:t>
      </w:r>
      <w:r>
        <w:t>roperties</w:t>
      </w:r>
      <w:r>
        <w:rPr>
          <w:rFonts w:eastAsiaTheme="minorEastAsia" w:hint="eastAsia"/>
          <w:lang w:eastAsia="ko-KR"/>
        </w:rPr>
        <w:t xml:space="preserve">, keep their semantics intact across </w:t>
      </w:r>
      <w:r w:rsidR="00424304">
        <w:rPr>
          <w:rFonts w:eastAsiaTheme="minorEastAsia"/>
          <w:lang w:eastAsia="ko-KR"/>
        </w:rPr>
        <w:t>R</w:t>
      </w:r>
      <w:r>
        <w:rPr>
          <w:rFonts w:eastAsiaTheme="minorEastAsia" w:hint="eastAsia"/>
          <w:lang w:eastAsia="ko-KR"/>
        </w:rPr>
        <w:t xml:space="preserve">esources i.e. their </w:t>
      </w:r>
      <w:r>
        <w:rPr>
          <w:rFonts w:eastAsiaTheme="minorEastAsia"/>
          <w:lang w:eastAsia="ko-KR"/>
        </w:rPr>
        <w:t>“</w:t>
      </w:r>
      <w:r>
        <w:rPr>
          <w:rFonts w:eastAsiaTheme="minorEastAsia" w:hint="eastAsia"/>
          <w:lang w:eastAsia="ko-KR"/>
        </w:rPr>
        <w:t>key=value</w:t>
      </w:r>
      <w:r>
        <w:rPr>
          <w:rFonts w:eastAsiaTheme="minorEastAsia"/>
          <w:lang w:eastAsia="ko-KR"/>
        </w:rPr>
        <w:t>”</w:t>
      </w:r>
      <w:r>
        <w:rPr>
          <w:rFonts w:eastAsiaTheme="minorEastAsia" w:hint="eastAsia"/>
          <w:lang w:eastAsia="ko-KR"/>
        </w:rPr>
        <w:t xml:space="preserve"> pair mean</w:t>
      </w:r>
      <w:r>
        <w:rPr>
          <w:rFonts w:eastAsiaTheme="minorEastAsia"/>
          <w:lang w:eastAsia="ko-KR"/>
        </w:rPr>
        <w:t>s</w:t>
      </w:r>
      <w:r>
        <w:rPr>
          <w:rFonts w:eastAsiaTheme="minorEastAsia" w:hint="eastAsia"/>
          <w:lang w:eastAsia="ko-KR"/>
        </w:rPr>
        <w:t xml:space="preserve"> the same in any </w:t>
      </w:r>
      <w:r w:rsidR="00424304">
        <w:rPr>
          <w:rFonts w:eastAsiaTheme="minorEastAsia"/>
          <w:lang w:eastAsia="ko-KR"/>
        </w:rPr>
        <w:t>R</w:t>
      </w:r>
      <w:r>
        <w:rPr>
          <w:rFonts w:eastAsiaTheme="minorEastAsia" w:hint="eastAsia"/>
          <w:lang w:eastAsia="ko-KR"/>
        </w:rPr>
        <w:t>esource</w:t>
      </w:r>
      <w:r>
        <w:t xml:space="preserve">. </w:t>
      </w:r>
      <w:r>
        <w:rPr>
          <w:rFonts w:eastAsiaTheme="minorEastAsia"/>
          <w:lang w:eastAsia="ko-KR"/>
        </w:rPr>
        <w:t xml:space="preserve">Detailed tables with the above fields for all </w:t>
      </w:r>
      <w:r w:rsidR="00B94830">
        <w:t>C</w:t>
      </w:r>
      <w:r>
        <w:t xml:space="preserve">ommon </w:t>
      </w:r>
      <w:r w:rsidR="00B94830">
        <w:t>P</w:t>
      </w:r>
      <w:r>
        <w:t>roperties</w:t>
      </w:r>
      <w:r>
        <w:rPr>
          <w:rFonts w:eastAsiaTheme="minorEastAsia"/>
          <w:lang w:eastAsia="ko-KR"/>
        </w:rPr>
        <w:t xml:space="preserve"> are</w:t>
      </w:r>
      <w:r>
        <w:rPr>
          <w:rFonts w:eastAsiaTheme="minorEastAsia" w:hint="eastAsia"/>
          <w:lang w:eastAsia="ko-KR"/>
        </w:rPr>
        <w:t xml:space="preserve"> defined in </w:t>
      </w:r>
      <w:r>
        <w:rPr>
          <w:rFonts w:eastAsiaTheme="minorEastAsia"/>
          <w:lang w:eastAsia="ko-KR"/>
        </w:rPr>
        <w:t xml:space="preserve">section </w:t>
      </w:r>
      <w:r w:rsidR="00194F1E">
        <w:rPr>
          <w:rFonts w:eastAsiaTheme="minorEastAsia"/>
          <w:lang w:eastAsia="ko-KR"/>
        </w:rPr>
        <w:fldChar w:fldCharType="begin"/>
      </w:r>
      <w:r w:rsidR="00424304">
        <w:rPr>
          <w:rFonts w:eastAsiaTheme="minorEastAsia"/>
          <w:lang w:eastAsia="ko-KR"/>
        </w:rPr>
        <w:instrText xml:space="preserve"> REF _Ref451257739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w:t>
      </w:r>
      <w:r w:rsidR="00194F1E">
        <w:rPr>
          <w:rFonts w:eastAsiaTheme="minorEastAsia"/>
          <w:lang w:eastAsia="ko-KR"/>
        </w:rPr>
        <w:fldChar w:fldCharType="end"/>
      </w:r>
      <w:r>
        <w:rPr>
          <w:rFonts w:eastAsiaTheme="minorEastAsia" w:hint="eastAsia"/>
          <w:lang w:eastAsia="ko-KR"/>
        </w:rPr>
        <w:t>.</w:t>
      </w:r>
    </w:p>
    <w:p w14:paraId="3221C8AA" w14:textId="77777777" w:rsidR="009E2824" w:rsidRPr="0047669B" w:rsidRDefault="009E2824" w:rsidP="00F92D1D">
      <w:pPr>
        <w:pStyle w:val="Heading3"/>
      </w:pPr>
      <w:bookmarkStart w:id="6588" w:name="_Ref451257739"/>
      <w:bookmarkStart w:id="6589" w:name="_Toc509367153"/>
      <w:r>
        <w:t>Common Properties</w:t>
      </w:r>
      <w:bookmarkEnd w:id="6588"/>
      <w:bookmarkEnd w:id="6589"/>
    </w:p>
    <w:p w14:paraId="551BFE38" w14:textId="77777777" w:rsidR="009E2824" w:rsidRPr="00070EE8" w:rsidRDefault="009E2824" w:rsidP="00F92D1D">
      <w:pPr>
        <w:pStyle w:val="Heading4"/>
      </w:pPr>
      <w:r>
        <w:t>Introduction</w:t>
      </w:r>
    </w:p>
    <w:p w14:paraId="2DF489BB" w14:textId="77777777" w:rsidR="009E2824" w:rsidRDefault="009E2824" w:rsidP="009E2824">
      <w:pPr>
        <w:pStyle w:val="PARAGRAPH"/>
        <w:rPr>
          <w:rFonts w:eastAsiaTheme="minorEastAsia"/>
          <w:lang w:eastAsia="ko-KR"/>
        </w:rPr>
      </w:pPr>
      <w:r w:rsidRPr="00ED3C14">
        <w:t xml:space="preserve">The </w:t>
      </w:r>
      <w:r w:rsidR="00E03CAD">
        <w:t>C</w:t>
      </w:r>
      <w:r w:rsidRPr="00ED3C14">
        <w:t xml:space="preserve">ommon </w:t>
      </w:r>
      <w:r w:rsidR="00E03CAD">
        <w:t>P</w:t>
      </w:r>
      <w:r w:rsidRPr="00ED3C14">
        <w:t xml:space="preserve">roperties defined in this section may be specified for </w:t>
      </w:r>
      <w:r>
        <w:rPr>
          <w:rFonts w:eastAsiaTheme="minorEastAsia" w:hint="eastAsia"/>
          <w:lang w:eastAsia="ko-KR"/>
        </w:rPr>
        <w:t xml:space="preserve">all </w:t>
      </w:r>
      <w:r w:rsidRPr="00ED3C14">
        <w:t>Resources.</w:t>
      </w:r>
      <w:r>
        <w:rPr>
          <w:rFonts w:eastAsiaTheme="minorEastAsia" w:hint="eastAsia"/>
          <w:lang w:eastAsia="ko-KR"/>
        </w:rPr>
        <w:t xml:space="preserve"> </w:t>
      </w:r>
      <w:r w:rsidRPr="008756C7">
        <w:rPr>
          <w:rFonts w:eastAsiaTheme="minorEastAsia"/>
          <w:lang w:eastAsia="ko-KR"/>
        </w:rPr>
        <w:t xml:space="preserve">The following </w:t>
      </w:r>
      <w:r w:rsidR="00D837AB">
        <w:rPr>
          <w:rFonts w:eastAsiaTheme="minorEastAsia"/>
          <w:lang w:eastAsia="ko-KR"/>
        </w:rPr>
        <w:t>P</w:t>
      </w:r>
      <w:r w:rsidRPr="008756C7">
        <w:rPr>
          <w:rFonts w:eastAsiaTheme="minorEastAsia"/>
          <w:lang w:eastAsia="ko-KR"/>
        </w:rPr>
        <w:t xml:space="preserve">roperties are defined as </w:t>
      </w:r>
      <w:r w:rsidR="00E03CAD">
        <w:rPr>
          <w:rFonts w:eastAsiaTheme="minorEastAsia"/>
          <w:lang w:eastAsia="ko-KR"/>
        </w:rPr>
        <w:t>C</w:t>
      </w:r>
      <w:r w:rsidRPr="008756C7">
        <w:rPr>
          <w:rFonts w:eastAsiaTheme="minorEastAsia"/>
          <w:lang w:eastAsia="ko-KR"/>
        </w:rPr>
        <w:t xml:space="preserve">ommon </w:t>
      </w:r>
      <w:r w:rsidR="00E03CAD">
        <w:rPr>
          <w:rFonts w:eastAsiaTheme="minorEastAsia"/>
          <w:lang w:eastAsia="ko-KR"/>
        </w:rPr>
        <w:t>P</w:t>
      </w:r>
      <w:r w:rsidRPr="008756C7">
        <w:rPr>
          <w:rFonts w:eastAsiaTheme="minorEastAsia"/>
          <w:lang w:eastAsia="ko-KR"/>
        </w:rPr>
        <w:t>roperties</w:t>
      </w:r>
      <w:r w:rsidR="00D837AB">
        <w:rPr>
          <w:rFonts w:eastAsiaTheme="minorEastAsia"/>
          <w:lang w:eastAsia="ko-KR"/>
        </w:rPr>
        <w:t>:</w:t>
      </w:r>
      <w:r>
        <w:rPr>
          <w:rFonts w:eastAsiaTheme="minorEastAsia" w:hint="eastAsia"/>
          <w:lang w:eastAsia="ko-KR"/>
        </w:rPr>
        <w:t xml:space="preserve"> </w:t>
      </w:r>
      <w:r>
        <w:rPr>
          <w:rFonts w:eastAsiaTheme="minorEastAsia"/>
          <w:lang w:eastAsia="ko-KR"/>
        </w:rPr>
        <w:t>“</w:t>
      </w:r>
      <w:r>
        <w:rPr>
          <w:rFonts w:eastAsiaTheme="minorEastAsia" w:hint="eastAsia"/>
          <w:lang w:eastAsia="ko-KR"/>
        </w:rPr>
        <w:t>Resource Type</w:t>
      </w:r>
      <w:r>
        <w:rPr>
          <w:rFonts w:eastAsiaTheme="minorEastAsia"/>
          <w:lang w:eastAsia="ko-KR"/>
        </w:rPr>
        <w:t>”</w:t>
      </w:r>
      <w:r>
        <w:rPr>
          <w:rFonts w:eastAsiaTheme="minorEastAsia" w:hint="eastAsia"/>
          <w:lang w:eastAsia="ko-KR"/>
        </w:rPr>
        <w:t xml:space="preserve">, </w:t>
      </w:r>
      <w:r>
        <w:rPr>
          <w:rFonts w:eastAsiaTheme="minorEastAsia"/>
          <w:lang w:eastAsia="ko-KR"/>
        </w:rPr>
        <w:t>“</w:t>
      </w:r>
      <w:r>
        <w:rPr>
          <w:rFonts w:eastAsiaTheme="minorEastAsia" w:hint="eastAsia"/>
          <w:lang w:eastAsia="ko-KR"/>
        </w:rPr>
        <w:t>Resource Interface</w:t>
      </w:r>
      <w:r>
        <w:rPr>
          <w:rFonts w:eastAsiaTheme="minorEastAsia"/>
          <w:lang w:eastAsia="ko-KR"/>
        </w:rPr>
        <w:t>”</w:t>
      </w:r>
      <w:r>
        <w:rPr>
          <w:rFonts w:eastAsiaTheme="minorEastAsia" w:hint="eastAsia"/>
          <w:lang w:eastAsia="ko-KR"/>
        </w:rPr>
        <w:t xml:space="preserve">, </w:t>
      </w:r>
      <w:r>
        <w:rPr>
          <w:rFonts w:eastAsiaTheme="minorEastAsia"/>
          <w:lang w:eastAsia="ko-KR"/>
        </w:rPr>
        <w:t>“</w:t>
      </w:r>
      <w:r>
        <w:rPr>
          <w:rFonts w:eastAsiaTheme="minorEastAsia" w:hint="eastAsia"/>
          <w:lang w:eastAsia="ko-KR"/>
        </w:rPr>
        <w:t>Name</w:t>
      </w:r>
      <w:r>
        <w:rPr>
          <w:rFonts w:eastAsiaTheme="minorEastAsia"/>
          <w:lang w:eastAsia="ko-KR"/>
        </w:rPr>
        <w:t>”, and “Resource Identity”</w:t>
      </w:r>
      <w:r>
        <w:rPr>
          <w:rFonts w:eastAsiaTheme="minorEastAsia" w:hint="eastAsia"/>
          <w:lang w:eastAsia="ko-KR"/>
        </w:rPr>
        <w:t>.</w:t>
      </w:r>
    </w:p>
    <w:p w14:paraId="1954872E" w14:textId="77777777" w:rsidR="009E2824" w:rsidRPr="008512A3" w:rsidRDefault="009E2824" w:rsidP="009E2824">
      <w:pPr>
        <w:pStyle w:val="PARAGRAPH"/>
        <w:rPr>
          <w:rFonts w:eastAsiaTheme="minorEastAsia"/>
          <w:lang w:eastAsia="ko-KR"/>
        </w:rPr>
      </w:pPr>
      <w:r w:rsidRPr="00612C0F">
        <w:rPr>
          <w:rFonts w:eastAsiaTheme="minorEastAsia"/>
          <w:lang w:eastAsia="ko-KR"/>
        </w:rPr>
        <w:t xml:space="preserve">The name of a </w:t>
      </w:r>
      <w:r w:rsidR="00E03CAD">
        <w:rPr>
          <w:rFonts w:eastAsiaTheme="minorEastAsia"/>
          <w:lang w:eastAsia="ko-KR"/>
        </w:rPr>
        <w:t>C</w:t>
      </w:r>
      <w:r w:rsidRPr="00612C0F">
        <w:rPr>
          <w:rFonts w:eastAsiaTheme="minorEastAsia"/>
          <w:lang w:eastAsia="ko-KR"/>
        </w:rPr>
        <w:t xml:space="preserve">ommon </w:t>
      </w:r>
      <w:r w:rsidR="00E03CAD">
        <w:rPr>
          <w:rFonts w:eastAsiaTheme="minorEastAsia"/>
          <w:lang w:eastAsia="ko-KR"/>
        </w:rPr>
        <w:t>P</w:t>
      </w:r>
      <w:r w:rsidRPr="00612C0F">
        <w:rPr>
          <w:rFonts w:eastAsiaTheme="minorEastAsia"/>
          <w:lang w:eastAsia="ko-KR"/>
        </w:rPr>
        <w:t xml:space="preserve">roperty </w:t>
      </w:r>
      <w:r>
        <w:rPr>
          <w:rFonts w:eastAsiaTheme="minorEastAsia"/>
          <w:lang w:eastAsia="ko-KR"/>
        </w:rPr>
        <w:t>shall</w:t>
      </w:r>
      <w:r w:rsidRPr="00612C0F">
        <w:rPr>
          <w:rFonts w:eastAsiaTheme="minorEastAsia"/>
          <w:lang w:eastAsia="ko-KR"/>
        </w:rPr>
        <w:t xml:space="preserve"> be unique and shall n</w:t>
      </w:r>
      <w:r>
        <w:rPr>
          <w:rFonts w:eastAsiaTheme="minorEastAsia"/>
          <w:lang w:eastAsia="ko-KR"/>
        </w:rPr>
        <w:t>ot be used by other properties.</w:t>
      </w:r>
      <w:r w:rsidRPr="00612C0F">
        <w:rPr>
          <w:rFonts w:eastAsiaTheme="minorEastAsia"/>
          <w:lang w:eastAsia="ko-KR"/>
        </w:rPr>
        <w:t xml:space="preserve"> When defining a new Resource Type, its non-common properties shall not use the name of existing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005B518E">
        <w:rPr>
          <w:rFonts w:eastAsiaTheme="minorEastAsia"/>
          <w:lang w:eastAsia="ko-KR"/>
        </w:rPr>
        <w:t>r</w:t>
      </w:r>
      <w:r w:rsidRPr="00612C0F">
        <w:rPr>
          <w:rFonts w:eastAsiaTheme="minorEastAsia"/>
          <w:lang w:eastAsia="ko-KR"/>
        </w:rPr>
        <w:t>operties (e.g.</w:t>
      </w:r>
      <w:r>
        <w:rPr>
          <w:rFonts w:eastAsiaTheme="minorEastAsia"/>
          <w:lang w:eastAsia="ko-KR"/>
        </w:rPr>
        <w:t>,</w:t>
      </w:r>
      <w:r w:rsidRPr="00612C0F">
        <w:rPr>
          <w:rFonts w:eastAsiaTheme="minorEastAsia"/>
          <w:lang w:eastAsia="ko-KR"/>
        </w:rPr>
        <w:t xml:space="preserve"> "rt", "if", "</w:t>
      </w:r>
      <w:r w:rsidR="00015772">
        <w:rPr>
          <w:rFonts w:eastAsiaTheme="minorEastAsia"/>
          <w:lang w:eastAsia="ko-KR"/>
        </w:rPr>
        <w:t>n</w:t>
      </w:r>
      <w:r w:rsidRPr="00612C0F">
        <w:rPr>
          <w:rFonts w:eastAsiaTheme="minorEastAsia"/>
          <w:lang w:eastAsia="ko-KR"/>
        </w:rPr>
        <w:t>"</w:t>
      </w:r>
      <w:r>
        <w:rPr>
          <w:rFonts w:eastAsiaTheme="minorEastAsia"/>
          <w:lang w:eastAsia="ko-KR"/>
        </w:rPr>
        <w:t>, “id”</w:t>
      </w:r>
      <w:r w:rsidRPr="00612C0F">
        <w:rPr>
          <w:rFonts w:eastAsiaTheme="minorEastAsia"/>
          <w:lang w:eastAsia="ko-KR"/>
        </w:rPr>
        <w:t>). When defining a new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Pr="00612C0F">
        <w:rPr>
          <w:rFonts w:eastAsiaTheme="minorEastAsia"/>
          <w:lang w:eastAsia="ko-KR"/>
        </w:rPr>
        <w:t>roperty", it should be ensured that its name has not been used by any other properties.</w:t>
      </w:r>
      <w:r>
        <w:rPr>
          <w:rFonts w:eastAsiaTheme="minorEastAsia"/>
          <w:lang w:eastAsia="ko-KR"/>
        </w:rPr>
        <w:t xml:space="preserve"> </w:t>
      </w:r>
      <w:r w:rsidRPr="00612C0F">
        <w:rPr>
          <w:rFonts w:eastAsiaTheme="minorEastAsia"/>
          <w:lang w:eastAsia="ko-KR"/>
        </w:rPr>
        <w:t xml:space="preserve">The uniqueness of a new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Pr="00612C0F">
        <w:rPr>
          <w:rFonts w:eastAsiaTheme="minorEastAsia"/>
          <w:lang w:eastAsia="ko-KR"/>
        </w:rPr>
        <w:t xml:space="preserve">roperty name can be verified by checking all the </w:t>
      </w:r>
      <w:r w:rsidR="00D837AB">
        <w:rPr>
          <w:rFonts w:eastAsiaTheme="minorEastAsia"/>
          <w:lang w:eastAsia="ko-KR"/>
        </w:rPr>
        <w:t>P</w:t>
      </w:r>
      <w:r w:rsidRPr="00612C0F">
        <w:rPr>
          <w:rFonts w:eastAsiaTheme="minorEastAsia"/>
          <w:lang w:eastAsia="ko-KR"/>
        </w:rPr>
        <w:t xml:space="preserve">roperties of all the existing </w:t>
      </w:r>
      <w:r w:rsidR="00D40B66">
        <w:rPr>
          <w:lang w:eastAsia="ko-KR"/>
        </w:rPr>
        <w:t>OCF</w:t>
      </w:r>
      <w:r w:rsidR="00D40B66" w:rsidRPr="00612C0F">
        <w:rPr>
          <w:rFonts w:eastAsiaTheme="minorEastAsia"/>
          <w:lang w:eastAsia="ko-KR"/>
        </w:rPr>
        <w:t xml:space="preserve"> </w:t>
      </w:r>
      <w:r w:rsidRPr="00612C0F">
        <w:rPr>
          <w:rFonts w:eastAsiaTheme="minorEastAsia"/>
          <w:lang w:eastAsia="ko-KR"/>
        </w:rPr>
        <w:t>defined Resource Types. However, this may become cumbersome as the number of Resource Type</w:t>
      </w:r>
      <w:r>
        <w:rPr>
          <w:rFonts w:eastAsiaTheme="minorEastAsia"/>
          <w:lang w:eastAsia="ko-KR"/>
        </w:rPr>
        <w:t>s</w:t>
      </w:r>
      <w:r w:rsidRPr="00612C0F">
        <w:rPr>
          <w:rFonts w:eastAsiaTheme="minorEastAsia"/>
          <w:lang w:eastAsia="ko-KR"/>
        </w:rPr>
        <w:t xml:space="preserve"> grow. To </w:t>
      </w:r>
      <w:r>
        <w:rPr>
          <w:rFonts w:eastAsiaTheme="minorEastAsia"/>
          <w:lang w:eastAsia="ko-KR"/>
        </w:rPr>
        <w:t xml:space="preserve">prevent such name conflicts </w:t>
      </w:r>
      <w:r w:rsidRPr="00612C0F">
        <w:rPr>
          <w:rFonts w:eastAsiaTheme="minorEastAsia"/>
          <w:lang w:eastAsia="ko-KR"/>
        </w:rPr>
        <w:t xml:space="preserve">in the future, </w:t>
      </w:r>
      <w:r w:rsidR="00D40B66">
        <w:rPr>
          <w:lang w:eastAsia="ko-KR"/>
        </w:rPr>
        <w:t>OCF</w:t>
      </w:r>
      <w:r w:rsidR="00D40B66" w:rsidRPr="00612C0F">
        <w:rPr>
          <w:rFonts w:eastAsiaTheme="minorEastAsia"/>
          <w:lang w:eastAsia="ko-KR"/>
        </w:rPr>
        <w:t xml:space="preserve"> </w:t>
      </w:r>
      <w:r w:rsidRPr="00612C0F">
        <w:rPr>
          <w:rFonts w:eastAsiaTheme="minorEastAsia"/>
          <w:lang w:eastAsia="ko-KR"/>
        </w:rPr>
        <w:t xml:space="preserve">may reserve a certain name space for common property. </w:t>
      </w:r>
      <w:r>
        <w:rPr>
          <w:rFonts w:eastAsiaTheme="minorEastAsia"/>
          <w:lang w:eastAsia="ko-KR"/>
        </w:rPr>
        <w:t xml:space="preserve">Potential </w:t>
      </w:r>
      <w:r w:rsidRPr="00612C0F">
        <w:rPr>
          <w:rFonts w:eastAsiaTheme="minorEastAsia"/>
          <w:lang w:eastAsia="ko-KR"/>
        </w:rPr>
        <w:t xml:space="preserve">approaches are </w:t>
      </w:r>
      <w:r>
        <w:rPr>
          <w:rFonts w:eastAsiaTheme="minorEastAsia"/>
          <w:lang w:eastAsia="ko-KR"/>
        </w:rPr>
        <w:t>(1) a</w:t>
      </w:r>
      <w:r w:rsidRPr="00612C0F">
        <w:rPr>
          <w:rFonts w:eastAsiaTheme="minorEastAsia"/>
          <w:lang w:eastAsia="ko-KR"/>
        </w:rPr>
        <w:t xml:space="preserve"> specific prefix (e.g. "oic") </w:t>
      </w:r>
      <w:r>
        <w:rPr>
          <w:rFonts w:eastAsiaTheme="minorEastAsia"/>
          <w:lang w:eastAsia="ko-KR"/>
        </w:rPr>
        <w:t>may</w:t>
      </w:r>
      <w:r w:rsidRPr="00612C0F">
        <w:rPr>
          <w:rFonts w:eastAsiaTheme="minorEastAsia"/>
          <w:lang w:eastAsia="ko-KR"/>
        </w:rPr>
        <w:t xml:space="preserve"> be designated </w:t>
      </w:r>
      <w:r w:rsidRPr="00612C0F">
        <w:rPr>
          <w:rFonts w:eastAsiaTheme="minorEastAsia"/>
          <w:lang w:eastAsia="ko-KR"/>
        </w:rPr>
        <w:lastRenderedPageBreak/>
        <w:t xml:space="preserve">and the name preceded by the prefix (e.g. "oic.psize") is only for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Pr="00612C0F">
        <w:rPr>
          <w:rFonts w:eastAsiaTheme="minorEastAsia"/>
          <w:lang w:eastAsia="ko-KR"/>
        </w:rPr>
        <w:t>roperty</w:t>
      </w:r>
      <w:r>
        <w:rPr>
          <w:rFonts w:eastAsiaTheme="minorEastAsia"/>
          <w:lang w:eastAsia="ko-KR"/>
        </w:rPr>
        <w:t>; (2</w:t>
      </w:r>
      <w:r w:rsidRPr="00612C0F">
        <w:rPr>
          <w:rFonts w:eastAsiaTheme="minorEastAsia"/>
          <w:lang w:eastAsia="ko-KR"/>
        </w:rPr>
        <w:t xml:space="preserve">) </w:t>
      </w:r>
      <w:r>
        <w:rPr>
          <w:rFonts w:eastAsiaTheme="minorEastAsia"/>
          <w:lang w:eastAsia="ko-KR"/>
        </w:rPr>
        <w:t>t</w:t>
      </w:r>
      <w:r w:rsidRPr="00612C0F">
        <w:rPr>
          <w:rFonts w:eastAsiaTheme="minorEastAsia"/>
          <w:lang w:eastAsia="ko-KR"/>
        </w:rPr>
        <w:t xml:space="preserve">he names consisting of </w:t>
      </w:r>
      <w:r>
        <w:rPr>
          <w:rFonts w:eastAsiaTheme="minorEastAsia"/>
          <w:lang w:eastAsia="ko-KR"/>
        </w:rPr>
        <w:t xml:space="preserve">one </w:t>
      </w:r>
      <w:r w:rsidRPr="00612C0F">
        <w:rPr>
          <w:rFonts w:eastAsiaTheme="minorEastAsia"/>
          <w:lang w:eastAsia="ko-KR"/>
        </w:rPr>
        <w:t xml:space="preserve">or </w:t>
      </w:r>
      <w:r>
        <w:rPr>
          <w:rFonts w:eastAsiaTheme="minorEastAsia"/>
          <w:lang w:eastAsia="ko-KR"/>
        </w:rPr>
        <w:t>two</w:t>
      </w:r>
      <w:r w:rsidRPr="00612C0F">
        <w:rPr>
          <w:rFonts w:eastAsiaTheme="minorEastAsia"/>
          <w:lang w:eastAsia="ko-KR"/>
        </w:rPr>
        <w:t xml:space="preserve"> letters are reserved for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Pr="00612C0F">
        <w:rPr>
          <w:rFonts w:eastAsiaTheme="minorEastAsia"/>
          <w:lang w:eastAsia="ko-KR"/>
        </w:rPr>
        <w:t xml:space="preserve">roperty and all other </w:t>
      </w:r>
      <w:r w:rsidR="00D837AB">
        <w:rPr>
          <w:rFonts w:eastAsiaTheme="minorEastAsia"/>
          <w:lang w:eastAsia="ko-KR"/>
        </w:rPr>
        <w:t>P</w:t>
      </w:r>
      <w:r w:rsidRPr="00612C0F">
        <w:rPr>
          <w:rFonts w:eastAsiaTheme="minorEastAsia"/>
          <w:lang w:eastAsia="ko-KR"/>
        </w:rPr>
        <w:t xml:space="preserve">roperties </w:t>
      </w:r>
      <w:r>
        <w:rPr>
          <w:rFonts w:eastAsiaTheme="minorEastAsia"/>
          <w:lang w:eastAsia="ko-KR"/>
        </w:rPr>
        <w:t>shall</w:t>
      </w:r>
      <w:r w:rsidRPr="00612C0F">
        <w:rPr>
          <w:rFonts w:eastAsiaTheme="minorEastAsia"/>
          <w:lang w:eastAsia="ko-KR"/>
        </w:rPr>
        <w:t xml:space="preserve"> have the name with the l</w:t>
      </w:r>
      <w:r>
        <w:rPr>
          <w:rFonts w:eastAsiaTheme="minorEastAsia"/>
          <w:lang w:eastAsia="ko-KR"/>
        </w:rPr>
        <w:t>ength larger than the 2 letters;</w:t>
      </w:r>
      <w:r w:rsidRPr="00612C0F">
        <w:rPr>
          <w:rFonts w:eastAsiaTheme="minorEastAsia"/>
          <w:lang w:eastAsia="ko-KR"/>
        </w:rPr>
        <w:t xml:space="preserve"> </w:t>
      </w:r>
      <w:r>
        <w:rPr>
          <w:rFonts w:eastAsiaTheme="minorEastAsia"/>
          <w:lang w:eastAsia="ko-KR"/>
        </w:rPr>
        <w:t>(3</w:t>
      </w:r>
      <w:r w:rsidRPr="00612C0F">
        <w:rPr>
          <w:rFonts w:eastAsiaTheme="minorEastAsia"/>
          <w:lang w:eastAsia="ko-KR"/>
        </w:rPr>
        <w:t xml:space="preserve">) </w:t>
      </w:r>
      <w:r w:rsidR="00D837AB">
        <w:rPr>
          <w:rFonts w:eastAsiaTheme="minorEastAsia"/>
          <w:lang w:eastAsia="ko-KR"/>
        </w:rPr>
        <w:t>C</w:t>
      </w:r>
      <w:r w:rsidRPr="00612C0F">
        <w:rPr>
          <w:rFonts w:eastAsiaTheme="minorEastAsia"/>
          <w:lang w:eastAsia="ko-KR"/>
        </w:rPr>
        <w:t xml:space="preserve">ommon </w:t>
      </w:r>
      <w:r w:rsidR="00D837AB">
        <w:rPr>
          <w:rFonts w:eastAsiaTheme="minorEastAsia"/>
          <w:lang w:eastAsia="ko-KR"/>
        </w:rPr>
        <w:t>P</w:t>
      </w:r>
      <w:r w:rsidRPr="00612C0F">
        <w:rPr>
          <w:rFonts w:eastAsiaTheme="minorEastAsia"/>
          <w:lang w:eastAsia="ko-KR"/>
        </w:rPr>
        <w:t xml:space="preserve">roperties </w:t>
      </w:r>
      <w:r>
        <w:rPr>
          <w:rFonts w:eastAsiaTheme="minorEastAsia"/>
          <w:lang w:eastAsia="ko-KR"/>
        </w:rPr>
        <w:t>may</w:t>
      </w:r>
      <w:r w:rsidRPr="00612C0F">
        <w:rPr>
          <w:rFonts w:eastAsiaTheme="minorEastAsia"/>
          <w:lang w:eastAsia="ko-KR"/>
        </w:rPr>
        <w:t xml:space="preserve"> be nested under specific object to distinguish themselves.</w:t>
      </w:r>
    </w:p>
    <w:p w14:paraId="5AD2A4AF" w14:textId="77777777" w:rsidR="009C23B1" w:rsidRDefault="009C23B1" w:rsidP="00D27271">
      <w:pPr>
        <w:pStyle w:val="PARAGRAPH"/>
      </w:pPr>
      <w:r w:rsidRPr="009C23B1">
        <w:t xml:space="preserve">The ability to UPDATE a Common Property (that supports write as an access mode) is restricted to the </w:t>
      </w:r>
      <w:r w:rsidR="004E20F8">
        <w:t>“</w:t>
      </w:r>
      <w:r w:rsidRPr="009C23B1">
        <w:t>oic.if.rw</w:t>
      </w:r>
      <w:r w:rsidR="004E20F8">
        <w:t>”</w:t>
      </w:r>
      <w:r w:rsidRPr="009C23B1">
        <w:t xml:space="preserve"> (read-write) Interface; thus a Common Property shall be updatable using the read-write Interface if and only if the Property supports write access as defined by the Property definition and the associated schema for the read-write Interface.</w:t>
      </w:r>
    </w:p>
    <w:p w14:paraId="5E04B785" w14:textId="77777777" w:rsidR="00D27271" w:rsidRDefault="00D27271" w:rsidP="00D27271">
      <w:pPr>
        <w:pStyle w:val="PARAGRAPH"/>
      </w:pPr>
      <w:r>
        <w:t>T</w:t>
      </w:r>
      <w:r w:rsidRPr="00F96DB7">
        <w:t xml:space="preserve">he following </w:t>
      </w:r>
      <w:r w:rsidR="00D837AB">
        <w:t>C</w:t>
      </w:r>
      <w:r w:rsidRPr="00F96DB7">
        <w:t xml:space="preserve">ommon </w:t>
      </w:r>
      <w:r w:rsidR="00D837AB">
        <w:t>P</w:t>
      </w:r>
      <w:r w:rsidRPr="00F96DB7">
        <w:t>roperties</w:t>
      </w:r>
      <w:r>
        <w:t xml:space="preserve"> for all Resources are specified in section </w:t>
      </w:r>
      <w:r w:rsidR="00194F1E">
        <w:fldChar w:fldCharType="begin"/>
      </w:r>
      <w:r w:rsidR="00B82DD4">
        <w:instrText xml:space="preserve"> REF _Ref451252428 \r \h </w:instrText>
      </w:r>
      <w:r w:rsidR="00194F1E">
        <w:fldChar w:fldCharType="separate"/>
      </w:r>
      <w:r w:rsidR="00370B4E">
        <w:t>7.3.2.2</w:t>
      </w:r>
      <w:r w:rsidR="00194F1E">
        <w:fldChar w:fldCharType="end"/>
      </w:r>
      <w:r>
        <w:t xml:space="preserve"> through</w:t>
      </w:r>
      <w:r>
        <w:rPr>
          <w:rFonts w:eastAsiaTheme="minorEastAsia" w:hint="eastAsia"/>
          <w:lang w:eastAsia="ko-KR"/>
        </w:rPr>
        <w:t xml:space="preserve"> </w:t>
      </w:r>
      <w:r>
        <w:rPr>
          <w:rFonts w:eastAsiaTheme="minorEastAsia"/>
          <w:lang w:eastAsia="ko-KR"/>
        </w:rPr>
        <w:t xml:space="preserve">section </w:t>
      </w:r>
      <w:r w:rsidR="00194F1E">
        <w:fldChar w:fldCharType="begin"/>
      </w:r>
      <w:r w:rsidR="00015772">
        <w:rPr>
          <w:rFonts w:eastAsiaTheme="minorEastAsia"/>
          <w:lang w:eastAsia="ko-KR"/>
        </w:rPr>
        <w:instrText xml:space="preserve"> REF _Ref451260461 \r \h </w:instrText>
      </w:r>
      <w:r w:rsidR="00194F1E">
        <w:fldChar w:fldCharType="separate"/>
      </w:r>
      <w:r w:rsidR="00370B4E">
        <w:rPr>
          <w:rFonts w:eastAsiaTheme="minorEastAsia"/>
          <w:lang w:eastAsia="ko-KR"/>
        </w:rPr>
        <w:t>7.3.2.6</w:t>
      </w:r>
      <w:r w:rsidR="00194F1E">
        <w:fldChar w:fldCharType="end"/>
      </w:r>
      <w:r w:rsidR="00D837AB">
        <w:t xml:space="preserve"> and summarized as follows:</w:t>
      </w:r>
    </w:p>
    <w:p w14:paraId="7601635F" w14:textId="77777777" w:rsidR="00D837AB" w:rsidRDefault="00D837AB" w:rsidP="00D837AB">
      <w:pPr>
        <w:pStyle w:val="ListBullet"/>
        <w:rPr>
          <w:rFonts w:eastAsiaTheme="minorEastAsia"/>
          <w:lang w:eastAsia="ko-KR"/>
        </w:rPr>
      </w:pPr>
      <w:r>
        <w:rPr>
          <w:rFonts w:eastAsiaTheme="minorEastAsia" w:hint="eastAsia"/>
          <w:lang w:eastAsia="ko-KR"/>
        </w:rPr>
        <w:t>Resource Type</w:t>
      </w:r>
      <w:r>
        <w:rPr>
          <w:rFonts w:eastAsiaTheme="minorEastAsia"/>
          <w:lang w:eastAsia="ko-KR"/>
        </w:rPr>
        <w:t xml:space="preserve"> ("rt") – this Property is used to declare the Resource Type of that Resource. Since a Resource could be define by more than one Resource Type the Property Value of the Resource Type Property can be used to declare more than one Resource type. For example: “rt”: [“oic.wk.d”, </w:t>
      </w:r>
      <w:r w:rsidR="00BB4ED6">
        <w:rPr>
          <w:rFonts w:eastAsiaTheme="minorEastAsia"/>
          <w:lang w:eastAsia="ko-KR"/>
        </w:rPr>
        <w:t>“oic.</w:t>
      </w:r>
      <w:r w:rsidR="00BB4ED6">
        <w:rPr>
          <w:rFonts w:eastAsiaTheme="minorEastAsia" w:hint="eastAsia"/>
          <w:lang w:eastAsia="ko-KR"/>
        </w:rPr>
        <w:t>d</w:t>
      </w:r>
      <w:r w:rsidR="00BB4ED6">
        <w:rPr>
          <w:rFonts w:eastAsiaTheme="minorEastAsia"/>
          <w:lang w:eastAsia="ko-KR"/>
        </w:rPr>
        <w:t>.air</w:t>
      </w:r>
      <w:r w:rsidR="007F7CE6">
        <w:rPr>
          <w:rFonts w:eastAsiaTheme="minorEastAsia"/>
          <w:lang w:eastAsia="ko-KR"/>
        </w:rPr>
        <w:t>c</w:t>
      </w:r>
      <w:r w:rsidR="00BB4ED6">
        <w:rPr>
          <w:rFonts w:eastAsiaTheme="minorEastAsia"/>
          <w:lang w:eastAsia="ko-KR"/>
        </w:rPr>
        <w:t xml:space="preserve">onditioner”] </w:t>
      </w:r>
      <w:r>
        <w:rPr>
          <w:rFonts w:eastAsiaTheme="minorEastAsia"/>
          <w:lang w:eastAsia="ko-KR"/>
        </w:rPr>
        <w:t xml:space="preserve">declares that the Resource containing this Property is defined by either the “oic.wk.d” Resource Type </w:t>
      </w:r>
      <w:r w:rsidR="00B6129A">
        <w:rPr>
          <w:rFonts w:eastAsiaTheme="minorEastAsia"/>
          <w:lang w:eastAsia="ko-KR"/>
        </w:rPr>
        <w:t>or</w:t>
      </w:r>
      <w:r>
        <w:rPr>
          <w:rFonts w:eastAsiaTheme="minorEastAsia" w:hint="eastAsia"/>
          <w:lang w:eastAsia="ko-KR"/>
        </w:rPr>
        <w:t xml:space="preserve"> </w:t>
      </w:r>
      <w:r w:rsidR="00B6129A">
        <w:rPr>
          <w:rFonts w:eastAsiaTheme="minorEastAsia"/>
          <w:lang w:eastAsia="ko-KR"/>
        </w:rPr>
        <w:t xml:space="preserve">the </w:t>
      </w:r>
      <w:r>
        <w:rPr>
          <w:rFonts w:eastAsiaTheme="minorEastAsia"/>
          <w:lang w:eastAsia="ko-KR"/>
        </w:rPr>
        <w:t>“oic.d.air</w:t>
      </w:r>
      <w:r w:rsidR="007F7CE6">
        <w:rPr>
          <w:rFonts w:eastAsiaTheme="minorEastAsia"/>
          <w:lang w:eastAsia="ko-KR"/>
        </w:rPr>
        <w:t>c</w:t>
      </w:r>
      <w:r>
        <w:rPr>
          <w:rFonts w:eastAsiaTheme="minorEastAsia"/>
          <w:lang w:eastAsia="ko-KR"/>
        </w:rPr>
        <w:t>onditioner” Resource Type.</w:t>
      </w:r>
      <w:r w:rsidR="00B6129A">
        <w:rPr>
          <w:rFonts w:eastAsiaTheme="minorEastAsia"/>
          <w:lang w:eastAsia="ko-KR"/>
        </w:rPr>
        <w:t xml:space="preserve"> See section </w:t>
      </w:r>
      <w:r w:rsidR="00194F1E">
        <w:rPr>
          <w:rFonts w:eastAsiaTheme="minorEastAsia"/>
          <w:lang w:eastAsia="ko-KR"/>
        </w:rPr>
        <w:fldChar w:fldCharType="begin"/>
      </w:r>
      <w:r w:rsidR="002653EE">
        <w:rPr>
          <w:rFonts w:eastAsiaTheme="minorEastAsia"/>
          <w:lang w:eastAsia="ko-KR"/>
        </w:rPr>
        <w:instrText xml:space="preserve"> REF _Ref451263417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7.3.2.3</w:t>
      </w:r>
      <w:r w:rsidR="00194F1E">
        <w:rPr>
          <w:rFonts w:eastAsiaTheme="minorEastAsia"/>
          <w:lang w:eastAsia="ko-KR"/>
        </w:rPr>
        <w:fldChar w:fldCharType="end"/>
      </w:r>
      <w:r w:rsidR="00B6129A">
        <w:rPr>
          <w:rFonts w:eastAsiaTheme="minorEastAsia"/>
          <w:lang w:eastAsia="ko-KR"/>
        </w:rPr>
        <w:t xml:space="preserve"> for details.</w:t>
      </w:r>
    </w:p>
    <w:p w14:paraId="2E4E2F98" w14:textId="77777777" w:rsidR="00D837AB" w:rsidRDefault="00D837AB" w:rsidP="00D837AB">
      <w:pPr>
        <w:pStyle w:val="ListBullet"/>
        <w:rPr>
          <w:rFonts w:eastAsiaTheme="minorEastAsia"/>
          <w:lang w:eastAsia="ko-KR"/>
        </w:rPr>
      </w:pPr>
      <w:r>
        <w:rPr>
          <w:rFonts w:eastAsiaTheme="minorEastAsia" w:hint="eastAsia"/>
          <w:lang w:eastAsia="ko-KR"/>
        </w:rPr>
        <w:t>Interface</w:t>
      </w:r>
      <w:r>
        <w:rPr>
          <w:rFonts w:eastAsiaTheme="minorEastAsia"/>
          <w:lang w:eastAsia="ko-KR"/>
        </w:rPr>
        <w:t xml:space="preserve"> ("if") – this Property declares the Interfaces supported by the Resource. The Property Value of the Interface Property can be multi-valued and lists all the Interfaces supported.</w:t>
      </w:r>
      <w:r w:rsidR="00B6129A">
        <w:rPr>
          <w:rFonts w:eastAsiaTheme="minorEastAsia"/>
          <w:lang w:eastAsia="ko-KR"/>
        </w:rPr>
        <w:t xml:space="preserve"> See section </w:t>
      </w:r>
      <w:r w:rsidR="00194F1E">
        <w:rPr>
          <w:rFonts w:eastAsiaTheme="minorEastAsia"/>
          <w:lang w:eastAsia="ko-KR"/>
        </w:rPr>
        <w:fldChar w:fldCharType="begin"/>
      </w:r>
      <w:r w:rsidR="002653EE">
        <w:rPr>
          <w:rFonts w:eastAsiaTheme="minorEastAsia"/>
          <w:lang w:eastAsia="ko-KR"/>
        </w:rPr>
        <w:instrText xml:space="preserve"> REF _Ref451252446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7.3.2.4</w:t>
      </w:r>
      <w:r w:rsidR="00194F1E">
        <w:rPr>
          <w:rFonts w:eastAsiaTheme="minorEastAsia"/>
          <w:lang w:eastAsia="ko-KR"/>
        </w:rPr>
        <w:fldChar w:fldCharType="end"/>
      </w:r>
      <w:r w:rsidR="00B6129A">
        <w:rPr>
          <w:rFonts w:eastAsiaTheme="minorEastAsia"/>
          <w:lang w:eastAsia="ko-KR"/>
        </w:rPr>
        <w:t xml:space="preserve"> for details.</w:t>
      </w:r>
    </w:p>
    <w:p w14:paraId="0884AC45" w14:textId="77777777" w:rsidR="00D837AB" w:rsidRDefault="00D837AB" w:rsidP="00B6129A">
      <w:pPr>
        <w:pStyle w:val="ListBullet"/>
        <w:rPr>
          <w:rFonts w:eastAsiaTheme="minorEastAsia"/>
          <w:lang w:eastAsia="ko-KR"/>
        </w:rPr>
      </w:pPr>
      <w:r>
        <w:rPr>
          <w:rFonts w:eastAsiaTheme="minorEastAsia" w:hint="eastAsia"/>
          <w:lang w:eastAsia="ko-KR"/>
        </w:rPr>
        <w:t>Name</w:t>
      </w:r>
      <w:r>
        <w:rPr>
          <w:rFonts w:eastAsiaTheme="minorEastAsia"/>
          <w:lang w:eastAsia="ko-KR"/>
        </w:rPr>
        <w:t xml:space="preserve"> ("n") – the Property declares “human-readable” name assigned to the Resource</w:t>
      </w:r>
      <w:r w:rsidR="00B6129A">
        <w:rPr>
          <w:rFonts w:eastAsiaTheme="minorEastAsia"/>
          <w:lang w:eastAsia="ko-KR"/>
        </w:rPr>
        <w:t xml:space="preserve">. See section </w:t>
      </w:r>
      <w:r w:rsidR="00194F1E">
        <w:rPr>
          <w:rFonts w:eastAsiaTheme="minorEastAsia"/>
          <w:lang w:eastAsia="ko-KR"/>
        </w:rPr>
        <w:fldChar w:fldCharType="begin"/>
      </w:r>
      <w:r w:rsidR="002653EE">
        <w:rPr>
          <w:rFonts w:eastAsiaTheme="minorEastAsia"/>
          <w:lang w:eastAsia="ko-KR"/>
        </w:rPr>
        <w:instrText xml:space="preserve"> REF _Ref451260441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7.3.2.5</w:t>
      </w:r>
      <w:r w:rsidR="00194F1E">
        <w:rPr>
          <w:rFonts w:eastAsiaTheme="minorEastAsia"/>
          <w:lang w:eastAsia="ko-KR"/>
        </w:rPr>
        <w:fldChar w:fldCharType="end"/>
      </w:r>
      <w:r w:rsidR="00B6129A">
        <w:rPr>
          <w:rFonts w:eastAsiaTheme="minorEastAsia"/>
          <w:lang w:eastAsia="ko-KR"/>
        </w:rPr>
        <w:t>.</w:t>
      </w:r>
    </w:p>
    <w:p w14:paraId="64D18292" w14:textId="77777777" w:rsidR="00D837AB" w:rsidRDefault="00D837AB" w:rsidP="00BB4ED6">
      <w:pPr>
        <w:pStyle w:val="ListBullet"/>
      </w:pPr>
      <w:r>
        <w:t>Resource Identity</w:t>
      </w:r>
      <w:r w:rsidRPr="00B6129A">
        <w:rPr>
          <w:rFonts w:eastAsiaTheme="minorEastAsia" w:hint="eastAsia"/>
          <w:lang w:eastAsia="ko-KR"/>
        </w:rPr>
        <w:t xml:space="preserve"> ("id"):</w:t>
      </w:r>
      <w:r w:rsidRPr="00BB4ED6">
        <w:rPr>
          <w:rFonts w:eastAsiaTheme="minorEastAsia" w:hint="eastAsia"/>
          <w:lang w:eastAsia="ko-KR"/>
        </w:rPr>
        <w:t xml:space="preserve"> its Property Value </w:t>
      </w:r>
      <w:r>
        <w:t>shall be</w:t>
      </w:r>
      <w:r w:rsidRPr="00553C8A">
        <w:t xml:space="preserve"> a unique (across the scope of the host Server) instance identifier for a specific instance of the </w:t>
      </w:r>
      <w:r>
        <w:t>R</w:t>
      </w:r>
      <w:r w:rsidRPr="00553C8A">
        <w:t>esource. The encoding of this identifier is device and implementation dependent.</w:t>
      </w:r>
      <w:r w:rsidR="00B6129A">
        <w:t xml:space="preserve"> See section </w:t>
      </w:r>
      <w:r w:rsidR="00194F1E">
        <w:fldChar w:fldCharType="begin"/>
      </w:r>
      <w:r w:rsidR="002653EE">
        <w:instrText xml:space="preserve"> REF _Ref451260461 \r \h </w:instrText>
      </w:r>
      <w:r w:rsidR="00194F1E">
        <w:fldChar w:fldCharType="separate"/>
      </w:r>
      <w:r w:rsidR="00370B4E">
        <w:t>7.3.2.6</w:t>
      </w:r>
      <w:r w:rsidR="00194F1E">
        <w:fldChar w:fldCharType="end"/>
      </w:r>
      <w:r w:rsidR="00B6129A">
        <w:t xml:space="preserve"> for details.</w:t>
      </w:r>
    </w:p>
    <w:p w14:paraId="548AFB05" w14:textId="77777777" w:rsidR="00BB4ED6" w:rsidRDefault="00BB4ED6" w:rsidP="00F92D1D">
      <w:pPr>
        <w:pStyle w:val="Heading4"/>
      </w:pPr>
      <w:bookmarkStart w:id="6590" w:name="_Ref451260360"/>
      <w:bookmarkStart w:id="6591" w:name="_Ref451252428"/>
      <w:bookmarkStart w:id="6592" w:name="_Ref412642118"/>
      <w:bookmarkStart w:id="6593" w:name="_Ref451260426"/>
      <w:bookmarkStart w:id="6594" w:name="_Ref410833058"/>
      <w:r>
        <w:t xml:space="preserve">Property Name </w:t>
      </w:r>
      <w:r w:rsidR="000349EF">
        <w:t xml:space="preserve">and Property Value </w:t>
      </w:r>
      <w:r>
        <w:t>definition</w:t>
      </w:r>
      <w:r w:rsidR="000349EF">
        <w:t>s</w:t>
      </w:r>
    </w:p>
    <w:p w14:paraId="72CCE2CD" w14:textId="77777777" w:rsidR="002653EE" w:rsidRPr="002653EE" w:rsidRDefault="002653EE" w:rsidP="002653EE">
      <w:pPr>
        <w:pStyle w:val="PARAGRAPH"/>
        <w:rPr>
          <w:rFonts w:eastAsiaTheme="minorEastAsia"/>
          <w:lang w:eastAsia="ko-KR"/>
        </w:rPr>
      </w:pPr>
      <w:r>
        <w:rPr>
          <w:rFonts w:eastAsiaTheme="minorEastAsia"/>
          <w:lang w:eastAsia="ko-KR"/>
        </w:rPr>
        <w:t>The Property Name and Property Value as used in this specification:</w:t>
      </w:r>
    </w:p>
    <w:p w14:paraId="3925D992" w14:textId="77777777" w:rsidR="002653EE" w:rsidRPr="008512A3" w:rsidRDefault="002653EE" w:rsidP="00D65318">
      <w:pPr>
        <w:pStyle w:val="ListBullet"/>
      </w:pPr>
      <w:r>
        <w:rPr>
          <w:rFonts w:eastAsiaTheme="minorEastAsia" w:hint="eastAsia"/>
          <w:b/>
          <w:lang w:eastAsia="ko-KR"/>
        </w:rPr>
        <w:t>Property Name</w:t>
      </w:r>
      <w:r>
        <w:t xml:space="preserve">– </w:t>
      </w:r>
      <w:r>
        <w:rPr>
          <w:rFonts w:eastAsiaTheme="minorEastAsia" w:hint="eastAsia"/>
          <w:lang w:eastAsia="ko-KR"/>
        </w:rPr>
        <w:t>the key in "key=value</w:t>
      </w:r>
      <w:r>
        <w:rPr>
          <w:rFonts w:eastAsiaTheme="minorEastAsia"/>
          <w:lang w:eastAsia="ko-KR"/>
        </w:rPr>
        <w:t>”</w:t>
      </w:r>
      <w:r>
        <w:rPr>
          <w:rFonts w:eastAsiaTheme="minorEastAsia" w:hint="eastAsia"/>
          <w:lang w:eastAsia="ko-KR"/>
        </w:rPr>
        <w:t xml:space="preserve"> pair.</w:t>
      </w:r>
      <w:r w:rsidRPr="00CA231A">
        <w:rPr>
          <w:rFonts w:eastAsiaTheme="minorEastAsia" w:hint="eastAsia"/>
          <w:lang w:eastAsia="ko-KR"/>
        </w:rPr>
        <w:t xml:space="preserve"> </w:t>
      </w:r>
      <w:r>
        <w:rPr>
          <w:rFonts w:eastAsiaTheme="minorEastAsia" w:hint="eastAsia"/>
          <w:lang w:eastAsia="ko-KR"/>
        </w:rPr>
        <w:t xml:space="preserve">Property Name is case sensitive and its </w:t>
      </w:r>
      <w:r>
        <w:t>data type is “string”.</w:t>
      </w:r>
      <w:r w:rsidR="00D65318">
        <w:t xml:space="preserve"> </w:t>
      </w:r>
      <w:r w:rsidR="00D65318" w:rsidRPr="00D65318">
        <w:t xml:space="preserve">Property names shall contain only letters A to Z, </w:t>
      </w:r>
      <w:proofErr w:type="gramStart"/>
      <w:r w:rsidR="00D65318" w:rsidRPr="00D65318">
        <w:t>a to</w:t>
      </w:r>
      <w:proofErr w:type="gramEnd"/>
      <w:r w:rsidR="00D65318" w:rsidRPr="00D65318">
        <w:t xml:space="preserve"> z, digits 0 to 9, hyphen, and dot, and shall not begin with a digit.</w:t>
      </w:r>
    </w:p>
    <w:p w14:paraId="7C187CB1" w14:textId="77777777" w:rsidR="00BB4ED6" w:rsidRPr="002653EE" w:rsidRDefault="002653EE" w:rsidP="00644EFD">
      <w:pPr>
        <w:pStyle w:val="ListBullet"/>
        <w:rPr>
          <w:rFonts w:eastAsiaTheme="minorEastAsia"/>
          <w:lang w:eastAsia="ko-KR"/>
        </w:rPr>
      </w:pPr>
      <w:r w:rsidRPr="002653EE">
        <w:rPr>
          <w:rFonts w:eastAsiaTheme="minorEastAsia"/>
          <w:b/>
          <w:lang w:eastAsia="ko-KR"/>
        </w:rPr>
        <w:t>Property</w:t>
      </w:r>
      <w:r w:rsidRPr="002653EE">
        <w:rPr>
          <w:b/>
        </w:rPr>
        <w:t xml:space="preserve"> </w:t>
      </w:r>
      <w:r w:rsidRPr="002653EE">
        <w:rPr>
          <w:rFonts w:eastAsiaTheme="minorEastAsia" w:hint="eastAsia"/>
          <w:b/>
          <w:lang w:eastAsia="ko-KR"/>
        </w:rPr>
        <w:t>Value</w:t>
      </w:r>
      <w:r>
        <w:t xml:space="preserve"> – </w:t>
      </w:r>
      <w:r w:rsidRPr="002653EE">
        <w:rPr>
          <w:rFonts w:eastAsiaTheme="minorEastAsia" w:hint="eastAsia"/>
          <w:lang w:eastAsia="ko-KR"/>
        </w:rPr>
        <w:t>the value in "key=value</w:t>
      </w:r>
      <w:r w:rsidRPr="002653EE">
        <w:rPr>
          <w:rFonts w:eastAsiaTheme="minorEastAsia"/>
          <w:lang w:eastAsia="ko-KR"/>
        </w:rPr>
        <w:t>”</w:t>
      </w:r>
      <w:r w:rsidRPr="002653EE">
        <w:rPr>
          <w:rFonts w:eastAsiaTheme="minorEastAsia" w:hint="eastAsia"/>
          <w:lang w:eastAsia="ko-KR"/>
        </w:rPr>
        <w:t xml:space="preserve"> pair.</w:t>
      </w:r>
      <w:r w:rsidRPr="002653EE">
        <w:rPr>
          <w:rFonts w:eastAsiaTheme="minorEastAsia"/>
          <w:lang w:eastAsia="ko-KR"/>
        </w:rPr>
        <w:t xml:space="preserve"> </w:t>
      </w:r>
      <w:r w:rsidRPr="002653EE">
        <w:rPr>
          <w:rFonts w:eastAsiaTheme="minorEastAsia" w:hint="eastAsia"/>
          <w:lang w:eastAsia="ko-KR"/>
        </w:rPr>
        <w:t xml:space="preserve">Property Value is case sensitive when its data type is </w:t>
      </w:r>
      <w:r w:rsidRPr="002653EE">
        <w:rPr>
          <w:rFonts w:eastAsiaTheme="minorEastAsia"/>
          <w:lang w:eastAsia="ko-KR"/>
        </w:rPr>
        <w:t>“</w:t>
      </w:r>
      <w:r w:rsidRPr="002653EE">
        <w:rPr>
          <w:rFonts w:eastAsiaTheme="minorEastAsia" w:hint="eastAsia"/>
          <w:lang w:eastAsia="ko-KR"/>
        </w:rPr>
        <w:t>string</w:t>
      </w:r>
      <w:r w:rsidRPr="002653EE">
        <w:rPr>
          <w:rFonts w:eastAsiaTheme="minorEastAsia"/>
          <w:lang w:eastAsia="ko-KR"/>
        </w:rPr>
        <w:t>”</w:t>
      </w:r>
      <w:r w:rsidRPr="002653EE">
        <w:rPr>
          <w:rFonts w:eastAsiaTheme="minorEastAsia" w:hint="eastAsia"/>
          <w:lang w:eastAsia="ko-KR"/>
        </w:rPr>
        <w:t>.</w:t>
      </w:r>
    </w:p>
    <w:p w14:paraId="52749D84" w14:textId="77777777" w:rsidR="00BB4ED6" w:rsidRDefault="00BB4ED6" w:rsidP="00F92D1D">
      <w:pPr>
        <w:pStyle w:val="Heading4"/>
      </w:pPr>
      <w:bookmarkStart w:id="6595" w:name="_Ref451263417"/>
      <w:r>
        <w:t>Resource Type</w:t>
      </w:r>
      <w:bookmarkEnd w:id="6590"/>
      <w:bookmarkEnd w:id="6595"/>
    </w:p>
    <w:p w14:paraId="5ECBBDAC" w14:textId="77777777" w:rsidR="00BB4ED6" w:rsidRDefault="00BB4ED6" w:rsidP="00BB4ED6">
      <w:pPr>
        <w:pStyle w:val="PARAGRAPH"/>
        <w:rPr>
          <w:rFonts w:eastAsiaTheme="minorEastAsia"/>
          <w:lang w:eastAsia="ko-KR"/>
        </w:rPr>
      </w:pPr>
      <w:r>
        <w:rPr>
          <w:rFonts w:eastAsiaTheme="minorEastAsia"/>
          <w:lang w:eastAsia="ko-KR"/>
        </w:rPr>
        <w:t xml:space="preserve">Resource Type </w:t>
      </w:r>
      <w:r w:rsidR="006E4617">
        <w:rPr>
          <w:rFonts w:eastAsiaTheme="minorEastAsia"/>
          <w:lang w:eastAsia="ko-KR"/>
        </w:rPr>
        <w:t>Property is specified in</w:t>
      </w:r>
      <w:r>
        <w:rPr>
          <w:rFonts w:eastAsiaTheme="minorEastAsia"/>
          <w:lang w:eastAsia="ko-KR"/>
        </w:rPr>
        <w:t xml:space="preserve"> </w:t>
      </w:r>
      <w:r w:rsidR="00A41712">
        <w:rPr>
          <w:rFonts w:eastAsiaTheme="minorEastAsia"/>
          <w:lang w:eastAsia="ko-KR"/>
        </w:rPr>
        <w:t>s</w:t>
      </w:r>
      <w:r>
        <w:rPr>
          <w:rFonts w:eastAsiaTheme="minorEastAsia"/>
          <w:lang w:eastAsia="ko-KR"/>
        </w:rPr>
        <w:t xml:space="preserve">ection </w:t>
      </w:r>
      <w:r w:rsidR="00A41712">
        <w:rPr>
          <w:rFonts w:eastAsiaTheme="minorEastAsia"/>
          <w:lang w:eastAsia="ko-KR"/>
        </w:rPr>
        <w:fldChar w:fldCharType="begin"/>
      </w:r>
      <w:r w:rsidR="00A41712">
        <w:rPr>
          <w:rFonts w:eastAsiaTheme="minorEastAsia"/>
          <w:lang w:eastAsia="ko-KR"/>
        </w:rPr>
        <w:instrText xml:space="preserve"> REF _Ref476334717 \r \h </w:instrText>
      </w:r>
      <w:r w:rsidR="00A41712">
        <w:rPr>
          <w:rFonts w:eastAsiaTheme="minorEastAsia"/>
          <w:lang w:eastAsia="ko-KR"/>
        </w:rPr>
      </w:r>
      <w:r w:rsidR="00A41712">
        <w:rPr>
          <w:rFonts w:eastAsiaTheme="minorEastAsia"/>
          <w:lang w:eastAsia="ko-KR"/>
        </w:rPr>
        <w:fldChar w:fldCharType="separate"/>
      </w:r>
      <w:r w:rsidR="00370B4E">
        <w:rPr>
          <w:rFonts w:eastAsiaTheme="minorEastAsia"/>
          <w:lang w:eastAsia="ko-KR"/>
        </w:rPr>
        <w:t>7.4</w:t>
      </w:r>
      <w:r w:rsidR="00A41712">
        <w:rPr>
          <w:rFonts w:eastAsiaTheme="minorEastAsia"/>
          <w:lang w:eastAsia="ko-KR"/>
        </w:rPr>
        <w:fldChar w:fldCharType="end"/>
      </w:r>
      <w:r>
        <w:rPr>
          <w:rFonts w:eastAsiaTheme="minorEastAsia"/>
          <w:lang w:eastAsia="ko-KR"/>
        </w:rPr>
        <w:t>.</w:t>
      </w:r>
    </w:p>
    <w:p w14:paraId="49385ED4" w14:textId="77777777" w:rsidR="00BB4ED6" w:rsidRDefault="00BB4ED6" w:rsidP="00F92D1D">
      <w:pPr>
        <w:pStyle w:val="Heading4"/>
      </w:pPr>
      <w:bookmarkStart w:id="6596" w:name="_Ref451252446"/>
      <w:r>
        <w:t>Interface</w:t>
      </w:r>
      <w:bookmarkEnd w:id="6596"/>
    </w:p>
    <w:p w14:paraId="129AC1B6" w14:textId="77777777" w:rsidR="00BB4ED6" w:rsidRDefault="00BB4ED6" w:rsidP="00BB4ED6">
      <w:pPr>
        <w:pStyle w:val="PARAGRAPH"/>
        <w:rPr>
          <w:rFonts w:eastAsiaTheme="minorEastAsia"/>
          <w:lang w:eastAsia="ko-KR"/>
        </w:rPr>
      </w:pPr>
      <w:r>
        <w:rPr>
          <w:rFonts w:eastAsiaTheme="minorEastAsia"/>
          <w:lang w:eastAsia="ko-KR"/>
        </w:rPr>
        <w:t xml:space="preserve">Interface </w:t>
      </w:r>
      <w:r w:rsidR="006E4617">
        <w:rPr>
          <w:rFonts w:eastAsiaTheme="minorEastAsia"/>
          <w:lang w:eastAsia="ko-KR"/>
        </w:rPr>
        <w:t xml:space="preserve">Property is specified </w:t>
      </w:r>
      <w:r>
        <w:rPr>
          <w:rFonts w:eastAsiaTheme="minorEastAsia"/>
          <w:lang w:eastAsia="ko-KR"/>
        </w:rPr>
        <w:t xml:space="preserve">in </w:t>
      </w:r>
      <w:r w:rsidR="009D37A8">
        <w:rPr>
          <w:rFonts w:eastAsiaTheme="minorEastAsia"/>
          <w:lang w:eastAsia="ko-KR"/>
        </w:rPr>
        <w:t>s</w:t>
      </w:r>
      <w:r>
        <w:rPr>
          <w:rFonts w:eastAsiaTheme="minorEastAsia"/>
          <w:lang w:eastAsia="ko-KR"/>
        </w:rPr>
        <w:t xml:space="preserve">ection </w:t>
      </w:r>
      <w:r w:rsidR="00194F1E">
        <w:rPr>
          <w:rFonts w:eastAsiaTheme="minorEastAsia"/>
          <w:lang w:eastAsia="ko-KR"/>
        </w:rPr>
        <w:fldChar w:fldCharType="begin"/>
      </w:r>
      <w:r>
        <w:rPr>
          <w:rFonts w:eastAsiaTheme="minorEastAsia"/>
          <w:lang w:eastAsia="ko-KR"/>
        </w:rPr>
        <w:instrText xml:space="preserve"> REF _Ref451253298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7.5</w:t>
      </w:r>
      <w:r w:rsidR="00194F1E">
        <w:rPr>
          <w:rFonts w:eastAsiaTheme="minorEastAsia"/>
          <w:lang w:eastAsia="ko-KR"/>
        </w:rPr>
        <w:fldChar w:fldCharType="end"/>
      </w:r>
      <w:r>
        <w:rPr>
          <w:rFonts w:eastAsiaTheme="minorEastAsia"/>
          <w:lang w:eastAsia="ko-KR"/>
        </w:rPr>
        <w:t>.</w:t>
      </w:r>
    </w:p>
    <w:p w14:paraId="56061CA9" w14:textId="77777777" w:rsidR="00D27271" w:rsidRDefault="00D27271" w:rsidP="00F92D1D">
      <w:pPr>
        <w:pStyle w:val="Heading4"/>
      </w:pPr>
      <w:bookmarkStart w:id="6597" w:name="_Ref451260441"/>
      <w:bookmarkEnd w:id="6591"/>
      <w:bookmarkEnd w:id="6592"/>
      <w:bookmarkEnd w:id="6593"/>
      <w:r w:rsidRPr="00F2331D">
        <w:t>Name</w:t>
      </w:r>
      <w:bookmarkEnd w:id="6597"/>
    </w:p>
    <w:p w14:paraId="43866C6A" w14:textId="77777777" w:rsidR="00D27271" w:rsidRDefault="00D27271" w:rsidP="00D27271">
      <w:pPr>
        <w:pStyle w:val="PARAGRAPH"/>
        <w:rPr>
          <w:rFonts w:eastAsiaTheme="minorEastAsia"/>
          <w:lang w:eastAsia="ko-KR"/>
        </w:rPr>
      </w:pPr>
      <w:r>
        <w:rPr>
          <w:rFonts w:eastAsiaTheme="minorEastAsia" w:hint="eastAsia"/>
          <w:lang w:eastAsia="ko-KR"/>
        </w:rPr>
        <w:t xml:space="preserve">A </w:t>
      </w:r>
      <w:r>
        <w:rPr>
          <w:rFonts w:eastAsiaTheme="minorEastAsia"/>
          <w:lang w:eastAsia="ko-KR"/>
        </w:rPr>
        <w:t>h</w:t>
      </w:r>
      <w:r>
        <w:rPr>
          <w:rFonts w:eastAsiaTheme="minorEastAsia" w:hint="eastAsia"/>
          <w:lang w:eastAsia="ko-KR"/>
        </w:rPr>
        <w:t xml:space="preserve">uman </w:t>
      </w:r>
      <w:r>
        <w:rPr>
          <w:rFonts w:eastAsiaTheme="minorEastAsia"/>
          <w:lang w:eastAsia="ko-KR"/>
        </w:rPr>
        <w:t>f</w:t>
      </w:r>
      <w:r>
        <w:rPr>
          <w:rFonts w:eastAsiaTheme="minorEastAsia" w:hint="eastAsia"/>
          <w:lang w:eastAsia="ko-KR"/>
        </w:rPr>
        <w:t xml:space="preserve">riendly name for the </w:t>
      </w:r>
      <w:r w:rsidR="000D0FC4">
        <w:rPr>
          <w:rFonts w:eastAsiaTheme="minorEastAsia"/>
          <w:lang w:eastAsia="ko-KR"/>
        </w:rPr>
        <w:t>R</w:t>
      </w:r>
      <w:r>
        <w:rPr>
          <w:rFonts w:eastAsiaTheme="minorEastAsia" w:hint="eastAsia"/>
          <w:lang w:eastAsia="ko-KR"/>
        </w:rPr>
        <w:t>esource</w:t>
      </w:r>
      <w:r>
        <w:rPr>
          <w:rFonts w:eastAsiaTheme="minorEastAsia"/>
          <w:lang w:eastAsia="ko-KR"/>
        </w:rPr>
        <w:t>,</w:t>
      </w:r>
      <w:r>
        <w:rPr>
          <w:rFonts w:eastAsiaTheme="minorEastAsia" w:hint="eastAsia"/>
          <w:lang w:eastAsia="ko-KR"/>
        </w:rPr>
        <w:t xml:space="preserve"> </w:t>
      </w:r>
      <w:r w:rsidRPr="00B21696">
        <w:rPr>
          <w:rFonts w:eastAsiaTheme="minorEastAsia"/>
          <w:lang w:eastAsia="ko-KR"/>
        </w:rPr>
        <w:t>i.e. a specific resource instance name (e.g.</w:t>
      </w:r>
      <w:r>
        <w:rPr>
          <w:rFonts w:eastAsiaTheme="minorEastAsia"/>
          <w:lang w:eastAsia="ko-KR"/>
        </w:rPr>
        <w:t>,</w:t>
      </w:r>
      <w:r>
        <w:rPr>
          <w:rFonts w:eastAsiaTheme="minorEastAsia" w:hint="eastAsia"/>
          <w:lang w:eastAsia="ko-KR"/>
        </w:rPr>
        <w:t xml:space="preserve"> </w:t>
      </w:r>
      <w:r w:rsidRPr="00B21696">
        <w:rPr>
          <w:rFonts w:eastAsiaTheme="minorEastAsia"/>
          <w:lang w:eastAsia="ko-KR"/>
        </w:rPr>
        <w:t>MyLivingRoomLight)</w:t>
      </w:r>
      <w:r>
        <w:rPr>
          <w:rFonts w:eastAsiaTheme="minorEastAsia"/>
          <w:lang w:eastAsia="ko-KR"/>
        </w:rPr>
        <w:t>,</w:t>
      </w:r>
      <w:r w:rsidR="00687FB2">
        <w:rPr>
          <w:rFonts w:eastAsiaTheme="minorEastAsia"/>
          <w:lang w:eastAsia="ko-KR"/>
        </w:rPr>
        <w:t xml:space="preserve"> The Name Property is as defined in </w:t>
      </w:r>
      <w:r w:rsidR="00194F1E">
        <w:rPr>
          <w:rFonts w:eastAsiaTheme="minorEastAsia"/>
          <w:lang w:eastAsia="ko-KR"/>
        </w:rPr>
        <w:fldChar w:fldCharType="begin"/>
      </w:r>
      <w:r w:rsidR="00687FB2">
        <w:rPr>
          <w:rFonts w:eastAsiaTheme="minorEastAsia"/>
          <w:lang w:eastAsia="ko-KR"/>
        </w:rPr>
        <w:instrText xml:space="preserve"> REF _Ref451254057 \h </w:instrText>
      </w:r>
      <w:r w:rsidR="00194F1E">
        <w:rPr>
          <w:rFonts w:eastAsiaTheme="minorEastAsia"/>
          <w:lang w:eastAsia="ko-KR"/>
        </w:rPr>
      </w:r>
      <w:r w:rsidR="00194F1E">
        <w:rPr>
          <w:rFonts w:eastAsiaTheme="minorEastAsia"/>
          <w:lang w:eastAsia="ko-KR"/>
        </w:rPr>
        <w:fldChar w:fldCharType="separate"/>
      </w:r>
      <w:r w:rsidR="00370B4E" w:rsidRPr="003076C9">
        <w:t xml:space="preserve">Table </w:t>
      </w:r>
      <w:r w:rsidR="00370B4E">
        <w:rPr>
          <w:noProof/>
        </w:rPr>
        <w:t>2</w:t>
      </w:r>
      <w:r w:rsidR="00194F1E">
        <w:rPr>
          <w:rFonts w:eastAsiaTheme="minorEastAsia"/>
          <w:lang w:eastAsia="ko-KR"/>
        </w:rPr>
        <w:fldChar w:fldCharType="end"/>
      </w:r>
    </w:p>
    <w:p w14:paraId="16FA035D" w14:textId="77777777" w:rsidR="001D7A1D" w:rsidRDefault="001D7A1D" w:rsidP="001D7A1D">
      <w:pPr>
        <w:pStyle w:val="TABLE-title"/>
        <w:rPr>
          <w:rFonts w:eastAsiaTheme="minorEastAsia"/>
        </w:rPr>
      </w:pPr>
      <w:bookmarkStart w:id="6598" w:name="_Ref451254057"/>
      <w:bookmarkStart w:id="6599" w:name="_Toc509367555"/>
      <w:r w:rsidRPr="003076C9">
        <w:t xml:space="preserve">Table </w:t>
      </w:r>
      <w:r w:rsidR="00194F1E" w:rsidRPr="003076C9">
        <w:fldChar w:fldCharType="begin"/>
      </w:r>
      <w:r w:rsidRPr="00113C22">
        <w:instrText xml:space="preserve"> SEQ Table \* ARABIC </w:instrText>
      </w:r>
      <w:r w:rsidR="00194F1E" w:rsidRPr="003076C9">
        <w:fldChar w:fldCharType="separate"/>
      </w:r>
      <w:r w:rsidR="00370B4E">
        <w:rPr>
          <w:noProof/>
        </w:rPr>
        <w:t>2</w:t>
      </w:r>
      <w:r w:rsidR="00194F1E" w:rsidRPr="003076C9">
        <w:fldChar w:fldCharType="end"/>
      </w:r>
      <w:bookmarkEnd w:id="6598"/>
      <w:r w:rsidRPr="003076C9">
        <w:t xml:space="preserve">. </w:t>
      </w:r>
      <w:r w:rsidRPr="00113C22">
        <w:rPr>
          <w:rFonts w:eastAsiaTheme="minorEastAsia" w:hint="eastAsia"/>
        </w:rPr>
        <w:t>Name Property Definition</w:t>
      </w:r>
      <w:bookmarkEnd w:id="6599"/>
    </w:p>
    <w:tbl>
      <w:tblPr>
        <w:tblStyle w:val="GridTable41"/>
        <w:tblW w:w="9625" w:type="dxa"/>
        <w:tblLook w:val="04A0" w:firstRow="1" w:lastRow="0" w:firstColumn="1" w:lastColumn="0" w:noHBand="0" w:noVBand="1"/>
      </w:tblPr>
      <w:tblGrid>
        <w:gridCol w:w="1692"/>
        <w:gridCol w:w="985"/>
        <w:gridCol w:w="838"/>
        <w:gridCol w:w="742"/>
        <w:gridCol w:w="562"/>
        <w:gridCol w:w="780"/>
        <w:gridCol w:w="1079"/>
        <w:gridCol w:w="2947"/>
      </w:tblGrid>
      <w:tr w:rsidR="001D7A1D" w:rsidRPr="00C63F04" w14:paraId="286ADA05" w14:textId="77777777" w:rsidTr="000D0FC4">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92" w:type="dxa"/>
          </w:tcPr>
          <w:p w14:paraId="105FCCFF" w14:textId="77777777" w:rsidR="001D7A1D" w:rsidRPr="00C63F04" w:rsidRDefault="001D7A1D" w:rsidP="00BB4ED6">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85" w:type="dxa"/>
          </w:tcPr>
          <w:p w14:paraId="46480DAE"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838" w:type="dxa"/>
          </w:tcPr>
          <w:p w14:paraId="5541AB25"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42" w:type="dxa"/>
          </w:tcPr>
          <w:p w14:paraId="534F8999"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62" w:type="dxa"/>
          </w:tcPr>
          <w:p w14:paraId="2D5EA6A6"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232BEFA5"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9" w:type="dxa"/>
          </w:tcPr>
          <w:p w14:paraId="67954F67"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947" w:type="dxa"/>
          </w:tcPr>
          <w:p w14:paraId="661400AD"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1D7A1D" w:rsidRPr="00C63F04" w14:paraId="314DEB45" w14:textId="77777777" w:rsidTr="000D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tcPr>
          <w:p w14:paraId="263ABE3F" w14:textId="77777777" w:rsidR="001D7A1D" w:rsidRPr="00C63F04" w:rsidRDefault="001D7A1D" w:rsidP="00BB4ED6">
            <w:pPr>
              <w:pStyle w:val="TABLE-cell"/>
              <w:rPr>
                <w:rFonts w:eastAsiaTheme="minorEastAsia"/>
                <w:lang w:eastAsia="ko-KR"/>
              </w:rPr>
            </w:pPr>
            <w:r>
              <w:rPr>
                <w:rFonts w:eastAsiaTheme="minorEastAsia"/>
                <w:lang w:eastAsia="ko-KR"/>
              </w:rPr>
              <w:t>Name</w:t>
            </w:r>
          </w:p>
        </w:tc>
        <w:tc>
          <w:tcPr>
            <w:tcW w:w="985" w:type="dxa"/>
          </w:tcPr>
          <w:p w14:paraId="36A134DA" w14:textId="77777777" w:rsidR="001D7A1D"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w:t>
            </w:r>
          </w:p>
        </w:tc>
        <w:tc>
          <w:tcPr>
            <w:tcW w:w="838" w:type="dxa"/>
          </w:tcPr>
          <w:p w14:paraId="6175715A" w14:textId="77777777" w:rsidR="001D7A1D" w:rsidRPr="00C63F04"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742" w:type="dxa"/>
          </w:tcPr>
          <w:p w14:paraId="718A6195" w14:textId="77777777" w:rsidR="001D7A1D" w:rsidRPr="0024338F" w:rsidRDefault="001D7A1D" w:rsidP="00BB4ED6">
            <w:pPr>
              <w:pStyle w:val="TABLE-cell"/>
              <w:cnfStyle w:val="000000100000" w:firstRow="0" w:lastRow="0" w:firstColumn="0" w:lastColumn="0" w:oddVBand="0" w:evenVBand="0" w:oddHBand="1" w:evenHBand="0" w:firstRowFirstColumn="0" w:firstRowLastColumn="0" w:lastRowFirstColumn="0" w:lastRowLastColumn="0"/>
            </w:pPr>
          </w:p>
        </w:tc>
        <w:tc>
          <w:tcPr>
            <w:tcW w:w="562" w:type="dxa"/>
          </w:tcPr>
          <w:p w14:paraId="64CE93CD" w14:textId="77777777" w:rsidR="001D7A1D" w:rsidRDefault="001D7A1D" w:rsidP="00BB4ED6">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80" w:type="dxa"/>
          </w:tcPr>
          <w:p w14:paraId="64091748" w14:textId="77777777" w:rsidR="001D7A1D"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R</w:t>
            </w:r>
            <w:r w:rsidR="000D0FC4">
              <w:rPr>
                <w:rFonts w:eastAsiaTheme="minorEastAsia"/>
                <w:lang w:eastAsia="ko-KR"/>
              </w:rPr>
              <w:t>, W</w:t>
            </w:r>
          </w:p>
        </w:tc>
        <w:tc>
          <w:tcPr>
            <w:tcW w:w="1079" w:type="dxa"/>
          </w:tcPr>
          <w:p w14:paraId="4BCF1001" w14:textId="77777777" w:rsidR="001D7A1D" w:rsidRPr="00C63F04"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c>
          <w:tcPr>
            <w:tcW w:w="2947" w:type="dxa"/>
          </w:tcPr>
          <w:p w14:paraId="61A5D0F3" w14:textId="77777777" w:rsidR="001D7A1D" w:rsidRPr="00C63F04" w:rsidRDefault="001D7A1D" w:rsidP="000D0FC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AD5A31">
              <w:t>Human understandable name for the resource</w:t>
            </w:r>
            <w:r w:rsidR="000D0FC4">
              <w:t>.</w:t>
            </w:r>
          </w:p>
        </w:tc>
      </w:tr>
    </w:tbl>
    <w:p w14:paraId="15478C9D" w14:textId="77777777" w:rsidR="001D7A1D" w:rsidRDefault="000D0FC4" w:rsidP="00D27271">
      <w:pPr>
        <w:pStyle w:val="PARAGRAPH"/>
        <w:rPr>
          <w:rFonts w:eastAsiaTheme="minorEastAsia"/>
          <w:lang w:eastAsia="ko-KR"/>
        </w:rPr>
      </w:pPr>
      <w:r w:rsidRPr="000D0FC4">
        <w:rPr>
          <w:rFonts w:eastAsiaTheme="minorEastAsia"/>
          <w:lang w:eastAsia="ko-KR"/>
        </w:rPr>
        <w:lastRenderedPageBreak/>
        <w:t>The ‘Name’ Property is read-write unless otherwise r</w:t>
      </w:r>
      <w:r>
        <w:rPr>
          <w:rFonts w:eastAsiaTheme="minorEastAsia"/>
          <w:lang w:eastAsia="ko-KR"/>
        </w:rPr>
        <w:t xml:space="preserve">estricted by the Resource Type </w:t>
      </w:r>
      <w:r w:rsidRPr="000D0FC4">
        <w:rPr>
          <w:rFonts w:eastAsiaTheme="minorEastAsia"/>
          <w:lang w:eastAsia="ko-KR"/>
        </w:rPr>
        <w:t>(i.e. the Resource Type does not support UPDATE or does not support UPDATE using read-write).</w:t>
      </w:r>
    </w:p>
    <w:p w14:paraId="74EA0EA4" w14:textId="77777777" w:rsidR="00D27271" w:rsidRDefault="00D27271" w:rsidP="00F92D1D">
      <w:pPr>
        <w:pStyle w:val="Heading4"/>
      </w:pPr>
      <w:bookmarkStart w:id="6600" w:name="_Ref451260461"/>
      <w:r>
        <w:t>Resource Identity</w:t>
      </w:r>
      <w:bookmarkEnd w:id="6600"/>
    </w:p>
    <w:p w14:paraId="52409ED7" w14:textId="77777777" w:rsidR="00D27271" w:rsidRDefault="00D27271" w:rsidP="00D27271">
      <w:pPr>
        <w:pStyle w:val="PARAGRAPH"/>
      </w:pPr>
      <w:r>
        <w:t>The Resource Identity P</w:t>
      </w:r>
      <w:r w:rsidRPr="00553C8A">
        <w:t xml:space="preserve">roperty </w:t>
      </w:r>
      <w:r>
        <w:t>shall be</w:t>
      </w:r>
      <w:r w:rsidRPr="00553C8A">
        <w:t xml:space="preserve"> a unique (across the scope of the host Server) instance identifier for a specific instance of the </w:t>
      </w:r>
      <w:r>
        <w:t>R</w:t>
      </w:r>
      <w:r w:rsidRPr="00553C8A">
        <w:t>esource. The encoding of this identifier is device and implementation dependent</w:t>
      </w:r>
      <w:r w:rsidR="00EB0580" w:rsidRPr="00EB0580">
        <w:t xml:space="preserve"> as long as the uniqueness constraint is met, noting that an implementatio</w:t>
      </w:r>
      <w:r w:rsidR="009D37A8">
        <w:t>n may use a uuid as defined in s</w:t>
      </w:r>
      <w:r w:rsidR="00EB0580" w:rsidRPr="00EB0580">
        <w:t>ection</w:t>
      </w:r>
      <w:r w:rsidR="00EB0580">
        <w:t xml:space="preserve"> </w:t>
      </w:r>
      <w:r w:rsidR="00EB0580">
        <w:fldChar w:fldCharType="begin"/>
      </w:r>
      <w:r w:rsidR="00EB0580">
        <w:instrText xml:space="preserve"> REF _Ref416218980 \r \h </w:instrText>
      </w:r>
      <w:r w:rsidR="00EB0580">
        <w:fldChar w:fldCharType="separate"/>
      </w:r>
      <w:r w:rsidR="00370B4E">
        <w:t>3.4</w:t>
      </w:r>
      <w:r w:rsidR="00EB0580">
        <w:fldChar w:fldCharType="end"/>
      </w:r>
      <w:r w:rsidRPr="00553C8A">
        <w:t>.</w:t>
      </w:r>
      <w:r w:rsidR="00687FB2">
        <w:t xml:space="preserve"> The Resource Identity Property is as defined in </w:t>
      </w:r>
      <w:r w:rsidR="00194F1E">
        <w:fldChar w:fldCharType="begin"/>
      </w:r>
      <w:r w:rsidR="00687FB2">
        <w:instrText xml:space="preserve"> REF _Ref451254104 \h </w:instrText>
      </w:r>
      <w:r w:rsidR="00194F1E">
        <w:fldChar w:fldCharType="separate"/>
      </w:r>
      <w:r w:rsidR="00370B4E" w:rsidRPr="003076C9">
        <w:t xml:space="preserve">Table </w:t>
      </w:r>
      <w:r w:rsidR="00370B4E">
        <w:rPr>
          <w:noProof/>
        </w:rPr>
        <w:t>3</w:t>
      </w:r>
      <w:r w:rsidR="00194F1E">
        <w:fldChar w:fldCharType="end"/>
      </w:r>
      <w:r w:rsidR="00687FB2">
        <w:t>.</w:t>
      </w:r>
    </w:p>
    <w:p w14:paraId="141A824A" w14:textId="77777777" w:rsidR="00687FB2" w:rsidRDefault="00687FB2" w:rsidP="00687FB2">
      <w:pPr>
        <w:pStyle w:val="TABLE-title"/>
        <w:rPr>
          <w:rFonts w:eastAsiaTheme="minorEastAsia"/>
        </w:rPr>
      </w:pPr>
      <w:bookmarkStart w:id="6601" w:name="_Ref451254104"/>
      <w:bookmarkStart w:id="6602" w:name="_Toc509367556"/>
      <w:r w:rsidRPr="003076C9">
        <w:t xml:space="preserve">Table </w:t>
      </w:r>
      <w:r w:rsidR="00194F1E" w:rsidRPr="003076C9">
        <w:fldChar w:fldCharType="begin"/>
      </w:r>
      <w:r w:rsidRPr="00113C22">
        <w:instrText xml:space="preserve"> SEQ Table \* ARABIC </w:instrText>
      </w:r>
      <w:r w:rsidR="00194F1E" w:rsidRPr="003076C9">
        <w:fldChar w:fldCharType="separate"/>
      </w:r>
      <w:r w:rsidR="00370B4E">
        <w:rPr>
          <w:noProof/>
        </w:rPr>
        <w:t>3</w:t>
      </w:r>
      <w:r w:rsidR="00194F1E" w:rsidRPr="003076C9">
        <w:fldChar w:fldCharType="end"/>
      </w:r>
      <w:bookmarkEnd w:id="6601"/>
      <w:r w:rsidRPr="003076C9">
        <w:t xml:space="preserve">. </w:t>
      </w:r>
      <w:r w:rsidR="00015772">
        <w:rPr>
          <w:rFonts w:eastAsiaTheme="minorEastAsia"/>
        </w:rPr>
        <w:t>Resource</w:t>
      </w:r>
      <w:r>
        <w:rPr>
          <w:rFonts w:eastAsiaTheme="minorEastAsia"/>
        </w:rPr>
        <w:t xml:space="preserve"> Identity</w:t>
      </w:r>
      <w:r w:rsidRPr="00113C22">
        <w:rPr>
          <w:rFonts w:eastAsiaTheme="minorEastAsia" w:hint="eastAsia"/>
        </w:rPr>
        <w:t xml:space="preserve"> Property Definition</w:t>
      </w:r>
      <w:bookmarkEnd w:id="6602"/>
    </w:p>
    <w:p w14:paraId="5804FEBD" w14:textId="77777777" w:rsidR="001D7A1D" w:rsidRDefault="001D7A1D" w:rsidP="001D7A1D">
      <w:pPr>
        <w:pStyle w:val="PARAGRAPH"/>
      </w:pPr>
    </w:p>
    <w:tbl>
      <w:tblPr>
        <w:tblStyle w:val="GridTable41"/>
        <w:tblW w:w="9625" w:type="dxa"/>
        <w:tblLook w:val="04A0" w:firstRow="1" w:lastRow="0" w:firstColumn="1" w:lastColumn="0" w:noHBand="0" w:noVBand="1"/>
      </w:tblPr>
      <w:tblGrid>
        <w:gridCol w:w="1580"/>
        <w:gridCol w:w="970"/>
        <w:gridCol w:w="811"/>
        <w:gridCol w:w="1422"/>
        <w:gridCol w:w="614"/>
        <w:gridCol w:w="881"/>
        <w:gridCol w:w="1301"/>
        <w:gridCol w:w="2046"/>
      </w:tblGrid>
      <w:tr w:rsidR="001D7A1D" w:rsidRPr="00C63F04" w14:paraId="12B72DF2" w14:textId="77777777" w:rsidTr="00BB4ED6">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91" w:type="dxa"/>
          </w:tcPr>
          <w:p w14:paraId="52AD78CB" w14:textId="77777777" w:rsidR="001D7A1D" w:rsidRPr="00C63F04" w:rsidRDefault="001D7A1D" w:rsidP="00BB4ED6">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86" w:type="dxa"/>
          </w:tcPr>
          <w:p w14:paraId="63FFDF4E"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839" w:type="dxa"/>
          </w:tcPr>
          <w:p w14:paraId="6A26B230"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02" w:type="dxa"/>
          </w:tcPr>
          <w:p w14:paraId="698EC921"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630" w:type="dxa"/>
          </w:tcPr>
          <w:p w14:paraId="25C6F432"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900" w:type="dxa"/>
          </w:tcPr>
          <w:p w14:paraId="5C92E9A5"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350" w:type="dxa"/>
          </w:tcPr>
          <w:p w14:paraId="0B1A43B9"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227" w:type="dxa"/>
          </w:tcPr>
          <w:p w14:paraId="09A4CF73" w14:textId="77777777" w:rsidR="001D7A1D" w:rsidRPr="00C63F04" w:rsidRDefault="001D7A1D"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1D7A1D" w:rsidRPr="00C63F04" w14:paraId="0A5C4095"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6A551D" w14:textId="77777777" w:rsidR="001D7A1D" w:rsidRPr="00C63F04" w:rsidRDefault="001D7A1D" w:rsidP="00BB4ED6">
            <w:pPr>
              <w:pStyle w:val="TABLE-cell"/>
              <w:rPr>
                <w:rFonts w:eastAsiaTheme="minorEastAsia"/>
                <w:lang w:eastAsia="ko-KR"/>
              </w:rPr>
            </w:pPr>
            <w:r>
              <w:rPr>
                <w:rFonts w:eastAsiaTheme="minorEastAsia"/>
                <w:lang w:eastAsia="ko-KR"/>
              </w:rPr>
              <w:t>Resource Identity</w:t>
            </w:r>
          </w:p>
        </w:tc>
        <w:tc>
          <w:tcPr>
            <w:tcW w:w="986" w:type="dxa"/>
          </w:tcPr>
          <w:p w14:paraId="424FF5DA" w14:textId="77777777" w:rsidR="001D7A1D"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id</w:t>
            </w:r>
          </w:p>
        </w:tc>
        <w:tc>
          <w:tcPr>
            <w:tcW w:w="839" w:type="dxa"/>
          </w:tcPr>
          <w:p w14:paraId="10978E81" w14:textId="77777777" w:rsidR="001D7A1D" w:rsidRPr="00C63F04" w:rsidRDefault="00AE7A44"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w:t>
            </w:r>
            <w:r w:rsidR="001D7A1D">
              <w:rPr>
                <w:rFonts w:eastAsiaTheme="minorEastAsia"/>
                <w:lang w:eastAsia="ko-KR"/>
              </w:rPr>
              <w:t>tring</w:t>
            </w:r>
            <w:r>
              <w:rPr>
                <w:rFonts w:eastAsiaTheme="minorEastAsia"/>
                <w:lang w:eastAsia="ko-KR"/>
              </w:rPr>
              <w:t xml:space="preserve"> or uuid</w:t>
            </w:r>
          </w:p>
        </w:tc>
        <w:tc>
          <w:tcPr>
            <w:tcW w:w="1002" w:type="dxa"/>
          </w:tcPr>
          <w:p w14:paraId="2142AA54" w14:textId="77777777" w:rsidR="001D7A1D" w:rsidRPr="0024338F" w:rsidRDefault="001D7A1D" w:rsidP="00BB4ED6">
            <w:pPr>
              <w:pStyle w:val="TABLE-cell"/>
              <w:cnfStyle w:val="000000100000" w:firstRow="0" w:lastRow="0" w:firstColumn="0" w:lastColumn="0" w:oddVBand="0" w:evenVBand="0" w:oddHBand="1" w:evenHBand="0" w:firstRowFirstColumn="0" w:firstRowLastColumn="0" w:lastRowFirstColumn="0" w:lastRowLastColumn="0"/>
            </w:pPr>
            <w:r>
              <w:t>Implementation Dependent</w:t>
            </w:r>
          </w:p>
        </w:tc>
        <w:tc>
          <w:tcPr>
            <w:tcW w:w="630" w:type="dxa"/>
          </w:tcPr>
          <w:p w14:paraId="158D2C97" w14:textId="77777777" w:rsidR="001D7A1D" w:rsidRDefault="001D7A1D" w:rsidP="00BB4ED6">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900" w:type="dxa"/>
          </w:tcPr>
          <w:p w14:paraId="63F448B0" w14:textId="77777777" w:rsidR="001D7A1D"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R</w:t>
            </w:r>
          </w:p>
        </w:tc>
        <w:tc>
          <w:tcPr>
            <w:tcW w:w="1350" w:type="dxa"/>
          </w:tcPr>
          <w:p w14:paraId="2D956BBE" w14:textId="77777777" w:rsidR="001D7A1D" w:rsidRPr="00C63F04"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c>
          <w:tcPr>
            <w:tcW w:w="2227" w:type="dxa"/>
          </w:tcPr>
          <w:p w14:paraId="58532FC3" w14:textId="77777777" w:rsidR="001D7A1D" w:rsidRPr="00C63F04" w:rsidRDefault="001D7A1D"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553C8A">
              <w:t xml:space="preserve">Unique identifier of the Resource </w:t>
            </w:r>
            <w:r>
              <w:t>(over all R</w:t>
            </w:r>
            <w:r w:rsidRPr="00553C8A">
              <w:t xml:space="preserve">esources in the </w:t>
            </w:r>
            <w:r>
              <w:t>D</w:t>
            </w:r>
            <w:r w:rsidRPr="00553C8A">
              <w:t>evice)</w:t>
            </w:r>
          </w:p>
        </w:tc>
      </w:tr>
    </w:tbl>
    <w:p w14:paraId="10264775" w14:textId="77777777" w:rsidR="001D7A1D" w:rsidRDefault="001D7A1D" w:rsidP="00D27271">
      <w:pPr>
        <w:pStyle w:val="PARAGRAPH"/>
        <w:rPr>
          <w:rFonts w:eastAsiaTheme="minorEastAsia"/>
          <w:lang w:eastAsia="ko-KR"/>
        </w:rPr>
      </w:pPr>
    </w:p>
    <w:p w14:paraId="2790173E" w14:textId="77777777" w:rsidR="00EF28EB" w:rsidRPr="004E77F5" w:rsidRDefault="00EF28EB" w:rsidP="004E77F5">
      <w:pPr>
        <w:pStyle w:val="Heading2"/>
        <w:rPr>
          <w:rFonts w:eastAsiaTheme="minorEastAsia"/>
          <w:lang w:eastAsia="ko-KR"/>
        </w:rPr>
      </w:pPr>
      <w:bookmarkStart w:id="6603" w:name="_Ref476334717"/>
      <w:bookmarkStart w:id="6604" w:name="_Toc509367154"/>
      <w:r>
        <w:t>Resource Type</w:t>
      </w:r>
      <w:bookmarkEnd w:id="6603"/>
      <w:bookmarkEnd w:id="6604"/>
    </w:p>
    <w:p w14:paraId="5DD860CA" w14:textId="77777777" w:rsidR="005D2D69" w:rsidRDefault="000322B1" w:rsidP="00F92D1D">
      <w:pPr>
        <w:pStyle w:val="Heading3"/>
      </w:pPr>
      <w:bookmarkStart w:id="6605" w:name="_Toc509367155"/>
      <w:r>
        <w:rPr>
          <w:rFonts w:eastAsiaTheme="minorEastAsia" w:hint="eastAsia"/>
          <w:lang w:eastAsia="ko-KR"/>
        </w:rPr>
        <w:t>Introduction</w:t>
      </w:r>
      <w:bookmarkEnd w:id="6605"/>
    </w:p>
    <w:p w14:paraId="51061939" w14:textId="77777777" w:rsidR="005D2D69" w:rsidRDefault="00853CAC" w:rsidP="005D2D69">
      <w:pPr>
        <w:pStyle w:val="PARAGRAPH"/>
        <w:rPr>
          <w:rFonts w:eastAsiaTheme="minorEastAsia"/>
          <w:lang w:eastAsia="ko-KR"/>
        </w:rPr>
      </w:pPr>
      <w:r>
        <w:rPr>
          <w:color w:val="000000"/>
        </w:rPr>
        <w:t>Resource</w:t>
      </w:r>
      <w:r w:rsidR="002C018E">
        <w:rPr>
          <w:rFonts w:eastAsiaTheme="minorEastAsia" w:hint="eastAsia"/>
          <w:color w:val="000000"/>
          <w:lang w:eastAsia="ko-KR"/>
        </w:rPr>
        <w:t xml:space="preserve"> </w:t>
      </w:r>
      <w:r>
        <w:rPr>
          <w:color w:val="000000"/>
        </w:rPr>
        <w:t>Type is a class or category of Resources and a Resource is an instance of one or more Resource Types</w:t>
      </w:r>
      <w:r w:rsidR="0068142C" w:rsidRPr="009E2824">
        <w:rPr>
          <w:rFonts w:eastAsiaTheme="minorEastAsia"/>
          <w:lang w:eastAsia="ko-KR"/>
        </w:rPr>
        <w:t>.</w:t>
      </w:r>
    </w:p>
    <w:p w14:paraId="72027280" w14:textId="77777777" w:rsidR="00B97387" w:rsidRDefault="00B97387" w:rsidP="00B97387">
      <w:pPr>
        <w:pStyle w:val="PARAGRAPH"/>
      </w:pPr>
      <w:r>
        <w:t xml:space="preserve">The Resource Types of a Resource is </w:t>
      </w:r>
      <w:r w:rsidRPr="00B97387">
        <w:t>declared</w:t>
      </w:r>
      <w:r>
        <w:t xml:space="preserve"> using the Resource Type </w:t>
      </w:r>
      <w:r>
        <w:rPr>
          <w:rFonts w:eastAsiaTheme="minorEastAsia" w:hint="eastAsia"/>
          <w:lang w:eastAsia="ko-KR"/>
        </w:rPr>
        <w:t>Common</w:t>
      </w:r>
      <w:r>
        <w:t xml:space="preserve"> Property as described in </w:t>
      </w:r>
      <w:r w:rsidR="009D37A8">
        <w:t>s</w:t>
      </w:r>
      <w:r>
        <w:t xml:space="preserve">ection </w:t>
      </w:r>
      <w:r w:rsidR="00194F1E">
        <w:fldChar w:fldCharType="begin"/>
      </w:r>
      <w:r>
        <w:instrText xml:space="preserve"> REF _Ref451263417 \r \h </w:instrText>
      </w:r>
      <w:r w:rsidR="00194F1E">
        <w:fldChar w:fldCharType="separate"/>
      </w:r>
      <w:r w:rsidR="00370B4E">
        <w:t>7.3.2.3</w:t>
      </w:r>
      <w:r w:rsidR="00194F1E">
        <w:fldChar w:fldCharType="end"/>
      </w:r>
      <w:r>
        <w:t xml:space="preserve"> or in a Link using the Resource Type Parameter.</w:t>
      </w:r>
    </w:p>
    <w:p w14:paraId="62EF8DB0" w14:textId="77777777" w:rsidR="00B97387" w:rsidRDefault="00B97387" w:rsidP="00B97387">
      <w:pPr>
        <w:pStyle w:val="PARAGRAPH"/>
      </w:pPr>
      <w:r>
        <w:t>A Resource Type may either be pre-defined</w:t>
      </w:r>
      <w:r w:rsidR="00E02A6F">
        <w:t xml:space="preserve"> by OCF</w:t>
      </w:r>
      <w:r>
        <w:t xml:space="preserve"> or </w:t>
      </w:r>
      <w:r w:rsidR="00F55BDE">
        <w:t xml:space="preserve">in </w:t>
      </w:r>
      <w:r>
        <w:t>custom definitions by manufacturers, end users, or developers of Devices (vend</w:t>
      </w:r>
      <w:r>
        <w:rPr>
          <w:rFonts w:eastAsiaTheme="minorEastAsia" w:hint="eastAsia"/>
          <w:lang w:eastAsia="ko-KR"/>
        </w:rPr>
        <w:t>o</w:t>
      </w:r>
      <w:r>
        <w:t>r-defined Resource Types).</w:t>
      </w:r>
      <w:r w:rsidRPr="008839A9">
        <w:t xml:space="preserve"> Resource Types and </w:t>
      </w:r>
      <w:r>
        <w:t xml:space="preserve">their definition </w:t>
      </w:r>
      <w:r w:rsidRPr="008839A9">
        <w:t>details may be communicated out of band (</w:t>
      </w:r>
      <w:r w:rsidR="000322B1">
        <w:rPr>
          <w:rFonts w:eastAsiaTheme="minorEastAsia" w:hint="eastAsia"/>
          <w:lang w:eastAsia="ko-KR"/>
        </w:rPr>
        <w:t>i.e.</w:t>
      </w:r>
      <w:r w:rsidRPr="008839A9">
        <w:t xml:space="preserve"> in documentation) </w:t>
      </w:r>
      <w:r>
        <w:t>or be defined</w:t>
      </w:r>
      <w:r w:rsidRPr="008839A9">
        <w:t xml:space="preserve"> explicitly</w:t>
      </w:r>
      <w:r>
        <w:t xml:space="preserve"> using a meta-language which</w:t>
      </w:r>
      <w:r w:rsidRPr="008839A9">
        <w:t xml:space="preserve"> may be downloaded and used by APIs or applications.</w:t>
      </w:r>
      <w:r>
        <w:t xml:space="preserve"> </w:t>
      </w:r>
      <w:r w:rsidR="003B46F1">
        <w:rPr>
          <w:color w:val="000000"/>
        </w:rPr>
        <w:t xml:space="preserve">OCF has adopted RAML and JSON Schema as the specification method for OCF’s RESTful interfaces and Resource definitions.  </w:t>
      </w:r>
    </w:p>
    <w:p w14:paraId="1B1B7613" w14:textId="77777777" w:rsidR="00B97387" w:rsidRPr="000322B1" w:rsidRDefault="00B97387" w:rsidP="005D2D69">
      <w:pPr>
        <w:pStyle w:val="PARAGRAPH"/>
        <w:rPr>
          <w:rFonts w:eastAsiaTheme="minorEastAsia"/>
          <w:lang w:eastAsia="ko-KR"/>
        </w:rPr>
      </w:pPr>
      <w:r>
        <w:t xml:space="preserve">Every Resource Type shall be identified with a Resource Type ID which shall </w:t>
      </w:r>
      <w:r w:rsidR="000322B1" w:rsidRPr="000322B1">
        <w:rPr>
          <w:rFonts w:eastAsiaTheme="minorEastAsia"/>
          <w:lang w:eastAsia="ko-KR"/>
        </w:rPr>
        <w:t xml:space="preserve">be represented using the requirements and ABNF governing the Resource Type attribute in </w:t>
      </w:r>
      <w:r w:rsidR="007104DD">
        <w:rPr>
          <w:rFonts w:eastAsiaTheme="minorEastAsia"/>
          <w:lang w:eastAsia="ko-KR"/>
        </w:rPr>
        <w:fldChar w:fldCharType="begin"/>
      </w:r>
      <w:r w:rsidR="007104DD">
        <w:rPr>
          <w:rFonts w:eastAsiaTheme="minorEastAsia"/>
          <w:lang w:eastAsia="ko-KR"/>
        </w:rPr>
        <w:instrText xml:space="preserve"> REF ref_RFC_6690 \h </w:instrText>
      </w:r>
      <w:r w:rsidR="007104DD">
        <w:rPr>
          <w:rFonts w:eastAsiaTheme="minorEastAsia"/>
          <w:lang w:eastAsia="ko-KR"/>
        </w:rPr>
      </w:r>
      <w:r w:rsidR="007104DD">
        <w:rPr>
          <w:rFonts w:eastAsiaTheme="minorEastAsia"/>
          <w:lang w:eastAsia="ko-KR"/>
        </w:rPr>
        <w:fldChar w:fldCharType="separate"/>
      </w:r>
      <w:r w:rsidR="00370B4E">
        <w:rPr>
          <w:lang w:eastAsia="ja-JP"/>
        </w:rPr>
        <w:t>IETF</w:t>
      </w:r>
      <w:r w:rsidR="00370B4E" w:rsidRPr="00734EA6">
        <w:t> </w:t>
      </w:r>
      <w:r w:rsidR="00370B4E">
        <w:t>RFC 6690</w:t>
      </w:r>
      <w:r w:rsidR="007104DD">
        <w:rPr>
          <w:rFonts w:eastAsiaTheme="minorEastAsia"/>
          <w:lang w:eastAsia="ko-KR"/>
        </w:rPr>
        <w:fldChar w:fldCharType="end"/>
      </w:r>
      <w:r w:rsidR="000322B1" w:rsidRPr="000322B1">
        <w:rPr>
          <w:rFonts w:eastAsiaTheme="minorEastAsia"/>
          <w:lang w:eastAsia="ko-KR"/>
        </w:rPr>
        <w:t>(</w:t>
      </w:r>
      <w:r w:rsidR="009D37A8">
        <w:rPr>
          <w:rFonts w:eastAsiaTheme="minorEastAsia"/>
          <w:lang w:eastAsia="ko-KR"/>
        </w:rPr>
        <w:t>s</w:t>
      </w:r>
      <w:r w:rsidR="000322B1" w:rsidRPr="000322B1">
        <w:rPr>
          <w:rFonts w:eastAsiaTheme="minorEastAsia"/>
          <w:lang w:eastAsia="ko-KR"/>
        </w:rPr>
        <w:t xml:space="preserve">ection 2 for ABNF and </w:t>
      </w:r>
      <w:r w:rsidR="009D37A8">
        <w:rPr>
          <w:rFonts w:eastAsiaTheme="minorEastAsia"/>
          <w:lang w:eastAsia="ko-KR"/>
        </w:rPr>
        <w:t>s</w:t>
      </w:r>
      <w:r w:rsidR="000322B1" w:rsidRPr="000322B1">
        <w:rPr>
          <w:rFonts w:eastAsiaTheme="minorEastAsia"/>
          <w:lang w:eastAsia="ko-KR"/>
        </w:rPr>
        <w:t>ection 3.1 for requirements) with the caveat</w:t>
      </w:r>
      <w:r w:rsidR="000322B1">
        <w:rPr>
          <w:rFonts w:eastAsiaTheme="minorEastAsia" w:hint="eastAsia"/>
          <w:lang w:eastAsia="ko-KR"/>
        </w:rPr>
        <w:t xml:space="preserve"> that</w:t>
      </w:r>
      <w:r>
        <w:t xml:space="preserve"> segments</w:t>
      </w:r>
      <w:r w:rsidR="000322B1">
        <w:rPr>
          <w:rFonts w:eastAsiaTheme="minorEastAsia" w:hint="eastAsia"/>
          <w:lang w:eastAsia="ko-KR"/>
        </w:rPr>
        <w:t xml:space="preserve"> are</w:t>
      </w:r>
      <w:r>
        <w:t xml:space="preserve"> separated by a "." (</w:t>
      </w:r>
      <w:proofErr w:type="gramStart"/>
      <w:r w:rsidR="000322B1">
        <w:rPr>
          <w:rFonts w:eastAsiaTheme="minorEastAsia" w:hint="eastAsia"/>
          <w:lang w:eastAsia="ko-KR"/>
        </w:rPr>
        <w:t>period</w:t>
      </w:r>
      <w:proofErr w:type="gramEnd"/>
      <w:r>
        <w:t>). The entire string represents the Resource Type ID. When defining the ID each segment may represent any semantics that are appropriate to the Resource Type. For example, each segment could represent a namespace. Once the ID has been defined, the ID should be used opaquely and an implementations should not infer any information from the individual segments. The string "</w:t>
      </w:r>
      <w:r w:rsidRPr="00261A0F">
        <w:rPr>
          <w:rFonts w:ascii="Courier New" w:hAnsi="Courier New" w:cs="Courier New"/>
        </w:rPr>
        <w:t>oic</w:t>
      </w:r>
      <w:r>
        <w:rPr>
          <w:rFonts w:ascii="Courier New" w:hAnsi="Courier New" w:cs="Courier New"/>
        </w:rPr>
        <w:t xml:space="preserve">", </w:t>
      </w:r>
      <w:r w:rsidRPr="00EC4E52">
        <w:t xml:space="preserve">when used </w:t>
      </w:r>
      <w:r>
        <w:t>as</w:t>
      </w:r>
      <w:r w:rsidRPr="00EC4E52">
        <w:t xml:space="preserve"> the first </w:t>
      </w:r>
      <w:r>
        <w:t xml:space="preserve">segment in the definition of the Resource Type ID, is reserved </w:t>
      </w:r>
      <w:r w:rsidRPr="0045428C">
        <w:t xml:space="preserve">for </w:t>
      </w:r>
      <w:r w:rsidR="00D40B66">
        <w:rPr>
          <w:lang w:eastAsia="ko-KR"/>
        </w:rPr>
        <w:t>OCF</w:t>
      </w:r>
      <w:r>
        <w:t>-defined</w:t>
      </w:r>
      <w:r w:rsidRPr="0045428C">
        <w:t xml:space="preserve"> </w:t>
      </w:r>
      <w:r>
        <w:t xml:space="preserve">Resource Types. </w:t>
      </w:r>
      <w:r w:rsidR="000322B1" w:rsidRPr="000322B1">
        <w:rPr>
          <w:rFonts w:eastAsiaTheme="minorEastAsia"/>
          <w:lang w:eastAsia="ko-KR"/>
        </w:rPr>
        <w:t xml:space="preserve">All OCF defined Resource Types are to be registered with the IANA Core Parameters registry as described also in </w:t>
      </w:r>
      <w:r w:rsidR="00DB0195">
        <w:rPr>
          <w:rFonts w:eastAsiaTheme="minorEastAsia"/>
          <w:lang w:eastAsia="ko-KR"/>
        </w:rPr>
        <w:fldChar w:fldCharType="begin"/>
      </w:r>
      <w:r w:rsidR="00DB0195">
        <w:rPr>
          <w:rFonts w:eastAsiaTheme="minorEastAsia"/>
          <w:lang w:eastAsia="ko-KR"/>
        </w:rPr>
        <w:instrText xml:space="preserve"> REF ref_RFC_6690 \h </w:instrText>
      </w:r>
      <w:r w:rsidR="00DB0195">
        <w:rPr>
          <w:rFonts w:eastAsiaTheme="minorEastAsia"/>
          <w:lang w:eastAsia="ko-KR"/>
        </w:rPr>
      </w:r>
      <w:r w:rsidR="00DB0195">
        <w:rPr>
          <w:rFonts w:eastAsiaTheme="minorEastAsia"/>
          <w:lang w:eastAsia="ko-KR"/>
        </w:rPr>
        <w:fldChar w:fldCharType="separate"/>
      </w:r>
      <w:r w:rsidR="00370B4E">
        <w:rPr>
          <w:lang w:eastAsia="ja-JP"/>
        </w:rPr>
        <w:t>IETF</w:t>
      </w:r>
      <w:r w:rsidR="00370B4E" w:rsidRPr="00734EA6">
        <w:t> </w:t>
      </w:r>
      <w:r w:rsidR="00370B4E">
        <w:t>RFC 6690</w:t>
      </w:r>
      <w:r w:rsidR="00DB0195">
        <w:rPr>
          <w:rFonts w:eastAsiaTheme="minorEastAsia"/>
          <w:lang w:eastAsia="ko-KR"/>
        </w:rPr>
        <w:fldChar w:fldCharType="end"/>
      </w:r>
      <w:r w:rsidR="000322B1" w:rsidRPr="000322B1">
        <w:rPr>
          <w:rFonts w:eastAsiaTheme="minorEastAsia"/>
          <w:lang w:eastAsia="ko-KR"/>
        </w:rPr>
        <w:t>.</w:t>
      </w:r>
    </w:p>
    <w:p w14:paraId="078D8847" w14:textId="77777777" w:rsidR="0068142C" w:rsidRDefault="00EF28EB" w:rsidP="00F92D1D">
      <w:pPr>
        <w:pStyle w:val="Heading3"/>
      </w:pPr>
      <w:bookmarkStart w:id="6606" w:name="_Toc509367156"/>
      <w:r w:rsidRPr="000B5351">
        <w:t>Resource</w:t>
      </w:r>
      <w:r>
        <w:t xml:space="preserve"> Type </w:t>
      </w:r>
      <w:r w:rsidR="000322B1">
        <w:rPr>
          <w:rFonts w:eastAsiaTheme="minorEastAsia" w:hint="eastAsia"/>
          <w:lang w:eastAsia="ko-KR"/>
        </w:rPr>
        <w:t>Property</w:t>
      </w:r>
      <w:bookmarkEnd w:id="6606"/>
    </w:p>
    <w:p w14:paraId="5BB1C94F" w14:textId="77777777" w:rsidR="0068142C" w:rsidRDefault="001A53AD" w:rsidP="0068142C">
      <w:pPr>
        <w:pStyle w:val="PARAGRAPH"/>
      </w:pPr>
      <w:r>
        <w:t xml:space="preserve">A Resource when instantiated or created shall have one or more Resource Types that are the template for that Resource. The Resource Types that the Resource conforms to shall be declared using the “rt” </w:t>
      </w:r>
      <w:r>
        <w:rPr>
          <w:rFonts w:eastAsiaTheme="minorEastAsia" w:hint="eastAsia"/>
          <w:lang w:eastAsia="ko-KR"/>
        </w:rPr>
        <w:t>Common</w:t>
      </w:r>
      <w:r>
        <w:t xml:space="preserve"> Property for the Resource. The Property Value for the “rt” </w:t>
      </w:r>
      <w:r>
        <w:rPr>
          <w:rFonts w:eastAsiaTheme="minorEastAsia" w:hint="eastAsia"/>
          <w:lang w:eastAsia="ko-KR"/>
        </w:rPr>
        <w:t xml:space="preserve">Common </w:t>
      </w:r>
      <w:r>
        <w:t>Property shall be the list of Resource Type IDs for the Resource Types used as templates (i.e., “rt”=&lt;list of Resource Type IDs&gt;).</w:t>
      </w:r>
    </w:p>
    <w:p w14:paraId="4E84BA68" w14:textId="77777777" w:rsidR="00D27271" w:rsidRDefault="00D27271" w:rsidP="00D27271">
      <w:pPr>
        <w:pStyle w:val="TABLE-title"/>
      </w:pPr>
      <w:bookmarkStart w:id="6607" w:name="_Ref410833376"/>
      <w:bookmarkStart w:id="6608" w:name="_Ref410288018"/>
      <w:bookmarkStart w:id="6609" w:name="_Toc509367557"/>
      <w:bookmarkEnd w:id="6594"/>
      <w:r w:rsidRPr="000D29DB">
        <w:lastRenderedPageBreak/>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4</w:t>
      </w:r>
      <w:r w:rsidR="00194F1E" w:rsidRPr="000D29DB">
        <w:fldChar w:fldCharType="end"/>
      </w:r>
      <w:bookmarkEnd w:id="6607"/>
      <w:r w:rsidRPr="000D29DB">
        <w:t xml:space="preserve">. </w:t>
      </w:r>
      <w:r w:rsidRPr="00D72754">
        <w:t xml:space="preserve">Resource </w:t>
      </w:r>
      <w:r w:rsidR="001A53AD">
        <w:t>T</w:t>
      </w:r>
      <w:r w:rsidRPr="00D72754">
        <w:t xml:space="preserve">ype </w:t>
      </w:r>
      <w:r w:rsidR="005952B2">
        <w:t xml:space="preserve">Common </w:t>
      </w:r>
      <w:r w:rsidR="001A53AD">
        <w:t>P</w:t>
      </w:r>
      <w:r w:rsidRPr="00D72754">
        <w:t>roperty definition</w:t>
      </w:r>
      <w:bookmarkEnd w:id="6608"/>
      <w:bookmarkEnd w:id="6609"/>
    </w:p>
    <w:tbl>
      <w:tblPr>
        <w:tblStyle w:val="GridTable41"/>
        <w:tblW w:w="9625" w:type="dxa"/>
        <w:tblLook w:val="04A0" w:firstRow="1" w:lastRow="0" w:firstColumn="1" w:lastColumn="0" w:noHBand="0" w:noVBand="1"/>
      </w:tblPr>
      <w:tblGrid>
        <w:gridCol w:w="1545"/>
        <w:gridCol w:w="964"/>
        <w:gridCol w:w="1060"/>
        <w:gridCol w:w="1027"/>
        <w:gridCol w:w="555"/>
        <w:gridCol w:w="780"/>
        <w:gridCol w:w="1072"/>
        <w:gridCol w:w="2622"/>
      </w:tblGrid>
      <w:tr w:rsidR="00D27271" w:rsidRPr="00C63F04" w14:paraId="19F1D3F7" w14:textId="77777777" w:rsidTr="001A53AD">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545" w:type="dxa"/>
          </w:tcPr>
          <w:p w14:paraId="54F01866" w14:textId="77777777" w:rsidR="00D27271" w:rsidRPr="00C63F04" w:rsidRDefault="00D27271" w:rsidP="00BB4ED6">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64" w:type="dxa"/>
          </w:tcPr>
          <w:p w14:paraId="19E4DB1F"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1060" w:type="dxa"/>
          </w:tcPr>
          <w:p w14:paraId="7BB6F479"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27" w:type="dxa"/>
          </w:tcPr>
          <w:p w14:paraId="34CDB959"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5" w:type="dxa"/>
          </w:tcPr>
          <w:p w14:paraId="534C5AAE"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333FACC3"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2" w:type="dxa"/>
          </w:tcPr>
          <w:p w14:paraId="2CD38FBB"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622" w:type="dxa"/>
          </w:tcPr>
          <w:p w14:paraId="4B3DB912" w14:textId="77777777" w:rsidR="00D27271" w:rsidRPr="00C63F04" w:rsidRDefault="00D27271"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D27271" w:rsidRPr="00C63F04" w14:paraId="10357F4D" w14:textId="77777777" w:rsidTr="001A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6D5D57D6" w14:textId="77777777" w:rsidR="00D27271" w:rsidRPr="00C63F04" w:rsidRDefault="00D27271" w:rsidP="00BB4ED6">
            <w:pPr>
              <w:pStyle w:val="TABLE-cell"/>
              <w:rPr>
                <w:rFonts w:eastAsiaTheme="minorEastAsia"/>
                <w:b w:val="0"/>
                <w:lang w:eastAsia="ko-KR"/>
              </w:rPr>
            </w:pPr>
            <w:r>
              <w:rPr>
                <w:rFonts w:eastAsiaTheme="minorEastAsia" w:hint="eastAsia"/>
                <w:lang w:eastAsia="ko-KR"/>
              </w:rPr>
              <w:t>Resource type</w:t>
            </w:r>
          </w:p>
        </w:tc>
        <w:tc>
          <w:tcPr>
            <w:tcW w:w="964" w:type="dxa"/>
          </w:tcPr>
          <w:p w14:paraId="30FF93EB" w14:textId="77777777" w:rsidR="00D27271" w:rsidRDefault="00D27271"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rt</w:t>
            </w:r>
          </w:p>
        </w:tc>
        <w:tc>
          <w:tcPr>
            <w:tcW w:w="1060" w:type="dxa"/>
          </w:tcPr>
          <w:p w14:paraId="57DA7CDB" w14:textId="77777777" w:rsidR="00D27271" w:rsidRPr="00C63F04" w:rsidRDefault="00AD7ECB"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array</w:t>
            </w:r>
          </w:p>
        </w:tc>
        <w:tc>
          <w:tcPr>
            <w:tcW w:w="1027" w:type="dxa"/>
          </w:tcPr>
          <w:p w14:paraId="73F4B945" w14:textId="77777777" w:rsidR="00D27271" w:rsidRPr="0024338F" w:rsidRDefault="00AD7ECB" w:rsidP="00DE1D17">
            <w:pPr>
              <w:pStyle w:val="TABLE-cell"/>
              <w:cnfStyle w:val="000000100000" w:firstRow="0" w:lastRow="0" w:firstColumn="0" w:lastColumn="0" w:oddVBand="0" w:evenVBand="0" w:oddHBand="1" w:evenHBand="0" w:firstRowFirstColumn="0" w:firstRowLastColumn="0" w:lastRowFirstColumn="0" w:lastRowLastColumn="0"/>
            </w:pPr>
            <w:r w:rsidRPr="00AD7ECB">
              <w:t>Array of strings, conveying resource Type IDs</w:t>
            </w:r>
          </w:p>
        </w:tc>
        <w:tc>
          <w:tcPr>
            <w:tcW w:w="555" w:type="dxa"/>
          </w:tcPr>
          <w:p w14:paraId="0E74727F" w14:textId="77777777" w:rsidR="00D27271" w:rsidRDefault="00D27271" w:rsidP="00BB4ED6">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80" w:type="dxa"/>
          </w:tcPr>
          <w:p w14:paraId="2459314E" w14:textId="77777777" w:rsidR="00D27271" w:rsidRDefault="00D27271"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R</w:t>
            </w:r>
          </w:p>
        </w:tc>
        <w:tc>
          <w:tcPr>
            <w:tcW w:w="1072" w:type="dxa"/>
          </w:tcPr>
          <w:p w14:paraId="0CC53589" w14:textId="77777777" w:rsidR="00D27271" w:rsidRPr="00C63F04" w:rsidRDefault="00D27271"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w:t>
            </w:r>
            <w:r>
              <w:rPr>
                <w:rFonts w:eastAsiaTheme="minorEastAsia" w:hint="eastAsia"/>
                <w:lang w:eastAsia="ko-KR"/>
              </w:rPr>
              <w:t>es</w:t>
            </w:r>
          </w:p>
        </w:tc>
        <w:tc>
          <w:tcPr>
            <w:tcW w:w="2622" w:type="dxa"/>
          </w:tcPr>
          <w:p w14:paraId="04A38517" w14:textId="77777777" w:rsidR="00D27271" w:rsidRPr="00C63F04" w:rsidRDefault="00D27271"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 xml:space="preserve">The property name rt is as described in </w:t>
            </w:r>
            <w:r w:rsidR="00DE209A">
              <w:fldChar w:fldCharType="begin"/>
            </w:r>
            <w:r w:rsidR="00DE209A">
              <w:instrText xml:space="preserve"> REF ref_RFC_6690 \h  \* MERGEFORMAT </w:instrText>
            </w:r>
            <w:r w:rsidR="00DE209A">
              <w:fldChar w:fldCharType="separate"/>
            </w:r>
            <w:r w:rsidR="00370B4E">
              <w:rPr>
                <w:lang w:eastAsia="ja-JP"/>
              </w:rPr>
              <w:t>IETF</w:t>
            </w:r>
            <w:r w:rsidR="00370B4E" w:rsidRPr="00734EA6">
              <w:rPr>
                <w:lang w:eastAsia="ja-JP"/>
              </w:rPr>
              <w:t> </w:t>
            </w:r>
            <w:r w:rsidR="00370B4E">
              <w:rPr>
                <w:lang w:eastAsia="ja-JP"/>
              </w:rPr>
              <w:t>RFC 6690</w:t>
            </w:r>
            <w:r w:rsidR="00DE209A">
              <w:fldChar w:fldCharType="end"/>
            </w:r>
          </w:p>
        </w:tc>
      </w:tr>
    </w:tbl>
    <w:p w14:paraId="6F616C6F" w14:textId="77777777" w:rsidR="001A53AD" w:rsidRDefault="001A53AD" w:rsidP="00D27271">
      <w:pPr>
        <w:pStyle w:val="PARAGRAPH"/>
      </w:pPr>
      <w:r>
        <w:t>Resource Types may be explicitly discovered or implicitly shared between the user (i.e. Client) and the host (i.e. Server) of the Resource.</w:t>
      </w:r>
    </w:p>
    <w:p w14:paraId="0789D8C3" w14:textId="77777777" w:rsidR="0068142C" w:rsidRDefault="0068142C" w:rsidP="00F92D1D">
      <w:pPr>
        <w:pStyle w:val="Heading3"/>
      </w:pPr>
      <w:bookmarkStart w:id="6610" w:name="_Toc451289222"/>
      <w:bookmarkStart w:id="6611" w:name="_Toc451289223"/>
      <w:bookmarkStart w:id="6612" w:name="_Toc451289224"/>
      <w:bookmarkStart w:id="6613" w:name="_Toc509367157"/>
      <w:bookmarkEnd w:id="6610"/>
      <w:bookmarkEnd w:id="6611"/>
      <w:bookmarkEnd w:id="6612"/>
      <w:r w:rsidRPr="000B5351">
        <w:t>Resource</w:t>
      </w:r>
      <w:r>
        <w:t xml:space="preserve"> Type definition</w:t>
      </w:r>
      <w:bookmarkEnd w:id="6613"/>
    </w:p>
    <w:p w14:paraId="4E4D5CD2" w14:textId="77777777" w:rsidR="00330339" w:rsidRDefault="00330339" w:rsidP="00330339">
      <w:pPr>
        <w:pStyle w:val="PARAGRAPH"/>
      </w:pPr>
      <w:r>
        <w:rPr>
          <w:rFonts w:eastAsiaTheme="minorEastAsia" w:hint="eastAsia"/>
          <w:lang w:eastAsia="ko-KR"/>
        </w:rPr>
        <w:t xml:space="preserve">Resource Type is </w:t>
      </w:r>
      <w:r w:rsidRPr="00830B71">
        <w:t xml:space="preserve">specified </w:t>
      </w:r>
      <w:r>
        <w:t>as follows:</w:t>
      </w:r>
    </w:p>
    <w:p w14:paraId="08EED609" w14:textId="77777777" w:rsidR="00330339" w:rsidRPr="004F1192" w:rsidRDefault="00330339" w:rsidP="00330339">
      <w:pPr>
        <w:pStyle w:val="ListBullet"/>
      </w:pPr>
      <w:r>
        <w:rPr>
          <w:b/>
        </w:rPr>
        <w:t>Pre-defined</w:t>
      </w:r>
      <w:r w:rsidRPr="00F0397B">
        <w:rPr>
          <w:b/>
        </w:rPr>
        <w:t xml:space="preserve"> URI</w:t>
      </w:r>
      <w:r>
        <w:t xml:space="preserve"> (optional) – a pre-defined URI may be specified for a specific Resource Type in an </w:t>
      </w:r>
      <w:r w:rsidR="00D67FB6">
        <w:rPr>
          <w:rFonts w:eastAsiaTheme="minorEastAsia"/>
          <w:lang w:eastAsia="ko-KR"/>
        </w:rPr>
        <w:t>OCF</w:t>
      </w:r>
      <w:r w:rsidR="00D67FB6">
        <w:rPr>
          <w:rFonts w:eastAsiaTheme="minorEastAsia" w:hint="eastAsia"/>
          <w:lang w:eastAsia="ko-KR"/>
        </w:rPr>
        <w:t xml:space="preserve"> </w:t>
      </w:r>
      <w:r>
        <w:t>specification. When a Resource Type has a pre-defined URI, all instances of that Resource Type shall use only the pre-defined URI. An instance of a different Resource Type shall not use the pre-defined URI.</w:t>
      </w:r>
    </w:p>
    <w:p w14:paraId="4D95C068" w14:textId="77777777" w:rsidR="00330339" w:rsidRPr="004F1192" w:rsidRDefault="00330339" w:rsidP="00330339">
      <w:pPr>
        <w:pStyle w:val="ListBullet"/>
      </w:pPr>
      <w:r w:rsidRPr="00DF6A37">
        <w:rPr>
          <w:rFonts w:eastAsiaTheme="minorEastAsia" w:hint="eastAsia"/>
          <w:b/>
          <w:lang w:eastAsia="ko-KR"/>
        </w:rPr>
        <w:t>Resource Type Title</w:t>
      </w:r>
      <w:r>
        <w:rPr>
          <w:rFonts w:eastAsiaTheme="minorEastAsia"/>
          <w:b/>
          <w:lang w:eastAsia="ko-KR"/>
        </w:rPr>
        <w:t xml:space="preserve"> (optional)</w:t>
      </w:r>
      <w:r>
        <w:rPr>
          <w:rFonts w:eastAsiaTheme="minorEastAsia" w:hint="eastAsia"/>
          <w:b/>
          <w:lang w:eastAsia="ko-KR"/>
        </w:rPr>
        <w:t xml:space="preserve"> </w:t>
      </w:r>
      <w:r>
        <w:t xml:space="preserve">– </w:t>
      </w:r>
      <w:r>
        <w:rPr>
          <w:rFonts w:eastAsiaTheme="minorEastAsia" w:hint="eastAsia"/>
          <w:lang w:eastAsia="ko-KR"/>
        </w:rPr>
        <w:t xml:space="preserve">a human friendly name to designate the </w:t>
      </w:r>
      <w:r w:rsidR="00711552">
        <w:rPr>
          <w:rFonts w:eastAsiaTheme="minorEastAsia"/>
          <w:lang w:eastAsia="ko-KR"/>
        </w:rPr>
        <w:t>R</w:t>
      </w:r>
      <w:r>
        <w:rPr>
          <w:rFonts w:eastAsiaTheme="minorEastAsia" w:hint="eastAsia"/>
          <w:lang w:eastAsia="ko-KR"/>
        </w:rPr>
        <w:t xml:space="preserve">esource </w:t>
      </w:r>
      <w:r w:rsidR="00711552">
        <w:rPr>
          <w:rFonts w:eastAsiaTheme="minorEastAsia"/>
          <w:lang w:eastAsia="ko-KR"/>
        </w:rPr>
        <w:t>T</w:t>
      </w:r>
      <w:r>
        <w:rPr>
          <w:rFonts w:eastAsiaTheme="minorEastAsia" w:hint="eastAsia"/>
          <w:lang w:eastAsia="ko-KR"/>
        </w:rPr>
        <w:t>ype</w:t>
      </w:r>
      <w:r>
        <w:rPr>
          <w:b/>
        </w:rPr>
        <w:t>.</w:t>
      </w:r>
    </w:p>
    <w:p w14:paraId="050324E9" w14:textId="360B1172" w:rsidR="00330339" w:rsidRDefault="00330339" w:rsidP="00330339">
      <w:pPr>
        <w:pStyle w:val="ListBullet"/>
      </w:pPr>
      <w:r w:rsidRPr="004F1192">
        <w:rPr>
          <w:b/>
        </w:rPr>
        <w:t xml:space="preserve">Resource Type </w:t>
      </w:r>
      <w:r>
        <w:rPr>
          <w:b/>
        </w:rPr>
        <w:t>ID</w:t>
      </w:r>
      <w:r>
        <w:t xml:space="preserve"> –</w:t>
      </w:r>
      <w:r>
        <w:rPr>
          <w:rFonts w:eastAsiaTheme="minorEastAsia" w:hint="eastAsia"/>
          <w:lang w:eastAsia="ko-KR"/>
        </w:rPr>
        <w:t xml:space="preserve"> </w:t>
      </w:r>
      <w:r>
        <w:t>t</w:t>
      </w:r>
      <w:r w:rsidRPr="00A31045">
        <w:t xml:space="preserve">he value of "rt" </w:t>
      </w:r>
      <w:commentRangeStart w:id="6614"/>
      <w:del w:id="6615" w:author="Bardini, Richard A" w:date="2018-03-19T04:10:00Z">
        <w:r w:rsidRPr="00A31045" w:rsidDel="00591203">
          <w:delText>p</w:delText>
        </w:r>
      </w:del>
      <w:ins w:id="6616" w:author="Bardini, Richard A" w:date="2018-03-19T04:10:00Z">
        <w:r w:rsidR="00591203">
          <w:t>P</w:t>
        </w:r>
        <w:commentRangeEnd w:id="6614"/>
        <w:r w:rsidR="00591203">
          <w:rPr>
            <w:rStyle w:val="CommentReference"/>
          </w:rPr>
          <w:commentReference w:id="6614"/>
        </w:r>
      </w:ins>
      <w:r w:rsidRPr="00A31045">
        <w:t xml:space="preserve">roperty which identifies the Resource Type, (e.g., </w:t>
      </w:r>
      <w:r w:rsidR="00CD16AB">
        <w:t>“</w:t>
      </w:r>
      <w:r w:rsidRPr="00A31045">
        <w:t>oic.</w:t>
      </w:r>
      <w:r w:rsidR="006C4DF5">
        <w:t>wk.p</w:t>
      </w:r>
      <w:r w:rsidR="00CD16AB">
        <w:t>”</w:t>
      </w:r>
      <w:r w:rsidRPr="00A31045">
        <w:t>)</w:t>
      </w:r>
      <w:r>
        <w:t xml:space="preserve">. </w:t>
      </w:r>
    </w:p>
    <w:p w14:paraId="64ABAAED" w14:textId="77777777" w:rsidR="00330339" w:rsidRDefault="00330339" w:rsidP="00830A32">
      <w:pPr>
        <w:pStyle w:val="ListBullet"/>
        <w:jc w:val="right"/>
      </w:pPr>
      <w:r w:rsidRPr="00F0397B">
        <w:rPr>
          <w:b/>
        </w:rPr>
        <w:t>Resource Interface</w:t>
      </w:r>
      <w:r>
        <w:rPr>
          <w:b/>
        </w:rPr>
        <w:t>s</w:t>
      </w:r>
      <w:r>
        <w:rPr>
          <w:rFonts w:eastAsiaTheme="minorEastAsia" w:hint="eastAsia"/>
          <w:b/>
          <w:lang w:eastAsia="ko-KR"/>
        </w:rPr>
        <w:t xml:space="preserve"> </w:t>
      </w:r>
      <w:r>
        <w:t xml:space="preserve">– </w:t>
      </w:r>
      <w:r>
        <w:rPr>
          <w:rFonts w:eastAsiaTheme="minorEastAsia" w:hint="eastAsia"/>
          <w:lang w:eastAsia="ko-KR"/>
        </w:rPr>
        <w:t>list</w:t>
      </w:r>
      <w:r>
        <w:t xml:space="preserve"> of the interfaces that may be supported by the </w:t>
      </w:r>
      <w:r w:rsidR="00711552">
        <w:t>R</w:t>
      </w:r>
      <w:r>
        <w:t xml:space="preserve">esource </w:t>
      </w:r>
      <w:r w:rsidR="00711552">
        <w:t>T</w:t>
      </w:r>
      <w:r>
        <w:t xml:space="preserve">ype. </w:t>
      </w:r>
    </w:p>
    <w:p w14:paraId="28C92D5A" w14:textId="48C43C83" w:rsidR="00330339" w:rsidRDefault="00330339" w:rsidP="00330339">
      <w:pPr>
        <w:pStyle w:val="ListBullet"/>
      </w:pPr>
      <w:commentRangeStart w:id="6617"/>
      <w:del w:id="6618" w:author="Bardini, Richard A" w:date="2018-03-19T04:01:00Z">
        <w:r w:rsidRPr="00354D62" w:rsidDel="003078BA">
          <w:rPr>
            <w:b/>
          </w:rPr>
          <w:delText xml:space="preserve">Resource </w:delText>
        </w:r>
      </w:del>
      <w:r w:rsidRPr="00354D62">
        <w:rPr>
          <w:b/>
        </w:rPr>
        <w:t>Properties</w:t>
      </w:r>
      <w:commentRangeEnd w:id="6617"/>
      <w:r w:rsidR="003078BA">
        <w:rPr>
          <w:rStyle w:val="CommentReference"/>
        </w:rPr>
        <w:commentReference w:id="6617"/>
      </w:r>
      <w:r>
        <w:t xml:space="preserve"> – </w:t>
      </w:r>
      <w:r>
        <w:rPr>
          <w:rFonts w:eastAsiaTheme="minorEastAsia" w:hint="eastAsia"/>
          <w:lang w:eastAsia="ko-KR"/>
        </w:rPr>
        <w:t>definition</w:t>
      </w:r>
      <w:r>
        <w:t xml:space="preserve"> of all the </w:t>
      </w:r>
      <w:commentRangeStart w:id="6619"/>
      <w:del w:id="6620" w:author="Bardini, Richard A" w:date="2018-03-19T04:10:00Z">
        <w:r w:rsidDel="00591203">
          <w:delText>p</w:delText>
        </w:r>
      </w:del>
      <w:ins w:id="6621" w:author="Bardini, Richard A" w:date="2018-03-19T04:10:00Z">
        <w:r w:rsidR="00591203">
          <w:t>P</w:t>
        </w:r>
        <w:commentRangeEnd w:id="6619"/>
        <w:r w:rsidR="00591203">
          <w:rPr>
            <w:rStyle w:val="CommentReference"/>
          </w:rPr>
          <w:commentReference w:id="6619"/>
        </w:r>
      </w:ins>
      <w:r>
        <w:t xml:space="preserve">roperties that apply to the </w:t>
      </w:r>
      <w:r w:rsidR="00711552">
        <w:t>R</w:t>
      </w:r>
      <w:r>
        <w:t xml:space="preserve">esource </w:t>
      </w:r>
      <w:r w:rsidR="00711552">
        <w:t>T</w:t>
      </w:r>
      <w:r>
        <w:t xml:space="preserve">ype. The </w:t>
      </w:r>
      <w:r w:rsidR="00711552">
        <w:t>R</w:t>
      </w:r>
      <w:r>
        <w:t xml:space="preserve">esource </w:t>
      </w:r>
      <w:r w:rsidR="00711552">
        <w:t>T</w:t>
      </w:r>
      <w:r>
        <w:t>ype definition shall define whether a property is mandatory, conditional mandatory, or optional.</w:t>
      </w:r>
    </w:p>
    <w:p w14:paraId="48DD94B6" w14:textId="77777777" w:rsidR="00330339" w:rsidRDefault="00330339" w:rsidP="00330339">
      <w:pPr>
        <w:pStyle w:val="ListBullet"/>
      </w:pPr>
      <w:r>
        <w:rPr>
          <w:rFonts w:eastAsiaTheme="minorEastAsia" w:hint="eastAsia"/>
          <w:b/>
          <w:lang w:eastAsia="ko-KR"/>
        </w:rPr>
        <w:t xml:space="preserve">Related </w:t>
      </w:r>
      <w:r w:rsidRPr="00354D62">
        <w:rPr>
          <w:b/>
        </w:rPr>
        <w:t>Resource Types</w:t>
      </w:r>
      <w:r>
        <w:t xml:space="preserve"> (optional) – the specification of other </w:t>
      </w:r>
      <w:r w:rsidR="00711552">
        <w:t>R</w:t>
      </w:r>
      <w:r>
        <w:t xml:space="preserve">esource </w:t>
      </w:r>
      <w:r w:rsidR="00711552">
        <w:t>T</w:t>
      </w:r>
      <w:r>
        <w:t xml:space="preserve">ypes that may be referenced as part of the </w:t>
      </w:r>
      <w:r w:rsidR="00711552">
        <w:t>R</w:t>
      </w:r>
      <w:r>
        <w:t xml:space="preserve">esource </w:t>
      </w:r>
      <w:r w:rsidR="00711552">
        <w:t>T</w:t>
      </w:r>
      <w:r>
        <w:t>ype, applicable to collections.</w:t>
      </w:r>
    </w:p>
    <w:p w14:paraId="779EDABD" w14:textId="77777777" w:rsidR="00330339" w:rsidRDefault="00330339" w:rsidP="00330339">
      <w:pPr>
        <w:pStyle w:val="ListBullet"/>
      </w:pPr>
      <w:r w:rsidRPr="00F2331D">
        <w:rPr>
          <w:b/>
        </w:rPr>
        <w:t>Mime Types</w:t>
      </w:r>
      <w:r>
        <w:t xml:space="preserve"> (optional) – mime types supported by the resource including serializations (e.g., application/cbor, application/json, </w:t>
      </w:r>
      <w:proofErr w:type="gramStart"/>
      <w:r>
        <w:t>application</w:t>
      </w:r>
      <w:proofErr w:type="gramEnd"/>
      <w:r>
        <w:t>/xml).</w:t>
      </w:r>
    </w:p>
    <w:p w14:paraId="243A6F96" w14:textId="77777777" w:rsidR="00330339" w:rsidRDefault="00194F1E" w:rsidP="00330339">
      <w:pPr>
        <w:pStyle w:val="PARAGRAPH"/>
        <w:rPr>
          <w:rFonts w:eastAsiaTheme="minorEastAsia"/>
          <w:lang w:eastAsia="ko-KR"/>
        </w:rPr>
      </w:pPr>
      <w:r>
        <w:fldChar w:fldCharType="begin"/>
      </w:r>
      <w:r w:rsidR="00330339">
        <w:instrText xml:space="preserve"> REF _Ref416448376 \h </w:instrText>
      </w:r>
      <w:r>
        <w:fldChar w:fldCharType="separate"/>
      </w:r>
      <w:r w:rsidR="00370B4E" w:rsidRPr="008512A3">
        <w:t xml:space="preserve">Table </w:t>
      </w:r>
      <w:r w:rsidR="00370B4E">
        <w:rPr>
          <w:noProof/>
        </w:rPr>
        <w:t>5</w:t>
      </w:r>
      <w:r>
        <w:fldChar w:fldCharType="end"/>
      </w:r>
      <w:r w:rsidR="00330339">
        <w:t xml:space="preserve"> and </w:t>
      </w:r>
      <w:r>
        <w:fldChar w:fldCharType="begin"/>
      </w:r>
      <w:r w:rsidR="00330339">
        <w:instrText xml:space="preserve"> REF _Ref416378504 \h </w:instrText>
      </w:r>
      <w:r>
        <w:fldChar w:fldCharType="separate"/>
      </w:r>
      <w:r w:rsidR="00370B4E" w:rsidRPr="008512A3">
        <w:t xml:space="preserve">Table </w:t>
      </w:r>
      <w:r w:rsidR="00370B4E">
        <w:rPr>
          <w:noProof/>
        </w:rPr>
        <w:t>6</w:t>
      </w:r>
      <w:r>
        <w:fldChar w:fldCharType="end"/>
      </w:r>
      <w:r w:rsidR="00330339">
        <w:t xml:space="preserve"> provide</w:t>
      </w:r>
      <w:r w:rsidR="00330339" w:rsidRPr="00F2331D">
        <w:t xml:space="preserve"> an example description of</w:t>
      </w:r>
      <w:r w:rsidR="006C4DF5">
        <w:t xml:space="preserve"> an illustrative</w:t>
      </w:r>
      <w:r w:rsidR="00330339" w:rsidRPr="00F2331D">
        <w:t xml:space="preserve"> </w:t>
      </w:r>
      <w:r w:rsidR="00330339">
        <w:rPr>
          <w:rFonts w:eastAsiaTheme="minorEastAsia" w:hint="eastAsia"/>
          <w:lang w:eastAsia="ko-KR"/>
        </w:rPr>
        <w:t xml:space="preserve">foobar </w:t>
      </w:r>
      <w:r w:rsidR="006C4DF5">
        <w:t>R</w:t>
      </w:r>
      <w:r w:rsidR="00330339" w:rsidRPr="00F2331D">
        <w:t xml:space="preserve">esource </w:t>
      </w:r>
      <w:r w:rsidR="006C4DF5">
        <w:t>T</w:t>
      </w:r>
      <w:r w:rsidR="00330339" w:rsidRPr="00F2331D">
        <w:t>ype</w:t>
      </w:r>
      <w:r w:rsidR="00330339">
        <w:t xml:space="preserve"> and </w:t>
      </w:r>
      <w:r w:rsidR="006C4DF5">
        <w:t>its associated P</w:t>
      </w:r>
      <w:r w:rsidR="00330339">
        <w:t>roperties</w:t>
      </w:r>
      <w:r w:rsidR="00330339" w:rsidRPr="00F2331D">
        <w:t>.</w:t>
      </w:r>
    </w:p>
    <w:p w14:paraId="70D788C2" w14:textId="77777777" w:rsidR="00330339" w:rsidRDefault="00330339" w:rsidP="00330339">
      <w:pPr>
        <w:pStyle w:val="TABLE-title"/>
        <w:rPr>
          <w:rFonts w:eastAsiaTheme="minorEastAsia"/>
          <w:lang w:eastAsia="ko-KR"/>
        </w:rPr>
      </w:pPr>
      <w:bookmarkStart w:id="6622" w:name="_Ref416448376"/>
      <w:bookmarkStart w:id="6623" w:name="_Ref416448369"/>
      <w:bookmarkStart w:id="6624" w:name="_Toc509367558"/>
      <w:r w:rsidRPr="008512A3">
        <w:t xml:space="preserve">Table </w:t>
      </w:r>
      <w:r w:rsidR="00194F1E" w:rsidRPr="008512A3">
        <w:fldChar w:fldCharType="begin"/>
      </w:r>
      <w:r w:rsidRPr="008512A3">
        <w:instrText xml:space="preserve"> SEQ Table \* ARABIC </w:instrText>
      </w:r>
      <w:r w:rsidR="00194F1E" w:rsidRPr="008512A3">
        <w:fldChar w:fldCharType="separate"/>
      </w:r>
      <w:r w:rsidR="00370B4E">
        <w:rPr>
          <w:noProof/>
        </w:rPr>
        <w:t>5</w:t>
      </w:r>
      <w:r w:rsidR="00194F1E" w:rsidRPr="008512A3">
        <w:fldChar w:fldCharType="end"/>
      </w:r>
      <w:bookmarkEnd w:id="6622"/>
      <w:r w:rsidRPr="008512A3">
        <w:t xml:space="preserve">. </w:t>
      </w:r>
      <w:r>
        <w:rPr>
          <w:rFonts w:eastAsiaTheme="minorEastAsia" w:hint="eastAsia"/>
          <w:lang w:eastAsia="ko-KR"/>
        </w:rPr>
        <w:t>Example foobar Resource Type</w:t>
      </w:r>
      <w:bookmarkEnd w:id="6623"/>
      <w:bookmarkEnd w:id="6624"/>
    </w:p>
    <w:tbl>
      <w:tblPr>
        <w:tblStyle w:val="GridTable41"/>
        <w:tblW w:w="0" w:type="auto"/>
        <w:tblLook w:val="04A0" w:firstRow="1" w:lastRow="0" w:firstColumn="1" w:lastColumn="0" w:noHBand="0" w:noVBand="1"/>
      </w:tblPr>
      <w:tblGrid>
        <w:gridCol w:w="1015"/>
        <w:gridCol w:w="1267"/>
        <w:gridCol w:w="1713"/>
        <w:gridCol w:w="1337"/>
        <w:gridCol w:w="1346"/>
        <w:gridCol w:w="1343"/>
        <w:gridCol w:w="1329"/>
      </w:tblGrid>
      <w:tr w:rsidR="00330339" w14:paraId="7482FBD3" w14:textId="77777777" w:rsidTr="00BB4ED6">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021" w:type="dxa"/>
          </w:tcPr>
          <w:p w14:paraId="17A66E52" w14:textId="77777777" w:rsidR="00330339" w:rsidRPr="00C63F04" w:rsidRDefault="00330339" w:rsidP="00BB4ED6">
            <w:pPr>
              <w:pStyle w:val="TABLE-col-heading"/>
              <w:rPr>
                <w:rFonts w:eastAsiaTheme="minorEastAsia"/>
                <w:lang w:eastAsia="ko-KR"/>
              </w:rPr>
            </w:pPr>
            <w:r>
              <w:t>Pre-defined</w:t>
            </w:r>
            <w:r w:rsidRPr="00C63F04">
              <w:t xml:space="preserve"> URI</w:t>
            </w:r>
          </w:p>
        </w:tc>
        <w:tc>
          <w:tcPr>
            <w:tcW w:w="1275" w:type="dxa"/>
          </w:tcPr>
          <w:p w14:paraId="66E2EC5F"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t>Resource Type Title</w:t>
            </w:r>
          </w:p>
        </w:tc>
        <w:tc>
          <w:tcPr>
            <w:tcW w:w="1727" w:type="dxa"/>
          </w:tcPr>
          <w:p w14:paraId="2A92D546"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t>Resource Type ID (“rt” value)</w:t>
            </w:r>
          </w:p>
        </w:tc>
        <w:tc>
          <w:tcPr>
            <w:tcW w:w="1347" w:type="dxa"/>
          </w:tcPr>
          <w:p w14:paraId="5E0CB352"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t>interfaces</w:t>
            </w:r>
          </w:p>
        </w:tc>
        <w:tc>
          <w:tcPr>
            <w:tcW w:w="1353" w:type="dxa"/>
          </w:tcPr>
          <w:p w14:paraId="28484947"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rPr>
              <w:t>Description</w:t>
            </w:r>
          </w:p>
        </w:tc>
        <w:tc>
          <w:tcPr>
            <w:tcW w:w="1351" w:type="dxa"/>
          </w:tcPr>
          <w:p w14:paraId="782FDF43"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rPr>
              <w:t>Related Functional Interaction</w:t>
            </w:r>
          </w:p>
        </w:tc>
        <w:tc>
          <w:tcPr>
            <w:tcW w:w="1342" w:type="dxa"/>
          </w:tcPr>
          <w:p w14:paraId="5F950F90"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rPr>
              <w:t>M/C</w:t>
            </w:r>
            <w:r>
              <w:rPr>
                <w:rFonts w:eastAsia="Malgun Gothic"/>
              </w:rPr>
              <w:t>R</w:t>
            </w:r>
            <w:r w:rsidRPr="00C63F04">
              <w:rPr>
                <w:rFonts w:eastAsia="Malgun Gothic"/>
              </w:rPr>
              <w:t>/O</w:t>
            </w:r>
          </w:p>
        </w:tc>
      </w:tr>
      <w:tr w:rsidR="00330339" w14:paraId="793E3628"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14:paraId="6003B8CC" w14:textId="77777777" w:rsidR="00330339" w:rsidRPr="0024338F" w:rsidRDefault="00330339" w:rsidP="00BB4ED6">
            <w:pPr>
              <w:pStyle w:val="TABLE-col-heading"/>
              <w:rPr>
                <w:rFonts w:eastAsiaTheme="minorEastAsia"/>
                <w:lang w:eastAsia="ko-KR"/>
              </w:rPr>
            </w:pPr>
            <w:r w:rsidRPr="0024338F">
              <w:t>none</w:t>
            </w:r>
          </w:p>
        </w:tc>
        <w:tc>
          <w:tcPr>
            <w:tcW w:w="1275" w:type="dxa"/>
          </w:tcPr>
          <w:p w14:paraId="09D560B9"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foobar</w:t>
            </w:r>
          </w:p>
        </w:tc>
        <w:tc>
          <w:tcPr>
            <w:tcW w:w="1727" w:type="dxa"/>
          </w:tcPr>
          <w:p w14:paraId="59EC6149" w14:textId="77777777" w:rsidR="00330339" w:rsidRPr="0024338F"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24338F">
              <w:t>oic.r.</w:t>
            </w:r>
            <w:r>
              <w:rPr>
                <w:rFonts w:eastAsiaTheme="minorEastAsia" w:hint="eastAsia"/>
                <w:lang w:eastAsia="ko-KR"/>
              </w:rPr>
              <w:t>foobar</w:t>
            </w:r>
          </w:p>
        </w:tc>
        <w:tc>
          <w:tcPr>
            <w:tcW w:w="1347" w:type="dxa"/>
          </w:tcPr>
          <w:p w14:paraId="5C5D23AE" w14:textId="77777777" w:rsidR="00330339" w:rsidRPr="0024338F" w:rsidRDefault="004E20F8"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w:t>
            </w:r>
            <w:r w:rsidR="00330339" w:rsidRPr="0024338F">
              <w:t>oic.if.a</w:t>
            </w:r>
            <w:r>
              <w:t>”</w:t>
            </w:r>
          </w:p>
        </w:tc>
        <w:tc>
          <w:tcPr>
            <w:tcW w:w="1353" w:type="dxa"/>
          </w:tcPr>
          <w:p w14:paraId="7C2EB535"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Example "foobar" resource</w:t>
            </w:r>
          </w:p>
        </w:tc>
        <w:tc>
          <w:tcPr>
            <w:tcW w:w="1351" w:type="dxa"/>
          </w:tcPr>
          <w:p w14:paraId="26EA9AC8" w14:textId="77777777" w:rsidR="00330339" w:rsidRPr="0024338F"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24338F">
              <w:t>Actuation</w:t>
            </w:r>
          </w:p>
        </w:tc>
        <w:tc>
          <w:tcPr>
            <w:tcW w:w="1342" w:type="dxa"/>
          </w:tcPr>
          <w:p w14:paraId="1140AD1F" w14:textId="77777777" w:rsidR="00330339" w:rsidRPr="0024338F"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24338F">
              <w:t>O</w:t>
            </w:r>
          </w:p>
        </w:tc>
      </w:tr>
    </w:tbl>
    <w:p w14:paraId="62B089B3" w14:textId="77777777" w:rsidR="00330339" w:rsidRPr="00442089" w:rsidRDefault="00330339" w:rsidP="00330339">
      <w:pPr>
        <w:pStyle w:val="TABLE-title"/>
        <w:rPr>
          <w:rFonts w:eastAsiaTheme="minorEastAsia"/>
          <w:b w:val="0"/>
          <w:lang w:eastAsia="ko-KR"/>
        </w:rPr>
      </w:pPr>
      <w:r w:rsidRPr="008512A3">
        <w:t xml:space="preserve"> </w:t>
      </w:r>
      <w:bookmarkStart w:id="6625" w:name="_Ref416378504"/>
      <w:bookmarkStart w:id="6626" w:name="_Toc509367559"/>
      <w:r w:rsidRPr="008512A3">
        <w:t xml:space="preserve">Table </w:t>
      </w:r>
      <w:r w:rsidR="00194F1E" w:rsidRPr="008512A3">
        <w:fldChar w:fldCharType="begin"/>
      </w:r>
      <w:r w:rsidRPr="008512A3">
        <w:instrText xml:space="preserve"> SEQ Table \* ARABIC </w:instrText>
      </w:r>
      <w:r w:rsidR="00194F1E" w:rsidRPr="008512A3">
        <w:fldChar w:fldCharType="separate"/>
      </w:r>
      <w:r w:rsidR="00370B4E">
        <w:rPr>
          <w:noProof/>
        </w:rPr>
        <w:t>6</w:t>
      </w:r>
      <w:r w:rsidR="00194F1E" w:rsidRPr="008512A3">
        <w:fldChar w:fldCharType="end"/>
      </w:r>
      <w:bookmarkEnd w:id="6625"/>
      <w:r w:rsidRPr="008512A3">
        <w:t xml:space="preserve">. </w:t>
      </w:r>
      <w:r>
        <w:rPr>
          <w:rFonts w:eastAsiaTheme="minorEastAsia" w:hint="eastAsia"/>
          <w:lang w:eastAsia="ko-KR"/>
        </w:rPr>
        <w:t>Example foobar properties</w:t>
      </w:r>
      <w:bookmarkEnd w:id="6626"/>
    </w:p>
    <w:tbl>
      <w:tblPr>
        <w:tblStyle w:val="GridTable41"/>
        <w:tblW w:w="0" w:type="auto"/>
        <w:tblLook w:val="04A0" w:firstRow="1" w:lastRow="0" w:firstColumn="1" w:lastColumn="0" w:noHBand="0" w:noVBand="1"/>
      </w:tblPr>
      <w:tblGrid>
        <w:gridCol w:w="1711"/>
        <w:gridCol w:w="990"/>
        <w:gridCol w:w="847"/>
        <w:gridCol w:w="708"/>
        <w:gridCol w:w="566"/>
        <w:gridCol w:w="1264"/>
        <w:gridCol w:w="1269"/>
        <w:gridCol w:w="1995"/>
      </w:tblGrid>
      <w:tr w:rsidR="00330339" w:rsidRPr="0024338F" w14:paraId="64C681AA" w14:textId="77777777" w:rsidTr="00BB4ED6">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729" w:type="dxa"/>
          </w:tcPr>
          <w:p w14:paraId="299F8AE5" w14:textId="77777777" w:rsidR="00330339" w:rsidRPr="00C63F04" w:rsidRDefault="00330339" w:rsidP="00BB4ED6">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93" w:type="dxa"/>
          </w:tcPr>
          <w:p w14:paraId="68A03820"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850" w:type="dxa"/>
          </w:tcPr>
          <w:p w14:paraId="659601A8"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09" w:type="dxa"/>
          </w:tcPr>
          <w:p w14:paraId="46CA88A9"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67" w:type="dxa"/>
          </w:tcPr>
          <w:p w14:paraId="62E9942F"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1276" w:type="dxa"/>
          </w:tcPr>
          <w:p w14:paraId="35E6B248"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275" w:type="dxa"/>
          </w:tcPr>
          <w:p w14:paraId="6E523A83"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017" w:type="dxa"/>
          </w:tcPr>
          <w:p w14:paraId="639BA2EE" w14:textId="77777777" w:rsidR="00330339" w:rsidRPr="00C63F04"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330339" w:rsidRPr="0024338F" w14:paraId="2291626E"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2E69449B" w14:textId="77777777" w:rsidR="00330339" w:rsidRPr="00C63F04" w:rsidRDefault="00330339" w:rsidP="00711552">
            <w:pPr>
              <w:pStyle w:val="TABLE-col-heading"/>
              <w:rPr>
                <w:rFonts w:eastAsiaTheme="minorEastAsia"/>
                <w:lang w:eastAsia="ko-KR"/>
              </w:rPr>
            </w:pPr>
            <w:r>
              <w:rPr>
                <w:rFonts w:eastAsiaTheme="minorEastAsia" w:hint="eastAsia"/>
                <w:lang w:eastAsia="ko-KR"/>
              </w:rPr>
              <w:t xml:space="preserve">Resource </w:t>
            </w:r>
            <w:r w:rsidR="00711552">
              <w:rPr>
                <w:rFonts w:eastAsiaTheme="minorEastAsia"/>
                <w:lang w:eastAsia="ko-KR"/>
              </w:rPr>
              <w:t>T</w:t>
            </w:r>
            <w:r>
              <w:rPr>
                <w:rFonts w:eastAsiaTheme="minorEastAsia" w:hint="eastAsia"/>
                <w:lang w:eastAsia="ko-KR"/>
              </w:rPr>
              <w:t>ype</w:t>
            </w:r>
          </w:p>
        </w:tc>
        <w:tc>
          <w:tcPr>
            <w:tcW w:w="993" w:type="dxa"/>
          </w:tcPr>
          <w:p w14:paraId="1779ACBA"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rt</w:t>
            </w:r>
          </w:p>
        </w:tc>
        <w:tc>
          <w:tcPr>
            <w:tcW w:w="850" w:type="dxa"/>
          </w:tcPr>
          <w:p w14:paraId="31E41AD0" w14:textId="77777777" w:rsidR="00330339" w:rsidRPr="00C63F04" w:rsidRDefault="00741985"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array</w:t>
            </w:r>
          </w:p>
        </w:tc>
        <w:tc>
          <w:tcPr>
            <w:tcW w:w="709" w:type="dxa"/>
          </w:tcPr>
          <w:p w14:paraId="16E55CBB" w14:textId="77777777" w:rsidR="00330339" w:rsidRPr="0024338F" w:rsidRDefault="00330339" w:rsidP="00BB4ED6">
            <w:pPr>
              <w:pStyle w:val="TABLE-col-heading"/>
              <w:cnfStyle w:val="000000100000" w:firstRow="0" w:lastRow="0" w:firstColumn="0" w:lastColumn="0" w:oddVBand="0" w:evenVBand="0" w:oddHBand="1" w:evenHBand="0" w:firstRowFirstColumn="0" w:firstRowLastColumn="0" w:lastRowFirstColumn="0" w:lastRowLastColumn="0"/>
            </w:pPr>
          </w:p>
        </w:tc>
        <w:tc>
          <w:tcPr>
            <w:tcW w:w="567" w:type="dxa"/>
          </w:tcPr>
          <w:p w14:paraId="78232A20"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1276" w:type="dxa"/>
          </w:tcPr>
          <w:p w14:paraId="781416AA"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R</w:t>
            </w:r>
          </w:p>
        </w:tc>
        <w:tc>
          <w:tcPr>
            <w:tcW w:w="1275" w:type="dxa"/>
          </w:tcPr>
          <w:p w14:paraId="35B68081"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w:t>
            </w:r>
            <w:r>
              <w:rPr>
                <w:rFonts w:eastAsiaTheme="minorEastAsia" w:hint="eastAsia"/>
                <w:lang w:eastAsia="ko-KR"/>
              </w:rPr>
              <w:t>es</w:t>
            </w:r>
          </w:p>
        </w:tc>
        <w:tc>
          <w:tcPr>
            <w:tcW w:w="2017" w:type="dxa"/>
          </w:tcPr>
          <w:p w14:paraId="356C9B5F" w14:textId="77777777" w:rsidR="00330339" w:rsidRPr="00C63F04" w:rsidRDefault="00330339" w:rsidP="00711552">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Resource </w:t>
            </w:r>
            <w:r w:rsidR="00711552">
              <w:rPr>
                <w:rFonts w:eastAsiaTheme="minorEastAsia"/>
                <w:lang w:eastAsia="ko-KR"/>
              </w:rPr>
              <w:t>T</w:t>
            </w:r>
            <w:r>
              <w:rPr>
                <w:rFonts w:eastAsiaTheme="minorEastAsia" w:hint="eastAsia"/>
                <w:lang w:eastAsia="ko-KR"/>
              </w:rPr>
              <w:t>ype</w:t>
            </w:r>
          </w:p>
        </w:tc>
      </w:tr>
      <w:tr w:rsidR="00330339" w:rsidRPr="0024338F" w14:paraId="552C1B14" w14:textId="77777777" w:rsidTr="00BB4ED6">
        <w:tc>
          <w:tcPr>
            <w:cnfStyle w:val="001000000000" w:firstRow="0" w:lastRow="0" w:firstColumn="1" w:lastColumn="0" w:oddVBand="0" w:evenVBand="0" w:oddHBand="0" w:evenHBand="0" w:firstRowFirstColumn="0" w:firstRowLastColumn="0" w:lastRowFirstColumn="0" w:lastRowLastColumn="0"/>
            <w:tcW w:w="1729" w:type="dxa"/>
          </w:tcPr>
          <w:p w14:paraId="3E79E469" w14:textId="77777777" w:rsidR="00330339" w:rsidRPr="00C63F04" w:rsidRDefault="00330339" w:rsidP="00BB4ED6">
            <w:pPr>
              <w:pStyle w:val="TABLE-col-heading"/>
              <w:rPr>
                <w:rFonts w:eastAsiaTheme="minorEastAsia"/>
                <w:lang w:eastAsia="ko-KR"/>
              </w:rPr>
            </w:pPr>
            <w:r>
              <w:rPr>
                <w:rFonts w:eastAsiaTheme="minorEastAsia" w:hint="eastAsia"/>
                <w:lang w:eastAsia="ko-KR"/>
              </w:rPr>
              <w:t>Interface</w:t>
            </w:r>
          </w:p>
        </w:tc>
        <w:tc>
          <w:tcPr>
            <w:tcW w:w="993" w:type="dxa"/>
          </w:tcPr>
          <w:p w14:paraId="653C70CD" w14:textId="77777777" w:rsidR="00330339" w:rsidRPr="00C63F04"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if</w:t>
            </w:r>
          </w:p>
        </w:tc>
        <w:tc>
          <w:tcPr>
            <w:tcW w:w="850" w:type="dxa"/>
          </w:tcPr>
          <w:p w14:paraId="5AC04E73" w14:textId="77777777" w:rsidR="00330339" w:rsidRPr="00C63F04" w:rsidRDefault="00741985"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array</w:t>
            </w:r>
          </w:p>
        </w:tc>
        <w:tc>
          <w:tcPr>
            <w:tcW w:w="709" w:type="dxa"/>
          </w:tcPr>
          <w:p w14:paraId="1E8E73C9" w14:textId="77777777" w:rsidR="00330339" w:rsidRPr="00C63F04"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567" w:type="dxa"/>
          </w:tcPr>
          <w:p w14:paraId="59FCAFF9" w14:textId="77777777" w:rsidR="00330339"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1276" w:type="dxa"/>
          </w:tcPr>
          <w:p w14:paraId="4DF7C803" w14:textId="77777777" w:rsidR="00330339" w:rsidRPr="00C63F04"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w:t>
            </w:r>
          </w:p>
        </w:tc>
        <w:tc>
          <w:tcPr>
            <w:tcW w:w="1275" w:type="dxa"/>
          </w:tcPr>
          <w:p w14:paraId="35C0EBCA" w14:textId="77777777" w:rsidR="00330339" w:rsidRPr="00C63F04"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y</w:t>
            </w:r>
            <w:r>
              <w:rPr>
                <w:rFonts w:eastAsiaTheme="minorEastAsia" w:hint="eastAsia"/>
                <w:lang w:eastAsia="ko-KR"/>
              </w:rPr>
              <w:t>es</w:t>
            </w:r>
          </w:p>
        </w:tc>
        <w:tc>
          <w:tcPr>
            <w:tcW w:w="2017" w:type="dxa"/>
          </w:tcPr>
          <w:p w14:paraId="45226FE9" w14:textId="77777777" w:rsidR="00330339" w:rsidRPr="00C63F04" w:rsidRDefault="00330339" w:rsidP="00BB4ED6">
            <w:pPr>
              <w:pStyle w:val="TABLE-col-heading"/>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Interface</w:t>
            </w:r>
          </w:p>
        </w:tc>
      </w:tr>
      <w:tr w:rsidR="00330339" w:rsidRPr="0024338F" w14:paraId="6DBA6372"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1817BB84" w14:textId="77777777" w:rsidR="00330339" w:rsidRPr="00C63F04" w:rsidRDefault="00330339" w:rsidP="00BB4ED6">
            <w:pPr>
              <w:pStyle w:val="TABLE-col-heading"/>
              <w:rPr>
                <w:rFonts w:eastAsiaTheme="minorEastAsia"/>
                <w:lang w:eastAsia="ko-KR"/>
              </w:rPr>
            </w:pPr>
            <w:r>
              <w:rPr>
                <w:rFonts w:eastAsiaTheme="minorEastAsia" w:hint="eastAsia"/>
                <w:lang w:eastAsia="ko-KR"/>
              </w:rPr>
              <w:t>Foo value</w:t>
            </w:r>
          </w:p>
        </w:tc>
        <w:tc>
          <w:tcPr>
            <w:tcW w:w="993" w:type="dxa"/>
          </w:tcPr>
          <w:p w14:paraId="618163FC"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value</w:t>
            </w:r>
          </w:p>
        </w:tc>
        <w:tc>
          <w:tcPr>
            <w:tcW w:w="850" w:type="dxa"/>
          </w:tcPr>
          <w:p w14:paraId="3BE59AC1"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string</w:t>
            </w:r>
          </w:p>
        </w:tc>
        <w:tc>
          <w:tcPr>
            <w:tcW w:w="709" w:type="dxa"/>
          </w:tcPr>
          <w:p w14:paraId="726EC0A4" w14:textId="77777777" w:rsidR="00330339" w:rsidRPr="0024338F" w:rsidRDefault="00330339" w:rsidP="00BB4ED6">
            <w:pPr>
              <w:pStyle w:val="TABLE-col-heading"/>
              <w:cnfStyle w:val="000000100000" w:firstRow="0" w:lastRow="0" w:firstColumn="0" w:lastColumn="0" w:oddVBand="0" w:evenVBand="0" w:oddHBand="1" w:evenHBand="0" w:firstRowFirstColumn="0" w:firstRowLastColumn="0" w:lastRowFirstColumn="0" w:lastRowLastColumn="0"/>
            </w:pPr>
          </w:p>
        </w:tc>
        <w:tc>
          <w:tcPr>
            <w:tcW w:w="567" w:type="dxa"/>
          </w:tcPr>
          <w:p w14:paraId="1DE14E50"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1276" w:type="dxa"/>
          </w:tcPr>
          <w:p w14:paraId="67861AEB" w14:textId="77777777" w:rsidR="00330339"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R</w:t>
            </w:r>
          </w:p>
        </w:tc>
        <w:tc>
          <w:tcPr>
            <w:tcW w:w="1275" w:type="dxa"/>
          </w:tcPr>
          <w:p w14:paraId="1EC38AA1"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w:t>
            </w:r>
            <w:r>
              <w:rPr>
                <w:rFonts w:eastAsiaTheme="minorEastAsia" w:hint="eastAsia"/>
                <w:lang w:eastAsia="ko-KR"/>
              </w:rPr>
              <w:t>es</w:t>
            </w:r>
          </w:p>
        </w:tc>
        <w:tc>
          <w:tcPr>
            <w:tcW w:w="2017" w:type="dxa"/>
          </w:tcPr>
          <w:p w14:paraId="4EAA137C" w14:textId="77777777" w:rsidR="00330339" w:rsidRPr="00C63F04" w:rsidRDefault="00330339" w:rsidP="00BB4ED6">
            <w:pPr>
              <w:pStyle w:val="TABLE-col-heading"/>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Foo value</w:t>
            </w:r>
          </w:p>
        </w:tc>
      </w:tr>
    </w:tbl>
    <w:p w14:paraId="2285FFBB" w14:textId="77777777" w:rsidR="00330339" w:rsidRDefault="00330339" w:rsidP="00330339">
      <w:pPr>
        <w:pStyle w:val="PARAGRAPH"/>
        <w:rPr>
          <w:rFonts w:eastAsiaTheme="minorEastAsia"/>
          <w:lang w:eastAsia="ko-KR"/>
        </w:rPr>
      </w:pPr>
    </w:p>
    <w:p w14:paraId="09B07165" w14:textId="77777777" w:rsidR="00330339" w:rsidRDefault="00330339" w:rsidP="00330339">
      <w:pPr>
        <w:pStyle w:val="PARAGRAPH"/>
        <w:rPr>
          <w:rFonts w:eastAsiaTheme="minorEastAsia"/>
          <w:lang w:eastAsia="ko-KR"/>
        </w:rPr>
      </w:pPr>
      <w:r>
        <w:rPr>
          <w:rFonts w:eastAsiaTheme="minorEastAsia" w:hint="eastAsia"/>
          <w:lang w:eastAsia="ko-KR"/>
        </w:rPr>
        <w:t xml:space="preserve">An instance of the foobar </w:t>
      </w:r>
      <w:r w:rsidR="00711552">
        <w:rPr>
          <w:rFonts w:eastAsiaTheme="minorEastAsia"/>
          <w:lang w:eastAsia="ko-KR"/>
        </w:rPr>
        <w:t>R</w:t>
      </w:r>
      <w:r>
        <w:rPr>
          <w:rFonts w:eastAsiaTheme="minorEastAsia" w:hint="eastAsia"/>
          <w:lang w:eastAsia="ko-KR"/>
        </w:rPr>
        <w:t xml:space="preserve">esource </w:t>
      </w:r>
      <w:r w:rsidR="00711552">
        <w:rPr>
          <w:rFonts w:eastAsiaTheme="minorEastAsia"/>
          <w:lang w:eastAsia="ko-KR"/>
        </w:rPr>
        <w:t>T</w:t>
      </w:r>
      <w:r>
        <w:rPr>
          <w:rFonts w:eastAsiaTheme="minorEastAsia" w:hint="eastAsia"/>
          <w:lang w:eastAsia="ko-KR"/>
        </w:rPr>
        <w:t>ype is as shown below</w:t>
      </w:r>
    </w:p>
    <w:p w14:paraId="50FAD59B" w14:textId="77777777" w:rsidR="00330339" w:rsidRDefault="00495A45" w:rsidP="00330339">
      <w:pPr>
        <w:pStyle w:val="PARAGRAPH"/>
        <w:rPr>
          <w:rFonts w:eastAsiaTheme="minorEastAsia"/>
          <w:lang w:eastAsia="ko-KR"/>
        </w:rPr>
      </w:pPr>
      <w:r>
        <w:rPr>
          <w:rFonts w:eastAsiaTheme="minorEastAsia"/>
          <w:noProof/>
          <w:lang w:val="en-US" w:eastAsia="en-US"/>
        </w:rPr>
        <w:lastRenderedPageBreak/>
        <mc:AlternateContent>
          <mc:Choice Requires="wps">
            <w:drawing>
              <wp:anchor distT="0" distB="0" distL="114300" distR="114300" simplePos="0" relativeHeight="251656192" behindDoc="0" locked="0" layoutInCell="1" allowOverlap="1" wp14:anchorId="279BCFDB" wp14:editId="1F81CEBD">
                <wp:simplePos x="0" y="0"/>
                <wp:positionH relativeFrom="column">
                  <wp:posOffset>1165860</wp:posOffset>
                </wp:positionH>
                <wp:positionV relativeFrom="paragraph">
                  <wp:posOffset>43180</wp:posOffset>
                </wp:positionV>
                <wp:extent cx="2684145" cy="820420"/>
                <wp:effectExtent l="0" t="0" r="20955" b="18415"/>
                <wp:wrapTopAndBottom/>
                <wp:docPr id="1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820420"/>
                        </a:xfrm>
                        <a:prstGeom prst="rect">
                          <a:avLst/>
                        </a:prstGeom>
                        <a:solidFill>
                          <a:srgbClr val="FFFFFF"/>
                        </a:solidFill>
                        <a:ln w="9525">
                          <a:solidFill>
                            <a:srgbClr val="000000"/>
                          </a:solidFill>
                          <a:miter lim="800000"/>
                          <a:headEnd/>
                          <a:tailEnd/>
                        </a:ln>
                      </wps:spPr>
                      <wps:txbx>
                        <w:txbxContent>
                          <w:p w14:paraId="620E3E97" w14:textId="77777777" w:rsidR="00FB5756" w:rsidRPr="009456F4" w:rsidRDefault="00FB5756" w:rsidP="00330339">
                            <w:pPr>
                              <w:jc w:val="left"/>
                              <w:rPr>
                                <w:rFonts w:ascii="Courier New" w:hAnsi="Courier New" w:cs="Courier New"/>
                              </w:rPr>
                            </w:pPr>
                            <w:r w:rsidRPr="009456F4">
                              <w:rPr>
                                <w:rFonts w:ascii="Courier New" w:hAnsi="Courier New" w:cs="Courier New"/>
                              </w:rPr>
                              <w:t>{</w:t>
                            </w:r>
                          </w:p>
                          <w:p w14:paraId="5784167F"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rt</w:t>
                            </w:r>
                            <w:proofErr w:type="gramEnd"/>
                            <w:r w:rsidRPr="009456F4">
                              <w:rPr>
                                <w:rFonts w:ascii="Courier New" w:hAnsi="Courier New" w:cs="Courier New"/>
                              </w:rPr>
                              <w:t xml:space="preserve">": </w:t>
                            </w:r>
                            <w:r>
                              <w:rPr>
                                <w:rFonts w:ascii="Courier New" w:hAnsi="Courier New" w:cs="Courier New"/>
                              </w:rPr>
                              <w:t>[</w:t>
                            </w:r>
                            <w:r w:rsidRPr="009456F4">
                              <w:rPr>
                                <w:rFonts w:ascii="Courier New" w:hAnsi="Courier New" w:cs="Courier New"/>
                              </w:rPr>
                              <w:t>"oic.r.</w:t>
                            </w:r>
                            <w:r>
                              <w:rPr>
                                <w:rFonts w:ascii="Courier New" w:eastAsiaTheme="minorEastAsia" w:hAnsi="Courier New" w:cs="Courier New" w:hint="eastAsia"/>
                                <w:lang w:eastAsia="ko-KR"/>
                              </w:rPr>
                              <w:t>foobar</w:t>
                            </w:r>
                            <w:r w:rsidRPr="009456F4">
                              <w:rPr>
                                <w:rFonts w:ascii="Courier New" w:hAnsi="Courier New" w:cs="Courier New"/>
                              </w:rPr>
                              <w:t>"</w:t>
                            </w:r>
                            <w:r>
                              <w:rPr>
                                <w:rFonts w:ascii="Courier New" w:hAnsi="Courier New" w:cs="Courier New"/>
                              </w:rPr>
                              <w:t>]</w:t>
                            </w:r>
                            <w:r w:rsidRPr="009456F4">
                              <w:rPr>
                                <w:rFonts w:ascii="Courier New" w:hAnsi="Courier New" w:cs="Courier New"/>
                              </w:rPr>
                              <w:t>,</w:t>
                            </w:r>
                          </w:p>
                          <w:p w14:paraId="015FF8B5"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if</w:t>
                            </w:r>
                            <w:proofErr w:type="gramEnd"/>
                            <w:r w:rsidRPr="009456F4">
                              <w:rPr>
                                <w:rFonts w:ascii="Courier New" w:hAnsi="Courier New" w:cs="Courier New"/>
                              </w:rPr>
                              <w:t xml:space="preserve">": </w:t>
                            </w:r>
                            <w:r>
                              <w:rPr>
                                <w:rFonts w:ascii="Courier New" w:hAnsi="Courier New" w:cs="Courier New"/>
                              </w:rPr>
                              <w:t>[</w:t>
                            </w:r>
                            <w:r w:rsidRPr="009456F4">
                              <w:rPr>
                                <w:rFonts w:ascii="Courier New" w:hAnsi="Courier New" w:cs="Courier New"/>
                              </w:rPr>
                              <w:t>"oic.if.</w:t>
                            </w:r>
                            <w:r>
                              <w:rPr>
                                <w:rFonts w:ascii="Courier New" w:eastAsiaTheme="minorEastAsia" w:hAnsi="Courier New" w:cs="Courier New" w:hint="eastAsia"/>
                                <w:lang w:eastAsia="ko-KR"/>
                              </w:rPr>
                              <w:t>a</w:t>
                            </w:r>
                            <w:r w:rsidRPr="009456F4">
                              <w:rPr>
                                <w:rFonts w:ascii="Courier New" w:hAnsi="Courier New" w:cs="Courier New"/>
                              </w:rPr>
                              <w:t>"</w:t>
                            </w:r>
                            <w:r>
                              <w:rPr>
                                <w:rFonts w:ascii="Courier New" w:hAnsi="Courier New" w:cs="Courier New"/>
                              </w:rPr>
                              <w:t>]</w:t>
                            </w:r>
                            <w:r w:rsidRPr="009456F4">
                              <w:rPr>
                                <w:rFonts w:ascii="Courier New" w:hAnsi="Courier New" w:cs="Courier New"/>
                              </w:rPr>
                              <w:t xml:space="preserve">,        </w:t>
                            </w:r>
                          </w:p>
                          <w:p w14:paraId="59D4E0D0"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value</w:t>
                            </w:r>
                            <w:proofErr w:type="gramEnd"/>
                            <w:r w:rsidRPr="009456F4">
                              <w:rPr>
                                <w:rFonts w:ascii="Courier New" w:hAnsi="Courier New" w:cs="Courier New"/>
                              </w:rPr>
                              <w:t xml:space="preserve">": </w:t>
                            </w:r>
                            <w:r>
                              <w:rPr>
                                <w:rFonts w:ascii="Courier New" w:eastAsiaTheme="minorEastAsia" w:hAnsi="Courier New" w:cs="Courier New" w:hint="eastAsia"/>
                                <w:lang w:eastAsia="ko-KR"/>
                              </w:rPr>
                              <w:t>"foo value"</w:t>
                            </w:r>
                          </w:p>
                          <w:p w14:paraId="56C17A15" w14:textId="77777777" w:rsidR="00FB5756" w:rsidRPr="009456F4" w:rsidRDefault="00FB5756" w:rsidP="00330339">
                            <w:pPr>
                              <w:jc w:val="left"/>
                              <w:rPr>
                                <w:rFonts w:ascii="Courier New" w:hAnsi="Courier New" w:cs="Courier New"/>
                              </w:rPr>
                            </w:pPr>
                            <w:r w:rsidRPr="009456F4">
                              <w:rPr>
                                <w:rFonts w:ascii="Courier New" w:hAnsi="Courier New" w:cs="Courier New"/>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79BCFDB" id="Text Box 10" o:spid="_x0000_s1083" type="#_x0000_t202" style="position:absolute;left:0;text-align:left;margin-left:91.8pt;margin-top:3.4pt;width:211.35pt;height:64.6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">
                <v:textbox style="mso-fit-shape-to-text:t">
                  <w:txbxContent>
                    <w:p w14:paraId="620E3E97" w14:textId="77777777" w:rsidR="00FB5756" w:rsidRPr="009456F4" w:rsidRDefault="00FB5756" w:rsidP="00330339">
                      <w:pPr>
                        <w:jc w:val="left"/>
                        <w:rPr>
                          <w:rFonts w:ascii="Courier New" w:hAnsi="Courier New" w:cs="Courier New"/>
                        </w:rPr>
                      </w:pPr>
                      <w:r w:rsidRPr="009456F4">
                        <w:rPr>
                          <w:rFonts w:ascii="Courier New" w:hAnsi="Courier New" w:cs="Courier New"/>
                        </w:rPr>
                        <w:t>{</w:t>
                      </w:r>
                    </w:p>
                    <w:p w14:paraId="5784167F"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rt</w:t>
                      </w:r>
                      <w:proofErr w:type="gramEnd"/>
                      <w:r w:rsidRPr="009456F4">
                        <w:rPr>
                          <w:rFonts w:ascii="Courier New" w:hAnsi="Courier New" w:cs="Courier New"/>
                        </w:rPr>
                        <w:t xml:space="preserve">": </w:t>
                      </w:r>
                      <w:r>
                        <w:rPr>
                          <w:rFonts w:ascii="Courier New" w:hAnsi="Courier New" w:cs="Courier New"/>
                        </w:rPr>
                        <w:t>[</w:t>
                      </w:r>
                      <w:r w:rsidRPr="009456F4">
                        <w:rPr>
                          <w:rFonts w:ascii="Courier New" w:hAnsi="Courier New" w:cs="Courier New"/>
                        </w:rPr>
                        <w:t>"oic.r.</w:t>
                      </w:r>
                      <w:r>
                        <w:rPr>
                          <w:rFonts w:ascii="Courier New" w:eastAsiaTheme="minorEastAsia" w:hAnsi="Courier New" w:cs="Courier New" w:hint="eastAsia"/>
                          <w:lang w:eastAsia="ko-KR"/>
                        </w:rPr>
                        <w:t>foobar</w:t>
                      </w:r>
                      <w:r w:rsidRPr="009456F4">
                        <w:rPr>
                          <w:rFonts w:ascii="Courier New" w:hAnsi="Courier New" w:cs="Courier New"/>
                        </w:rPr>
                        <w:t>"</w:t>
                      </w:r>
                      <w:r>
                        <w:rPr>
                          <w:rFonts w:ascii="Courier New" w:hAnsi="Courier New" w:cs="Courier New"/>
                        </w:rPr>
                        <w:t>]</w:t>
                      </w:r>
                      <w:r w:rsidRPr="009456F4">
                        <w:rPr>
                          <w:rFonts w:ascii="Courier New" w:hAnsi="Courier New" w:cs="Courier New"/>
                        </w:rPr>
                        <w:t>,</w:t>
                      </w:r>
                    </w:p>
                    <w:p w14:paraId="015FF8B5"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if</w:t>
                      </w:r>
                      <w:proofErr w:type="gramEnd"/>
                      <w:r w:rsidRPr="009456F4">
                        <w:rPr>
                          <w:rFonts w:ascii="Courier New" w:hAnsi="Courier New" w:cs="Courier New"/>
                        </w:rPr>
                        <w:t xml:space="preserve">": </w:t>
                      </w:r>
                      <w:r>
                        <w:rPr>
                          <w:rFonts w:ascii="Courier New" w:hAnsi="Courier New" w:cs="Courier New"/>
                        </w:rPr>
                        <w:t>[</w:t>
                      </w:r>
                      <w:r w:rsidRPr="009456F4">
                        <w:rPr>
                          <w:rFonts w:ascii="Courier New" w:hAnsi="Courier New" w:cs="Courier New"/>
                        </w:rPr>
                        <w:t>"oic.if.</w:t>
                      </w:r>
                      <w:r>
                        <w:rPr>
                          <w:rFonts w:ascii="Courier New" w:eastAsiaTheme="minorEastAsia" w:hAnsi="Courier New" w:cs="Courier New" w:hint="eastAsia"/>
                          <w:lang w:eastAsia="ko-KR"/>
                        </w:rPr>
                        <w:t>a</w:t>
                      </w:r>
                      <w:r w:rsidRPr="009456F4">
                        <w:rPr>
                          <w:rFonts w:ascii="Courier New" w:hAnsi="Courier New" w:cs="Courier New"/>
                        </w:rPr>
                        <w:t>"</w:t>
                      </w:r>
                      <w:r>
                        <w:rPr>
                          <w:rFonts w:ascii="Courier New" w:hAnsi="Courier New" w:cs="Courier New"/>
                        </w:rPr>
                        <w:t>]</w:t>
                      </w:r>
                      <w:r w:rsidRPr="009456F4">
                        <w:rPr>
                          <w:rFonts w:ascii="Courier New" w:hAnsi="Courier New" w:cs="Courier New"/>
                        </w:rPr>
                        <w:t xml:space="preserve">,        </w:t>
                      </w:r>
                    </w:p>
                    <w:p w14:paraId="59D4E0D0" w14:textId="77777777" w:rsidR="00FB5756" w:rsidRPr="009456F4" w:rsidRDefault="00FB5756" w:rsidP="00330339">
                      <w:pPr>
                        <w:jc w:val="left"/>
                        <w:rPr>
                          <w:rFonts w:ascii="Courier New" w:hAnsi="Courier New" w:cs="Courier New"/>
                        </w:rPr>
                      </w:pPr>
                      <w:r w:rsidRPr="009456F4">
                        <w:rPr>
                          <w:rFonts w:ascii="Courier New" w:hAnsi="Courier New" w:cs="Courier New"/>
                        </w:rPr>
                        <w:t>"</w:t>
                      </w:r>
                      <w:proofErr w:type="gramStart"/>
                      <w:r w:rsidRPr="009456F4">
                        <w:rPr>
                          <w:rFonts w:ascii="Courier New" w:hAnsi="Courier New" w:cs="Courier New"/>
                        </w:rPr>
                        <w:t>value</w:t>
                      </w:r>
                      <w:proofErr w:type="gramEnd"/>
                      <w:r w:rsidRPr="009456F4">
                        <w:rPr>
                          <w:rFonts w:ascii="Courier New" w:hAnsi="Courier New" w:cs="Courier New"/>
                        </w:rPr>
                        <w:t xml:space="preserve">": </w:t>
                      </w:r>
                      <w:r>
                        <w:rPr>
                          <w:rFonts w:ascii="Courier New" w:eastAsiaTheme="minorEastAsia" w:hAnsi="Courier New" w:cs="Courier New" w:hint="eastAsia"/>
                          <w:lang w:eastAsia="ko-KR"/>
                        </w:rPr>
                        <w:t>"foo value"</w:t>
                      </w:r>
                    </w:p>
                    <w:p w14:paraId="56C17A15" w14:textId="77777777" w:rsidR="00FB5756" w:rsidRPr="009456F4" w:rsidRDefault="00FB5756" w:rsidP="00330339">
                      <w:pPr>
                        <w:jc w:val="left"/>
                        <w:rPr>
                          <w:rFonts w:ascii="Courier New" w:hAnsi="Courier New" w:cs="Courier New"/>
                        </w:rPr>
                      </w:pPr>
                      <w:r w:rsidRPr="009456F4">
                        <w:rPr>
                          <w:rFonts w:ascii="Courier New" w:hAnsi="Courier New" w:cs="Courier New"/>
                        </w:rPr>
                        <w:t>}</w:t>
                      </w:r>
                    </w:p>
                  </w:txbxContent>
                </v:textbox>
                <w10:wrap type="topAndBottom"/>
              </v:shape>
            </w:pict>
          </mc:Fallback>
        </mc:AlternateContent>
      </w:r>
    </w:p>
    <w:p w14:paraId="41E171B3" w14:textId="77777777" w:rsidR="00330339" w:rsidRDefault="00330339" w:rsidP="00330339">
      <w:pPr>
        <w:pStyle w:val="PARAGRAPH"/>
        <w:rPr>
          <w:rFonts w:eastAsiaTheme="minorEastAsia"/>
          <w:lang w:eastAsia="ko-KR"/>
        </w:rPr>
      </w:pPr>
      <w:r>
        <w:rPr>
          <w:rFonts w:eastAsiaTheme="minorEastAsia" w:hint="eastAsia"/>
          <w:lang w:eastAsia="ko-KR"/>
        </w:rPr>
        <w:t xml:space="preserve">An example schema for the foobar </w:t>
      </w:r>
      <w:r w:rsidR="00711552">
        <w:rPr>
          <w:rFonts w:eastAsiaTheme="minorEastAsia"/>
          <w:lang w:eastAsia="ko-KR"/>
        </w:rPr>
        <w:t>R</w:t>
      </w:r>
      <w:r>
        <w:rPr>
          <w:rFonts w:eastAsiaTheme="minorEastAsia" w:hint="eastAsia"/>
          <w:lang w:eastAsia="ko-KR"/>
        </w:rPr>
        <w:t xml:space="preserve">esource </w:t>
      </w:r>
      <w:r w:rsidR="00711552">
        <w:rPr>
          <w:rFonts w:eastAsiaTheme="minorEastAsia"/>
          <w:lang w:eastAsia="ko-KR"/>
        </w:rPr>
        <w:t>T</w:t>
      </w:r>
      <w:r>
        <w:rPr>
          <w:rFonts w:eastAsiaTheme="minorEastAsia" w:hint="eastAsia"/>
          <w:lang w:eastAsia="ko-KR"/>
        </w:rPr>
        <w:t>ype is shown below</w:t>
      </w:r>
    </w:p>
    <w:p w14:paraId="00D3CA6E" w14:textId="77777777" w:rsidR="00330339" w:rsidRDefault="00495A45" w:rsidP="00330339">
      <w:pPr>
        <w:pStyle w:val="PARAGRAPH"/>
        <w:rPr>
          <w:rFonts w:eastAsiaTheme="minorEastAsia"/>
          <w:lang w:eastAsia="ko-KR"/>
        </w:rPr>
      </w:pPr>
      <w:r>
        <w:rPr>
          <w:rFonts w:eastAsiaTheme="minorEastAsia"/>
          <w:noProof/>
          <w:lang w:val="en-US" w:eastAsia="en-US"/>
        </w:rPr>
        <mc:AlternateContent>
          <mc:Choice Requires="wps">
            <w:drawing>
              <wp:anchor distT="0" distB="0" distL="114300" distR="114300" simplePos="0" relativeHeight="251657216" behindDoc="0" locked="0" layoutInCell="1" allowOverlap="1" wp14:anchorId="51E4FBC1" wp14:editId="589B05CF">
                <wp:simplePos x="0" y="0"/>
                <wp:positionH relativeFrom="column">
                  <wp:posOffset>449580</wp:posOffset>
                </wp:positionH>
                <wp:positionV relativeFrom="paragraph">
                  <wp:posOffset>41910</wp:posOffset>
                </wp:positionV>
                <wp:extent cx="4827905" cy="1539875"/>
                <wp:effectExtent l="0" t="0" r="10795" b="22860"/>
                <wp:wrapTopAndBottom/>
                <wp:docPr id="1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905" cy="1539875"/>
                        </a:xfrm>
                        <a:prstGeom prst="rect">
                          <a:avLst/>
                        </a:prstGeom>
                        <a:solidFill>
                          <a:srgbClr val="FFFFFF"/>
                        </a:solidFill>
                        <a:ln w="9525">
                          <a:solidFill>
                            <a:srgbClr val="000000"/>
                          </a:solidFill>
                          <a:miter lim="800000"/>
                          <a:headEnd/>
                          <a:tailEnd/>
                        </a:ln>
                      </wps:spPr>
                      <wps:txbx>
                        <w:txbxContent>
                          <w:p w14:paraId="4C052BC8" w14:textId="77777777" w:rsidR="00FB5756" w:rsidRPr="00442089" w:rsidRDefault="00FB5756" w:rsidP="00330339">
                            <w:pPr>
                              <w:rPr>
                                <w:rFonts w:ascii="Courier New" w:hAnsi="Courier New" w:cs="Courier New"/>
                              </w:rPr>
                            </w:pPr>
                            <w:r w:rsidRPr="00442089">
                              <w:rPr>
                                <w:rFonts w:ascii="Courier New" w:hAnsi="Courier New" w:cs="Courier New"/>
                              </w:rPr>
                              <w:t>{</w:t>
                            </w:r>
                          </w:p>
                          <w:p w14:paraId="7D6D6FD8" w14:textId="77777777" w:rsidR="00FB5756" w:rsidRPr="00442089" w:rsidRDefault="00FB5756" w:rsidP="00330339">
                            <w:pPr>
                              <w:rPr>
                                <w:rFonts w:ascii="Courier New" w:hAnsi="Courier New" w:cs="Courier New"/>
                              </w:rPr>
                            </w:pPr>
                            <w:r w:rsidRPr="00442089">
                              <w:rPr>
                                <w:rFonts w:ascii="Courier New" w:hAnsi="Courier New" w:cs="Courier New"/>
                              </w:rPr>
                              <w:t xml:space="preserve">  "$schema": "http://json-schema.org/</w:t>
                            </w:r>
                            <w:r>
                              <w:rPr>
                                <w:rFonts w:ascii="Courier New" w:hAnsi="Courier New" w:cs="Courier New"/>
                              </w:rPr>
                              <w:t>draft-04/</w:t>
                            </w:r>
                            <w:r w:rsidRPr="00442089">
                              <w:rPr>
                                <w:rFonts w:ascii="Courier New" w:hAnsi="Courier New" w:cs="Courier New"/>
                              </w:rPr>
                              <w:t>schema",</w:t>
                            </w:r>
                          </w:p>
                          <w:p w14:paraId="6A68A9A7"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type</w:t>
                            </w:r>
                            <w:proofErr w:type="gramEnd"/>
                            <w:r w:rsidRPr="00442089">
                              <w:rPr>
                                <w:rFonts w:ascii="Courier New" w:hAnsi="Courier New" w:cs="Courier New"/>
                              </w:rPr>
                              <w:t>": "object",</w:t>
                            </w:r>
                          </w:p>
                          <w:p w14:paraId="4C4152FE"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properties</w:t>
                            </w:r>
                            <w:proofErr w:type="gramEnd"/>
                            <w:r w:rsidRPr="00442089">
                              <w:rPr>
                                <w:rFonts w:ascii="Courier New" w:hAnsi="Courier New" w:cs="Courier New"/>
                              </w:rPr>
                              <w:t>": {</w:t>
                            </w:r>
                          </w:p>
                          <w:p w14:paraId="0119C6A0"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rt</w:t>
                            </w:r>
                            <w:proofErr w:type="gramEnd"/>
                            <w:r w:rsidRPr="00AE6E94">
                              <w:rPr>
                                <w:rFonts w:ascii="Courier New" w:hAnsi="Courier New" w:cs="Courier New"/>
                              </w:rPr>
                              <w:t>": {</w:t>
                            </w:r>
                          </w:p>
                          <w:p w14:paraId="54E58E4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type</w:t>
                            </w:r>
                            <w:proofErr w:type="gramEnd"/>
                            <w:r w:rsidRPr="00AE6E94">
                              <w:rPr>
                                <w:rFonts w:ascii="Courier New" w:hAnsi="Courier New" w:cs="Courier New"/>
                              </w:rPr>
                              <w:t>": "array",</w:t>
                            </w:r>
                          </w:p>
                          <w:p w14:paraId="058F8BA4"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items</w:t>
                            </w:r>
                            <w:proofErr w:type="gramEnd"/>
                            <w:r w:rsidRPr="00AE6E94">
                              <w:rPr>
                                <w:rFonts w:ascii="Courier New" w:hAnsi="Courier New" w:cs="Courier New"/>
                              </w:rPr>
                              <w:t>" : {</w:t>
                            </w:r>
                          </w:p>
                          <w:p w14:paraId="6EECD5B6"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type</w:t>
                            </w:r>
                            <w:proofErr w:type="gramEnd"/>
                            <w:r w:rsidRPr="00AE6E94">
                              <w:rPr>
                                <w:rFonts w:ascii="Courier New" w:hAnsi="Courier New" w:cs="Courier New"/>
                              </w:rPr>
                              <w:t>" : "string",</w:t>
                            </w:r>
                          </w:p>
                          <w:p w14:paraId="0ECF9DBB"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maxLength</w:t>
                            </w:r>
                            <w:proofErr w:type="gramEnd"/>
                            <w:r w:rsidRPr="00AE6E94">
                              <w:rPr>
                                <w:rFonts w:ascii="Courier New" w:hAnsi="Courier New" w:cs="Courier New"/>
                              </w:rPr>
                              <w:t>": 64</w:t>
                            </w:r>
                          </w:p>
                          <w:p w14:paraId="4DE2D717"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12626420"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minItems</w:t>
                            </w:r>
                            <w:proofErr w:type="gramEnd"/>
                            <w:r w:rsidRPr="00AE6E94">
                              <w:rPr>
                                <w:rFonts w:ascii="Courier New" w:hAnsi="Courier New" w:cs="Courier New"/>
                              </w:rPr>
                              <w:t>" : 1,</w:t>
                            </w:r>
                          </w:p>
                          <w:p w14:paraId="63A7E02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readOnly</w:t>
                            </w:r>
                            <w:proofErr w:type="gramEnd"/>
                            <w:r w:rsidRPr="00AE6E94">
                              <w:rPr>
                                <w:rFonts w:ascii="Courier New" w:hAnsi="Courier New" w:cs="Courier New"/>
                              </w:rPr>
                              <w:t>": true,</w:t>
                            </w:r>
                          </w:p>
                          <w:p w14:paraId="3A4E879D"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description</w:t>
                            </w:r>
                            <w:proofErr w:type="gramEnd"/>
                            <w:r w:rsidRPr="00AE6E94">
                              <w:rPr>
                                <w:rFonts w:ascii="Courier New" w:hAnsi="Courier New" w:cs="Courier New"/>
                              </w:rPr>
                              <w:t>": "Resource Type of the Resource"</w:t>
                            </w:r>
                          </w:p>
                          <w:p w14:paraId="71B5774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59AD2E63"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if</w:t>
                            </w:r>
                            <w:proofErr w:type="gramEnd"/>
                            <w:r w:rsidRPr="00AE6E94">
                              <w:rPr>
                                <w:rFonts w:ascii="Courier New" w:hAnsi="Courier New" w:cs="Courier New"/>
                              </w:rPr>
                              <w:t>": {</w:t>
                            </w:r>
                          </w:p>
                          <w:p w14:paraId="63D97F47"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type</w:t>
                            </w:r>
                            <w:proofErr w:type="gramEnd"/>
                            <w:r w:rsidRPr="00AE6E94">
                              <w:rPr>
                                <w:rFonts w:ascii="Courier New" w:hAnsi="Courier New" w:cs="Courier New"/>
                              </w:rPr>
                              <w:t>": "array",</w:t>
                            </w:r>
                          </w:p>
                          <w:p w14:paraId="29F4B58A"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items</w:t>
                            </w:r>
                            <w:proofErr w:type="gramEnd"/>
                            <w:r w:rsidRPr="00AE6E94">
                              <w:rPr>
                                <w:rFonts w:ascii="Courier New" w:hAnsi="Courier New" w:cs="Courier New"/>
                              </w:rPr>
                              <w:t>": {</w:t>
                            </w:r>
                          </w:p>
                          <w:p w14:paraId="2BE53471"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type</w:t>
                            </w:r>
                            <w:proofErr w:type="gramEnd"/>
                            <w:r w:rsidRPr="00AE6E94">
                              <w:rPr>
                                <w:rFonts w:ascii="Courier New" w:hAnsi="Courier New" w:cs="Courier New"/>
                              </w:rPr>
                              <w:t>" : "string",</w:t>
                            </w:r>
                          </w:p>
                          <w:p w14:paraId="1319AD91" w14:textId="77777777" w:rsidR="00FB5756" w:rsidRPr="00AE6E94" w:rsidRDefault="00FB5756" w:rsidP="00AE6E94">
                            <w:pPr>
                              <w:pStyle w:val="BodyText2"/>
                            </w:pPr>
                            <w:r w:rsidRPr="00AE6E94">
                              <w:t xml:space="preserve">        "enum" : ["oic.if.baseline", "oic.if.ll", "oic.if.b", "oic.if.lb", "oic.if.rw", "oi</w:t>
                            </w:r>
                            <w:r>
                              <w:t>c.if.r", "oic.if.a", "oic.if.s"</w:t>
                            </w:r>
                            <w:r w:rsidRPr="00AE6E94">
                              <w:t>]</w:t>
                            </w:r>
                          </w:p>
                          <w:p w14:paraId="5B245756" w14:textId="77777777" w:rsidR="00FB5756"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1C3758E8"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value</w:t>
                            </w:r>
                            <w:proofErr w:type="gramEnd"/>
                            <w:r w:rsidRPr="00442089">
                              <w:rPr>
                                <w:rFonts w:ascii="Courier New" w:hAnsi="Courier New" w:cs="Courier New"/>
                              </w:rPr>
                              <w:t>": {"type": "string"}</w:t>
                            </w:r>
                          </w:p>
                          <w:p w14:paraId="125A8DE2"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
                          <w:p w14:paraId="3701C329"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required</w:t>
                            </w:r>
                            <w:proofErr w:type="gramEnd"/>
                            <w:r w:rsidRPr="00442089">
                              <w:rPr>
                                <w:rFonts w:ascii="Courier New" w:hAnsi="Courier New" w:cs="Courier New"/>
                              </w:rPr>
                              <w:t>": ["rt", "if", "value"]</w:t>
                            </w:r>
                          </w:p>
                          <w:p w14:paraId="59A8CE3D" w14:textId="77777777" w:rsidR="00FB5756" w:rsidRPr="0063663D" w:rsidRDefault="00FB5756" w:rsidP="00330339">
                            <w:r w:rsidRPr="00442089">
                              <w:rPr>
                                <w:rFonts w:ascii="Courier New" w:hAnsi="Courier New" w:cs="Courier New"/>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E4FBC1" id="Text Box 8" o:spid="_x0000_s1084" type="#_x0000_t202" style="position:absolute;left:0;text-align:left;margin-left:35.4pt;margin-top:3.3pt;width:380.15pt;height:121.2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">
                <v:textbox style="mso-fit-shape-to-text:t">
                  <w:txbxContent>
                    <w:p w14:paraId="4C052BC8" w14:textId="77777777" w:rsidR="00FB5756" w:rsidRPr="00442089" w:rsidRDefault="00FB5756" w:rsidP="00330339">
                      <w:pPr>
                        <w:rPr>
                          <w:rFonts w:ascii="Courier New" w:hAnsi="Courier New" w:cs="Courier New"/>
                        </w:rPr>
                      </w:pPr>
                      <w:r w:rsidRPr="00442089">
                        <w:rPr>
                          <w:rFonts w:ascii="Courier New" w:hAnsi="Courier New" w:cs="Courier New"/>
                        </w:rPr>
                        <w:t>{</w:t>
                      </w:r>
                    </w:p>
                    <w:p w14:paraId="7D6D6FD8" w14:textId="77777777" w:rsidR="00FB5756" w:rsidRPr="00442089" w:rsidRDefault="00FB5756" w:rsidP="00330339">
                      <w:pPr>
                        <w:rPr>
                          <w:rFonts w:ascii="Courier New" w:hAnsi="Courier New" w:cs="Courier New"/>
                        </w:rPr>
                      </w:pPr>
                      <w:r w:rsidRPr="00442089">
                        <w:rPr>
                          <w:rFonts w:ascii="Courier New" w:hAnsi="Courier New" w:cs="Courier New"/>
                        </w:rPr>
                        <w:t xml:space="preserve">  "$schema": "http://json-schema.org/</w:t>
                      </w:r>
                      <w:r>
                        <w:rPr>
                          <w:rFonts w:ascii="Courier New" w:hAnsi="Courier New" w:cs="Courier New"/>
                        </w:rPr>
                        <w:t>draft-04/</w:t>
                      </w:r>
                      <w:r w:rsidRPr="00442089">
                        <w:rPr>
                          <w:rFonts w:ascii="Courier New" w:hAnsi="Courier New" w:cs="Courier New"/>
                        </w:rPr>
                        <w:t>schema",</w:t>
                      </w:r>
                    </w:p>
                    <w:p w14:paraId="6A68A9A7"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type</w:t>
                      </w:r>
                      <w:proofErr w:type="gramEnd"/>
                      <w:r w:rsidRPr="00442089">
                        <w:rPr>
                          <w:rFonts w:ascii="Courier New" w:hAnsi="Courier New" w:cs="Courier New"/>
                        </w:rPr>
                        <w:t>": "object",</w:t>
                      </w:r>
                    </w:p>
                    <w:p w14:paraId="4C4152FE"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properties</w:t>
                      </w:r>
                      <w:proofErr w:type="gramEnd"/>
                      <w:r w:rsidRPr="00442089">
                        <w:rPr>
                          <w:rFonts w:ascii="Courier New" w:hAnsi="Courier New" w:cs="Courier New"/>
                        </w:rPr>
                        <w:t>": {</w:t>
                      </w:r>
                    </w:p>
                    <w:p w14:paraId="0119C6A0"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rt</w:t>
                      </w:r>
                      <w:proofErr w:type="gramEnd"/>
                      <w:r w:rsidRPr="00AE6E94">
                        <w:rPr>
                          <w:rFonts w:ascii="Courier New" w:hAnsi="Courier New" w:cs="Courier New"/>
                        </w:rPr>
                        <w:t>": {</w:t>
                      </w:r>
                    </w:p>
                    <w:p w14:paraId="54E58E4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type</w:t>
                      </w:r>
                      <w:proofErr w:type="gramEnd"/>
                      <w:r w:rsidRPr="00AE6E94">
                        <w:rPr>
                          <w:rFonts w:ascii="Courier New" w:hAnsi="Courier New" w:cs="Courier New"/>
                        </w:rPr>
                        <w:t>": "array",</w:t>
                      </w:r>
                    </w:p>
                    <w:p w14:paraId="058F8BA4"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items</w:t>
                      </w:r>
                      <w:proofErr w:type="gramEnd"/>
                      <w:r w:rsidRPr="00AE6E94">
                        <w:rPr>
                          <w:rFonts w:ascii="Courier New" w:hAnsi="Courier New" w:cs="Courier New"/>
                        </w:rPr>
                        <w:t>" : {</w:t>
                      </w:r>
                    </w:p>
                    <w:p w14:paraId="6EECD5B6"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type</w:t>
                      </w:r>
                      <w:proofErr w:type="gramEnd"/>
                      <w:r w:rsidRPr="00AE6E94">
                        <w:rPr>
                          <w:rFonts w:ascii="Courier New" w:hAnsi="Courier New" w:cs="Courier New"/>
                        </w:rPr>
                        <w:t>" : "string",</w:t>
                      </w:r>
                    </w:p>
                    <w:p w14:paraId="0ECF9DBB"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maxLength</w:t>
                      </w:r>
                      <w:proofErr w:type="gramEnd"/>
                      <w:r w:rsidRPr="00AE6E94">
                        <w:rPr>
                          <w:rFonts w:ascii="Courier New" w:hAnsi="Courier New" w:cs="Courier New"/>
                        </w:rPr>
                        <w:t>": 64</w:t>
                      </w:r>
                    </w:p>
                    <w:p w14:paraId="4DE2D717"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12626420"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minItems</w:t>
                      </w:r>
                      <w:proofErr w:type="gramEnd"/>
                      <w:r w:rsidRPr="00AE6E94">
                        <w:rPr>
                          <w:rFonts w:ascii="Courier New" w:hAnsi="Courier New" w:cs="Courier New"/>
                        </w:rPr>
                        <w:t>" : 1,</w:t>
                      </w:r>
                    </w:p>
                    <w:p w14:paraId="63A7E02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readOnly</w:t>
                      </w:r>
                      <w:proofErr w:type="gramEnd"/>
                      <w:r w:rsidRPr="00AE6E94">
                        <w:rPr>
                          <w:rFonts w:ascii="Courier New" w:hAnsi="Courier New" w:cs="Courier New"/>
                        </w:rPr>
                        <w:t>": true,</w:t>
                      </w:r>
                    </w:p>
                    <w:p w14:paraId="3A4E879D"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roofErr w:type="gramStart"/>
                      <w:r w:rsidRPr="00AE6E94">
                        <w:rPr>
                          <w:rFonts w:ascii="Courier New" w:hAnsi="Courier New" w:cs="Courier New"/>
                        </w:rPr>
                        <w:t>description</w:t>
                      </w:r>
                      <w:proofErr w:type="gramEnd"/>
                      <w:r w:rsidRPr="00AE6E94">
                        <w:rPr>
                          <w:rFonts w:ascii="Courier New" w:hAnsi="Courier New" w:cs="Courier New"/>
                        </w:rPr>
                        <w:t>": "Resource Type of the Resource"</w:t>
                      </w:r>
                    </w:p>
                    <w:p w14:paraId="71B57743" w14:textId="77777777" w:rsidR="00FB5756" w:rsidRPr="00AE6E94"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59AD2E63"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if</w:t>
                      </w:r>
                      <w:proofErr w:type="gramEnd"/>
                      <w:r w:rsidRPr="00AE6E94">
                        <w:rPr>
                          <w:rFonts w:ascii="Courier New" w:hAnsi="Courier New" w:cs="Courier New"/>
                        </w:rPr>
                        <w:t>": {</w:t>
                      </w:r>
                    </w:p>
                    <w:p w14:paraId="63D97F47"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type</w:t>
                      </w:r>
                      <w:proofErr w:type="gramEnd"/>
                      <w:r w:rsidRPr="00AE6E94">
                        <w:rPr>
                          <w:rFonts w:ascii="Courier New" w:hAnsi="Courier New" w:cs="Courier New"/>
                        </w:rPr>
                        <w:t>": "array",</w:t>
                      </w:r>
                    </w:p>
                    <w:p w14:paraId="29F4B58A"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items</w:t>
                      </w:r>
                      <w:proofErr w:type="gramEnd"/>
                      <w:r w:rsidRPr="00AE6E94">
                        <w:rPr>
                          <w:rFonts w:ascii="Courier New" w:hAnsi="Courier New" w:cs="Courier New"/>
                        </w:rPr>
                        <w:t>": {</w:t>
                      </w:r>
                    </w:p>
                    <w:p w14:paraId="2BE53471" w14:textId="77777777" w:rsidR="00FB5756" w:rsidRPr="00AE6E94" w:rsidRDefault="00FB5756" w:rsidP="00AE6E94">
                      <w:pPr>
                        <w:rPr>
                          <w:rFonts w:ascii="Courier New" w:hAnsi="Courier New" w:cs="Courier New"/>
                        </w:rPr>
                      </w:pPr>
                      <w:r w:rsidRPr="00AE6E94">
                        <w:rPr>
                          <w:rFonts w:ascii="Courier New" w:hAnsi="Courier New" w:cs="Courier New"/>
                        </w:rPr>
                        <w:t xml:space="preserve">        "</w:t>
                      </w:r>
                      <w:proofErr w:type="gramStart"/>
                      <w:r w:rsidRPr="00AE6E94">
                        <w:rPr>
                          <w:rFonts w:ascii="Courier New" w:hAnsi="Courier New" w:cs="Courier New"/>
                        </w:rPr>
                        <w:t>type</w:t>
                      </w:r>
                      <w:proofErr w:type="gramEnd"/>
                      <w:r w:rsidRPr="00AE6E94">
                        <w:rPr>
                          <w:rFonts w:ascii="Courier New" w:hAnsi="Courier New" w:cs="Courier New"/>
                        </w:rPr>
                        <w:t>" : "string",</w:t>
                      </w:r>
                    </w:p>
                    <w:p w14:paraId="1319AD91" w14:textId="77777777" w:rsidR="00FB5756" w:rsidRPr="00AE6E94" w:rsidRDefault="00FB5756" w:rsidP="00AE6E94">
                      <w:pPr>
                        <w:pStyle w:val="BodyText2"/>
                      </w:pPr>
                      <w:r w:rsidRPr="00AE6E94">
                        <w:t xml:space="preserve">        "enum" : ["oic.if.baseline", "oic.if.ll", "oic.if.b", "oic.if.lb", "oic.if.rw", "oi</w:t>
                      </w:r>
                      <w:r>
                        <w:t>c.if.r", "oic.if.a", "oic.if.s"</w:t>
                      </w:r>
                      <w:r w:rsidRPr="00AE6E94">
                        <w:t>]</w:t>
                      </w:r>
                    </w:p>
                    <w:p w14:paraId="5B245756" w14:textId="77777777" w:rsidR="00FB5756" w:rsidRDefault="00FB5756" w:rsidP="00AE6E94">
                      <w:pPr>
                        <w:rPr>
                          <w:rFonts w:ascii="Courier New" w:hAnsi="Courier New" w:cs="Courier New"/>
                        </w:rPr>
                      </w:pPr>
                      <w:r>
                        <w:rPr>
                          <w:rFonts w:ascii="Courier New" w:hAnsi="Courier New" w:cs="Courier New"/>
                        </w:rPr>
                        <w:t xml:space="preserve">    </w:t>
                      </w:r>
                      <w:r w:rsidRPr="00AE6E94">
                        <w:rPr>
                          <w:rFonts w:ascii="Courier New" w:hAnsi="Courier New" w:cs="Courier New"/>
                        </w:rPr>
                        <w:t>},</w:t>
                      </w:r>
                    </w:p>
                    <w:p w14:paraId="1C3758E8"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value</w:t>
                      </w:r>
                      <w:proofErr w:type="gramEnd"/>
                      <w:r w:rsidRPr="00442089">
                        <w:rPr>
                          <w:rFonts w:ascii="Courier New" w:hAnsi="Courier New" w:cs="Courier New"/>
                        </w:rPr>
                        <w:t>": {"type": "string"}</w:t>
                      </w:r>
                    </w:p>
                    <w:p w14:paraId="125A8DE2"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
                    <w:p w14:paraId="3701C329" w14:textId="77777777" w:rsidR="00FB5756" w:rsidRPr="00442089" w:rsidRDefault="00FB5756" w:rsidP="00330339">
                      <w:pPr>
                        <w:rPr>
                          <w:rFonts w:ascii="Courier New" w:hAnsi="Courier New" w:cs="Courier New"/>
                        </w:rPr>
                      </w:pPr>
                      <w:r w:rsidRPr="00442089">
                        <w:rPr>
                          <w:rFonts w:ascii="Courier New" w:hAnsi="Courier New" w:cs="Courier New"/>
                        </w:rPr>
                        <w:t xml:space="preserve">  "</w:t>
                      </w:r>
                      <w:proofErr w:type="gramStart"/>
                      <w:r w:rsidRPr="00442089">
                        <w:rPr>
                          <w:rFonts w:ascii="Courier New" w:hAnsi="Courier New" w:cs="Courier New"/>
                        </w:rPr>
                        <w:t>required</w:t>
                      </w:r>
                      <w:proofErr w:type="gramEnd"/>
                      <w:r w:rsidRPr="00442089">
                        <w:rPr>
                          <w:rFonts w:ascii="Courier New" w:hAnsi="Courier New" w:cs="Courier New"/>
                        </w:rPr>
                        <w:t>": ["rt", "if", "value"]</w:t>
                      </w:r>
                    </w:p>
                    <w:p w14:paraId="59A8CE3D" w14:textId="77777777" w:rsidR="00FB5756" w:rsidRPr="0063663D" w:rsidRDefault="00FB5756" w:rsidP="00330339">
                      <w:r w:rsidRPr="00442089">
                        <w:rPr>
                          <w:rFonts w:ascii="Courier New" w:hAnsi="Courier New" w:cs="Courier New"/>
                        </w:rPr>
                        <w:t>}</w:t>
                      </w:r>
                    </w:p>
                  </w:txbxContent>
                </v:textbox>
                <w10:wrap type="topAndBottom"/>
              </v:shape>
            </w:pict>
          </mc:Fallback>
        </mc:AlternateContent>
      </w:r>
    </w:p>
    <w:p w14:paraId="58098EBD" w14:textId="77777777" w:rsidR="00330339" w:rsidRPr="0029702F" w:rsidRDefault="0029702F" w:rsidP="0029702F">
      <w:pPr>
        <w:pStyle w:val="Heading3"/>
        <w:rPr>
          <w:rFonts w:eastAsiaTheme="minorEastAsia"/>
          <w:lang w:eastAsia="ko-KR"/>
        </w:rPr>
      </w:pPr>
      <w:bookmarkStart w:id="6627" w:name="_Toc509367158"/>
      <w:r w:rsidRPr="0029702F">
        <w:rPr>
          <w:rFonts w:eastAsiaTheme="minorEastAsia"/>
          <w:lang w:eastAsia="ko-KR"/>
        </w:rPr>
        <w:t>Multi-value "rt" Resource</w:t>
      </w:r>
      <w:bookmarkEnd w:id="6627"/>
    </w:p>
    <w:p w14:paraId="01B5CC05" w14:textId="77777777" w:rsidR="0029702F" w:rsidRPr="0029702F" w:rsidRDefault="0029702F" w:rsidP="0029702F">
      <w:pPr>
        <w:pStyle w:val="PARAGRAPH"/>
        <w:rPr>
          <w:rFonts w:eastAsiaTheme="minorEastAsia"/>
          <w:lang w:eastAsia="ko-KR"/>
        </w:rPr>
      </w:pPr>
      <w:r w:rsidRPr="0029702F">
        <w:rPr>
          <w:rFonts w:eastAsiaTheme="minorEastAsia"/>
          <w:lang w:eastAsia="ko-KR"/>
        </w:rPr>
        <w:t xml:space="preserve">Multi-value "rt" Resource means a Resource with multiple Resource Types. Such a Resource is associated with multiple Resource Types and so has an "rt" Property Value of multiple Resource Type IDs (e.g. "rt": ["oic.r.switch.binary", "oic.r.light.brightness"]). The order of the Resource Type IDs in the “rt” Property Value is meaningless. For example, "rt": ["oic.r.switch.binary", "oic.r.light.brightness"] and "rt": ["oic.r.light.brightness", "oic.r.switch.binary"] have the same meaning. </w:t>
      </w:r>
    </w:p>
    <w:p w14:paraId="36609536" w14:textId="77777777" w:rsidR="00330339" w:rsidRDefault="0029702F" w:rsidP="0029702F">
      <w:pPr>
        <w:pStyle w:val="PARAGRAPH"/>
        <w:rPr>
          <w:rFonts w:eastAsiaTheme="minorEastAsia"/>
          <w:lang w:eastAsia="ko-KR"/>
        </w:rPr>
      </w:pPr>
      <w:r w:rsidRPr="0029702F">
        <w:rPr>
          <w:rFonts w:eastAsiaTheme="minorEastAsia"/>
          <w:lang w:eastAsia="ko-KR"/>
        </w:rPr>
        <w:t>Resource Types for multi-value “rt” Resources shall sat</w:t>
      </w:r>
      <w:r>
        <w:rPr>
          <w:rFonts w:eastAsiaTheme="minorEastAsia"/>
          <w:lang w:eastAsia="ko-KR"/>
        </w:rPr>
        <w:t>isfy the following conditions.</w:t>
      </w:r>
    </w:p>
    <w:p w14:paraId="324917B4" w14:textId="77777777" w:rsidR="0029702F" w:rsidRPr="0029702F" w:rsidRDefault="0029702F" w:rsidP="0029702F">
      <w:pPr>
        <w:pStyle w:val="ListBullet"/>
        <w:rPr>
          <w:rFonts w:eastAsiaTheme="minorEastAsia"/>
          <w:lang w:eastAsia="ko-KR"/>
        </w:rPr>
      </w:pPr>
      <w:r w:rsidRPr="0029702F">
        <w:rPr>
          <w:rFonts w:eastAsiaTheme="minorEastAsia"/>
          <w:b/>
          <w:lang w:eastAsia="ko-KR"/>
        </w:rPr>
        <w:t>Property Name</w:t>
      </w:r>
      <w:r w:rsidRPr="0029702F">
        <w:rPr>
          <w:rFonts w:eastAsiaTheme="minorEastAsia"/>
          <w:lang w:eastAsia="ko-KR"/>
        </w:rPr>
        <w:t xml:space="preserve"> – Property Names for each Resource Type shall be unique (within the scope of the multi-value “rt” Resource) with the exception of Common Properties, otherwise there will be conflicting Property semantics. If two Resource Types have a Property with the same Property Name, a multi-value “rt” Resource shall not be composed of these Resource Types.</w:t>
      </w:r>
    </w:p>
    <w:p w14:paraId="391F3220" w14:textId="77777777" w:rsidR="0029702F" w:rsidRPr="0029702F" w:rsidRDefault="0029702F" w:rsidP="0029702F">
      <w:pPr>
        <w:pStyle w:val="PARAGRAPH"/>
        <w:rPr>
          <w:rFonts w:eastAsiaTheme="minorEastAsia"/>
          <w:lang w:eastAsia="ko-KR"/>
        </w:rPr>
      </w:pPr>
      <w:r w:rsidRPr="0029702F">
        <w:rPr>
          <w:rFonts w:eastAsiaTheme="minorEastAsia"/>
          <w:lang w:eastAsia="ko-KR"/>
        </w:rPr>
        <w:t xml:space="preserve">A multi-value "rt" Resource satisfies all the requirements for each Resource Type and conforms to the RAML/JSON definitions for each component Resource Type. Thus the mandatory Properties of a multi-value "rt" Resource shall be the union of all the mandatory Properties of each Resource </w:t>
      </w:r>
      <w:r w:rsidRPr="0029702F">
        <w:rPr>
          <w:rFonts w:eastAsiaTheme="minorEastAsia"/>
          <w:lang w:eastAsia="ko-KR"/>
        </w:rPr>
        <w:lastRenderedPageBreak/>
        <w:t xml:space="preserve">Type. For example, mandatory Properties of a Resource with "rt": ["oic.r.switch.binary", "oic.r.light.brightness"] are "value" and "brightness", where the former is mandatory for "oic.r.switch.binary" and the latter for "oic.r.light.brightness". </w:t>
      </w:r>
    </w:p>
    <w:p w14:paraId="7CD2D861" w14:textId="77777777" w:rsidR="0029702F" w:rsidRPr="0029702F" w:rsidRDefault="0029702F" w:rsidP="0029702F">
      <w:pPr>
        <w:pStyle w:val="PARAGRAPH"/>
        <w:rPr>
          <w:rFonts w:eastAsiaTheme="minorEastAsia"/>
          <w:lang w:eastAsia="ko-KR"/>
        </w:rPr>
      </w:pPr>
      <w:r w:rsidRPr="0029702F">
        <w:rPr>
          <w:rFonts w:eastAsiaTheme="minorEastAsia"/>
          <w:lang w:eastAsia="ko-KR"/>
        </w:rPr>
        <w:t>The multi-value “rt” Resource Interface set shall be the union of the sets of interfaces from the component Resource Types. The Resource Representation in response to a CRUDN action on an Interface shall be the union of the schemas that are defined for that Interface. The Default Interface for a multi-value “rt” Resource shall be the baseline Interface (</w:t>
      </w:r>
      <w:r w:rsidR="004E20F8">
        <w:rPr>
          <w:rFonts w:eastAsiaTheme="minorEastAsia"/>
          <w:lang w:eastAsia="ko-KR"/>
        </w:rPr>
        <w:t>“</w:t>
      </w:r>
      <w:r w:rsidRPr="0029702F">
        <w:rPr>
          <w:rFonts w:eastAsiaTheme="minorEastAsia"/>
          <w:lang w:eastAsia="ko-KR"/>
        </w:rPr>
        <w:t>oic.if.baseline</w:t>
      </w:r>
      <w:r w:rsidR="004E20F8">
        <w:rPr>
          <w:rFonts w:eastAsiaTheme="minorEastAsia"/>
          <w:lang w:eastAsia="ko-KR"/>
        </w:rPr>
        <w:t>”</w:t>
      </w:r>
      <w:r w:rsidRPr="0029702F">
        <w:rPr>
          <w:rFonts w:eastAsiaTheme="minorEastAsia"/>
          <w:lang w:eastAsia="ko-KR"/>
        </w:rPr>
        <w:t>) as that is the only guaranteed common Interface between the Resource Types.</w:t>
      </w:r>
    </w:p>
    <w:p w14:paraId="3FC3EA83" w14:textId="77777777" w:rsidR="0029702F" w:rsidRPr="0029702F" w:rsidRDefault="0029702F" w:rsidP="0029702F">
      <w:pPr>
        <w:pStyle w:val="PARAGRAPH"/>
        <w:rPr>
          <w:rFonts w:eastAsiaTheme="minorEastAsia"/>
          <w:lang w:eastAsia="ko-KR"/>
        </w:rPr>
      </w:pPr>
      <w:r w:rsidRPr="0029702F">
        <w:rPr>
          <w:rFonts w:eastAsiaTheme="minorEastAsia"/>
          <w:lang w:eastAsia="ko-KR"/>
        </w:rPr>
        <w:t>For clarity if each Resource Type supports the same set of Interfaces, then the resultant multi-value "rt" Resource has that same set of Interfaces with a Default Interface of baseline (</w:t>
      </w:r>
      <w:r w:rsidR="004E20F8">
        <w:rPr>
          <w:rFonts w:eastAsiaTheme="minorEastAsia"/>
          <w:lang w:eastAsia="ko-KR"/>
        </w:rPr>
        <w:t>“</w:t>
      </w:r>
      <w:r w:rsidRPr="0029702F">
        <w:rPr>
          <w:rFonts w:eastAsiaTheme="minorEastAsia"/>
          <w:lang w:eastAsia="ko-KR"/>
        </w:rPr>
        <w:t>oic.if.baseline</w:t>
      </w:r>
      <w:r w:rsidR="004E20F8">
        <w:rPr>
          <w:rFonts w:eastAsiaTheme="minorEastAsia"/>
          <w:lang w:eastAsia="ko-KR"/>
        </w:rPr>
        <w:t>”</w:t>
      </w:r>
      <w:r w:rsidRPr="0029702F">
        <w:rPr>
          <w:rFonts w:eastAsiaTheme="minorEastAsia"/>
          <w:lang w:eastAsia="ko-KR"/>
        </w:rPr>
        <w:t>).</w:t>
      </w:r>
    </w:p>
    <w:p w14:paraId="5A08855F" w14:textId="77777777" w:rsidR="0068142C" w:rsidRDefault="00F11E7E" w:rsidP="0068142C">
      <w:pPr>
        <w:pStyle w:val="PARAGRAPH"/>
      </w:pPr>
      <w:r>
        <w:rPr>
          <w:rFonts w:eastAsiaTheme="minorEastAsia"/>
          <w:lang w:eastAsia="ko-KR"/>
        </w:rPr>
        <w:t xml:space="preserve">See section </w:t>
      </w:r>
      <w:r>
        <w:rPr>
          <w:rFonts w:eastAsiaTheme="minorEastAsia"/>
          <w:lang w:eastAsia="ko-KR"/>
        </w:rPr>
        <w:fldChar w:fldCharType="begin"/>
      </w:r>
      <w:r>
        <w:rPr>
          <w:rFonts w:eastAsiaTheme="minorEastAsia"/>
          <w:lang w:eastAsia="ko-KR"/>
        </w:rPr>
        <w:instrText xml:space="preserve"> REF _Ref490579351 \r \h </w:instrText>
      </w:r>
      <w:r>
        <w:rPr>
          <w:rFonts w:eastAsiaTheme="minorEastAsia"/>
          <w:lang w:eastAsia="ko-KR"/>
        </w:rPr>
      </w:r>
      <w:r>
        <w:rPr>
          <w:rFonts w:eastAsiaTheme="minorEastAsia"/>
          <w:lang w:eastAsia="ko-KR"/>
        </w:rPr>
        <w:fldChar w:fldCharType="separate"/>
      </w:r>
      <w:r w:rsidR="00370B4E">
        <w:rPr>
          <w:rFonts w:eastAsiaTheme="minorEastAsia"/>
          <w:lang w:eastAsia="ko-KR"/>
        </w:rPr>
        <w:t>7.10.3</w:t>
      </w:r>
      <w:r>
        <w:rPr>
          <w:rFonts w:eastAsiaTheme="minorEastAsia"/>
          <w:lang w:eastAsia="ko-KR"/>
        </w:rPr>
        <w:fldChar w:fldCharType="end"/>
      </w:r>
      <w:r>
        <w:rPr>
          <w:rFonts w:eastAsiaTheme="minorEastAsia"/>
          <w:lang w:eastAsia="ko-KR"/>
        </w:rPr>
        <w:t xml:space="preserve"> for the handling of query parameters as applied to a multi-value “rt” Resource.</w:t>
      </w:r>
    </w:p>
    <w:p w14:paraId="13F168ED" w14:textId="77777777" w:rsidR="00F55BDE" w:rsidRDefault="00F55BDE" w:rsidP="00F92D1D">
      <w:pPr>
        <w:pStyle w:val="Heading2"/>
      </w:pPr>
      <w:bookmarkStart w:id="6628" w:name="_Toc509367159"/>
      <w:bookmarkStart w:id="6629" w:name="_Ref451253298"/>
      <w:r>
        <w:t>Device Type</w:t>
      </w:r>
      <w:bookmarkEnd w:id="6628"/>
    </w:p>
    <w:p w14:paraId="2F5316A7" w14:textId="77777777" w:rsidR="00ED5C0B" w:rsidRDefault="00F55BDE" w:rsidP="00F55BDE">
      <w:pPr>
        <w:pStyle w:val="PARAGRAPH"/>
        <w:rPr>
          <w:rFonts w:eastAsiaTheme="minorEastAsia"/>
          <w:lang w:eastAsia="ko-KR"/>
        </w:rPr>
      </w:pPr>
      <w:r>
        <w:rPr>
          <w:rFonts w:eastAsiaTheme="minorEastAsia"/>
          <w:lang w:eastAsia="ko-KR"/>
        </w:rPr>
        <w:t xml:space="preserve">A Device Type is a class of Device. Each Device Type defined will include a list of minimum Resource Types that a device shall implement for that Device Type. A device may expose additional standard and vendor defined Resource Types beyond the minimum list. The Device Type is used in Resource discovery as specified in section </w:t>
      </w:r>
      <w:r w:rsidR="00194F1E">
        <w:rPr>
          <w:rFonts w:eastAsiaTheme="minorEastAsia"/>
          <w:lang w:eastAsia="ko-KR"/>
        </w:rPr>
        <w:fldChar w:fldCharType="begin"/>
      </w:r>
      <w:r w:rsidR="00ED5C0B">
        <w:rPr>
          <w:rFonts w:eastAsiaTheme="minorEastAsia"/>
          <w:lang w:eastAsia="ko-KR"/>
        </w:rPr>
        <w:instrText xml:space="preserve"> REF _Ref416204021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11.3.4</w:t>
      </w:r>
      <w:r w:rsidR="00194F1E">
        <w:rPr>
          <w:rFonts w:eastAsiaTheme="minorEastAsia"/>
          <w:lang w:eastAsia="ko-KR"/>
        </w:rPr>
        <w:fldChar w:fldCharType="end"/>
      </w:r>
      <w:r>
        <w:rPr>
          <w:rFonts w:eastAsiaTheme="minorEastAsia"/>
          <w:lang w:eastAsia="ko-KR"/>
        </w:rPr>
        <w:t>.</w:t>
      </w:r>
    </w:p>
    <w:p w14:paraId="2198D43E" w14:textId="77777777" w:rsidR="00F55BDE" w:rsidRDefault="00F55BDE" w:rsidP="00F55BDE">
      <w:pPr>
        <w:pStyle w:val="PARAGRAPH"/>
      </w:pPr>
      <w:r>
        <w:t xml:space="preserve">Like a Resource Type, a Device Type can be used in the Resource Type </w:t>
      </w:r>
      <w:r>
        <w:rPr>
          <w:rFonts w:eastAsiaTheme="minorEastAsia"/>
          <w:lang w:eastAsia="ko-KR"/>
        </w:rPr>
        <w:t>Common</w:t>
      </w:r>
      <w:r>
        <w:t xml:space="preserve"> Property or in a Link using the Resource Type Parameter.</w:t>
      </w:r>
    </w:p>
    <w:p w14:paraId="7F13249D" w14:textId="77777777" w:rsidR="00F55BDE" w:rsidRDefault="00F55BDE" w:rsidP="00F55BDE">
      <w:pPr>
        <w:pStyle w:val="PARAGRAPH"/>
      </w:pPr>
      <w:r>
        <w:t xml:space="preserve">A Device Type may either be pre-defined (in </w:t>
      </w:r>
      <w:r w:rsidR="00E02A6F">
        <w:t xml:space="preserve">the </w:t>
      </w:r>
      <w:r w:rsidR="00E02A6F">
        <w:fldChar w:fldCharType="begin"/>
      </w:r>
      <w:r w:rsidR="00E02A6F">
        <w:instrText xml:space="preserve"> REF ref_OCF_Smart_Home_Device \h </w:instrText>
      </w:r>
      <w:r w:rsidR="00E02A6F">
        <w:fldChar w:fldCharType="separate"/>
      </w:r>
      <w:r w:rsidR="00370B4E">
        <w:t>OCF Device</w:t>
      </w:r>
      <w:r w:rsidR="00E02A6F">
        <w:fldChar w:fldCharType="end"/>
      </w:r>
      <w:r w:rsidR="00E02A6F">
        <w:t xml:space="preserve"> specification</w:t>
      </w:r>
      <w:r>
        <w:t>) or in custom definitions by manufacturers, end users, or developers of Devices (vend</w:t>
      </w:r>
      <w:r>
        <w:rPr>
          <w:rFonts w:eastAsiaTheme="minorEastAsia"/>
          <w:lang w:eastAsia="ko-KR"/>
        </w:rPr>
        <w:t>o</w:t>
      </w:r>
      <w:r>
        <w:t>r-defined Device Types). Device Types and their definition details may be communicated out of band (like in documentation).</w:t>
      </w:r>
    </w:p>
    <w:p w14:paraId="1C708FED" w14:textId="77777777" w:rsidR="00F55BDE" w:rsidRPr="00F55BDE" w:rsidRDefault="00F55BDE" w:rsidP="00F55BDE">
      <w:pPr>
        <w:pStyle w:val="PARAGRAPH"/>
      </w:pPr>
      <w:r>
        <w:t>Every Device Type shall be identified with a Resource Type ID using the same syntax constraints as a Resource Type.</w:t>
      </w:r>
    </w:p>
    <w:p w14:paraId="254E385D" w14:textId="77777777" w:rsidR="00330339" w:rsidRDefault="00330339" w:rsidP="00F92D1D">
      <w:pPr>
        <w:pStyle w:val="Heading2"/>
      </w:pPr>
      <w:bookmarkStart w:id="6630" w:name="_Toc509367160"/>
      <w:r>
        <w:t>Interface</w:t>
      </w:r>
      <w:bookmarkEnd w:id="6629"/>
      <w:bookmarkEnd w:id="6630"/>
    </w:p>
    <w:p w14:paraId="44D50347" w14:textId="77777777" w:rsidR="00330339" w:rsidRDefault="00330339" w:rsidP="00F92D1D">
      <w:pPr>
        <w:pStyle w:val="Heading3"/>
      </w:pPr>
      <w:bookmarkStart w:id="6631" w:name="_Toc509367161"/>
      <w:r w:rsidRPr="000B5351">
        <w:t>Introduction</w:t>
      </w:r>
      <w:bookmarkEnd w:id="6631"/>
    </w:p>
    <w:p w14:paraId="3AEB9D2D" w14:textId="77777777" w:rsidR="00EF2DA8" w:rsidRDefault="00EF2DA8" w:rsidP="00EF2DA8">
      <w:pPr>
        <w:pStyle w:val="PARAGRAPH"/>
      </w:pPr>
      <w:r>
        <w:t>An Interface provides first a view into the Resource and then defines the requests and responses permissible on that view of the Resource. So this view provided by an Interface defines the context for requests and responses on a Resource. Therefore, the same request to a Resource when targeted to different Interfaces may result in different responses.</w:t>
      </w:r>
    </w:p>
    <w:p w14:paraId="7BF98DC7" w14:textId="77777777" w:rsidR="00330339" w:rsidRDefault="00EF2DA8" w:rsidP="00EF2DA8">
      <w:pPr>
        <w:pStyle w:val="PARAGRAPH"/>
      </w:pPr>
      <w:r>
        <w:t xml:space="preserve">An Interface may be defined by either this specification (a Core Interface), the </w:t>
      </w:r>
      <w:r w:rsidR="00E02A6F">
        <w:rPr>
          <w:rFonts w:eastAsiaTheme="minorEastAsia"/>
          <w:lang w:eastAsia="ko-KR"/>
        </w:rPr>
        <w:fldChar w:fldCharType="begin"/>
      </w:r>
      <w:r w:rsidR="00E02A6F">
        <w:instrText xml:space="preserve"> REF ref_OCF_Smart_Home_Device \h </w:instrText>
      </w:r>
      <w:r w:rsidR="00E02A6F">
        <w:rPr>
          <w:rFonts w:eastAsiaTheme="minorEastAsia"/>
          <w:lang w:eastAsia="ko-KR"/>
        </w:rPr>
      </w:r>
      <w:r w:rsidR="00E02A6F">
        <w:rPr>
          <w:rFonts w:eastAsiaTheme="minorEastAsia"/>
          <w:lang w:eastAsia="ko-KR"/>
        </w:rPr>
        <w:fldChar w:fldCharType="separate"/>
      </w:r>
      <w:r w:rsidR="00370B4E">
        <w:t>OCF Device</w:t>
      </w:r>
      <w:r w:rsidR="00E02A6F">
        <w:rPr>
          <w:rFonts w:eastAsiaTheme="minorEastAsia"/>
          <w:lang w:eastAsia="ko-KR"/>
        </w:rPr>
        <w:fldChar w:fldCharType="end"/>
      </w:r>
      <w:r w:rsidR="00E02A6F">
        <w:rPr>
          <w:rFonts w:eastAsiaTheme="minorEastAsia"/>
          <w:lang w:eastAsia="ko-KR"/>
        </w:rPr>
        <w:t xml:space="preserve"> </w:t>
      </w:r>
      <w:r>
        <w:t>specifications (a “vertical Interface</w:t>
      </w:r>
      <w:r w:rsidR="00E02A6F">
        <w:t>”</w:t>
      </w:r>
      <w:r>
        <w:t>) or manufacturers, end users or developers of Devices (a “vend</w:t>
      </w:r>
      <w:r>
        <w:rPr>
          <w:rFonts w:eastAsiaTheme="minorEastAsia" w:hint="eastAsia"/>
          <w:lang w:eastAsia="ko-KR"/>
        </w:rPr>
        <w:t>o</w:t>
      </w:r>
      <w:r>
        <w:t xml:space="preserve">r-defined </w:t>
      </w:r>
      <w:r>
        <w:rPr>
          <w:rFonts w:eastAsiaTheme="minorEastAsia"/>
          <w:lang w:eastAsia="ko-KR"/>
        </w:rPr>
        <w:t>I</w:t>
      </w:r>
      <w:r>
        <w:rPr>
          <w:rFonts w:eastAsiaTheme="minorEastAsia" w:hint="eastAsia"/>
          <w:lang w:eastAsia="ko-KR"/>
        </w:rPr>
        <w:t>nterface</w:t>
      </w:r>
      <w:r>
        <w:rPr>
          <w:rFonts w:eastAsiaTheme="minorEastAsia"/>
          <w:lang w:eastAsia="ko-KR"/>
        </w:rPr>
        <w:t>”)</w:t>
      </w:r>
      <w:r>
        <w:t xml:space="preserve">. </w:t>
      </w:r>
    </w:p>
    <w:p w14:paraId="2FC1019B" w14:textId="77777777" w:rsidR="00EF2DA8" w:rsidRDefault="00EF2DA8" w:rsidP="00EF2DA8">
      <w:pPr>
        <w:pStyle w:val="PARAGRAPH"/>
        <w:rPr>
          <w:rFonts w:eastAsiaTheme="minorEastAsia"/>
          <w:lang w:eastAsia="ko-KR"/>
        </w:rPr>
      </w:pPr>
      <w:r>
        <w:rPr>
          <w:rFonts w:eastAsiaTheme="minorEastAsia"/>
          <w:lang w:eastAsia="ko-KR"/>
        </w:rPr>
        <w:t xml:space="preserve">The Interface Property lists all the Interfaces the Resource support. </w:t>
      </w:r>
      <w:r>
        <w:rPr>
          <w:rFonts w:eastAsiaTheme="minorEastAsia" w:hint="eastAsia"/>
          <w:lang w:eastAsia="ko-KR"/>
        </w:rPr>
        <w:t xml:space="preserve">All resources shall have </w:t>
      </w:r>
      <w:r>
        <w:rPr>
          <w:rFonts w:eastAsiaTheme="minorEastAsia"/>
          <w:lang w:eastAsia="ko-KR"/>
        </w:rPr>
        <w:t>at least</w:t>
      </w:r>
      <w:r>
        <w:rPr>
          <w:rFonts w:eastAsiaTheme="minorEastAsia" w:hint="eastAsia"/>
          <w:lang w:eastAsia="ko-KR"/>
        </w:rPr>
        <w:t xml:space="preserve"> one Interface. </w:t>
      </w:r>
      <w:r w:rsidRPr="003906DB">
        <w:t xml:space="preserve">The </w:t>
      </w:r>
      <w:r>
        <w:t>D</w:t>
      </w:r>
      <w:r w:rsidRPr="003906DB">
        <w:t xml:space="preserve">efault </w:t>
      </w:r>
      <w:r>
        <w:t>I</w:t>
      </w:r>
      <w:r w:rsidRPr="003906DB">
        <w:t xml:space="preserve">nterface shall be </w:t>
      </w:r>
      <w:r>
        <w:t xml:space="preserve">defined by an </w:t>
      </w:r>
      <w:r w:rsidR="00DF07AA">
        <w:rPr>
          <w:rFonts w:eastAsiaTheme="minorEastAsia"/>
          <w:lang w:eastAsia="ko-KR"/>
        </w:rPr>
        <w:t>OCF</w:t>
      </w:r>
      <w:r w:rsidR="00DF07AA">
        <w:rPr>
          <w:rFonts w:eastAsiaTheme="minorEastAsia" w:hint="eastAsia"/>
          <w:lang w:eastAsia="ko-KR"/>
        </w:rPr>
        <w:t xml:space="preserve"> </w:t>
      </w:r>
      <w:r>
        <w:t>specification</w:t>
      </w:r>
      <w:r w:rsidRPr="004F4845">
        <w:t xml:space="preserve"> </w:t>
      </w:r>
      <w:r>
        <w:t xml:space="preserve">and inherited from the </w:t>
      </w:r>
      <w:r w:rsidR="00711552">
        <w:t>R</w:t>
      </w:r>
      <w:r>
        <w:t xml:space="preserve">esource </w:t>
      </w:r>
      <w:r w:rsidR="00711552">
        <w:t>T</w:t>
      </w:r>
      <w:r>
        <w:t>ype definition</w:t>
      </w:r>
      <w:r>
        <w:rPr>
          <w:rFonts w:eastAsiaTheme="minorEastAsia" w:hint="eastAsia"/>
          <w:lang w:eastAsia="ko-KR"/>
        </w:rPr>
        <w:t>.</w:t>
      </w:r>
      <w:r>
        <w:rPr>
          <w:rFonts w:eastAsiaTheme="minorEastAsia"/>
          <w:lang w:eastAsia="ko-KR"/>
        </w:rPr>
        <w:t xml:space="preserve"> </w:t>
      </w:r>
      <w:r w:rsidRPr="001750A8">
        <w:rPr>
          <w:rFonts w:eastAsiaTheme="minorEastAsia"/>
          <w:lang w:eastAsia="ko-KR"/>
        </w:rPr>
        <w:t>The Default Interface associated with all Resource Types defined in this specif</w:t>
      </w:r>
      <w:r>
        <w:rPr>
          <w:rFonts w:eastAsiaTheme="minorEastAsia"/>
          <w:lang w:eastAsia="ko-KR"/>
        </w:rPr>
        <w:t>ication shall be the supported I</w:t>
      </w:r>
      <w:r w:rsidRPr="001750A8">
        <w:rPr>
          <w:rFonts w:eastAsiaTheme="minorEastAsia"/>
          <w:lang w:eastAsia="ko-KR"/>
        </w:rPr>
        <w:t xml:space="preserve">nterface listed first within the applicable enumeration in the definition of the Resource </w:t>
      </w:r>
      <w:r>
        <w:rPr>
          <w:rFonts w:eastAsiaTheme="minorEastAsia"/>
          <w:lang w:eastAsia="ko-KR"/>
        </w:rPr>
        <w:t xml:space="preserve">Type </w:t>
      </w:r>
      <w:r w:rsidRPr="001750A8">
        <w:rPr>
          <w:rFonts w:eastAsiaTheme="minorEastAsia"/>
          <w:lang w:eastAsia="ko-KR"/>
        </w:rPr>
        <w:t>(see</w:t>
      </w:r>
      <w:r>
        <w:rPr>
          <w:rFonts w:eastAsiaTheme="minorEastAsia"/>
          <w:lang w:eastAsia="ko-KR"/>
        </w:rPr>
        <w:t xml:space="preserve"> </w:t>
      </w:r>
      <w:r w:rsidR="002715AA">
        <w:rPr>
          <w:rFonts w:eastAsiaTheme="minorEastAsia"/>
          <w:lang w:eastAsia="ko-KR"/>
        </w:rPr>
        <w:fldChar w:fldCharType="begin"/>
      </w:r>
      <w:r w:rsidR="002715AA">
        <w:rPr>
          <w:rFonts w:eastAsiaTheme="minorEastAsia"/>
          <w:lang w:eastAsia="ko-KR"/>
        </w:rPr>
        <w:instrText xml:space="preserve"> REF _Ref441066632 \r \h </w:instrText>
      </w:r>
      <w:r w:rsidR="002715AA">
        <w:rPr>
          <w:rFonts w:eastAsiaTheme="minorEastAsia"/>
          <w:lang w:eastAsia="ko-KR"/>
        </w:rPr>
      </w:r>
      <w:r w:rsidR="002715AA">
        <w:rPr>
          <w:rFonts w:eastAsiaTheme="minorEastAsia"/>
          <w:lang w:eastAsia="ko-KR"/>
        </w:rPr>
        <w:fldChar w:fldCharType="separate"/>
      </w:r>
      <w:r w:rsidR="00370B4E">
        <w:rPr>
          <w:rFonts w:eastAsiaTheme="minorEastAsia"/>
          <w:lang w:eastAsia="ko-KR"/>
        </w:rPr>
        <w:t>Annex D</w:t>
      </w:r>
      <w:r w:rsidR="002715AA">
        <w:rPr>
          <w:rFonts w:eastAsiaTheme="minorEastAsia"/>
          <w:lang w:eastAsia="ko-KR"/>
        </w:rPr>
        <w:fldChar w:fldCharType="end"/>
      </w:r>
      <w:r w:rsidRPr="001750A8">
        <w:rPr>
          <w:rFonts w:eastAsiaTheme="minorEastAsia"/>
          <w:lang w:eastAsia="ko-KR"/>
        </w:rPr>
        <w:t>)</w:t>
      </w:r>
      <w:r>
        <w:rPr>
          <w:rFonts w:eastAsiaTheme="minorEastAsia"/>
          <w:lang w:eastAsia="ko-KR"/>
        </w:rPr>
        <w:t xml:space="preserve">. All Default Interfaces specified in an </w:t>
      </w:r>
      <w:r w:rsidR="00DF07AA">
        <w:rPr>
          <w:rFonts w:eastAsiaTheme="minorEastAsia"/>
          <w:lang w:eastAsia="ko-KR"/>
        </w:rPr>
        <w:t>OCF</w:t>
      </w:r>
      <w:r w:rsidR="00DF07AA">
        <w:rPr>
          <w:rFonts w:eastAsiaTheme="minorEastAsia" w:hint="eastAsia"/>
          <w:lang w:eastAsia="ko-KR"/>
        </w:rPr>
        <w:t xml:space="preserve"> </w:t>
      </w:r>
      <w:r>
        <w:rPr>
          <w:rFonts w:eastAsiaTheme="minorEastAsia"/>
          <w:lang w:eastAsia="ko-KR"/>
        </w:rPr>
        <w:t>specification shall be mandatory</w:t>
      </w:r>
      <w:r>
        <w:rPr>
          <w:rFonts w:eastAsiaTheme="minorEastAsia" w:hint="eastAsia"/>
          <w:lang w:eastAsia="ko-KR"/>
        </w:rPr>
        <w:t>.</w:t>
      </w:r>
    </w:p>
    <w:p w14:paraId="1A6769F5" w14:textId="77777777" w:rsidR="00EF2DA8" w:rsidRDefault="00EF2DA8" w:rsidP="00EF2DA8">
      <w:pPr>
        <w:pStyle w:val="PARAGRAPH"/>
      </w:pPr>
      <w:r w:rsidRPr="00D85E9B">
        <w:t xml:space="preserve">In addition to any </w:t>
      </w:r>
      <w:r w:rsidR="00D67FB6">
        <w:rPr>
          <w:rFonts w:eastAsiaTheme="minorEastAsia"/>
          <w:lang w:eastAsia="ko-KR"/>
        </w:rPr>
        <w:t>OCF</w:t>
      </w:r>
      <w:r w:rsidR="00D67FB6">
        <w:rPr>
          <w:rFonts w:eastAsiaTheme="minorEastAsia" w:hint="eastAsia"/>
          <w:lang w:eastAsia="ko-KR"/>
        </w:rPr>
        <w:t xml:space="preserve"> </w:t>
      </w:r>
      <w:r w:rsidRPr="00D85E9B">
        <w:t xml:space="preserve">specification defined interface, all </w:t>
      </w:r>
      <w:r>
        <w:t>R</w:t>
      </w:r>
      <w:r w:rsidRPr="00D85E9B">
        <w:t>esources shall support the Baseline</w:t>
      </w:r>
      <w:r>
        <w:t xml:space="preserve"> I</w:t>
      </w:r>
      <w:r w:rsidRPr="00D85E9B">
        <w:t>nterface (</w:t>
      </w:r>
      <w:r w:rsidR="004E20F8">
        <w:t>“</w:t>
      </w:r>
      <w:r w:rsidRPr="00D85E9B">
        <w:t>oic.if.baseline</w:t>
      </w:r>
      <w:r w:rsidR="004E20F8">
        <w:t>”</w:t>
      </w:r>
      <w:r w:rsidRPr="00D85E9B">
        <w:t>) as defined in</w:t>
      </w:r>
      <w:r w:rsidR="00154A08">
        <w:t xml:space="preserve"> section </w:t>
      </w:r>
      <w:r w:rsidR="00194F1E">
        <w:fldChar w:fldCharType="begin"/>
      </w:r>
      <w:r w:rsidR="00154A08">
        <w:instrText xml:space="preserve"> REF _Ref451270677 \r \h </w:instrText>
      </w:r>
      <w:r w:rsidR="00194F1E">
        <w:fldChar w:fldCharType="separate"/>
      </w:r>
      <w:r w:rsidR="00370B4E">
        <w:t>7.6.3.2</w:t>
      </w:r>
      <w:r w:rsidR="00194F1E">
        <w:fldChar w:fldCharType="end"/>
      </w:r>
      <w:r>
        <w:t>.</w:t>
      </w:r>
    </w:p>
    <w:p w14:paraId="0C589CE5" w14:textId="77777777" w:rsidR="00EF2DA8" w:rsidRDefault="00F11E7E" w:rsidP="00EF2DA8">
      <w:pPr>
        <w:pStyle w:val="PARAGRAPH"/>
        <w:rPr>
          <w:rFonts w:eastAsiaTheme="minorEastAsia"/>
          <w:lang w:eastAsia="ko-KR"/>
        </w:rPr>
      </w:pPr>
      <w:r>
        <w:t xml:space="preserve">See section </w:t>
      </w:r>
      <w:r>
        <w:fldChar w:fldCharType="begin"/>
      </w:r>
      <w:r>
        <w:instrText xml:space="preserve"> REF _Ref490579529 \r \h </w:instrText>
      </w:r>
      <w:r>
        <w:fldChar w:fldCharType="separate"/>
      </w:r>
      <w:r w:rsidR="00370B4E">
        <w:t>7.10.4</w:t>
      </w:r>
      <w:r>
        <w:fldChar w:fldCharType="end"/>
      </w:r>
      <w:r>
        <w:t xml:space="preserve"> for the use of queries to enable selection of a specific interface in a request.</w:t>
      </w:r>
    </w:p>
    <w:p w14:paraId="3E87BC35" w14:textId="77777777" w:rsidR="00EF2DA8" w:rsidRDefault="00EF2DA8" w:rsidP="00EF2DA8">
      <w:pPr>
        <w:pStyle w:val="PARAGRAPH"/>
        <w:rPr>
          <w:rFonts w:eastAsiaTheme="minorEastAsia"/>
          <w:lang w:eastAsia="ko-KR"/>
        </w:rPr>
      </w:pPr>
      <w:r>
        <w:rPr>
          <w:rFonts w:eastAsiaTheme="minorEastAsia"/>
          <w:lang w:eastAsia="ko-KR"/>
        </w:rPr>
        <w:lastRenderedPageBreak/>
        <w:t>An Interface may accept more than one media type. An Interface may respond with more than one media type. The accepted media types may be different from the response media types. The media types are specified with the appropriate header parameters in the transfer protocol. (NOTE: This feature has to be used judiciously and is allowed to optimize representations on the wire) Each Interface shall have at least one media type.</w:t>
      </w:r>
    </w:p>
    <w:p w14:paraId="784C0DE0" w14:textId="77777777" w:rsidR="00EF2DA8" w:rsidRDefault="00EF2DA8" w:rsidP="00EF2DA8">
      <w:pPr>
        <w:pStyle w:val="PARAGRAPH"/>
      </w:pPr>
    </w:p>
    <w:p w14:paraId="18BD354D" w14:textId="77777777" w:rsidR="00330339" w:rsidRDefault="00330339" w:rsidP="00F92D1D">
      <w:pPr>
        <w:pStyle w:val="Heading3"/>
      </w:pPr>
      <w:bookmarkStart w:id="6632" w:name="_Toc509367162"/>
      <w:r w:rsidRPr="000B5351">
        <w:t>Interface</w:t>
      </w:r>
      <w:r>
        <w:t xml:space="preserve"> Property</w:t>
      </w:r>
      <w:bookmarkEnd w:id="6632"/>
    </w:p>
    <w:p w14:paraId="2DB2863E" w14:textId="77777777" w:rsidR="009009B0" w:rsidRDefault="009009B0" w:rsidP="009009B0">
      <w:pPr>
        <w:pStyle w:val="TABLE-title"/>
      </w:pPr>
      <w:bookmarkStart w:id="6633" w:name="_Ref410833645"/>
      <w:bookmarkStart w:id="6634" w:name="_Ref410288073"/>
      <w:bookmarkStart w:id="6635" w:name="_Toc509367560"/>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7</w:t>
      </w:r>
      <w:r w:rsidR="00194F1E" w:rsidRPr="000D29DB">
        <w:fldChar w:fldCharType="end"/>
      </w:r>
      <w:bookmarkEnd w:id="6633"/>
      <w:r w:rsidRPr="000D29DB">
        <w:t xml:space="preserve">. </w:t>
      </w:r>
      <w:r>
        <w:t xml:space="preserve">Resource </w:t>
      </w:r>
      <w:r w:rsidR="00A41BB6">
        <w:t>I</w:t>
      </w:r>
      <w:r>
        <w:t xml:space="preserve">nterface </w:t>
      </w:r>
      <w:r w:rsidR="00A41BB6">
        <w:t>P</w:t>
      </w:r>
      <w:r w:rsidRPr="00D72754">
        <w:t>roperty definition</w:t>
      </w:r>
      <w:bookmarkEnd w:id="6634"/>
      <w:bookmarkEnd w:id="6635"/>
    </w:p>
    <w:tbl>
      <w:tblPr>
        <w:tblStyle w:val="GridTable41"/>
        <w:tblW w:w="9625" w:type="dxa"/>
        <w:tblLook w:val="04A0" w:firstRow="1" w:lastRow="0" w:firstColumn="1" w:lastColumn="0" w:noHBand="0" w:noVBand="1"/>
      </w:tblPr>
      <w:tblGrid>
        <w:gridCol w:w="1626"/>
        <w:gridCol w:w="976"/>
        <w:gridCol w:w="823"/>
        <w:gridCol w:w="1009"/>
        <w:gridCol w:w="559"/>
        <w:gridCol w:w="780"/>
        <w:gridCol w:w="1076"/>
        <w:gridCol w:w="2776"/>
      </w:tblGrid>
      <w:tr w:rsidR="009009B0" w:rsidRPr="00C63F04" w14:paraId="6AD66C45" w14:textId="77777777" w:rsidTr="00BB4ED6">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703" w:type="dxa"/>
          </w:tcPr>
          <w:p w14:paraId="34D4C600" w14:textId="77777777" w:rsidR="009009B0" w:rsidRPr="00C63F04" w:rsidRDefault="009009B0" w:rsidP="00BB4ED6">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87" w:type="dxa"/>
          </w:tcPr>
          <w:p w14:paraId="61BCC0CB"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841" w:type="dxa"/>
          </w:tcPr>
          <w:p w14:paraId="213D20F0"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43" w:type="dxa"/>
          </w:tcPr>
          <w:p w14:paraId="41254DF6"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62" w:type="dxa"/>
          </w:tcPr>
          <w:p w14:paraId="4F2CA7BD"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39" w:type="dxa"/>
          </w:tcPr>
          <w:p w14:paraId="7F2BE189"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80" w:type="dxa"/>
          </w:tcPr>
          <w:p w14:paraId="517849D7"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970" w:type="dxa"/>
          </w:tcPr>
          <w:p w14:paraId="0EB5ADBA" w14:textId="77777777" w:rsidR="009009B0" w:rsidRPr="00C63F04" w:rsidRDefault="009009B0"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9009B0" w:rsidRPr="00C63F04" w14:paraId="391F48E3"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F0479A5" w14:textId="77777777" w:rsidR="009009B0" w:rsidRPr="00C63F04" w:rsidRDefault="009009B0" w:rsidP="00BB4ED6">
            <w:pPr>
              <w:pStyle w:val="TABLE-cell"/>
              <w:rPr>
                <w:rFonts w:eastAsiaTheme="minorEastAsia"/>
                <w:lang w:eastAsia="ko-KR"/>
              </w:rPr>
            </w:pPr>
            <w:r>
              <w:rPr>
                <w:rFonts w:eastAsiaTheme="minorEastAsia"/>
                <w:lang w:eastAsia="ko-KR"/>
              </w:rPr>
              <w:t>Interface</w:t>
            </w:r>
          </w:p>
        </w:tc>
        <w:tc>
          <w:tcPr>
            <w:tcW w:w="987" w:type="dxa"/>
          </w:tcPr>
          <w:p w14:paraId="29BB7C0B" w14:textId="77777777" w:rsidR="009009B0" w:rsidRDefault="009009B0"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if</w:t>
            </w:r>
          </w:p>
        </w:tc>
        <w:tc>
          <w:tcPr>
            <w:tcW w:w="841" w:type="dxa"/>
          </w:tcPr>
          <w:p w14:paraId="18928851" w14:textId="77777777" w:rsidR="009009B0" w:rsidRPr="00C63F04" w:rsidRDefault="00AD7ECB"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array</w:t>
            </w:r>
          </w:p>
        </w:tc>
        <w:tc>
          <w:tcPr>
            <w:tcW w:w="743" w:type="dxa"/>
          </w:tcPr>
          <w:p w14:paraId="4884487E" w14:textId="77777777" w:rsidR="009009B0" w:rsidRPr="0024338F" w:rsidRDefault="00AD7ECB" w:rsidP="00BB4ED6">
            <w:pPr>
              <w:pStyle w:val="TABLE-cell"/>
              <w:cnfStyle w:val="000000100000" w:firstRow="0" w:lastRow="0" w:firstColumn="0" w:lastColumn="0" w:oddVBand="0" w:evenVBand="0" w:oddHBand="1" w:evenHBand="0" w:firstRowFirstColumn="0" w:firstRowLastColumn="0" w:lastRowFirstColumn="0" w:lastRowLastColumn="0"/>
            </w:pPr>
            <w:r w:rsidRPr="00AD7ECB">
              <w:t>Array of strings, conveying interfaces</w:t>
            </w:r>
          </w:p>
        </w:tc>
        <w:tc>
          <w:tcPr>
            <w:tcW w:w="562" w:type="dxa"/>
          </w:tcPr>
          <w:p w14:paraId="15DDE50A" w14:textId="77777777" w:rsidR="009009B0" w:rsidRDefault="009009B0" w:rsidP="00BB4ED6">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39" w:type="dxa"/>
          </w:tcPr>
          <w:p w14:paraId="7CA86D3F" w14:textId="77777777" w:rsidR="009009B0" w:rsidRDefault="009009B0"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R</w:t>
            </w:r>
          </w:p>
        </w:tc>
        <w:tc>
          <w:tcPr>
            <w:tcW w:w="1080" w:type="dxa"/>
          </w:tcPr>
          <w:p w14:paraId="64740810" w14:textId="77777777" w:rsidR="009009B0" w:rsidRPr="00C63F04" w:rsidRDefault="009009B0"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w:t>
            </w:r>
            <w:r>
              <w:rPr>
                <w:rFonts w:eastAsiaTheme="minorEastAsia" w:hint="eastAsia"/>
                <w:lang w:eastAsia="ko-KR"/>
              </w:rPr>
              <w:t>es</w:t>
            </w:r>
          </w:p>
        </w:tc>
        <w:tc>
          <w:tcPr>
            <w:tcW w:w="2970" w:type="dxa"/>
          </w:tcPr>
          <w:p w14:paraId="52664985" w14:textId="77777777" w:rsidR="009009B0" w:rsidRPr="00C63F04" w:rsidRDefault="00A41BB6"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Property to declare the Interfaces supported by a Resource.</w:t>
            </w:r>
          </w:p>
        </w:tc>
      </w:tr>
    </w:tbl>
    <w:p w14:paraId="003BF094" w14:textId="77777777" w:rsidR="009009B0" w:rsidRDefault="00E05DF6" w:rsidP="009009B0">
      <w:pPr>
        <w:pStyle w:val="PARAGRAPH"/>
      </w:pPr>
      <w:r>
        <w:t xml:space="preserve">The Interfaces supported by a Resource shall be declared using the Interface Common </w:t>
      </w:r>
      <w:r>
        <w:rPr>
          <w:rFonts w:eastAsiaTheme="minorEastAsia"/>
          <w:lang w:eastAsia="ko-KR"/>
        </w:rPr>
        <w:t>P</w:t>
      </w:r>
      <w:r>
        <w:rPr>
          <w:rFonts w:eastAsiaTheme="minorEastAsia" w:hint="eastAsia"/>
          <w:lang w:eastAsia="ko-KR"/>
        </w:rPr>
        <w:t xml:space="preserve">roperty </w:t>
      </w:r>
      <w:r>
        <w:t>(</w:t>
      </w:r>
      <w:r w:rsidR="00194F1E">
        <w:fldChar w:fldCharType="begin"/>
      </w:r>
      <w:r>
        <w:instrText xml:space="preserve"> REF _Ref410833645 \h </w:instrText>
      </w:r>
      <w:r w:rsidR="00194F1E">
        <w:fldChar w:fldCharType="separate"/>
      </w:r>
      <w:r w:rsidR="00370B4E" w:rsidRPr="000D29DB">
        <w:t xml:space="preserve">Table </w:t>
      </w:r>
      <w:r w:rsidR="00370B4E">
        <w:rPr>
          <w:noProof/>
        </w:rPr>
        <w:t>7</w:t>
      </w:r>
      <w:r w:rsidR="00194F1E">
        <w:fldChar w:fldCharType="end"/>
      </w:r>
      <w:r>
        <w:t>) as "</w:t>
      </w:r>
      <w:r>
        <w:rPr>
          <w:rFonts w:ascii="Courier New" w:hAnsi="Courier New" w:cs="Courier New"/>
        </w:rPr>
        <w:t>if</w:t>
      </w:r>
      <w:r w:rsidRPr="001D4091">
        <w:rPr>
          <w:rFonts w:ascii="Courier New" w:hAnsi="Courier New" w:cs="Courier New"/>
        </w:rPr>
        <w:t>=</w:t>
      </w:r>
      <w:r>
        <w:t xml:space="preserve">&lt;array of Interfaces&gt;". The Property </w:t>
      </w:r>
      <w:r>
        <w:rPr>
          <w:rFonts w:eastAsiaTheme="minorEastAsia"/>
          <w:lang w:eastAsia="ko-KR"/>
        </w:rPr>
        <w:t>V</w:t>
      </w:r>
      <w:r>
        <w:rPr>
          <w:rFonts w:eastAsiaTheme="minorEastAsia" w:hint="eastAsia"/>
          <w:lang w:eastAsia="ko-KR"/>
        </w:rPr>
        <w:t>alue</w:t>
      </w:r>
      <w:r>
        <w:t xml:space="preserve"> of an Interface </w:t>
      </w:r>
      <w:r>
        <w:rPr>
          <w:rFonts w:eastAsiaTheme="minorEastAsia"/>
          <w:lang w:eastAsia="ko-KR"/>
        </w:rPr>
        <w:t>P</w:t>
      </w:r>
      <w:r>
        <w:rPr>
          <w:rFonts w:eastAsiaTheme="minorEastAsia" w:hint="eastAsia"/>
          <w:lang w:eastAsia="ko-KR"/>
        </w:rPr>
        <w:t xml:space="preserve">roperty </w:t>
      </w:r>
      <w:r>
        <w:t>shall be a lower case string with segments separated by a "." (</w:t>
      </w:r>
      <w:proofErr w:type="gramStart"/>
      <w:r>
        <w:t>dot</w:t>
      </w:r>
      <w:proofErr w:type="gramEnd"/>
      <w:r>
        <w:t>). The string "</w:t>
      </w:r>
      <w:r w:rsidRPr="00261A0F">
        <w:rPr>
          <w:rFonts w:ascii="Courier New" w:hAnsi="Courier New" w:cs="Courier New"/>
        </w:rPr>
        <w:t>oic</w:t>
      </w:r>
      <w:r>
        <w:rPr>
          <w:rFonts w:ascii="Courier New" w:hAnsi="Courier New" w:cs="Courier New"/>
        </w:rPr>
        <w:t>",</w:t>
      </w:r>
      <w:r>
        <w:t xml:space="preserve"> </w:t>
      </w:r>
      <w:r w:rsidRPr="00EC4E52">
        <w:t xml:space="preserve">when used </w:t>
      </w:r>
      <w:r>
        <w:t>as</w:t>
      </w:r>
      <w:r w:rsidRPr="00EC4E52">
        <w:t xml:space="preserve"> the first </w:t>
      </w:r>
      <w:r>
        <w:t xml:space="preserve">segment in the Interface Property Value, is reserved for </w:t>
      </w:r>
      <w:r w:rsidR="00D67FB6">
        <w:t>OCF</w:t>
      </w:r>
      <w:r>
        <w:t xml:space="preserve">-defined Interfaces. The Interface Property </w:t>
      </w:r>
      <w:r>
        <w:rPr>
          <w:rFonts w:eastAsiaTheme="minorEastAsia"/>
          <w:lang w:eastAsia="ko-KR"/>
        </w:rPr>
        <w:t>V</w:t>
      </w:r>
      <w:r>
        <w:rPr>
          <w:rFonts w:eastAsiaTheme="minorEastAsia" w:hint="eastAsia"/>
          <w:lang w:eastAsia="ko-KR"/>
        </w:rPr>
        <w:t>alue</w:t>
      </w:r>
      <w:r>
        <w:t xml:space="preserve"> may also be a reference to an authority similar to IANA that may be used to find the definition of an Interface. A Resource Type shall support one or more of the Interfaces defined in section </w:t>
      </w:r>
      <w:r w:rsidR="00194F1E">
        <w:fldChar w:fldCharType="begin"/>
      </w:r>
      <w:r>
        <w:instrText xml:space="preserve"> REF _Ref451269454 \r \h </w:instrText>
      </w:r>
      <w:r w:rsidR="00194F1E">
        <w:fldChar w:fldCharType="separate"/>
      </w:r>
      <w:r w:rsidR="00370B4E">
        <w:t>7.6.3</w:t>
      </w:r>
      <w:r w:rsidR="00194F1E">
        <w:fldChar w:fldCharType="end"/>
      </w:r>
      <w:r>
        <w:t>.</w:t>
      </w:r>
    </w:p>
    <w:p w14:paraId="16891584" w14:textId="77777777" w:rsidR="00E05DF6" w:rsidRDefault="00E05DF6" w:rsidP="00F92D1D">
      <w:pPr>
        <w:pStyle w:val="Heading3"/>
      </w:pPr>
      <w:bookmarkStart w:id="6636" w:name="_Ref451269454"/>
      <w:bookmarkStart w:id="6637" w:name="_Toc509367163"/>
      <w:r w:rsidRPr="000B5351">
        <w:t>Interface</w:t>
      </w:r>
      <w:r>
        <w:t xml:space="preserve"> methods</w:t>
      </w:r>
      <w:bookmarkEnd w:id="6636"/>
      <w:bookmarkEnd w:id="6637"/>
    </w:p>
    <w:p w14:paraId="240B21D4" w14:textId="77777777" w:rsidR="00E05DF6" w:rsidRDefault="00E05DF6" w:rsidP="00F92D1D">
      <w:pPr>
        <w:pStyle w:val="Heading4"/>
      </w:pPr>
      <w:r>
        <w:t>Overview</w:t>
      </w:r>
    </w:p>
    <w:p w14:paraId="5A1D7EB0" w14:textId="77777777" w:rsidR="00505E00" w:rsidRDefault="00505E00" w:rsidP="00505E00">
      <w:pPr>
        <w:pStyle w:val="PARAGRAPH"/>
      </w:pPr>
      <w:r>
        <w:t xml:space="preserve">The </w:t>
      </w:r>
      <w:r w:rsidR="00DF07AA">
        <w:rPr>
          <w:rFonts w:eastAsiaTheme="minorEastAsia"/>
          <w:lang w:eastAsia="ko-KR"/>
        </w:rPr>
        <w:t>OCF</w:t>
      </w:r>
      <w:del w:id="6638" w:author="Bardini, Richard A" w:date="2018-03-21T07:50:00Z">
        <w:r w:rsidR="00DF07AA" w:rsidDel="002C44ED">
          <w:rPr>
            <w:rFonts w:eastAsiaTheme="minorEastAsia" w:hint="eastAsia"/>
            <w:lang w:eastAsia="ko-KR"/>
          </w:rPr>
          <w:delText xml:space="preserve"> </w:delText>
        </w:r>
      </w:del>
      <w:r>
        <w:t xml:space="preserve">-defined Interfaces are listed in the table below: </w:t>
      </w:r>
    </w:p>
    <w:p w14:paraId="38920C97" w14:textId="77777777" w:rsidR="00505E00" w:rsidRDefault="00505E00" w:rsidP="00505E00">
      <w:pPr>
        <w:pStyle w:val="TABLE-title"/>
      </w:pPr>
      <w:bookmarkStart w:id="6639" w:name="_Toc509367561"/>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8</w:t>
      </w:r>
      <w:r w:rsidR="00194F1E" w:rsidRPr="000D29DB">
        <w:fldChar w:fldCharType="end"/>
      </w:r>
      <w:r w:rsidRPr="000D29DB">
        <w:t xml:space="preserve">. </w:t>
      </w:r>
      <w:commentRangeStart w:id="6640"/>
      <w:r w:rsidR="00D67FB6">
        <w:rPr>
          <w:rFonts w:eastAsiaTheme="minorEastAsia"/>
          <w:lang w:eastAsia="ko-KR"/>
        </w:rPr>
        <w:t>OCF</w:t>
      </w:r>
      <w:r w:rsidR="00D67FB6">
        <w:rPr>
          <w:rFonts w:eastAsiaTheme="minorEastAsia" w:hint="eastAsia"/>
          <w:lang w:eastAsia="ko-KR"/>
        </w:rPr>
        <w:t xml:space="preserve"> </w:t>
      </w:r>
      <w:r>
        <w:t>standard Interfaces</w:t>
      </w:r>
      <w:bookmarkEnd w:id="6639"/>
      <w:commentRangeEnd w:id="6640"/>
      <w:r w:rsidR="002C44ED">
        <w:rPr>
          <w:rStyle w:val="CommentReference"/>
          <w:b w:val="0"/>
          <w:bCs w:val="0"/>
          <w:lang w:val="en-US"/>
        </w:rPr>
        <w:commentReference w:id="6640"/>
      </w:r>
    </w:p>
    <w:tbl>
      <w:tblPr>
        <w:tblStyle w:val="GridTable41"/>
        <w:tblW w:w="9468" w:type="dxa"/>
        <w:tblLook w:val="0420" w:firstRow="1" w:lastRow="0" w:firstColumn="0" w:lastColumn="0" w:noHBand="0" w:noVBand="1"/>
      </w:tblPr>
      <w:tblGrid>
        <w:gridCol w:w="1223"/>
        <w:gridCol w:w="1428"/>
        <w:gridCol w:w="1749"/>
        <w:gridCol w:w="5068"/>
      </w:tblGrid>
      <w:tr w:rsidR="00505E00" w14:paraId="30EF751C" w14:textId="77777777" w:rsidTr="00151F97">
        <w:trPr>
          <w:cnfStyle w:val="100000000000" w:firstRow="1" w:lastRow="0" w:firstColumn="0" w:lastColumn="0" w:oddVBand="0" w:evenVBand="0" w:oddHBand="0" w:evenHBand="0" w:firstRowFirstColumn="0" w:firstRowLastColumn="0" w:lastRowFirstColumn="0" w:lastRowLastColumn="0"/>
        </w:trPr>
        <w:tc>
          <w:tcPr>
            <w:tcW w:w="1260" w:type="dxa"/>
          </w:tcPr>
          <w:p w14:paraId="55F9D0D9" w14:textId="77777777" w:rsidR="00505E00" w:rsidRPr="00875735" w:rsidRDefault="00505E00" w:rsidP="00151F97">
            <w:pPr>
              <w:pStyle w:val="TABLE-col-heading"/>
              <w:rPr>
                <w:lang w:bidi="he-IL"/>
              </w:rPr>
            </w:pPr>
            <w:r w:rsidRPr="00875735">
              <w:rPr>
                <w:lang w:bidi="he-IL"/>
              </w:rPr>
              <w:t>Interface</w:t>
            </w:r>
          </w:p>
        </w:tc>
        <w:tc>
          <w:tcPr>
            <w:tcW w:w="1350" w:type="dxa"/>
          </w:tcPr>
          <w:p w14:paraId="6BCE066C" w14:textId="77777777" w:rsidR="00505E00" w:rsidRPr="00875735" w:rsidRDefault="00505E00" w:rsidP="00151F97">
            <w:pPr>
              <w:pStyle w:val="TABLE-col-heading"/>
              <w:rPr>
                <w:lang w:bidi="he-IL"/>
              </w:rPr>
            </w:pPr>
            <w:r w:rsidRPr="00875735">
              <w:rPr>
                <w:lang w:bidi="he-IL"/>
              </w:rPr>
              <w:t>Name</w:t>
            </w:r>
          </w:p>
        </w:tc>
        <w:tc>
          <w:tcPr>
            <w:tcW w:w="1350" w:type="dxa"/>
          </w:tcPr>
          <w:p w14:paraId="59D94529" w14:textId="0829F38E" w:rsidR="00505E00" w:rsidRPr="00875735" w:rsidRDefault="00505E00" w:rsidP="00FF580E">
            <w:pPr>
              <w:pStyle w:val="TABLE-col-heading"/>
              <w:rPr>
                <w:lang w:bidi="he-IL"/>
              </w:rPr>
            </w:pPr>
            <w:r>
              <w:rPr>
                <w:lang w:bidi="he-IL"/>
              </w:rPr>
              <w:t xml:space="preserve">Applicable </w:t>
            </w:r>
            <w:del w:id="6641" w:author="Bardini, Richard A" w:date="2018-03-22T00:58:00Z">
              <w:r w:rsidRPr="00875735" w:rsidDel="00FF580E">
                <w:rPr>
                  <w:lang w:bidi="he-IL"/>
                </w:rPr>
                <w:delText>Methods</w:delText>
              </w:r>
            </w:del>
            <w:ins w:id="6642" w:author="Bardini, Richard A" w:date="2018-03-22T00:58:00Z">
              <w:r w:rsidR="00FF580E">
                <w:rPr>
                  <w:lang w:bidi="he-IL"/>
                </w:rPr>
                <w:t>Operations</w:t>
              </w:r>
            </w:ins>
          </w:p>
        </w:tc>
        <w:tc>
          <w:tcPr>
            <w:tcW w:w="5508" w:type="dxa"/>
          </w:tcPr>
          <w:p w14:paraId="7F3F0D55" w14:textId="77777777" w:rsidR="00505E00" w:rsidRPr="00875735" w:rsidRDefault="00505E00" w:rsidP="00151F97">
            <w:pPr>
              <w:pStyle w:val="TABLE-col-heading"/>
              <w:rPr>
                <w:lang w:bidi="he-IL"/>
              </w:rPr>
            </w:pPr>
            <w:r w:rsidRPr="00875735">
              <w:rPr>
                <w:lang w:bidi="he-IL"/>
              </w:rPr>
              <w:t>Description</w:t>
            </w:r>
          </w:p>
        </w:tc>
      </w:tr>
      <w:tr w:rsidR="00505E00" w14:paraId="59A9AF0D" w14:textId="77777777" w:rsidTr="00151F97">
        <w:trPr>
          <w:cnfStyle w:val="000000100000" w:firstRow="0" w:lastRow="0" w:firstColumn="0" w:lastColumn="0" w:oddVBand="0" w:evenVBand="0" w:oddHBand="1" w:evenHBand="0" w:firstRowFirstColumn="0" w:firstRowLastColumn="0" w:lastRowFirstColumn="0" w:lastRowLastColumn="0"/>
        </w:trPr>
        <w:tc>
          <w:tcPr>
            <w:tcW w:w="1260" w:type="dxa"/>
          </w:tcPr>
          <w:p w14:paraId="6D6C7721" w14:textId="77777777" w:rsidR="00505E00" w:rsidRDefault="00505E00" w:rsidP="00151F97">
            <w:pPr>
              <w:pStyle w:val="TABLE-cell"/>
              <w:rPr>
                <w:lang w:bidi="he-IL"/>
              </w:rPr>
            </w:pPr>
            <w:r>
              <w:rPr>
                <w:lang w:bidi="he-IL"/>
              </w:rPr>
              <w:t>baseline</w:t>
            </w:r>
          </w:p>
        </w:tc>
        <w:tc>
          <w:tcPr>
            <w:tcW w:w="1350" w:type="dxa"/>
          </w:tcPr>
          <w:p w14:paraId="75232386" w14:textId="77777777" w:rsidR="00505E00" w:rsidRDefault="005D4032" w:rsidP="00151F97">
            <w:pPr>
              <w:pStyle w:val="TABLE-cell"/>
              <w:rPr>
                <w:lang w:bidi="he-IL"/>
              </w:rPr>
            </w:pPr>
            <w:r>
              <w:rPr>
                <w:lang w:bidi="he-IL"/>
              </w:rPr>
              <w:t>“</w:t>
            </w:r>
            <w:r w:rsidR="00505E00">
              <w:rPr>
                <w:lang w:bidi="he-IL"/>
              </w:rPr>
              <w:t>oic.if.baseline</w:t>
            </w:r>
            <w:r>
              <w:rPr>
                <w:lang w:bidi="he-IL"/>
              </w:rPr>
              <w:t>”</w:t>
            </w:r>
          </w:p>
        </w:tc>
        <w:tc>
          <w:tcPr>
            <w:tcW w:w="1350" w:type="dxa"/>
          </w:tcPr>
          <w:p w14:paraId="6016B34E" w14:textId="0DF897B3" w:rsidR="00505E00" w:rsidRDefault="00505E00" w:rsidP="00151F97">
            <w:pPr>
              <w:pStyle w:val="TABLE-cell"/>
              <w:rPr>
                <w:lang w:bidi="he-IL"/>
              </w:rPr>
            </w:pPr>
            <w:r>
              <w:rPr>
                <w:lang w:bidi="he-IL"/>
              </w:rPr>
              <w:t xml:space="preserve">RETRIEVE, </w:t>
            </w:r>
            <w:ins w:id="6643" w:author="Bardini, Richard A" w:date="2018-03-21T07:40:00Z">
              <w:r w:rsidR="002C44ED">
                <w:rPr>
                  <w:lang w:bidi="he-IL"/>
                </w:rPr>
                <w:t xml:space="preserve">NOTIFY, </w:t>
              </w:r>
            </w:ins>
            <w:r>
              <w:rPr>
                <w:lang w:bidi="he-IL"/>
              </w:rPr>
              <w:t>UPDATE</w:t>
            </w:r>
          </w:p>
        </w:tc>
        <w:tc>
          <w:tcPr>
            <w:tcW w:w="5508" w:type="dxa"/>
          </w:tcPr>
          <w:p w14:paraId="61E99944" w14:textId="77777777" w:rsidR="00505E00" w:rsidRDefault="00505E00" w:rsidP="00151F97">
            <w:pPr>
              <w:pStyle w:val="TABLE-cell"/>
              <w:rPr>
                <w:lang w:bidi="he-IL"/>
              </w:rPr>
            </w:pPr>
            <w:r>
              <w:rPr>
                <w:lang w:bidi="he-IL"/>
              </w:rPr>
              <w:t xml:space="preserve">The baseline Interface defines a view into all Properties of a Resource including the Meta Properties. This Interface is used to operate on the full Representation of a Resource. </w:t>
            </w:r>
          </w:p>
        </w:tc>
      </w:tr>
      <w:tr w:rsidR="00505E00" w14:paraId="4742FBE4" w14:textId="77777777" w:rsidTr="00151F97">
        <w:tc>
          <w:tcPr>
            <w:tcW w:w="1260" w:type="dxa"/>
          </w:tcPr>
          <w:p w14:paraId="5DAD6E65" w14:textId="77777777" w:rsidR="00505E00" w:rsidRDefault="00505E00" w:rsidP="00151F97">
            <w:pPr>
              <w:pStyle w:val="TABLE-cell"/>
              <w:rPr>
                <w:lang w:bidi="he-IL"/>
              </w:rPr>
            </w:pPr>
            <w:r>
              <w:rPr>
                <w:lang w:bidi="he-IL"/>
              </w:rPr>
              <w:t xml:space="preserve">links list </w:t>
            </w:r>
          </w:p>
        </w:tc>
        <w:tc>
          <w:tcPr>
            <w:tcW w:w="1350" w:type="dxa"/>
          </w:tcPr>
          <w:p w14:paraId="61710F60" w14:textId="77777777" w:rsidR="00505E00" w:rsidRDefault="005D4032" w:rsidP="00151F97">
            <w:pPr>
              <w:pStyle w:val="TABLE-cell"/>
              <w:rPr>
                <w:lang w:bidi="he-IL"/>
              </w:rPr>
            </w:pPr>
            <w:r>
              <w:rPr>
                <w:lang w:bidi="he-IL"/>
              </w:rPr>
              <w:t>“</w:t>
            </w:r>
            <w:r w:rsidR="00505E00">
              <w:rPr>
                <w:lang w:bidi="he-IL"/>
              </w:rPr>
              <w:t>oic.if.ll</w:t>
            </w:r>
            <w:r>
              <w:rPr>
                <w:lang w:bidi="he-IL"/>
              </w:rPr>
              <w:t>”</w:t>
            </w:r>
          </w:p>
        </w:tc>
        <w:tc>
          <w:tcPr>
            <w:tcW w:w="1350" w:type="dxa"/>
          </w:tcPr>
          <w:p w14:paraId="4967CB4A" w14:textId="75ADB0EF" w:rsidR="00505E00" w:rsidRDefault="00505E00" w:rsidP="00151F97">
            <w:pPr>
              <w:pStyle w:val="TABLE-cell"/>
              <w:rPr>
                <w:lang w:bidi="he-IL"/>
              </w:rPr>
            </w:pPr>
            <w:r>
              <w:rPr>
                <w:lang w:bidi="he-IL"/>
              </w:rPr>
              <w:t>RETRIEVE</w:t>
            </w:r>
            <w:ins w:id="6644" w:author="Bardini, Richard A" w:date="2018-03-21T07:40:00Z">
              <w:r w:rsidR="002C44ED">
                <w:rPr>
                  <w:lang w:bidi="he-IL"/>
                </w:rPr>
                <w:t>,</w:t>
              </w:r>
            </w:ins>
          </w:p>
          <w:p w14:paraId="2DEEA190" w14:textId="6DAF35BE" w:rsidR="00505E00" w:rsidRDefault="002C44ED" w:rsidP="00151F97">
            <w:pPr>
              <w:pStyle w:val="TABLE-cell"/>
              <w:rPr>
                <w:lang w:bidi="he-IL"/>
              </w:rPr>
            </w:pPr>
            <w:ins w:id="6645" w:author="Bardini, Richard A" w:date="2018-03-21T07:40:00Z">
              <w:r>
                <w:rPr>
                  <w:lang w:bidi="he-IL"/>
                </w:rPr>
                <w:t>NOTIFY</w:t>
              </w:r>
            </w:ins>
          </w:p>
        </w:tc>
        <w:tc>
          <w:tcPr>
            <w:tcW w:w="5508" w:type="dxa"/>
          </w:tcPr>
          <w:p w14:paraId="36B8D653" w14:textId="77777777" w:rsidR="00505E00" w:rsidRDefault="00505E00" w:rsidP="00151F97">
            <w:pPr>
              <w:pStyle w:val="TABLE-cell"/>
              <w:rPr>
                <w:lang w:bidi="he-IL"/>
              </w:rPr>
            </w:pPr>
            <w:r>
              <w:rPr>
                <w:lang w:bidi="he-IL"/>
              </w:rPr>
              <w:t>The ‘links list’ Interface provides a view into Links in a Collection (Resource).</w:t>
            </w:r>
          </w:p>
          <w:p w14:paraId="6C02ECCA" w14:textId="77777777" w:rsidR="00505E00" w:rsidRPr="00113C22" w:rsidRDefault="00505E00" w:rsidP="00151F97">
            <w:pPr>
              <w:pStyle w:val="TABLE-cell"/>
              <w:rPr>
                <w:rFonts w:eastAsiaTheme="minorEastAsia"/>
                <w:lang w:eastAsia="ko-KR" w:bidi="he-IL"/>
              </w:rPr>
            </w:pPr>
            <w:r>
              <w:rPr>
                <w:lang w:bidi="he-IL"/>
              </w:rPr>
              <w:t xml:space="preserve">Since Links represent relationships to other Resources, the links list interfaces may be used to discover Resources with respect to a context. The discovery is done by retrieving Links to these Resources. For example: the Core Resource </w:t>
            </w:r>
            <w:r w:rsidR="00700D5E">
              <w:rPr>
                <w:lang w:bidi="he-IL"/>
              </w:rPr>
              <w:t>“</w:t>
            </w:r>
            <w:r>
              <w:rPr>
                <w:lang w:bidi="he-IL"/>
              </w:rPr>
              <w:t>/oic/res</w:t>
            </w:r>
            <w:r w:rsidR="00700D5E">
              <w:rPr>
                <w:lang w:bidi="he-IL"/>
              </w:rPr>
              <w:t>”</w:t>
            </w:r>
            <w:r>
              <w:rPr>
                <w:lang w:bidi="he-IL"/>
              </w:rPr>
              <w:t xml:space="preserve"> uses this Interface to allow discovery of Resource “hosted” on a Device.</w:t>
            </w:r>
          </w:p>
        </w:tc>
      </w:tr>
      <w:tr w:rsidR="00505E00" w14:paraId="1A546323" w14:textId="77777777" w:rsidTr="00151F97">
        <w:trPr>
          <w:cnfStyle w:val="000000100000" w:firstRow="0" w:lastRow="0" w:firstColumn="0" w:lastColumn="0" w:oddVBand="0" w:evenVBand="0" w:oddHBand="1" w:evenHBand="0" w:firstRowFirstColumn="0" w:firstRowLastColumn="0" w:lastRowFirstColumn="0" w:lastRowLastColumn="0"/>
        </w:trPr>
        <w:tc>
          <w:tcPr>
            <w:tcW w:w="1260" w:type="dxa"/>
          </w:tcPr>
          <w:p w14:paraId="6FC63311" w14:textId="77777777" w:rsidR="00505E00" w:rsidRDefault="00505E00" w:rsidP="00151F97">
            <w:pPr>
              <w:pStyle w:val="TABLE-cell"/>
              <w:rPr>
                <w:lang w:bidi="he-IL"/>
              </w:rPr>
            </w:pPr>
            <w:r>
              <w:rPr>
                <w:lang w:bidi="he-IL"/>
              </w:rPr>
              <w:t>batch</w:t>
            </w:r>
          </w:p>
        </w:tc>
        <w:tc>
          <w:tcPr>
            <w:tcW w:w="1350" w:type="dxa"/>
          </w:tcPr>
          <w:p w14:paraId="21A1F9D4" w14:textId="77777777" w:rsidR="00505E00" w:rsidRDefault="005D4032" w:rsidP="00151F97">
            <w:pPr>
              <w:pStyle w:val="TABLE-cell"/>
              <w:rPr>
                <w:lang w:bidi="he-IL"/>
              </w:rPr>
            </w:pPr>
            <w:r>
              <w:rPr>
                <w:lang w:bidi="he-IL"/>
              </w:rPr>
              <w:t>“</w:t>
            </w:r>
            <w:r w:rsidR="00505E00">
              <w:rPr>
                <w:lang w:bidi="he-IL"/>
              </w:rPr>
              <w:t>oic.if.b</w:t>
            </w:r>
            <w:r>
              <w:rPr>
                <w:lang w:bidi="he-IL"/>
              </w:rPr>
              <w:t>”</w:t>
            </w:r>
          </w:p>
        </w:tc>
        <w:tc>
          <w:tcPr>
            <w:tcW w:w="1350" w:type="dxa"/>
          </w:tcPr>
          <w:p w14:paraId="5DFA0E29" w14:textId="2369A4DB" w:rsidR="00505E00" w:rsidRDefault="00505E00" w:rsidP="00151F97">
            <w:pPr>
              <w:pStyle w:val="TABLE-cell"/>
              <w:rPr>
                <w:lang w:bidi="he-IL"/>
              </w:rPr>
            </w:pPr>
            <w:r>
              <w:rPr>
                <w:lang w:bidi="he-IL"/>
              </w:rPr>
              <w:t xml:space="preserve">RETRIEVE, </w:t>
            </w:r>
            <w:ins w:id="6646" w:author="Bardini, Richard A" w:date="2018-03-21T07:40:00Z">
              <w:r w:rsidR="002C44ED">
                <w:rPr>
                  <w:lang w:bidi="he-IL"/>
                </w:rPr>
                <w:t xml:space="preserve">NOTIFY, </w:t>
              </w:r>
            </w:ins>
            <w:r>
              <w:rPr>
                <w:lang w:bidi="he-IL"/>
              </w:rPr>
              <w:t>UPDATE</w:t>
            </w:r>
          </w:p>
        </w:tc>
        <w:tc>
          <w:tcPr>
            <w:tcW w:w="5508" w:type="dxa"/>
          </w:tcPr>
          <w:p w14:paraId="5CFE140F" w14:textId="77777777" w:rsidR="00505E00" w:rsidRPr="00CE658F" w:rsidRDefault="00505E00" w:rsidP="00151F97">
            <w:pPr>
              <w:pStyle w:val="TABLE-cell"/>
              <w:rPr>
                <w:b/>
                <w:lang w:bidi="he-IL"/>
              </w:rPr>
            </w:pPr>
            <w:r>
              <w:rPr>
                <w:lang w:bidi="he-IL"/>
              </w:rPr>
              <w:t>The batch Interface is used to interact with a collection of Resources at the same time. This also removes the need for the Client to first discover the Resources it is manipulating – the Server forwards the requests and aggregates the responses</w:t>
            </w:r>
          </w:p>
        </w:tc>
      </w:tr>
      <w:tr w:rsidR="00505E00" w14:paraId="7372CCF4" w14:textId="77777777" w:rsidTr="00151F97">
        <w:tc>
          <w:tcPr>
            <w:tcW w:w="1260" w:type="dxa"/>
          </w:tcPr>
          <w:p w14:paraId="326BE778" w14:textId="77777777" w:rsidR="00505E00" w:rsidRDefault="00505E00" w:rsidP="00151F97">
            <w:pPr>
              <w:pStyle w:val="TABLE-cell"/>
              <w:rPr>
                <w:lang w:bidi="he-IL"/>
              </w:rPr>
            </w:pPr>
            <w:r>
              <w:rPr>
                <w:lang w:bidi="he-IL"/>
              </w:rPr>
              <w:t>read-only</w:t>
            </w:r>
          </w:p>
        </w:tc>
        <w:tc>
          <w:tcPr>
            <w:tcW w:w="1350" w:type="dxa"/>
          </w:tcPr>
          <w:p w14:paraId="709BB172" w14:textId="77777777" w:rsidR="00505E00" w:rsidRDefault="005D4032" w:rsidP="00151F97">
            <w:pPr>
              <w:pStyle w:val="TABLE-cell"/>
              <w:rPr>
                <w:lang w:bidi="he-IL"/>
              </w:rPr>
            </w:pPr>
            <w:r>
              <w:rPr>
                <w:lang w:bidi="he-IL"/>
              </w:rPr>
              <w:t>“</w:t>
            </w:r>
            <w:r w:rsidR="00505E00">
              <w:rPr>
                <w:lang w:bidi="he-IL"/>
              </w:rPr>
              <w:t>oic.if.r</w:t>
            </w:r>
            <w:r>
              <w:rPr>
                <w:lang w:bidi="he-IL"/>
              </w:rPr>
              <w:t>”</w:t>
            </w:r>
          </w:p>
        </w:tc>
        <w:tc>
          <w:tcPr>
            <w:tcW w:w="1350" w:type="dxa"/>
          </w:tcPr>
          <w:p w14:paraId="1FF34DDD" w14:textId="7A355F07" w:rsidR="00505E00" w:rsidRDefault="00505E00" w:rsidP="002C44ED">
            <w:pPr>
              <w:pStyle w:val="TABLE-cell"/>
              <w:rPr>
                <w:lang w:bidi="he-IL"/>
              </w:rPr>
            </w:pPr>
            <w:r>
              <w:rPr>
                <w:lang w:bidi="he-IL"/>
              </w:rPr>
              <w:t>RETRIEVE</w:t>
            </w:r>
            <w:ins w:id="6647" w:author="Bardini, Richard A" w:date="2018-03-21T07:41:00Z">
              <w:r w:rsidR="002C44ED">
                <w:rPr>
                  <w:lang w:bidi="he-IL"/>
                </w:rPr>
                <w:t xml:space="preserve"> NOTIFY</w:t>
              </w:r>
            </w:ins>
            <w:del w:id="6648" w:author="Bardini, Richard A" w:date="2018-03-21T07:41:00Z">
              <w:r w:rsidDel="002C44ED">
                <w:rPr>
                  <w:lang w:bidi="he-IL"/>
                </w:rPr>
                <w:delText xml:space="preserve"> </w:delText>
              </w:r>
            </w:del>
          </w:p>
        </w:tc>
        <w:tc>
          <w:tcPr>
            <w:tcW w:w="5508" w:type="dxa"/>
          </w:tcPr>
          <w:p w14:paraId="53FEDD0B" w14:textId="77777777" w:rsidR="00505E00" w:rsidRDefault="00505E00" w:rsidP="00151F97">
            <w:pPr>
              <w:pStyle w:val="TABLE-cell"/>
              <w:rPr>
                <w:lang w:bidi="he-IL"/>
              </w:rPr>
            </w:pPr>
            <w:r>
              <w:rPr>
                <w:lang w:bidi="he-IL"/>
              </w:rPr>
              <w:t>The read-only Interface exposes the Properties of a Resource that may be ‘read’. This Interface does not provide methods to update Properties or a Resource and so can only be used to ‘read’ Property Values.</w:t>
            </w:r>
          </w:p>
        </w:tc>
      </w:tr>
      <w:tr w:rsidR="00505E00" w14:paraId="72D5BB2D" w14:textId="77777777" w:rsidTr="00151F97">
        <w:trPr>
          <w:cnfStyle w:val="000000100000" w:firstRow="0" w:lastRow="0" w:firstColumn="0" w:lastColumn="0" w:oddVBand="0" w:evenVBand="0" w:oddHBand="1" w:evenHBand="0" w:firstRowFirstColumn="0" w:firstRowLastColumn="0" w:lastRowFirstColumn="0" w:lastRowLastColumn="0"/>
        </w:trPr>
        <w:tc>
          <w:tcPr>
            <w:tcW w:w="1260" w:type="dxa"/>
          </w:tcPr>
          <w:p w14:paraId="162DA44E" w14:textId="77777777" w:rsidR="00505E00" w:rsidRDefault="00505E00" w:rsidP="00151F97">
            <w:pPr>
              <w:pStyle w:val="TABLE-cell"/>
              <w:rPr>
                <w:lang w:bidi="he-IL"/>
              </w:rPr>
            </w:pPr>
            <w:r>
              <w:rPr>
                <w:lang w:bidi="he-IL"/>
              </w:rPr>
              <w:t>read-write</w:t>
            </w:r>
          </w:p>
        </w:tc>
        <w:tc>
          <w:tcPr>
            <w:tcW w:w="1350" w:type="dxa"/>
          </w:tcPr>
          <w:p w14:paraId="7004FAF5" w14:textId="77777777" w:rsidR="00505E00" w:rsidRDefault="005D4032" w:rsidP="00151F97">
            <w:pPr>
              <w:pStyle w:val="TABLE-cell"/>
              <w:rPr>
                <w:lang w:bidi="he-IL"/>
              </w:rPr>
            </w:pPr>
            <w:r>
              <w:rPr>
                <w:lang w:bidi="he-IL"/>
              </w:rPr>
              <w:t>“</w:t>
            </w:r>
            <w:r w:rsidR="00505E00">
              <w:rPr>
                <w:lang w:bidi="he-IL"/>
              </w:rPr>
              <w:t>oic.if.rw</w:t>
            </w:r>
            <w:r>
              <w:rPr>
                <w:lang w:bidi="he-IL"/>
              </w:rPr>
              <w:t>”</w:t>
            </w:r>
          </w:p>
        </w:tc>
        <w:tc>
          <w:tcPr>
            <w:tcW w:w="1350" w:type="dxa"/>
          </w:tcPr>
          <w:p w14:paraId="0A1C72CE" w14:textId="6C8B9AC2" w:rsidR="00505E00" w:rsidRDefault="00505E00" w:rsidP="00151F97">
            <w:pPr>
              <w:pStyle w:val="TABLE-cell"/>
              <w:rPr>
                <w:lang w:bidi="he-IL"/>
              </w:rPr>
            </w:pPr>
            <w:r>
              <w:rPr>
                <w:lang w:bidi="he-IL"/>
              </w:rPr>
              <w:t xml:space="preserve">RETRIEVE, </w:t>
            </w:r>
            <w:ins w:id="6649" w:author="Bardini, Richard A" w:date="2018-03-21T07:41:00Z">
              <w:r w:rsidR="002C44ED">
                <w:rPr>
                  <w:lang w:bidi="he-IL"/>
                </w:rPr>
                <w:t xml:space="preserve">NOTIFY, </w:t>
              </w:r>
            </w:ins>
            <w:r>
              <w:rPr>
                <w:lang w:bidi="he-IL"/>
              </w:rPr>
              <w:t>UPDATE</w:t>
            </w:r>
          </w:p>
        </w:tc>
        <w:tc>
          <w:tcPr>
            <w:tcW w:w="5508" w:type="dxa"/>
          </w:tcPr>
          <w:p w14:paraId="006D0E99" w14:textId="77777777" w:rsidR="00505E00" w:rsidRDefault="00505E00" w:rsidP="00151F97">
            <w:pPr>
              <w:pStyle w:val="TABLE-cell"/>
              <w:rPr>
                <w:lang w:bidi="he-IL"/>
              </w:rPr>
            </w:pPr>
            <w:r>
              <w:t>The read-write Interface exposes only those Properties that may be both ‘read’ and “written” and provides methods to read and write the Properties of a Resource.</w:t>
            </w:r>
          </w:p>
        </w:tc>
      </w:tr>
      <w:tr w:rsidR="00505E00" w14:paraId="6804612C" w14:textId="77777777" w:rsidTr="00151F97">
        <w:tc>
          <w:tcPr>
            <w:tcW w:w="1260" w:type="dxa"/>
          </w:tcPr>
          <w:p w14:paraId="0C7AA503" w14:textId="77777777" w:rsidR="00505E00" w:rsidRDefault="00505E00" w:rsidP="00151F97">
            <w:pPr>
              <w:pStyle w:val="TABLE-cell"/>
              <w:rPr>
                <w:lang w:bidi="he-IL"/>
              </w:rPr>
            </w:pPr>
            <w:r>
              <w:rPr>
                <w:lang w:bidi="he-IL"/>
              </w:rPr>
              <w:lastRenderedPageBreak/>
              <w:t>a</w:t>
            </w:r>
            <w:r w:rsidRPr="00553C8A">
              <w:rPr>
                <w:lang w:bidi="he-IL"/>
              </w:rPr>
              <w:t>ctuator</w:t>
            </w:r>
          </w:p>
        </w:tc>
        <w:tc>
          <w:tcPr>
            <w:tcW w:w="1350" w:type="dxa"/>
          </w:tcPr>
          <w:p w14:paraId="58192640" w14:textId="77777777" w:rsidR="00505E00" w:rsidRDefault="005D4032" w:rsidP="00151F97">
            <w:pPr>
              <w:pStyle w:val="TABLE-cell"/>
              <w:rPr>
                <w:lang w:bidi="he-IL"/>
              </w:rPr>
            </w:pPr>
            <w:r>
              <w:rPr>
                <w:lang w:bidi="he-IL"/>
              </w:rPr>
              <w:t>“</w:t>
            </w:r>
            <w:r w:rsidR="00505E00" w:rsidRPr="00553C8A">
              <w:rPr>
                <w:lang w:bidi="he-IL"/>
              </w:rPr>
              <w:t>oic.if.a</w:t>
            </w:r>
            <w:r>
              <w:rPr>
                <w:lang w:bidi="he-IL"/>
              </w:rPr>
              <w:t>”</w:t>
            </w:r>
          </w:p>
        </w:tc>
        <w:tc>
          <w:tcPr>
            <w:tcW w:w="1350" w:type="dxa"/>
          </w:tcPr>
          <w:p w14:paraId="57DD4E00" w14:textId="681831AC" w:rsidR="00505E00" w:rsidRDefault="00505E00" w:rsidP="00151F97">
            <w:pPr>
              <w:pStyle w:val="TABLE-cell"/>
              <w:rPr>
                <w:lang w:bidi="he-IL"/>
              </w:rPr>
            </w:pPr>
            <w:del w:id="6650" w:author="Bardini, Richard A" w:date="2018-03-21T07:44:00Z">
              <w:r w:rsidRPr="00553C8A" w:rsidDel="002C44ED">
                <w:rPr>
                  <w:lang w:bidi="he-IL"/>
                </w:rPr>
                <w:delText xml:space="preserve">CREATE, </w:delText>
              </w:r>
            </w:del>
            <w:r w:rsidRPr="00553C8A">
              <w:rPr>
                <w:lang w:bidi="he-IL"/>
              </w:rPr>
              <w:t xml:space="preserve">RETRIEVE, </w:t>
            </w:r>
            <w:ins w:id="6651" w:author="Bardini, Richard A" w:date="2018-03-21T07:44:00Z">
              <w:r w:rsidR="002C44ED">
                <w:rPr>
                  <w:lang w:bidi="he-IL"/>
                </w:rPr>
                <w:t xml:space="preserve">NOTIFY, </w:t>
              </w:r>
            </w:ins>
            <w:r w:rsidRPr="00553C8A">
              <w:rPr>
                <w:lang w:bidi="he-IL"/>
              </w:rPr>
              <w:t>UPDATE</w:t>
            </w:r>
          </w:p>
        </w:tc>
        <w:tc>
          <w:tcPr>
            <w:tcW w:w="5508" w:type="dxa"/>
          </w:tcPr>
          <w:p w14:paraId="60062D4A" w14:textId="77777777" w:rsidR="00505E00" w:rsidRDefault="00505E00" w:rsidP="00151F97">
            <w:pPr>
              <w:pStyle w:val="TABLE-cell"/>
              <w:rPr>
                <w:lang w:bidi="he-IL"/>
              </w:rPr>
            </w:pPr>
            <w:r>
              <w:rPr>
                <w:lang w:bidi="he-IL"/>
              </w:rPr>
              <w:t>The actuator Interface is used to read or write the Properties of an actuator Resource.</w:t>
            </w:r>
          </w:p>
        </w:tc>
      </w:tr>
      <w:tr w:rsidR="00505E00" w14:paraId="693DDEFD" w14:textId="77777777" w:rsidTr="00151F97">
        <w:trPr>
          <w:cnfStyle w:val="000000100000" w:firstRow="0" w:lastRow="0" w:firstColumn="0" w:lastColumn="0" w:oddVBand="0" w:evenVBand="0" w:oddHBand="1" w:evenHBand="0" w:firstRowFirstColumn="0" w:firstRowLastColumn="0" w:lastRowFirstColumn="0" w:lastRowLastColumn="0"/>
        </w:trPr>
        <w:tc>
          <w:tcPr>
            <w:tcW w:w="1260" w:type="dxa"/>
          </w:tcPr>
          <w:p w14:paraId="0B10C767" w14:textId="77777777" w:rsidR="00505E00" w:rsidRDefault="00505E00" w:rsidP="00151F97">
            <w:pPr>
              <w:pStyle w:val="TABLE-cell"/>
              <w:rPr>
                <w:lang w:bidi="he-IL"/>
              </w:rPr>
            </w:pPr>
            <w:r>
              <w:rPr>
                <w:lang w:bidi="he-IL"/>
              </w:rPr>
              <w:t>s</w:t>
            </w:r>
            <w:r w:rsidRPr="00553C8A">
              <w:rPr>
                <w:lang w:bidi="he-IL"/>
              </w:rPr>
              <w:t>ensor</w:t>
            </w:r>
          </w:p>
        </w:tc>
        <w:tc>
          <w:tcPr>
            <w:tcW w:w="1350" w:type="dxa"/>
          </w:tcPr>
          <w:p w14:paraId="1DBE7BE8" w14:textId="77777777" w:rsidR="00505E00" w:rsidRDefault="005D4032" w:rsidP="00151F97">
            <w:pPr>
              <w:pStyle w:val="TABLE-cell"/>
              <w:rPr>
                <w:lang w:bidi="he-IL"/>
              </w:rPr>
            </w:pPr>
            <w:r>
              <w:rPr>
                <w:lang w:bidi="he-IL"/>
              </w:rPr>
              <w:t>“</w:t>
            </w:r>
            <w:r w:rsidR="00505E00" w:rsidRPr="00553C8A">
              <w:rPr>
                <w:lang w:bidi="he-IL"/>
              </w:rPr>
              <w:t>oic.if.s</w:t>
            </w:r>
            <w:r>
              <w:rPr>
                <w:lang w:bidi="he-IL"/>
              </w:rPr>
              <w:t>”</w:t>
            </w:r>
          </w:p>
        </w:tc>
        <w:tc>
          <w:tcPr>
            <w:tcW w:w="1350" w:type="dxa"/>
          </w:tcPr>
          <w:p w14:paraId="2FA443AE" w14:textId="3D0B7D01" w:rsidR="00505E00" w:rsidRDefault="00505E00" w:rsidP="00151F97">
            <w:pPr>
              <w:pStyle w:val="TABLE-cell"/>
              <w:rPr>
                <w:lang w:bidi="he-IL"/>
              </w:rPr>
            </w:pPr>
            <w:r w:rsidRPr="00553C8A">
              <w:rPr>
                <w:lang w:bidi="he-IL"/>
              </w:rPr>
              <w:t>RETRIEVE</w:t>
            </w:r>
            <w:ins w:id="6652" w:author="Bardini, Richard A" w:date="2018-03-21T07:44:00Z">
              <w:r w:rsidR="002C44ED">
                <w:rPr>
                  <w:lang w:bidi="he-IL"/>
                </w:rPr>
                <w:t>, NOTIFY</w:t>
              </w:r>
            </w:ins>
          </w:p>
        </w:tc>
        <w:tc>
          <w:tcPr>
            <w:tcW w:w="5508" w:type="dxa"/>
          </w:tcPr>
          <w:p w14:paraId="4BC5403A" w14:textId="77777777" w:rsidR="00505E00" w:rsidRDefault="00505E00" w:rsidP="00151F97">
            <w:pPr>
              <w:pStyle w:val="TABLE-cell"/>
              <w:rPr>
                <w:lang w:bidi="he-IL"/>
              </w:rPr>
            </w:pPr>
            <w:r>
              <w:rPr>
                <w:lang w:bidi="he-IL"/>
              </w:rPr>
              <w:t>The sensor Interface is used to read the Properties of a sensor Resource.</w:t>
            </w:r>
          </w:p>
        </w:tc>
      </w:tr>
    </w:tbl>
    <w:p w14:paraId="05A07BA9" w14:textId="77777777" w:rsidR="00505E00" w:rsidRDefault="00505E00" w:rsidP="00E05DF6">
      <w:pPr>
        <w:pStyle w:val="PARAGRAPH"/>
      </w:pPr>
    </w:p>
    <w:p w14:paraId="78B4BD83" w14:textId="77777777" w:rsidR="00E05DF6" w:rsidRDefault="00E05DF6" w:rsidP="00F92D1D">
      <w:pPr>
        <w:pStyle w:val="Heading4"/>
      </w:pPr>
      <w:bookmarkStart w:id="6653" w:name="_Ref451270677"/>
      <w:r>
        <w:t>Baseline Interface</w:t>
      </w:r>
      <w:bookmarkEnd w:id="6653"/>
    </w:p>
    <w:p w14:paraId="48D7307E" w14:textId="77777777" w:rsidR="00E05DF6" w:rsidRPr="00E05DF6" w:rsidRDefault="00E05DF6" w:rsidP="00F92D1D">
      <w:pPr>
        <w:pStyle w:val="Heading5"/>
      </w:pPr>
      <w:r>
        <w:t>Overview</w:t>
      </w:r>
    </w:p>
    <w:p w14:paraId="026C2CD1" w14:textId="77777777" w:rsidR="00E05DF6" w:rsidRDefault="00E05DF6" w:rsidP="00E05DF6">
      <w:pPr>
        <w:pStyle w:val="PARAGRAPH"/>
        <w:rPr>
          <w:rFonts w:eastAsiaTheme="minorEastAsia"/>
          <w:lang w:eastAsia="ko-KR"/>
        </w:rPr>
      </w:pPr>
      <w:r>
        <w:rPr>
          <w:rFonts w:eastAsiaTheme="minorEastAsia"/>
          <w:lang w:eastAsia="ko-KR"/>
        </w:rPr>
        <w:t>The Representation that is visible using the “b</w:t>
      </w:r>
      <w:r w:rsidRPr="000D79BD">
        <w:rPr>
          <w:rFonts w:eastAsiaTheme="minorEastAsia"/>
          <w:lang w:eastAsia="ko-KR"/>
        </w:rPr>
        <w:t>aseline</w:t>
      </w:r>
      <w:r>
        <w:rPr>
          <w:rFonts w:eastAsiaTheme="minorEastAsia"/>
          <w:lang w:eastAsia="ko-KR"/>
        </w:rPr>
        <w:t>”</w:t>
      </w:r>
      <w:r w:rsidRPr="000D79BD">
        <w:rPr>
          <w:rFonts w:eastAsiaTheme="minorEastAsia"/>
          <w:lang w:eastAsia="ko-KR"/>
        </w:rPr>
        <w:t xml:space="preserve"> </w:t>
      </w:r>
      <w:r>
        <w:rPr>
          <w:rFonts w:eastAsiaTheme="minorEastAsia"/>
          <w:lang w:eastAsia="ko-KR"/>
        </w:rPr>
        <w:t>I</w:t>
      </w:r>
      <w:r w:rsidRPr="000D79BD">
        <w:rPr>
          <w:rFonts w:eastAsiaTheme="minorEastAsia"/>
          <w:lang w:eastAsia="ko-KR"/>
        </w:rPr>
        <w:t>nterface</w:t>
      </w:r>
      <w:r>
        <w:rPr>
          <w:rFonts w:eastAsiaTheme="minorEastAsia"/>
          <w:lang w:eastAsia="ko-KR"/>
        </w:rPr>
        <w:t xml:space="preserve"> includes all the Properties of the Resource including the Common Properties. The “baseline” Interface shall be defined for all Resource Types. All Resources shall support the “baseline” Interface.</w:t>
      </w:r>
    </w:p>
    <w:p w14:paraId="0AFFF5A4" w14:textId="77777777" w:rsidR="00E05DF6" w:rsidRDefault="00E05DF6" w:rsidP="00F92D1D">
      <w:pPr>
        <w:pStyle w:val="Heading5"/>
      </w:pPr>
      <w:r>
        <w:t>Use of RETRIEVE</w:t>
      </w:r>
    </w:p>
    <w:p w14:paraId="187F5266" w14:textId="77777777" w:rsidR="009D0DBD" w:rsidRPr="00F93C77" w:rsidRDefault="009D0DBD" w:rsidP="0042511C">
      <w:pPr>
        <w:pStyle w:val="PARAGRAPH"/>
        <w:rPr>
          <w:rFonts w:eastAsiaTheme="minorEastAsia"/>
          <w:lang w:eastAsia="ko-KR"/>
        </w:rPr>
      </w:pPr>
      <w:r w:rsidRPr="00F93C77">
        <w:rPr>
          <w:rFonts w:eastAsiaTheme="minorEastAsia"/>
          <w:lang w:eastAsia="ko-KR"/>
        </w:rPr>
        <w:t>The “baseline” Interface is used when a Client wants to retrieve all Properties of a Resource</w:t>
      </w:r>
      <w:r w:rsidR="002B2F05">
        <w:rPr>
          <w:rFonts w:eastAsiaTheme="minorEastAsia"/>
          <w:lang w:eastAsia="ko-KR"/>
        </w:rPr>
        <w:t>;</w:t>
      </w:r>
      <w:r w:rsidRPr="00F93C77">
        <w:rPr>
          <w:rFonts w:eastAsiaTheme="minorEastAsia"/>
          <w:lang w:eastAsia="ko-KR"/>
        </w:rPr>
        <w:t xml:space="preserve"> </w:t>
      </w:r>
      <w:r w:rsidR="002B2F05">
        <w:rPr>
          <w:rFonts w:eastAsiaTheme="minorEastAsia"/>
          <w:lang w:eastAsia="ko-KR"/>
        </w:rPr>
        <w:t xml:space="preserve">that is </w:t>
      </w:r>
      <w:r w:rsidRPr="00F93C77">
        <w:rPr>
          <w:rFonts w:eastAsiaTheme="minorEastAsia"/>
          <w:lang w:eastAsia="ko-KR"/>
        </w:rPr>
        <w:t xml:space="preserve">the Server shall respond with a </w:t>
      </w:r>
      <w:r w:rsidR="00A7068C">
        <w:rPr>
          <w:rFonts w:eastAsiaTheme="minorEastAsia"/>
          <w:lang w:eastAsia="ko-KR"/>
        </w:rPr>
        <w:t>Resource</w:t>
      </w:r>
      <w:r w:rsidR="00900DD6">
        <w:rPr>
          <w:rFonts w:eastAsiaTheme="minorEastAsia"/>
          <w:lang w:eastAsia="ko-KR"/>
        </w:rPr>
        <w:t xml:space="preserve"> </w:t>
      </w:r>
      <w:r w:rsidRPr="00F93C77">
        <w:rPr>
          <w:rFonts w:eastAsiaTheme="minorEastAsia"/>
          <w:lang w:eastAsia="ko-KR"/>
        </w:rPr>
        <w:t xml:space="preserve">representation </w:t>
      </w:r>
      <w:r w:rsidR="00900DD6">
        <w:rPr>
          <w:rFonts w:eastAsiaTheme="minorEastAsia"/>
          <w:lang w:eastAsia="ko-KR"/>
        </w:rPr>
        <w:t>that includes</w:t>
      </w:r>
      <w:r w:rsidRPr="00F93C77">
        <w:rPr>
          <w:rFonts w:eastAsiaTheme="minorEastAsia"/>
          <w:lang w:eastAsia="ko-KR"/>
        </w:rPr>
        <w:t xml:space="preserve"> all of the</w:t>
      </w:r>
      <w:r w:rsidR="00900DD6">
        <w:rPr>
          <w:rFonts w:eastAsiaTheme="minorEastAsia"/>
          <w:lang w:eastAsia="ko-KR"/>
        </w:rPr>
        <w:t xml:space="preserve"> implement</w:t>
      </w:r>
      <w:r w:rsidR="00A7068C">
        <w:rPr>
          <w:rFonts w:eastAsiaTheme="minorEastAsia"/>
          <w:lang w:eastAsia="ko-KR"/>
        </w:rPr>
        <w:t>ed</w:t>
      </w:r>
      <w:r w:rsidR="00900DD6">
        <w:rPr>
          <w:rFonts w:eastAsiaTheme="minorEastAsia"/>
          <w:lang w:eastAsia="ko-KR"/>
        </w:rPr>
        <w:t xml:space="preserve"> </w:t>
      </w:r>
      <w:r w:rsidRPr="00F93C77">
        <w:rPr>
          <w:rFonts w:eastAsiaTheme="minorEastAsia"/>
          <w:lang w:eastAsia="ko-KR"/>
        </w:rPr>
        <w:t>Properties of the</w:t>
      </w:r>
      <w:r w:rsidR="00900DD6">
        <w:rPr>
          <w:rFonts w:eastAsiaTheme="minorEastAsia"/>
          <w:lang w:eastAsia="ko-KR"/>
        </w:rPr>
        <w:t xml:space="preserve"> R</w:t>
      </w:r>
      <w:r w:rsidRPr="00F93C77">
        <w:rPr>
          <w:rFonts w:eastAsiaTheme="minorEastAsia"/>
          <w:lang w:eastAsia="ko-KR"/>
        </w:rPr>
        <w:t>esource</w:t>
      </w:r>
      <w:r w:rsidR="00900DD6">
        <w:rPr>
          <w:rFonts w:eastAsiaTheme="minorEastAsia"/>
          <w:lang w:eastAsia="ko-KR"/>
        </w:rPr>
        <w:t>.</w:t>
      </w:r>
      <w:r w:rsidRPr="00F93C77">
        <w:rPr>
          <w:rFonts w:eastAsiaTheme="minorEastAsia"/>
          <w:lang w:eastAsia="ko-KR"/>
        </w:rPr>
        <w:t xml:space="preserve"> When the Server is unable to send back the whole Resource representation, it shall reply with an error message. The Server shall not return a partial Resource representation. </w:t>
      </w:r>
    </w:p>
    <w:p w14:paraId="6788D7E7" w14:textId="77777777" w:rsidR="00E05DF6" w:rsidRDefault="00E05DF6" w:rsidP="00E05DF6">
      <w:pPr>
        <w:pStyle w:val="PARAGRAPH"/>
        <w:rPr>
          <w:rFonts w:eastAsiaTheme="minorEastAsia"/>
          <w:lang w:eastAsia="ko-KR"/>
        </w:rPr>
      </w:pPr>
      <w:r>
        <w:rPr>
          <w:rFonts w:eastAsiaTheme="minorEastAsia"/>
          <w:lang w:eastAsia="ko-KR"/>
        </w:rPr>
        <w:t>An example response to a RETRIEVE request using the baseline Interface is shown below:</w:t>
      </w:r>
    </w:p>
    <w:tbl>
      <w:tblPr>
        <w:tblStyle w:val="TableGrid"/>
        <w:tblW w:w="0" w:type="auto"/>
        <w:tblInd w:w="1908" w:type="dxa"/>
        <w:shd w:val="clear" w:color="auto" w:fill="F2F2F2" w:themeFill="background1" w:themeFillShade="F2"/>
        <w:tblLook w:val="04A0" w:firstRow="1" w:lastRow="0" w:firstColumn="1" w:lastColumn="0" w:noHBand="0" w:noVBand="1"/>
      </w:tblPr>
      <w:tblGrid>
        <w:gridCol w:w="5220"/>
      </w:tblGrid>
      <w:tr w:rsidR="00E05DF6" w14:paraId="1E83FA6D" w14:textId="77777777" w:rsidTr="003A545C">
        <w:trPr>
          <w:cantSplit/>
        </w:trPr>
        <w:tc>
          <w:tcPr>
            <w:tcW w:w="5220" w:type="dxa"/>
            <w:shd w:val="clear" w:color="auto" w:fill="F2F2F2" w:themeFill="background1" w:themeFillShade="F2"/>
          </w:tcPr>
          <w:p w14:paraId="07CFA71B" w14:textId="77777777" w:rsidR="00E05DF6" w:rsidRPr="000C7A37" w:rsidRDefault="00E05DF6" w:rsidP="003A545C">
            <w:pPr>
              <w:jc w:val="left"/>
              <w:rPr>
                <w:rFonts w:ascii="Courier New" w:hAnsi="Courier New" w:cs="Courier New"/>
              </w:rPr>
            </w:pPr>
            <w:r w:rsidRPr="000C7A37">
              <w:rPr>
                <w:rFonts w:ascii="Courier New" w:hAnsi="Courier New" w:cs="Courier New"/>
              </w:rPr>
              <w:t>{</w:t>
            </w:r>
          </w:p>
          <w:p w14:paraId="444A5B13" w14:textId="77777777" w:rsidR="00E05DF6" w:rsidRPr="000C7A37" w:rsidRDefault="00E05DF6" w:rsidP="003A545C">
            <w:pPr>
              <w:jc w:val="left"/>
              <w:rPr>
                <w:rFonts w:ascii="Courier New" w:hAnsi="Courier New" w:cs="Courier New"/>
              </w:rPr>
            </w:pPr>
            <w:r w:rsidRPr="000C7A37">
              <w:rPr>
                <w:rFonts w:ascii="Courier New" w:hAnsi="Courier New" w:cs="Courier New"/>
              </w:rPr>
              <w:t xml:space="preserve">"rt": </w:t>
            </w:r>
            <w:r w:rsidR="00741985">
              <w:rPr>
                <w:rFonts w:ascii="Courier New" w:hAnsi="Courier New" w:cs="Courier New"/>
              </w:rPr>
              <w:t>[</w:t>
            </w:r>
            <w:r w:rsidRPr="000C7A37">
              <w:rPr>
                <w:rFonts w:ascii="Courier New" w:hAnsi="Courier New" w:cs="Courier New"/>
              </w:rPr>
              <w:t>"oic.r.temperature"</w:t>
            </w:r>
            <w:r w:rsidR="00741985">
              <w:rPr>
                <w:rFonts w:ascii="Courier New" w:hAnsi="Courier New" w:cs="Courier New"/>
              </w:rPr>
              <w:t>]</w:t>
            </w:r>
            <w:r w:rsidRPr="000C7A37">
              <w:rPr>
                <w:rFonts w:ascii="Courier New" w:hAnsi="Courier New" w:cs="Courier New"/>
              </w:rPr>
              <w:t>,</w:t>
            </w:r>
          </w:p>
          <w:p w14:paraId="7394BE71" w14:textId="77777777" w:rsidR="00E05DF6" w:rsidRPr="000C7A37" w:rsidRDefault="00E05DF6" w:rsidP="003A545C">
            <w:pPr>
              <w:jc w:val="left"/>
              <w:rPr>
                <w:rFonts w:ascii="Courier New" w:hAnsi="Courier New" w:cs="Courier New"/>
              </w:rPr>
            </w:pPr>
            <w:r w:rsidRPr="000C7A37">
              <w:rPr>
                <w:rFonts w:ascii="Courier New" w:hAnsi="Courier New" w:cs="Courier New"/>
              </w:rPr>
              <w:t xml:space="preserve">"if": </w:t>
            </w:r>
            <w:r w:rsidR="00741985">
              <w:rPr>
                <w:rFonts w:ascii="Courier New" w:hAnsi="Courier New" w:cs="Courier New"/>
              </w:rPr>
              <w:t>[</w:t>
            </w:r>
            <w:r w:rsidRPr="000C7A37">
              <w:rPr>
                <w:rFonts w:ascii="Courier New" w:hAnsi="Courier New" w:cs="Courier New"/>
              </w:rPr>
              <w:t>"oic.if.a</w:t>
            </w:r>
            <w:r w:rsidR="009D0DBD">
              <w:rPr>
                <w:rFonts w:ascii="Courier New" w:hAnsi="Courier New" w:cs="Courier New"/>
              </w:rPr>
              <w:t>","</w:t>
            </w:r>
            <w:r w:rsidRPr="000C7A37">
              <w:rPr>
                <w:rFonts w:ascii="Courier New" w:hAnsi="Courier New" w:cs="Courier New"/>
              </w:rPr>
              <w:t>oic.if.baseline"</w:t>
            </w:r>
            <w:r w:rsidR="00741985">
              <w:rPr>
                <w:rFonts w:ascii="Courier New" w:hAnsi="Courier New" w:cs="Courier New"/>
              </w:rPr>
              <w:t>]</w:t>
            </w:r>
            <w:r w:rsidRPr="000C7A37">
              <w:rPr>
                <w:rFonts w:ascii="Courier New" w:hAnsi="Courier New" w:cs="Courier New"/>
              </w:rPr>
              <w:t>,</w:t>
            </w:r>
          </w:p>
          <w:p w14:paraId="2C5AED63" w14:textId="77777777" w:rsidR="00E05DF6" w:rsidRPr="000C7A37" w:rsidRDefault="00E05DF6" w:rsidP="003A545C">
            <w:pPr>
              <w:jc w:val="left"/>
              <w:rPr>
                <w:rFonts w:ascii="Courier New" w:hAnsi="Courier New" w:cs="Courier New"/>
              </w:rPr>
            </w:pPr>
            <w:r w:rsidRPr="000C7A37">
              <w:rPr>
                <w:rFonts w:ascii="Courier New" w:hAnsi="Courier New" w:cs="Courier New"/>
              </w:rPr>
              <w:t>"temperature": 20,</w:t>
            </w:r>
          </w:p>
          <w:p w14:paraId="3751BE04" w14:textId="77777777" w:rsidR="00E05DF6" w:rsidRPr="000C7A37" w:rsidRDefault="00E05DF6" w:rsidP="003A545C">
            <w:pPr>
              <w:jc w:val="left"/>
              <w:rPr>
                <w:rFonts w:ascii="Courier New" w:hAnsi="Courier New" w:cs="Courier New"/>
              </w:rPr>
            </w:pPr>
            <w:r w:rsidRPr="000C7A37">
              <w:rPr>
                <w:rFonts w:ascii="Courier New" w:hAnsi="Courier New" w:cs="Courier New"/>
              </w:rPr>
              <w:t>"units": "C",</w:t>
            </w:r>
          </w:p>
          <w:p w14:paraId="55F36B21" w14:textId="77777777" w:rsidR="00E05DF6" w:rsidRPr="000C7A37" w:rsidRDefault="00E05DF6" w:rsidP="003A545C">
            <w:pPr>
              <w:jc w:val="left"/>
              <w:rPr>
                <w:rFonts w:ascii="Courier New" w:hAnsi="Courier New" w:cs="Courier New"/>
              </w:rPr>
            </w:pPr>
            <w:r w:rsidRPr="000C7A37">
              <w:rPr>
                <w:rFonts w:ascii="Courier New" w:hAnsi="Courier New" w:cs="Courier New"/>
              </w:rPr>
              <w:t xml:space="preserve">"range": </w:t>
            </w:r>
            <w:r w:rsidR="009D0DBD">
              <w:rPr>
                <w:rFonts w:ascii="Courier New" w:hAnsi="Courier New" w:cs="Courier New"/>
              </w:rPr>
              <w:t>[</w:t>
            </w:r>
            <w:r w:rsidRPr="000C7A37">
              <w:rPr>
                <w:rFonts w:ascii="Courier New" w:hAnsi="Courier New" w:cs="Courier New"/>
              </w:rPr>
              <w:t>0,100</w:t>
            </w:r>
            <w:r w:rsidR="009D0DBD">
              <w:rPr>
                <w:rFonts w:ascii="Courier New" w:hAnsi="Courier New" w:cs="Courier New"/>
              </w:rPr>
              <w:t>]</w:t>
            </w:r>
          </w:p>
          <w:p w14:paraId="7661BC5C" w14:textId="77777777" w:rsidR="00E05DF6" w:rsidRPr="00346B20" w:rsidRDefault="00E05DF6" w:rsidP="003A545C">
            <w:pPr>
              <w:jc w:val="left"/>
              <w:rPr>
                <w:i/>
              </w:rPr>
            </w:pPr>
            <w:r w:rsidRPr="000C7A37">
              <w:rPr>
                <w:rFonts w:ascii="Courier New" w:hAnsi="Courier New" w:cs="Courier New"/>
              </w:rPr>
              <w:t>}</w:t>
            </w:r>
          </w:p>
        </w:tc>
      </w:tr>
    </w:tbl>
    <w:p w14:paraId="482AFBBE" w14:textId="77777777" w:rsidR="00E05DF6" w:rsidRDefault="00E05DF6" w:rsidP="00E05DF6">
      <w:pPr>
        <w:pStyle w:val="PARAGRAPH"/>
      </w:pPr>
    </w:p>
    <w:p w14:paraId="34088130" w14:textId="77777777" w:rsidR="00E05DF6" w:rsidRDefault="00E05DF6" w:rsidP="00F92D1D">
      <w:pPr>
        <w:pStyle w:val="Heading5"/>
      </w:pPr>
      <w:r>
        <w:t>Use of UPDATE</w:t>
      </w:r>
    </w:p>
    <w:p w14:paraId="4550EE1F" w14:textId="77777777" w:rsidR="00E05DF6" w:rsidRPr="005418A5" w:rsidRDefault="00E05DF6" w:rsidP="00E05DF6">
      <w:pPr>
        <w:pStyle w:val="PARAGRAPH"/>
        <w:rPr>
          <w:rFonts w:eastAsiaTheme="minorEastAsia"/>
          <w:lang w:eastAsia="ko-KR"/>
        </w:rPr>
      </w:pPr>
      <w:r>
        <w:rPr>
          <w:rFonts w:eastAsiaTheme="minorEastAsia"/>
          <w:lang w:eastAsia="ko-KR"/>
        </w:rPr>
        <w:t>Using the baseline Interface, all</w:t>
      </w:r>
      <w:r w:rsidRPr="000D79BD">
        <w:rPr>
          <w:rFonts w:eastAsiaTheme="minorEastAsia"/>
          <w:lang w:eastAsia="ko-KR"/>
        </w:rPr>
        <w:t xml:space="preserve"> </w:t>
      </w:r>
      <w:r>
        <w:rPr>
          <w:rFonts w:eastAsiaTheme="minorEastAsia"/>
          <w:lang w:eastAsia="ko-KR"/>
        </w:rPr>
        <w:t>P</w:t>
      </w:r>
      <w:r w:rsidRPr="000D79BD">
        <w:rPr>
          <w:rFonts w:eastAsiaTheme="minorEastAsia"/>
          <w:lang w:eastAsia="ko-KR"/>
        </w:rPr>
        <w:t xml:space="preserve">roperties of a </w:t>
      </w:r>
      <w:r>
        <w:rPr>
          <w:rFonts w:eastAsiaTheme="minorEastAsia"/>
          <w:lang w:eastAsia="ko-KR"/>
        </w:rPr>
        <w:t>R</w:t>
      </w:r>
      <w:r w:rsidRPr="000D79BD">
        <w:rPr>
          <w:rFonts w:eastAsiaTheme="minorEastAsia"/>
          <w:lang w:eastAsia="ko-KR"/>
        </w:rPr>
        <w:t xml:space="preserve">esource </w:t>
      </w:r>
      <w:r w:rsidR="00DE1C79" w:rsidRPr="00DE1C79">
        <w:rPr>
          <w:rFonts w:eastAsiaTheme="minorEastAsia"/>
          <w:lang w:eastAsia="ko-KR"/>
        </w:rPr>
        <w:t xml:space="preserve">with the exception of Common Properties </w:t>
      </w:r>
      <w:r w:rsidRPr="000D79BD">
        <w:rPr>
          <w:rFonts w:eastAsiaTheme="minorEastAsia"/>
          <w:lang w:eastAsia="ko-KR"/>
        </w:rPr>
        <w:t xml:space="preserve">may be modified using </w:t>
      </w:r>
      <w:r>
        <w:rPr>
          <w:rFonts w:eastAsiaTheme="minorEastAsia"/>
          <w:lang w:eastAsia="ko-KR"/>
        </w:rPr>
        <w:t>an</w:t>
      </w:r>
      <w:r w:rsidRPr="000D79BD">
        <w:rPr>
          <w:rFonts w:eastAsiaTheme="minorEastAsia"/>
          <w:lang w:eastAsia="ko-KR"/>
        </w:rPr>
        <w:t xml:space="preserve"> UPDATE </w:t>
      </w:r>
      <w:r>
        <w:rPr>
          <w:rFonts w:eastAsiaTheme="minorEastAsia"/>
          <w:lang w:eastAsia="ko-KR"/>
        </w:rPr>
        <w:t>request with a</w:t>
      </w:r>
      <w:r w:rsidRPr="000D79BD">
        <w:rPr>
          <w:rFonts w:eastAsiaTheme="minorEastAsia"/>
          <w:lang w:eastAsia="ko-KR"/>
        </w:rPr>
        <w:t xml:space="preserve"> list of </w:t>
      </w:r>
      <w:r>
        <w:rPr>
          <w:rFonts w:eastAsiaTheme="minorEastAsia"/>
          <w:lang w:eastAsia="ko-KR"/>
        </w:rPr>
        <w:t>P</w:t>
      </w:r>
      <w:r w:rsidRPr="000D79BD">
        <w:rPr>
          <w:rFonts w:eastAsiaTheme="minorEastAsia"/>
          <w:lang w:eastAsia="ko-KR"/>
        </w:rPr>
        <w:t xml:space="preserve">roperties and their </w:t>
      </w:r>
      <w:r>
        <w:rPr>
          <w:rFonts w:eastAsiaTheme="minorEastAsia"/>
          <w:lang w:eastAsia="ko-KR"/>
        </w:rPr>
        <w:t>desired</w:t>
      </w:r>
      <w:r w:rsidRPr="000D79BD">
        <w:rPr>
          <w:rFonts w:eastAsiaTheme="minorEastAsia"/>
          <w:lang w:eastAsia="ko-KR"/>
        </w:rPr>
        <w:t xml:space="preserve"> values</w:t>
      </w:r>
      <w:r w:rsidR="00DE1C79">
        <w:rPr>
          <w:rFonts w:eastAsiaTheme="minorEastAsia"/>
          <w:lang w:eastAsia="ko-KR"/>
        </w:rPr>
        <w:t xml:space="preserve"> </w:t>
      </w:r>
      <w:r w:rsidR="00DE1C79" w:rsidRPr="00DE1C79">
        <w:rPr>
          <w:rFonts w:eastAsiaTheme="minorEastAsia"/>
          <w:lang w:eastAsia="ko-KR"/>
        </w:rPr>
        <w:t>if a Resource Type has an associated schema for UPDATE using baseline</w:t>
      </w:r>
      <w:r w:rsidRPr="000D79BD">
        <w:rPr>
          <w:rFonts w:eastAsiaTheme="minorEastAsia"/>
          <w:lang w:eastAsia="ko-KR"/>
        </w:rPr>
        <w:t>.</w:t>
      </w:r>
      <w:r w:rsidR="002E62E5">
        <w:rPr>
          <w:rFonts w:eastAsiaTheme="minorEastAsia"/>
          <w:lang w:eastAsia="ko-KR"/>
        </w:rPr>
        <w:t xml:space="preserve"> </w:t>
      </w:r>
      <w:r w:rsidR="002E62E5" w:rsidRPr="002E62E5">
        <w:rPr>
          <w:rFonts w:eastAsiaTheme="minorEastAsia"/>
          <w:lang w:eastAsia="ko-KR"/>
        </w:rPr>
        <w:t xml:space="preserve">If the </w:t>
      </w:r>
      <w:r w:rsidR="002E62E5">
        <w:rPr>
          <w:rFonts w:eastAsiaTheme="minorEastAsia"/>
          <w:lang w:eastAsia="ko-KR"/>
        </w:rPr>
        <w:t>I</w:t>
      </w:r>
      <w:r w:rsidR="002E62E5" w:rsidRPr="002E62E5">
        <w:rPr>
          <w:rFonts w:eastAsiaTheme="minorEastAsia"/>
          <w:lang w:eastAsia="ko-KR"/>
        </w:rPr>
        <w:t xml:space="preserve">nterfaces exposed by a Resource in addition to </w:t>
      </w:r>
      <w:r w:rsidR="002E62E5">
        <w:rPr>
          <w:rFonts w:eastAsiaTheme="minorEastAsia"/>
          <w:lang w:eastAsia="ko-KR"/>
        </w:rPr>
        <w:t xml:space="preserve">the </w:t>
      </w:r>
      <w:r w:rsidR="002E62E5" w:rsidRPr="002E62E5">
        <w:rPr>
          <w:rFonts w:eastAsiaTheme="minorEastAsia"/>
          <w:lang w:eastAsia="ko-KR"/>
        </w:rPr>
        <w:t xml:space="preserve">baseline </w:t>
      </w:r>
      <w:r w:rsidR="002E62E5">
        <w:rPr>
          <w:rFonts w:eastAsiaTheme="minorEastAsia"/>
          <w:lang w:eastAsia="ko-KR"/>
        </w:rPr>
        <w:t xml:space="preserve">Interface </w:t>
      </w:r>
      <w:r w:rsidR="002E62E5" w:rsidRPr="002E62E5">
        <w:rPr>
          <w:rFonts w:eastAsiaTheme="minorEastAsia"/>
          <w:lang w:eastAsia="ko-KR"/>
        </w:rPr>
        <w:t xml:space="preserve">do not support the UPDATE semantic then UPDATE using </w:t>
      </w:r>
      <w:r w:rsidR="002E62E5">
        <w:rPr>
          <w:rFonts w:eastAsiaTheme="minorEastAsia"/>
          <w:lang w:eastAsia="ko-KR"/>
        </w:rPr>
        <w:t>the b</w:t>
      </w:r>
      <w:r w:rsidR="002E62E5" w:rsidRPr="002E62E5">
        <w:rPr>
          <w:rFonts w:eastAsiaTheme="minorEastAsia"/>
          <w:lang w:eastAsia="ko-KR"/>
        </w:rPr>
        <w:t xml:space="preserve">aseline </w:t>
      </w:r>
      <w:r w:rsidR="002E62E5">
        <w:rPr>
          <w:rFonts w:eastAsiaTheme="minorEastAsia"/>
          <w:lang w:eastAsia="ko-KR"/>
        </w:rPr>
        <w:t xml:space="preserve">Interface </w:t>
      </w:r>
      <w:r w:rsidR="002E62E5" w:rsidRPr="002E62E5">
        <w:rPr>
          <w:rFonts w:eastAsiaTheme="minorEastAsia"/>
          <w:lang w:eastAsia="ko-KR"/>
        </w:rPr>
        <w:t>is also not supported.</w:t>
      </w:r>
    </w:p>
    <w:p w14:paraId="4CCBF360" w14:textId="77777777" w:rsidR="00E05DF6" w:rsidRDefault="00E05DF6" w:rsidP="00F92D1D">
      <w:pPr>
        <w:pStyle w:val="Heading4"/>
      </w:pPr>
      <w:r>
        <w:t>Link List Interface</w:t>
      </w:r>
    </w:p>
    <w:p w14:paraId="47449B17" w14:textId="77777777" w:rsidR="00E05DF6" w:rsidRDefault="00E05DF6" w:rsidP="00F92D1D">
      <w:pPr>
        <w:pStyle w:val="Heading5"/>
      </w:pPr>
      <w:r>
        <w:t>Overview</w:t>
      </w:r>
    </w:p>
    <w:p w14:paraId="2DFEACCE" w14:textId="1868A133" w:rsidR="00E05DF6" w:rsidRDefault="00E05DF6" w:rsidP="00E05DF6">
      <w:pPr>
        <w:pStyle w:val="PARAGRAPH"/>
        <w:rPr>
          <w:lang w:bidi="he-IL"/>
        </w:rPr>
      </w:pPr>
      <w:r>
        <w:rPr>
          <w:lang w:bidi="he-IL"/>
        </w:rPr>
        <w:t xml:space="preserve">The links list Interface provides a view into the list of Links in a Collection (Resource). The Representation visible through this Interface has only the Links </w:t>
      </w:r>
      <w:commentRangeStart w:id="6654"/>
      <w:ins w:id="6655" w:author="Bardini, Richard A" w:date="2018-03-19T05:48:00Z">
        <w:r w:rsidR="00332283">
          <w:rPr>
            <w:lang w:bidi="he-IL"/>
          </w:rPr>
          <w:t xml:space="preserve">exposed as </w:t>
        </w:r>
        <w:proofErr w:type="gramStart"/>
        <w:r w:rsidR="00332283">
          <w:rPr>
            <w:lang w:bidi="he-IL"/>
          </w:rPr>
          <w:t>Property(</w:t>
        </w:r>
        <w:proofErr w:type="gramEnd"/>
        <w:r w:rsidR="00332283">
          <w:rPr>
            <w:lang w:bidi="he-IL"/>
          </w:rPr>
          <w:t>-ies) that is(are) an array (or arrays) of Links by the Resource</w:t>
        </w:r>
      </w:ins>
      <w:del w:id="6656" w:author="Bardini, Richard A" w:date="2018-03-19T05:48:00Z">
        <w:r w:rsidDel="00332283">
          <w:rPr>
            <w:lang w:bidi="he-IL"/>
          </w:rPr>
          <w:delText>defined in the Property Value of the “links” Property</w:delText>
        </w:r>
      </w:del>
      <w:commentRangeEnd w:id="6654"/>
      <w:r w:rsidR="00332283">
        <w:rPr>
          <w:rStyle w:val="CommentReference"/>
          <w:lang w:val="en-US"/>
        </w:rPr>
        <w:commentReference w:id="6654"/>
      </w:r>
      <w:r>
        <w:rPr>
          <w:lang w:bidi="he-IL"/>
        </w:rPr>
        <w:t xml:space="preserve"> – so this Interface is used to manipulate or interact with the list of Links in a Collection. The </w:t>
      </w:r>
      <w:r w:rsidR="00154A08">
        <w:rPr>
          <w:lang w:bidi="he-IL"/>
        </w:rPr>
        <w:t>L</w:t>
      </w:r>
      <w:r>
        <w:rPr>
          <w:lang w:bidi="he-IL"/>
        </w:rPr>
        <w:t>inks list may be RETRIEVEd using this Interface.</w:t>
      </w:r>
    </w:p>
    <w:p w14:paraId="1E382072" w14:textId="77777777" w:rsidR="00E05DF6" w:rsidRPr="000D79BD" w:rsidRDefault="00E05DF6" w:rsidP="00E05DF6">
      <w:pPr>
        <w:pStyle w:val="PARAGRAPH"/>
        <w:rPr>
          <w:rFonts w:eastAsiaTheme="minorEastAsia"/>
          <w:lang w:eastAsia="ko-KR"/>
        </w:rPr>
      </w:pPr>
      <w:r w:rsidRPr="000D79BD">
        <w:rPr>
          <w:rFonts w:eastAsiaTheme="minorEastAsia"/>
          <w:lang w:eastAsia="ko-KR"/>
        </w:rPr>
        <w:t xml:space="preserve">The </w:t>
      </w:r>
      <w:r>
        <w:rPr>
          <w:rFonts w:eastAsiaTheme="minorEastAsia"/>
          <w:lang w:eastAsia="ko-KR"/>
        </w:rPr>
        <w:t>Interface definition and semantics</w:t>
      </w:r>
      <w:r w:rsidRPr="000D79BD">
        <w:rPr>
          <w:rFonts w:eastAsiaTheme="minorEastAsia"/>
          <w:lang w:eastAsia="ko-KR"/>
        </w:rPr>
        <w:t xml:space="preserve"> </w:t>
      </w:r>
      <w:r>
        <w:rPr>
          <w:rFonts w:eastAsiaTheme="minorEastAsia"/>
          <w:lang w:eastAsia="ko-KR"/>
        </w:rPr>
        <w:t xml:space="preserve">are given </w:t>
      </w:r>
      <w:r w:rsidR="00154A08">
        <w:rPr>
          <w:rFonts w:eastAsiaTheme="minorEastAsia"/>
          <w:lang w:eastAsia="ko-KR"/>
        </w:rPr>
        <w:t>as follows</w:t>
      </w:r>
      <w:r>
        <w:rPr>
          <w:rFonts w:eastAsiaTheme="minorEastAsia"/>
          <w:lang w:eastAsia="ko-KR"/>
        </w:rPr>
        <w:t>:</w:t>
      </w:r>
    </w:p>
    <w:p w14:paraId="6A41856F" w14:textId="77777777" w:rsidR="00E05DF6" w:rsidRDefault="00E05DF6" w:rsidP="005418A5">
      <w:pPr>
        <w:pStyle w:val="ListBullet"/>
        <w:rPr>
          <w:rFonts w:eastAsiaTheme="minorEastAsia"/>
          <w:lang w:eastAsia="ko-KR"/>
        </w:rPr>
      </w:pPr>
      <w:r>
        <w:rPr>
          <w:rFonts w:eastAsiaTheme="minorEastAsia"/>
          <w:lang w:eastAsia="ko-KR"/>
        </w:rPr>
        <w:t>The links list Interface name shall be “oic.if.ll”</w:t>
      </w:r>
      <w:r w:rsidR="00510BCB">
        <w:rPr>
          <w:rFonts w:eastAsiaTheme="minorEastAsia"/>
          <w:lang w:eastAsia="ko-KR"/>
        </w:rPr>
        <w:t>.</w:t>
      </w:r>
    </w:p>
    <w:p w14:paraId="6EA8F339" w14:textId="1361C6E7" w:rsidR="00E05DF6" w:rsidRPr="000D79BD" w:rsidDel="00332283" w:rsidRDefault="00E05DF6" w:rsidP="005418A5">
      <w:pPr>
        <w:pStyle w:val="ListBullet"/>
        <w:rPr>
          <w:del w:id="6657" w:author="Bardini, Richard A" w:date="2018-03-19T05:50:00Z"/>
          <w:rFonts w:eastAsiaTheme="minorEastAsia"/>
          <w:lang w:eastAsia="ko-KR"/>
        </w:rPr>
      </w:pPr>
      <w:commentRangeStart w:id="6658"/>
      <w:del w:id="6659" w:author="Bardini, Richard A" w:date="2018-03-19T05:50:00Z">
        <w:r w:rsidDel="00332283">
          <w:rPr>
            <w:rFonts w:eastAsiaTheme="minorEastAsia"/>
            <w:lang w:eastAsia="ko-KR"/>
          </w:rPr>
          <w:delText>If specified in a request (usually in the request header), t</w:delText>
        </w:r>
        <w:r w:rsidRPr="000D79BD" w:rsidDel="00332283">
          <w:rPr>
            <w:rFonts w:eastAsiaTheme="minorEastAsia"/>
            <w:lang w:eastAsia="ko-KR"/>
          </w:rPr>
          <w:delText xml:space="preserve">he serialization </w:delText>
        </w:r>
        <w:r w:rsidDel="00332283">
          <w:rPr>
            <w:rFonts w:eastAsiaTheme="minorEastAsia"/>
            <w:lang w:eastAsia="ko-KR"/>
          </w:rPr>
          <w:delText xml:space="preserve">in the response </w:delText>
        </w:r>
        <w:r w:rsidRPr="000D79BD" w:rsidDel="00332283">
          <w:rPr>
            <w:rFonts w:eastAsiaTheme="minorEastAsia"/>
            <w:lang w:eastAsia="ko-KR"/>
          </w:rPr>
          <w:delText xml:space="preserve">shall be in the format </w:delText>
        </w:r>
        <w:r w:rsidDel="00332283">
          <w:rPr>
            <w:rFonts w:eastAsiaTheme="minorEastAsia"/>
            <w:lang w:eastAsia="ko-KR"/>
          </w:rPr>
          <w:delText>expected</w:delText>
        </w:r>
        <w:r w:rsidRPr="000D79BD" w:rsidDel="00332283">
          <w:rPr>
            <w:rFonts w:eastAsiaTheme="minorEastAsia"/>
            <w:lang w:eastAsia="ko-KR"/>
          </w:rPr>
          <w:delText xml:space="preserve"> in the request</w:delText>
        </w:r>
        <w:r w:rsidR="00510BCB" w:rsidDel="00332283">
          <w:rPr>
            <w:rFonts w:eastAsiaTheme="minorEastAsia"/>
            <w:lang w:eastAsia="ko-KR"/>
          </w:rPr>
          <w:delText>.</w:delText>
        </w:r>
      </w:del>
      <w:commentRangeEnd w:id="6658"/>
      <w:r w:rsidR="00332283">
        <w:rPr>
          <w:rStyle w:val="CommentReference"/>
        </w:rPr>
        <w:commentReference w:id="6658"/>
      </w:r>
    </w:p>
    <w:p w14:paraId="6287D43B" w14:textId="77777777" w:rsidR="00E05DF6" w:rsidRPr="000D79BD" w:rsidRDefault="00E05DF6" w:rsidP="005418A5">
      <w:pPr>
        <w:pStyle w:val="ListBullet"/>
        <w:rPr>
          <w:rFonts w:eastAsiaTheme="minorEastAsia"/>
          <w:lang w:eastAsia="ko-KR"/>
        </w:rPr>
      </w:pPr>
      <w:r w:rsidRPr="000D79BD">
        <w:rPr>
          <w:rFonts w:eastAsiaTheme="minorEastAsia"/>
          <w:lang w:eastAsia="ko-KR"/>
        </w:rPr>
        <w:lastRenderedPageBreak/>
        <w:t xml:space="preserve">In response to a RETRIEVE request on </w:t>
      </w:r>
      <w:r w:rsidR="00154A08">
        <w:rPr>
          <w:rFonts w:eastAsiaTheme="minorEastAsia"/>
          <w:lang w:eastAsia="ko-KR"/>
        </w:rPr>
        <w:t>the “links list”</w:t>
      </w:r>
      <w:r>
        <w:rPr>
          <w:rFonts w:eastAsiaTheme="minorEastAsia"/>
          <w:lang w:eastAsia="ko-KR"/>
        </w:rPr>
        <w:t xml:space="preserve"> I</w:t>
      </w:r>
      <w:r w:rsidRPr="000D79BD">
        <w:rPr>
          <w:rFonts w:eastAsiaTheme="minorEastAsia"/>
          <w:lang w:eastAsia="ko-KR"/>
        </w:rPr>
        <w:t>nterface, the URIs of the referenced Resources shall be re</w:t>
      </w:r>
      <w:r>
        <w:rPr>
          <w:rFonts w:eastAsiaTheme="minorEastAsia"/>
          <w:lang w:eastAsia="ko-KR"/>
        </w:rPr>
        <w:t xml:space="preserve">turned as </w:t>
      </w:r>
      <w:r w:rsidR="00510BCB">
        <w:rPr>
          <w:rFonts w:eastAsiaTheme="minorEastAsia"/>
          <w:lang w:eastAsia="ko-KR"/>
        </w:rPr>
        <w:t>a URI reference.</w:t>
      </w:r>
    </w:p>
    <w:p w14:paraId="0FE5C576" w14:textId="77777777" w:rsidR="00E05DF6" w:rsidRDefault="00E05DF6" w:rsidP="005418A5">
      <w:pPr>
        <w:pStyle w:val="ListBullet"/>
        <w:rPr>
          <w:rFonts w:eastAsiaTheme="minorEastAsia"/>
          <w:lang w:eastAsia="ko-KR"/>
        </w:rPr>
      </w:pPr>
      <w:r w:rsidRPr="000D79BD">
        <w:rPr>
          <w:rFonts w:eastAsiaTheme="minorEastAsia"/>
          <w:lang w:eastAsia="ko-KR"/>
        </w:rPr>
        <w:t>If ther</w:t>
      </w:r>
      <w:r>
        <w:rPr>
          <w:rFonts w:eastAsiaTheme="minorEastAsia"/>
          <w:lang w:eastAsia="ko-KR"/>
        </w:rPr>
        <w:t>e are no links present in a</w:t>
      </w:r>
      <w:r w:rsidRPr="000D79BD">
        <w:rPr>
          <w:rFonts w:eastAsiaTheme="minorEastAsia"/>
          <w:lang w:eastAsia="ko-KR"/>
        </w:rPr>
        <w:t xml:space="preserve"> Resource</w:t>
      </w:r>
      <w:r>
        <w:rPr>
          <w:rFonts w:eastAsiaTheme="minorEastAsia"/>
          <w:lang w:eastAsia="ko-KR"/>
        </w:rPr>
        <w:t>,</w:t>
      </w:r>
      <w:r w:rsidRPr="000D79BD">
        <w:rPr>
          <w:rFonts w:eastAsiaTheme="minorEastAsia"/>
          <w:lang w:eastAsia="ko-KR"/>
        </w:rPr>
        <w:t xml:space="preserve"> then an empty list shall be returned.</w:t>
      </w:r>
    </w:p>
    <w:p w14:paraId="7CD4F42A" w14:textId="36D18113" w:rsidR="00E05DF6" w:rsidRDefault="00E05DF6" w:rsidP="00234AA1">
      <w:pPr>
        <w:pStyle w:val="ListBullet"/>
        <w:rPr>
          <w:rFonts w:eastAsiaTheme="minorEastAsia"/>
          <w:lang w:eastAsia="ko-KR"/>
        </w:rPr>
      </w:pPr>
      <w:r>
        <w:rPr>
          <w:rFonts w:eastAsiaTheme="minorEastAsia"/>
          <w:lang w:eastAsia="ko-KR"/>
        </w:rPr>
        <w:t xml:space="preserve">The Representation determined by this Interface </w:t>
      </w:r>
      <w:r w:rsidR="00234AA1" w:rsidRPr="00234AA1">
        <w:rPr>
          <w:rFonts w:eastAsiaTheme="minorEastAsia"/>
          <w:lang w:eastAsia="ko-KR"/>
        </w:rPr>
        <w:t>depends on the requesting Client. For a Client that includes an OCF-</w:t>
      </w:r>
      <w:r w:rsidR="008E38EE">
        <w:rPr>
          <w:rFonts w:eastAsiaTheme="minorEastAsia"/>
          <w:lang w:eastAsia="ko-KR"/>
        </w:rPr>
        <w:t>Accept-</w:t>
      </w:r>
      <w:r w:rsidR="00234AA1" w:rsidRPr="00234AA1">
        <w:rPr>
          <w:rFonts w:eastAsiaTheme="minorEastAsia"/>
          <w:lang w:eastAsia="ko-KR"/>
        </w:rPr>
        <w:t>Content-Forma</w:t>
      </w:r>
      <w:r w:rsidR="009D37A8">
        <w:rPr>
          <w:rFonts w:eastAsiaTheme="minorEastAsia"/>
          <w:lang w:eastAsia="ko-KR"/>
        </w:rPr>
        <w:t>t-Version option as defined in s</w:t>
      </w:r>
      <w:r w:rsidR="00234AA1" w:rsidRPr="00234AA1">
        <w:rPr>
          <w:rFonts w:eastAsiaTheme="minorEastAsia"/>
          <w:lang w:eastAsia="ko-KR"/>
        </w:rPr>
        <w:t xml:space="preserve">ection </w:t>
      </w:r>
      <w:r w:rsidR="00234AA1">
        <w:rPr>
          <w:rFonts w:eastAsiaTheme="minorEastAsia"/>
          <w:lang w:eastAsia="ko-KR"/>
        </w:rPr>
        <w:fldChar w:fldCharType="begin"/>
      </w:r>
      <w:r w:rsidR="00234AA1">
        <w:rPr>
          <w:rFonts w:eastAsiaTheme="minorEastAsia"/>
          <w:lang w:eastAsia="ko-KR"/>
        </w:rPr>
        <w:instrText xml:space="preserve"> REF _Ref490122993 \n \h </w:instrText>
      </w:r>
      <w:r w:rsidR="00234AA1">
        <w:rPr>
          <w:rFonts w:eastAsiaTheme="minorEastAsia"/>
          <w:lang w:eastAsia="ko-KR"/>
        </w:rPr>
      </w:r>
      <w:r w:rsidR="00234AA1">
        <w:rPr>
          <w:rFonts w:eastAsiaTheme="minorEastAsia"/>
          <w:lang w:eastAsia="ko-KR"/>
        </w:rPr>
        <w:fldChar w:fldCharType="separate"/>
      </w:r>
      <w:r w:rsidR="00370B4E">
        <w:rPr>
          <w:rFonts w:eastAsiaTheme="minorEastAsia"/>
          <w:lang w:eastAsia="ko-KR"/>
        </w:rPr>
        <w:t>12.2.5</w:t>
      </w:r>
      <w:r w:rsidR="00234AA1">
        <w:rPr>
          <w:rFonts w:eastAsiaTheme="minorEastAsia"/>
          <w:lang w:eastAsia="ko-KR"/>
        </w:rPr>
        <w:fldChar w:fldCharType="end"/>
      </w:r>
      <w:r w:rsidR="00234AA1" w:rsidRPr="00234AA1">
        <w:rPr>
          <w:rFonts w:eastAsiaTheme="minorEastAsia"/>
          <w:lang w:eastAsia="ko-KR"/>
        </w:rPr>
        <w:t xml:space="preserve">  in the request the response </w:t>
      </w:r>
      <w:r>
        <w:rPr>
          <w:rFonts w:eastAsiaTheme="minorEastAsia"/>
          <w:lang w:eastAsia="ko-KR"/>
        </w:rPr>
        <w:t>only includes the Propert</w:t>
      </w:r>
      <w:r w:rsidR="00510BCB">
        <w:rPr>
          <w:rFonts w:eastAsiaTheme="minorEastAsia"/>
          <w:lang w:eastAsia="ko-KR"/>
        </w:rPr>
        <w:t xml:space="preserve">y </w:t>
      </w:r>
      <w:commentRangeStart w:id="6660"/>
      <w:ins w:id="6661" w:author="Bardini, Richard A" w:date="2018-03-19T05:51:00Z">
        <w:r w:rsidR="001726CF">
          <w:rPr>
            <w:lang w:eastAsia="ko-KR"/>
          </w:rPr>
          <w:t>value(s) of the Property(-ies) that are arrays of Links</w:t>
        </w:r>
      </w:ins>
      <w:del w:id="6662" w:author="Bardini, Richard A" w:date="2018-03-19T05:51:00Z">
        <w:r w:rsidR="00510BCB" w:rsidDel="001726CF">
          <w:rPr>
            <w:rFonts w:eastAsiaTheme="minorEastAsia"/>
            <w:lang w:eastAsia="ko-KR"/>
          </w:rPr>
          <w:delText>Value of the “links” Property</w:delText>
        </w:r>
      </w:del>
      <w:commentRangeEnd w:id="6660"/>
      <w:r w:rsidR="001726CF">
        <w:rPr>
          <w:rStyle w:val="CommentReference"/>
        </w:rPr>
        <w:commentReference w:id="6660"/>
      </w:r>
      <w:r w:rsidR="00234AA1">
        <w:rPr>
          <w:rFonts w:eastAsiaTheme="minorEastAsia"/>
          <w:lang w:eastAsia="ko-KR"/>
        </w:rPr>
        <w:t>,</w:t>
      </w:r>
      <w:r w:rsidR="00784873">
        <w:rPr>
          <w:rFonts w:eastAsiaTheme="minorEastAsia"/>
          <w:lang w:eastAsia="ko-KR"/>
        </w:rPr>
        <w:t xml:space="preserve"> </w:t>
      </w:r>
      <w:r w:rsidR="00234AA1">
        <w:rPr>
          <w:lang w:eastAsia="ko-KR"/>
        </w:rPr>
        <w:t>h</w:t>
      </w:r>
      <w:r w:rsidR="00784873" w:rsidRPr="00826B4B">
        <w:rPr>
          <w:lang w:eastAsia="ko-KR"/>
        </w:rPr>
        <w:t xml:space="preserve">ence </w:t>
      </w:r>
      <w:r w:rsidR="00234AA1">
        <w:rPr>
          <w:lang w:eastAsia="ko-KR"/>
        </w:rPr>
        <w:t xml:space="preserve">a </w:t>
      </w:r>
      <w:r w:rsidR="00784873" w:rsidRPr="00826B4B">
        <w:rPr>
          <w:lang w:eastAsia="ko-KR"/>
        </w:rPr>
        <w:t xml:space="preserve">Collection or /oic/res response with oic.if.ll is an array of </w:t>
      </w:r>
      <w:commentRangeStart w:id="6663"/>
      <w:del w:id="6664" w:author="Bardini, Richard A" w:date="2018-03-19T05:53:00Z">
        <w:r w:rsidR="00784873" w:rsidRPr="00826B4B" w:rsidDel="00C7782B">
          <w:rPr>
            <w:lang w:eastAsia="ko-KR"/>
          </w:rPr>
          <w:delText xml:space="preserve">OCF </w:delText>
        </w:r>
      </w:del>
      <w:commentRangeEnd w:id="6663"/>
      <w:r w:rsidR="00C7782B">
        <w:rPr>
          <w:rStyle w:val="CommentReference"/>
        </w:rPr>
        <w:commentReference w:id="6663"/>
      </w:r>
      <w:r w:rsidR="00784873" w:rsidRPr="00826B4B">
        <w:rPr>
          <w:lang w:eastAsia="ko-KR"/>
        </w:rPr>
        <w:t>Links.</w:t>
      </w:r>
      <w:r w:rsidR="00234AA1" w:rsidRPr="00234AA1">
        <w:t xml:space="preserve"> </w:t>
      </w:r>
      <w:r w:rsidR="00234AA1" w:rsidRPr="00234AA1">
        <w:rPr>
          <w:lang w:eastAsia="ko-KR"/>
        </w:rPr>
        <w:t>For a Client that does not include an OCF-</w:t>
      </w:r>
      <w:r w:rsidR="008E38EE">
        <w:rPr>
          <w:rFonts w:eastAsiaTheme="minorEastAsia"/>
          <w:lang w:eastAsia="ko-KR"/>
        </w:rPr>
        <w:t>Accept-</w:t>
      </w:r>
      <w:r w:rsidR="00234AA1" w:rsidRPr="00234AA1">
        <w:rPr>
          <w:lang w:eastAsia="ko-KR"/>
        </w:rPr>
        <w:t xml:space="preserve">Content-Format-Version option the response is as defined in </w:t>
      </w:r>
      <w:r w:rsidR="00403192">
        <w:rPr>
          <w:lang w:eastAsia="ko-KR"/>
        </w:rPr>
        <w:fldChar w:fldCharType="begin"/>
      </w:r>
      <w:r w:rsidR="00403192">
        <w:rPr>
          <w:lang w:eastAsia="ko-KR"/>
        </w:rPr>
        <w:instrText xml:space="preserve"> REF _Ref490740298 \r \h </w:instrText>
      </w:r>
      <w:r w:rsidR="00403192">
        <w:rPr>
          <w:lang w:eastAsia="ko-KR"/>
        </w:rPr>
      </w:r>
      <w:r w:rsidR="00403192">
        <w:rPr>
          <w:lang w:eastAsia="ko-KR"/>
        </w:rPr>
        <w:fldChar w:fldCharType="separate"/>
      </w:r>
      <w:r w:rsidR="00370B4E">
        <w:rPr>
          <w:lang w:eastAsia="ko-KR"/>
        </w:rPr>
        <w:t>E.5</w:t>
      </w:r>
      <w:r w:rsidR="00403192">
        <w:rPr>
          <w:lang w:eastAsia="ko-KR"/>
        </w:rPr>
        <w:fldChar w:fldCharType="end"/>
      </w:r>
      <w:r w:rsidR="00234AA1">
        <w:rPr>
          <w:lang w:eastAsia="ko-KR"/>
        </w:rPr>
        <w:t>.</w:t>
      </w:r>
    </w:p>
    <w:p w14:paraId="10A7E739" w14:textId="77777777" w:rsidR="00154A08" w:rsidRDefault="00A51CCE" w:rsidP="00F92D1D">
      <w:pPr>
        <w:pStyle w:val="Heading5"/>
      </w:pPr>
      <w:r>
        <w:t>Example</w:t>
      </w:r>
      <w:r w:rsidR="00154A08">
        <w:t>: “links list” Interface</w:t>
      </w:r>
    </w:p>
    <w:p w14:paraId="145E21D8" w14:textId="77777777" w:rsidR="00154A08" w:rsidRPr="00A51CCE" w:rsidRDefault="00A51CCE" w:rsidP="00154A08">
      <w:pPr>
        <w:pStyle w:val="PARAGRAPH"/>
        <w:rPr>
          <w:rFonts w:eastAsiaTheme="minorEastAsia"/>
          <w:b/>
          <w:lang w:eastAsia="ko-KR"/>
        </w:rPr>
      </w:pPr>
      <w:r>
        <w:rPr>
          <w:rFonts w:eastAsiaTheme="minorEastAsia"/>
          <w:b/>
          <w:lang w:eastAsia="ko-KR"/>
        </w:rPr>
        <w:t>Example</w:t>
      </w:r>
      <w:r w:rsidR="00154A08" w:rsidRPr="00A51CCE">
        <w:rPr>
          <w:rFonts w:eastAsiaTheme="minorEastAsia"/>
          <w:b/>
          <w:lang w:eastAsia="ko-KR"/>
        </w:rPr>
        <w:t>: Request to a Collection</w:t>
      </w:r>
    </w:p>
    <w:tbl>
      <w:tblPr>
        <w:tblStyle w:val="TableGrid"/>
        <w:tblW w:w="0" w:type="auto"/>
        <w:tblInd w:w="18" w:type="dxa"/>
        <w:shd w:val="clear" w:color="auto" w:fill="F2F2F2" w:themeFill="background1" w:themeFillShade="F2"/>
        <w:tblLook w:val="04A0" w:firstRow="1" w:lastRow="0" w:firstColumn="1" w:lastColumn="0" w:noHBand="0" w:noVBand="1"/>
      </w:tblPr>
      <w:tblGrid>
        <w:gridCol w:w="2564"/>
        <w:gridCol w:w="6768"/>
      </w:tblGrid>
      <w:tr w:rsidR="00154A08" w14:paraId="4089A4B1" w14:textId="77777777" w:rsidTr="003A545C">
        <w:tc>
          <w:tcPr>
            <w:tcW w:w="2610" w:type="dxa"/>
            <w:shd w:val="clear" w:color="auto" w:fill="auto"/>
          </w:tcPr>
          <w:p w14:paraId="7A450E6B" w14:textId="77777777" w:rsidR="00154A08" w:rsidRPr="00D15BE3" w:rsidRDefault="00154A08" w:rsidP="003A545C">
            <w:pPr>
              <w:pStyle w:val="PARAGRAPH"/>
              <w:rPr>
                <w:rFonts w:eastAsiaTheme="minorEastAsia"/>
                <w:b/>
                <w:lang w:eastAsia="ko-KR"/>
              </w:rPr>
            </w:pPr>
            <w:r w:rsidRPr="00D15BE3">
              <w:rPr>
                <w:rFonts w:eastAsiaTheme="minorEastAsia"/>
                <w:b/>
                <w:lang w:eastAsia="ko-KR"/>
              </w:rPr>
              <w:t xml:space="preserve">Request to RETRIEVE the Links in room </w:t>
            </w:r>
          </w:p>
          <w:p w14:paraId="46470C7E" w14:textId="77777777" w:rsidR="00154A08" w:rsidRPr="005F219E" w:rsidRDefault="00154A08" w:rsidP="003A545C">
            <w:pPr>
              <w:pStyle w:val="PARAGRAPH"/>
              <w:rPr>
                <w:rFonts w:ascii="Courier New" w:eastAsiaTheme="minorEastAsia" w:hAnsi="Courier New" w:cs="Courier New"/>
                <w:lang w:eastAsia="ko-KR"/>
              </w:rPr>
            </w:pPr>
            <w:r>
              <w:rPr>
                <w:rFonts w:eastAsiaTheme="minorEastAsia"/>
                <w:lang w:eastAsia="ko-KR"/>
              </w:rPr>
              <w:t>(the Links could be referencing lights, fans, electric sockets etc)</w:t>
            </w:r>
          </w:p>
        </w:tc>
        <w:tc>
          <w:tcPr>
            <w:tcW w:w="6840" w:type="dxa"/>
            <w:shd w:val="clear" w:color="auto" w:fill="F2F2F2" w:themeFill="background1" w:themeFillShade="F2"/>
          </w:tcPr>
          <w:p w14:paraId="2EB70DB9" w14:textId="77777777" w:rsidR="00154A08" w:rsidRDefault="00154A08" w:rsidP="00FA4E87">
            <w:pPr>
              <w:pStyle w:val="PARAGRAPH"/>
              <w:rPr>
                <w:rFonts w:ascii="Courier New" w:eastAsiaTheme="minorEastAsia" w:hAnsi="Courier New" w:cs="Courier New"/>
                <w:lang w:eastAsia="ko-KR"/>
              </w:rPr>
            </w:pPr>
            <w:r w:rsidRPr="00D15BE3">
              <w:rPr>
                <w:rFonts w:ascii="Courier New" w:eastAsiaTheme="minorEastAsia" w:hAnsi="Courier New" w:cs="Courier New"/>
                <w:lang w:eastAsia="ko-KR"/>
              </w:rPr>
              <w:t>GET</w:t>
            </w:r>
            <w:r w:rsidR="00FA4E87">
              <w:rPr>
                <w:rFonts w:ascii="Courier New" w:eastAsiaTheme="minorEastAsia" w:hAnsi="Courier New" w:cs="Courier New" w:hint="eastAsia"/>
                <w:lang w:eastAsia="ko-KR"/>
              </w:rPr>
              <w:t xml:space="preserve"> ocf</w:t>
            </w:r>
            <w:r w:rsidRPr="00D15BE3">
              <w:rPr>
                <w:rFonts w:ascii="Courier New" w:eastAsiaTheme="minorEastAsia" w:hAnsi="Courier New" w:cs="Courier New"/>
                <w:lang w:eastAsia="ko-KR"/>
              </w:rPr>
              <w:t>://&lt;devID&gt;/a/room/1?if=oic.if.ll</w:t>
            </w:r>
          </w:p>
          <w:p w14:paraId="3F9644C7" w14:textId="77777777" w:rsidR="00784873" w:rsidRPr="000C164C" w:rsidRDefault="00784873" w:rsidP="00784873">
            <w:pPr>
              <w:pStyle w:val="PARAGRAPH"/>
              <w:rPr>
                <w:rFonts w:ascii="Courier New" w:hAnsi="Courier New" w:cs="Courier New"/>
                <w:lang w:eastAsia="ko-KR"/>
              </w:rPr>
            </w:pPr>
            <w:r w:rsidRPr="003C1205">
              <w:rPr>
                <w:rFonts w:ascii="Courier New" w:hAnsi="Courier New" w:cs="Courier New"/>
                <w:lang w:eastAsia="ko-KR"/>
              </w:rPr>
              <w:t xml:space="preserve">The response would be the array of OCF Links </w:t>
            </w:r>
          </w:p>
          <w:p w14:paraId="02D96694" w14:textId="77777777" w:rsidR="00784873" w:rsidRPr="000C164C" w:rsidRDefault="00784873" w:rsidP="00784873">
            <w:pPr>
              <w:pStyle w:val="PARAGRAPH"/>
              <w:rPr>
                <w:rFonts w:ascii="Courier New" w:hAnsi="Courier New" w:cs="Courier New"/>
                <w:lang w:eastAsia="ko-KR"/>
              </w:rPr>
            </w:pPr>
          </w:p>
          <w:p w14:paraId="6940FEE6"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w:t>
            </w:r>
          </w:p>
          <w:p w14:paraId="7D7FB42A"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272FB4B5"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"href": "/the/light/1",</w:t>
            </w:r>
          </w:p>
          <w:p w14:paraId="6C344A8F"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"rt": ["oic.r.switch.binary"],</w:t>
            </w:r>
          </w:p>
          <w:p w14:paraId="2D1D42BE"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"if": ["oic.if.a", "oic.if.baseline"], </w:t>
            </w:r>
          </w:p>
          <w:p w14:paraId="569630FD"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"eps":[</w:t>
            </w:r>
          </w:p>
          <w:p w14:paraId="5AE23C11" w14:textId="77777777" w:rsidR="00784873" w:rsidRPr="000C164C" w:rsidRDefault="00784873" w:rsidP="00784873">
            <w:pPr>
              <w:pStyle w:val="PARAGRAPH"/>
              <w:ind w:firstLineChars="350" w:firstLine="728"/>
              <w:rPr>
                <w:rFonts w:ascii="Courier New" w:hAnsi="Courier New" w:cs="Courier New"/>
                <w:lang w:eastAsia="ko-KR"/>
              </w:rPr>
            </w:pPr>
            <w:r w:rsidRPr="000C164C">
              <w:rPr>
                <w:rFonts w:ascii="Courier New" w:hAnsi="Courier New" w:cs="Courier New"/>
                <w:lang w:eastAsia="ko-KR"/>
              </w:rPr>
              <w:t>{"ep":</w:t>
            </w:r>
            <w:r w:rsidRPr="003C1205">
              <w:rPr>
                <w:rFonts w:ascii="Courier New" w:hAnsi="Courier New" w:cs="Courier New"/>
                <w:lang w:eastAsia="ko-KR"/>
              </w:rPr>
              <w:t xml:space="preserve"> </w:t>
            </w:r>
            <w:r w:rsidRPr="000C164C">
              <w:rPr>
                <w:rFonts w:ascii="Courier New" w:hAnsi="Courier New" w:cs="Courier New"/>
                <w:lang w:eastAsia="ko-KR"/>
              </w:rPr>
              <w:t>"coaps://[2001:db8:a::b1d4]:55555"}]</w:t>
            </w:r>
          </w:p>
          <w:p w14:paraId="34273011"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5E6BD87C"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6A5D04DB"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"href": "/the/light/2",</w:t>
            </w:r>
          </w:p>
          <w:p w14:paraId="0D903069"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"rt": ["oic.r.switch.binary"],</w:t>
            </w:r>
          </w:p>
          <w:p w14:paraId="6F9DE05E"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"if": ["oic.if.a", "oic.if.baseline"], </w:t>
            </w:r>
          </w:p>
          <w:p w14:paraId="16B56725"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"eps": [{"ep": "coaps://[2001:db8:a::b1d4]:55555"}]</w:t>
            </w:r>
          </w:p>
          <w:p w14:paraId="4842A69F"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3FFEF3BC"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32D94233"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"href": "/my/fan/1",</w:t>
            </w:r>
          </w:p>
          <w:p w14:paraId="53CD5C44"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"rt": ["oic.r.switch.binary"],</w:t>
            </w:r>
          </w:p>
          <w:p w14:paraId="08599052"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"if": ["oic.if.a", "oic.if.baseline"], </w:t>
            </w:r>
          </w:p>
          <w:p w14:paraId="6F0257AD" w14:textId="77777777" w:rsidR="00784873" w:rsidRPr="000C164C" w:rsidRDefault="00784873" w:rsidP="00784873">
            <w:pPr>
              <w:pStyle w:val="PARAGRAPH"/>
              <w:ind w:firstLineChars="250" w:firstLine="520"/>
              <w:rPr>
                <w:rFonts w:ascii="Courier New" w:hAnsi="Courier New" w:cs="Courier New"/>
                <w:lang w:eastAsia="ko-KR"/>
              </w:rPr>
            </w:pPr>
            <w:r w:rsidRPr="003C1205">
              <w:rPr>
                <w:rFonts w:ascii="Courier New" w:hAnsi="Courier New" w:cs="Courier New"/>
                <w:lang w:eastAsia="ko-KR"/>
              </w:rPr>
              <w:t>"eps":[</w:t>
            </w:r>
          </w:p>
          <w:p w14:paraId="47EA8966" w14:textId="77777777" w:rsidR="00784873" w:rsidRPr="000C164C" w:rsidRDefault="00784873" w:rsidP="00784873">
            <w:pPr>
              <w:pStyle w:val="PARAGRAPH"/>
              <w:ind w:firstLineChars="350" w:firstLine="728"/>
              <w:rPr>
                <w:rFonts w:ascii="Courier New" w:hAnsi="Courier New" w:cs="Courier New"/>
                <w:lang w:eastAsia="ko-KR"/>
              </w:rPr>
            </w:pPr>
            <w:r w:rsidRPr="003C1205">
              <w:rPr>
                <w:rFonts w:ascii="Courier New" w:hAnsi="Courier New" w:cs="Courier New"/>
                <w:lang w:eastAsia="ko-KR"/>
              </w:rPr>
              <w:lastRenderedPageBreak/>
              <w:t>{"ep": "coaps://[2001:db8:a::b1d4]:55555"}]</w:t>
            </w:r>
          </w:p>
          <w:p w14:paraId="0BA5EA25"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771449FB"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"href": "/his/fan/2",</w:t>
            </w:r>
          </w:p>
          <w:p w14:paraId="60671965"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"rt": ["oic.r.switch.binary"],</w:t>
            </w:r>
          </w:p>
          <w:p w14:paraId="6E46113A"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"if": ["oic.if.a", "oic.if.baseline"], </w:t>
            </w:r>
          </w:p>
          <w:p w14:paraId="110FE099" w14:textId="77777777" w:rsidR="00784873" w:rsidRPr="000C164C" w:rsidRDefault="00784873" w:rsidP="00784873">
            <w:pPr>
              <w:pStyle w:val="PARAGRAPH"/>
              <w:rPr>
                <w:rFonts w:ascii="Courier New" w:hAnsi="Courier New" w:cs="Courier New"/>
                <w:lang w:eastAsia="ko-KR"/>
              </w:rPr>
            </w:pPr>
            <w:r w:rsidRPr="003C1205">
              <w:rPr>
                <w:rFonts w:ascii="Courier New" w:hAnsi="Courier New" w:cs="Courier New"/>
                <w:lang w:eastAsia="ko-KR"/>
              </w:rPr>
              <w:t xml:space="preserve">    "eps":[</w:t>
            </w:r>
          </w:p>
          <w:p w14:paraId="2928113E" w14:textId="77777777" w:rsidR="00784873" w:rsidRPr="000C164C" w:rsidRDefault="00784873" w:rsidP="00784873">
            <w:pPr>
              <w:pStyle w:val="PARAGRAPH"/>
              <w:ind w:firstLineChars="350" w:firstLine="728"/>
              <w:rPr>
                <w:rFonts w:ascii="Courier New" w:hAnsi="Courier New" w:cs="Courier New"/>
                <w:lang w:eastAsia="ko-KR"/>
              </w:rPr>
            </w:pPr>
            <w:r w:rsidRPr="003C1205">
              <w:rPr>
                <w:rFonts w:ascii="Courier New" w:hAnsi="Courier New" w:cs="Courier New"/>
                <w:lang w:eastAsia="ko-KR"/>
              </w:rPr>
              <w:t>{"ep": "coaps://[2001:db8:a::b1d4]:55555"}]</w:t>
            </w:r>
          </w:p>
          <w:p w14:paraId="012A5231" w14:textId="77777777" w:rsidR="00784873" w:rsidRPr="000C164C" w:rsidRDefault="00784873" w:rsidP="00784873">
            <w:pPr>
              <w:pStyle w:val="PARAGRAPH"/>
              <w:rPr>
                <w:rFonts w:ascii="Courier New" w:hAnsi="Courier New" w:cs="Courier New"/>
                <w:lang w:eastAsia="ko-KR"/>
              </w:rPr>
            </w:pPr>
            <w:r w:rsidRPr="000C164C">
              <w:rPr>
                <w:rFonts w:ascii="Courier New" w:hAnsi="Courier New" w:cs="Courier New"/>
                <w:lang w:eastAsia="ko-KR"/>
              </w:rPr>
              <w:t xml:space="preserve">  }</w:t>
            </w:r>
          </w:p>
          <w:p w14:paraId="4F9FCD09" w14:textId="77777777" w:rsidR="00784873" w:rsidRPr="00E21616" w:rsidRDefault="00784873" w:rsidP="00784873">
            <w:pPr>
              <w:pStyle w:val="PARAGRAPH"/>
              <w:rPr>
                <w:rFonts w:eastAsiaTheme="minorEastAsia"/>
                <w:lang w:eastAsia="ko-KR"/>
              </w:rPr>
            </w:pPr>
            <w:r w:rsidRPr="000C164C">
              <w:rPr>
                <w:rFonts w:ascii="Courier New" w:hAnsi="Courier New" w:cs="Courier New"/>
                <w:lang w:eastAsia="ko-KR"/>
              </w:rPr>
              <w:t>]</w:t>
            </w:r>
          </w:p>
        </w:tc>
      </w:tr>
    </w:tbl>
    <w:p w14:paraId="7B7FF81C" w14:textId="77777777" w:rsidR="00154A08" w:rsidRPr="00A51CCE" w:rsidRDefault="00154A08" w:rsidP="00154A08">
      <w:pPr>
        <w:pStyle w:val="PARAGRAPH"/>
        <w:rPr>
          <w:rFonts w:eastAsiaTheme="minorEastAsia"/>
          <w:lang w:eastAsia="ko-KR"/>
        </w:rPr>
      </w:pPr>
    </w:p>
    <w:p w14:paraId="775E33E5" w14:textId="77777777" w:rsidR="00E05DF6" w:rsidRDefault="00E05DF6" w:rsidP="00F92D1D">
      <w:pPr>
        <w:pStyle w:val="Heading4"/>
      </w:pPr>
      <w:bookmarkStart w:id="6665" w:name="_Ref490578211"/>
      <w:r>
        <w:t>Batch Interface</w:t>
      </w:r>
      <w:bookmarkEnd w:id="6665"/>
    </w:p>
    <w:p w14:paraId="73F9BD6B" w14:textId="77777777" w:rsidR="00E05DF6" w:rsidRDefault="00154A08" w:rsidP="00F92D1D">
      <w:pPr>
        <w:pStyle w:val="Heading5"/>
      </w:pPr>
      <w:r>
        <w:t>Overview</w:t>
      </w:r>
    </w:p>
    <w:p w14:paraId="4EE49AFF" w14:textId="283D2539" w:rsidR="00154A08" w:rsidRDefault="00154A08" w:rsidP="00154A08">
      <w:pPr>
        <w:pStyle w:val="PARAGRAPH"/>
        <w:rPr>
          <w:rFonts w:eastAsiaTheme="minorEastAsia"/>
          <w:lang w:eastAsia="ko-KR"/>
        </w:rPr>
      </w:pPr>
      <w:r w:rsidRPr="002A0D7A">
        <w:rPr>
          <w:rFonts w:eastAsiaTheme="minorEastAsia"/>
          <w:lang w:eastAsia="ko-KR"/>
        </w:rPr>
        <w:t xml:space="preserve">The </w:t>
      </w:r>
      <w:r>
        <w:rPr>
          <w:rFonts w:eastAsiaTheme="minorEastAsia"/>
          <w:lang w:eastAsia="ko-KR"/>
        </w:rPr>
        <w:t>batch I</w:t>
      </w:r>
      <w:r w:rsidRPr="002A0D7A">
        <w:rPr>
          <w:rFonts w:eastAsiaTheme="minorEastAsia"/>
          <w:lang w:eastAsia="ko-KR"/>
        </w:rPr>
        <w:t xml:space="preserve">nterface is used to </w:t>
      </w:r>
      <w:r>
        <w:rPr>
          <w:rFonts w:eastAsiaTheme="minorEastAsia"/>
          <w:lang w:eastAsia="ko-KR"/>
        </w:rPr>
        <w:t>interact with</w:t>
      </w:r>
      <w:r w:rsidRPr="002A0D7A">
        <w:rPr>
          <w:rFonts w:eastAsiaTheme="minorEastAsia"/>
          <w:lang w:eastAsia="ko-KR"/>
        </w:rPr>
        <w:t xml:space="preserve"> a collection of </w:t>
      </w:r>
      <w:r>
        <w:rPr>
          <w:rFonts w:eastAsiaTheme="minorEastAsia"/>
          <w:lang w:eastAsia="ko-KR"/>
        </w:rPr>
        <w:t>Resources using a single/same Request</w:t>
      </w:r>
      <w:r w:rsidRPr="002A0D7A">
        <w:rPr>
          <w:rFonts w:eastAsiaTheme="minorEastAsia"/>
          <w:lang w:eastAsia="ko-KR"/>
        </w:rPr>
        <w:t xml:space="preserve">. The </w:t>
      </w:r>
      <w:r>
        <w:rPr>
          <w:rFonts w:eastAsiaTheme="minorEastAsia"/>
          <w:lang w:eastAsia="ko-KR"/>
        </w:rPr>
        <w:t>b</w:t>
      </w:r>
      <w:r w:rsidRPr="002A0D7A">
        <w:rPr>
          <w:rFonts w:eastAsiaTheme="minorEastAsia"/>
          <w:lang w:eastAsia="ko-KR"/>
        </w:rPr>
        <w:t xml:space="preserve">atch </w:t>
      </w:r>
      <w:r>
        <w:rPr>
          <w:rFonts w:eastAsiaTheme="minorEastAsia"/>
          <w:lang w:eastAsia="ko-KR"/>
        </w:rPr>
        <w:t>I</w:t>
      </w:r>
      <w:r w:rsidRPr="002A0D7A">
        <w:rPr>
          <w:rFonts w:eastAsiaTheme="minorEastAsia"/>
          <w:lang w:eastAsia="ko-KR"/>
        </w:rPr>
        <w:t xml:space="preserve">nterface </w:t>
      </w:r>
      <w:r>
        <w:rPr>
          <w:rFonts w:eastAsiaTheme="minorEastAsia"/>
          <w:lang w:eastAsia="ko-KR"/>
        </w:rPr>
        <w:t>can be used to RETRIEVE or UPDATE</w:t>
      </w:r>
      <w:r w:rsidRPr="002A0D7A">
        <w:rPr>
          <w:rFonts w:eastAsiaTheme="minorEastAsia"/>
          <w:lang w:eastAsia="ko-KR"/>
        </w:rPr>
        <w:t xml:space="preserve"> the </w:t>
      </w:r>
      <w:r>
        <w:rPr>
          <w:rFonts w:eastAsiaTheme="minorEastAsia"/>
          <w:lang w:eastAsia="ko-KR"/>
        </w:rPr>
        <w:t>Properties</w:t>
      </w:r>
      <w:r w:rsidRPr="002A0D7A">
        <w:rPr>
          <w:rFonts w:eastAsiaTheme="minorEastAsia"/>
          <w:lang w:eastAsia="ko-KR"/>
        </w:rPr>
        <w:t xml:space="preserve"> of </w:t>
      </w:r>
      <w:r>
        <w:rPr>
          <w:rFonts w:eastAsiaTheme="minorEastAsia"/>
          <w:lang w:eastAsia="ko-KR"/>
        </w:rPr>
        <w:t xml:space="preserve">the </w:t>
      </w:r>
      <w:commentRangeStart w:id="6666"/>
      <w:del w:id="6667" w:author="Bardini, Richard A" w:date="2018-03-20T06:25:00Z">
        <w:r w:rsidR="00C81ABD" w:rsidRPr="003C1205" w:rsidDel="00B97745">
          <w:rPr>
            <w:rFonts w:ascii="Courier New" w:hAnsi="Courier New" w:cs="Courier New"/>
            <w:lang w:eastAsia="ko-KR"/>
          </w:rPr>
          <w:delText>"</w:delText>
        </w:r>
      </w:del>
      <w:r>
        <w:rPr>
          <w:rFonts w:eastAsiaTheme="minorEastAsia"/>
          <w:lang w:eastAsia="ko-KR"/>
        </w:rPr>
        <w:t>linked</w:t>
      </w:r>
      <w:del w:id="6668" w:author="Bardini, Richard A" w:date="2018-03-20T06:25:00Z">
        <w:r w:rsidR="00C81ABD" w:rsidRPr="003C1205" w:rsidDel="00B97745">
          <w:rPr>
            <w:rFonts w:ascii="Courier New" w:hAnsi="Courier New" w:cs="Courier New"/>
            <w:lang w:eastAsia="ko-KR"/>
          </w:rPr>
          <w:delText>"</w:delText>
        </w:r>
      </w:del>
      <w:commentRangeEnd w:id="6666"/>
      <w:r w:rsidR="00B97745">
        <w:rPr>
          <w:rStyle w:val="CommentReference"/>
          <w:lang w:val="en-US"/>
        </w:rPr>
        <w:commentReference w:id="6666"/>
      </w:r>
      <w:r>
        <w:rPr>
          <w:rFonts w:eastAsiaTheme="minorEastAsia"/>
          <w:lang w:eastAsia="ko-KR"/>
        </w:rPr>
        <w:t xml:space="preserve"> Resources</w:t>
      </w:r>
      <w:r w:rsidRPr="002A0D7A">
        <w:rPr>
          <w:rFonts w:eastAsiaTheme="minorEastAsia"/>
          <w:lang w:eastAsia="ko-KR"/>
        </w:rPr>
        <w:t xml:space="preserve"> with a</w:t>
      </w:r>
      <w:r>
        <w:rPr>
          <w:rFonts w:eastAsiaTheme="minorEastAsia"/>
          <w:lang w:eastAsia="ko-KR"/>
        </w:rPr>
        <w:t xml:space="preserve"> </w:t>
      </w:r>
      <w:r w:rsidRPr="002A0D7A">
        <w:rPr>
          <w:rFonts w:eastAsiaTheme="minorEastAsia"/>
          <w:lang w:eastAsia="ko-KR"/>
        </w:rPr>
        <w:t xml:space="preserve">single </w:t>
      </w:r>
      <w:r w:rsidR="00C81ABD">
        <w:rPr>
          <w:rFonts w:eastAsiaTheme="minorEastAsia"/>
          <w:lang w:eastAsia="ko-KR"/>
        </w:rPr>
        <w:t>request</w:t>
      </w:r>
      <w:r w:rsidRPr="002A0D7A">
        <w:rPr>
          <w:rFonts w:eastAsiaTheme="minorEastAsia"/>
          <w:lang w:eastAsia="ko-KR"/>
        </w:rPr>
        <w:t>.</w:t>
      </w:r>
      <w:r>
        <w:rPr>
          <w:rFonts w:eastAsiaTheme="minorEastAsia"/>
          <w:lang w:eastAsia="ko-KR"/>
        </w:rPr>
        <w:t xml:space="preserve"> </w:t>
      </w:r>
    </w:p>
    <w:p w14:paraId="331AFC7C" w14:textId="77777777" w:rsidR="00154A08" w:rsidRPr="000D79BD" w:rsidRDefault="00154A08" w:rsidP="00154A08">
      <w:pPr>
        <w:pStyle w:val="PARAGRAPH"/>
        <w:rPr>
          <w:rFonts w:eastAsiaTheme="minorEastAsia"/>
          <w:lang w:eastAsia="ko-KR"/>
        </w:rPr>
      </w:pPr>
      <w:r>
        <w:rPr>
          <w:rFonts w:eastAsiaTheme="minorEastAsia"/>
          <w:lang w:eastAsia="ko-KR"/>
        </w:rPr>
        <w:t>The batch Interface is defined as follows:</w:t>
      </w:r>
    </w:p>
    <w:p w14:paraId="2D54DE57" w14:textId="77777777" w:rsidR="00154A08" w:rsidRDefault="00154A08" w:rsidP="00A51CCE">
      <w:pPr>
        <w:pStyle w:val="ListBullet"/>
        <w:rPr>
          <w:rFonts w:eastAsiaTheme="minorEastAsia"/>
          <w:lang w:eastAsia="ko-KR"/>
        </w:rPr>
      </w:pPr>
      <w:r>
        <w:rPr>
          <w:rFonts w:eastAsiaTheme="minorEastAsia"/>
          <w:lang w:eastAsia="ko-KR"/>
        </w:rPr>
        <w:t xml:space="preserve">The batch Interface name </w:t>
      </w:r>
      <w:r w:rsidR="00C81ABD">
        <w:rPr>
          <w:rFonts w:eastAsiaTheme="minorEastAsia"/>
          <w:lang w:eastAsia="ko-KR"/>
        </w:rPr>
        <w:t>is</w:t>
      </w:r>
      <w:r>
        <w:rPr>
          <w:rFonts w:eastAsiaTheme="minorEastAsia"/>
          <w:lang w:eastAsia="ko-KR"/>
        </w:rPr>
        <w:t xml:space="preserve"> </w:t>
      </w:r>
      <w:r w:rsidR="00C81ABD" w:rsidRPr="003C1205">
        <w:rPr>
          <w:rFonts w:ascii="Courier New" w:hAnsi="Courier New" w:cs="Courier New"/>
          <w:lang w:eastAsia="ko-KR"/>
        </w:rPr>
        <w:t>"</w:t>
      </w:r>
      <w:r>
        <w:rPr>
          <w:rFonts w:eastAsiaTheme="minorEastAsia"/>
          <w:lang w:eastAsia="ko-KR"/>
        </w:rPr>
        <w:t>oic.if.b</w:t>
      </w:r>
      <w:r w:rsidR="00C81ABD" w:rsidRPr="003C1205">
        <w:rPr>
          <w:rFonts w:ascii="Courier New" w:hAnsi="Courier New" w:cs="Courier New"/>
          <w:lang w:eastAsia="ko-KR"/>
        </w:rPr>
        <w:t>"</w:t>
      </w:r>
    </w:p>
    <w:p w14:paraId="2BE27969" w14:textId="77777777" w:rsidR="00154A08" w:rsidRDefault="00154A08" w:rsidP="00A51CCE">
      <w:pPr>
        <w:pStyle w:val="ListBullet"/>
        <w:rPr>
          <w:rFonts w:eastAsiaTheme="minorEastAsia"/>
          <w:lang w:eastAsia="ko-KR"/>
        </w:rPr>
      </w:pPr>
      <w:r w:rsidRPr="000D79BD">
        <w:rPr>
          <w:rFonts w:eastAsiaTheme="minorEastAsia"/>
          <w:lang w:eastAsia="ko-KR"/>
        </w:rPr>
        <w:t xml:space="preserve">A </w:t>
      </w:r>
      <w:r w:rsidR="00D3486D">
        <w:rPr>
          <w:rFonts w:eastAsiaTheme="minorEastAsia"/>
          <w:lang w:eastAsia="ko-KR"/>
        </w:rPr>
        <w:t xml:space="preserve">Collection </w:t>
      </w:r>
      <w:r w:rsidRPr="000D79BD">
        <w:rPr>
          <w:rFonts w:eastAsiaTheme="minorEastAsia"/>
          <w:lang w:eastAsia="ko-KR"/>
        </w:rPr>
        <w:t xml:space="preserve">Resource </w:t>
      </w:r>
      <w:r>
        <w:rPr>
          <w:rFonts w:eastAsiaTheme="minorEastAsia"/>
          <w:lang w:eastAsia="ko-KR"/>
        </w:rPr>
        <w:t>has</w:t>
      </w:r>
      <w:r w:rsidRPr="000D79BD">
        <w:rPr>
          <w:rFonts w:eastAsiaTheme="minorEastAsia"/>
          <w:lang w:eastAsia="ko-KR"/>
        </w:rPr>
        <w:t xml:space="preserve"> </w:t>
      </w:r>
      <w:r w:rsidR="00C81ABD">
        <w:rPr>
          <w:rFonts w:eastAsiaTheme="minorEastAsia"/>
          <w:lang w:eastAsia="ko-KR"/>
        </w:rPr>
        <w:t>linked</w:t>
      </w:r>
      <w:r>
        <w:rPr>
          <w:rFonts w:eastAsiaTheme="minorEastAsia"/>
          <w:lang w:eastAsia="ko-KR"/>
        </w:rPr>
        <w:t xml:space="preserve"> Resource</w:t>
      </w:r>
      <w:r w:rsidR="00C81ABD">
        <w:rPr>
          <w:rFonts w:eastAsiaTheme="minorEastAsia"/>
          <w:lang w:eastAsia="ko-KR"/>
        </w:rPr>
        <w:t>s</w:t>
      </w:r>
      <w:r>
        <w:rPr>
          <w:rFonts w:eastAsiaTheme="minorEastAsia"/>
          <w:lang w:eastAsia="ko-KR"/>
        </w:rPr>
        <w:t xml:space="preserve"> that </w:t>
      </w:r>
      <w:r w:rsidR="00C81ABD">
        <w:rPr>
          <w:rFonts w:eastAsiaTheme="minorEastAsia"/>
          <w:lang w:eastAsia="ko-KR"/>
        </w:rPr>
        <w:t>are represented as</w:t>
      </w:r>
      <w:r>
        <w:rPr>
          <w:rFonts w:eastAsiaTheme="minorEastAsia"/>
          <w:lang w:eastAsia="ko-KR"/>
        </w:rPr>
        <w:t xml:space="preserve"> URIs</w:t>
      </w:r>
      <w:r w:rsidR="00C81ABD">
        <w:rPr>
          <w:rFonts w:eastAsiaTheme="minorEastAsia"/>
          <w:lang w:eastAsia="ko-KR"/>
        </w:rPr>
        <w:t xml:space="preserve">. In the </w:t>
      </w:r>
      <w:r w:rsidR="00C81ABD">
        <w:rPr>
          <w:lang w:eastAsia="ko-KR"/>
        </w:rPr>
        <w:t>"</w:t>
      </w:r>
      <w:r w:rsidR="00C81ABD">
        <w:rPr>
          <w:rFonts w:eastAsiaTheme="minorEastAsia"/>
          <w:lang w:eastAsia="ko-KR"/>
        </w:rPr>
        <w:t>href</w:t>
      </w:r>
      <w:r w:rsidR="00C81ABD">
        <w:rPr>
          <w:lang w:eastAsia="ko-KR"/>
        </w:rPr>
        <w:t>"</w:t>
      </w:r>
      <w:r w:rsidR="00C81ABD">
        <w:rPr>
          <w:rFonts w:eastAsiaTheme="minorEastAsia"/>
          <w:lang w:eastAsia="ko-KR"/>
        </w:rPr>
        <w:t xml:space="preserve"> Property of the batch payload the URI shall be</w:t>
      </w:r>
      <w:r>
        <w:rPr>
          <w:rFonts w:eastAsiaTheme="minorEastAsia"/>
          <w:lang w:eastAsia="ko-KR"/>
        </w:rPr>
        <w:t xml:space="preserve"> fully qualified for remote Resources</w:t>
      </w:r>
      <w:r w:rsidR="00C81ABD">
        <w:rPr>
          <w:rFonts w:eastAsiaTheme="minorEastAsia"/>
          <w:lang w:eastAsia="ko-KR"/>
        </w:rPr>
        <w:t xml:space="preserve"> and</w:t>
      </w:r>
      <w:r>
        <w:rPr>
          <w:rFonts w:eastAsiaTheme="minorEastAsia"/>
          <w:lang w:eastAsia="ko-KR"/>
        </w:rPr>
        <w:t xml:space="preserve"> </w:t>
      </w:r>
      <w:r w:rsidR="00C81ABD">
        <w:rPr>
          <w:rFonts w:eastAsiaTheme="minorEastAsia"/>
          <w:lang w:eastAsia="ko-KR"/>
        </w:rPr>
        <w:t xml:space="preserve">a </w:t>
      </w:r>
      <w:r>
        <w:rPr>
          <w:rFonts w:eastAsiaTheme="minorEastAsia"/>
          <w:lang w:eastAsia="ko-KR"/>
        </w:rPr>
        <w:t>relative reference</w:t>
      </w:r>
      <w:r w:rsidR="003A05CF">
        <w:rPr>
          <w:rFonts w:eastAsiaTheme="minorEastAsia"/>
          <w:lang w:eastAsia="ko-KR"/>
        </w:rPr>
        <w:t xml:space="preserve"> f</w:t>
      </w:r>
      <w:r>
        <w:rPr>
          <w:rFonts w:eastAsiaTheme="minorEastAsia"/>
          <w:lang w:eastAsia="ko-KR"/>
        </w:rPr>
        <w:t>or local Resources</w:t>
      </w:r>
      <w:r w:rsidRPr="000D79BD">
        <w:rPr>
          <w:rFonts w:eastAsiaTheme="minorEastAsia"/>
          <w:lang w:eastAsia="ko-KR"/>
        </w:rPr>
        <w:t>.</w:t>
      </w:r>
    </w:p>
    <w:p w14:paraId="2A5887C3" w14:textId="77777777" w:rsidR="00154A08" w:rsidRDefault="00154A08" w:rsidP="00A51CCE">
      <w:pPr>
        <w:pStyle w:val="ListBullet"/>
        <w:rPr>
          <w:rFonts w:eastAsiaTheme="minorEastAsia"/>
          <w:lang w:eastAsia="ko-KR"/>
        </w:rPr>
      </w:pPr>
      <w:r>
        <w:rPr>
          <w:rFonts w:eastAsiaTheme="minorEastAsia"/>
          <w:lang w:eastAsia="ko-KR"/>
        </w:rPr>
        <w:t>T</w:t>
      </w:r>
      <w:r w:rsidRPr="000D79BD">
        <w:rPr>
          <w:rFonts w:eastAsiaTheme="minorEastAsia"/>
          <w:lang w:eastAsia="ko-KR"/>
        </w:rPr>
        <w:t xml:space="preserve">he original request is modified to create new requests targeting each </w:t>
      </w:r>
      <w:r>
        <w:rPr>
          <w:rFonts w:eastAsiaTheme="minorEastAsia"/>
          <w:lang w:eastAsia="ko-KR"/>
        </w:rPr>
        <w:t xml:space="preserve">of the </w:t>
      </w:r>
      <w:r w:rsidR="00C81ABD">
        <w:rPr>
          <w:rFonts w:eastAsiaTheme="minorEastAsia"/>
          <w:lang w:eastAsia="ko-KR"/>
        </w:rPr>
        <w:t>linked Resources</w:t>
      </w:r>
      <w:r>
        <w:rPr>
          <w:rFonts w:eastAsiaTheme="minorEastAsia"/>
          <w:lang w:eastAsia="ko-KR"/>
        </w:rPr>
        <w:t xml:space="preserve"> in the</w:t>
      </w:r>
      <w:r w:rsidRPr="000D79BD">
        <w:rPr>
          <w:rFonts w:eastAsiaTheme="minorEastAsia"/>
          <w:lang w:eastAsia="ko-KR"/>
        </w:rPr>
        <w:t xml:space="preserve"> </w:t>
      </w:r>
      <w:r w:rsidR="00C81ABD">
        <w:rPr>
          <w:rFonts w:eastAsiaTheme="minorEastAsia"/>
          <w:lang w:eastAsia="ko-KR"/>
        </w:rPr>
        <w:t>Collection</w:t>
      </w:r>
      <w:r>
        <w:rPr>
          <w:rFonts w:eastAsiaTheme="minorEastAsia"/>
          <w:lang w:eastAsia="ko-KR"/>
        </w:rPr>
        <w:t xml:space="preserve"> </w:t>
      </w:r>
      <w:r w:rsidRPr="000D79BD">
        <w:rPr>
          <w:rFonts w:eastAsiaTheme="minorEastAsia"/>
          <w:lang w:eastAsia="ko-KR"/>
        </w:rPr>
        <w:t xml:space="preserve">by substituting the URI in the original request with the </w:t>
      </w:r>
      <w:r>
        <w:rPr>
          <w:rFonts w:eastAsiaTheme="minorEastAsia"/>
          <w:lang w:eastAsia="ko-KR"/>
        </w:rPr>
        <w:t>URI</w:t>
      </w:r>
      <w:r w:rsidRPr="000D79BD">
        <w:rPr>
          <w:rFonts w:eastAsiaTheme="minorEastAsia"/>
          <w:lang w:eastAsia="ko-KR"/>
        </w:rPr>
        <w:t xml:space="preserve"> of the </w:t>
      </w:r>
      <w:r w:rsidR="008E3C6A">
        <w:rPr>
          <w:rFonts w:eastAsiaTheme="minorEastAsia"/>
          <w:lang w:eastAsia="ko-KR"/>
        </w:rPr>
        <w:t xml:space="preserve">linked </w:t>
      </w:r>
      <w:r>
        <w:rPr>
          <w:rFonts w:eastAsiaTheme="minorEastAsia"/>
          <w:lang w:eastAsia="ko-KR"/>
        </w:rPr>
        <w:t>R</w:t>
      </w:r>
      <w:r w:rsidRPr="000D79BD">
        <w:rPr>
          <w:rFonts w:eastAsiaTheme="minorEastAsia"/>
          <w:lang w:eastAsia="ko-KR"/>
        </w:rPr>
        <w:t xml:space="preserve">esource. The payload in the original request is replicated </w:t>
      </w:r>
      <w:r>
        <w:rPr>
          <w:rFonts w:eastAsiaTheme="minorEastAsia"/>
          <w:lang w:eastAsia="ko-KR"/>
        </w:rPr>
        <w:t>in</w:t>
      </w:r>
      <w:r w:rsidRPr="000D79BD">
        <w:rPr>
          <w:rFonts w:eastAsiaTheme="minorEastAsia"/>
          <w:lang w:eastAsia="ko-KR"/>
        </w:rPr>
        <w:t xml:space="preserve"> the payload </w:t>
      </w:r>
      <w:r>
        <w:rPr>
          <w:rFonts w:eastAsiaTheme="minorEastAsia"/>
          <w:lang w:eastAsia="ko-KR"/>
        </w:rPr>
        <w:t>of</w:t>
      </w:r>
      <w:r w:rsidRPr="000D79BD">
        <w:rPr>
          <w:rFonts w:eastAsiaTheme="minorEastAsia"/>
          <w:lang w:eastAsia="ko-KR"/>
        </w:rPr>
        <w:t xml:space="preserve"> the new </w:t>
      </w:r>
      <w:r w:rsidR="008E3C6A">
        <w:rPr>
          <w:rFonts w:eastAsiaTheme="minorEastAsia"/>
          <w:lang w:eastAsia="ko-KR"/>
        </w:rPr>
        <w:t>r</w:t>
      </w:r>
      <w:r w:rsidRPr="000D79BD">
        <w:rPr>
          <w:rFonts w:eastAsiaTheme="minorEastAsia"/>
          <w:lang w:eastAsia="ko-KR"/>
        </w:rPr>
        <w:t>equest</w:t>
      </w:r>
      <w:r>
        <w:rPr>
          <w:rFonts w:eastAsiaTheme="minorEastAsia"/>
          <w:lang w:eastAsia="ko-KR"/>
        </w:rPr>
        <w:t>s</w:t>
      </w:r>
      <w:r w:rsidRPr="000D79BD">
        <w:rPr>
          <w:rFonts w:eastAsiaTheme="minorEastAsia"/>
          <w:lang w:eastAsia="ko-KR"/>
        </w:rPr>
        <w:t xml:space="preserve">. </w:t>
      </w:r>
    </w:p>
    <w:p w14:paraId="215D1CC8" w14:textId="033E2185" w:rsidR="00D3486D" w:rsidRDefault="00D3486D" w:rsidP="00D3486D">
      <w:pPr>
        <w:pStyle w:val="ListBullet"/>
        <w:rPr>
          <w:lang w:eastAsia="ko-KR"/>
        </w:rPr>
      </w:pPr>
      <w:r>
        <w:rPr>
          <w:lang w:eastAsia="ko-KR"/>
        </w:rPr>
        <w:t xml:space="preserve">The </w:t>
      </w:r>
      <w:r w:rsidR="008E3C6A">
        <w:rPr>
          <w:lang w:eastAsia="ko-KR"/>
        </w:rPr>
        <w:t>r</w:t>
      </w:r>
      <w:r>
        <w:rPr>
          <w:lang w:eastAsia="ko-KR"/>
        </w:rPr>
        <w:t xml:space="preserve">equests shall be forwarded assuming use of the Default Interface of the </w:t>
      </w:r>
      <w:r w:rsidR="008E3C6A">
        <w:rPr>
          <w:lang w:eastAsia="ko-KR"/>
        </w:rPr>
        <w:t xml:space="preserve">linked </w:t>
      </w:r>
      <w:r>
        <w:rPr>
          <w:lang w:eastAsia="ko-KR"/>
        </w:rPr>
        <w:t>Resources</w:t>
      </w:r>
      <w:commentRangeStart w:id="6669"/>
      <w:del w:id="6670" w:author="Bardini, Richard A" w:date="2018-03-20T06:26:00Z">
        <w:r w:rsidR="008E3C6A" w:rsidDel="00B97745">
          <w:rPr>
            <w:lang w:eastAsia="ko-KR"/>
          </w:rPr>
          <w:delText xml:space="preserve"> unless otherwise stated</w:delText>
        </w:r>
      </w:del>
      <w:commentRangeEnd w:id="6669"/>
      <w:r w:rsidR="00B97745">
        <w:rPr>
          <w:rStyle w:val="CommentReference"/>
        </w:rPr>
        <w:commentReference w:id="6669"/>
      </w:r>
      <w:r>
        <w:rPr>
          <w:lang w:eastAsia="ko-KR"/>
        </w:rPr>
        <w:t>.</w:t>
      </w:r>
    </w:p>
    <w:p w14:paraId="0C25EF70" w14:textId="4D1168CF" w:rsidR="00D3486D" w:rsidRDefault="00D3486D" w:rsidP="00D3486D">
      <w:pPr>
        <w:pStyle w:val="ListBullet"/>
        <w:rPr>
          <w:lang w:eastAsia="ko-KR"/>
        </w:rPr>
      </w:pPr>
      <w:r>
        <w:rPr>
          <w:lang w:eastAsia="ko-KR"/>
        </w:rPr>
        <w:t>Requests shall only be forwarded to link</w:t>
      </w:r>
      <w:r w:rsidR="008E3C6A">
        <w:rPr>
          <w:lang w:eastAsia="ko-KR"/>
        </w:rPr>
        <w:t>ed Resources</w:t>
      </w:r>
      <w:r>
        <w:rPr>
          <w:lang w:eastAsia="ko-KR"/>
        </w:rPr>
        <w:t xml:space="preserve"> that are identified by relation types "item" or "hosts" ("hosts" is the default relation type</w:t>
      </w:r>
      <w:r w:rsidR="008E3C6A" w:rsidRPr="008E3C6A">
        <w:rPr>
          <w:lang w:eastAsia="ko-KR"/>
        </w:rPr>
        <w:t xml:space="preserve"> </w:t>
      </w:r>
      <w:commentRangeStart w:id="6671"/>
      <w:ins w:id="6672" w:author="Bardini, Richard A" w:date="2018-03-20T06:28:00Z">
        <w:r w:rsidR="00B97745">
          <w:rPr>
            <w:lang w:eastAsia="ko-KR"/>
          </w:rPr>
          <w:t xml:space="preserve">value </w:t>
        </w:r>
        <w:commentRangeEnd w:id="6671"/>
        <w:r w:rsidR="00B97745">
          <w:rPr>
            <w:rStyle w:val="CommentReference"/>
          </w:rPr>
          <w:commentReference w:id="6671"/>
        </w:r>
      </w:ins>
      <w:r w:rsidR="008E3C6A">
        <w:rPr>
          <w:lang w:eastAsia="ko-KR"/>
        </w:rPr>
        <w:t xml:space="preserve">should the </w:t>
      </w:r>
      <w:r w:rsidR="008E3C6A" w:rsidRPr="003C1205">
        <w:rPr>
          <w:rFonts w:ascii="Courier New" w:hAnsi="Courier New" w:cs="Courier New"/>
          <w:lang w:eastAsia="ko-KR"/>
        </w:rPr>
        <w:t>"</w:t>
      </w:r>
      <w:r w:rsidR="008E3C6A">
        <w:rPr>
          <w:lang w:eastAsia="ko-KR"/>
        </w:rPr>
        <w:t>rel</w:t>
      </w:r>
      <w:r w:rsidR="008E3C6A" w:rsidRPr="003C1205">
        <w:rPr>
          <w:rFonts w:ascii="Courier New" w:hAnsi="Courier New" w:cs="Courier New"/>
          <w:lang w:eastAsia="ko-KR"/>
        </w:rPr>
        <w:t>"</w:t>
      </w:r>
      <w:r w:rsidR="008E3C6A">
        <w:rPr>
          <w:lang w:eastAsia="ko-KR"/>
        </w:rPr>
        <w:t xml:space="preserve"> Link Parameter not be present</w:t>
      </w:r>
      <w:r>
        <w:rPr>
          <w:lang w:eastAsia="ko-KR"/>
        </w:rPr>
        <w:t xml:space="preserve">). Requests shall not be forwarded to </w:t>
      </w:r>
      <w:r w:rsidR="008E3C6A">
        <w:rPr>
          <w:lang w:eastAsia="ko-KR"/>
        </w:rPr>
        <w:t>linked Resources</w:t>
      </w:r>
      <w:r>
        <w:rPr>
          <w:lang w:eastAsia="ko-KR"/>
        </w:rPr>
        <w:t xml:space="preserve"> that do not contain the "item" or "hosts" relation type values.</w:t>
      </w:r>
    </w:p>
    <w:p w14:paraId="265F59CE" w14:textId="7687B2E3" w:rsidR="00D3486D" w:rsidRDefault="006E4FCF" w:rsidP="00D3486D">
      <w:pPr>
        <w:pStyle w:val="ListBullet"/>
        <w:rPr>
          <w:ins w:id="6673" w:author="Bardini, Richard A" w:date="2018-03-20T06:46:00Z"/>
          <w:lang w:eastAsia="ko-KR"/>
        </w:rPr>
      </w:pPr>
      <w:commentRangeStart w:id="6674"/>
      <w:ins w:id="6675" w:author="Bardini, Richard A" w:date="2018-03-20T06:29:00Z">
        <w:r>
          <w:rPr>
            <w:lang w:eastAsia="ko-KR"/>
          </w:rPr>
          <w:t xml:space="preserve">Properties of </w:t>
        </w:r>
      </w:ins>
      <w:del w:id="6676" w:author="Bardini, Richard A" w:date="2018-03-20T06:29:00Z">
        <w:r w:rsidR="008E3C6A" w:rsidDel="006E4FCF">
          <w:rPr>
            <w:lang w:eastAsia="ko-KR"/>
          </w:rPr>
          <w:delText>T</w:delText>
        </w:r>
      </w:del>
      <w:ins w:id="6677" w:author="Bardini, Richard A" w:date="2018-03-20T06:29:00Z">
        <w:r>
          <w:rPr>
            <w:lang w:eastAsia="ko-KR"/>
          </w:rPr>
          <w:t>t</w:t>
        </w:r>
      </w:ins>
      <w:r w:rsidR="008E3C6A">
        <w:rPr>
          <w:lang w:eastAsia="ko-KR"/>
        </w:rPr>
        <w:t>he</w:t>
      </w:r>
      <w:r w:rsidR="00D3486D">
        <w:rPr>
          <w:lang w:eastAsia="ko-KR"/>
        </w:rPr>
        <w:t xml:space="preserve"> </w:t>
      </w:r>
      <w:r w:rsidR="008E3C6A">
        <w:rPr>
          <w:lang w:eastAsia="ko-KR"/>
        </w:rPr>
        <w:t>C</w:t>
      </w:r>
      <w:r w:rsidR="00D3486D">
        <w:rPr>
          <w:lang w:eastAsia="ko-KR"/>
        </w:rPr>
        <w:t>ollection</w:t>
      </w:r>
      <w:ins w:id="6678" w:author="Bardini, Richard A" w:date="2018-03-20T06:30:00Z">
        <w:r w:rsidRPr="006E4FCF">
          <w:rPr>
            <w:lang w:eastAsia="ko-KR"/>
          </w:rPr>
          <w:t xml:space="preserve"> </w:t>
        </w:r>
        <w:r>
          <w:rPr>
            <w:lang w:eastAsia="ko-KR"/>
          </w:rPr>
          <w:t>Resource</w:t>
        </w:r>
      </w:ins>
      <w:r w:rsidR="00D3486D">
        <w:rPr>
          <w:lang w:eastAsia="ko-KR"/>
        </w:rPr>
        <w:t xml:space="preserve"> itself may be included in </w:t>
      </w:r>
      <w:ins w:id="6679" w:author="Bardini, Richard A" w:date="2018-03-20T06:31:00Z">
        <w:r>
          <w:rPr>
            <w:lang w:eastAsia="ko-KR"/>
          </w:rPr>
          <w:t xml:space="preserve">payloads using </w:t>
        </w:r>
      </w:ins>
      <w:ins w:id="6680" w:author="Bardini, Richard A" w:date="2018-03-20T06:32:00Z">
        <w:r w:rsidRPr="003C1205">
          <w:rPr>
            <w:rFonts w:ascii="Courier New" w:hAnsi="Courier New" w:cs="Courier New"/>
            <w:lang w:eastAsia="ko-KR"/>
          </w:rPr>
          <w:t>"</w:t>
        </w:r>
      </w:ins>
      <w:ins w:id="6681" w:author="Bardini, Richard A" w:date="2018-03-20T06:31:00Z">
        <w:r>
          <w:rPr>
            <w:lang w:eastAsia="ko-KR"/>
          </w:rPr>
          <w:t>oic.if.b</w:t>
        </w:r>
      </w:ins>
      <w:ins w:id="6682" w:author="Bardini, Richard A" w:date="2018-03-20T06:32:00Z">
        <w:r w:rsidRPr="003C1205">
          <w:rPr>
            <w:rFonts w:ascii="Courier New" w:hAnsi="Courier New" w:cs="Courier New"/>
            <w:lang w:eastAsia="ko-KR"/>
          </w:rPr>
          <w:t>"</w:t>
        </w:r>
      </w:ins>
      <w:ins w:id="6683" w:author="Bardini, Richard A" w:date="2018-03-20T06:31:00Z">
        <w:r>
          <w:rPr>
            <w:lang w:eastAsia="ko-KR"/>
          </w:rPr>
          <w:t xml:space="preserve"> </w:t>
        </w:r>
      </w:ins>
      <w:ins w:id="6684" w:author="Bardini, Richard A" w:date="2018-03-20T06:32:00Z">
        <w:r>
          <w:rPr>
            <w:lang w:eastAsia="ko-KR"/>
          </w:rPr>
          <w:t>I</w:t>
        </w:r>
      </w:ins>
      <w:ins w:id="6685" w:author="Bardini, Richard A" w:date="2018-03-20T06:31:00Z">
        <w:r>
          <w:rPr>
            <w:lang w:eastAsia="ko-KR"/>
          </w:rPr>
          <w:t>nterface</w:t>
        </w:r>
      </w:ins>
      <w:del w:id="6686" w:author="Bardini, Richard A" w:date="2018-03-20T06:31:00Z">
        <w:r w:rsidR="00D3486D" w:rsidDel="006E4FCF">
          <w:rPr>
            <w:lang w:eastAsia="ko-KR"/>
          </w:rPr>
          <w:delText xml:space="preserve">the batch </w:delText>
        </w:r>
        <w:r w:rsidR="008E3C6A" w:rsidDel="006E4FCF">
          <w:rPr>
            <w:lang w:eastAsia="ko-KR"/>
          </w:rPr>
          <w:delText>response</w:delText>
        </w:r>
      </w:del>
      <w:r w:rsidR="008E3C6A">
        <w:rPr>
          <w:lang w:eastAsia="ko-KR"/>
        </w:rPr>
        <w:t xml:space="preserve"> </w:t>
      </w:r>
      <w:r w:rsidR="00D3486D">
        <w:rPr>
          <w:lang w:eastAsia="ko-KR"/>
        </w:rPr>
        <w:t xml:space="preserve">by </w:t>
      </w:r>
      <w:r w:rsidR="008E3C6A">
        <w:rPr>
          <w:lang w:eastAsia="ko-KR"/>
        </w:rPr>
        <w:t xml:space="preserve">exposing a single Link with </w:t>
      </w:r>
      <w:r w:rsidR="00D3486D">
        <w:rPr>
          <w:lang w:eastAsia="ko-KR"/>
        </w:rPr>
        <w:t xml:space="preserve">the link relation "self" along with "item" </w:t>
      </w:r>
      <w:r w:rsidR="008E3C6A">
        <w:rPr>
          <w:lang w:eastAsia="ko-KR"/>
        </w:rPr>
        <w:t xml:space="preserve">within the Collection </w:t>
      </w:r>
      <w:del w:id="6687" w:author="Bardini, Richard A" w:date="2018-03-20T06:34:00Z">
        <w:r w:rsidR="008E3C6A" w:rsidDel="006E4FCF">
          <w:rPr>
            <w:lang w:eastAsia="ko-KR"/>
          </w:rPr>
          <w:delText xml:space="preserve">(i.e. "rel": ["self","item"], see also the example in section </w:delText>
        </w:r>
        <w:r w:rsidR="008E3C6A" w:rsidDel="006E4FCF">
          <w:rPr>
            <w:lang w:eastAsia="ko-KR"/>
          </w:rPr>
          <w:fldChar w:fldCharType="begin"/>
        </w:r>
        <w:r w:rsidR="008E3C6A" w:rsidDel="006E4FCF">
          <w:rPr>
            <w:lang w:eastAsia="ko-KR"/>
          </w:rPr>
          <w:delInstrText xml:space="preserve"> REF _Ref476739381 \r \h </w:delInstrText>
        </w:r>
        <w:r w:rsidR="008E3C6A" w:rsidDel="006E4FCF">
          <w:rPr>
            <w:lang w:eastAsia="ko-KR"/>
          </w:rPr>
        </w:r>
        <w:r w:rsidR="008E3C6A" w:rsidDel="006E4FCF">
          <w:rPr>
            <w:lang w:eastAsia="ko-KR"/>
          </w:rPr>
          <w:fldChar w:fldCharType="separate"/>
        </w:r>
        <w:r w:rsidR="00A279E7" w:rsidDel="006E4FCF">
          <w:rPr>
            <w:lang w:eastAsia="ko-KR"/>
          </w:rPr>
          <w:delText>7.6.3.4.2</w:delText>
        </w:r>
        <w:r w:rsidR="008E3C6A" w:rsidDel="006E4FCF">
          <w:rPr>
            <w:lang w:eastAsia="ko-KR"/>
          </w:rPr>
          <w:fldChar w:fldCharType="end"/>
        </w:r>
        <w:r w:rsidR="008E3C6A" w:rsidDel="006E4FCF">
          <w:rPr>
            <w:lang w:eastAsia="ko-KR"/>
          </w:rPr>
          <w:delText>)</w:delText>
        </w:r>
      </w:del>
      <w:ins w:id="6688" w:author="Bardini, Richard A" w:date="2018-03-20T06:36:00Z">
        <w:r w:rsidR="000C0CD9">
          <w:rPr>
            <w:lang w:eastAsia="ko-KR"/>
          </w:rPr>
          <w:t>,</w:t>
        </w:r>
      </w:ins>
      <w:r w:rsidR="008E3C6A">
        <w:rPr>
          <w:lang w:eastAsia="ko-KR"/>
        </w:rPr>
        <w:t xml:space="preserve"> </w:t>
      </w:r>
      <w:r w:rsidR="00D3486D">
        <w:rPr>
          <w:lang w:eastAsia="ko-KR"/>
        </w:rPr>
        <w:t xml:space="preserve">and </w:t>
      </w:r>
      <w:r w:rsidR="00074DD1">
        <w:rPr>
          <w:lang w:eastAsia="ko-KR"/>
        </w:rPr>
        <w:t>e</w:t>
      </w:r>
      <w:r w:rsidR="00D3486D">
        <w:rPr>
          <w:lang w:eastAsia="ko-KR"/>
        </w:rPr>
        <w:t xml:space="preserve">nsuring that </w:t>
      </w:r>
      <w:del w:id="6689" w:author="Bardini, Richard A" w:date="2018-03-20T06:40:00Z">
        <w:r w:rsidR="00D3486D" w:rsidDel="000C0CD9">
          <w:rPr>
            <w:lang w:eastAsia="ko-KR"/>
          </w:rPr>
          <w:delText xml:space="preserve">the </w:delText>
        </w:r>
        <w:r w:rsidR="00074DD1" w:rsidDel="000C0CD9">
          <w:rPr>
            <w:lang w:eastAsia="ko-KR"/>
          </w:rPr>
          <w:delText xml:space="preserve">"if" Link Parameter of the "self" Link contains an Interface(s) that </w:delText>
        </w:r>
        <w:r w:rsidR="00D3486D" w:rsidDel="000C0CD9">
          <w:rPr>
            <w:lang w:eastAsia="ko-KR"/>
          </w:rPr>
          <w:delText>do</w:delText>
        </w:r>
        <w:r w:rsidR="00074DD1" w:rsidDel="000C0CD9">
          <w:rPr>
            <w:lang w:eastAsia="ko-KR"/>
          </w:rPr>
          <w:delText>(-</w:delText>
        </w:r>
        <w:r w:rsidR="00D3486D" w:rsidDel="000C0CD9">
          <w:rPr>
            <w:lang w:eastAsia="ko-KR"/>
          </w:rPr>
          <w:delText>es</w:delText>
        </w:r>
        <w:r w:rsidR="00074DD1" w:rsidDel="000C0CD9">
          <w:rPr>
            <w:lang w:eastAsia="ko-KR"/>
          </w:rPr>
          <w:delText>)</w:delText>
        </w:r>
        <w:r w:rsidR="00D3486D" w:rsidDel="000C0CD9">
          <w:rPr>
            <w:lang w:eastAsia="ko-KR"/>
          </w:rPr>
          <w:delText xml:space="preserve"> not expose </w:delText>
        </w:r>
      </w:del>
      <w:commentRangeStart w:id="6690"/>
      <w:del w:id="6691" w:author="Bardini, Richard A" w:date="2018-03-19T05:59:00Z">
        <w:r w:rsidR="00D3486D" w:rsidDel="00385D97">
          <w:rPr>
            <w:lang w:eastAsia="ko-KR"/>
          </w:rPr>
          <w:delText xml:space="preserve">the </w:delText>
        </w:r>
        <w:r w:rsidR="00074DD1" w:rsidDel="00385D97">
          <w:rPr>
            <w:lang w:eastAsia="ko-KR"/>
          </w:rPr>
          <w:delText>"</w:delText>
        </w:r>
        <w:r w:rsidR="00D3486D" w:rsidDel="00385D97">
          <w:rPr>
            <w:lang w:eastAsia="ko-KR"/>
          </w:rPr>
          <w:delText>links</w:delText>
        </w:r>
        <w:r w:rsidR="00074DD1" w:rsidDel="00385D97">
          <w:rPr>
            <w:lang w:eastAsia="ko-KR"/>
          </w:rPr>
          <w:delText>"</w:delText>
        </w:r>
        <w:r w:rsidR="00D3486D" w:rsidDel="00385D97">
          <w:rPr>
            <w:lang w:eastAsia="ko-KR"/>
          </w:rPr>
          <w:delText xml:space="preserve"> </w:delText>
        </w:r>
        <w:r w:rsidR="00074DD1" w:rsidDel="00385D97">
          <w:rPr>
            <w:lang w:eastAsia="ko-KR"/>
          </w:rPr>
          <w:delText>P</w:delText>
        </w:r>
        <w:r w:rsidR="00D3486D" w:rsidDel="00385D97">
          <w:rPr>
            <w:lang w:eastAsia="ko-KR"/>
          </w:rPr>
          <w:delText>roperty</w:delText>
        </w:r>
      </w:del>
      <w:commentRangeEnd w:id="6690"/>
      <w:del w:id="6692" w:author="Bardini, Richard A" w:date="2018-03-20T06:40:00Z">
        <w:r w:rsidR="00385D97" w:rsidDel="000C0CD9">
          <w:rPr>
            <w:rStyle w:val="CommentReference"/>
          </w:rPr>
          <w:commentReference w:id="6690"/>
        </w:r>
        <w:r w:rsidR="00D3486D" w:rsidDel="000C0CD9">
          <w:rPr>
            <w:lang w:eastAsia="ko-KR"/>
          </w:rPr>
          <w:delText xml:space="preserve">, i.e. </w:delText>
        </w:r>
        <w:r w:rsidR="00074DD1" w:rsidDel="000C0CD9">
          <w:rPr>
            <w:lang w:eastAsia="ko-KR"/>
          </w:rPr>
          <w:delText xml:space="preserve">"oic.if.b" and </w:delText>
        </w:r>
        <w:r w:rsidR="00D3486D" w:rsidDel="000C0CD9">
          <w:rPr>
            <w:lang w:eastAsia="ko-KR"/>
          </w:rPr>
          <w:delText xml:space="preserve">not </w:delText>
        </w:r>
        <w:r w:rsidR="00074DD1" w:rsidDel="000C0CD9">
          <w:rPr>
            <w:lang w:eastAsia="ko-KR"/>
          </w:rPr>
          <w:delText>"</w:delText>
        </w:r>
        <w:r w:rsidR="00D3486D" w:rsidDel="000C0CD9">
          <w:rPr>
            <w:lang w:eastAsia="ko-KR"/>
          </w:rPr>
          <w:delText>oic.if.baseline</w:delText>
        </w:r>
        <w:r w:rsidR="00074DD1" w:rsidDel="000C0CD9">
          <w:rPr>
            <w:lang w:eastAsia="ko-KR"/>
          </w:rPr>
          <w:delText>"</w:delText>
        </w:r>
        <w:r w:rsidR="00D3486D" w:rsidDel="000C0CD9">
          <w:rPr>
            <w:lang w:eastAsia="ko-KR"/>
          </w:rPr>
          <w:delText xml:space="preserve"> or </w:delText>
        </w:r>
        <w:r w:rsidR="00074DD1" w:rsidDel="000C0CD9">
          <w:rPr>
            <w:lang w:eastAsia="ko-KR"/>
          </w:rPr>
          <w:delText>"</w:delText>
        </w:r>
        <w:r w:rsidR="00D3486D" w:rsidDel="000C0CD9">
          <w:rPr>
            <w:lang w:eastAsia="ko-KR"/>
          </w:rPr>
          <w:delText>oic.if.ll</w:delText>
        </w:r>
        <w:r w:rsidR="00074DD1" w:rsidDel="000C0CD9">
          <w:rPr>
            <w:lang w:eastAsia="ko-KR"/>
          </w:rPr>
          <w:delText xml:space="preserve">", otherwise </w:delText>
        </w:r>
      </w:del>
      <w:r w:rsidR="00074DD1">
        <w:rPr>
          <w:lang w:eastAsia="ko-KR"/>
        </w:rPr>
        <w:t xml:space="preserve">Link resolution </w:t>
      </w:r>
      <w:ins w:id="6693" w:author="Bardini, Richard A" w:date="2018-03-20T06:39:00Z">
        <w:r w:rsidR="000C0CD9">
          <w:rPr>
            <w:lang w:eastAsia="ko-KR"/>
          </w:rPr>
          <w:t xml:space="preserve">cannot </w:t>
        </w:r>
      </w:ins>
      <w:r w:rsidR="00074DD1">
        <w:rPr>
          <w:lang w:eastAsia="ko-KR"/>
        </w:rPr>
        <w:t>become</w:t>
      </w:r>
      <w:del w:id="6694" w:author="Bardini, Richard A" w:date="2018-03-20T06:39:00Z">
        <w:r w:rsidR="00074DD1" w:rsidDel="000C0CD9">
          <w:rPr>
            <w:lang w:eastAsia="ko-KR"/>
          </w:rPr>
          <w:delText>s</w:delText>
        </w:r>
      </w:del>
      <w:r w:rsidR="00074DD1">
        <w:rPr>
          <w:lang w:eastAsia="ko-KR"/>
        </w:rPr>
        <w:t xml:space="preserve"> an infinite loop</w:t>
      </w:r>
      <w:ins w:id="6695" w:author="Bardini, Richard A" w:date="2018-03-20T06:41:00Z">
        <w:r w:rsidR="000C0CD9" w:rsidRPr="000C0CD9">
          <w:rPr>
            <w:lang w:eastAsia="ko-KR"/>
          </w:rPr>
          <w:t xml:space="preserve"> </w:t>
        </w:r>
        <w:r w:rsidR="000C0CD9">
          <w:rPr>
            <w:lang w:eastAsia="ko-KR"/>
          </w:rPr>
          <w:t xml:space="preserve">due to recursive references. For example, if the </w:t>
        </w:r>
      </w:ins>
      <w:ins w:id="6696" w:author="Bardini, Richard A" w:date="2018-03-20T06:43:00Z">
        <w:r w:rsidR="000C0CD9">
          <w:rPr>
            <w:lang w:eastAsia="ko-KR"/>
          </w:rPr>
          <w:t>D</w:t>
        </w:r>
      </w:ins>
      <w:ins w:id="6697" w:author="Bardini, Richard A" w:date="2018-03-20T06:41:00Z">
        <w:r w:rsidR="000C0CD9">
          <w:rPr>
            <w:lang w:eastAsia="ko-KR"/>
          </w:rPr>
          <w:t xml:space="preserve">efault </w:t>
        </w:r>
      </w:ins>
      <w:ins w:id="6698" w:author="Bardini, Richard A" w:date="2018-03-20T06:43:00Z">
        <w:r w:rsidR="000C0CD9">
          <w:rPr>
            <w:lang w:eastAsia="ko-KR"/>
          </w:rPr>
          <w:t>I</w:t>
        </w:r>
      </w:ins>
      <w:ins w:id="6699" w:author="Bardini, Richard A" w:date="2018-03-20T06:41:00Z">
        <w:r w:rsidR="000C0CD9">
          <w:rPr>
            <w:lang w:eastAsia="ko-KR"/>
          </w:rPr>
          <w:t xml:space="preserve">nterface of the Collection is </w:t>
        </w:r>
      </w:ins>
      <w:ins w:id="6700" w:author="Bardini, Richard A" w:date="2018-03-20T06:43:00Z">
        <w:r w:rsidR="000C0CD9">
          <w:rPr>
            <w:lang w:eastAsia="ko-KR"/>
          </w:rPr>
          <w:t>"</w:t>
        </w:r>
      </w:ins>
      <w:ins w:id="6701" w:author="Bardini, Richard A" w:date="2018-03-20T06:41:00Z">
        <w:r w:rsidR="000C0CD9">
          <w:rPr>
            <w:lang w:eastAsia="ko-KR"/>
          </w:rPr>
          <w:t>oic.if.b</w:t>
        </w:r>
      </w:ins>
      <w:ins w:id="6702" w:author="Bardini, Richard A" w:date="2018-03-20T06:43:00Z">
        <w:r w:rsidR="000C0CD9">
          <w:rPr>
            <w:lang w:eastAsia="ko-KR"/>
          </w:rPr>
          <w:t>"</w:t>
        </w:r>
      </w:ins>
      <w:ins w:id="6703" w:author="Bardini, Richard A" w:date="2018-03-20T06:41:00Z">
        <w:r w:rsidR="000C0CD9">
          <w:rPr>
            <w:lang w:eastAsia="ko-KR"/>
          </w:rPr>
          <w:t xml:space="preserve">, then the </w:t>
        </w:r>
      </w:ins>
      <w:ins w:id="6704" w:author="Bardini, Richard A" w:date="2018-03-20T06:44:00Z">
        <w:r w:rsidR="000C0CD9">
          <w:rPr>
            <w:lang w:eastAsia="ko-KR"/>
          </w:rPr>
          <w:t>S</w:t>
        </w:r>
      </w:ins>
      <w:ins w:id="6705" w:author="Bardini, Richard A" w:date="2018-03-20T06:41:00Z">
        <w:r w:rsidR="000C0CD9">
          <w:rPr>
            <w:lang w:eastAsia="ko-KR"/>
          </w:rPr>
          <w:t xml:space="preserve">erver might recursively include its batch representation within its batch representation, in an endless loop. See </w:t>
        </w:r>
      </w:ins>
      <w:ins w:id="6706" w:author="Bardini, Richard A" w:date="2018-03-20T07:46:00Z">
        <w:r w:rsidR="00167171">
          <w:rPr>
            <w:lang w:eastAsia="ko-KR"/>
          </w:rPr>
          <w:fldChar w:fldCharType="begin"/>
        </w:r>
        <w:r w:rsidR="00167171">
          <w:rPr>
            <w:lang w:eastAsia="ko-KR"/>
          </w:rPr>
          <w:instrText xml:space="preserve"> REF _Ref476739381 \r \h </w:instrText>
        </w:r>
      </w:ins>
      <w:r w:rsidR="00167171">
        <w:rPr>
          <w:lang w:eastAsia="ko-KR"/>
        </w:rPr>
      </w:r>
      <w:r w:rsidR="00167171">
        <w:rPr>
          <w:lang w:eastAsia="ko-KR"/>
        </w:rPr>
        <w:fldChar w:fldCharType="separate"/>
      </w:r>
      <w:r w:rsidR="00370B4E">
        <w:rPr>
          <w:lang w:eastAsia="ko-KR"/>
        </w:rPr>
        <w:t>7.6.3.4.2</w:t>
      </w:r>
      <w:ins w:id="6707" w:author="Bardini, Richard A" w:date="2018-03-20T07:46:00Z">
        <w:r w:rsidR="00167171">
          <w:rPr>
            <w:lang w:eastAsia="ko-KR"/>
          </w:rPr>
          <w:fldChar w:fldCharType="end"/>
        </w:r>
      </w:ins>
      <w:ins w:id="6708" w:author="Bardini, Richard A" w:date="2018-03-20T06:41:00Z">
        <w:r w:rsidR="000C0CD9">
          <w:rPr>
            <w:lang w:eastAsia="ko-KR"/>
          </w:rPr>
          <w:t xml:space="preserve"> for an example of use of a Link containing "rel": ["self","item"] to include Properties of the Collection Resource, along with linked Resources, in </w:t>
        </w:r>
      </w:ins>
      <w:ins w:id="6709" w:author="Bardini, Richard A" w:date="2018-03-20T06:45:00Z">
        <w:r w:rsidR="000C0CD9">
          <w:rPr>
            <w:lang w:eastAsia="ko-KR"/>
          </w:rPr>
          <w:t>"</w:t>
        </w:r>
      </w:ins>
      <w:ins w:id="6710" w:author="Bardini, Richard A" w:date="2018-03-20T06:41:00Z">
        <w:r w:rsidR="000C0CD9">
          <w:rPr>
            <w:lang w:eastAsia="ko-KR"/>
          </w:rPr>
          <w:t>oic.if.b</w:t>
        </w:r>
      </w:ins>
      <w:ins w:id="6711" w:author="Bardini, Richard A" w:date="2018-03-20T06:45:00Z">
        <w:r w:rsidR="000C0CD9">
          <w:rPr>
            <w:lang w:eastAsia="ko-KR"/>
          </w:rPr>
          <w:t>"</w:t>
        </w:r>
      </w:ins>
      <w:ins w:id="6712" w:author="Bardini, Richard A" w:date="2018-03-20T06:41:00Z">
        <w:r w:rsidR="000C0CD9">
          <w:rPr>
            <w:lang w:eastAsia="ko-KR"/>
          </w:rPr>
          <w:t xml:space="preserve"> payloads</w:t>
        </w:r>
      </w:ins>
      <w:r w:rsidR="00D3486D">
        <w:rPr>
          <w:lang w:eastAsia="ko-KR"/>
        </w:rPr>
        <w:t>.</w:t>
      </w:r>
    </w:p>
    <w:p w14:paraId="090A64EB" w14:textId="5FF31605" w:rsidR="000C0CD9" w:rsidRDefault="004134ED" w:rsidP="00D3486D">
      <w:pPr>
        <w:pStyle w:val="ListBullet"/>
        <w:rPr>
          <w:lang w:eastAsia="ko-KR"/>
        </w:rPr>
      </w:pPr>
      <w:ins w:id="6713" w:author="Bardini, Richard A" w:date="2018-03-20T06:47:00Z">
        <w:r>
          <w:rPr>
            <w:lang w:eastAsia="ko-KR"/>
          </w:rPr>
          <w:lastRenderedPageBreak/>
          <w:t xml:space="preserve">If the Default Interface of a Collection Resource is exposed using the Link relation "self", and the </w:t>
        </w:r>
      </w:ins>
      <w:ins w:id="6714" w:author="Bardini, Richard A" w:date="2018-03-20T06:48:00Z">
        <w:r>
          <w:rPr>
            <w:lang w:eastAsia="ko-KR"/>
          </w:rPr>
          <w:t>D</w:t>
        </w:r>
      </w:ins>
      <w:ins w:id="6715" w:author="Bardini, Richard A" w:date="2018-03-20T06:47:00Z">
        <w:r>
          <w:rPr>
            <w:lang w:eastAsia="ko-KR"/>
          </w:rPr>
          <w:t xml:space="preserve">efault </w:t>
        </w:r>
      </w:ins>
      <w:ins w:id="6716" w:author="Bardini, Richard A" w:date="2018-03-20T06:48:00Z">
        <w:r>
          <w:rPr>
            <w:lang w:eastAsia="ko-KR"/>
          </w:rPr>
          <w:t>I</w:t>
        </w:r>
      </w:ins>
      <w:ins w:id="6717" w:author="Bardini, Richard A" w:date="2018-03-20T06:47:00Z">
        <w:r>
          <w:rPr>
            <w:lang w:eastAsia="ko-KR"/>
          </w:rPr>
          <w:t xml:space="preserve">nterface contains Properties that expose any Links, those </w:t>
        </w:r>
      </w:ins>
      <w:ins w:id="6718" w:author="Bardini, Richard A" w:date="2018-03-20T06:48:00Z">
        <w:r>
          <w:rPr>
            <w:lang w:eastAsia="ko-KR"/>
          </w:rPr>
          <w:t>P</w:t>
        </w:r>
      </w:ins>
      <w:ins w:id="6719" w:author="Bardini, Richard A" w:date="2018-03-20T06:47:00Z">
        <w:r>
          <w:rPr>
            <w:lang w:eastAsia="ko-KR"/>
          </w:rPr>
          <w:t>roperties shall not be included in a batch representation which includes the "self" Link.</w:t>
        </w:r>
      </w:ins>
      <w:commentRangeEnd w:id="6674"/>
      <w:ins w:id="6720" w:author="Bardini, Richard A" w:date="2018-03-20T06:48:00Z">
        <w:r>
          <w:rPr>
            <w:rStyle w:val="CommentReference"/>
          </w:rPr>
          <w:commentReference w:id="6674"/>
        </w:r>
      </w:ins>
    </w:p>
    <w:p w14:paraId="3304FD91" w14:textId="7BC9E713" w:rsidR="00606A0F" w:rsidRDefault="00606A0F" w:rsidP="00606A0F">
      <w:pPr>
        <w:pStyle w:val="ListBullet"/>
        <w:rPr>
          <w:rFonts w:eastAsiaTheme="minorEastAsia"/>
          <w:lang w:eastAsia="ko-KR"/>
        </w:rPr>
      </w:pPr>
      <w:commentRangeStart w:id="6721"/>
      <w:r w:rsidRPr="00606A0F">
        <w:rPr>
          <w:rFonts w:eastAsiaTheme="minorEastAsia"/>
          <w:lang w:eastAsia="ko-KR"/>
        </w:rPr>
        <w:t xml:space="preserve">Any request forwarded to a linked Resource that is </w:t>
      </w:r>
      <w:del w:id="6722" w:author="Bardini, Richard A" w:date="2018-03-20T06:49:00Z">
        <w:r w:rsidRPr="00606A0F" w:rsidDel="004134ED">
          <w:rPr>
            <w:rFonts w:eastAsiaTheme="minorEastAsia"/>
            <w:lang w:eastAsia="ko-KR"/>
          </w:rPr>
          <w:delText xml:space="preserve">also </w:delText>
        </w:r>
      </w:del>
      <w:r w:rsidRPr="00606A0F">
        <w:rPr>
          <w:rFonts w:eastAsiaTheme="minorEastAsia"/>
          <w:lang w:eastAsia="ko-KR"/>
        </w:rPr>
        <w:t>a Collection (including a "self" Link</w:t>
      </w:r>
      <w:ins w:id="6723" w:author="Bardini, Richard A" w:date="2018-03-20T06:51:00Z">
        <w:r w:rsidR="004134ED">
          <w:rPr>
            <w:rFonts w:eastAsiaTheme="minorEastAsia"/>
            <w:lang w:eastAsia="ko-KR"/>
          </w:rPr>
          <w:t xml:space="preserve"> reference</w:t>
        </w:r>
      </w:ins>
      <w:r w:rsidRPr="00606A0F">
        <w:rPr>
          <w:rFonts w:eastAsiaTheme="minorEastAsia"/>
          <w:lang w:eastAsia="ko-KR"/>
        </w:rPr>
        <w:t xml:space="preserve">) shall </w:t>
      </w:r>
      <w:ins w:id="6724" w:author="Bardini, Richard A" w:date="2018-03-20T06:50:00Z">
        <w:r w:rsidR="004134ED">
          <w:rPr>
            <w:lang w:eastAsia="ko-KR"/>
          </w:rPr>
          <w:t>have the Default</w:t>
        </w:r>
        <w:r w:rsidR="004134ED" w:rsidRPr="00606A0F">
          <w:rPr>
            <w:lang w:eastAsia="ko-KR"/>
          </w:rPr>
          <w:t xml:space="preserve"> </w:t>
        </w:r>
      </w:ins>
      <w:del w:id="6725" w:author="Bardini, Richard A" w:date="2018-03-20T06:50:00Z">
        <w:r w:rsidRPr="00606A0F" w:rsidDel="004134ED">
          <w:rPr>
            <w:rFonts w:eastAsiaTheme="minorEastAsia"/>
            <w:lang w:eastAsia="ko-KR"/>
          </w:rPr>
          <w:delText xml:space="preserve">also have the batch </w:delText>
        </w:r>
      </w:del>
      <w:r w:rsidRPr="00606A0F">
        <w:rPr>
          <w:rFonts w:eastAsiaTheme="minorEastAsia"/>
          <w:lang w:eastAsia="ko-KR"/>
        </w:rPr>
        <w:t xml:space="preserve">Interface </w:t>
      </w:r>
      <w:ins w:id="6726" w:author="Bardini, Richard A" w:date="2018-03-20T06:53:00Z">
        <w:r w:rsidR="004134ED">
          <w:rPr>
            <w:lang w:eastAsia="ko-KR"/>
          </w:rPr>
          <w:t>of the linked Collection Resource</w:t>
        </w:r>
        <w:r w:rsidR="004134ED" w:rsidRPr="00606A0F">
          <w:rPr>
            <w:rFonts w:eastAsiaTheme="minorEastAsia"/>
            <w:lang w:eastAsia="ko-KR"/>
          </w:rPr>
          <w:t xml:space="preserve"> </w:t>
        </w:r>
      </w:ins>
      <w:r w:rsidRPr="00606A0F">
        <w:rPr>
          <w:rFonts w:eastAsiaTheme="minorEastAsia"/>
          <w:lang w:eastAsia="ko-KR"/>
        </w:rPr>
        <w:t>applied.</w:t>
      </w:r>
      <w:commentRangeEnd w:id="6721"/>
      <w:r w:rsidR="004134ED">
        <w:rPr>
          <w:rStyle w:val="CommentReference"/>
        </w:rPr>
        <w:commentReference w:id="6721"/>
      </w:r>
    </w:p>
    <w:p w14:paraId="61807353" w14:textId="77777777" w:rsidR="00606A0F" w:rsidRDefault="00154A08" w:rsidP="00A51CCE">
      <w:pPr>
        <w:pStyle w:val="ListBullet"/>
        <w:rPr>
          <w:rFonts w:eastAsiaTheme="minorEastAsia"/>
          <w:lang w:eastAsia="ko-KR"/>
        </w:rPr>
      </w:pPr>
      <w:r>
        <w:rPr>
          <w:rFonts w:eastAsiaTheme="minorEastAsia"/>
          <w:lang w:eastAsia="ko-KR"/>
        </w:rPr>
        <w:t xml:space="preserve">All the </w:t>
      </w:r>
      <w:r w:rsidR="00CC105F">
        <w:rPr>
          <w:rFonts w:eastAsiaTheme="minorEastAsia"/>
          <w:lang w:eastAsia="ko-KR"/>
        </w:rPr>
        <w:t>r</w:t>
      </w:r>
      <w:r>
        <w:rPr>
          <w:rFonts w:eastAsiaTheme="minorEastAsia"/>
          <w:lang w:eastAsia="ko-KR"/>
        </w:rPr>
        <w:t>esponses from the linked</w:t>
      </w:r>
      <w:r w:rsidR="00D3486D">
        <w:rPr>
          <w:rFonts w:eastAsiaTheme="minorEastAsia"/>
          <w:lang w:eastAsia="ko-KR"/>
        </w:rPr>
        <w:t xml:space="preserve"> </w:t>
      </w:r>
      <w:r>
        <w:rPr>
          <w:rFonts w:eastAsiaTheme="minorEastAsia"/>
          <w:lang w:eastAsia="ko-KR"/>
        </w:rPr>
        <w:t xml:space="preserve">Resources shall be aggregated into </w:t>
      </w:r>
      <w:r w:rsidR="00606A0F">
        <w:rPr>
          <w:rFonts w:eastAsiaTheme="minorEastAsia"/>
          <w:lang w:eastAsia="ko-KR"/>
        </w:rPr>
        <w:t xml:space="preserve">a </w:t>
      </w:r>
      <w:r>
        <w:rPr>
          <w:rFonts w:eastAsiaTheme="minorEastAsia"/>
          <w:lang w:eastAsia="ko-KR"/>
        </w:rPr>
        <w:t xml:space="preserve">single Response to the Client. The Server may timeout the </w:t>
      </w:r>
      <w:r w:rsidR="00606A0F">
        <w:rPr>
          <w:rFonts w:eastAsiaTheme="minorEastAsia"/>
          <w:lang w:eastAsia="ko-KR"/>
        </w:rPr>
        <w:t>r</w:t>
      </w:r>
      <w:r>
        <w:rPr>
          <w:rFonts w:eastAsiaTheme="minorEastAsia"/>
          <w:lang w:eastAsia="ko-KR"/>
        </w:rPr>
        <w:t>esponse to a time window, the Server may choose any appropriate window based on conditions.</w:t>
      </w:r>
    </w:p>
    <w:p w14:paraId="17D51437" w14:textId="77777777" w:rsidR="00154A08" w:rsidRPr="005C30D7" w:rsidRDefault="00154A08" w:rsidP="00606A0F">
      <w:pPr>
        <w:pStyle w:val="ListBullet"/>
        <w:rPr>
          <w:rFonts w:eastAsiaTheme="minorEastAsia"/>
          <w:lang w:eastAsia="ko-KR"/>
        </w:rPr>
      </w:pPr>
      <w:r w:rsidRPr="000D79BD">
        <w:rPr>
          <w:rFonts w:eastAsiaTheme="minorEastAsia"/>
          <w:lang w:eastAsia="ko-KR"/>
        </w:rPr>
        <w:t xml:space="preserve">If </w:t>
      </w:r>
      <w:r w:rsidR="00606A0F">
        <w:rPr>
          <w:rFonts w:eastAsiaTheme="minorEastAsia"/>
          <w:lang w:eastAsia="ko-KR"/>
        </w:rPr>
        <w:t>a linked</w:t>
      </w:r>
      <w:r w:rsidRPr="000D79BD">
        <w:rPr>
          <w:rFonts w:eastAsiaTheme="minorEastAsia"/>
          <w:lang w:eastAsia="ko-KR"/>
        </w:rPr>
        <w:t xml:space="preserve"> Resource cannot process the request, an empty response</w:t>
      </w:r>
      <w:r w:rsidR="00606A0F">
        <w:rPr>
          <w:rFonts w:eastAsiaTheme="minorEastAsia"/>
          <w:lang w:eastAsia="ko-KR"/>
        </w:rPr>
        <w:t>,</w:t>
      </w:r>
      <w:r w:rsidR="00606A0F" w:rsidRPr="00606A0F">
        <w:t xml:space="preserve"> </w:t>
      </w:r>
      <w:r w:rsidR="00606A0F" w:rsidRPr="00606A0F">
        <w:rPr>
          <w:rFonts w:eastAsiaTheme="minorEastAsia"/>
          <w:lang w:eastAsia="ko-KR"/>
        </w:rPr>
        <w:t>i.e. a JSON object with no content (</w:t>
      </w:r>
      <w:r w:rsidR="00606A0F">
        <w:rPr>
          <w:lang w:eastAsia="ko-KR"/>
        </w:rPr>
        <w:t>"</w:t>
      </w:r>
      <w:r w:rsidR="00606A0F" w:rsidRPr="00606A0F">
        <w:rPr>
          <w:rFonts w:eastAsiaTheme="minorEastAsia"/>
          <w:lang w:eastAsia="ko-KR"/>
        </w:rPr>
        <w:t>{}</w:t>
      </w:r>
      <w:r w:rsidR="00606A0F">
        <w:rPr>
          <w:lang w:eastAsia="ko-KR"/>
        </w:rPr>
        <w:t>"</w:t>
      </w:r>
      <w:r w:rsidR="00606A0F" w:rsidRPr="00606A0F">
        <w:rPr>
          <w:rFonts w:eastAsiaTheme="minorEastAsia"/>
          <w:lang w:eastAsia="ko-KR"/>
        </w:rPr>
        <w:t xml:space="preserve">) as the representation for the </w:t>
      </w:r>
      <w:r w:rsidR="00606A0F">
        <w:rPr>
          <w:lang w:eastAsia="ko-KR"/>
        </w:rPr>
        <w:t>"</w:t>
      </w:r>
      <w:r w:rsidR="00606A0F" w:rsidRPr="00606A0F">
        <w:rPr>
          <w:rFonts w:eastAsiaTheme="minorEastAsia"/>
          <w:lang w:eastAsia="ko-KR"/>
        </w:rPr>
        <w:t>rep</w:t>
      </w:r>
      <w:r w:rsidR="00606A0F">
        <w:rPr>
          <w:lang w:eastAsia="ko-KR"/>
        </w:rPr>
        <w:t>"</w:t>
      </w:r>
      <w:r w:rsidR="00606A0F" w:rsidRPr="00606A0F">
        <w:rPr>
          <w:rFonts w:eastAsiaTheme="minorEastAsia"/>
          <w:lang w:eastAsia="ko-KR"/>
        </w:rPr>
        <w:t xml:space="preserve"> Property,</w:t>
      </w:r>
      <w:r w:rsidRPr="000D79BD">
        <w:rPr>
          <w:rFonts w:eastAsiaTheme="minorEastAsia"/>
          <w:lang w:eastAsia="ko-KR"/>
        </w:rPr>
        <w:t xml:space="preserve"> </w:t>
      </w:r>
      <w:r>
        <w:rPr>
          <w:rFonts w:eastAsiaTheme="minorEastAsia"/>
          <w:lang w:eastAsia="ko-KR"/>
        </w:rPr>
        <w:t>or error response</w:t>
      </w:r>
      <w:r w:rsidR="00606A0F" w:rsidRPr="00606A0F">
        <w:rPr>
          <w:rFonts w:eastAsiaTheme="minorEastAsia"/>
          <w:lang w:eastAsia="ko-KR"/>
        </w:rPr>
        <w:t xml:space="preserve"> </w:t>
      </w:r>
      <w:r w:rsidR="00606A0F">
        <w:rPr>
          <w:rFonts w:eastAsiaTheme="minorEastAsia"/>
          <w:lang w:eastAsia="ko-KR"/>
        </w:rPr>
        <w:t>should the linked Resour</w:t>
      </w:r>
      <w:r w:rsidR="00536C50">
        <w:rPr>
          <w:rFonts w:eastAsiaTheme="minorEastAsia"/>
          <w:lang w:eastAsia="ko-KR"/>
        </w:rPr>
        <w:t>ce Type provide an error schema</w:t>
      </w:r>
      <w:r w:rsidR="00484957" w:rsidRPr="00484957">
        <w:rPr>
          <w:rFonts w:eastAsiaTheme="minorEastAsia"/>
          <w:lang w:eastAsia="ko-KR"/>
        </w:rPr>
        <w:t xml:space="preserve"> </w:t>
      </w:r>
      <w:r w:rsidR="00484957">
        <w:rPr>
          <w:rFonts w:eastAsiaTheme="minorEastAsia"/>
          <w:lang w:eastAsia="ko-KR"/>
        </w:rPr>
        <w:t>or diagnostic payload</w:t>
      </w:r>
      <w:r w:rsidR="00606A0F">
        <w:rPr>
          <w:rFonts w:eastAsiaTheme="minorEastAsia"/>
          <w:lang w:eastAsia="ko-KR"/>
        </w:rPr>
        <w:t>,</w:t>
      </w:r>
      <w:r>
        <w:rPr>
          <w:rFonts w:eastAsiaTheme="minorEastAsia"/>
          <w:lang w:eastAsia="ko-KR"/>
        </w:rPr>
        <w:t xml:space="preserve"> </w:t>
      </w:r>
      <w:r w:rsidRPr="000D79BD">
        <w:rPr>
          <w:rFonts w:eastAsiaTheme="minorEastAsia"/>
          <w:lang w:eastAsia="ko-KR"/>
        </w:rPr>
        <w:t>shall be returned</w:t>
      </w:r>
      <w:r w:rsidR="00606A0F">
        <w:rPr>
          <w:rFonts w:eastAsiaTheme="minorEastAsia"/>
          <w:lang w:eastAsia="ko-KR"/>
        </w:rPr>
        <w:t xml:space="preserve"> by the linked Resource</w:t>
      </w:r>
      <w:r w:rsidRPr="000D79BD">
        <w:rPr>
          <w:rFonts w:eastAsiaTheme="minorEastAsia"/>
          <w:lang w:eastAsia="ko-KR"/>
        </w:rPr>
        <w:t>.</w:t>
      </w:r>
      <w:r>
        <w:rPr>
          <w:rFonts w:eastAsiaTheme="minorEastAsia"/>
          <w:lang w:eastAsia="ko-KR"/>
        </w:rPr>
        <w:t xml:space="preserve"> These empty</w:t>
      </w:r>
      <w:r w:rsidR="00606A0F">
        <w:rPr>
          <w:rFonts w:eastAsiaTheme="minorEastAsia"/>
          <w:lang w:eastAsia="ko-KR"/>
        </w:rPr>
        <w:t xml:space="preserve"> or </w:t>
      </w:r>
      <w:r>
        <w:rPr>
          <w:rFonts w:eastAsiaTheme="minorEastAsia"/>
          <w:lang w:eastAsia="ko-KR"/>
        </w:rPr>
        <w:t xml:space="preserve">error </w:t>
      </w:r>
      <w:r w:rsidR="00606A0F">
        <w:rPr>
          <w:rFonts w:eastAsiaTheme="minorEastAsia"/>
          <w:lang w:eastAsia="ko-KR"/>
        </w:rPr>
        <w:t>r</w:t>
      </w:r>
      <w:r>
        <w:rPr>
          <w:rFonts w:eastAsiaTheme="minorEastAsia"/>
          <w:lang w:eastAsia="ko-KR"/>
        </w:rPr>
        <w:t xml:space="preserve">esponses </w:t>
      </w:r>
      <w:r w:rsidR="00606A0F">
        <w:rPr>
          <w:rFonts w:eastAsiaTheme="minorEastAsia"/>
          <w:lang w:eastAsia="ko-KR"/>
        </w:rPr>
        <w:t xml:space="preserve">for all linked Resources that exhibit an error </w:t>
      </w:r>
      <w:r>
        <w:rPr>
          <w:rFonts w:eastAsiaTheme="minorEastAsia"/>
          <w:lang w:eastAsia="ko-KR"/>
        </w:rPr>
        <w:t xml:space="preserve">shall be included in </w:t>
      </w:r>
      <w:r w:rsidR="00606A0F">
        <w:rPr>
          <w:rFonts w:eastAsiaTheme="minorEastAsia"/>
          <w:lang w:eastAsia="ko-KR"/>
        </w:rPr>
        <w:t xml:space="preserve">the </w:t>
      </w:r>
      <w:r>
        <w:rPr>
          <w:rFonts w:eastAsiaTheme="minorEastAsia"/>
          <w:lang w:eastAsia="ko-KR"/>
        </w:rPr>
        <w:t xml:space="preserve">aggregated </w:t>
      </w:r>
      <w:r w:rsidR="00606A0F">
        <w:rPr>
          <w:rFonts w:eastAsiaTheme="minorEastAsia"/>
          <w:lang w:eastAsia="ko-KR"/>
        </w:rPr>
        <w:t>r</w:t>
      </w:r>
      <w:r>
        <w:rPr>
          <w:rFonts w:eastAsiaTheme="minorEastAsia"/>
          <w:lang w:eastAsia="ko-KR"/>
        </w:rPr>
        <w:t xml:space="preserve">esponse to the original Client </w:t>
      </w:r>
      <w:r w:rsidR="00606A0F">
        <w:rPr>
          <w:rFonts w:eastAsiaTheme="minorEastAsia"/>
          <w:lang w:eastAsia="ko-KR"/>
        </w:rPr>
        <w:t>r</w:t>
      </w:r>
      <w:r>
        <w:rPr>
          <w:rFonts w:eastAsiaTheme="minorEastAsia"/>
          <w:lang w:eastAsia="ko-KR"/>
        </w:rPr>
        <w:t>equest.</w:t>
      </w:r>
      <w:r w:rsidR="00536C50">
        <w:rPr>
          <w:rFonts w:eastAsiaTheme="minorEastAsia"/>
          <w:lang w:eastAsia="ko-KR"/>
        </w:rPr>
        <w:t xml:space="preserve"> See the example in section </w:t>
      </w:r>
      <w:r w:rsidR="00536C50">
        <w:rPr>
          <w:lang w:eastAsia="ko-KR"/>
        </w:rPr>
        <w:fldChar w:fldCharType="begin"/>
      </w:r>
      <w:r w:rsidR="00536C50">
        <w:rPr>
          <w:lang w:eastAsia="ko-KR"/>
        </w:rPr>
        <w:instrText xml:space="preserve"> REF _Ref476739381 \r \h </w:instrText>
      </w:r>
      <w:r w:rsidR="00536C50">
        <w:rPr>
          <w:lang w:eastAsia="ko-KR"/>
        </w:rPr>
      </w:r>
      <w:r w:rsidR="00536C50">
        <w:rPr>
          <w:lang w:eastAsia="ko-KR"/>
        </w:rPr>
        <w:fldChar w:fldCharType="separate"/>
      </w:r>
      <w:r w:rsidR="00370B4E">
        <w:rPr>
          <w:lang w:eastAsia="ko-KR"/>
        </w:rPr>
        <w:t>7.6.3.4.2</w:t>
      </w:r>
      <w:r w:rsidR="00536C50">
        <w:rPr>
          <w:lang w:eastAsia="ko-KR"/>
        </w:rPr>
        <w:fldChar w:fldCharType="end"/>
      </w:r>
      <w:r w:rsidR="00536C50">
        <w:rPr>
          <w:lang w:eastAsia="ko-KR"/>
        </w:rPr>
        <w:t>.</w:t>
      </w:r>
    </w:p>
    <w:p w14:paraId="64754C62" w14:textId="0FAE68C2" w:rsidR="005C30D7" w:rsidRDefault="005C30D7" w:rsidP="00606A0F">
      <w:pPr>
        <w:pStyle w:val="ListBullet"/>
        <w:rPr>
          <w:rFonts w:eastAsiaTheme="minorEastAsia"/>
          <w:lang w:eastAsia="ko-KR"/>
        </w:rPr>
      </w:pPr>
      <w:r w:rsidRPr="001E2838">
        <w:rPr>
          <w:rFonts w:eastAsiaTheme="minorEastAsia"/>
          <w:lang w:eastAsia="ko-KR"/>
        </w:rPr>
        <w:t xml:space="preserve">If any of the </w:t>
      </w:r>
      <w:r>
        <w:rPr>
          <w:rFonts w:eastAsiaTheme="minorEastAsia"/>
          <w:lang w:eastAsia="ko-KR"/>
        </w:rPr>
        <w:t>linked</w:t>
      </w:r>
      <w:r w:rsidRPr="001E2838">
        <w:rPr>
          <w:rFonts w:eastAsiaTheme="minorEastAsia"/>
          <w:lang w:eastAsia="ko-KR"/>
        </w:rPr>
        <w:t xml:space="preserve"> Resources returns an error response, the aggregated response sent to the Client shall also indicate an error (e.g. 4.xx in CoAP). </w:t>
      </w:r>
      <w:commentRangeStart w:id="6727"/>
      <w:r w:rsidRPr="001E2838">
        <w:rPr>
          <w:rFonts w:eastAsiaTheme="minorEastAsia"/>
          <w:lang w:eastAsia="ko-KR"/>
        </w:rPr>
        <w:t xml:space="preserve">If </w:t>
      </w:r>
      <w:ins w:id="6728" w:author="Bardini, Richard A" w:date="2018-03-19T07:04:00Z">
        <w:r w:rsidR="00F94003">
          <w:rPr>
            <w:lang w:eastAsia="ko-KR"/>
          </w:rPr>
          <w:t>all of the</w:t>
        </w:r>
        <w:r w:rsidR="00F94003" w:rsidRPr="001E2838">
          <w:rPr>
            <w:lang w:eastAsia="ko-KR"/>
          </w:rPr>
          <w:t xml:space="preserve"> </w:t>
        </w:r>
      </w:ins>
      <w:del w:id="6729" w:author="Bardini, Richard A" w:date="2018-03-19T07:04:00Z">
        <w:r w:rsidRPr="001E2838" w:rsidDel="00F94003">
          <w:rPr>
            <w:rFonts w:eastAsiaTheme="minorEastAsia"/>
            <w:lang w:eastAsia="ko-KR"/>
          </w:rPr>
          <w:delText xml:space="preserve">any of the other </w:delText>
        </w:r>
      </w:del>
      <w:r>
        <w:rPr>
          <w:rFonts w:eastAsiaTheme="minorEastAsia"/>
          <w:lang w:eastAsia="ko-KR"/>
        </w:rPr>
        <w:t>linked</w:t>
      </w:r>
      <w:r w:rsidRPr="001E2838">
        <w:rPr>
          <w:rFonts w:eastAsiaTheme="minorEastAsia"/>
          <w:lang w:eastAsia="ko-KR"/>
        </w:rPr>
        <w:t xml:space="preserve"> Resources return</w:t>
      </w:r>
      <w:del w:id="6730" w:author="Bardini, Richard A" w:date="2018-03-19T07:05:00Z">
        <w:r w:rsidRPr="001E2838" w:rsidDel="00F94003">
          <w:rPr>
            <w:rFonts w:eastAsiaTheme="minorEastAsia"/>
            <w:lang w:eastAsia="ko-KR"/>
          </w:rPr>
          <w:delText>s a</w:delText>
        </w:r>
      </w:del>
      <w:r w:rsidRPr="001E2838">
        <w:rPr>
          <w:rFonts w:eastAsiaTheme="minorEastAsia"/>
          <w:lang w:eastAsia="ko-KR"/>
        </w:rPr>
        <w:t xml:space="preserve"> successful response</w:t>
      </w:r>
      <w:ins w:id="6731" w:author="Bardini, Richard A" w:date="2018-03-19T07:05:00Z">
        <w:r w:rsidR="00F94003">
          <w:rPr>
            <w:rFonts w:eastAsiaTheme="minorEastAsia"/>
            <w:lang w:eastAsia="ko-KR"/>
          </w:rPr>
          <w:t>s</w:t>
        </w:r>
      </w:ins>
      <w:r w:rsidRPr="001E2838">
        <w:rPr>
          <w:rFonts w:eastAsiaTheme="minorEastAsia"/>
          <w:lang w:eastAsia="ko-KR"/>
        </w:rPr>
        <w:t xml:space="preserve">, the aggregated response </w:t>
      </w:r>
      <w:del w:id="6732" w:author="Bardini, Richard A" w:date="2018-03-19T07:05:00Z">
        <w:r w:rsidDel="00F94003">
          <w:rPr>
            <w:rFonts w:eastAsiaTheme="minorEastAsia"/>
            <w:lang w:eastAsia="ko-KR"/>
          </w:rPr>
          <w:delText xml:space="preserve">payload </w:delText>
        </w:r>
      </w:del>
      <w:r w:rsidRPr="001E2838">
        <w:rPr>
          <w:rFonts w:eastAsiaTheme="minorEastAsia"/>
          <w:lang w:eastAsia="ko-KR"/>
        </w:rPr>
        <w:t xml:space="preserve">shall include </w:t>
      </w:r>
      <w:del w:id="6733" w:author="Bardini, Richard A" w:date="2018-03-19T07:06:00Z">
        <w:r w:rsidRPr="001E2838" w:rsidDel="00F94003">
          <w:rPr>
            <w:rFonts w:eastAsiaTheme="minorEastAsia"/>
            <w:lang w:eastAsia="ko-KR"/>
          </w:rPr>
          <w:delText xml:space="preserve">that </w:delText>
        </w:r>
      </w:del>
      <w:ins w:id="6734" w:author="Bardini, Richard A" w:date="2018-03-19T07:06:00Z">
        <w:r w:rsidR="00F94003">
          <w:rPr>
            <w:rFonts w:eastAsiaTheme="minorEastAsia"/>
            <w:lang w:eastAsia="ko-KR"/>
          </w:rPr>
          <w:t>the</w:t>
        </w:r>
        <w:r w:rsidR="00F94003" w:rsidRPr="001E2838">
          <w:rPr>
            <w:rFonts w:eastAsiaTheme="minorEastAsia"/>
            <w:lang w:eastAsia="ko-KR"/>
          </w:rPr>
          <w:t xml:space="preserve"> </w:t>
        </w:r>
      </w:ins>
      <w:r>
        <w:rPr>
          <w:rFonts w:eastAsiaTheme="minorEastAsia"/>
          <w:lang w:eastAsia="ko-KR"/>
        </w:rPr>
        <w:t xml:space="preserve">success response </w:t>
      </w:r>
      <w:del w:id="6735" w:author="Bardini, Richard A" w:date="2018-03-19T07:06:00Z">
        <w:r w:rsidDel="00F94003">
          <w:rPr>
            <w:rFonts w:eastAsiaTheme="minorEastAsia"/>
            <w:lang w:eastAsia="ko-KR"/>
          </w:rPr>
          <w:delText>payload</w:delText>
        </w:r>
      </w:del>
      <w:ins w:id="6736" w:author="Bardini, Richard A" w:date="2018-03-19T07:06:00Z">
        <w:r w:rsidR="00F94003">
          <w:rPr>
            <w:rFonts w:eastAsiaTheme="minorEastAsia"/>
            <w:lang w:eastAsia="ko-KR"/>
          </w:rPr>
          <w:t>code</w:t>
        </w:r>
      </w:ins>
      <w:r w:rsidRPr="001E2838">
        <w:rPr>
          <w:rFonts w:eastAsiaTheme="minorEastAsia"/>
          <w:lang w:eastAsia="ko-KR"/>
        </w:rPr>
        <w:t>.</w:t>
      </w:r>
      <w:commentRangeEnd w:id="6727"/>
      <w:r w:rsidR="00F94003">
        <w:rPr>
          <w:rStyle w:val="CommentReference"/>
        </w:rPr>
        <w:commentReference w:id="6727"/>
      </w:r>
    </w:p>
    <w:p w14:paraId="0300339B" w14:textId="77777777" w:rsidR="00154A08" w:rsidRPr="00154A08" w:rsidRDefault="00154A08" w:rsidP="00A51CCE">
      <w:pPr>
        <w:pStyle w:val="ListBullet"/>
        <w:rPr>
          <w:rFonts w:eastAsiaTheme="minorEastAsia"/>
          <w:lang w:eastAsia="ko-KR"/>
        </w:rPr>
      </w:pPr>
      <w:r w:rsidRPr="00154A08">
        <w:rPr>
          <w:rFonts w:eastAsiaTheme="minorEastAsia"/>
          <w:lang w:eastAsia="ko-KR"/>
        </w:rPr>
        <w:t xml:space="preserve">The </w:t>
      </w:r>
      <w:r w:rsidR="005C30D7">
        <w:rPr>
          <w:rFonts w:eastAsiaTheme="minorEastAsia"/>
          <w:lang w:eastAsia="ko-KR"/>
        </w:rPr>
        <w:t>aggregated response</w:t>
      </w:r>
      <w:r w:rsidRPr="00154A08">
        <w:rPr>
          <w:rFonts w:eastAsiaTheme="minorEastAsia"/>
          <w:lang w:eastAsia="ko-KR"/>
        </w:rPr>
        <w:t xml:space="preserve"> </w:t>
      </w:r>
      <w:r w:rsidR="005C30D7">
        <w:rPr>
          <w:rFonts w:eastAsiaTheme="minorEastAsia"/>
          <w:lang w:eastAsia="ko-KR"/>
        </w:rPr>
        <w:t>shall be</w:t>
      </w:r>
      <w:r w:rsidR="005C30D7" w:rsidRPr="00154A08">
        <w:rPr>
          <w:rFonts w:eastAsiaTheme="minorEastAsia"/>
          <w:lang w:eastAsia="ko-KR"/>
        </w:rPr>
        <w:t xml:space="preserve"> </w:t>
      </w:r>
      <w:r w:rsidRPr="00154A08">
        <w:rPr>
          <w:rFonts w:eastAsiaTheme="minorEastAsia"/>
          <w:lang w:eastAsia="ko-KR"/>
        </w:rPr>
        <w:t xml:space="preserve">an array of objects </w:t>
      </w:r>
      <w:r w:rsidR="00D3486D">
        <w:rPr>
          <w:lang w:eastAsia="ko-KR"/>
        </w:rPr>
        <w:t>representing the</w:t>
      </w:r>
      <w:r w:rsidRPr="00154A08">
        <w:rPr>
          <w:rFonts w:eastAsiaTheme="minorEastAsia"/>
          <w:lang w:eastAsia="ko-KR"/>
        </w:rPr>
        <w:t xml:space="preserve"> responses</w:t>
      </w:r>
      <w:r w:rsidR="00D3486D" w:rsidRPr="00D3486D">
        <w:rPr>
          <w:lang w:eastAsia="ko-KR"/>
        </w:rPr>
        <w:t xml:space="preserve"> </w:t>
      </w:r>
      <w:r w:rsidR="00D3486D">
        <w:rPr>
          <w:lang w:eastAsia="ko-KR"/>
        </w:rPr>
        <w:t xml:space="preserve">from </w:t>
      </w:r>
      <w:r w:rsidR="005C30D7">
        <w:rPr>
          <w:lang w:eastAsia="ko-KR"/>
        </w:rPr>
        <w:t xml:space="preserve">each </w:t>
      </w:r>
      <w:r w:rsidR="00D3486D">
        <w:rPr>
          <w:lang w:eastAsia="ko-KR"/>
        </w:rPr>
        <w:t xml:space="preserve">linked </w:t>
      </w:r>
      <w:r w:rsidR="005C30D7">
        <w:rPr>
          <w:lang w:eastAsia="ko-KR"/>
        </w:rPr>
        <w:t>R</w:t>
      </w:r>
      <w:r w:rsidR="00D3486D">
        <w:rPr>
          <w:lang w:eastAsia="ko-KR"/>
        </w:rPr>
        <w:t>esource</w:t>
      </w:r>
      <w:r w:rsidRPr="00154A08">
        <w:rPr>
          <w:rFonts w:eastAsiaTheme="minorEastAsia"/>
          <w:lang w:eastAsia="ko-KR"/>
        </w:rPr>
        <w:t xml:space="preserve">. Each </w:t>
      </w:r>
      <w:r w:rsidR="00D3486D">
        <w:rPr>
          <w:lang w:eastAsia="ko-KR"/>
        </w:rPr>
        <w:t>object</w:t>
      </w:r>
      <w:r w:rsidR="00D3486D" w:rsidRPr="00154A08">
        <w:rPr>
          <w:lang w:eastAsia="ko-KR"/>
        </w:rPr>
        <w:t xml:space="preserve"> </w:t>
      </w:r>
      <w:r w:rsidRPr="00154A08">
        <w:rPr>
          <w:rFonts w:eastAsiaTheme="minorEastAsia"/>
          <w:lang w:eastAsia="ko-KR"/>
        </w:rPr>
        <w:t xml:space="preserve">in the </w:t>
      </w:r>
      <w:r w:rsidR="00D3486D">
        <w:rPr>
          <w:lang w:eastAsia="ko-KR"/>
        </w:rPr>
        <w:t>response</w:t>
      </w:r>
      <w:r w:rsidR="00D3486D" w:rsidRPr="00154A08" w:rsidDel="00D3486D">
        <w:rPr>
          <w:rFonts w:eastAsiaTheme="minorEastAsia"/>
          <w:lang w:eastAsia="ko-KR"/>
        </w:rPr>
        <w:t xml:space="preserve"> </w:t>
      </w:r>
      <w:r w:rsidRPr="00154A08">
        <w:rPr>
          <w:rFonts w:eastAsiaTheme="minorEastAsia"/>
          <w:lang w:eastAsia="ko-KR"/>
        </w:rPr>
        <w:t xml:space="preserve">shall include at least two items: (1) the URI </w:t>
      </w:r>
      <w:r w:rsidR="00D3486D">
        <w:rPr>
          <w:lang w:eastAsia="ko-KR"/>
        </w:rPr>
        <w:t xml:space="preserve">of the linked </w:t>
      </w:r>
      <w:r w:rsidR="005C30D7">
        <w:rPr>
          <w:lang w:eastAsia="ko-KR"/>
        </w:rPr>
        <w:t>R</w:t>
      </w:r>
      <w:r w:rsidR="00D3486D">
        <w:rPr>
          <w:lang w:eastAsia="ko-KR"/>
        </w:rPr>
        <w:t xml:space="preserve">esource </w:t>
      </w:r>
      <w:r w:rsidRPr="00154A08">
        <w:rPr>
          <w:rFonts w:eastAsiaTheme="minorEastAsia"/>
          <w:lang w:eastAsia="ko-KR"/>
        </w:rPr>
        <w:t>(fully qualified</w:t>
      </w:r>
      <w:r w:rsidR="00D3486D" w:rsidRPr="00D3486D">
        <w:rPr>
          <w:lang w:eastAsia="ko-KR"/>
        </w:rPr>
        <w:t xml:space="preserve"> </w:t>
      </w:r>
      <w:r w:rsidR="00D3486D">
        <w:rPr>
          <w:lang w:eastAsia="ko-KR"/>
        </w:rPr>
        <w:t xml:space="preserve">for remote </w:t>
      </w:r>
      <w:r w:rsidR="005C30D7">
        <w:rPr>
          <w:lang w:eastAsia="ko-KR"/>
        </w:rPr>
        <w:t>R</w:t>
      </w:r>
      <w:r w:rsidR="00D3486D">
        <w:rPr>
          <w:lang w:eastAsia="ko-KR"/>
        </w:rPr>
        <w:t xml:space="preserve">esources, or a relative reference for local </w:t>
      </w:r>
      <w:r w:rsidR="005C30D7">
        <w:rPr>
          <w:lang w:eastAsia="ko-KR"/>
        </w:rPr>
        <w:t>R</w:t>
      </w:r>
      <w:r w:rsidR="00D3486D">
        <w:rPr>
          <w:lang w:eastAsia="ko-KR"/>
        </w:rPr>
        <w:t>esources</w:t>
      </w:r>
      <w:r w:rsidRPr="00154A08">
        <w:rPr>
          <w:rFonts w:eastAsiaTheme="minorEastAsia"/>
          <w:lang w:eastAsia="ko-KR"/>
        </w:rPr>
        <w:t xml:space="preserve">) as </w:t>
      </w:r>
      <w:r w:rsidR="005C30D7">
        <w:rPr>
          <w:lang w:eastAsia="ko-KR"/>
        </w:rPr>
        <w:t>"</w:t>
      </w:r>
      <w:r w:rsidRPr="00154A08">
        <w:rPr>
          <w:rFonts w:eastAsiaTheme="minorEastAsia"/>
          <w:lang w:eastAsia="ko-KR"/>
        </w:rPr>
        <w:t>href</w:t>
      </w:r>
      <w:r w:rsidR="005C30D7">
        <w:rPr>
          <w:lang w:eastAsia="ko-KR"/>
        </w:rPr>
        <w:t>"</w:t>
      </w:r>
      <w:r w:rsidRPr="00154A08">
        <w:rPr>
          <w:rFonts w:eastAsiaTheme="minorEastAsia"/>
          <w:lang w:eastAsia="ko-KR"/>
        </w:rPr>
        <w:t xml:space="preserve">: &lt;URI&gt; and (2) the </w:t>
      </w:r>
      <w:r w:rsidR="00D3486D">
        <w:rPr>
          <w:rFonts w:eastAsiaTheme="minorEastAsia"/>
          <w:lang w:eastAsia="ko-KR"/>
        </w:rPr>
        <w:t>i</w:t>
      </w:r>
      <w:r w:rsidR="00D3486D">
        <w:rPr>
          <w:lang w:eastAsia="ko-KR"/>
        </w:rPr>
        <w:t xml:space="preserve">ndividual response object </w:t>
      </w:r>
      <w:r w:rsidR="005C30D7">
        <w:rPr>
          <w:lang w:eastAsia="ko-KR"/>
        </w:rPr>
        <w:t>or array of objects if the linked Resource is itself a Collection using</w:t>
      </w:r>
      <w:r w:rsidR="005C30D7" w:rsidRPr="00154A08">
        <w:rPr>
          <w:rFonts w:eastAsiaTheme="minorEastAsia"/>
          <w:lang w:eastAsia="ko-KR"/>
        </w:rPr>
        <w:t xml:space="preserve"> </w:t>
      </w:r>
      <w:r w:rsidR="005C30D7">
        <w:rPr>
          <w:lang w:eastAsia="ko-KR"/>
        </w:rPr>
        <w:t>"</w:t>
      </w:r>
      <w:r w:rsidRPr="00154A08">
        <w:rPr>
          <w:rFonts w:eastAsiaTheme="minorEastAsia"/>
          <w:lang w:eastAsia="ko-KR"/>
        </w:rPr>
        <w:t>rep</w:t>
      </w:r>
      <w:r w:rsidR="005C30D7">
        <w:rPr>
          <w:lang w:eastAsia="ko-KR"/>
        </w:rPr>
        <w:t>"</w:t>
      </w:r>
      <w:r w:rsidRPr="00154A08">
        <w:rPr>
          <w:rFonts w:eastAsiaTheme="minorEastAsia"/>
          <w:lang w:eastAsia="ko-KR"/>
        </w:rPr>
        <w:t xml:space="preserve"> as the key</w:t>
      </w:r>
      <w:r w:rsidR="005C30D7">
        <w:rPr>
          <w:rFonts w:eastAsiaTheme="minorEastAsia"/>
          <w:lang w:eastAsia="ko-KR"/>
        </w:rPr>
        <w:t>,</w:t>
      </w:r>
      <w:r w:rsidRPr="00154A08">
        <w:rPr>
          <w:rFonts w:eastAsiaTheme="minorEastAsia"/>
          <w:lang w:eastAsia="ko-KR"/>
        </w:rPr>
        <w:t xml:space="preserve"> </w:t>
      </w:r>
      <w:r w:rsidR="005C30D7">
        <w:rPr>
          <w:rFonts w:eastAsiaTheme="minorEastAsia"/>
          <w:lang w:eastAsia="ko-KR"/>
        </w:rPr>
        <w:t>e</w:t>
      </w:r>
      <w:r w:rsidRPr="00154A08">
        <w:rPr>
          <w:rFonts w:eastAsiaTheme="minorEastAsia"/>
          <w:lang w:eastAsia="ko-KR"/>
        </w:rPr>
        <w:t>.</w:t>
      </w:r>
      <w:r w:rsidR="005C30D7">
        <w:rPr>
          <w:rFonts w:eastAsiaTheme="minorEastAsia"/>
          <w:lang w:eastAsia="ko-KR"/>
        </w:rPr>
        <w:t>g</w:t>
      </w:r>
      <w:r w:rsidRPr="00154A08">
        <w:rPr>
          <w:rFonts w:eastAsiaTheme="minorEastAsia"/>
          <w:lang w:eastAsia="ko-KR"/>
        </w:rPr>
        <w:t xml:space="preserve">. </w:t>
      </w:r>
      <w:r w:rsidR="005C30D7">
        <w:rPr>
          <w:lang w:eastAsia="ko-KR"/>
        </w:rPr>
        <w:t>"</w:t>
      </w:r>
      <w:r w:rsidRPr="00154A08">
        <w:rPr>
          <w:rFonts w:eastAsiaTheme="minorEastAsia"/>
          <w:lang w:eastAsia="ko-KR"/>
        </w:rPr>
        <w:t>rep</w:t>
      </w:r>
      <w:r w:rsidR="005C30D7">
        <w:rPr>
          <w:lang w:eastAsia="ko-KR"/>
        </w:rPr>
        <w:t>"</w:t>
      </w:r>
      <w:r w:rsidRPr="00154A08">
        <w:rPr>
          <w:rFonts w:eastAsiaTheme="minorEastAsia"/>
          <w:lang w:eastAsia="ko-KR"/>
        </w:rPr>
        <w:t xml:space="preserve">: </w:t>
      </w:r>
      <w:proofErr w:type="gramStart"/>
      <w:r w:rsidRPr="00154A08">
        <w:rPr>
          <w:rFonts w:eastAsiaTheme="minorEastAsia"/>
          <w:lang w:eastAsia="ko-KR"/>
        </w:rPr>
        <w:t>{ &lt;</w:t>
      </w:r>
      <w:proofErr w:type="gramEnd"/>
      <w:r w:rsidR="002F54CE" w:rsidRPr="002F54CE">
        <w:rPr>
          <w:lang w:eastAsia="ko-KR"/>
        </w:rPr>
        <w:t xml:space="preserve"> </w:t>
      </w:r>
      <w:r w:rsidR="002F54CE">
        <w:rPr>
          <w:lang w:eastAsia="ko-KR"/>
        </w:rPr>
        <w:t>r</w:t>
      </w:r>
      <w:r w:rsidR="002F54CE" w:rsidRPr="00154A08">
        <w:rPr>
          <w:lang w:eastAsia="ko-KR"/>
        </w:rPr>
        <w:t>epresentation</w:t>
      </w:r>
      <w:r w:rsidR="002F54CE">
        <w:rPr>
          <w:lang w:eastAsia="ko-KR"/>
        </w:rPr>
        <w:t xml:space="preserve"> of</w:t>
      </w:r>
      <w:r w:rsidRPr="00154A08">
        <w:rPr>
          <w:rFonts w:eastAsiaTheme="minorEastAsia"/>
          <w:lang w:eastAsia="ko-KR"/>
        </w:rPr>
        <w:t xml:space="preserve"> individual </w:t>
      </w:r>
      <w:r w:rsidR="002F54CE">
        <w:rPr>
          <w:rFonts w:eastAsiaTheme="minorEastAsia"/>
          <w:lang w:eastAsia="ko-KR"/>
        </w:rPr>
        <w:t>r</w:t>
      </w:r>
      <w:r w:rsidRPr="00154A08">
        <w:rPr>
          <w:rFonts w:eastAsiaTheme="minorEastAsia"/>
          <w:lang w:eastAsia="ko-KR"/>
        </w:rPr>
        <w:t>esponse&gt; }.</w:t>
      </w:r>
    </w:p>
    <w:p w14:paraId="39C87948" w14:textId="0EB10917" w:rsidR="002F54CE" w:rsidRDefault="00532DB5" w:rsidP="002F54CE">
      <w:pPr>
        <w:pStyle w:val="ListBullet"/>
        <w:rPr>
          <w:lang w:eastAsia="ko-KR"/>
        </w:rPr>
      </w:pPr>
      <w:commentRangeStart w:id="6737"/>
      <w:ins w:id="6738" w:author="Bardini, Richard A" w:date="2018-03-19T07:08:00Z">
        <w:r>
          <w:rPr>
            <w:lang w:eastAsia="ko-KR"/>
          </w:rPr>
          <w:t>If the Collection is marked as Observable, l</w:t>
        </w:r>
      </w:ins>
      <w:del w:id="6739" w:author="Bardini, Richard A" w:date="2018-03-19T07:08:00Z">
        <w:r w:rsidR="005C30D7" w:rsidDel="00532DB5">
          <w:rPr>
            <w:lang w:eastAsia="ko-KR"/>
          </w:rPr>
          <w:delText>L</w:delText>
        </w:r>
      </w:del>
      <w:r w:rsidR="005C30D7">
        <w:rPr>
          <w:lang w:eastAsia="ko-KR"/>
        </w:rPr>
        <w:t>inked</w:t>
      </w:r>
      <w:commentRangeEnd w:id="6737"/>
      <w:r>
        <w:rPr>
          <w:rStyle w:val="CommentReference"/>
        </w:rPr>
        <w:commentReference w:id="6737"/>
      </w:r>
      <w:r w:rsidR="005C30D7">
        <w:rPr>
          <w:lang w:eastAsia="ko-KR"/>
        </w:rPr>
        <w:t xml:space="preserve"> </w:t>
      </w:r>
      <w:r w:rsidR="002F54CE">
        <w:rPr>
          <w:lang w:eastAsia="ko-KR"/>
        </w:rPr>
        <w:t xml:space="preserve">Resources referenced in the </w:t>
      </w:r>
      <w:r w:rsidR="0026150E">
        <w:rPr>
          <w:lang w:eastAsia="ko-KR"/>
        </w:rPr>
        <w:t>C</w:t>
      </w:r>
      <w:r w:rsidR="002F54CE">
        <w:rPr>
          <w:lang w:eastAsia="ko-KR"/>
        </w:rPr>
        <w:t xml:space="preserve">ollection may be observed using the batch </w:t>
      </w:r>
      <w:r w:rsidR="0026150E">
        <w:rPr>
          <w:lang w:eastAsia="ko-KR"/>
        </w:rPr>
        <w:t>I</w:t>
      </w:r>
      <w:r w:rsidR="002F54CE">
        <w:rPr>
          <w:lang w:eastAsia="ko-KR"/>
        </w:rPr>
        <w:t xml:space="preserve">nterface. The observe mechanism shall work as defined in </w:t>
      </w:r>
      <w:r w:rsidR="002F54CE">
        <w:rPr>
          <w:lang w:eastAsia="ko-KR"/>
        </w:rPr>
        <w:fldChar w:fldCharType="begin"/>
      </w:r>
      <w:r w:rsidR="002F54CE">
        <w:rPr>
          <w:lang w:eastAsia="ko-KR"/>
        </w:rPr>
        <w:instrText xml:space="preserve"> REF _Ref476738517 \r \h </w:instrText>
      </w:r>
      <w:r w:rsidR="002F54CE">
        <w:rPr>
          <w:lang w:eastAsia="ko-KR"/>
        </w:rPr>
      </w:r>
      <w:r w:rsidR="002F54CE">
        <w:rPr>
          <w:lang w:eastAsia="ko-KR"/>
        </w:rPr>
        <w:fldChar w:fldCharType="separate"/>
      </w:r>
      <w:r w:rsidR="00370B4E">
        <w:rPr>
          <w:lang w:eastAsia="ko-KR"/>
        </w:rPr>
        <w:t>11.4.2</w:t>
      </w:r>
      <w:r w:rsidR="002F54CE">
        <w:rPr>
          <w:lang w:eastAsia="ko-KR"/>
        </w:rPr>
        <w:fldChar w:fldCharType="end"/>
      </w:r>
      <w:r w:rsidR="0026150E" w:rsidRPr="0026150E">
        <w:rPr>
          <w:lang w:eastAsia="ko-KR"/>
        </w:rPr>
        <w:t xml:space="preserve"> </w:t>
      </w:r>
      <w:r w:rsidR="0026150E">
        <w:rPr>
          <w:lang w:eastAsia="ko-KR"/>
        </w:rPr>
        <w:t>with the observe request forwarded to each of the linked Resources. All responses to the request shall be aggregated into a single response to the Client using the same</w:t>
      </w:r>
      <w:r w:rsidR="002F54CE">
        <w:rPr>
          <w:lang w:eastAsia="ko-KR"/>
        </w:rPr>
        <w:t xml:space="preserve"> representations and status codes as for RETRIEVE operations using the </w:t>
      </w:r>
      <w:r w:rsidR="0026150E">
        <w:rPr>
          <w:lang w:eastAsia="ko-KR"/>
        </w:rPr>
        <w:t>b</w:t>
      </w:r>
      <w:r w:rsidR="002F54CE">
        <w:rPr>
          <w:lang w:eastAsia="ko-KR"/>
        </w:rPr>
        <w:t xml:space="preserve">atch </w:t>
      </w:r>
      <w:r w:rsidR="0026150E">
        <w:rPr>
          <w:lang w:eastAsia="ko-KR"/>
        </w:rPr>
        <w:t>I</w:t>
      </w:r>
      <w:r w:rsidR="002F54CE">
        <w:rPr>
          <w:lang w:eastAsia="ko-KR"/>
        </w:rPr>
        <w:t>nterface.</w:t>
      </w:r>
    </w:p>
    <w:p w14:paraId="5AE18CEF" w14:textId="324A088E" w:rsidR="0026150E" w:rsidRDefault="0026150E" w:rsidP="002F54CE">
      <w:pPr>
        <w:pStyle w:val="ListBullet"/>
        <w:rPr>
          <w:lang w:eastAsia="ko-KR"/>
        </w:rPr>
      </w:pPr>
      <w:r>
        <w:rPr>
          <w:lang w:eastAsia="ko-KR"/>
        </w:rPr>
        <w:t xml:space="preserve">Should any one of the </w:t>
      </w:r>
      <w:r w:rsidR="00852F0F">
        <w:rPr>
          <w:lang w:eastAsia="ko-KR"/>
        </w:rPr>
        <w:t xml:space="preserve">observable </w:t>
      </w:r>
      <w:r>
        <w:rPr>
          <w:lang w:eastAsia="ko-KR"/>
        </w:rPr>
        <w:t xml:space="preserve">linked Resources fail to honour the observe request the response to the batch observe request shall also indicate that the entire request was not honoured using the mechanism described in section </w:t>
      </w:r>
      <w:r>
        <w:rPr>
          <w:lang w:eastAsia="ko-KR"/>
        </w:rPr>
        <w:fldChar w:fldCharType="begin"/>
      </w:r>
      <w:r>
        <w:rPr>
          <w:lang w:eastAsia="ko-KR"/>
        </w:rPr>
        <w:instrText xml:space="preserve"> REF _Ref405550499 \r \h </w:instrText>
      </w:r>
      <w:r>
        <w:rPr>
          <w:lang w:eastAsia="ko-KR"/>
        </w:rPr>
      </w:r>
      <w:r>
        <w:rPr>
          <w:lang w:eastAsia="ko-KR"/>
        </w:rPr>
        <w:fldChar w:fldCharType="separate"/>
      </w:r>
      <w:r w:rsidR="00370B4E">
        <w:rPr>
          <w:lang w:eastAsia="ko-KR"/>
        </w:rPr>
        <w:t>11.4.2.3</w:t>
      </w:r>
      <w:r>
        <w:rPr>
          <w:lang w:eastAsia="ko-KR"/>
        </w:rPr>
        <w:fldChar w:fldCharType="end"/>
      </w:r>
      <w:commentRangeStart w:id="6740"/>
      <w:del w:id="6741" w:author="Bardini, Richard A" w:date="2018-03-19T07:11:00Z">
        <w:r w:rsidDel="00532DB5">
          <w:rPr>
            <w:lang w:eastAsia="ko-KR"/>
          </w:rPr>
          <w:delText>;</w:delText>
        </w:r>
      </w:del>
      <w:del w:id="6742" w:author="Bardini, Richard A" w:date="2018-03-19T07:10:00Z">
        <w:r w:rsidDel="00532DB5">
          <w:rPr>
            <w:lang w:eastAsia="ko-KR"/>
          </w:rPr>
          <w:delText xml:space="preserve"> in this error case the individual successful observe requests shall be cancelled as described in section </w:delText>
        </w:r>
        <w:r w:rsidDel="00532DB5">
          <w:rPr>
            <w:lang w:eastAsia="ko-KR"/>
          </w:rPr>
          <w:fldChar w:fldCharType="begin"/>
        </w:r>
        <w:r w:rsidDel="00532DB5">
          <w:rPr>
            <w:lang w:eastAsia="ko-KR"/>
          </w:rPr>
          <w:delInstrText xml:space="preserve"> REF _Ref490134181 \r \h </w:delInstrText>
        </w:r>
        <w:r w:rsidDel="00532DB5">
          <w:rPr>
            <w:lang w:eastAsia="ko-KR"/>
          </w:rPr>
        </w:r>
        <w:r w:rsidDel="00532DB5">
          <w:rPr>
            <w:lang w:eastAsia="ko-KR"/>
          </w:rPr>
          <w:fldChar w:fldCharType="separate"/>
        </w:r>
        <w:r w:rsidR="00C04FE7" w:rsidDel="00532DB5">
          <w:rPr>
            <w:lang w:eastAsia="ko-KR"/>
          </w:rPr>
          <w:delText>11.4.2.6</w:delText>
        </w:r>
        <w:r w:rsidDel="00532DB5">
          <w:rPr>
            <w:lang w:eastAsia="ko-KR"/>
          </w:rPr>
          <w:fldChar w:fldCharType="end"/>
        </w:r>
      </w:del>
      <w:commentRangeEnd w:id="6740"/>
      <w:r w:rsidR="00532DB5">
        <w:rPr>
          <w:rStyle w:val="CommentReference"/>
        </w:rPr>
        <w:commentReference w:id="6740"/>
      </w:r>
      <w:r>
        <w:rPr>
          <w:lang w:eastAsia="ko-KR"/>
        </w:rPr>
        <w:t>.</w:t>
      </w:r>
    </w:p>
    <w:p w14:paraId="2825F230" w14:textId="5980A75B" w:rsidR="004D78BA" w:rsidRDefault="004D78BA" w:rsidP="004D78BA">
      <w:pPr>
        <w:pStyle w:val="ListBullet"/>
        <w:rPr>
          <w:ins w:id="6743" w:author="Bardini, Richard A" w:date="2018-03-19T07:13:00Z"/>
          <w:lang w:eastAsia="ko-KR"/>
        </w:rPr>
      </w:pPr>
      <w:commentRangeStart w:id="6744"/>
      <w:ins w:id="6745" w:author="Bardini, Richard A" w:date="2018-03-19T07:13:00Z">
        <w:r>
          <w:rPr>
            <w:lang w:eastAsia="ko-KR"/>
          </w:rPr>
          <w:t xml:space="preserve">If any of the Observable Resources in a request to a Collection using the batch Interface replies with an error or Observe Cancel, the Observations of all other linked Resources shall be cancelled and the error or Observe Cancel status shall be returned to the Observing </w:t>
        </w:r>
      </w:ins>
      <w:ins w:id="6746" w:author="Bardini, Richard A" w:date="2018-03-19T07:14:00Z">
        <w:r>
          <w:rPr>
            <w:lang w:eastAsia="ko-KR"/>
          </w:rPr>
          <w:t>C</w:t>
        </w:r>
      </w:ins>
      <w:ins w:id="6747" w:author="Bardini, Richard A" w:date="2018-03-19T07:13:00Z">
        <w:r>
          <w:rPr>
            <w:lang w:eastAsia="ko-KR"/>
          </w:rPr>
          <w:t>lient.</w:t>
        </w:r>
      </w:ins>
      <w:ins w:id="6748" w:author="Bardini, Richard A" w:date="2018-03-19T07:14:00Z">
        <w:r>
          <w:rPr>
            <w:lang w:eastAsia="ko-KR"/>
          </w:rPr>
          <w:br/>
        </w:r>
      </w:ins>
      <w:ins w:id="6749" w:author="Bardini, Richard A" w:date="2018-03-19T07:17:00Z">
        <w:r>
          <w:rPr>
            <w:sz w:val="16"/>
            <w:szCs w:val="16"/>
            <w:lang w:eastAsia="ko-KR"/>
          </w:rPr>
          <w:br/>
        </w:r>
      </w:ins>
      <w:ins w:id="6750" w:author="Bardini, Richard A" w:date="2018-03-19T07:15:00Z">
        <w:r w:rsidRPr="004D78BA">
          <w:rPr>
            <w:sz w:val="16"/>
            <w:szCs w:val="16"/>
            <w:lang w:eastAsia="ko-KR"/>
          </w:rPr>
          <w:t xml:space="preserve">Note: Behavior may be different for </w:t>
        </w:r>
      </w:ins>
      <w:ins w:id="6751" w:author="Bardini, Richard A" w:date="2018-03-19T07:16:00Z">
        <w:r w:rsidRPr="004D78BA">
          <w:rPr>
            <w:sz w:val="16"/>
            <w:szCs w:val="16"/>
            <w:lang w:eastAsia="ko-KR"/>
          </w:rPr>
          <w:t>L</w:t>
        </w:r>
      </w:ins>
      <w:ins w:id="6752" w:author="Bardini, Richard A" w:date="2018-03-19T07:15:00Z">
        <w:r w:rsidRPr="004D78BA">
          <w:rPr>
            <w:sz w:val="16"/>
            <w:szCs w:val="16"/>
            <w:lang w:eastAsia="ko-KR"/>
          </w:rPr>
          <w:t>inks that do network requests vs. local Resources</w:t>
        </w:r>
      </w:ins>
      <w:commentRangeEnd w:id="6744"/>
      <w:ins w:id="6753" w:author="Bardini, Richard A" w:date="2018-03-19T07:18:00Z">
        <w:r>
          <w:rPr>
            <w:rStyle w:val="CommentReference"/>
          </w:rPr>
          <w:commentReference w:id="6744"/>
        </w:r>
      </w:ins>
    </w:p>
    <w:p w14:paraId="19E88C23" w14:textId="3DA3C431" w:rsidR="0026150E" w:rsidRDefault="0026150E" w:rsidP="002F54CE">
      <w:pPr>
        <w:pStyle w:val="ListBullet"/>
        <w:rPr>
          <w:lang w:eastAsia="ko-KR"/>
        </w:rPr>
      </w:pPr>
      <w:r>
        <w:rPr>
          <w:lang w:eastAsia="ko-KR"/>
        </w:rPr>
        <w:t>All notifications to the Client that initiated an observe request using the batch Interface shall use the batch representation for the Collection. This is the aggregation of any individual observe notifications received by the Device hosting the Collection from the individual observe requests that were forwarded to the linked Resources.</w:t>
      </w:r>
    </w:p>
    <w:p w14:paraId="78E481D0" w14:textId="2DCE3761" w:rsidR="00647BA9" w:rsidRDefault="00647BA9" w:rsidP="00647BA9">
      <w:pPr>
        <w:pStyle w:val="ListBullet"/>
        <w:rPr>
          <w:ins w:id="6754" w:author="Bardini, Richard A" w:date="2018-03-19T07:20:00Z"/>
          <w:lang w:eastAsia="ko-KR"/>
        </w:rPr>
      </w:pPr>
      <w:commentRangeStart w:id="6755"/>
      <w:ins w:id="6756" w:author="Bardini, Richard A" w:date="2018-03-19T07:20:00Z">
        <w:r>
          <w:rPr>
            <w:lang w:eastAsia="ko-KR"/>
          </w:rPr>
          <w:t xml:space="preserve">Linked Resources which are not marked Observable in the Links of a Collection shall not trigger Notifications, but may be included in the response to, and subsequent Notifications resulting from, an Observe request to the batch </w:t>
        </w:r>
      </w:ins>
      <w:ins w:id="6757" w:author="Bardini, Richard A" w:date="2018-03-19T07:21:00Z">
        <w:r>
          <w:rPr>
            <w:lang w:eastAsia="ko-KR"/>
          </w:rPr>
          <w:t>I</w:t>
        </w:r>
      </w:ins>
      <w:ins w:id="6758" w:author="Bardini, Richard A" w:date="2018-03-19T07:20:00Z">
        <w:r>
          <w:rPr>
            <w:lang w:eastAsia="ko-KR"/>
          </w:rPr>
          <w:t>nterface of a Collection.</w:t>
        </w:r>
      </w:ins>
    </w:p>
    <w:p w14:paraId="715511D4" w14:textId="2937C582" w:rsidR="00647BA9" w:rsidRDefault="00647BA9" w:rsidP="00647BA9">
      <w:pPr>
        <w:pStyle w:val="ListBullet"/>
        <w:rPr>
          <w:ins w:id="6759" w:author="Bardini, Richard A" w:date="2018-03-19T07:20:00Z"/>
          <w:lang w:eastAsia="ko-KR"/>
        </w:rPr>
      </w:pPr>
      <w:ins w:id="6760" w:author="Bardini, Richard A" w:date="2018-03-19T07:20:00Z">
        <w:r>
          <w:rPr>
            <w:lang w:eastAsia="ko-KR"/>
          </w:rPr>
          <w:t xml:space="preserve">Each notification shall contain the most current values for all of the Linked Resources that would be included if the original Observe request were processed again. The Server hosting the Collection may choose to RETRIEVE all of the </w:t>
        </w:r>
      </w:ins>
      <w:ins w:id="6761" w:author="Bardini, Richard A" w:date="2018-03-19T07:22:00Z">
        <w:r>
          <w:rPr>
            <w:lang w:eastAsia="ko-KR"/>
          </w:rPr>
          <w:t>l</w:t>
        </w:r>
      </w:ins>
      <w:ins w:id="6762" w:author="Bardini, Richard A" w:date="2018-03-19T07:20:00Z">
        <w:r>
          <w:rPr>
            <w:lang w:eastAsia="ko-KR"/>
          </w:rPr>
          <w:t xml:space="preserve">inked Resources each time, or may choose to employ caching to avoid retrieving linked Resources on each Notification. </w:t>
        </w:r>
      </w:ins>
    </w:p>
    <w:p w14:paraId="5674ABFD" w14:textId="53EC4718" w:rsidR="00647BA9" w:rsidRDefault="00647BA9" w:rsidP="00647BA9">
      <w:pPr>
        <w:pStyle w:val="ListBullet"/>
        <w:rPr>
          <w:ins w:id="6763" w:author="Bardini, Richard A" w:date="2018-03-19T07:20:00Z"/>
          <w:lang w:eastAsia="ko-KR"/>
        </w:rPr>
      </w:pPr>
      <w:ins w:id="6764" w:author="Bardini, Richard A" w:date="2018-03-19T07:20:00Z">
        <w:r>
          <w:rPr>
            <w:lang w:eastAsia="ko-KR"/>
          </w:rPr>
          <w:lastRenderedPageBreak/>
          <w:t xml:space="preserve">If a Linked Resource is Observable and has responded with a successful Observe response, the most recently reported value of that </w:t>
        </w:r>
      </w:ins>
      <w:ins w:id="6765" w:author="Bardini, Richard A" w:date="2018-03-19T07:22:00Z">
        <w:r>
          <w:rPr>
            <w:lang w:eastAsia="ko-KR"/>
          </w:rPr>
          <w:t>R</w:t>
        </w:r>
      </w:ins>
      <w:ins w:id="6766" w:author="Bardini, Richard A" w:date="2018-03-19T07:20:00Z">
        <w:r>
          <w:rPr>
            <w:lang w:eastAsia="ko-KR"/>
          </w:rPr>
          <w:t>esource is considered to be the most current value and may be reported in all subsequent Notifications.</w:t>
        </w:r>
      </w:ins>
      <w:commentRangeEnd w:id="6755"/>
      <w:ins w:id="6767" w:author="Bardini, Richard A" w:date="2018-03-19T07:22:00Z">
        <w:r>
          <w:rPr>
            <w:rStyle w:val="CommentReference"/>
          </w:rPr>
          <w:commentReference w:id="6755"/>
        </w:r>
      </w:ins>
    </w:p>
    <w:p w14:paraId="0954CFFE" w14:textId="4B962F11" w:rsidR="002F54CE" w:rsidRPr="00154A08" w:rsidRDefault="00283ED7" w:rsidP="002F54CE">
      <w:pPr>
        <w:pStyle w:val="ListBullet"/>
        <w:rPr>
          <w:lang w:eastAsia="ko-KR"/>
        </w:rPr>
      </w:pPr>
      <w:commentRangeStart w:id="6768"/>
      <w:ins w:id="6769" w:author="Bardini, Richard A" w:date="2018-03-19T07:27:00Z">
        <w:r>
          <w:rPr>
            <w:lang w:eastAsia="ko-KR"/>
          </w:rPr>
          <w:t xml:space="preserve">Links in </w:t>
        </w:r>
      </w:ins>
      <w:del w:id="6770" w:author="Bardini, Richard A" w:date="2018-03-19T07:27:00Z">
        <w:r w:rsidR="0026150E" w:rsidDel="00283ED7">
          <w:rPr>
            <w:lang w:eastAsia="ko-KR"/>
          </w:rPr>
          <w:delText>T</w:delText>
        </w:r>
      </w:del>
      <w:ins w:id="6771" w:author="Bardini, Richard A" w:date="2018-03-19T07:27:00Z">
        <w:r>
          <w:rPr>
            <w:lang w:eastAsia="ko-KR"/>
          </w:rPr>
          <w:t>t</w:t>
        </w:r>
      </w:ins>
      <w:r w:rsidR="002F54CE">
        <w:rPr>
          <w:lang w:eastAsia="ko-KR"/>
        </w:rPr>
        <w:t xml:space="preserve">he </w:t>
      </w:r>
      <w:r w:rsidR="0026150E">
        <w:rPr>
          <w:lang w:eastAsia="ko-KR"/>
        </w:rPr>
        <w:t>C</w:t>
      </w:r>
      <w:r w:rsidR="002F54CE">
        <w:rPr>
          <w:lang w:eastAsia="ko-KR"/>
        </w:rPr>
        <w:t xml:space="preserve">ollection </w:t>
      </w:r>
      <w:del w:id="6772" w:author="Bardini, Richard A" w:date="2018-03-19T07:28:00Z">
        <w:r w:rsidR="002F54CE" w:rsidDel="00283ED7">
          <w:rPr>
            <w:lang w:eastAsia="ko-KR"/>
          </w:rPr>
          <w:delText xml:space="preserve">itself may </w:delText>
        </w:r>
      </w:del>
      <w:ins w:id="6773" w:author="Bardini, Richard A" w:date="2018-03-19T07:28:00Z">
        <w:r>
          <w:rPr>
            <w:lang w:eastAsia="ko-KR"/>
          </w:rPr>
          <w:t xml:space="preserve">should </w:t>
        </w:r>
      </w:ins>
      <w:r w:rsidR="002F54CE">
        <w:rPr>
          <w:lang w:eastAsia="ko-KR"/>
        </w:rPr>
        <w:t xml:space="preserve">be observed by using </w:t>
      </w:r>
      <w:proofErr w:type="gramStart"/>
      <w:r w:rsidR="002F54CE">
        <w:rPr>
          <w:lang w:eastAsia="ko-KR"/>
        </w:rPr>
        <w:t xml:space="preserve">the </w:t>
      </w:r>
      <w:proofErr w:type="gramEnd"/>
      <w:del w:id="6774" w:author="Bardini, Richard A" w:date="2018-03-19T07:30:00Z">
        <w:r w:rsidR="002F54CE" w:rsidDel="00283ED7">
          <w:rPr>
            <w:lang w:eastAsia="ko-KR"/>
          </w:rPr>
          <w:delText>link</w:delText>
        </w:r>
        <w:r w:rsidR="0026150E" w:rsidDel="00283ED7">
          <w:rPr>
            <w:lang w:eastAsia="ko-KR"/>
          </w:rPr>
          <w:delText>s</w:delText>
        </w:r>
        <w:r w:rsidR="002F54CE" w:rsidDel="00283ED7">
          <w:rPr>
            <w:lang w:eastAsia="ko-KR"/>
          </w:rPr>
          <w:delText xml:space="preserve"> list or baseline</w:delText>
        </w:r>
      </w:del>
      <w:ins w:id="6775" w:author="Bardini, Richard A" w:date="2018-03-19T07:30:00Z">
        <w:r>
          <w:rPr>
            <w:lang w:eastAsia="ko-KR"/>
          </w:rPr>
          <w:t>”oic.if.ll”</w:t>
        </w:r>
      </w:ins>
      <w:r w:rsidR="002F54CE">
        <w:rPr>
          <w:lang w:eastAsia="ko-KR"/>
        </w:rPr>
        <w:t xml:space="preserve"> </w:t>
      </w:r>
      <w:r w:rsidR="0026150E">
        <w:rPr>
          <w:lang w:eastAsia="ko-KR"/>
        </w:rPr>
        <w:t>I</w:t>
      </w:r>
      <w:r w:rsidR="002F54CE">
        <w:rPr>
          <w:lang w:eastAsia="ko-KR"/>
        </w:rPr>
        <w:t>nterface</w:t>
      </w:r>
      <w:del w:id="6776" w:author="Bardini, Richard A" w:date="2018-03-19T07:31:00Z">
        <w:r w:rsidR="0026150E" w:rsidDel="00283ED7">
          <w:rPr>
            <w:lang w:eastAsia="ko-KR"/>
          </w:rPr>
          <w:delText>s</w:delText>
        </w:r>
      </w:del>
      <w:r w:rsidR="002F54CE">
        <w:rPr>
          <w:lang w:eastAsia="ko-KR"/>
        </w:rPr>
        <w:t>.</w:t>
      </w:r>
      <w:ins w:id="6777" w:author="Bardini, Richard A" w:date="2018-03-19T07:25:00Z">
        <w:r w:rsidRPr="00283ED7">
          <w:rPr>
            <w:lang w:eastAsia="ko-KR"/>
          </w:rPr>
          <w:t xml:space="preserve"> </w:t>
        </w:r>
        <w:r>
          <w:rPr>
            <w:lang w:eastAsia="ko-KR"/>
          </w:rPr>
          <w:t xml:space="preserve">A notification shall be sent any time the contents of the “oic.if.ll” Interface representation are changed; that is, if a </w:t>
        </w:r>
      </w:ins>
      <w:ins w:id="6778" w:author="Bardini, Richard A" w:date="2018-03-19T07:26:00Z">
        <w:r>
          <w:rPr>
            <w:lang w:eastAsia="ko-KR"/>
          </w:rPr>
          <w:t>L</w:t>
        </w:r>
      </w:ins>
      <w:ins w:id="6779" w:author="Bardini, Richard A" w:date="2018-03-19T07:25:00Z">
        <w:r>
          <w:rPr>
            <w:lang w:eastAsia="ko-KR"/>
          </w:rPr>
          <w:t xml:space="preserve">ink is added, if a </w:t>
        </w:r>
      </w:ins>
      <w:ins w:id="6780" w:author="Bardini, Richard A" w:date="2018-03-19T07:26:00Z">
        <w:r>
          <w:rPr>
            <w:lang w:eastAsia="ko-KR"/>
          </w:rPr>
          <w:t>L</w:t>
        </w:r>
      </w:ins>
      <w:ins w:id="6781" w:author="Bardini, Richard A" w:date="2018-03-19T07:25:00Z">
        <w:r>
          <w:rPr>
            <w:lang w:eastAsia="ko-KR"/>
          </w:rPr>
          <w:t xml:space="preserve">ink is removed, or if a </w:t>
        </w:r>
      </w:ins>
      <w:ins w:id="6782" w:author="Bardini, Richard A" w:date="2018-03-19T07:26:00Z">
        <w:r>
          <w:rPr>
            <w:lang w:eastAsia="ko-KR"/>
          </w:rPr>
          <w:t>L</w:t>
        </w:r>
      </w:ins>
      <w:ins w:id="6783" w:author="Bardini, Richard A" w:date="2018-03-19T07:25:00Z">
        <w:r>
          <w:rPr>
            <w:lang w:eastAsia="ko-KR"/>
          </w:rPr>
          <w:t xml:space="preserve">ink is updated. Notifications on the </w:t>
        </w:r>
      </w:ins>
      <w:ins w:id="6784" w:author="Bardini, Richard A" w:date="2018-03-19T07:26:00Z">
        <w:r>
          <w:rPr>
            <w:lang w:eastAsia="ko-KR"/>
          </w:rPr>
          <w:t>“</w:t>
        </w:r>
      </w:ins>
      <w:ins w:id="6785" w:author="Bardini, Richard A" w:date="2018-03-19T07:25:00Z">
        <w:r>
          <w:rPr>
            <w:lang w:eastAsia="ko-KR"/>
          </w:rPr>
          <w:t>oic.if.ll</w:t>
        </w:r>
      </w:ins>
      <w:ins w:id="6786" w:author="Bardini, Richard A" w:date="2018-03-19T07:26:00Z">
        <w:r>
          <w:rPr>
            <w:lang w:eastAsia="ko-KR"/>
          </w:rPr>
          <w:t>”</w:t>
        </w:r>
      </w:ins>
      <w:ins w:id="6787" w:author="Bardini, Richard A" w:date="2018-03-19T07:25:00Z">
        <w:r>
          <w:rPr>
            <w:lang w:eastAsia="ko-KR"/>
          </w:rPr>
          <w:t xml:space="preserve"> </w:t>
        </w:r>
      </w:ins>
      <w:ins w:id="6788" w:author="Bardini, Richard A" w:date="2018-03-19T07:26:00Z">
        <w:r>
          <w:rPr>
            <w:lang w:eastAsia="ko-KR"/>
          </w:rPr>
          <w:t>I</w:t>
        </w:r>
      </w:ins>
      <w:ins w:id="6789" w:author="Bardini, Richard A" w:date="2018-03-19T07:25:00Z">
        <w:r>
          <w:rPr>
            <w:lang w:eastAsia="ko-KR"/>
          </w:rPr>
          <w:t xml:space="preserve">nterface shall contain all of the </w:t>
        </w:r>
      </w:ins>
      <w:ins w:id="6790" w:author="Bardini, Richard A" w:date="2018-03-19T07:26:00Z">
        <w:r>
          <w:rPr>
            <w:lang w:eastAsia="ko-KR"/>
          </w:rPr>
          <w:t>L</w:t>
        </w:r>
      </w:ins>
      <w:ins w:id="6791" w:author="Bardini, Richard A" w:date="2018-03-19T07:25:00Z">
        <w:r>
          <w:rPr>
            <w:lang w:eastAsia="ko-KR"/>
          </w:rPr>
          <w:t xml:space="preserve">inks in the </w:t>
        </w:r>
      </w:ins>
      <w:ins w:id="6792" w:author="Bardini, Richard A" w:date="2018-03-19T07:26:00Z">
        <w:r>
          <w:rPr>
            <w:lang w:eastAsia="ko-KR"/>
          </w:rPr>
          <w:t>“</w:t>
        </w:r>
      </w:ins>
      <w:ins w:id="6793" w:author="Bardini, Richard A" w:date="2018-03-19T07:25:00Z">
        <w:r>
          <w:rPr>
            <w:lang w:eastAsia="ko-KR"/>
          </w:rPr>
          <w:t>oic.if.ll</w:t>
        </w:r>
      </w:ins>
      <w:ins w:id="6794" w:author="Bardini, Richard A" w:date="2018-03-19T07:27:00Z">
        <w:r>
          <w:rPr>
            <w:lang w:eastAsia="ko-KR"/>
          </w:rPr>
          <w:t>” Interface</w:t>
        </w:r>
      </w:ins>
      <w:ins w:id="6795" w:author="Bardini, Richard A" w:date="2018-03-19T07:25:00Z">
        <w:r>
          <w:rPr>
            <w:lang w:eastAsia="ko-KR"/>
          </w:rPr>
          <w:t xml:space="preserve"> representation.</w:t>
        </w:r>
      </w:ins>
      <w:commentRangeEnd w:id="6768"/>
      <w:ins w:id="6796" w:author="Bardini, Richard A" w:date="2018-03-19T07:31:00Z">
        <w:r>
          <w:rPr>
            <w:rStyle w:val="CommentReference"/>
          </w:rPr>
          <w:commentReference w:id="6768"/>
        </w:r>
      </w:ins>
    </w:p>
    <w:p w14:paraId="642FBBD4" w14:textId="4F50B677" w:rsidR="00647BA9" w:rsidRPr="00647BA9" w:rsidRDefault="00647BA9" w:rsidP="00647BA9">
      <w:pPr>
        <w:pStyle w:val="ListBullet"/>
        <w:rPr>
          <w:ins w:id="6797" w:author="Bardini, Richard A" w:date="2018-03-19T07:23:00Z"/>
          <w:lang w:eastAsia="ko-KR"/>
        </w:rPr>
      </w:pPr>
      <w:commentRangeStart w:id="6798"/>
      <w:ins w:id="6799" w:author="Bardini, Richard A" w:date="2018-03-19T07:23:00Z">
        <w:r>
          <w:rPr>
            <w:lang w:eastAsia="ko-KR"/>
          </w:rPr>
          <w:t>Other Properties of the Collection Resource, if present, may be observed by using the Iinterfaces defined in the definition for the Resource Type, including using the “oic.if.baseline” Interface.</w:t>
        </w:r>
      </w:ins>
      <w:commentRangeEnd w:id="6798"/>
      <w:ins w:id="6800" w:author="Bardini, Richard A" w:date="2018-03-19T07:24:00Z">
        <w:r>
          <w:rPr>
            <w:rStyle w:val="CommentReference"/>
          </w:rPr>
          <w:commentReference w:id="6798"/>
        </w:r>
      </w:ins>
    </w:p>
    <w:p w14:paraId="15BBFC5F" w14:textId="77777777" w:rsidR="00154A08" w:rsidRPr="000D79BD" w:rsidRDefault="00154A08" w:rsidP="00A51CCE">
      <w:pPr>
        <w:pStyle w:val="ListBullet"/>
        <w:rPr>
          <w:rFonts w:eastAsiaTheme="minorEastAsia"/>
          <w:lang w:eastAsia="ko-KR"/>
        </w:rPr>
      </w:pPr>
      <w:r>
        <w:rPr>
          <w:rFonts w:eastAsiaTheme="minorEastAsia"/>
          <w:lang w:eastAsia="ko-KR"/>
        </w:rPr>
        <w:t xml:space="preserve">The Client may choose to restrict the </w:t>
      </w:r>
      <w:r w:rsidR="0026150E">
        <w:rPr>
          <w:rFonts w:eastAsiaTheme="minorEastAsia"/>
          <w:lang w:eastAsia="ko-KR"/>
        </w:rPr>
        <w:t>l</w:t>
      </w:r>
      <w:r>
        <w:rPr>
          <w:rFonts w:eastAsiaTheme="minorEastAsia"/>
          <w:lang w:eastAsia="ko-KR"/>
        </w:rPr>
        <w:t>ink</w:t>
      </w:r>
      <w:r w:rsidR="0026150E">
        <w:rPr>
          <w:rFonts w:eastAsiaTheme="minorEastAsia"/>
          <w:lang w:eastAsia="ko-KR"/>
        </w:rPr>
        <w:t>ed Resources</w:t>
      </w:r>
      <w:r>
        <w:rPr>
          <w:rFonts w:eastAsiaTheme="minorEastAsia"/>
          <w:lang w:eastAsia="ko-KR"/>
        </w:rPr>
        <w:t xml:space="preserve"> to which the </w:t>
      </w:r>
      <w:r w:rsidR="0026150E">
        <w:rPr>
          <w:rFonts w:eastAsiaTheme="minorEastAsia"/>
          <w:lang w:eastAsia="ko-KR"/>
        </w:rPr>
        <w:t>r</w:t>
      </w:r>
      <w:r>
        <w:rPr>
          <w:rFonts w:eastAsiaTheme="minorEastAsia"/>
          <w:lang w:eastAsia="ko-KR"/>
        </w:rPr>
        <w:t xml:space="preserve">equest is forwarded by </w:t>
      </w:r>
      <w:r w:rsidR="002F54CE">
        <w:rPr>
          <w:lang w:eastAsia="ko-KR"/>
        </w:rPr>
        <w:t xml:space="preserve">including </w:t>
      </w:r>
      <w:r w:rsidR="0026150E">
        <w:rPr>
          <w:lang w:eastAsia="ko-KR"/>
        </w:rPr>
        <w:t xml:space="preserve">additional </w:t>
      </w:r>
      <w:r w:rsidR="002F54CE">
        <w:rPr>
          <w:lang w:eastAsia="ko-KR"/>
        </w:rPr>
        <w:t>query parameters</w:t>
      </w:r>
      <w:r>
        <w:rPr>
          <w:rFonts w:eastAsiaTheme="minorEastAsia"/>
          <w:lang w:eastAsia="ko-KR"/>
        </w:rPr>
        <w:t xml:space="preserve"> </w:t>
      </w:r>
      <w:r w:rsidR="0026150E">
        <w:rPr>
          <w:rFonts w:eastAsiaTheme="minorEastAsia"/>
          <w:lang w:eastAsia="ko-KR"/>
        </w:rPr>
        <w:t>in the r</w:t>
      </w:r>
      <w:r>
        <w:rPr>
          <w:rFonts w:eastAsiaTheme="minorEastAsia"/>
          <w:lang w:eastAsia="ko-KR"/>
        </w:rPr>
        <w:t xml:space="preserve">equest. </w:t>
      </w:r>
      <w:r w:rsidR="002F54CE">
        <w:rPr>
          <w:lang w:eastAsia="ko-KR"/>
        </w:rPr>
        <w:t xml:space="preserve">The Server should process </w:t>
      </w:r>
      <w:r w:rsidR="00345ACB">
        <w:rPr>
          <w:lang w:eastAsia="ko-KR"/>
        </w:rPr>
        <w:t xml:space="preserve">any additional </w:t>
      </w:r>
      <w:r w:rsidR="002F54CE">
        <w:rPr>
          <w:lang w:eastAsia="ko-KR"/>
        </w:rPr>
        <w:t xml:space="preserve">query parameters in a request that includes </w:t>
      </w:r>
      <w:r w:rsidR="00345ACB">
        <w:rPr>
          <w:lang w:eastAsia="ko-KR"/>
        </w:rPr>
        <w:t>"</w:t>
      </w:r>
      <w:r w:rsidR="002F54CE">
        <w:rPr>
          <w:lang w:eastAsia="ko-KR"/>
        </w:rPr>
        <w:t>oic.if.b</w:t>
      </w:r>
      <w:r w:rsidR="00345ACB">
        <w:rPr>
          <w:lang w:eastAsia="ko-KR"/>
        </w:rPr>
        <w:t>"</w:t>
      </w:r>
      <w:r w:rsidR="002F54CE">
        <w:rPr>
          <w:lang w:eastAsia="ko-KR"/>
        </w:rPr>
        <w:t xml:space="preserve"> as selectors for link</w:t>
      </w:r>
      <w:r w:rsidR="00345ACB">
        <w:rPr>
          <w:lang w:eastAsia="ko-KR"/>
        </w:rPr>
        <w:t>ed Resources</w:t>
      </w:r>
      <w:r w:rsidR="002F54CE">
        <w:rPr>
          <w:lang w:eastAsia="ko-KR"/>
        </w:rPr>
        <w:t xml:space="preserve"> that are to be processed </w:t>
      </w:r>
      <w:r w:rsidR="00345ACB">
        <w:rPr>
          <w:lang w:eastAsia="ko-KR"/>
        </w:rPr>
        <w:t>by the request</w:t>
      </w:r>
      <w:r w:rsidR="002F54CE">
        <w:rPr>
          <w:lang w:eastAsia="ko-KR"/>
        </w:rPr>
        <w:t>.</w:t>
      </w:r>
    </w:p>
    <w:p w14:paraId="67CD8BB8" w14:textId="77777777" w:rsidR="002F54CE" w:rsidRDefault="00CB0AEA" w:rsidP="002F54CE">
      <w:pPr>
        <w:pStyle w:val="ListBullet"/>
        <w:rPr>
          <w:lang w:eastAsia="ko-KR"/>
        </w:rPr>
      </w:pPr>
      <w:r>
        <w:rPr>
          <w:lang w:eastAsia="ko-KR"/>
        </w:rPr>
        <w:t xml:space="preserve">A Client shall perform </w:t>
      </w:r>
      <w:r w:rsidR="002F54CE">
        <w:rPr>
          <w:rFonts w:hint="eastAsia"/>
          <w:lang w:eastAsia="ko-KR"/>
        </w:rPr>
        <w:t>UPDATE</w:t>
      </w:r>
      <w:r w:rsidR="002F54CE">
        <w:rPr>
          <w:lang w:eastAsia="ko-KR"/>
        </w:rPr>
        <w:t xml:space="preserve"> operations </w:t>
      </w:r>
      <w:r>
        <w:rPr>
          <w:lang w:eastAsia="ko-KR"/>
        </w:rPr>
        <w:t xml:space="preserve">using the batch Interface </w:t>
      </w:r>
      <w:r w:rsidR="002F54CE">
        <w:rPr>
          <w:lang w:eastAsia="ko-KR"/>
        </w:rPr>
        <w:t xml:space="preserve">by creating a payload </w:t>
      </w:r>
      <w:r>
        <w:rPr>
          <w:lang w:eastAsia="ko-KR"/>
        </w:rPr>
        <w:t>that is similar to a</w:t>
      </w:r>
      <w:r w:rsidR="002F54CE">
        <w:rPr>
          <w:lang w:eastAsia="ko-KR"/>
        </w:rPr>
        <w:t xml:space="preserve"> </w:t>
      </w:r>
      <w:r w:rsidR="002F54CE">
        <w:rPr>
          <w:rFonts w:hint="eastAsia"/>
          <w:lang w:eastAsia="ko-KR"/>
        </w:rPr>
        <w:t>RETRIEVE</w:t>
      </w:r>
      <w:r w:rsidR="002F54CE">
        <w:rPr>
          <w:lang w:eastAsia="ko-KR"/>
        </w:rPr>
        <w:t xml:space="preserve"> </w:t>
      </w:r>
      <w:r>
        <w:rPr>
          <w:lang w:eastAsia="ko-KR"/>
        </w:rPr>
        <w:t xml:space="preserve">response </w:t>
      </w:r>
      <w:r w:rsidR="002F54CE">
        <w:rPr>
          <w:lang w:eastAsia="ko-KR"/>
        </w:rPr>
        <w:t>payload</w:t>
      </w:r>
      <w:r>
        <w:rPr>
          <w:lang w:eastAsia="ko-KR"/>
        </w:rPr>
        <w:t xml:space="preserve"> from a batch Interface request</w:t>
      </w:r>
      <w:r w:rsidR="002F54CE">
        <w:rPr>
          <w:lang w:eastAsia="ko-KR"/>
        </w:rPr>
        <w:t xml:space="preserve">. </w:t>
      </w:r>
      <w:r>
        <w:rPr>
          <w:lang w:eastAsia="ko-KR"/>
        </w:rPr>
        <w:t>The Server shall send a separate</w:t>
      </w:r>
      <w:r w:rsidR="002F54CE">
        <w:rPr>
          <w:lang w:eastAsia="ko-KR"/>
        </w:rPr>
        <w:t xml:space="preserve"> </w:t>
      </w:r>
      <w:r w:rsidR="002F54CE">
        <w:rPr>
          <w:rFonts w:hint="eastAsia"/>
          <w:lang w:eastAsia="ko-KR"/>
        </w:rPr>
        <w:t>UPDATE</w:t>
      </w:r>
      <w:r w:rsidR="002F54CE">
        <w:rPr>
          <w:lang w:eastAsia="ko-KR"/>
        </w:rPr>
        <w:t xml:space="preserve"> request</w:t>
      </w:r>
      <w:r>
        <w:rPr>
          <w:lang w:eastAsia="ko-KR"/>
        </w:rPr>
        <w:t xml:space="preserve"> to each of the linked Resources</w:t>
      </w:r>
      <w:r w:rsidR="002F54CE">
        <w:rPr>
          <w:lang w:eastAsia="ko-KR"/>
        </w:rPr>
        <w:t xml:space="preserve"> according to </w:t>
      </w:r>
      <w:r>
        <w:rPr>
          <w:lang w:eastAsia="ko-KR"/>
        </w:rPr>
        <w:t>e</w:t>
      </w:r>
      <w:r w:rsidR="004C529A">
        <w:rPr>
          <w:lang w:eastAsia="ko-KR"/>
        </w:rPr>
        <w:t>a</w:t>
      </w:r>
      <w:r>
        <w:rPr>
          <w:lang w:eastAsia="ko-KR"/>
        </w:rPr>
        <w:t xml:space="preserve">ch </w:t>
      </w:r>
      <w:r w:rsidR="002F54CE">
        <w:rPr>
          <w:lang w:eastAsia="ko-KR"/>
        </w:rPr>
        <w:t xml:space="preserve">"href" </w:t>
      </w:r>
      <w:r>
        <w:rPr>
          <w:lang w:eastAsia="ko-KR"/>
        </w:rPr>
        <w:t xml:space="preserve">Property and the corresponding </w:t>
      </w:r>
      <w:r w:rsidR="002F54CE">
        <w:rPr>
          <w:lang w:eastAsia="ko-KR"/>
        </w:rPr>
        <w:t xml:space="preserve">value of the "rep" </w:t>
      </w:r>
      <w:r w:rsidR="004C529A">
        <w:rPr>
          <w:lang w:eastAsia="ko-KR"/>
        </w:rPr>
        <w:t>P</w:t>
      </w:r>
      <w:r w:rsidR="002F54CE">
        <w:rPr>
          <w:lang w:eastAsia="ko-KR"/>
        </w:rPr>
        <w:t>roperty.</w:t>
      </w:r>
    </w:p>
    <w:p w14:paraId="53760F6C" w14:textId="77777777" w:rsidR="002F54CE" w:rsidRDefault="002F54CE" w:rsidP="002F54CE">
      <w:pPr>
        <w:pStyle w:val="ListBullet"/>
        <w:rPr>
          <w:lang w:eastAsia="ko-KR"/>
        </w:rPr>
      </w:pPr>
      <w:r>
        <w:rPr>
          <w:lang w:eastAsia="ko-KR"/>
        </w:rPr>
        <w:t xml:space="preserve">If the "href" value is empty, denoted by a zero length string or "" in JSON, the "rep" </w:t>
      </w:r>
      <w:r w:rsidR="004C529A">
        <w:rPr>
          <w:lang w:eastAsia="ko-KR"/>
        </w:rPr>
        <w:t>P</w:t>
      </w:r>
      <w:r>
        <w:rPr>
          <w:lang w:eastAsia="ko-KR"/>
        </w:rPr>
        <w:t xml:space="preserve">roperty </w:t>
      </w:r>
      <w:r w:rsidR="004C529A">
        <w:rPr>
          <w:lang w:eastAsia="ko-KR"/>
        </w:rPr>
        <w:t xml:space="preserve">shall be </w:t>
      </w:r>
      <w:r>
        <w:rPr>
          <w:lang w:eastAsia="ko-KR"/>
        </w:rPr>
        <w:t xml:space="preserve">applied to </w:t>
      </w:r>
      <w:r w:rsidR="004C529A">
        <w:rPr>
          <w:lang w:eastAsia="ko-KR"/>
        </w:rPr>
        <w:t>linked Resources</w:t>
      </w:r>
      <w:r>
        <w:rPr>
          <w:lang w:eastAsia="ko-KR"/>
        </w:rPr>
        <w:t xml:space="preserve"> in the Collection.</w:t>
      </w:r>
    </w:p>
    <w:p w14:paraId="733A8C8E" w14:textId="77777777" w:rsidR="002F54CE" w:rsidRPr="000D79BD" w:rsidRDefault="002F54CE" w:rsidP="002F54CE">
      <w:pPr>
        <w:pStyle w:val="ListBullet"/>
        <w:rPr>
          <w:lang w:eastAsia="ko-KR"/>
        </w:rPr>
      </w:pPr>
      <w:r>
        <w:rPr>
          <w:lang w:eastAsia="ko-KR"/>
        </w:rPr>
        <w:t xml:space="preserve">Items with the empty "href" and link-specific "href" </w:t>
      </w:r>
      <w:r>
        <w:rPr>
          <w:rFonts w:hint="eastAsia"/>
          <w:lang w:eastAsia="ko-KR"/>
        </w:rPr>
        <w:t>shall not</w:t>
      </w:r>
      <w:r>
        <w:rPr>
          <w:lang w:eastAsia="ko-KR"/>
        </w:rPr>
        <w:t xml:space="preserve"> be mixed in the same </w:t>
      </w:r>
      <w:r>
        <w:rPr>
          <w:rFonts w:hint="eastAsia"/>
          <w:lang w:eastAsia="ko-KR"/>
        </w:rPr>
        <w:t>UPDATE</w:t>
      </w:r>
      <w:r>
        <w:rPr>
          <w:lang w:eastAsia="ko-KR"/>
        </w:rPr>
        <w:t xml:space="preserve"> </w:t>
      </w:r>
      <w:r w:rsidR="004C529A">
        <w:rPr>
          <w:lang w:eastAsia="ko-KR"/>
        </w:rPr>
        <w:t>request</w:t>
      </w:r>
      <w:r>
        <w:rPr>
          <w:lang w:eastAsia="ko-KR"/>
        </w:rPr>
        <w:t>.</w:t>
      </w:r>
    </w:p>
    <w:p w14:paraId="282F1A20" w14:textId="77777777" w:rsidR="00154A08" w:rsidRDefault="004C529A" w:rsidP="00A51CCE">
      <w:pPr>
        <w:pStyle w:val="ListBullet"/>
        <w:rPr>
          <w:rFonts w:eastAsiaTheme="minorEastAsia"/>
          <w:lang w:eastAsia="ko-KR"/>
        </w:rPr>
      </w:pPr>
      <w:r>
        <w:rPr>
          <w:rFonts w:eastAsiaTheme="minorEastAsia"/>
          <w:lang w:eastAsia="ko-KR"/>
        </w:rPr>
        <w:t>All of the Properties in the UPDATE</w:t>
      </w:r>
      <w:r w:rsidR="00154A08">
        <w:rPr>
          <w:rFonts w:eastAsiaTheme="minorEastAsia"/>
          <w:lang w:eastAsia="ko-KR"/>
        </w:rPr>
        <w:t xml:space="preserve"> </w:t>
      </w:r>
      <w:r>
        <w:rPr>
          <w:rFonts w:eastAsiaTheme="minorEastAsia"/>
          <w:lang w:eastAsia="ko-KR"/>
        </w:rPr>
        <w:t>r</w:t>
      </w:r>
      <w:r w:rsidR="00154A08">
        <w:rPr>
          <w:rFonts w:eastAsiaTheme="minorEastAsia"/>
          <w:lang w:eastAsia="ko-KR"/>
        </w:rPr>
        <w:t xml:space="preserve">equest may not </w:t>
      </w:r>
      <w:r>
        <w:rPr>
          <w:rFonts w:eastAsiaTheme="minorEastAsia"/>
          <w:lang w:eastAsia="ko-KR"/>
        </w:rPr>
        <w:t>be supported by the linked</w:t>
      </w:r>
      <w:r w:rsidR="00154A08">
        <w:rPr>
          <w:rFonts w:eastAsiaTheme="minorEastAsia"/>
          <w:lang w:eastAsia="ko-KR"/>
        </w:rPr>
        <w:t xml:space="preserve"> Resource. In such cases, </w:t>
      </w:r>
      <w:r>
        <w:rPr>
          <w:rFonts w:eastAsiaTheme="minorEastAsia"/>
          <w:lang w:eastAsia="ko-KR"/>
        </w:rPr>
        <w:t xml:space="preserve">writable </w:t>
      </w:r>
      <w:r w:rsidR="00154A08">
        <w:rPr>
          <w:rFonts w:eastAsiaTheme="minorEastAsia"/>
          <w:lang w:eastAsia="ko-KR"/>
        </w:rPr>
        <w:t xml:space="preserve">Properties in the </w:t>
      </w:r>
      <w:r>
        <w:rPr>
          <w:rFonts w:eastAsiaTheme="minorEastAsia"/>
          <w:lang w:eastAsia="ko-KR"/>
        </w:rPr>
        <w:t>UPDATE r</w:t>
      </w:r>
      <w:r w:rsidR="00154A08">
        <w:rPr>
          <w:rFonts w:eastAsiaTheme="minorEastAsia"/>
          <w:lang w:eastAsia="ko-KR"/>
        </w:rPr>
        <w:t xml:space="preserve">equest </w:t>
      </w:r>
      <w:r>
        <w:rPr>
          <w:rFonts w:eastAsiaTheme="minorEastAsia"/>
          <w:lang w:eastAsia="ko-KR"/>
        </w:rPr>
        <w:t xml:space="preserve">that are supported by the linked Resource </w:t>
      </w:r>
      <w:r w:rsidR="00154A08">
        <w:rPr>
          <w:rFonts w:eastAsiaTheme="minorEastAsia"/>
          <w:lang w:eastAsia="ko-KR"/>
        </w:rPr>
        <w:t>shall be modified</w:t>
      </w:r>
      <w:r w:rsidR="00B8225C">
        <w:rPr>
          <w:rFonts w:eastAsiaTheme="minorEastAsia"/>
          <w:lang w:eastAsia="ko-KR"/>
        </w:rPr>
        <w:t xml:space="preserve"> </w:t>
      </w:r>
      <w:r>
        <w:rPr>
          <w:rFonts w:eastAsiaTheme="minorEastAsia"/>
          <w:lang w:eastAsia="ko-KR"/>
        </w:rPr>
        <w:t>and Properties that are not supported shall be silently ignored</w:t>
      </w:r>
      <w:r w:rsidR="00154A08">
        <w:rPr>
          <w:rFonts w:eastAsiaTheme="minorEastAsia"/>
          <w:lang w:eastAsia="ko-KR"/>
        </w:rPr>
        <w:t xml:space="preserve">. </w:t>
      </w:r>
    </w:p>
    <w:p w14:paraId="3209FEE4" w14:textId="6B437A2A" w:rsidR="00BC1FD6" w:rsidRDefault="00BC1FD6" w:rsidP="00B8225C">
      <w:pPr>
        <w:pStyle w:val="ListBullet"/>
        <w:rPr>
          <w:ins w:id="6801" w:author="Bardini, Richard A" w:date="2018-03-19T03:46:00Z"/>
        </w:rPr>
      </w:pPr>
      <w:r>
        <w:rPr>
          <w:lang w:eastAsia="ko-KR"/>
        </w:rPr>
        <w:t xml:space="preserve">The </w:t>
      </w:r>
      <w:r w:rsidR="004C529A">
        <w:rPr>
          <w:lang w:eastAsia="ko-KR"/>
        </w:rPr>
        <w:t xml:space="preserve">UPDATE </w:t>
      </w:r>
      <w:r>
        <w:rPr>
          <w:lang w:eastAsia="ko-KR"/>
        </w:rPr>
        <w:t>response shall contain the updated values using the same payload schema as RETRIEVE operations</w:t>
      </w:r>
      <w:r w:rsidR="00B8225C">
        <w:rPr>
          <w:lang w:eastAsia="ko-KR"/>
        </w:rPr>
        <w:t xml:space="preserve"> if provided by the linked Resource</w:t>
      </w:r>
      <w:r>
        <w:rPr>
          <w:lang w:eastAsia="ko-KR"/>
        </w:rPr>
        <w:t xml:space="preserve">, along with the appropriate status code. The </w:t>
      </w:r>
      <w:r w:rsidR="00B8225C">
        <w:rPr>
          <w:lang w:eastAsia="ko-KR"/>
        </w:rPr>
        <w:t xml:space="preserve">aggregated </w:t>
      </w:r>
      <w:r>
        <w:rPr>
          <w:lang w:eastAsia="ko-KR"/>
        </w:rPr>
        <w:t xml:space="preserve">response payload shall reflect the known state of the updated </w:t>
      </w:r>
      <w:commentRangeStart w:id="6802"/>
      <w:del w:id="6803" w:author="Bardini, Richard A" w:date="2018-03-19T04:01:00Z">
        <w:r w:rsidR="00B8225C" w:rsidDel="003078BA">
          <w:rPr>
            <w:lang w:eastAsia="ko-KR"/>
          </w:rPr>
          <w:delText>R</w:delText>
        </w:r>
        <w:r w:rsidDel="003078BA">
          <w:rPr>
            <w:lang w:eastAsia="ko-KR"/>
          </w:rPr>
          <w:delText xml:space="preserve">esource </w:delText>
        </w:r>
      </w:del>
      <w:r w:rsidR="00B8225C">
        <w:rPr>
          <w:lang w:eastAsia="ko-KR"/>
        </w:rPr>
        <w:t>P</w:t>
      </w:r>
      <w:r>
        <w:rPr>
          <w:lang w:eastAsia="ko-KR"/>
        </w:rPr>
        <w:t>roperties</w:t>
      </w:r>
      <w:commentRangeEnd w:id="6802"/>
      <w:r w:rsidR="003078BA">
        <w:rPr>
          <w:rStyle w:val="CommentReference"/>
        </w:rPr>
        <w:commentReference w:id="6802"/>
      </w:r>
      <w:r>
        <w:rPr>
          <w:lang w:eastAsia="ko-KR"/>
        </w:rPr>
        <w:t xml:space="preserve"> after the batch update was completed.</w:t>
      </w:r>
      <w:r w:rsidR="00B8225C" w:rsidRPr="00B8225C">
        <w:t xml:space="preserve"> </w:t>
      </w:r>
      <w:r w:rsidR="00B8225C" w:rsidRPr="00B8225C">
        <w:rPr>
          <w:lang w:eastAsia="ko-KR"/>
        </w:rPr>
        <w:t xml:space="preserve">If no payload is provided by the updated Resource then an empty response (i.e. </w:t>
      </w:r>
      <w:r w:rsidR="00B8225C">
        <w:rPr>
          <w:lang w:eastAsia="ko-KR"/>
        </w:rPr>
        <w:t>"</w:t>
      </w:r>
      <w:r w:rsidR="00B8225C" w:rsidRPr="00B8225C">
        <w:rPr>
          <w:lang w:eastAsia="ko-KR"/>
        </w:rPr>
        <w:t>rep</w:t>
      </w:r>
      <w:r w:rsidR="00B8225C">
        <w:rPr>
          <w:lang w:eastAsia="ko-KR"/>
        </w:rPr>
        <w:t>"</w:t>
      </w:r>
      <w:r w:rsidR="00B8225C" w:rsidRPr="00B8225C">
        <w:rPr>
          <w:lang w:eastAsia="ko-KR"/>
        </w:rPr>
        <w:t>: {}) shall be provided for that Resource.</w:t>
      </w:r>
    </w:p>
    <w:p w14:paraId="1825FB68" w14:textId="1797B784" w:rsidR="00AA3916" w:rsidRDefault="00AA3916" w:rsidP="00B8225C">
      <w:pPr>
        <w:pStyle w:val="ListBullet"/>
      </w:pPr>
      <w:commentRangeStart w:id="6804"/>
      <w:ins w:id="6805" w:author="Bardini, Richard A" w:date="2018-03-19T03:46:00Z">
        <w:r w:rsidRPr="00FB1303">
          <w:rPr>
            <w:rFonts w:eastAsiaTheme="minorEastAsia"/>
            <w:lang w:eastAsia="ko-KR"/>
          </w:rPr>
          <w:t>A Collection shall not support the use of the UPDATE operation to add, modify or remove Links in an existing Collection using the “oic.if.baseline” or “oic.if.rw” or  “oic.if.a” Interfaces.</w:t>
        </w:r>
        <w:commentRangeEnd w:id="6804"/>
        <w:r>
          <w:rPr>
            <w:rStyle w:val="CommentReference"/>
          </w:rPr>
          <w:commentReference w:id="6804"/>
        </w:r>
      </w:ins>
    </w:p>
    <w:p w14:paraId="44842C52" w14:textId="77777777" w:rsidR="00154A08" w:rsidRDefault="00154A08" w:rsidP="00F92D1D">
      <w:pPr>
        <w:pStyle w:val="Heading5"/>
      </w:pPr>
      <w:bookmarkStart w:id="6806" w:name="_Ref476739381"/>
      <w:bookmarkStart w:id="6807" w:name="_Ref490578249"/>
      <w:r>
        <w:t>Examples: Batch Interface</w:t>
      </w:r>
      <w:bookmarkEnd w:id="6806"/>
      <w:bookmarkEnd w:id="6807"/>
    </w:p>
    <w:p w14:paraId="1DA5282C" w14:textId="08279F77" w:rsidR="003A545C" w:rsidRDefault="00B8225C" w:rsidP="003A545C">
      <w:pPr>
        <w:pStyle w:val="PARAEQUATION"/>
        <w:rPr>
          <w:rFonts w:eastAsiaTheme="minorEastAsia"/>
          <w:lang w:eastAsia="ko-KR"/>
        </w:rPr>
      </w:pPr>
      <w:r>
        <w:rPr>
          <w:rFonts w:eastAsiaTheme="minorEastAsia"/>
          <w:lang w:eastAsia="ko-KR"/>
        </w:rPr>
        <w:t>Note that the examples provided are illustrative and do not include all mandatory schema elements in all cases</w:t>
      </w:r>
      <w:commentRangeStart w:id="6808"/>
      <w:r>
        <w:rPr>
          <w:rFonts w:eastAsiaTheme="minorEastAsia"/>
          <w:lang w:eastAsia="ko-KR"/>
        </w:rPr>
        <w:t>.</w:t>
      </w:r>
      <w:ins w:id="6809" w:author="Bardini, Richard A" w:date="2018-03-20T06:55:00Z">
        <w:r w:rsidR="004134ED" w:rsidRPr="004134ED">
          <w:rPr>
            <w:lang w:eastAsia="ko-KR"/>
          </w:rPr>
          <w:t xml:space="preserve"> </w:t>
        </w:r>
        <w:r w:rsidR="004134ED">
          <w:rPr>
            <w:lang w:eastAsia="ko-KR"/>
          </w:rPr>
          <w:t>It is assumed that the Default Interface for the Resource Type "x.org.example.rt.room" is specified in its Resource Type definition file as "oic.if.rw", which exposes the Properties "x.org.example.colour</w:t>
        </w:r>
      </w:ins>
      <w:ins w:id="6810" w:author="Bardini, Richard A" w:date="2018-03-20T06:56:00Z">
        <w:r w:rsidR="004134ED">
          <w:rPr>
            <w:lang w:eastAsia="ko-KR"/>
          </w:rPr>
          <w:t>"</w:t>
        </w:r>
      </w:ins>
      <w:ins w:id="6811" w:author="Bardini, Richard A" w:date="2018-03-20T06:55:00Z">
        <w:r w:rsidR="004134ED">
          <w:rPr>
            <w:lang w:eastAsia="ko-KR"/>
          </w:rPr>
          <w:t xml:space="preserve"> and </w:t>
        </w:r>
      </w:ins>
      <w:ins w:id="6812" w:author="Bardini, Richard A" w:date="2018-03-20T06:56:00Z">
        <w:r w:rsidR="004134ED">
          <w:rPr>
            <w:lang w:eastAsia="ko-KR"/>
          </w:rPr>
          <w:t>"</w:t>
        </w:r>
      </w:ins>
      <w:ins w:id="6813" w:author="Bardini, Richard A" w:date="2018-03-20T06:55:00Z">
        <w:r w:rsidR="004134ED">
          <w:rPr>
            <w:lang w:eastAsia="ko-KR"/>
          </w:rPr>
          <w:t>x.org.example.size</w:t>
        </w:r>
      </w:ins>
      <w:ins w:id="6814" w:author="Bardini, Richard A" w:date="2018-03-20T06:56:00Z">
        <w:r w:rsidR="004134ED">
          <w:rPr>
            <w:lang w:eastAsia="ko-KR"/>
          </w:rPr>
          <w:t>"</w:t>
        </w:r>
      </w:ins>
      <w:ins w:id="6815" w:author="Bardini, Richard A" w:date="2018-03-20T06:55:00Z">
        <w:r w:rsidR="004134ED">
          <w:rPr>
            <w:lang w:eastAsia="ko-KR"/>
          </w:rPr>
          <w:t>.</w:t>
        </w:r>
      </w:ins>
      <w:commentRangeEnd w:id="6808"/>
      <w:ins w:id="6816" w:author="Bardini, Richard A" w:date="2018-03-20T06:56:00Z">
        <w:r w:rsidR="004134ED">
          <w:rPr>
            <w:rStyle w:val="CommentReference"/>
          </w:rPr>
          <w:commentReference w:id="6808"/>
        </w:r>
      </w:ins>
    </w:p>
    <w:tbl>
      <w:tblPr>
        <w:tblStyle w:val="TableGrid"/>
        <w:tblW w:w="10008" w:type="dxa"/>
        <w:tblLook w:val="04A0" w:firstRow="1" w:lastRow="0" w:firstColumn="1" w:lastColumn="0" w:noHBand="0" w:noVBand="1"/>
      </w:tblPr>
      <w:tblGrid>
        <w:gridCol w:w="1360"/>
        <w:gridCol w:w="8648"/>
      </w:tblGrid>
      <w:tr w:rsidR="00E47E3F" w14:paraId="1DAFE4BB" w14:textId="77777777" w:rsidTr="00E47E3F">
        <w:tc>
          <w:tcPr>
            <w:tcW w:w="1360" w:type="dxa"/>
          </w:tcPr>
          <w:p w14:paraId="6402E66A" w14:textId="77777777" w:rsidR="00E47E3F" w:rsidRDefault="00E47E3F" w:rsidP="00E84558">
            <w:pPr>
              <w:pStyle w:val="PARAGRAPH"/>
              <w:spacing w:before="0" w:after="0"/>
              <w:rPr>
                <w:lang w:val="en-US" w:eastAsia="ko-KR"/>
              </w:rPr>
            </w:pPr>
            <w:r>
              <w:rPr>
                <w:lang w:val="en-US" w:eastAsia="ko-KR"/>
              </w:rPr>
              <w:t>Resources</w:t>
            </w:r>
          </w:p>
        </w:tc>
        <w:tc>
          <w:tcPr>
            <w:tcW w:w="8648" w:type="dxa"/>
            <w:shd w:val="clear" w:color="auto" w:fill="F2F2F2" w:themeFill="background1" w:themeFillShade="F2"/>
          </w:tcPr>
          <w:p w14:paraId="5E4E66D1"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/a/room/1</w:t>
            </w:r>
          </w:p>
          <w:p w14:paraId="00CB58DD"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141CD035" w14:textId="6FCD0116"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"rt": </w:t>
            </w:r>
            <w:commentRangeStart w:id="6817"/>
            <w:del w:id="6818" w:author="Bardini, Richard A" w:date="2018-03-20T06:57:00Z">
              <w:r w:rsidRPr="006731D5" w:rsidDel="004174B9">
                <w:rPr>
                  <w:rFonts w:ascii="Courier New" w:hAnsi="Courier New" w:cs="Courier New"/>
                  <w:lang w:val="en-US" w:eastAsia="ko-KR"/>
                </w:rPr>
                <w:delText>["oic.wk.col"</w:delText>
              </w:r>
              <w:r w:rsidDel="004174B9">
                <w:rPr>
                  <w:rFonts w:ascii="Courier New" w:hAnsi="Courier New" w:cs="Courier New"/>
                  <w:lang w:val="en-US" w:eastAsia="ko-KR"/>
                </w:rPr>
                <w:delText>,</w:delText>
              </w:r>
            </w:del>
            <w:commentRangeEnd w:id="6817"/>
            <w:r w:rsidR="004174B9">
              <w:rPr>
                <w:rStyle w:val="CommentReference"/>
                <w:lang w:val="en-US"/>
              </w:rPr>
              <w:commentReference w:id="6817"/>
            </w:r>
            <w:r>
              <w:rPr>
                <w:rFonts w:ascii="Courier New" w:hAnsi="Courier New" w:cs="Courier New"/>
                <w:lang w:val="en-US" w:eastAsia="ko-KR"/>
              </w:rPr>
              <w:t>"x.org.</w:t>
            </w:r>
            <w:r>
              <w:rPr>
                <w:rFonts w:ascii="Courier New" w:hAnsi="Courier New" w:cs="Courier New" w:hint="eastAsia"/>
                <w:lang w:val="en-US" w:eastAsia="ko-KR"/>
              </w:rPr>
              <w:t>example</w:t>
            </w:r>
            <w:r>
              <w:rPr>
                <w:rFonts w:ascii="Courier New" w:hAnsi="Courier New" w:cs="Courier New"/>
                <w:lang w:val="en-US" w:eastAsia="ko-KR"/>
              </w:rPr>
              <w:t>.rt.room"</w:t>
            </w:r>
            <w:r w:rsidRPr="006731D5">
              <w:rPr>
                <w:rFonts w:ascii="Courier New" w:hAnsi="Courier New" w:cs="Courier New"/>
                <w:lang w:val="en-US" w:eastAsia="ko-KR"/>
              </w:rPr>
              <w:t>],</w:t>
            </w:r>
          </w:p>
          <w:p w14:paraId="306C4464" w14:textId="5AF20D6F"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"if": [</w:t>
            </w:r>
            <w:commentRangeStart w:id="6819"/>
            <w:ins w:id="6820" w:author="Bardini, Richard A" w:date="2018-03-20T06:58:00Z">
              <w:r w:rsidR="004174B9">
                <w:rPr>
                  <w:rFonts w:ascii="Courier New" w:hAnsi="Courier New" w:cs="Courier New"/>
                  <w:lang w:val="en-US" w:eastAsia="ko-KR"/>
                </w:rPr>
                <w:t>"oic.if.rw",</w:t>
              </w:r>
            </w:ins>
            <w:r w:rsidRPr="006731D5">
              <w:rPr>
                <w:rFonts w:ascii="Courier New" w:hAnsi="Courier New" w:cs="Courier New"/>
                <w:lang w:val="en-US" w:eastAsia="ko-KR"/>
              </w:rPr>
              <w:t>"</w:t>
            </w:r>
            <w:commentRangeEnd w:id="6819"/>
            <w:r w:rsidR="004174B9">
              <w:rPr>
                <w:rStyle w:val="CommentReference"/>
                <w:lang w:val="en-US"/>
              </w:rPr>
              <w:commentReference w:id="6819"/>
            </w:r>
            <w:r w:rsidRPr="006731D5">
              <w:rPr>
                <w:rFonts w:ascii="Courier New" w:hAnsi="Courier New" w:cs="Courier New"/>
                <w:lang w:val="en-US" w:eastAsia="ko-KR"/>
              </w:rPr>
              <w:t>oic.if.baseline","oic.if.b","oic.if.ll"],</w:t>
            </w:r>
          </w:p>
          <w:p w14:paraId="44888C1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"x.org.</w:t>
            </w:r>
            <w:r>
              <w:rPr>
                <w:rFonts w:ascii="Courier New" w:hAnsi="Courier New" w:cs="Courier New" w:hint="eastAsia"/>
                <w:lang w:val="en-US" w:eastAsia="ko-KR"/>
              </w:rPr>
              <w:t>example</w:t>
            </w:r>
            <w:r w:rsidRPr="006731D5">
              <w:rPr>
                <w:rFonts w:ascii="Courier New" w:hAnsi="Courier New" w:cs="Courier New"/>
                <w:lang w:val="en-US" w:eastAsia="ko-KR"/>
              </w:rPr>
              <w:t>.colo</w:t>
            </w:r>
            <w:r w:rsidR="00B8225C">
              <w:rPr>
                <w:rFonts w:ascii="Courier New" w:hAnsi="Courier New" w:cs="Courier New"/>
                <w:lang w:val="en-US" w:eastAsia="ko-KR"/>
              </w:rPr>
              <w:t>u</w:t>
            </w:r>
            <w:r w:rsidRPr="006731D5">
              <w:rPr>
                <w:rFonts w:ascii="Courier New" w:hAnsi="Courier New" w:cs="Courier New"/>
                <w:lang w:val="en-US" w:eastAsia="ko-KR"/>
              </w:rPr>
              <w:t>r": "blue",</w:t>
            </w:r>
          </w:p>
          <w:p w14:paraId="4572B1FF"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"x.org.</w:t>
            </w:r>
            <w:r>
              <w:rPr>
                <w:rFonts w:ascii="Courier New" w:hAnsi="Courier New" w:cs="Courier New" w:hint="eastAsia"/>
                <w:lang w:val="en-US" w:eastAsia="ko-KR"/>
              </w:rPr>
              <w:t>example</w:t>
            </w:r>
            <w:r w:rsidRPr="006731D5">
              <w:rPr>
                <w:rFonts w:ascii="Courier New" w:hAnsi="Courier New" w:cs="Courier New"/>
                <w:lang w:val="en-US" w:eastAsia="ko-KR"/>
              </w:rPr>
              <w:t>.dimension": "15bx15wx10h",</w:t>
            </w:r>
          </w:p>
          <w:p w14:paraId="5C2353CF"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lastRenderedPageBreak/>
              <w:t xml:space="preserve">  "links": [</w:t>
            </w:r>
          </w:p>
          <w:p w14:paraId="525313AD" w14:textId="22EBF759"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{"href": </w:t>
            </w:r>
            <w:r>
              <w:rPr>
                <w:rFonts w:ascii="Courier New" w:hAnsi="Courier New" w:cs="Courier New"/>
                <w:lang w:val="en-US" w:eastAsia="ko-KR"/>
              </w:rPr>
              <w:t>"</w:t>
            </w:r>
            <w:r w:rsidRPr="006731D5">
              <w:rPr>
                <w:rFonts w:ascii="Courier New" w:hAnsi="Courier New" w:cs="Courier New"/>
                <w:lang w:val="en-US" w:eastAsia="ko-KR"/>
              </w:rPr>
              <w:t>/</w:t>
            </w:r>
            <w:r>
              <w:rPr>
                <w:rFonts w:ascii="Courier New" w:hAnsi="Courier New" w:cs="Courier New"/>
                <w:lang w:val="en-US" w:eastAsia="ko-KR"/>
              </w:rPr>
              <w:t>a/room/1", "rel": ["self", "item"], "rt"</w:t>
            </w:r>
            <w:r w:rsidRPr="006731D5">
              <w:rPr>
                <w:rFonts w:ascii="Courier New" w:hAnsi="Courier New" w:cs="Courier New"/>
                <w:lang w:val="en-US" w:eastAsia="ko-KR"/>
              </w:rPr>
              <w:t>:</w:t>
            </w:r>
            <w:r>
              <w:rPr>
                <w:rFonts w:ascii="Courier New" w:hAnsi="Courier New" w:cs="Courier New"/>
                <w:lang w:val="en-US" w:eastAsia="ko-KR"/>
              </w:rPr>
              <w:t xml:space="preserve"> [</w:t>
            </w:r>
            <w:commentRangeStart w:id="6821"/>
            <w:del w:id="6822" w:author="Bardini, Richard A" w:date="2018-03-20T06:59:00Z">
              <w:r w:rsidR="00B8225C" w:rsidDel="004174B9">
                <w:rPr>
                  <w:rFonts w:ascii="Courier New" w:hAnsi="Courier New" w:cs="Courier New"/>
                  <w:lang w:val="en-US" w:eastAsia="ko-KR"/>
                </w:rPr>
                <w:delText xml:space="preserve">"oic.wk.col", </w:delText>
              </w:r>
            </w:del>
            <w:commentRangeEnd w:id="6821"/>
            <w:r w:rsidR="004174B9">
              <w:rPr>
                <w:rStyle w:val="CommentReference"/>
                <w:lang w:val="en-US"/>
              </w:rPr>
              <w:commentReference w:id="6821"/>
            </w:r>
            <w:r>
              <w:rPr>
                <w:rFonts w:ascii="Courier New" w:hAnsi="Courier New" w:cs="Courier New"/>
                <w:lang w:val="en-US" w:eastAsia="ko-KR"/>
              </w:rPr>
              <w:t>"x.org.</w:t>
            </w:r>
            <w:r>
              <w:rPr>
                <w:rFonts w:ascii="Courier New" w:hAnsi="Courier New" w:cs="Courier New" w:hint="eastAsia"/>
                <w:lang w:val="en-US" w:eastAsia="ko-KR"/>
              </w:rPr>
              <w:t>example</w:t>
            </w:r>
            <w:r>
              <w:rPr>
                <w:rFonts w:ascii="Courier New" w:hAnsi="Courier New" w:cs="Courier New"/>
                <w:lang w:val="en-US" w:eastAsia="ko-KR"/>
              </w:rPr>
              <w:t>.rt.room"], "if": [</w:t>
            </w:r>
            <w:r w:rsidRPr="006731D5">
              <w:rPr>
                <w:rFonts w:ascii="Courier New" w:hAnsi="Courier New" w:cs="Courier New"/>
                <w:lang w:val="en-US" w:eastAsia="ko-KR"/>
              </w:rPr>
              <w:t>"oic.if.</w:t>
            </w:r>
            <w:commentRangeStart w:id="6823"/>
            <w:del w:id="6824" w:author="Bardini, Richard A" w:date="2018-03-20T06:59:00Z">
              <w:r w:rsidRPr="006731D5" w:rsidDel="004174B9">
                <w:rPr>
                  <w:rFonts w:ascii="Courier New" w:hAnsi="Courier New" w:cs="Courier New"/>
                  <w:lang w:val="en-US" w:eastAsia="ko-KR"/>
                </w:rPr>
                <w:delText>b</w:delText>
              </w:r>
            </w:del>
            <w:ins w:id="6825" w:author="Bardini, Richard A" w:date="2018-03-20T06:59:00Z">
              <w:r w:rsidR="004174B9">
                <w:rPr>
                  <w:rFonts w:ascii="Courier New" w:hAnsi="Courier New" w:cs="Courier New"/>
                  <w:lang w:val="en-US" w:eastAsia="ko-KR"/>
                </w:rPr>
                <w:t>rw</w:t>
              </w:r>
            </w:ins>
            <w:r w:rsidRPr="006731D5">
              <w:rPr>
                <w:rFonts w:ascii="Courier New" w:hAnsi="Courier New" w:cs="Courier New"/>
                <w:lang w:val="en-US" w:eastAsia="ko-KR"/>
              </w:rPr>
              <w:t>"</w:t>
            </w:r>
            <w:ins w:id="6826" w:author="Bardini, Richard A" w:date="2018-03-20T07:00:00Z">
              <w:r w:rsidR="004174B9">
                <w:rPr>
                  <w:rFonts w:ascii="Courier New" w:hAnsi="Courier New" w:cs="Courier New"/>
                  <w:lang w:val="en-US" w:eastAsia="ko-KR"/>
                </w:rPr>
                <w:t>,</w:t>
              </w:r>
              <w:r w:rsidR="004174B9" w:rsidRPr="006731D5">
                <w:rPr>
                  <w:rFonts w:ascii="Courier New" w:hAnsi="Courier New" w:cs="Courier New"/>
                  <w:lang w:val="en-US" w:eastAsia="ko-KR"/>
                </w:rPr>
                <w:t>"oic.if.baseline","oic.if.b","oic.if.ll"</w:t>
              </w:r>
            </w:ins>
            <w:commentRangeEnd w:id="6823"/>
            <w:ins w:id="6827" w:author="Bardini, Richard A" w:date="2018-03-20T07:12:00Z">
              <w:r w:rsidR="004174B9">
                <w:rPr>
                  <w:rStyle w:val="CommentReference"/>
                  <w:lang w:val="en-US"/>
                </w:rPr>
                <w:commentReference w:id="6823"/>
              </w:r>
            </w:ins>
            <w:r>
              <w:rPr>
                <w:rFonts w:ascii="Courier New" w:hAnsi="Courier New" w:cs="Courier New"/>
                <w:lang w:val="en-US" w:eastAsia="ko-KR"/>
              </w:rPr>
              <w:t>]</w:t>
            </w:r>
            <w:r w:rsidR="00B8225C">
              <w:rPr>
                <w:rFonts w:ascii="Courier New" w:hAnsi="Courier New" w:cs="Courier New"/>
                <w:lang w:val="en-US" w:eastAsia="ko-KR"/>
              </w:rPr>
              <w:t>,</w:t>
            </w:r>
            <w:r w:rsidR="00156679" w:rsidRPr="00156679">
              <w:rPr>
                <w:rFonts w:ascii="Courier New" w:hAnsi="Courier New" w:cs="Courier New"/>
                <w:lang w:val="en-US" w:eastAsia="ko-KR"/>
              </w:rPr>
              <w:t>"p": {"bm": 2}</w:t>
            </w:r>
            <w:r>
              <w:rPr>
                <w:rFonts w:ascii="Courier New" w:hAnsi="Courier New" w:cs="Courier New"/>
                <w:lang w:val="en-US" w:eastAsia="ko-KR"/>
              </w:rPr>
              <w:t xml:space="preserve"> }</w:t>
            </w:r>
            <w:r w:rsidRPr="006731D5">
              <w:rPr>
                <w:rFonts w:ascii="Courier New" w:hAnsi="Courier New" w:cs="Courier New"/>
                <w:lang w:val="en-US" w:eastAsia="ko-KR"/>
              </w:rPr>
              <w:t>,</w:t>
            </w:r>
            <w:r w:rsidR="00B8225C">
              <w:rPr>
                <w:rFonts w:ascii="Courier New" w:hAnsi="Courier New" w:cs="Courier New"/>
                <w:lang w:val="en-US" w:eastAsia="ko-KR"/>
              </w:rPr>
              <w:t xml:space="preserve"> </w:t>
            </w:r>
          </w:p>
          <w:p w14:paraId="5826A7C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{"href": </w:t>
            </w:r>
            <w:r>
              <w:rPr>
                <w:rFonts w:ascii="Courier New" w:hAnsi="Courier New" w:cs="Courier New"/>
                <w:lang w:val="en-US" w:eastAsia="ko-KR"/>
              </w:rPr>
              <w:t>"</w:t>
            </w:r>
            <w:r w:rsidRPr="006731D5">
              <w:rPr>
                <w:rFonts w:ascii="Courier New" w:hAnsi="Courier New" w:cs="Courier New"/>
                <w:lang w:val="en-US" w:eastAsia="ko-KR"/>
              </w:rPr>
              <w:t>/the/light/1</w:t>
            </w:r>
            <w:r>
              <w:rPr>
                <w:rFonts w:ascii="Courier New" w:hAnsi="Courier New" w:cs="Courier New"/>
                <w:lang w:val="en-US" w:eastAsia="ko-KR"/>
              </w:rPr>
              <w:t>"</w:t>
            </w:r>
            <w:r w:rsidRPr="006731D5">
              <w:rPr>
                <w:rFonts w:ascii="Courier New" w:hAnsi="Courier New" w:cs="Courier New"/>
                <w:lang w:val="en-US" w:eastAsia="ko-KR"/>
              </w:rPr>
              <w:t xml:space="preserve">, </w:t>
            </w:r>
            <w:r>
              <w:rPr>
                <w:rFonts w:ascii="Courier New" w:hAnsi="Courier New" w:cs="Courier New"/>
                <w:lang w:val="en-US" w:eastAsia="ko-KR"/>
              </w:rPr>
              <w:t>"rel": ["item"], "</w:t>
            </w:r>
            <w:r w:rsidRPr="006731D5">
              <w:rPr>
                <w:rFonts w:ascii="Courier New" w:hAnsi="Courier New" w:cs="Courier New"/>
                <w:lang w:val="en-US" w:eastAsia="ko-KR"/>
              </w:rPr>
              <w:t>rt</w:t>
            </w:r>
            <w:r>
              <w:rPr>
                <w:rFonts w:ascii="Courier New" w:hAnsi="Courier New" w:cs="Courier New"/>
                <w:lang w:val="en-US" w:eastAsia="ko-KR"/>
              </w:rPr>
              <w:t>"</w:t>
            </w:r>
            <w:r w:rsidRPr="006731D5">
              <w:rPr>
                <w:rFonts w:ascii="Courier New" w:hAnsi="Courier New" w:cs="Courier New"/>
                <w:lang w:val="en-US" w:eastAsia="ko-KR"/>
              </w:rPr>
              <w:t>: [</w:t>
            </w:r>
            <w:r>
              <w:rPr>
                <w:rFonts w:ascii="Courier New" w:hAnsi="Courier New" w:cs="Courier New"/>
                <w:lang w:val="en-US" w:eastAsia="ko-KR"/>
              </w:rPr>
              <w:t>"</w:t>
            </w:r>
            <w:r w:rsidRPr="006731D5">
              <w:rPr>
                <w:rFonts w:ascii="Courier New" w:hAnsi="Courier New" w:cs="Courier New"/>
                <w:lang w:val="en-US" w:eastAsia="ko-KR"/>
              </w:rPr>
              <w:t>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 xml:space="preserve">], </w:t>
            </w:r>
            <w:r>
              <w:rPr>
                <w:rFonts w:ascii="Courier New" w:hAnsi="Courier New" w:cs="Courier New"/>
                <w:lang w:val="en-US" w:eastAsia="ko-KR"/>
              </w:rPr>
              <w:t>"</w:t>
            </w:r>
            <w:r w:rsidRPr="006731D5">
              <w:rPr>
                <w:rFonts w:ascii="Courier New" w:hAnsi="Courier New" w:cs="Courier New"/>
                <w:lang w:val="en-US" w:eastAsia="ko-KR"/>
              </w:rPr>
              <w:t>if</w:t>
            </w:r>
            <w:r>
              <w:rPr>
                <w:rFonts w:ascii="Courier New" w:hAnsi="Courier New" w:cs="Courier New"/>
                <w:lang w:val="en-US" w:eastAsia="ko-KR"/>
              </w:rPr>
              <w:t>"</w:t>
            </w:r>
            <w:r w:rsidRPr="006731D5">
              <w:rPr>
                <w:rFonts w:ascii="Courier New" w:hAnsi="Courier New" w:cs="Courier New"/>
                <w:lang w:val="en-US" w:eastAsia="ko-KR"/>
              </w:rPr>
              <w:t>: [</w:t>
            </w:r>
            <w:r>
              <w:rPr>
                <w:rFonts w:ascii="Courier New" w:hAnsi="Courier New" w:cs="Courier New"/>
                <w:lang w:val="en-US" w:eastAsia="ko-KR"/>
              </w:rPr>
              <w:t>"</w:t>
            </w:r>
            <w:r w:rsidRPr="006731D5">
              <w:rPr>
                <w:rFonts w:ascii="Courier New" w:hAnsi="Courier New" w:cs="Courier New"/>
                <w:lang w:val="en-US" w:eastAsia="ko-KR"/>
              </w:rPr>
              <w:t>oic.if.a</w:t>
            </w:r>
            <w:r>
              <w:rPr>
                <w:rFonts w:ascii="Courier New" w:hAnsi="Courier New" w:cs="Courier New"/>
                <w:lang w:val="en-US" w:eastAsia="ko-KR"/>
              </w:rPr>
              <w:t>"</w:t>
            </w:r>
            <w:r w:rsidRPr="006731D5">
              <w:rPr>
                <w:rFonts w:ascii="Courier New" w:hAnsi="Courier New" w:cs="Courier New"/>
                <w:lang w:val="en-US" w:eastAsia="ko-KR"/>
              </w:rPr>
              <w:t>,"oic.if.baseline"]</w:t>
            </w:r>
            <w:r w:rsidR="00156679">
              <w:rPr>
                <w:rFonts w:ascii="Courier New" w:hAnsi="Courier New" w:cs="Courier New"/>
                <w:lang w:val="en-US" w:eastAsia="ko-KR"/>
              </w:rPr>
              <w:t xml:space="preserve">, </w:t>
            </w:r>
            <w:r w:rsidR="00156679" w:rsidRPr="00156679">
              <w:rPr>
                <w:rFonts w:ascii="Courier New" w:hAnsi="Courier New" w:cs="Courier New"/>
                <w:lang w:val="en-US" w:eastAsia="ko-KR"/>
              </w:rPr>
              <w:t>"ins": "</w:t>
            </w:r>
            <w:r w:rsidR="00276DAD">
              <w:rPr>
                <w:rFonts w:ascii="Courier New" w:hAnsi="Courier New" w:cs="Courier New"/>
                <w:lang w:val="en-US" w:eastAsia="ko-KR"/>
              </w:rPr>
              <w:t>1111</w:t>
            </w:r>
            <w:r w:rsidR="00156679" w:rsidRPr="00156679">
              <w:rPr>
                <w:rFonts w:ascii="Courier New" w:hAnsi="Courier New" w:cs="Courier New"/>
                <w:lang w:val="en-US" w:eastAsia="ko-KR"/>
              </w:rPr>
              <w:t xml:space="preserve">1", "p": {"bm": 2} </w:t>
            </w:r>
            <w:r w:rsidRPr="006731D5">
              <w:rPr>
                <w:rFonts w:ascii="Courier New" w:hAnsi="Courier New" w:cs="Courier New"/>
                <w:lang w:val="en-US" w:eastAsia="ko-KR"/>
              </w:rPr>
              <w:t>},</w:t>
            </w:r>
          </w:p>
          <w:p w14:paraId="5DFEF4D3"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{"href": "/the/light/2", </w:t>
            </w:r>
            <w:r>
              <w:rPr>
                <w:rFonts w:ascii="Courier New" w:hAnsi="Courier New" w:cs="Courier New"/>
                <w:lang w:val="en-US" w:eastAsia="ko-KR"/>
              </w:rPr>
              <w:t xml:space="preserve">"rel": ["item"], </w:t>
            </w:r>
            <w:r w:rsidRPr="006731D5">
              <w:rPr>
                <w:rFonts w:ascii="Courier New" w:hAnsi="Courier New" w:cs="Courier New"/>
                <w:lang w:val="en-US" w:eastAsia="ko-KR"/>
              </w:rPr>
              <w:t>"rt":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 xml:space="preserve">"], </w:t>
            </w:r>
            <w:r w:rsidR="00156679" w:rsidRPr="006731D5">
              <w:rPr>
                <w:rFonts w:ascii="Courier New" w:hAnsi="Courier New" w:cs="Courier New"/>
                <w:lang w:val="en-US" w:eastAsia="ko-KR"/>
              </w:rPr>
              <w:t>"</w:t>
            </w:r>
            <w:r w:rsidRPr="006731D5">
              <w:rPr>
                <w:rFonts w:ascii="Courier New" w:hAnsi="Courier New" w:cs="Courier New"/>
                <w:lang w:val="en-US" w:eastAsia="ko-KR"/>
              </w:rPr>
              <w:t>if</w:t>
            </w:r>
            <w:r w:rsidR="00156679" w:rsidRPr="006731D5">
              <w:rPr>
                <w:rFonts w:ascii="Courier New" w:hAnsi="Courier New" w:cs="Courier New"/>
                <w:lang w:val="en-US" w:eastAsia="ko-KR"/>
              </w:rPr>
              <w:t>"</w:t>
            </w:r>
            <w:r w:rsidR="00156679">
              <w:rPr>
                <w:rFonts w:ascii="Courier New" w:hAnsi="Courier New" w:cs="Courier New"/>
                <w:lang w:val="en-US" w:eastAsia="ko-KR"/>
              </w:rPr>
              <w:t xml:space="preserve">: </w:t>
            </w:r>
            <w:r w:rsidRPr="006731D5">
              <w:rPr>
                <w:rFonts w:ascii="Courier New" w:hAnsi="Courier New" w:cs="Courier New"/>
                <w:lang w:val="en-US" w:eastAsia="ko-KR"/>
              </w:rPr>
              <w:t>["oic.if.a" ,"oic.if.baseline"]</w:t>
            </w:r>
            <w:r w:rsidR="00156679">
              <w:rPr>
                <w:rFonts w:ascii="Courier New" w:hAnsi="Courier New" w:cs="Courier New"/>
                <w:lang w:val="en-US" w:eastAsia="ko-KR"/>
              </w:rPr>
              <w:t xml:space="preserve">, </w:t>
            </w:r>
            <w:r w:rsidR="00156679" w:rsidRPr="00156679">
              <w:rPr>
                <w:rFonts w:ascii="Courier New" w:hAnsi="Courier New" w:cs="Courier New"/>
                <w:lang w:val="en-US" w:eastAsia="ko-KR"/>
              </w:rPr>
              <w:t>"ins": "</w:t>
            </w:r>
            <w:r w:rsidR="00276DAD">
              <w:rPr>
                <w:rFonts w:ascii="Courier New" w:hAnsi="Courier New" w:cs="Courier New"/>
                <w:lang w:val="en-US" w:eastAsia="ko-KR"/>
              </w:rPr>
              <w:t>2222</w:t>
            </w:r>
            <w:r w:rsidR="00156679">
              <w:rPr>
                <w:rFonts w:ascii="Courier New" w:hAnsi="Courier New" w:cs="Courier New"/>
                <w:lang w:val="en-US" w:eastAsia="ko-KR"/>
              </w:rPr>
              <w:t>2</w:t>
            </w:r>
            <w:r w:rsidR="00156679" w:rsidRPr="00156679">
              <w:rPr>
                <w:rFonts w:ascii="Courier New" w:hAnsi="Courier New" w:cs="Courier New"/>
                <w:lang w:val="en-US" w:eastAsia="ko-KR"/>
              </w:rPr>
              <w:t xml:space="preserve">", "p": {"bm": 2} </w:t>
            </w:r>
            <w:r w:rsidRPr="006731D5">
              <w:rPr>
                <w:rFonts w:ascii="Courier New" w:hAnsi="Courier New" w:cs="Courier New"/>
                <w:lang w:val="en-US" w:eastAsia="ko-KR"/>
              </w:rPr>
              <w:t>},</w:t>
            </w:r>
          </w:p>
          <w:p w14:paraId="19032EB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{"href": "/my/fan/1", </w:t>
            </w:r>
            <w:r>
              <w:rPr>
                <w:rFonts w:ascii="Courier New" w:hAnsi="Courier New" w:cs="Courier New"/>
                <w:lang w:val="en-US" w:eastAsia="ko-KR"/>
              </w:rPr>
              <w:t xml:space="preserve">"rel": ["item"], </w:t>
            </w:r>
            <w:r w:rsidRPr="006731D5">
              <w:rPr>
                <w:rFonts w:ascii="Courier New" w:hAnsi="Courier New" w:cs="Courier New"/>
                <w:lang w:val="en-US" w:eastAsia="ko-KR"/>
              </w:rPr>
              <w:t>"rt":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 xml:space="preserve">"], </w:t>
            </w:r>
            <w:r w:rsidR="00156679" w:rsidRPr="00156679">
              <w:rPr>
                <w:rFonts w:ascii="Courier New" w:hAnsi="Courier New" w:cs="Courier New"/>
                <w:lang w:val="en-US" w:eastAsia="ko-KR"/>
              </w:rPr>
              <w:t>"</w:t>
            </w:r>
            <w:r w:rsidRPr="006731D5">
              <w:rPr>
                <w:rFonts w:ascii="Courier New" w:hAnsi="Courier New" w:cs="Courier New"/>
                <w:lang w:val="en-US" w:eastAsia="ko-KR"/>
              </w:rPr>
              <w:t>if</w:t>
            </w:r>
            <w:r w:rsidR="00156679" w:rsidRPr="00156679">
              <w:rPr>
                <w:rFonts w:ascii="Courier New" w:hAnsi="Courier New" w:cs="Courier New"/>
                <w:lang w:val="en-US" w:eastAsia="ko-KR"/>
              </w:rPr>
              <w:t>"</w:t>
            </w:r>
            <w:r w:rsidR="00156679">
              <w:rPr>
                <w:rFonts w:ascii="Courier New" w:hAnsi="Courier New" w:cs="Courier New"/>
                <w:lang w:val="en-US" w:eastAsia="ko-KR"/>
              </w:rPr>
              <w:t xml:space="preserve">: </w:t>
            </w:r>
            <w:r w:rsidRPr="006731D5">
              <w:rPr>
                <w:rFonts w:ascii="Courier New" w:hAnsi="Courier New" w:cs="Courier New"/>
                <w:lang w:val="en-US" w:eastAsia="ko-KR"/>
              </w:rPr>
              <w:t>["oic.if.a"</w:t>
            </w:r>
            <w:r>
              <w:rPr>
                <w:rFonts w:ascii="Courier New" w:hAnsi="Courier New" w:cs="Courier New"/>
                <w:lang w:val="en-US" w:eastAsia="ko-KR"/>
              </w:rPr>
              <w:t xml:space="preserve">, </w:t>
            </w:r>
            <w:r w:rsidRPr="006731D5">
              <w:rPr>
                <w:rFonts w:ascii="Courier New" w:hAnsi="Courier New" w:cs="Courier New"/>
                <w:lang w:val="en-US" w:eastAsia="ko-KR"/>
              </w:rPr>
              <w:t>"oic.if.baseline</w:t>
            </w:r>
            <w:r>
              <w:rPr>
                <w:rFonts w:ascii="Courier New" w:hAnsi="Courier New" w:cs="Courier New"/>
                <w:lang w:val="en-US" w:eastAsia="ko-KR"/>
              </w:rPr>
              <w:t>"</w:t>
            </w:r>
            <w:r w:rsidRPr="006731D5">
              <w:rPr>
                <w:rFonts w:ascii="Courier New" w:hAnsi="Courier New" w:cs="Courier New"/>
                <w:lang w:val="en-US" w:eastAsia="ko-KR"/>
              </w:rPr>
              <w:t>]</w:t>
            </w:r>
            <w:r w:rsidR="00156679">
              <w:rPr>
                <w:rFonts w:ascii="Courier New" w:hAnsi="Courier New" w:cs="Courier New"/>
                <w:lang w:val="en-US" w:eastAsia="ko-KR"/>
              </w:rPr>
              <w:t xml:space="preserve">, </w:t>
            </w:r>
            <w:r w:rsidR="00156679" w:rsidRPr="00156679">
              <w:rPr>
                <w:rFonts w:ascii="Courier New" w:hAnsi="Courier New" w:cs="Courier New"/>
                <w:lang w:val="en-US" w:eastAsia="ko-KR"/>
              </w:rPr>
              <w:t>"ins": "</w:t>
            </w:r>
            <w:r w:rsidR="00276DAD">
              <w:rPr>
                <w:rFonts w:ascii="Courier New" w:hAnsi="Courier New" w:cs="Courier New"/>
                <w:lang w:val="en-US" w:eastAsia="ko-KR"/>
              </w:rPr>
              <w:t>33333</w:t>
            </w:r>
            <w:r w:rsidR="00156679" w:rsidRPr="00156679">
              <w:rPr>
                <w:rFonts w:ascii="Courier New" w:hAnsi="Courier New" w:cs="Courier New"/>
                <w:lang w:val="en-US" w:eastAsia="ko-KR"/>
              </w:rPr>
              <w:t xml:space="preserve">", "p": {"bm": 2} </w:t>
            </w:r>
            <w:r w:rsidRPr="006731D5">
              <w:rPr>
                <w:rFonts w:ascii="Courier New" w:hAnsi="Courier New" w:cs="Courier New"/>
                <w:lang w:val="en-US" w:eastAsia="ko-KR"/>
              </w:rPr>
              <w:t>},</w:t>
            </w:r>
          </w:p>
          <w:p w14:paraId="2A236005" w14:textId="77777777" w:rsidR="00E47E3F"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{"href": "/his/fan/2", </w:t>
            </w:r>
            <w:r>
              <w:rPr>
                <w:rFonts w:ascii="Courier New" w:hAnsi="Courier New" w:cs="Courier New"/>
                <w:lang w:val="en-US" w:eastAsia="ko-KR"/>
              </w:rPr>
              <w:t xml:space="preserve">"rel": ["item"], </w:t>
            </w:r>
            <w:r w:rsidRPr="006731D5">
              <w:rPr>
                <w:rFonts w:ascii="Courier New" w:hAnsi="Courier New" w:cs="Courier New"/>
                <w:lang w:val="en-US" w:eastAsia="ko-KR"/>
              </w:rPr>
              <w:t>"rt":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 xml:space="preserve">"], </w:t>
            </w:r>
            <w:r w:rsidR="00156679" w:rsidRPr="00156679">
              <w:rPr>
                <w:rFonts w:ascii="Courier New" w:hAnsi="Courier New" w:cs="Courier New"/>
                <w:lang w:val="en-US" w:eastAsia="ko-KR"/>
              </w:rPr>
              <w:t>"</w:t>
            </w:r>
            <w:r w:rsidRPr="006731D5">
              <w:rPr>
                <w:rFonts w:ascii="Courier New" w:hAnsi="Courier New" w:cs="Courier New"/>
                <w:lang w:val="en-US" w:eastAsia="ko-KR"/>
              </w:rPr>
              <w:t>if</w:t>
            </w:r>
            <w:r w:rsidR="00156679" w:rsidRPr="00156679">
              <w:rPr>
                <w:rFonts w:ascii="Courier New" w:hAnsi="Courier New" w:cs="Courier New"/>
                <w:lang w:val="en-US" w:eastAsia="ko-KR"/>
              </w:rPr>
              <w:t>"</w:t>
            </w:r>
            <w:r w:rsidR="00156679">
              <w:rPr>
                <w:rFonts w:ascii="Courier New" w:hAnsi="Courier New" w:cs="Courier New"/>
                <w:lang w:val="en-US" w:eastAsia="ko-KR"/>
              </w:rPr>
              <w:t xml:space="preserve">: </w:t>
            </w:r>
            <w:r w:rsidRPr="006731D5">
              <w:rPr>
                <w:rFonts w:ascii="Courier New" w:hAnsi="Courier New" w:cs="Courier New"/>
                <w:lang w:val="en-US" w:eastAsia="ko-KR"/>
              </w:rPr>
              <w:t>[</w:t>
            </w:r>
            <w:r>
              <w:rPr>
                <w:rFonts w:ascii="Courier New" w:hAnsi="Courier New" w:cs="Courier New"/>
                <w:lang w:val="en-US" w:eastAsia="ko-KR"/>
              </w:rPr>
              <w:t>"</w:t>
            </w:r>
            <w:r w:rsidRPr="006731D5">
              <w:rPr>
                <w:rFonts w:ascii="Courier New" w:hAnsi="Courier New" w:cs="Courier New"/>
                <w:lang w:val="en-US" w:eastAsia="ko-KR"/>
              </w:rPr>
              <w:t>oic.if.a"</w:t>
            </w:r>
            <w:r>
              <w:rPr>
                <w:rFonts w:ascii="Courier New" w:hAnsi="Courier New" w:cs="Courier New"/>
                <w:lang w:val="en-US" w:eastAsia="ko-KR"/>
              </w:rPr>
              <w:t xml:space="preserve">, </w:t>
            </w:r>
            <w:r w:rsidRPr="006731D5">
              <w:rPr>
                <w:rFonts w:ascii="Courier New" w:hAnsi="Courier New" w:cs="Courier New"/>
                <w:lang w:val="en-US" w:eastAsia="ko-KR"/>
              </w:rPr>
              <w:t>"oic.if.baseline"]</w:t>
            </w:r>
            <w:r w:rsidR="00156679">
              <w:rPr>
                <w:rFonts w:ascii="Courier New" w:hAnsi="Courier New" w:cs="Courier New"/>
                <w:lang w:val="en-US" w:eastAsia="ko-KR"/>
              </w:rPr>
              <w:t>, "ins": "</w:t>
            </w:r>
            <w:r w:rsidR="00276DAD">
              <w:rPr>
                <w:rFonts w:ascii="Courier New" w:hAnsi="Courier New" w:cs="Courier New"/>
                <w:lang w:val="en-US" w:eastAsia="ko-KR"/>
              </w:rPr>
              <w:t>44444</w:t>
            </w:r>
            <w:r w:rsidR="00156679" w:rsidRPr="00156679">
              <w:rPr>
                <w:rFonts w:ascii="Courier New" w:hAnsi="Courier New" w:cs="Courier New"/>
                <w:lang w:val="en-US" w:eastAsia="ko-KR"/>
              </w:rPr>
              <w:t xml:space="preserve">", "p": {"bm": 2} </w:t>
            </w:r>
            <w:r w:rsidRPr="006731D5">
              <w:rPr>
                <w:rFonts w:ascii="Courier New" w:hAnsi="Courier New" w:cs="Courier New"/>
                <w:lang w:val="en-US" w:eastAsia="ko-KR"/>
              </w:rPr>
              <w:t>}</w:t>
            </w:r>
            <w:r w:rsidR="00156679">
              <w:rPr>
                <w:rFonts w:ascii="Courier New" w:hAnsi="Courier New" w:cs="Courier New"/>
                <w:lang w:val="en-US" w:eastAsia="ko-KR"/>
              </w:rPr>
              <w:t>,</w:t>
            </w:r>
          </w:p>
          <w:p w14:paraId="2A27753C" w14:textId="77777777" w:rsidR="00156679" w:rsidRPr="006731D5" w:rsidRDefault="00156679" w:rsidP="00E84558">
            <w:pPr>
              <w:pStyle w:val="PARAGRAPH"/>
              <w:jc w:val="left"/>
              <w:rPr>
                <w:rFonts w:ascii="Courier New" w:hAnsi="Courier New" w:cs="Courier New"/>
                <w:lang w:val="en-US" w:eastAsia="ko-KR"/>
              </w:rPr>
            </w:pPr>
            <w:r w:rsidRPr="00156679">
              <w:rPr>
                <w:rFonts w:ascii="Courier New" w:hAnsi="Courier New" w:cs="Courier New"/>
                <w:lang w:val="en-US" w:eastAsia="ko-KR"/>
              </w:rPr>
              <w:t xml:space="preserve">     {"href": "/the/switches/1", "rel": ["item"], "rt": ["oic.wk.col"], "if":["oic.if.ll", "oic.if.b", "oic.if.baseline"], "ins": "</w:t>
            </w:r>
            <w:r w:rsidR="00276DAD">
              <w:rPr>
                <w:rFonts w:ascii="Courier New" w:hAnsi="Courier New" w:cs="Courier New"/>
                <w:lang w:val="en-US" w:eastAsia="ko-KR"/>
              </w:rPr>
              <w:t>55555</w:t>
            </w:r>
            <w:r w:rsidRPr="00156679">
              <w:rPr>
                <w:rFonts w:ascii="Courier New" w:hAnsi="Courier New" w:cs="Courier New"/>
                <w:lang w:val="en-US" w:eastAsia="ko-KR"/>
              </w:rPr>
              <w:t>", "p": {"bm": 2} }</w:t>
            </w:r>
          </w:p>
          <w:p w14:paraId="46C95B55"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w:t>
            </w:r>
          </w:p>
          <w:p w14:paraId="35C1B23B"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62DF5FEB" w14:textId="77777777" w:rsidR="00E47E3F" w:rsidRPr="006731D5" w:rsidRDefault="00E47E3F" w:rsidP="00E84558">
            <w:pPr>
              <w:pStyle w:val="PARAGRAPH"/>
              <w:jc w:val="left"/>
              <w:rPr>
                <w:rFonts w:ascii="Courier New" w:hAnsi="Courier New" w:cs="Courier New"/>
                <w:lang w:val="en-US" w:eastAsia="ko-KR"/>
              </w:rPr>
            </w:pPr>
          </w:p>
          <w:p w14:paraId="2E6F9616"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/the/light/1</w:t>
            </w:r>
          </w:p>
          <w:p w14:paraId="09DD8A0F"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1306208B" w14:textId="77777777" w:rsidR="00E47E3F"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w:t>
            </w:r>
          </w:p>
          <w:p w14:paraId="6D1B25B9"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"if": ["oic.if.a", "oic.if.baseline"],</w:t>
            </w:r>
          </w:p>
          <w:p w14:paraId="45831102"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"value": false</w:t>
            </w:r>
          </w:p>
          <w:p w14:paraId="50305BA8"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6A392561" w14:textId="77777777" w:rsidR="00E47E3F" w:rsidRPr="006731D5" w:rsidRDefault="00E47E3F" w:rsidP="00E84558">
            <w:pPr>
              <w:pStyle w:val="PARAGRAPH"/>
              <w:jc w:val="left"/>
              <w:rPr>
                <w:rFonts w:ascii="Courier New" w:hAnsi="Courier New" w:cs="Courier New"/>
                <w:lang w:val="en-US" w:eastAsia="ko-KR"/>
              </w:rPr>
            </w:pPr>
          </w:p>
          <w:p w14:paraId="2D5BE2EA"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/the/light/2</w:t>
            </w:r>
          </w:p>
          <w:p w14:paraId="391CFB55"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27E2BAEE" w14:textId="77777777" w:rsidR="00E47E3F"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w:t>
            </w:r>
          </w:p>
          <w:p w14:paraId="402A082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"if": ["oic.if.a", "oic.if.baseline"],</w:t>
            </w:r>
          </w:p>
          <w:p w14:paraId="27871217"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"value": true</w:t>
            </w:r>
          </w:p>
          <w:p w14:paraId="03CDBB00"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068B9CC9" w14:textId="77777777" w:rsidR="00E47E3F" w:rsidRPr="006731D5" w:rsidRDefault="00E47E3F" w:rsidP="00E84558">
            <w:pPr>
              <w:pStyle w:val="PARAGRAPH"/>
              <w:jc w:val="left"/>
              <w:rPr>
                <w:rFonts w:ascii="Courier New" w:hAnsi="Courier New" w:cs="Courier New"/>
                <w:lang w:val="en-US" w:eastAsia="ko-KR"/>
              </w:rPr>
            </w:pPr>
          </w:p>
          <w:p w14:paraId="350A7DD2"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r w:rsidR="00B86AF3">
              <w:rPr>
                <w:rFonts w:ascii="Courier New" w:hAnsi="Courier New" w:cs="Courier New"/>
                <w:lang w:val="en-US" w:eastAsia="ko-KR"/>
              </w:rPr>
              <w:t>my</w:t>
            </w:r>
            <w:r w:rsidRPr="006731D5">
              <w:rPr>
                <w:rFonts w:ascii="Courier New" w:hAnsi="Courier New" w:cs="Courier New"/>
                <w:lang w:val="en-US" w:eastAsia="ko-KR"/>
              </w:rPr>
              <w:t>/fan/1</w:t>
            </w:r>
          </w:p>
          <w:p w14:paraId="6E89C0F8"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35BCE893"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w:t>
            </w:r>
          </w:p>
          <w:p w14:paraId="2B331A42"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"if": ["oic.if.a", "oic.if.baseline"],</w:t>
            </w:r>
          </w:p>
          <w:p w14:paraId="62831B0F"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"value": true</w:t>
            </w:r>
          </w:p>
          <w:p w14:paraId="5AB1FA6B"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78E0D141" w14:textId="77777777" w:rsidR="00E47E3F" w:rsidRPr="006731D5" w:rsidRDefault="00E47E3F" w:rsidP="00E84558">
            <w:pPr>
              <w:pStyle w:val="PARAGRAPH"/>
              <w:jc w:val="left"/>
              <w:rPr>
                <w:rFonts w:ascii="Courier New" w:hAnsi="Courier New" w:cs="Courier New"/>
                <w:lang w:val="en-US" w:eastAsia="ko-KR"/>
              </w:rPr>
            </w:pPr>
          </w:p>
          <w:p w14:paraId="63C8AA8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r w:rsidR="00B86AF3">
              <w:rPr>
                <w:rFonts w:ascii="Courier New" w:hAnsi="Courier New" w:cs="Courier New"/>
                <w:lang w:val="en-US" w:eastAsia="ko-KR"/>
              </w:rPr>
              <w:t>his</w:t>
            </w:r>
            <w:r w:rsidRPr="006731D5">
              <w:rPr>
                <w:rFonts w:ascii="Courier New" w:hAnsi="Courier New" w:cs="Courier New"/>
                <w:lang w:val="en-US" w:eastAsia="ko-KR"/>
              </w:rPr>
              <w:t>/fan/2</w:t>
            </w:r>
          </w:p>
          <w:p w14:paraId="24426631"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22573048"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"rt": ["oic.</w:t>
            </w:r>
            <w:r>
              <w:rPr>
                <w:rFonts w:ascii="Courier New" w:hAnsi="Courier New" w:cs="Courier New"/>
                <w:lang w:val="en-US" w:eastAsia="ko-KR"/>
              </w:rPr>
              <w:t>r</w:t>
            </w:r>
            <w:r w:rsidRPr="006731D5">
              <w:rPr>
                <w:rFonts w:ascii="Courier New" w:hAnsi="Courier New" w:cs="Courier New"/>
                <w:lang w:val="en-US" w:eastAsia="ko-KR"/>
              </w:rPr>
              <w:t>.</w:t>
            </w:r>
            <w:r>
              <w:rPr>
                <w:rFonts w:ascii="Courier New" w:hAnsi="Courier New" w:cs="Courier New"/>
                <w:lang w:val="en-US" w:eastAsia="ko-KR"/>
              </w:rPr>
              <w:t>switch.binary</w:t>
            </w:r>
            <w:r w:rsidRPr="006731D5">
              <w:rPr>
                <w:rFonts w:ascii="Courier New" w:hAnsi="Courier New" w:cs="Courier New"/>
                <w:lang w:val="en-US" w:eastAsia="ko-KR"/>
              </w:rPr>
              <w:t>"],</w:t>
            </w:r>
          </w:p>
          <w:p w14:paraId="05E402C4"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"if": ["oic.if.a", "oic.if.baseline"],</w:t>
            </w:r>
          </w:p>
          <w:p w14:paraId="174ACD0E" w14:textId="77777777" w:rsidR="00E47E3F" w:rsidRPr="006731D5" w:rsidRDefault="00E47E3F" w:rsidP="00E84558">
            <w:pPr>
              <w:pStyle w:val="PARAGRAPH"/>
              <w:jc w:val="left"/>
              <w:rPr>
                <w:rFonts w:ascii="Courier New" w:hAnsi="Courier New" w:cs="Courier New"/>
                <w:lang w:val="en-US" w:eastAsia="ko-KR"/>
              </w:rPr>
            </w:pPr>
            <w:r w:rsidRPr="006731D5">
              <w:rPr>
                <w:rFonts w:ascii="Courier New" w:hAnsi="Courier New" w:cs="Courier New"/>
                <w:lang w:val="en-US" w:eastAsia="ko-KR"/>
              </w:rPr>
              <w:t xml:space="preserve">  "value": false</w:t>
            </w:r>
          </w:p>
          <w:p w14:paraId="2BA9603D" w14:textId="77777777" w:rsidR="00B86AF3" w:rsidRPr="00B86AF3" w:rsidRDefault="00E47E3F" w:rsidP="00B86AF3">
            <w:pPr>
              <w:pStyle w:val="PARAGRAPH"/>
              <w:jc w:val="left"/>
              <w:rPr>
                <w:rFonts w:ascii="Courier New" w:hAnsi="Courier New" w:cs="Courier New"/>
                <w:lang w:val="en-US" w:eastAsia="ko-KR"/>
              </w:rPr>
            </w:pPr>
            <w:r w:rsidRPr="006731D5">
              <w:rPr>
                <w:rFonts w:ascii="Courier New" w:hAnsi="Courier New" w:cs="Courier New"/>
                <w:lang w:val="en-US" w:eastAsia="ko-KR"/>
              </w:rPr>
              <w:t>}</w:t>
            </w:r>
          </w:p>
          <w:p w14:paraId="1BDDC8F2"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/the/switches/1</w:t>
            </w:r>
          </w:p>
          <w:p w14:paraId="2672BC04"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w:t>
            </w:r>
          </w:p>
          <w:p w14:paraId="1AA39F9A"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"rt": ["oic.wk.col"],</w:t>
            </w:r>
          </w:p>
          <w:p w14:paraId="122E88A0"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"if":["oic.if.ll", "oic.if.b", "oic.if.baseline"],</w:t>
            </w:r>
          </w:p>
          <w:p w14:paraId="1E3C2603"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"links": [</w:t>
            </w:r>
          </w:p>
          <w:p w14:paraId="048B0A4C"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w:t>
            </w:r>
          </w:p>
          <w:p w14:paraId="6516CAD7"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"href": "/switch-1a",</w:t>
            </w:r>
          </w:p>
          <w:p w14:paraId="36709404"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"rt": ["oic.r.switch.binary"],</w:t>
            </w:r>
          </w:p>
          <w:p w14:paraId="17EB253D"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"if": ["oic.if.a","oic.if.baseline"],</w:t>
            </w:r>
          </w:p>
          <w:p w14:paraId="33004916"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"p": {"bm": 2}</w:t>
            </w:r>
          </w:p>
          <w:p w14:paraId="2D00A61D"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w:t>
            </w:r>
          </w:p>
          <w:p w14:paraId="0CF16734"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w:t>
            </w:r>
          </w:p>
          <w:p w14:paraId="2410E001"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"href": "/switch-1b",</w:t>
            </w:r>
          </w:p>
          <w:p w14:paraId="366E3CFD"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"rt": ["oic.r.switch.binary"],</w:t>
            </w:r>
          </w:p>
          <w:p w14:paraId="3E267959"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"if": ["oic.if.a","oic.if.baseline"],</w:t>
            </w:r>
          </w:p>
          <w:p w14:paraId="650A1117" w14:textId="77777777" w:rsid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 xml:space="preserve">    "p": {"bm": 2 }</w:t>
            </w:r>
          </w:p>
          <w:p w14:paraId="4E3E7D51" w14:textId="77777777" w:rsidR="00B86AF3" w:rsidRPr="00B86AF3" w:rsidRDefault="00B86AF3" w:rsidP="00B86AF3">
            <w:pPr>
              <w:pStyle w:val="PARAGRAPH"/>
              <w:jc w:val="left"/>
              <w:rPr>
                <w:rFonts w:ascii="Courier New" w:hAnsi="Courier New" w:cs="Courier New"/>
                <w:lang w:val="en-US" w:eastAsia="ko-KR"/>
              </w:rPr>
            </w:pPr>
            <w:r>
              <w:rPr>
                <w:rFonts w:ascii="Courier New" w:hAnsi="Courier New" w:cs="Courier New"/>
                <w:lang w:val="en-US" w:eastAsia="ko-KR"/>
              </w:rPr>
              <w:lastRenderedPageBreak/>
              <w:t xml:space="preserve">   }</w:t>
            </w:r>
          </w:p>
          <w:p w14:paraId="4E5A5DB9" w14:textId="77777777" w:rsidR="00B86AF3" w:rsidRPr="00B86AF3" w:rsidRDefault="00B86AF3" w:rsidP="00B86AF3">
            <w:pPr>
              <w:pStyle w:val="PARAGRAPH"/>
              <w:jc w:val="left"/>
              <w:rPr>
                <w:rFonts w:ascii="Courier New" w:hAnsi="Courier New" w:cs="Courier New"/>
                <w:lang w:val="en-US" w:eastAsia="ko-KR"/>
              </w:rPr>
            </w:pPr>
            <w:r w:rsidRPr="00B86AF3">
              <w:rPr>
                <w:rFonts w:ascii="Courier New" w:hAnsi="Courier New" w:cs="Courier New"/>
                <w:lang w:val="en-US" w:eastAsia="ko-KR"/>
              </w:rPr>
              <w:t>]</w:t>
            </w:r>
          </w:p>
          <w:p w14:paraId="7BCA5F1D" w14:textId="77777777" w:rsidR="00E47E3F" w:rsidRPr="00D15BE3" w:rsidRDefault="00B86AF3" w:rsidP="00B86AF3">
            <w:pPr>
              <w:pStyle w:val="PARAGRAPH"/>
              <w:spacing w:before="0" w:after="0"/>
              <w:jc w:val="left"/>
              <w:rPr>
                <w:rFonts w:ascii="Courier New" w:hAnsi="Courier New" w:cs="Courier New"/>
                <w:lang w:val="en-US" w:eastAsia="ko-KR"/>
              </w:rPr>
            </w:pPr>
            <w:r w:rsidRPr="00B86AF3">
              <w:rPr>
                <w:rFonts w:ascii="Courier New" w:hAnsi="Courier New" w:cs="Courier New"/>
                <w:lang w:val="en-US" w:eastAsia="ko-KR"/>
              </w:rPr>
              <w:t>}</w:t>
            </w:r>
          </w:p>
        </w:tc>
      </w:tr>
      <w:tr w:rsidR="004174B9" w14:paraId="42961426" w14:textId="77777777" w:rsidTr="00E47E3F">
        <w:tc>
          <w:tcPr>
            <w:tcW w:w="1360" w:type="dxa"/>
          </w:tcPr>
          <w:p w14:paraId="7FE6A3E2" w14:textId="4C09F835" w:rsidR="004174B9" w:rsidRDefault="004174B9" w:rsidP="004174B9">
            <w:pPr>
              <w:pStyle w:val="PARAGRAPH"/>
              <w:jc w:val="left"/>
              <w:rPr>
                <w:lang w:val="en-US" w:eastAsia="ko-KR"/>
              </w:rPr>
            </w:pPr>
            <w:r>
              <w:rPr>
                <w:lang w:val="en-US" w:eastAsia="ko-KR"/>
              </w:rPr>
              <w:lastRenderedPageBreak/>
              <w:t>Use of batch, successful response</w:t>
            </w:r>
          </w:p>
        </w:tc>
        <w:tc>
          <w:tcPr>
            <w:tcW w:w="8648" w:type="dxa"/>
            <w:shd w:val="clear" w:color="auto" w:fill="F2F2F2" w:themeFill="background1" w:themeFillShade="F2"/>
          </w:tcPr>
          <w:p w14:paraId="693A1A3B" w14:textId="77777777" w:rsidR="004174B9" w:rsidRDefault="004174B9" w:rsidP="004174B9">
            <w:pPr>
              <w:pStyle w:val="PARAGRAPH"/>
              <w:spacing w:before="0" w:after="0"/>
              <w:rPr>
                <w:ins w:id="6828" w:author="Bardini, Richard A" w:date="2018-03-20T07:06:00Z"/>
                <w:rFonts w:ascii="Courier New" w:hAnsi="Courier New" w:cs="Courier New"/>
                <w:lang w:val="en-US" w:eastAsia="ko-KR"/>
              </w:rPr>
            </w:pPr>
            <w:commentRangeStart w:id="6829"/>
          </w:p>
          <w:p w14:paraId="750D3314" w14:textId="77777777" w:rsidR="004174B9" w:rsidRDefault="004174B9" w:rsidP="004174B9">
            <w:pPr>
              <w:pStyle w:val="PARAGRAPH"/>
              <w:rPr>
                <w:ins w:id="6830" w:author="Bardini, Richard A" w:date="2018-03-20T07:06:00Z"/>
                <w:rFonts w:ascii="Courier New" w:hAnsi="Courier New" w:cs="Courier New"/>
                <w:lang w:val="en-US" w:eastAsia="ko-KR"/>
              </w:rPr>
            </w:pPr>
            <w:ins w:id="6831" w:author="Bardini, Richard A" w:date="2018-03-20T07:06:00Z">
              <w:r w:rsidRPr="004004AE">
                <w:rPr>
                  <w:rFonts w:ascii="Courier New" w:hAnsi="Courier New" w:cs="Courier New"/>
                  <w:lang w:val="en-US" w:eastAsia="ko-KR"/>
                </w:rPr>
                <w:t xml:space="preserve">Request: GET /a/room/1?if=oic.if.b </w:t>
              </w:r>
            </w:ins>
          </w:p>
          <w:p w14:paraId="166D8AD1" w14:textId="77777777" w:rsidR="004174B9" w:rsidRPr="004004AE" w:rsidRDefault="004174B9" w:rsidP="004174B9">
            <w:pPr>
              <w:pStyle w:val="PARAGRAPH"/>
              <w:rPr>
                <w:ins w:id="6832" w:author="Bardini, Richard A" w:date="2018-03-20T07:06:00Z"/>
                <w:rFonts w:ascii="Courier New" w:hAnsi="Courier New" w:cs="Courier New"/>
                <w:lang w:val="en-US" w:eastAsia="ko-KR"/>
              </w:rPr>
            </w:pPr>
            <w:ins w:id="6833" w:author="Bardini, Richard A" w:date="2018-03-20T07:06:00Z">
              <w:r w:rsidRPr="004004AE">
                <w:rPr>
                  <w:rFonts w:ascii="Courier New" w:hAnsi="Courier New" w:cs="Courier New"/>
                  <w:lang w:val="en-US" w:eastAsia="ko-KR"/>
                </w:rPr>
                <w:t xml:space="preserve">Becomes the following individual </w:t>
              </w:r>
              <w:r>
                <w:rPr>
                  <w:rFonts w:ascii="Courier New" w:hAnsi="Courier New" w:cs="Courier New"/>
                  <w:lang w:val="en-US" w:eastAsia="ko-KR"/>
                </w:rPr>
                <w:t>request messages</w:t>
              </w:r>
              <w:r w:rsidRPr="004004AE">
                <w:rPr>
                  <w:rFonts w:ascii="Courier New" w:hAnsi="Courier New" w:cs="Courier New"/>
                  <w:lang w:val="en-US" w:eastAsia="ko-KR"/>
                </w:rPr>
                <w:t xml:space="preserve"> issued by the Device in the Client role</w:t>
              </w:r>
            </w:ins>
          </w:p>
          <w:p w14:paraId="037333D8" w14:textId="77777777" w:rsidR="004174B9" w:rsidRPr="004004AE" w:rsidRDefault="004174B9" w:rsidP="004174B9">
            <w:pPr>
              <w:pStyle w:val="PARAGRAPH"/>
              <w:rPr>
                <w:ins w:id="6834" w:author="Bardini, Richard A" w:date="2018-03-20T07:06:00Z"/>
                <w:rFonts w:ascii="Courier New" w:hAnsi="Courier New" w:cs="Courier New"/>
                <w:lang w:val="en-US" w:eastAsia="ko-KR"/>
              </w:rPr>
            </w:pPr>
            <w:ins w:id="6835" w:author="Bardini, Richard A" w:date="2018-03-20T07:06:00Z">
              <w:r w:rsidRPr="004004AE">
                <w:rPr>
                  <w:rFonts w:ascii="Courier New" w:hAnsi="Courier New" w:cs="Courier New"/>
                  <w:lang w:val="en-US" w:eastAsia="ko-KR"/>
                </w:rPr>
                <w:t>GET /</w:t>
              </w:r>
              <w:r>
                <w:rPr>
                  <w:rFonts w:ascii="Courier New" w:hAnsi="Courier New" w:cs="Courier New"/>
                  <w:lang w:val="en-US" w:eastAsia="ko-KR"/>
                </w:rPr>
                <w:t>a</w:t>
              </w:r>
              <w:r w:rsidRPr="004004AE">
                <w:rPr>
                  <w:rFonts w:ascii="Courier New" w:hAnsi="Courier New" w:cs="Courier New"/>
                  <w:lang w:val="en-US" w:eastAsia="ko-KR"/>
                </w:rPr>
                <w:t>/</w:t>
              </w:r>
              <w:r>
                <w:rPr>
                  <w:rFonts w:ascii="Courier New" w:hAnsi="Courier New" w:cs="Courier New"/>
                  <w:lang w:val="en-US" w:eastAsia="ko-KR"/>
                </w:rPr>
                <w:t>room</w:t>
              </w:r>
              <w:r w:rsidRPr="004004AE">
                <w:rPr>
                  <w:rFonts w:ascii="Courier New" w:hAnsi="Courier New" w:cs="Courier New"/>
                  <w:lang w:val="en-US" w:eastAsia="ko-KR"/>
                </w:rPr>
                <w:t>/</w:t>
              </w:r>
              <w:r>
                <w:rPr>
                  <w:rFonts w:ascii="Courier New" w:hAnsi="Courier New" w:cs="Courier New"/>
                  <w:lang w:val="en-US" w:eastAsia="ko-KR"/>
                </w:rPr>
                <w:t xml:space="preserve">1 </w:t>
              </w:r>
              <w:r w:rsidRPr="004004AE">
                <w:rPr>
                  <w:rFonts w:ascii="Courier New" w:hAnsi="Courier New" w:cs="Courier New"/>
                  <w:lang w:val="en-US" w:eastAsia="ko-KR"/>
                </w:rPr>
                <w:t xml:space="preserve"> (NOTE: </w:t>
              </w:r>
              <w:r>
                <w:rPr>
                  <w:rFonts w:ascii="Courier New" w:hAnsi="Courier New" w:cs="Courier New"/>
                  <w:lang w:val="en-US" w:eastAsia="ko-KR"/>
                </w:rPr>
                <w:t>uses the Default Interface as specified for the Collection Resource, in this example oic.if.rw</w:t>
              </w:r>
              <w:r w:rsidRPr="004004AE">
                <w:rPr>
                  <w:rFonts w:ascii="Courier New" w:hAnsi="Courier New" w:cs="Courier New"/>
                  <w:lang w:val="en-US" w:eastAsia="ko-KR"/>
                </w:rPr>
                <w:t>)</w:t>
              </w:r>
            </w:ins>
          </w:p>
          <w:p w14:paraId="7598969E" w14:textId="77777777" w:rsidR="004174B9" w:rsidRPr="004004AE" w:rsidRDefault="004174B9" w:rsidP="004174B9">
            <w:pPr>
              <w:pStyle w:val="PARAGRAPH"/>
              <w:rPr>
                <w:ins w:id="6836" w:author="Bardini, Richard A" w:date="2018-03-20T07:06:00Z"/>
                <w:rFonts w:ascii="Courier New" w:hAnsi="Courier New" w:cs="Courier New"/>
                <w:lang w:val="en-US" w:eastAsia="ko-KR"/>
              </w:rPr>
            </w:pPr>
            <w:ins w:id="6837" w:author="Bardini, Richard A" w:date="2018-03-20T07:06:00Z">
              <w:r w:rsidRPr="004004AE">
                <w:rPr>
                  <w:rFonts w:ascii="Courier New" w:hAnsi="Courier New" w:cs="Courier New"/>
                  <w:lang w:val="en-US" w:eastAsia="ko-KR"/>
                </w:rPr>
                <w:t xml:space="preserve">GET /the/light/1  (NOTE: Uses the </w:t>
              </w:r>
              <w:r>
                <w:rPr>
                  <w:rFonts w:ascii="Courier New" w:hAnsi="Courier New" w:cs="Courier New"/>
                  <w:lang w:val="en-US" w:eastAsia="ko-KR"/>
                </w:rPr>
                <w:t>D</w:t>
              </w:r>
              <w:r w:rsidRPr="004004AE">
                <w:rPr>
                  <w:rFonts w:ascii="Courier New" w:hAnsi="Courier New" w:cs="Courier New"/>
                  <w:lang w:val="en-US" w:eastAsia="ko-KR"/>
                </w:rPr>
                <w:t>efault Interface as specified for this resource)</w:t>
              </w:r>
            </w:ins>
          </w:p>
          <w:p w14:paraId="79D73198" w14:textId="77777777" w:rsidR="004174B9" w:rsidRPr="004004AE" w:rsidRDefault="004174B9" w:rsidP="004174B9">
            <w:pPr>
              <w:pStyle w:val="PARAGRAPH"/>
              <w:rPr>
                <w:ins w:id="6838" w:author="Bardini, Richard A" w:date="2018-03-20T07:06:00Z"/>
                <w:rFonts w:ascii="Courier New" w:hAnsi="Courier New" w:cs="Courier New"/>
                <w:lang w:val="en-US" w:eastAsia="ko-KR"/>
              </w:rPr>
            </w:pPr>
            <w:ins w:id="6839" w:author="Bardini, Richard A" w:date="2018-03-20T07:06:00Z">
              <w:r w:rsidRPr="004004AE">
                <w:rPr>
                  <w:rFonts w:ascii="Courier New" w:hAnsi="Courier New" w:cs="Courier New"/>
                  <w:lang w:val="en-US" w:eastAsia="ko-KR"/>
                </w:rPr>
                <w:t xml:space="preserve">GET /the/light/2 (NOTE: Uses the </w:t>
              </w:r>
              <w:r>
                <w:rPr>
                  <w:rFonts w:ascii="Courier New" w:hAnsi="Courier New" w:cs="Courier New"/>
                  <w:lang w:val="en-US" w:eastAsia="ko-KR"/>
                </w:rPr>
                <w:t>D</w:t>
              </w:r>
              <w:r w:rsidRPr="004004AE">
                <w:rPr>
                  <w:rFonts w:ascii="Courier New" w:hAnsi="Courier New" w:cs="Courier New"/>
                  <w:lang w:val="en-US" w:eastAsia="ko-KR"/>
                </w:rPr>
                <w:t>efault Interface as specified for this resource)</w:t>
              </w:r>
            </w:ins>
          </w:p>
          <w:p w14:paraId="4F967A58" w14:textId="77777777" w:rsidR="004174B9" w:rsidRPr="004004AE" w:rsidRDefault="004174B9" w:rsidP="004174B9">
            <w:pPr>
              <w:pStyle w:val="PARAGRAPH"/>
              <w:rPr>
                <w:ins w:id="6840" w:author="Bardini, Richard A" w:date="2018-03-20T07:06:00Z"/>
                <w:rFonts w:ascii="Courier New" w:hAnsi="Courier New" w:cs="Courier New"/>
                <w:lang w:val="en-US" w:eastAsia="ko-KR"/>
              </w:rPr>
            </w:pPr>
            <w:ins w:id="6841" w:author="Bardini, Richard A" w:date="2018-03-20T07:06:00Z">
              <w:r w:rsidRPr="004004AE">
                <w:rPr>
                  <w:rFonts w:ascii="Courier New" w:hAnsi="Courier New" w:cs="Courier New"/>
                  <w:lang w:val="en-US" w:eastAsia="ko-KR"/>
                </w:rPr>
                <w:t>GET /</w:t>
              </w:r>
              <w:r>
                <w:rPr>
                  <w:rFonts w:ascii="Courier New" w:hAnsi="Courier New" w:cs="Courier New"/>
                  <w:lang w:val="en-US" w:eastAsia="ko-KR"/>
                </w:rPr>
                <w:t>my</w:t>
              </w:r>
              <w:r w:rsidRPr="004004AE">
                <w:rPr>
                  <w:rFonts w:ascii="Courier New" w:hAnsi="Courier New" w:cs="Courier New"/>
                  <w:lang w:val="en-US" w:eastAsia="ko-KR"/>
                </w:rPr>
                <w:t xml:space="preserve">/fan/1   (NOTE: Uses the </w:t>
              </w:r>
              <w:r>
                <w:rPr>
                  <w:rFonts w:ascii="Courier New" w:hAnsi="Courier New" w:cs="Courier New"/>
                  <w:lang w:val="en-US" w:eastAsia="ko-KR"/>
                </w:rPr>
                <w:t>D</w:t>
              </w:r>
              <w:r w:rsidRPr="004004AE">
                <w:rPr>
                  <w:rFonts w:ascii="Courier New" w:hAnsi="Courier New" w:cs="Courier New"/>
                  <w:lang w:val="en-US" w:eastAsia="ko-KR"/>
                </w:rPr>
                <w:t>efault Interface as specified for this resource)</w:t>
              </w:r>
            </w:ins>
          </w:p>
          <w:p w14:paraId="5AE071FC" w14:textId="77777777" w:rsidR="004174B9" w:rsidRDefault="004174B9" w:rsidP="004174B9">
            <w:pPr>
              <w:pStyle w:val="PARAGRAPH"/>
              <w:rPr>
                <w:ins w:id="6842" w:author="Bardini, Richard A" w:date="2018-03-20T07:06:00Z"/>
                <w:rFonts w:ascii="Courier New" w:hAnsi="Courier New" w:cs="Courier New"/>
                <w:lang w:val="en-US" w:eastAsia="ko-KR"/>
              </w:rPr>
            </w:pPr>
            <w:ins w:id="6843" w:author="Bardini, Richard A" w:date="2018-03-20T07:06:00Z">
              <w:r w:rsidRPr="004004AE">
                <w:rPr>
                  <w:rFonts w:ascii="Courier New" w:hAnsi="Courier New" w:cs="Courier New"/>
                  <w:lang w:val="en-US" w:eastAsia="ko-KR"/>
                </w:rPr>
                <w:t>GET /</w:t>
              </w:r>
              <w:r>
                <w:rPr>
                  <w:rFonts w:ascii="Courier New" w:hAnsi="Courier New" w:cs="Courier New"/>
                  <w:lang w:val="en-US" w:eastAsia="ko-KR"/>
                </w:rPr>
                <w:t>his</w:t>
              </w:r>
              <w:r w:rsidRPr="004004AE">
                <w:rPr>
                  <w:rFonts w:ascii="Courier New" w:hAnsi="Courier New" w:cs="Courier New"/>
                  <w:lang w:val="en-US" w:eastAsia="ko-KR"/>
                </w:rPr>
                <w:t xml:space="preserve">/fan/2 </w:t>
              </w:r>
              <w:r>
                <w:rPr>
                  <w:rFonts w:ascii="Courier New" w:hAnsi="Courier New" w:cs="Courier New"/>
                  <w:lang w:val="en-US" w:eastAsia="ko-KR"/>
                </w:rPr>
                <w:t xml:space="preserve"> </w:t>
              </w:r>
              <w:r w:rsidRPr="004004AE">
                <w:rPr>
                  <w:rFonts w:ascii="Courier New" w:hAnsi="Courier New" w:cs="Courier New"/>
                  <w:lang w:val="en-US" w:eastAsia="ko-KR"/>
                </w:rPr>
                <w:t xml:space="preserve">(NOTE: Uses the </w:t>
              </w:r>
              <w:r>
                <w:rPr>
                  <w:rFonts w:ascii="Courier New" w:hAnsi="Courier New" w:cs="Courier New"/>
                  <w:lang w:val="en-US" w:eastAsia="ko-KR"/>
                </w:rPr>
                <w:t>D</w:t>
              </w:r>
              <w:r w:rsidRPr="004004AE">
                <w:rPr>
                  <w:rFonts w:ascii="Courier New" w:hAnsi="Courier New" w:cs="Courier New"/>
                  <w:lang w:val="en-US" w:eastAsia="ko-KR"/>
                </w:rPr>
                <w:t>efault Interface as specified for this resource)</w:t>
              </w:r>
            </w:ins>
          </w:p>
          <w:p w14:paraId="6F81BF97" w14:textId="77777777" w:rsidR="004174B9" w:rsidRPr="004004AE" w:rsidRDefault="004174B9" w:rsidP="004174B9">
            <w:pPr>
              <w:pStyle w:val="PARAGRAPH"/>
              <w:rPr>
                <w:ins w:id="6844" w:author="Bardini, Richard A" w:date="2018-03-20T07:06:00Z"/>
                <w:rFonts w:ascii="Courier New" w:hAnsi="Courier New" w:cs="Courier New"/>
                <w:lang w:val="en-US" w:eastAsia="ko-KR"/>
              </w:rPr>
            </w:pPr>
            <w:ins w:id="6845" w:author="Bardini, Richard A" w:date="2018-03-20T07:06:00Z">
              <w:r>
                <w:rPr>
                  <w:rFonts w:ascii="Courier New" w:hAnsi="Courier New" w:cs="Courier New"/>
                  <w:lang w:val="en-US" w:eastAsia="ko-KR"/>
                </w:rPr>
                <w:t>GET /the/switches/1?rt=oic.if.b (NOTE: Uses the batch Interface for the Collection that is within the Collection)</w:t>
              </w:r>
            </w:ins>
          </w:p>
          <w:p w14:paraId="5F9FE509" w14:textId="77777777" w:rsidR="004174B9" w:rsidRPr="004004AE" w:rsidRDefault="004174B9" w:rsidP="004174B9">
            <w:pPr>
              <w:pStyle w:val="PARAGRAPH"/>
              <w:rPr>
                <w:ins w:id="6846" w:author="Bardini, Richard A" w:date="2018-03-20T07:06:00Z"/>
                <w:rFonts w:ascii="Courier New" w:hAnsi="Courier New" w:cs="Courier New"/>
                <w:lang w:val="en-US" w:eastAsia="ko-KR"/>
              </w:rPr>
            </w:pPr>
            <w:ins w:id="6847" w:author="Bardini, Richard A" w:date="2018-03-20T07:06:00Z">
              <w:r w:rsidRPr="004004AE">
                <w:rPr>
                  <w:rFonts w:ascii="Courier New" w:hAnsi="Courier New" w:cs="Courier New"/>
                  <w:lang w:val="en-US" w:eastAsia="ko-KR"/>
                </w:rPr>
                <w:t xml:space="preserve">Response: </w:t>
              </w:r>
            </w:ins>
          </w:p>
          <w:p w14:paraId="14227ABD" w14:textId="77777777" w:rsidR="004174B9" w:rsidRPr="004004AE" w:rsidRDefault="004174B9" w:rsidP="004174B9">
            <w:pPr>
              <w:pStyle w:val="PARAGRAPH"/>
              <w:rPr>
                <w:ins w:id="6848" w:author="Bardini, Richard A" w:date="2018-03-20T07:06:00Z"/>
                <w:rFonts w:ascii="Courier New" w:hAnsi="Courier New" w:cs="Courier New"/>
                <w:lang w:val="en-US" w:eastAsia="ko-KR"/>
              </w:rPr>
            </w:pPr>
            <w:ins w:id="6849" w:author="Bardini, Richard A" w:date="2018-03-20T07:06:00Z">
              <w:r w:rsidRPr="004004AE">
                <w:rPr>
                  <w:rFonts w:ascii="Courier New" w:hAnsi="Courier New" w:cs="Courier New"/>
                  <w:lang w:val="en-US" w:eastAsia="ko-KR"/>
                </w:rPr>
                <w:t>[</w:t>
              </w:r>
            </w:ins>
          </w:p>
          <w:p w14:paraId="09CB70CA" w14:textId="77777777" w:rsidR="004174B9" w:rsidRPr="004004AE" w:rsidRDefault="004174B9" w:rsidP="004174B9">
            <w:pPr>
              <w:pStyle w:val="PARAGRAPH"/>
              <w:rPr>
                <w:ins w:id="6850" w:author="Bardini, Richard A" w:date="2018-03-20T07:06:00Z"/>
                <w:rFonts w:ascii="Courier New" w:hAnsi="Courier New" w:cs="Courier New"/>
                <w:lang w:val="en-US" w:eastAsia="ko-KR"/>
              </w:rPr>
            </w:pPr>
            <w:ins w:id="6851" w:author="Bardini, Richard A" w:date="2018-03-20T07:06:00Z">
              <w:r w:rsidRPr="004004AE">
                <w:rPr>
                  <w:rFonts w:ascii="Courier New" w:hAnsi="Courier New" w:cs="Courier New"/>
                  <w:lang w:val="en-US" w:eastAsia="ko-KR"/>
                </w:rPr>
                <w:t xml:space="preserve"> { </w:t>
              </w:r>
            </w:ins>
          </w:p>
          <w:p w14:paraId="5CB2BDD6" w14:textId="77777777" w:rsidR="004174B9" w:rsidRPr="004004AE" w:rsidRDefault="004174B9" w:rsidP="004174B9">
            <w:pPr>
              <w:pStyle w:val="PARAGRAPH"/>
              <w:rPr>
                <w:ins w:id="6852" w:author="Bardini, Richard A" w:date="2018-03-20T07:06:00Z"/>
                <w:rFonts w:ascii="Courier New" w:hAnsi="Courier New" w:cs="Courier New"/>
                <w:lang w:val="en-US" w:eastAsia="ko-KR"/>
              </w:rPr>
            </w:pPr>
            <w:ins w:id="6853" w:author="Bardini, Richard A" w:date="2018-03-20T07:06:00Z">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href</w:t>
              </w:r>
              <w:r>
                <w:rPr>
                  <w:rFonts w:ascii="Courier New" w:hAnsi="Courier New" w:cs="Courier New"/>
                  <w:lang w:val="en-US" w:eastAsia="ko-KR"/>
                </w:rPr>
                <w:t>"</w:t>
              </w: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/a/room/1</w:t>
              </w:r>
              <w:r>
                <w:rPr>
                  <w:rFonts w:ascii="Courier New" w:hAnsi="Courier New" w:cs="Courier New"/>
                  <w:lang w:val="en-US" w:eastAsia="ko-KR"/>
                </w:rPr>
                <w:t>"</w:t>
              </w:r>
              <w:r w:rsidRPr="004004AE">
                <w:rPr>
                  <w:rFonts w:ascii="Courier New" w:hAnsi="Courier New" w:cs="Courier New"/>
                  <w:lang w:val="en-US" w:eastAsia="ko-KR"/>
                </w:rPr>
                <w:t>,</w:t>
              </w:r>
            </w:ins>
          </w:p>
          <w:p w14:paraId="5029AD62" w14:textId="77777777" w:rsidR="004174B9" w:rsidRPr="004004AE" w:rsidRDefault="004174B9" w:rsidP="004174B9">
            <w:pPr>
              <w:pStyle w:val="PARAGRAPH"/>
              <w:rPr>
                <w:ins w:id="6854" w:author="Bardini, Richard A" w:date="2018-03-20T07:06:00Z"/>
                <w:rFonts w:ascii="Courier New" w:hAnsi="Courier New" w:cs="Courier New"/>
                <w:lang w:val="en-US" w:eastAsia="ko-KR"/>
              </w:rPr>
            </w:pPr>
            <w:ins w:id="6855" w:author="Bardini, Richard A" w:date="2018-03-20T07:06:00Z">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rep</w:t>
              </w:r>
              <w:r>
                <w:rPr>
                  <w:rFonts w:ascii="Courier New" w:hAnsi="Courier New" w:cs="Courier New"/>
                  <w:lang w:val="en-US" w:eastAsia="ko-KR"/>
                </w:rPr>
                <w:t>"</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{"x.org.</w:t>
              </w:r>
              <w:r>
                <w:rPr>
                  <w:rFonts w:ascii="Courier New" w:hAnsi="Courier New" w:cs="Courier New" w:hint="eastAsia"/>
                  <w:lang w:val="en-US" w:eastAsia="ko-KR"/>
                </w:rPr>
                <w:t>example</w:t>
              </w:r>
              <w:r w:rsidRPr="004004AE">
                <w:rPr>
                  <w:rFonts w:ascii="Courier New" w:hAnsi="Courier New" w:cs="Courier New"/>
                  <w:lang w:val="en-US" w:eastAsia="ko-KR"/>
                </w:rPr>
                <w:t>.colo</w:t>
              </w:r>
              <w:r>
                <w:rPr>
                  <w:rFonts w:ascii="Courier New" w:hAnsi="Courier New" w:cs="Courier New"/>
                  <w:lang w:val="en-US" w:eastAsia="ko-KR"/>
                </w:rPr>
                <w:t>u</w:t>
              </w:r>
              <w:r w:rsidRPr="004004AE">
                <w:rPr>
                  <w:rFonts w:ascii="Courier New" w:hAnsi="Courier New" w:cs="Courier New"/>
                  <w:lang w:val="en-US" w:eastAsia="ko-KR"/>
                </w:rPr>
                <w:t>r": "blue","x.org.</w:t>
              </w:r>
              <w:r>
                <w:rPr>
                  <w:rFonts w:ascii="Courier New" w:hAnsi="Courier New" w:cs="Courier New" w:hint="eastAsia"/>
                  <w:lang w:val="en-US" w:eastAsia="ko-KR"/>
                </w:rPr>
                <w:t>example</w:t>
              </w:r>
              <w:r w:rsidRPr="004004AE">
                <w:rPr>
                  <w:rFonts w:ascii="Courier New" w:hAnsi="Courier New" w:cs="Courier New"/>
                  <w:lang w:val="en-US" w:eastAsia="ko-KR"/>
                </w:rPr>
                <w:t>.dimension": "15bx15wx10h"}</w:t>
              </w:r>
            </w:ins>
          </w:p>
          <w:p w14:paraId="69ED5EFE" w14:textId="77777777" w:rsidR="004174B9" w:rsidRPr="004004AE" w:rsidRDefault="004174B9" w:rsidP="004174B9">
            <w:pPr>
              <w:pStyle w:val="PARAGRAPH"/>
              <w:rPr>
                <w:ins w:id="6856" w:author="Bardini, Richard A" w:date="2018-03-20T07:06:00Z"/>
                <w:rFonts w:ascii="Courier New" w:hAnsi="Courier New" w:cs="Courier New"/>
                <w:lang w:val="en-US" w:eastAsia="ko-KR"/>
              </w:rPr>
            </w:pPr>
            <w:ins w:id="6857" w:author="Bardini, Richard A" w:date="2018-03-20T07:06:00Z">
              <w:r w:rsidRPr="004004AE">
                <w:rPr>
                  <w:rFonts w:ascii="Courier New" w:hAnsi="Courier New" w:cs="Courier New"/>
                  <w:lang w:val="en-US" w:eastAsia="ko-KR"/>
                </w:rPr>
                <w:t xml:space="preserve"> },</w:t>
              </w:r>
            </w:ins>
          </w:p>
          <w:p w14:paraId="526220AC" w14:textId="77777777" w:rsidR="004174B9" w:rsidRPr="004004AE" w:rsidRDefault="004174B9" w:rsidP="004174B9">
            <w:pPr>
              <w:pStyle w:val="PARAGRAPH"/>
              <w:rPr>
                <w:ins w:id="6858" w:author="Bardini, Richard A" w:date="2018-03-20T07:06:00Z"/>
                <w:rFonts w:ascii="Courier New" w:hAnsi="Courier New" w:cs="Courier New"/>
                <w:lang w:val="en-US" w:eastAsia="ko-KR"/>
              </w:rPr>
            </w:pPr>
            <w:ins w:id="6859" w:author="Bardini, Richard A" w:date="2018-03-20T07:06:00Z">
              <w:r w:rsidRPr="004004AE">
                <w:rPr>
                  <w:rFonts w:ascii="Courier New" w:hAnsi="Courier New" w:cs="Courier New"/>
                  <w:lang w:val="en-US" w:eastAsia="ko-KR"/>
                </w:rPr>
                <w:t xml:space="preserve"> {</w:t>
              </w:r>
            </w:ins>
          </w:p>
          <w:p w14:paraId="198C3DA1" w14:textId="77777777" w:rsidR="004174B9" w:rsidRPr="004004AE" w:rsidRDefault="004174B9" w:rsidP="004174B9">
            <w:pPr>
              <w:pStyle w:val="PARAGRAPH"/>
              <w:rPr>
                <w:ins w:id="6860" w:author="Bardini, Richard A" w:date="2018-03-20T07:06:00Z"/>
                <w:rFonts w:ascii="Courier New" w:hAnsi="Courier New" w:cs="Courier New"/>
                <w:lang w:val="en-US" w:eastAsia="ko-KR"/>
              </w:rPr>
            </w:pPr>
            <w:ins w:id="6861" w:author="Bardini, Richard A" w:date="2018-03-20T07:06:00Z">
              <w:r w:rsidRPr="004004AE">
                <w:rPr>
                  <w:rFonts w:ascii="Courier New" w:hAnsi="Courier New" w:cs="Courier New"/>
                  <w:lang w:val="en-US" w:eastAsia="ko-KR"/>
                </w:rPr>
                <w:t xml:space="preserve">   "href": "/the/light/1",</w:t>
              </w:r>
            </w:ins>
          </w:p>
          <w:p w14:paraId="3425067B" w14:textId="77777777" w:rsidR="004174B9" w:rsidRPr="004004AE" w:rsidRDefault="004174B9" w:rsidP="004174B9">
            <w:pPr>
              <w:pStyle w:val="PARAGRAPH"/>
              <w:rPr>
                <w:ins w:id="6862" w:author="Bardini, Richard A" w:date="2018-03-20T07:06:00Z"/>
                <w:rFonts w:ascii="Courier New" w:hAnsi="Courier New" w:cs="Courier New"/>
                <w:lang w:val="en-US" w:eastAsia="ko-KR"/>
              </w:rPr>
            </w:pPr>
            <w:ins w:id="6863" w:author="Bardini, Richard A" w:date="2018-03-20T07:06:00Z">
              <w:r w:rsidRPr="004004AE">
                <w:rPr>
                  <w:rFonts w:ascii="Courier New" w:hAnsi="Courier New" w:cs="Courier New"/>
                  <w:lang w:val="en-US" w:eastAsia="ko-KR"/>
                </w:rPr>
                <w:t xml:space="preserve">   "rep": {"value": false}</w:t>
              </w:r>
            </w:ins>
          </w:p>
          <w:p w14:paraId="0B7670FB" w14:textId="77777777" w:rsidR="004174B9" w:rsidRPr="004004AE" w:rsidRDefault="004174B9" w:rsidP="004174B9">
            <w:pPr>
              <w:pStyle w:val="PARAGRAPH"/>
              <w:rPr>
                <w:ins w:id="6864" w:author="Bardini, Richard A" w:date="2018-03-20T07:06:00Z"/>
                <w:rFonts w:ascii="Courier New" w:hAnsi="Courier New" w:cs="Courier New"/>
                <w:lang w:val="en-US" w:eastAsia="ko-KR"/>
              </w:rPr>
            </w:pPr>
            <w:ins w:id="6865" w:author="Bardini, Richard A" w:date="2018-03-20T07:06:00Z">
              <w:r w:rsidRPr="004004AE">
                <w:rPr>
                  <w:rFonts w:ascii="Courier New" w:hAnsi="Courier New" w:cs="Courier New"/>
                  <w:lang w:val="en-US" w:eastAsia="ko-KR"/>
                </w:rPr>
                <w:t xml:space="preserve"> },</w:t>
              </w:r>
            </w:ins>
          </w:p>
          <w:p w14:paraId="59D90DEC" w14:textId="77777777" w:rsidR="004174B9" w:rsidRPr="004004AE" w:rsidRDefault="004174B9" w:rsidP="004174B9">
            <w:pPr>
              <w:pStyle w:val="PARAGRAPH"/>
              <w:rPr>
                <w:ins w:id="6866" w:author="Bardini, Richard A" w:date="2018-03-20T07:06:00Z"/>
                <w:rFonts w:ascii="Courier New" w:hAnsi="Courier New" w:cs="Courier New"/>
                <w:lang w:val="en-US" w:eastAsia="ko-KR"/>
              </w:rPr>
            </w:pPr>
            <w:ins w:id="6867" w:author="Bardini, Richard A" w:date="2018-03-20T07:06:00Z">
              <w:r w:rsidRPr="004004AE">
                <w:rPr>
                  <w:rFonts w:ascii="Courier New" w:hAnsi="Courier New" w:cs="Courier New"/>
                  <w:lang w:val="en-US" w:eastAsia="ko-KR"/>
                </w:rPr>
                <w:t xml:space="preserve"> {</w:t>
              </w:r>
            </w:ins>
          </w:p>
          <w:p w14:paraId="76F7EE2C" w14:textId="77777777" w:rsidR="004174B9" w:rsidRPr="004004AE" w:rsidRDefault="004174B9" w:rsidP="004174B9">
            <w:pPr>
              <w:pStyle w:val="PARAGRAPH"/>
              <w:rPr>
                <w:ins w:id="6868" w:author="Bardini, Richard A" w:date="2018-03-20T07:06:00Z"/>
                <w:rFonts w:ascii="Courier New" w:hAnsi="Courier New" w:cs="Courier New"/>
                <w:lang w:val="en-US" w:eastAsia="ko-KR"/>
              </w:rPr>
            </w:pPr>
            <w:ins w:id="6869" w:author="Bardini, Richard A" w:date="2018-03-20T07:06:00Z">
              <w:r w:rsidRPr="004004AE">
                <w:rPr>
                  <w:rFonts w:ascii="Courier New" w:hAnsi="Courier New" w:cs="Courier New"/>
                  <w:lang w:val="en-US" w:eastAsia="ko-KR"/>
                </w:rPr>
                <w:t xml:space="preserve">   "href": "/the/light/2",</w:t>
              </w:r>
            </w:ins>
          </w:p>
          <w:p w14:paraId="20790D37" w14:textId="77777777" w:rsidR="004174B9" w:rsidRPr="004004AE" w:rsidRDefault="004174B9" w:rsidP="004174B9">
            <w:pPr>
              <w:pStyle w:val="PARAGRAPH"/>
              <w:rPr>
                <w:ins w:id="6870" w:author="Bardini, Richard A" w:date="2018-03-20T07:06:00Z"/>
                <w:rFonts w:ascii="Courier New" w:hAnsi="Courier New" w:cs="Courier New"/>
                <w:lang w:val="en-US" w:eastAsia="ko-KR"/>
              </w:rPr>
            </w:pPr>
            <w:ins w:id="6871" w:author="Bardini, Richard A" w:date="2018-03-20T07:06:00Z">
              <w:r w:rsidRPr="004004AE">
                <w:rPr>
                  <w:rFonts w:ascii="Courier New" w:hAnsi="Courier New" w:cs="Courier New"/>
                  <w:lang w:val="en-US" w:eastAsia="ko-KR"/>
                </w:rPr>
                <w:t xml:space="preserve">   "rep": {"value": true}</w:t>
              </w:r>
            </w:ins>
          </w:p>
          <w:p w14:paraId="5EFCBAF0" w14:textId="77777777" w:rsidR="004174B9" w:rsidRPr="004004AE" w:rsidRDefault="004174B9" w:rsidP="004174B9">
            <w:pPr>
              <w:pStyle w:val="PARAGRAPH"/>
              <w:rPr>
                <w:ins w:id="6872" w:author="Bardini, Richard A" w:date="2018-03-20T07:06:00Z"/>
                <w:rFonts w:ascii="Courier New" w:hAnsi="Courier New" w:cs="Courier New"/>
                <w:lang w:val="en-US" w:eastAsia="ko-KR"/>
              </w:rPr>
            </w:pPr>
            <w:ins w:id="6873" w:author="Bardini, Richard A" w:date="2018-03-20T07:06:00Z">
              <w:r w:rsidRPr="004004AE">
                <w:rPr>
                  <w:rFonts w:ascii="Courier New" w:hAnsi="Courier New" w:cs="Courier New"/>
                  <w:lang w:val="en-US" w:eastAsia="ko-KR"/>
                </w:rPr>
                <w:t xml:space="preserve"> },</w:t>
              </w:r>
            </w:ins>
          </w:p>
          <w:p w14:paraId="209C7FBA" w14:textId="77777777" w:rsidR="004174B9" w:rsidRPr="004004AE" w:rsidRDefault="004174B9" w:rsidP="004174B9">
            <w:pPr>
              <w:pStyle w:val="PARAGRAPH"/>
              <w:rPr>
                <w:ins w:id="6874" w:author="Bardini, Richard A" w:date="2018-03-20T07:06:00Z"/>
                <w:rFonts w:ascii="Courier New" w:hAnsi="Courier New" w:cs="Courier New"/>
                <w:lang w:val="en-US" w:eastAsia="ko-KR"/>
              </w:rPr>
            </w:pPr>
            <w:ins w:id="6875" w:author="Bardini, Richard A" w:date="2018-03-20T07:06:00Z">
              <w:r w:rsidRPr="004004AE">
                <w:rPr>
                  <w:rFonts w:ascii="Courier New" w:hAnsi="Courier New" w:cs="Courier New"/>
                  <w:lang w:val="en-US" w:eastAsia="ko-KR"/>
                </w:rPr>
                <w:lastRenderedPageBreak/>
                <w:t xml:space="preserve"> {</w:t>
              </w:r>
            </w:ins>
          </w:p>
          <w:p w14:paraId="2EDCC3AF" w14:textId="77777777" w:rsidR="004174B9" w:rsidRPr="004004AE" w:rsidRDefault="004174B9" w:rsidP="004174B9">
            <w:pPr>
              <w:pStyle w:val="PARAGRAPH"/>
              <w:rPr>
                <w:ins w:id="6876" w:author="Bardini, Richard A" w:date="2018-03-20T07:06:00Z"/>
                <w:rFonts w:ascii="Courier New" w:hAnsi="Courier New" w:cs="Courier New"/>
                <w:lang w:val="en-US" w:eastAsia="ko-KR"/>
              </w:rPr>
            </w:pPr>
            <w:ins w:id="6877" w:author="Bardini, Richard A" w:date="2018-03-20T07:06:00Z">
              <w:r w:rsidRPr="004004AE">
                <w:rPr>
                  <w:rFonts w:ascii="Courier New" w:hAnsi="Courier New" w:cs="Courier New"/>
                  <w:lang w:val="en-US" w:eastAsia="ko-KR"/>
                </w:rPr>
                <w:t xml:space="preserve">   "href": "/my/fan/1",</w:t>
              </w:r>
            </w:ins>
          </w:p>
          <w:p w14:paraId="664BE47E" w14:textId="77777777" w:rsidR="004174B9" w:rsidRPr="004004AE" w:rsidRDefault="004174B9" w:rsidP="004174B9">
            <w:pPr>
              <w:pStyle w:val="PARAGRAPH"/>
              <w:rPr>
                <w:ins w:id="6878" w:author="Bardini, Richard A" w:date="2018-03-20T07:06:00Z"/>
                <w:rFonts w:ascii="Courier New" w:hAnsi="Courier New" w:cs="Courier New"/>
                <w:lang w:val="en-US" w:eastAsia="ko-KR"/>
              </w:rPr>
            </w:pPr>
            <w:ins w:id="6879" w:author="Bardini, Richard A" w:date="2018-03-20T07:06:00Z">
              <w:r w:rsidRPr="004004AE">
                <w:rPr>
                  <w:rFonts w:ascii="Courier New" w:hAnsi="Courier New" w:cs="Courier New"/>
                  <w:lang w:val="en-US" w:eastAsia="ko-KR"/>
                </w:rPr>
                <w:t xml:space="preserve">   "rep": {"value": true}</w:t>
              </w:r>
            </w:ins>
          </w:p>
          <w:p w14:paraId="0889A066" w14:textId="77777777" w:rsidR="004174B9" w:rsidRPr="004004AE" w:rsidRDefault="004174B9" w:rsidP="004174B9">
            <w:pPr>
              <w:pStyle w:val="PARAGRAPH"/>
              <w:rPr>
                <w:ins w:id="6880" w:author="Bardini, Richard A" w:date="2018-03-20T07:06:00Z"/>
                <w:rFonts w:ascii="Courier New" w:hAnsi="Courier New" w:cs="Courier New"/>
                <w:lang w:val="en-US" w:eastAsia="ko-KR"/>
              </w:rPr>
            </w:pPr>
            <w:ins w:id="6881" w:author="Bardini, Richard A" w:date="2018-03-20T07:06:00Z">
              <w:r w:rsidRPr="004004AE">
                <w:rPr>
                  <w:rFonts w:ascii="Courier New" w:hAnsi="Courier New" w:cs="Courier New"/>
                  <w:lang w:val="en-US" w:eastAsia="ko-KR"/>
                </w:rPr>
                <w:t xml:space="preserve"> },</w:t>
              </w:r>
            </w:ins>
          </w:p>
          <w:p w14:paraId="22DB2EBD" w14:textId="77777777" w:rsidR="004174B9" w:rsidRPr="004004AE" w:rsidRDefault="004174B9" w:rsidP="004174B9">
            <w:pPr>
              <w:pStyle w:val="PARAGRAPH"/>
              <w:rPr>
                <w:ins w:id="6882" w:author="Bardini, Richard A" w:date="2018-03-20T07:06:00Z"/>
                <w:rFonts w:ascii="Courier New" w:hAnsi="Courier New" w:cs="Courier New"/>
                <w:lang w:val="en-US" w:eastAsia="ko-KR"/>
              </w:rPr>
            </w:pPr>
            <w:ins w:id="6883" w:author="Bardini, Richard A" w:date="2018-03-20T07:06:00Z">
              <w:r w:rsidRPr="004004AE">
                <w:rPr>
                  <w:rFonts w:ascii="Courier New" w:hAnsi="Courier New" w:cs="Courier New"/>
                  <w:lang w:val="en-US" w:eastAsia="ko-KR"/>
                </w:rPr>
                <w:t xml:space="preserve"> {</w:t>
              </w:r>
            </w:ins>
          </w:p>
          <w:p w14:paraId="4D9CDFA7" w14:textId="77777777" w:rsidR="004174B9" w:rsidRPr="004004AE" w:rsidRDefault="004174B9" w:rsidP="004174B9">
            <w:pPr>
              <w:pStyle w:val="PARAGRAPH"/>
              <w:rPr>
                <w:ins w:id="6884" w:author="Bardini, Richard A" w:date="2018-03-20T07:06:00Z"/>
                <w:rFonts w:ascii="Courier New" w:hAnsi="Courier New" w:cs="Courier New"/>
                <w:lang w:val="en-US" w:eastAsia="ko-KR"/>
              </w:rPr>
            </w:pPr>
            <w:ins w:id="6885" w:author="Bardini, Richard A" w:date="2018-03-20T07:06:00Z">
              <w:r w:rsidRPr="004004AE">
                <w:rPr>
                  <w:rFonts w:ascii="Courier New" w:hAnsi="Courier New" w:cs="Courier New"/>
                  <w:lang w:val="en-US" w:eastAsia="ko-KR"/>
                </w:rPr>
                <w:t xml:space="preserve">   "href": "/his/fan/2",</w:t>
              </w:r>
            </w:ins>
          </w:p>
          <w:p w14:paraId="163CDF17" w14:textId="77777777" w:rsidR="004174B9" w:rsidRPr="004004AE" w:rsidRDefault="004174B9" w:rsidP="004174B9">
            <w:pPr>
              <w:pStyle w:val="PARAGRAPH"/>
              <w:rPr>
                <w:ins w:id="6886" w:author="Bardini, Richard A" w:date="2018-03-20T07:06:00Z"/>
                <w:rFonts w:ascii="Courier New" w:hAnsi="Courier New" w:cs="Courier New"/>
                <w:lang w:val="en-US" w:eastAsia="ko-KR"/>
              </w:rPr>
            </w:pPr>
            <w:ins w:id="6887" w:author="Bardini, Richard A" w:date="2018-03-20T07:06:00Z">
              <w:r w:rsidRPr="004004AE">
                <w:rPr>
                  <w:rFonts w:ascii="Courier New" w:hAnsi="Courier New" w:cs="Courier New"/>
                  <w:lang w:val="en-US" w:eastAsia="ko-KR"/>
                </w:rPr>
                <w:t xml:space="preserve">    "rep": {"value": false}</w:t>
              </w:r>
            </w:ins>
          </w:p>
          <w:p w14:paraId="38472B88" w14:textId="77777777" w:rsidR="004174B9" w:rsidRDefault="004174B9" w:rsidP="004174B9">
            <w:pPr>
              <w:pStyle w:val="PARAGRAPH"/>
              <w:rPr>
                <w:ins w:id="6888" w:author="Bardini, Richard A" w:date="2018-03-20T07:06:00Z"/>
                <w:rFonts w:ascii="Courier New" w:hAnsi="Courier New" w:cs="Courier New"/>
                <w:lang w:val="en-US" w:eastAsia="ko-KR"/>
              </w:rPr>
            </w:pPr>
            <w:ins w:id="6889" w:author="Bardini, Richard A" w:date="2018-03-20T07:06:00Z">
              <w:r w:rsidRPr="004004AE">
                <w:rPr>
                  <w:rFonts w:ascii="Courier New" w:hAnsi="Courier New" w:cs="Courier New"/>
                  <w:lang w:val="en-US" w:eastAsia="ko-KR"/>
                </w:rPr>
                <w:t xml:space="preserve"> }</w:t>
              </w:r>
              <w:r>
                <w:rPr>
                  <w:rFonts w:ascii="Courier New" w:hAnsi="Courier New" w:cs="Courier New"/>
                  <w:lang w:val="en-US" w:eastAsia="ko-KR"/>
                </w:rPr>
                <w:t>,</w:t>
              </w:r>
            </w:ins>
          </w:p>
          <w:p w14:paraId="1D5DC066" w14:textId="77777777" w:rsidR="004174B9" w:rsidRDefault="004174B9" w:rsidP="004174B9">
            <w:pPr>
              <w:pStyle w:val="PARAGRAPH"/>
              <w:rPr>
                <w:ins w:id="6890" w:author="Bardini, Richard A" w:date="2018-03-20T07:06:00Z"/>
                <w:rFonts w:ascii="Courier New" w:hAnsi="Courier New" w:cs="Courier New"/>
                <w:lang w:val="en-US" w:eastAsia="ko-KR"/>
              </w:rPr>
            </w:pPr>
            <w:ins w:id="6891" w:author="Bardini, Richard A" w:date="2018-03-20T07:06:00Z">
              <w:r>
                <w:rPr>
                  <w:rFonts w:ascii="Courier New" w:hAnsi="Courier New" w:cs="Courier New"/>
                  <w:lang w:val="en-US" w:eastAsia="ko-KR"/>
                </w:rPr>
                <w:t xml:space="preserve"> { </w:t>
              </w:r>
            </w:ins>
          </w:p>
          <w:p w14:paraId="30AAC12D" w14:textId="77777777" w:rsidR="004174B9" w:rsidRDefault="004174B9" w:rsidP="004174B9">
            <w:pPr>
              <w:pStyle w:val="PARAGRAPH"/>
              <w:rPr>
                <w:ins w:id="6892" w:author="Bardini, Richard A" w:date="2018-03-20T07:06:00Z"/>
                <w:rFonts w:ascii="Courier New" w:hAnsi="Courier New" w:cs="Courier New"/>
                <w:lang w:val="en-US" w:eastAsia="ko-KR"/>
              </w:rPr>
            </w:pPr>
            <w:ins w:id="6893"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href</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/the/switches/1</w:t>
              </w:r>
              <w:r w:rsidRPr="004004AE">
                <w:rPr>
                  <w:rFonts w:ascii="Courier New" w:hAnsi="Courier New" w:cs="Courier New"/>
                  <w:lang w:val="en-US" w:eastAsia="ko-KR"/>
                </w:rPr>
                <w:t>"</w:t>
              </w:r>
              <w:r>
                <w:rPr>
                  <w:rFonts w:ascii="Courier New" w:hAnsi="Courier New" w:cs="Courier New"/>
                  <w:lang w:val="en-US" w:eastAsia="ko-KR"/>
                </w:rPr>
                <w:t>,</w:t>
              </w:r>
            </w:ins>
          </w:p>
          <w:p w14:paraId="21C1B710" w14:textId="77777777" w:rsidR="004174B9" w:rsidRDefault="004174B9" w:rsidP="004174B9">
            <w:pPr>
              <w:pStyle w:val="PARAGRAPH"/>
              <w:rPr>
                <w:ins w:id="6894" w:author="Bardini, Richard A" w:date="2018-03-20T07:06:00Z"/>
                <w:rFonts w:ascii="Courier New" w:hAnsi="Courier New" w:cs="Courier New"/>
                <w:lang w:val="en-US" w:eastAsia="ko-KR"/>
              </w:rPr>
            </w:pPr>
            <w:ins w:id="6895"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rep</w:t>
              </w:r>
              <w:r w:rsidRPr="004004AE">
                <w:rPr>
                  <w:rFonts w:ascii="Courier New" w:hAnsi="Courier New" w:cs="Courier New"/>
                  <w:lang w:val="en-US" w:eastAsia="ko-KR"/>
                </w:rPr>
                <w:t>"</w:t>
              </w:r>
              <w:r>
                <w:rPr>
                  <w:rFonts w:ascii="Courier New" w:hAnsi="Courier New" w:cs="Courier New"/>
                  <w:lang w:val="en-US" w:eastAsia="ko-KR"/>
                </w:rPr>
                <w:t>: [</w:t>
              </w:r>
            </w:ins>
          </w:p>
          <w:p w14:paraId="1F98A0E1" w14:textId="77777777" w:rsidR="004174B9" w:rsidRDefault="004174B9" w:rsidP="004174B9">
            <w:pPr>
              <w:pStyle w:val="PARAGRAPH"/>
              <w:rPr>
                <w:ins w:id="6896" w:author="Bardini, Richard A" w:date="2018-03-20T07:06:00Z"/>
                <w:rFonts w:ascii="Courier New" w:hAnsi="Courier New" w:cs="Courier New"/>
                <w:lang w:val="en-US" w:eastAsia="ko-KR"/>
              </w:rPr>
            </w:pPr>
            <w:ins w:id="6897"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href</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/switch-1a</w:t>
              </w:r>
              <w:r w:rsidRPr="004004AE">
                <w:rPr>
                  <w:rFonts w:ascii="Courier New" w:hAnsi="Courier New" w:cs="Courier New"/>
                  <w:lang w:val="en-US" w:eastAsia="ko-KR"/>
                </w:rPr>
                <w:t>"</w:t>
              </w:r>
              <w:r>
                <w:rPr>
                  <w:rFonts w:ascii="Courier New" w:hAnsi="Courier New" w:cs="Courier New"/>
                  <w:lang w:val="en-US" w:eastAsia="ko-KR"/>
                </w:rPr>
                <w:t>,</w:t>
              </w:r>
            </w:ins>
          </w:p>
          <w:p w14:paraId="3D6096D4" w14:textId="77777777" w:rsidR="004174B9" w:rsidRDefault="004174B9" w:rsidP="004174B9">
            <w:pPr>
              <w:pStyle w:val="PARAGRAPH"/>
              <w:rPr>
                <w:ins w:id="6898" w:author="Bardini, Richard A" w:date="2018-03-20T07:06:00Z"/>
                <w:rFonts w:ascii="Courier New" w:hAnsi="Courier New" w:cs="Courier New"/>
                <w:lang w:val="en-US" w:eastAsia="ko-KR"/>
              </w:rPr>
            </w:pPr>
            <w:ins w:id="6899"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rep</w:t>
              </w:r>
              <w:r w:rsidRPr="004004AE">
                <w:rPr>
                  <w:rFonts w:ascii="Courier New" w:hAnsi="Courier New" w:cs="Courier New"/>
                  <w:lang w:val="en-US" w:eastAsia="ko-KR"/>
                </w:rPr>
                <w:t>"</w:t>
              </w:r>
              <w:r>
                <w:rPr>
                  <w:rFonts w:ascii="Courier New" w:hAnsi="Courier New" w:cs="Courier New"/>
                  <w:lang w:val="en-US" w:eastAsia="ko-KR"/>
                </w:rPr>
                <w:t>: {</w:t>
              </w:r>
              <w:r w:rsidRPr="004004AE">
                <w:rPr>
                  <w:rFonts w:ascii="Courier New" w:hAnsi="Courier New" w:cs="Courier New"/>
                  <w:lang w:val="en-US" w:eastAsia="ko-KR"/>
                </w:rPr>
                <w:t>"</w:t>
              </w:r>
              <w:r>
                <w:rPr>
                  <w:rFonts w:ascii="Courier New" w:hAnsi="Courier New" w:cs="Courier New"/>
                  <w:lang w:val="en-US" w:eastAsia="ko-KR"/>
                </w:rPr>
                <w:t>value</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true</w:t>
              </w:r>
              <w:r w:rsidRPr="004004AE">
                <w:rPr>
                  <w:rFonts w:ascii="Courier New" w:hAnsi="Courier New" w:cs="Courier New"/>
                  <w:lang w:val="en-US" w:eastAsia="ko-KR"/>
                </w:rPr>
                <w:t>"</w:t>
              </w:r>
              <w:r>
                <w:rPr>
                  <w:rFonts w:ascii="Courier New" w:hAnsi="Courier New" w:cs="Courier New"/>
                  <w:lang w:val="en-US" w:eastAsia="ko-KR"/>
                </w:rPr>
                <w:t>}},</w:t>
              </w:r>
            </w:ins>
          </w:p>
          <w:p w14:paraId="3D871A9B" w14:textId="77777777" w:rsidR="004174B9" w:rsidRDefault="004174B9" w:rsidP="004174B9">
            <w:pPr>
              <w:pStyle w:val="PARAGRAPH"/>
              <w:rPr>
                <w:ins w:id="6900" w:author="Bardini, Richard A" w:date="2018-03-20T07:06:00Z"/>
                <w:rFonts w:ascii="Courier New" w:hAnsi="Courier New" w:cs="Courier New"/>
                <w:lang w:val="en-US" w:eastAsia="ko-KR"/>
              </w:rPr>
            </w:pPr>
            <w:ins w:id="6901"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href</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/switch-1b</w:t>
              </w:r>
              <w:r w:rsidRPr="004004AE">
                <w:rPr>
                  <w:rFonts w:ascii="Courier New" w:hAnsi="Courier New" w:cs="Courier New"/>
                  <w:lang w:val="en-US" w:eastAsia="ko-KR"/>
                </w:rPr>
                <w:t>"</w:t>
              </w:r>
              <w:r>
                <w:rPr>
                  <w:rFonts w:ascii="Courier New" w:hAnsi="Courier New" w:cs="Courier New"/>
                  <w:lang w:val="en-US" w:eastAsia="ko-KR"/>
                </w:rPr>
                <w:t>,</w:t>
              </w:r>
            </w:ins>
          </w:p>
          <w:p w14:paraId="0314931D" w14:textId="77777777" w:rsidR="004174B9" w:rsidRDefault="004174B9" w:rsidP="004174B9">
            <w:pPr>
              <w:pStyle w:val="PARAGRAPH"/>
              <w:rPr>
                <w:ins w:id="6902" w:author="Bardini, Richard A" w:date="2018-03-20T07:06:00Z"/>
                <w:rFonts w:ascii="Courier New" w:hAnsi="Courier New" w:cs="Courier New"/>
                <w:lang w:val="en-US" w:eastAsia="ko-KR"/>
              </w:rPr>
            </w:pPr>
            <w:ins w:id="6903" w:author="Bardini, Richard A" w:date="2018-03-20T07:06:00Z">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rep</w:t>
              </w:r>
              <w:r w:rsidRPr="004004AE">
                <w:rPr>
                  <w:rFonts w:ascii="Courier New" w:hAnsi="Courier New" w:cs="Courier New"/>
                  <w:lang w:val="en-US" w:eastAsia="ko-KR"/>
                </w:rPr>
                <w:t>"</w:t>
              </w:r>
              <w:r>
                <w:rPr>
                  <w:rFonts w:ascii="Courier New" w:hAnsi="Courier New" w:cs="Courier New"/>
                  <w:lang w:val="en-US" w:eastAsia="ko-KR"/>
                </w:rPr>
                <w:t>: {</w:t>
              </w:r>
              <w:r w:rsidRPr="004004AE">
                <w:rPr>
                  <w:rFonts w:ascii="Courier New" w:hAnsi="Courier New" w:cs="Courier New"/>
                  <w:lang w:val="en-US" w:eastAsia="ko-KR"/>
                </w:rPr>
                <w:t>"</w:t>
              </w:r>
              <w:r>
                <w:rPr>
                  <w:rFonts w:ascii="Courier New" w:hAnsi="Courier New" w:cs="Courier New"/>
                  <w:lang w:val="en-US" w:eastAsia="ko-KR"/>
                </w:rPr>
                <w:t>value</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w:t>
              </w:r>
              <w:r>
                <w:rPr>
                  <w:rFonts w:ascii="Courier New" w:hAnsi="Courier New" w:cs="Courier New"/>
                  <w:lang w:val="en-US" w:eastAsia="ko-KR"/>
                </w:rPr>
                <w:t>false</w:t>
              </w:r>
              <w:r w:rsidRPr="004004AE">
                <w:rPr>
                  <w:rFonts w:ascii="Courier New" w:hAnsi="Courier New" w:cs="Courier New"/>
                  <w:lang w:val="en-US" w:eastAsia="ko-KR"/>
                </w:rPr>
                <w:t>"</w:t>
              </w:r>
              <w:r>
                <w:rPr>
                  <w:rFonts w:ascii="Courier New" w:hAnsi="Courier New" w:cs="Courier New"/>
                  <w:lang w:val="en-US" w:eastAsia="ko-KR"/>
                </w:rPr>
                <w:t>}}</w:t>
              </w:r>
            </w:ins>
          </w:p>
          <w:p w14:paraId="475C7B1A" w14:textId="77777777" w:rsidR="004174B9" w:rsidRDefault="004174B9" w:rsidP="004174B9">
            <w:pPr>
              <w:pStyle w:val="PARAGRAPH"/>
              <w:rPr>
                <w:ins w:id="6904" w:author="Bardini, Richard A" w:date="2018-03-20T07:06:00Z"/>
                <w:rFonts w:ascii="Courier New" w:hAnsi="Courier New" w:cs="Courier New"/>
                <w:lang w:val="en-US" w:eastAsia="ko-KR"/>
              </w:rPr>
            </w:pPr>
            <w:ins w:id="6905" w:author="Bardini, Richard A" w:date="2018-03-20T07:06:00Z">
              <w:r>
                <w:rPr>
                  <w:rFonts w:ascii="Courier New" w:hAnsi="Courier New" w:cs="Courier New"/>
                  <w:lang w:val="en-US" w:eastAsia="ko-KR"/>
                </w:rPr>
                <w:t xml:space="preserve">   ]</w:t>
              </w:r>
            </w:ins>
          </w:p>
          <w:p w14:paraId="41EB7DCC" w14:textId="77777777" w:rsidR="004174B9" w:rsidRPr="004004AE" w:rsidRDefault="004174B9" w:rsidP="004174B9">
            <w:pPr>
              <w:pStyle w:val="PARAGRAPH"/>
              <w:rPr>
                <w:ins w:id="6906" w:author="Bardini, Richard A" w:date="2018-03-20T07:06:00Z"/>
                <w:rFonts w:ascii="Courier New" w:hAnsi="Courier New" w:cs="Courier New"/>
                <w:lang w:val="en-US" w:eastAsia="ko-KR"/>
              </w:rPr>
            </w:pPr>
            <w:ins w:id="6907" w:author="Bardini, Richard A" w:date="2018-03-20T07:06:00Z">
              <w:r>
                <w:rPr>
                  <w:rFonts w:ascii="Courier New" w:hAnsi="Courier New" w:cs="Courier New"/>
                  <w:lang w:val="en-US" w:eastAsia="ko-KR"/>
                </w:rPr>
                <w:t xml:space="preserve">  }</w:t>
              </w:r>
            </w:ins>
          </w:p>
          <w:p w14:paraId="4E2A2005" w14:textId="0245D46E" w:rsidR="004174B9" w:rsidDel="00815AFC" w:rsidRDefault="004174B9" w:rsidP="004174B9">
            <w:pPr>
              <w:pStyle w:val="PARAGRAPH"/>
              <w:spacing w:before="0" w:after="0"/>
              <w:rPr>
                <w:del w:id="6908" w:author="Bardini, Richard A" w:date="2018-03-20T07:06:00Z"/>
                <w:rFonts w:ascii="Courier New" w:hAnsi="Courier New" w:cs="Courier New"/>
                <w:lang w:val="en-US" w:eastAsia="ko-KR"/>
              </w:rPr>
            </w:pPr>
            <w:ins w:id="6909" w:author="Bardini, Richard A" w:date="2018-03-20T07:06:00Z">
              <w:r w:rsidRPr="004004AE">
                <w:rPr>
                  <w:rFonts w:ascii="Courier New" w:hAnsi="Courier New" w:cs="Courier New"/>
                  <w:lang w:val="en-US" w:eastAsia="ko-KR"/>
                </w:rPr>
                <w:t>]</w:t>
              </w:r>
            </w:ins>
          </w:p>
          <w:p w14:paraId="411B30AA" w14:textId="26AF3B29" w:rsidR="004174B9" w:rsidDel="00815AFC" w:rsidRDefault="004174B9" w:rsidP="004174B9">
            <w:pPr>
              <w:pStyle w:val="PARAGRAPH"/>
              <w:rPr>
                <w:del w:id="6910" w:author="Bardini, Richard A" w:date="2018-03-20T07:06:00Z"/>
                <w:rFonts w:ascii="Courier New" w:hAnsi="Courier New" w:cs="Courier New"/>
                <w:lang w:val="en-US" w:eastAsia="ko-KR"/>
              </w:rPr>
            </w:pPr>
            <w:del w:id="6911" w:author="Bardini, Richard A" w:date="2018-03-20T07:06:00Z">
              <w:r w:rsidRPr="004004AE" w:rsidDel="00815AFC">
                <w:rPr>
                  <w:rFonts w:ascii="Courier New" w:hAnsi="Courier New" w:cs="Courier New"/>
                  <w:lang w:val="en-US" w:eastAsia="ko-KR"/>
                </w:rPr>
                <w:delText xml:space="preserve">Request: GET /a/room/1?if=oic.if.b </w:delText>
              </w:r>
            </w:del>
          </w:p>
          <w:p w14:paraId="4B26C339" w14:textId="0D354187" w:rsidR="004174B9" w:rsidRPr="004004AE" w:rsidDel="00815AFC" w:rsidRDefault="004174B9" w:rsidP="004174B9">
            <w:pPr>
              <w:pStyle w:val="PARAGRAPH"/>
              <w:rPr>
                <w:del w:id="6912" w:author="Bardini, Richard A" w:date="2018-03-20T07:06:00Z"/>
                <w:rFonts w:ascii="Courier New" w:hAnsi="Courier New" w:cs="Courier New"/>
                <w:lang w:val="en-US" w:eastAsia="ko-KR"/>
              </w:rPr>
            </w:pPr>
            <w:del w:id="6913" w:author="Bardini, Richard A" w:date="2018-03-20T07:06:00Z">
              <w:r w:rsidRPr="004004AE" w:rsidDel="00815AFC">
                <w:rPr>
                  <w:rFonts w:ascii="Courier New" w:hAnsi="Courier New" w:cs="Courier New"/>
                  <w:lang w:val="en-US" w:eastAsia="ko-KR"/>
                </w:rPr>
                <w:delText xml:space="preserve">Becomes the following individual </w:delText>
              </w:r>
              <w:r w:rsidDel="00815AFC">
                <w:rPr>
                  <w:rFonts w:ascii="Courier New" w:hAnsi="Courier New" w:cs="Courier New"/>
                  <w:lang w:val="en-US" w:eastAsia="ko-KR"/>
                </w:rPr>
                <w:delText>request messages</w:delText>
              </w:r>
              <w:r w:rsidRPr="004004AE" w:rsidDel="00815AFC">
                <w:rPr>
                  <w:rFonts w:ascii="Courier New" w:hAnsi="Courier New" w:cs="Courier New"/>
                  <w:lang w:val="en-US" w:eastAsia="ko-KR"/>
                </w:rPr>
                <w:delText xml:space="preserve"> issued by the Device in the Client role</w:delText>
              </w:r>
            </w:del>
          </w:p>
          <w:p w14:paraId="291C36E7" w14:textId="1ACE3A2D" w:rsidR="004174B9" w:rsidRPr="004004AE" w:rsidDel="00815AFC" w:rsidRDefault="004174B9" w:rsidP="004174B9">
            <w:pPr>
              <w:pStyle w:val="PARAGRAPH"/>
              <w:rPr>
                <w:del w:id="6914" w:author="Bardini, Richard A" w:date="2018-03-20T07:06:00Z"/>
                <w:rFonts w:ascii="Courier New" w:hAnsi="Courier New" w:cs="Courier New"/>
                <w:lang w:val="en-US" w:eastAsia="ko-KR"/>
              </w:rPr>
            </w:pPr>
            <w:del w:id="6915" w:author="Bardini, Richard A" w:date="2018-03-20T07:06:00Z">
              <w:r w:rsidRPr="004004AE" w:rsidDel="00815AFC">
                <w:rPr>
                  <w:rFonts w:ascii="Courier New" w:hAnsi="Courier New" w:cs="Courier New"/>
                  <w:lang w:val="en-US" w:eastAsia="ko-KR"/>
                </w:rPr>
                <w:delText>GET /</w:delText>
              </w:r>
              <w:r w:rsidDel="00815AFC">
                <w:rPr>
                  <w:rFonts w:ascii="Courier New" w:hAnsi="Courier New" w:cs="Courier New"/>
                  <w:lang w:val="en-US" w:eastAsia="ko-KR"/>
                </w:rPr>
                <w:delText>a</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room</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1 </w:delText>
              </w:r>
              <w:r w:rsidRPr="004004AE" w:rsidDel="00815AFC">
                <w:rPr>
                  <w:rFonts w:ascii="Courier New" w:hAnsi="Courier New" w:cs="Courier New"/>
                  <w:lang w:val="en-US" w:eastAsia="ko-KR"/>
                </w:rPr>
                <w:delText xml:space="preserve"> (NOTE: </w:delText>
              </w:r>
              <w:r w:rsidDel="00815AFC">
                <w:rPr>
                  <w:rFonts w:ascii="Courier New" w:hAnsi="Courier New" w:cs="Courier New"/>
                  <w:lang w:val="en-US" w:eastAsia="ko-KR"/>
                </w:rPr>
                <w:delText>uses the batch Interface as specified for batch requests sent to Collections</w:delText>
              </w:r>
              <w:r w:rsidRPr="004004AE" w:rsidDel="00815AFC">
                <w:rPr>
                  <w:rFonts w:ascii="Courier New" w:hAnsi="Courier New" w:cs="Courier New"/>
                  <w:lang w:val="en-US" w:eastAsia="ko-KR"/>
                </w:rPr>
                <w:delText>)</w:delText>
              </w:r>
            </w:del>
          </w:p>
          <w:p w14:paraId="3A73038D" w14:textId="3AA7DBB3" w:rsidR="004174B9" w:rsidRPr="004004AE" w:rsidDel="00815AFC" w:rsidRDefault="004174B9" w:rsidP="004174B9">
            <w:pPr>
              <w:pStyle w:val="PARAGRAPH"/>
              <w:rPr>
                <w:del w:id="6916" w:author="Bardini, Richard A" w:date="2018-03-20T07:06:00Z"/>
                <w:rFonts w:ascii="Courier New" w:hAnsi="Courier New" w:cs="Courier New"/>
                <w:lang w:val="en-US" w:eastAsia="ko-KR"/>
              </w:rPr>
            </w:pPr>
            <w:del w:id="6917" w:author="Bardini, Richard A" w:date="2018-03-20T07:06:00Z">
              <w:r w:rsidRPr="004004AE" w:rsidDel="00815AFC">
                <w:rPr>
                  <w:rFonts w:ascii="Courier New" w:hAnsi="Courier New" w:cs="Courier New"/>
                  <w:lang w:val="en-US" w:eastAsia="ko-KR"/>
                </w:rPr>
                <w:delText xml:space="preserve">GET /the/light/1  (NOTE: Uses the </w:delText>
              </w:r>
              <w:r w:rsidDel="00815AFC">
                <w:rPr>
                  <w:rFonts w:ascii="Courier New" w:hAnsi="Courier New" w:cs="Courier New"/>
                  <w:lang w:val="en-US" w:eastAsia="ko-KR"/>
                </w:rPr>
                <w:delText>D</w:delText>
              </w:r>
              <w:r w:rsidRPr="004004AE" w:rsidDel="00815AFC">
                <w:rPr>
                  <w:rFonts w:ascii="Courier New" w:hAnsi="Courier New" w:cs="Courier New"/>
                  <w:lang w:val="en-US" w:eastAsia="ko-KR"/>
                </w:rPr>
                <w:delText>efault Interface as specified for this resource)</w:delText>
              </w:r>
            </w:del>
          </w:p>
          <w:p w14:paraId="695C0493" w14:textId="3D1A8B7C" w:rsidR="004174B9" w:rsidRPr="004004AE" w:rsidDel="00815AFC" w:rsidRDefault="004174B9" w:rsidP="004174B9">
            <w:pPr>
              <w:pStyle w:val="PARAGRAPH"/>
              <w:rPr>
                <w:del w:id="6918" w:author="Bardini, Richard A" w:date="2018-03-20T07:06:00Z"/>
                <w:rFonts w:ascii="Courier New" w:hAnsi="Courier New" w:cs="Courier New"/>
                <w:lang w:val="en-US" w:eastAsia="ko-KR"/>
              </w:rPr>
            </w:pPr>
            <w:del w:id="6919" w:author="Bardini, Richard A" w:date="2018-03-20T07:06:00Z">
              <w:r w:rsidRPr="004004AE" w:rsidDel="00815AFC">
                <w:rPr>
                  <w:rFonts w:ascii="Courier New" w:hAnsi="Courier New" w:cs="Courier New"/>
                  <w:lang w:val="en-US" w:eastAsia="ko-KR"/>
                </w:rPr>
                <w:delText xml:space="preserve">GET /the/light/2 (NOTE: Uses the </w:delText>
              </w:r>
              <w:r w:rsidDel="00815AFC">
                <w:rPr>
                  <w:rFonts w:ascii="Courier New" w:hAnsi="Courier New" w:cs="Courier New"/>
                  <w:lang w:val="en-US" w:eastAsia="ko-KR"/>
                </w:rPr>
                <w:delText>D</w:delText>
              </w:r>
              <w:r w:rsidRPr="004004AE" w:rsidDel="00815AFC">
                <w:rPr>
                  <w:rFonts w:ascii="Courier New" w:hAnsi="Courier New" w:cs="Courier New"/>
                  <w:lang w:val="en-US" w:eastAsia="ko-KR"/>
                </w:rPr>
                <w:delText>efault Interface as specified for this resource)</w:delText>
              </w:r>
            </w:del>
          </w:p>
          <w:p w14:paraId="0A2858C4" w14:textId="6A500761" w:rsidR="004174B9" w:rsidRPr="004004AE" w:rsidDel="00815AFC" w:rsidRDefault="004174B9" w:rsidP="004174B9">
            <w:pPr>
              <w:pStyle w:val="PARAGRAPH"/>
              <w:rPr>
                <w:del w:id="6920" w:author="Bardini, Richard A" w:date="2018-03-20T07:06:00Z"/>
                <w:rFonts w:ascii="Courier New" w:hAnsi="Courier New" w:cs="Courier New"/>
                <w:lang w:val="en-US" w:eastAsia="ko-KR"/>
              </w:rPr>
            </w:pPr>
            <w:del w:id="6921" w:author="Bardini, Richard A" w:date="2018-03-20T07:06:00Z">
              <w:r w:rsidRPr="004004AE" w:rsidDel="00815AFC">
                <w:rPr>
                  <w:rFonts w:ascii="Courier New" w:hAnsi="Courier New" w:cs="Courier New"/>
                  <w:lang w:val="en-US" w:eastAsia="ko-KR"/>
                </w:rPr>
                <w:delText>GET /</w:delText>
              </w:r>
              <w:r w:rsidDel="00815AFC">
                <w:rPr>
                  <w:rFonts w:ascii="Courier New" w:hAnsi="Courier New" w:cs="Courier New"/>
                  <w:lang w:val="en-US" w:eastAsia="ko-KR"/>
                </w:rPr>
                <w:delText>my</w:delText>
              </w:r>
              <w:r w:rsidRPr="004004AE" w:rsidDel="00815AFC">
                <w:rPr>
                  <w:rFonts w:ascii="Courier New" w:hAnsi="Courier New" w:cs="Courier New"/>
                  <w:lang w:val="en-US" w:eastAsia="ko-KR"/>
                </w:rPr>
                <w:delText xml:space="preserve">/fan/1   (NOTE: Uses the </w:delText>
              </w:r>
              <w:r w:rsidDel="00815AFC">
                <w:rPr>
                  <w:rFonts w:ascii="Courier New" w:hAnsi="Courier New" w:cs="Courier New"/>
                  <w:lang w:val="en-US" w:eastAsia="ko-KR"/>
                </w:rPr>
                <w:delText>D</w:delText>
              </w:r>
              <w:r w:rsidRPr="004004AE" w:rsidDel="00815AFC">
                <w:rPr>
                  <w:rFonts w:ascii="Courier New" w:hAnsi="Courier New" w:cs="Courier New"/>
                  <w:lang w:val="en-US" w:eastAsia="ko-KR"/>
                </w:rPr>
                <w:delText>efault Interface as specified for this resource)</w:delText>
              </w:r>
            </w:del>
          </w:p>
          <w:p w14:paraId="48E2171E" w14:textId="337534CC" w:rsidR="004174B9" w:rsidDel="00815AFC" w:rsidRDefault="004174B9" w:rsidP="004174B9">
            <w:pPr>
              <w:pStyle w:val="PARAGRAPH"/>
              <w:rPr>
                <w:del w:id="6922" w:author="Bardini, Richard A" w:date="2018-03-20T07:06:00Z"/>
                <w:rFonts w:ascii="Courier New" w:hAnsi="Courier New" w:cs="Courier New"/>
                <w:lang w:val="en-US" w:eastAsia="ko-KR"/>
              </w:rPr>
            </w:pPr>
            <w:del w:id="6923" w:author="Bardini, Richard A" w:date="2018-03-20T07:06:00Z">
              <w:r w:rsidRPr="004004AE" w:rsidDel="00815AFC">
                <w:rPr>
                  <w:rFonts w:ascii="Courier New" w:hAnsi="Courier New" w:cs="Courier New"/>
                  <w:lang w:val="en-US" w:eastAsia="ko-KR"/>
                </w:rPr>
                <w:delText>GET /</w:delText>
              </w:r>
              <w:r w:rsidDel="00815AFC">
                <w:rPr>
                  <w:rFonts w:ascii="Courier New" w:hAnsi="Courier New" w:cs="Courier New"/>
                  <w:lang w:val="en-US" w:eastAsia="ko-KR"/>
                </w:rPr>
                <w:delText>his</w:delText>
              </w:r>
              <w:r w:rsidRPr="004004AE" w:rsidDel="00815AFC">
                <w:rPr>
                  <w:rFonts w:ascii="Courier New" w:hAnsi="Courier New" w:cs="Courier New"/>
                  <w:lang w:val="en-US" w:eastAsia="ko-KR"/>
                </w:rPr>
                <w:delText xml:space="preserve">/fan/2 </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 xml:space="preserve">(NOTE: Uses the </w:delText>
              </w:r>
              <w:r w:rsidDel="00815AFC">
                <w:rPr>
                  <w:rFonts w:ascii="Courier New" w:hAnsi="Courier New" w:cs="Courier New"/>
                  <w:lang w:val="en-US" w:eastAsia="ko-KR"/>
                </w:rPr>
                <w:delText>D</w:delText>
              </w:r>
              <w:r w:rsidRPr="004004AE" w:rsidDel="00815AFC">
                <w:rPr>
                  <w:rFonts w:ascii="Courier New" w:hAnsi="Courier New" w:cs="Courier New"/>
                  <w:lang w:val="en-US" w:eastAsia="ko-KR"/>
                </w:rPr>
                <w:delText>efault Interface as specified for this resource)</w:delText>
              </w:r>
            </w:del>
          </w:p>
          <w:p w14:paraId="249DB16B" w14:textId="237CEEE5" w:rsidR="004174B9" w:rsidRPr="004004AE" w:rsidDel="00815AFC" w:rsidRDefault="004174B9" w:rsidP="004174B9">
            <w:pPr>
              <w:pStyle w:val="PARAGRAPH"/>
              <w:rPr>
                <w:del w:id="6924" w:author="Bardini, Richard A" w:date="2018-03-20T07:06:00Z"/>
                <w:rFonts w:ascii="Courier New" w:hAnsi="Courier New" w:cs="Courier New"/>
                <w:lang w:val="en-US" w:eastAsia="ko-KR"/>
              </w:rPr>
            </w:pPr>
            <w:del w:id="6925" w:author="Bardini, Richard A" w:date="2018-03-20T07:06:00Z">
              <w:r w:rsidDel="00815AFC">
                <w:rPr>
                  <w:rFonts w:ascii="Courier New" w:hAnsi="Courier New" w:cs="Courier New"/>
                  <w:lang w:val="en-US" w:eastAsia="ko-KR"/>
                </w:rPr>
                <w:delText>GET /the/switches/1?rt=oic.if.b (NOTE: Uses the batch Interface for the Collection that is within the Collection)</w:delText>
              </w:r>
            </w:del>
          </w:p>
          <w:p w14:paraId="50AC0F57" w14:textId="0AE58EAD" w:rsidR="004174B9" w:rsidRPr="004004AE" w:rsidDel="00815AFC" w:rsidRDefault="004174B9" w:rsidP="004174B9">
            <w:pPr>
              <w:pStyle w:val="PARAGRAPH"/>
              <w:rPr>
                <w:del w:id="6926" w:author="Bardini, Richard A" w:date="2018-03-20T07:06:00Z"/>
                <w:rFonts w:ascii="Courier New" w:hAnsi="Courier New" w:cs="Courier New"/>
                <w:lang w:val="en-US" w:eastAsia="ko-KR"/>
              </w:rPr>
            </w:pPr>
            <w:del w:id="6927" w:author="Bardini, Richard A" w:date="2018-03-20T07:06:00Z">
              <w:r w:rsidRPr="004004AE" w:rsidDel="00815AFC">
                <w:rPr>
                  <w:rFonts w:ascii="Courier New" w:hAnsi="Courier New" w:cs="Courier New"/>
                  <w:lang w:val="en-US" w:eastAsia="ko-KR"/>
                </w:rPr>
                <w:lastRenderedPageBreak/>
                <w:delText xml:space="preserve">Response: </w:delText>
              </w:r>
            </w:del>
          </w:p>
          <w:p w14:paraId="73D562A8" w14:textId="239F4144" w:rsidR="004174B9" w:rsidRPr="004004AE" w:rsidDel="00815AFC" w:rsidRDefault="004174B9" w:rsidP="004174B9">
            <w:pPr>
              <w:pStyle w:val="PARAGRAPH"/>
              <w:rPr>
                <w:del w:id="6928" w:author="Bardini, Richard A" w:date="2018-03-20T07:06:00Z"/>
                <w:rFonts w:ascii="Courier New" w:hAnsi="Courier New" w:cs="Courier New"/>
                <w:lang w:val="en-US" w:eastAsia="ko-KR"/>
              </w:rPr>
            </w:pPr>
            <w:del w:id="6929" w:author="Bardini, Richard A" w:date="2018-03-20T07:06:00Z">
              <w:r w:rsidRPr="004004AE" w:rsidDel="00815AFC">
                <w:rPr>
                  <w:rFonts w:ascii="Courier New" w:hAnsi="Courier New" w:cs="Courier New"/>
                  <w:lang w:val="en-US" w:eastAsia="ko-KR"/>
                </w:rPr>
                <w:delText>[</w:delText>
              </w:r>
            </w:del>
          </w:p>
          <w:p w14:paraId="5C36B001" w14:textId="2F978CF2" w:rsidR="004174B9" w:rsidRPr="004004AE" w:rsidDel="00815AFC" w:rsidRDefault="004174B9" w:rsidP="004174B9">
            <w:pPr>
              <w:pStyle w:val="PARAGRAPH"/>
              <w:rPr>
                <w:del w:id="6930" w:author="Bardini, Richard A" w:date="2018-03-20T07:06:00Z"/>
                <w:rFonts w:ascii="Courier New" w:hAnsi="Courier New" w:cs="Courier New"/>
                <w:lang w:val="en-US" w:eastAsia="ko-KR"/>
              </w:rPr>
            </w:pPr>
            <w:del w:id="6931" w:author="Bardini, Richard A" w:date="2018-03-20T07:06:00Z">
              <w:r w:rsidRPr="004004AE" w:rsidDel="00815AFC">
                <w:rPr>
                  <w:rFonts w:ascii="Courier New" w:hAnsi="Courier New" w:cs="Courier New"/>
                  <w:lang w:val="en-US" w:eastAsia="ko-KR"/>
                </w:rPr>
                <w:delText xml:space="preserve"> { </w:delText>
              </w:r>
            </w:del>
          </w:p>
          <w:p w14:paraId="390B02A3" w14:textId="537861AF" w:rsidR="004174B9" w:rsidRPr="004004AE" w:rsidDel="00815AFC" w:rsidRDefault="004174B9" w:rsidP="004174B9">
            <w:pPr>
              <w:pStyle w:val="PARAGRAPH"/>
              <w:rPr>
                <w:del w:id="6932" w:author="Bardini, Richard A" w:date="2018-03-20T07:06:00Z"/>
                <w:rFonts w:ascii="Courier New" w:hAnsi="Courier New" w:cs="Courier New"/>
                <w:lang w:val="en-US" w:eastAsia="ko-KR"/>
              </w:rPr>
            </w:pPr>
            <w:del w:id="6933" w:author="Bardini, Richard A" w:date="2018-03-20T07:06:00Z">
              <w:r w:rsidRPr="004004AE" w:rsidDel="00815AFC">
                <w:rPr>
                  <w:rFonts w:ascii="Courier New" w:hAnsi="Courier New" w:cs="Courier New"/>
                  <w:lang w:val="en-US" w:eastAsia="ko-KR"/>
                </w:rPr>
                <w:delText xml:space="preserve">   </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href</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 xml:space="preserve">: </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/a/room/1</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w:delText>
              </w:r>
            </w:del>
          </w:p>
          <w:p w14:paraId="7670ECBF" w14:textId="1AE21316" w:rsidR="004174B9" w:rsidRPr="004004AE" w:rsidDel="00815AFC" w:rsidRDefault="004174B9" w:rsidP="004174B9">
            <w:pPr>
              <w:pStyle w:val="PARAGRAPH"/>
              <w:rPr>
                <w:del w:id="6934" w:author="Bardini, Richard A" w:date="2018-03-20T07:06:00Z"/>
                <w:rFonts w:ascii="Courier New" w:hAnsi="Courier New" w:cs="Courier New"/>
                <w:lang w:val="en-US" w:eastAsia="ko-KR"/>
              </w:rPr>
            </w:pPr>
            <w:del w:id="6935" w:author="Bardini, Richard A" w:date="2018-03-20T07:06:00Z">
              <w:r w:rsidRPr="004004AE" w:rsidDel="00815AFC">
                <w:rPr>
                  <w:rFonts w:ascii="Courier New" w:hAnsi="Courier New" w:cs="Courier New"/>
                  <w:lang w:val="en-US" w:eastAsia="ko-KR"/>
                </w:rPr>
                <w:delText xml:space="preserve">   </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rep</w:delText>
              </w:r>
              <w:r w:rsidDel="00815AFC">
                <w:rPr>
                  <w:rFonts w:ascii="Courier New" w:hAnsi="Courier New" w:cs="Courier New"/>
                  <w:lang w:val="en-US" w:eastAsia="ko-KR"/>
                </w:rPr>
                <w:delText>"</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{"x.org.</w:delText>
              </w:r>
              <w:r w:rsidDel="00815AFC">
                <w:rPr>
                  <w:rFonts w:ascii="Courier New" w:hAnsi="Courier New" w:cs="Courier New" w:hint="eastAsia"/>
                  <w:lang w:val="en-US" w:eastAsia="ko-KR"/>
                </w:rPr>
                <w:delText>example</w:delText>
              </w:r>
              <w:r w:rsidRPr="004004AE" w:rsidDel="00815AFC">
                <w:rPr>
                  <w:rFonts w:ascii="Courier New" w:hAnsi="Courier New" w:cs="Courier New"/>
                  <w:lang w:val="en-US" w:eastAsia="ko-KR"/>
                </w:rPr>
                <w:delText>.colo</w:delText>
              </w:r>
              <w:r w:rsidDel="00815AFC">
                <w:rPr>
                  <w:rFonts w:ascii="Courier New" w:hAnsi="Courier New" w:cs="Courier New"/>
                  <w:lang w:val="en-US" w:eastAsia="ko-KR"/>
                </w:rPr>
                <w:delText>u</w:delText>
              </w:r>
              <w:r w:rsidRPr="004004AE" w:rsidDel="00815AFC">
                <w:rPr>
                  <w:rFonts w:ascii="Courier New" w:hAnsi="Courier New" w:cs="Courier New"/>
                  <w:lang w:val="en-US" w:eastAsia="ko-KR"/>
                </w:rPr>
                <w:delText>r": "blue","x.org.</w:delText>
              </w:r>
              <w:r w:rsidDel="00815AFC">
                <w:rPr>
                  <w:rFonts w:ascii="Courier New" w:hAnsi="Courier New" w:cs="Courier New" w:hint="eastAsia"/>
                  <w:lang w:val="en-US" w:eastAsia="ko-KR"/>
                </w:rPr>
                <w:delText>example</w:delText>
              </w:r>
              <w:r w:rsidRPr="004004AE" w:rsidDel="00815AFC">
                <w:rPr>
                  <w:rFonts w:ascii="Courier New" w:hAnsi="Courier New" w:cs="Courier New"/>
                  <w:lang w:val="en-US" w:eastAsia="ko-KR"/>
                </w:rPr>
                <w:delText>.dimension": "15bx15wx10h"}</w:delText>
              </w:r>
            </w:del>
          </w:p>
          <w:p w14:paraId="65374ACE" w14:textId="6E02E617" w:rsidR="004174B9" w:rsidRPr="004004AE" w:rsidDel="00815AFC" w:rsidRDefault="004174B9" w:rsidP="004174B9">
            <w:pPr>
              <w:pStyle w:val="PARAGRAPH"/>
              <w:rPr>
                <w:del w:id="6936" w:author="Bardini, Richard A" w:date="2018-03-20T07:06:00Z"/>
                <w:rFonts w:ascii="Courier New" w:hAnsi="Courier New" w:cs="Courier New"/>
                <w:lang w:val="en-US" w:eastAsia="ko-KR"/>
              </w:rPr>
            </w:pPr>
            <w:del w:id="6937" w:author="Bardini, Richard A" w:date="2018-03-20T07:06:00Z">
              <w:r w:rsidRPr="004004AE" w:rsidDel="00815AFC">
                <w:rPr>
                  <w:rFonts w:ascii="Courier New" w:hAnsi="Courier New" w:cs="Courier New"/>
                  <w:lang w:val="en-US" w:eastAsia="ko-KR"/>
                </w:rPr>
                <w:delText xml:space="preserve"> },</w:delText>
              </w:r>
            </w:del>
          </w:p>
          <w:p w14:paraId="153D9E93" w14:textId="0041FBEB" w:rsidR="004174B9" w:rsidRPr="004004AE" w:rsidDel="00815AFC" w:rsidRDefault="004174B9" w:rsidP="004174B9">
            <w:pPr>
              <w:pStyle w:val="PARAGRAPH"/>
              <w:rPr>
                <w:del w:id="6938" w:author="Bardini, Richard A" w:date="2018-03-20T07:06:00Z"/>
                <w:rFonts w:ascii="Courier New" w:hAnsi="Courier New" w:cs="Courier New"/>
                <w:lang w:val="en-US" w:eastAsia="ko-KR"/>
              </w:rPr>
            </w:pPr>
            <w:del w:id="6939" w:author="Bardini, Richard A" w:date="2018-03-20T07:06:00Z">
              <w:r w:rsidRPr="004004AE" w:rsidDel="00815AFC">
                <w:rPr>
                  <w:rFonts w:ascii="Courier New" w:hAnsi="Courier New" w:cs="Courier New"/>
                  <w:lang w:val="en-US" w:eastAsia="ko-KR"/>
                </w:rPr>
                <w:delText xml:space="preserve"> {</w:delText>
              </w:r>
            </w:del>
          </w:p>
          <w:p w14:paraId="77F929CB" w14:textId="338F0219" w:rsidR="004174B9" w:rsidRPr="004004AE" w:rsidDel="00815AFC" w:rsidRDefault="004174B9" w:rsidP="004174B9">
            <w:pPr>
              <w:pStyle w:val="PARAGRAPH"/>
              <w:rPr>
                <w:del w:id="6940" w:author="Bardini, Richard A" w:date="2018-03-20T07:06:00Z"/>
                <w:rFonts w:ascii="Courier New" w:hAnsi="Courier New" w:cs="Courier New"/>
                <w:lang w:val="en-US" w:eastAsia="ko-KR"/>
              </w:rPr>
            </w:pPr>
            <w:del w:id="6941" w:author="Bardini, Richard A" w:date="2018-03-20T07:06:00Z">
              <w:r w:rsidRPr="004004AE" w:rsidDel="00815AFC">
                <w:rPr>
                  <w:rFonts w:ascii="Courier New" w:hAnsi="Courier New" w:cs="Courier New"/>
                  <w:lang w:val="en-US" w:eastAsia="ko-KR"/>
                </w:rPr>
                <w:delText xml:space="preserve">   "href": "/the/light/1",</w:delText>
              </w:r>
            </w:del>
          </w:p>
          <w:p w14:paraId="2CC53A06" w14:textId="10505AF1" w:rsidR="004174B9" w:rsidRPr="004004AE" w:rsidDel="00815AFC" w:rsidRDefault="004174B9" w:rsidP="004174B9">
            <w:pPr>
              <w:pStyle w:val="PARAGRAPH"/>
              <w:rPr>
                <w:del w:id="6942" w:author="Bardini, Richard A" w:date="2018-03-20T07:06:00Z"/>
                <w:rFonts w:ascii="Courier New" w:hAnsi="Courier New" w:cs="Courier New"/>
                <w:lang w:val="en-US" w:eastAsia="ko-KR"/>
              </w:rPr>
            </w:pPr>
            <w:del w:id="6943" w:author="Bardini, Richard A" w:date="2018-03-20T07:06:00Z">
              <w:r w:rsidRPr="004004AE" w:rsidDel="00815AFC">
                <w:rPr>
                  <w:rFonts w:ascii="Courier New" w:hAnsi="Courier New" w:cs="Courier New"/>
                  <w:lang w:val="en-US" w:eastAsia="ko-KR"/>
                </w:rPr>
                <w:delText xml:space="preserve">   "rep": {"value": false}</w:delText>
              </w:r>
            </w:del>
          </w:p>
          <w:p w14:paraId="254FB39A" w14:textId="75BD8B91" w:rsidR="004174B9" w:rsidRPr="004004AE" w:rsidDel="00815AFC" w:rsidRDefault="004174B9" w:rsidP="004174B9">
            <w:pPr>
              <w:pStyle w:val="PARAGRAPH"/>
              <w:rPr>
                <w:del w:id="6944" w:author="Bardini, Richard A" w:date="2018-03-20T07:06:00Z"/>
                <w:rFonts w:ascii="Courier New" w:hAnsi="Courier New" w:cs="Courier New"/>
                <w:lang w:val="en-US" w:eastAsia="ko-KR"/>
              </w:rPr>
            </w:pPr>
            <w:del w:id="6945" w:author="Bardini, Richard A" w:date="2018-03-20T07:06:00Z">
              <w:r w:rsidRPr="004004AE" w:rsidDel="00815AFC">
                <w:rPr>
                  <w:rFonts w:ascii="Courier New" w:hAnsi="Courier New" w:cs="Courier New"/>
                  <w:lang w:val="en-US" w:eastAsia="ko-KR"/>
                </w:rPr>
                <w:delText xml:space="preserve"> },</w:delText>
              </w:r>
            </w:del>
          </w:p>
          <w:p w14:paraId="7DA9CFFE" w14:textId="03A0267A" w:rsidR="004174B9" w:rsidRPr="004004AE" w:rsidDel="00815AFC" w:rsidRDefault="004174B9" w:rsidP="004174B9">
            <w:pPr>
              <w:pStyle w:val="PARAGRAPH"/>
              <w:rPr>
                <w:del w:id="6946" w:author="Bardini, Richard A" w:date="2018-03-20T07:06:00Z"/>
                <w:rFonts w:ascii="Courier New" w:hAnsi="Courier New" w:cs="Courier New"/>
                <w:lang w:val="en-US" w:eastAsia="ko-KR"/>
              </w:rPr>
            </w:pPr>
            <w:del w:id="6947" w:author="Bardini, Richard A" w:date="2018-03-20T07:06:00Z">
              <w:r w:rsidRPr="004004AE" w:rsidDel="00815AFC">
                <w:rPr>
                  <w:rFonts w:ascii="Courier New" w:hAnsi="Courier New" w:cs="Courier New"/>
                  <w:lang w:val="en-US" w:eastAsia="ko-KR"/>
                </w:rPr>
                <w:delText xml:space="preserve"> {</w:delText>
              </w:r>
            </w:del>
          </w:p>
          <w:p w14:paraId="769D3430" w14:textId="7FC40079" w:rsidR="004174B9" w:rsidRPr="004004AE" w:rsidDel="00815AFC" w:rsidRDefault="004174B9" w:rsidP="004174B9">
            <w:pPr>
              <w:pStyle w:val="PARAGRAPH"/>
              <w:rPr>
                <w:del w:id="6948" w:author="Bardini, Richard A" w:date="2018-03-20T07:06:00Z"/>
                <w:rFonts w:ascii="Courier New" w:hAnsi="Courier New" w:cs="Courier New"/>
                <w:lang w:val="en-US" w:eastAsia="ko-KR"/>
              </w:rPr>
            </w:pPr>
            <w:del w:id="6949" w:author="Bardini, Richard A" w:date="2018-03-20T07:06:00Z">
              <w:r w:rsidRPr="004004AE" w:rsidDel="00815AFC">
                <w:rPr>
                  <w:rFonts w:ascii="Courier New" w:hAnsi="Courier New" w:cs="Courier New"/>
                  <w:lang w:val="en-US" w:eastAsia="ko-KR"/>
                </w:rPr>
                <w:delText xml:space="preserve">   "href": "/the/light/2",</w:delText>
              </w:r>
            </w:del>
          </w:p>
          <w:p w14:paraId="07E80B74" w14:textId="1D5331E6" w:rsidR="004174B9" w:rsidRPr="004004AE" w:rsidDel="00815AFC" w:rsidRDefault="004174B9" w:rsidP="004174B9">
            <w:pPr>
              <w:pStyle w:val="PARAGRAPH"/>
              <w:rPr>
                <w:del w:id="6950" w:author="Bardini, Richard A" w:date="2018-03-20T07:06:00Z"/>
                <w:rFonts w:ascii="Courier New" w:hAnsi="Courier New" w:cs="Courier New"/>
                <w:lang w:val="en-US" w:eastAsia="ko-KR"/>
              </w:rPr>
            </w:pPr>
            <w:del w:id="6951" w:author="Bardini, Richard A" w:date="2018-03-20T07:06:00Z">
              <w:r w:rsidRPr="004004AE" w:rsidDel="00815AFC">
                <w:rPr>
                  <w:rFonts w:ascii="Courier New" w:hAnsi="Courier New" w:cs="Courier New"/>
                  <w:lang w:val="en-US" w:eastAsia="ko-KR"/>
                </w:rPr>
                <w:delText xml:space="preserve">   "rep": {"value": true}</w:delText>
              </w:r>
            </w:del>
          </w:p>
          <w:p w14:paraId="6C0C17E9" w14:textId="1BADF57C" w:rsidR="004174B9" w:rsidRPr="004004AE" w:rsidDel="00815AFC" w:rsidRDefault="004174B9" w:rsidP="004174B9">
            <w:pPr>
              <w:pStyle w:val="PARAGRAPH"/>
              <w:rPr>
                <w:del w:id="6952" w:author="Bardini, Richard A" w:date="2018-03-20T07:06:00Z"/>
                <w:rFonts w:ascii="Courier New" w:hAnsi="Courier New" w:cs="Courier New"/>
                <w:lang w:val="en-US" w:eastAsia="ko-KR"/>
              </w:rPr>
            </w:pPr>
            <w:del w:id="6953" w:author="Bardini, Richard A" w:date="2018-03-20T07:06:00Z">
              <w:r w:rsidRPr="004004AE" w:rsidDel="00815AFC">
                <w:rPr>
                  <w:rFonts w:ascii="Courier New" w:hAnsi="Courier New" w:cs="Courier New"/>
                  <w:lang w:val="en-US" w:eastAsia="ko-KR"/>
                </w:rPr>
                <w:delText xml:space="preserve"> },</w:delText>
              </w:r>
            </w:del>
          </w:p>
          <w:p w14:paraId="26FE3D62" w14:textId="7BAF60F9" w:rsidR="004174B9" w:rsidRPr="004004AE" w:rsidDel="00815AFC" w:rsidRDefault="004174B9" w:rsidP="004174B9">
            <w:pPr>
              <w:pStyle w:val="PARAGRAPH"/>
              <w:rPr>
                <w:del w:id="6954" w:author="Bardini, Richard A" w:date="2018-03-20T07:06:00Z"/>
                <w:rFonts w:ascii="Courier New" w:hAnsi="Courier New" w:cs="Courier New"/>
                <w:lang w:val="en-US" w:eastAsia="ko-KR"/>
              </w:rPr>
            </w:pPr>
            <w:del w:id="6955" w:author="Bardini, Richard A" w:date="2018-03-20T07:06:00Z">
              <w:r w:rsidRPr="004004AE" w:rsidDel="00815AFC">
                <w:rPr>
                  <w:rFonts w:ascii="Courier New" w:hAnsi="Courier New" w:cs="Courier New"/>
                  <w:lang w:val="en-US" w:eastAsia="ko-KR"/>
                </w:rPr>
                <w:delText xml:space="preserve"> {</w:delText>
              </w:r>
            </w:del>
          </w:p>
          <w:p w14:paraId="02859646" w14:textId="1BCD4A8E" w:rsidR="004174B9" w:rsidRPr="004004AE" w:rsidDel="00815AFC" w:rsidRDefault="004174B9" w:rsidP="004174B9">
            <w:pPr>
              <w:pStyle w:val="PARAGRAPH"/>
              <w:rPr>
                <w:del w:id="6956" w:author="Bardini, Richard A" w:date="2018-03-20T07:06:00Z"/>
                <w:rFonts w:ascii="Courier New" w:hAnsi="Courier New" w:cs="Courier New"/>
                <w:lang w:val="en-US" w:eastAsia="ko-KR"/>
              </w:rPr>
            </w:pPr>
            <w:del w:id="6957" w:author="Bardini, Richard A" w:date="2018-03-20T07:06:00Z">
              <w:r w:rsidRPr="004004AE" w:rsidDel="00815AFC">
                <w:rPr>
                  <w:rFonts w:ascii="Courier New" w:hAnsi="Courier New" w:cs="Courier New"/>
                  <w:lang w:val="en-US" w:eastAsia="ko-KR"/>
                </w:rPr>
                <w:delText xml:space="preserve">   "href": "/my/fan/1",</w:delText>
              </w:r>
            </w:del>
          </w:p>
          <w:p w14:paraId="59E29B59" w14:textId="2DB1FB7C" w:rsidR="004174B9" w:rsidRPr="004004AE" w:rsidDel="00815AFC" w:rsidRDefault="004174B9" w:rsidP="004174B9">
            <w:pPr>
              <w:pStyle w:val="PARAGRAPH"/>
              <w:rPr>
                <w:del w:id="6958" w:author="Bardini, Richard A" w:date="2018-03-20T07:06:00Z"/>
                <w:rFonts w:ascii="Courier New" w:hAnsi="Courier New" w:cs="Courier New"/>
                <w:lang w:val="en-US" w:eastAsia="ko-KR"/>
              </w:rPr>
            </w:pPr>
            <w:del w:id="6959" w:author="Bardini, Richard A" w:date="2018-03-20T07:06:00Z">
              <w:r w:rsidRPr="004004AE" w:rsidDel="00815AFC">
                <w:rPr>
                  <w:rFonts w:ascii="Courier New" w:hAnsi="Courier New" w:cs="Courier New"/>
                  <w:lang w:val="en-US" w:eastAsia="ko-KR"/>
                </w:rPr>
                <w:delText xml:space="preserve">   "rep": {"value": true}</w:delText>
              </w:r>
            </w:del>
          </w:p>
          <w:p w14:paraId="656E8DB5" w14:textId="20098BFB" w:rsidR="004174B9" w:rsidRPr="004004AE" w:rsidDel="00815AFC" w:rsidRDefault="004174B9" w:rsidP="004174B9">
            <w:pPr>
              <w:pStyle w:val="PARAGRAPH"/>
              <w:rPr>
                <w:del w:id="6960" w:author="Bardini, Richard A" w:date="2018-03-20T07:06:00Z"/>
                <w:rFonts w:ascii="Courier New" w:hAnsi="Courier New" w:cs="Courier New"/>
                <w:lang w:val="en-US" w:eastAsia="ko-KR"/>
              </w:rPr>
            </w:pPr>
            <w:del w:id="6961" w:author="Bardini, Richard A" w:date="2018-03-20T07:06:00Z">
              <w:r w:rsidRPr="004004AE" w:rsidDel="00815AFC">
                <w:rPr>
                  <w:rFonts w:ascii="Courier New" w:hAnsi="Courier New" w:cs="Courier New"/>
                  <w:lang w:val="en-US" w:eastAsia="ko-KR"/>
                </w:rPr>
                <w:delText xml:space="preserve"> },</w:delText>
              </w:r>
            </w:del>
          </w:p>
          <w:p w14:paraId="5D3F4A92" w14:textId="294BDE0C" w:rsidR="004174B9" w:rsidRPr="004004AE" w:rsidDel="00815AFC" w:rsidRDefault="004174B9" w:rsidP="004174B9">
            <w:pPr>
              <w:pStyle w:val="PARAGRAPH"/>
              <w:rPr>
                <w:del w:id="6962" w:author="Bardini, Richard A" w:date="2018-03-20T07:06:00Z"/>
                <w:rFonts w:ascii="Courier New" w:hAnsi="Courier New" w:cs="Courier New"/>
                <w:lang w:val="en-US" w:eastAsia="ko-KR"/>
              </w:rPr>
            </w:pPr>
            <w:del w:id="6963" w:author="Bardini, Richard A" w:date="2018-03-20T07:06:00Z">
              <w:r w:rsidRPr="004004AE" w:rsidDel="00815AFC">
                <w:rPr>
                  <w:rFonts w:ascii="Courier New" w:hAnsi="Courier New" w:cs="Courier New"/>
                  <w:lang w:val="en-US" w:eastAsia="ko-KR"/>
                </w:rPr>
                <w:delText xml:space="preserve"> {</w:delText>
              </w:r>
            </w:del>
          </w:p>
          <w:p w14:paraId="601C9981" w14:textId="72075D84" w:rsidR="004174B9" w:rsidRPr="004004AE" w:rsidDel="00815AFC" w:rsidRDefault="004174B9" w:rsidP="004174B9">
            <w:pPr>
              <w:pStyle w:val="PARAGRAPH"/>
              <w:rPr>
                <w:del w:id="6964" w:author="Bardini, Richard A" w:date="2018-03-20T07:06:00Z"/>
                <w:rFonts w:ascii="Courier New" w:hAnsi="Courier New" w:cs="Courier New"/>
                <w:lang w:val="en-US" w:eastAsia="ko-KR"/>
              </w:rPr>
            </w:pPr>
            <w:del w:id="6965" w:author="Bardini, Richard A" w:date="2018-03-20T07:06:00Z">
              <w:r w:rsidRPr="004004AE" w:rsidDel="00815AFC">
                <w:rPr>
                  <w:rFonts w:ascii="Courier New" w:hAnsi="Courier New" w:cs="Courier New"/>
                  <w:lang w:val="en-US" w:eastAsia="ko-KR"/>
                </w:rPr>
                <w:delText xml:space="preserve">   "href": "/his/fan/2",</w:delText>
              </w:r>
            </w:del>
          </w:p>
          <w:p w14:paraId="4439DB3B" w14:textId="1F9B7E93" w:rsidR="004174B9" w:rsidRPr="004004AE" w:rsidDel="00815AFC" w:rsidRDefault="004174B9" w:rsidP="004174B9">
            <w:pPr>
              <w:pStyle w:val="PARAGRAPH"/>
              <w:rPr>
                <w:del w:id="6966" w:author="Bardini, Richard A" w:date="2018-03-20T07:06:00Z"/>
                <w:rFonts w:ascii="Courier New" w:hAnsi="Courier New" w:cs="Courier New"/>
                <w:lang w:val="en-US" w:eastAsia="ko-KR"/>
              </w:rPr>
            </w:pPr>
            <w:del w:id="6967" w:author="Bardini, Richard A" w:date="2018-03-20T07:06:00Z">
              <w:r w:rsidRPr="004004AE" w:rsidDel="00815AFC">
                <w:rPr>
                  <w:rFonts w:ascii="Courier New" w:hAnsi="Courier New" w:cs="Courier New"/>
                  <w:lang w:val="en-US" w:eastAsia="ko-KR"/>
                </w:rPr>
                <w:delText xml:space="preserve">    "rep": {"value": false}</w:delText>
              </w:r>
            </w:del>
          </w:p>
          <w:p w14:paraId="7A9C3973" w14:textId="41C85844" w:rsidR="004174B9" w:rsidDel="00815AFC" w:rsidRDefault="004174B9" w:rsidP="004174B9">
            <w:pPr>
              <w:pStyle w:val="PARAGRAPH"/>
              <w:rPr>
                <w:del w:id="6968" w:author="Bardini, Richard A" w:date="2018-03-20T07:06:00Z"/>
                <w:rFonts w:ascii="Courier New" w:hAnsi="Courier New" w:cs="Courier New"/>
                <w:lang w:val="en-US" w:eastAsia="ko-KR"/>
              </w:rPr>
            </w:pPr>
            <w:del w:id="6969" w:author="Bardini, Richard A" w:date="2018-03-20T07:06:00Z">
              <w:r w:rsidRPr="004004AE" w:rsidDel="00815AFC">
                <w:rPr>
                  <w:rFonts w:ascii="Courier New" w:hAnsi="Courier New" w:cs="Courier New"/>
                  <w:lang w:val="en-US" w:eastAsia="ko-KR"/>
                </w:rPr>
                <w:delText xml:space="preserve"> }</w:delText>
              </w:r>
              <w:r w:rsidDel="00815AFC">
                <w:rPr>
                  <w:rFonts w:ascii="Courier New" w:hAnsi="Courier New" w:cs="Courier New"/>
                  <w:lang w:val="en-US" w:eastAsia="ko-KR"/>
                </w:rPr>
                <w:delText>,</w:delText>
              </w:r>
            </w:del>
          </w:p>
          <w:p w14:paraId="5654FADF" w14:textId="3DEF08FD" w:rsidR="004174B9" w:rsidDel="00815AFC" w:rsidRDefault="004174B9" w:rsidP="004174B9">
            <w:pPr>
              <w:pStyle w:val="PARAGRAPH"/>
              <w:rPr>
                <w:del w:id="6970" w:author="Bardini, Richard A" w:date="2018-03-20T07:06:00Z"/>
                <w:rFonts w:ascii="Courier New" w:hAnsi="Courier New" w:cs="Courier New"/>
                <w:lang w:val="en-US" w:eastAsia="ko-KR"/>
              </w:rPr>
            </w:pPr>
            <w:del w:id="6971" w:author="Bardini, Richard A" w:date="2018-03-20T07:06:00Z">
              <w:r w:rsidDel="00815AFC">
                <w:rPr>
                  <w:rFonts w:ascii="Courier New" w:hAnsi="Courier New" w:cs="Courier New"/>
                  <w:lang w:val="en-US" w:eastAsia="ko-KR"/>
                </w:rPr>
                <w:delText xml:space="preserve"> { </w:delText>
              </w:r>
            </w:del>
          </w:p>
          <w:p w14:paraId="15290DDD" w14:textId="5F05A2CD" w:rsidR="004174B9" w:rsidDel="00815AFC" w:rsidRDefault="004174B9" w:rsidP="004174B9">
            <w:pPr>
              <w:pStyle w:val="PARAGRAPH"/>
              <w:rPr>
                <w:del w:id="6972" w:author="Bardini, Richard A" w:date="2018-03-20T07:06:00Z"/>
                <w:rFonts w:ascii="Courier New" w:hAnsi="Courier New" w:cs="Courier New"/>
                <w:lang w:val="en-US" w:eastAsia="ko-KR"/>
              </w:rPr>
            </w:pPr>
            <w:del w:id="6973"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href</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/the/switches/1</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w:delText>
              </w:r>
            </w:del>
          </w:p>
          <w:p w14:paraId="63058A62" w14:textId="65E159EF" w:rsidR="004174B9" w:rsidDel="00815AFC" w:rsidRDefault="004174B9" w:rsidP="004174B9">
            <w:pPr>
              <w:pStyle w:val="PARAGRAPH"/>
              <w:rPr>
                <w:del w:id="6974" w:author="Bardini, Richard A" w:date="2018-03-20T07:06:00Z"/>
                <w:rFonts w:ascii="Courier New" w:hAnsi="Courier New" w:cs="Courier New"/>
                <w:lang w:val="en-US" w:eastAsia="ko-KR"/>
              </w:rPr>
            </w:pPr>
            <w:del w:id="6975"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rep</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w:delText>
              </w:r>
            </w:del>
          </w:p>
          <w:p w14:paraId="669ACD28" w14:textId="205C4073" w:rsidR="004174B9" w:rsidDel="00815AFC" w:rsidRDefault="004174B9" w:rsidP="004174B9">
            <w:pPr>
              <w:pStyle w:val="PARAGRAPH"/>
              <w:rPr>
                <w:del w:id="6976" w:author="Bardini, Richard A" w:date="2018-03-20T07:06:00Z"/>
                <w:rFonts w:ascii="Courier New" w:hAnsi="Courier New" w:cs="Courier New"/>
                <w:lang w:val="en-US" w:eastAsia="ko-KR"/>
              </w:rPr>
            </w:pPr>
            <w:del w:id="6977"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href</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/switch-1a</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w:delText>
              </w:r>
            </w:del>
          </w:p>
          <w:p w14:paraId="5BBD6586" w14:textId="74A00D4C" w:rsidR="004174B9" w:rsidDel="00815AFC" w:rsidRDefault="004174B9" w:rsidP="004174B9">
            <w:pPr>
              <w:pStyle w:val="PARAGRAPH"/>
              <w:rPr>
                <w:del w:id="6978" w:author="Bardini, Richard A" w:date="2018-03-20T07:06:00Z"/>
                <w:rFonts w:ascii="Courier New" w:hAnsi="Courier New" w:cs="Courier New"/>
                <w:lang w:val="en-US" w:eastAsia="ko-KR"/>
              </w:rPr>
            </w:pPr>
            <w:del w:id="6979"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rep</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value</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true</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w:delText>
              </w:r>
            </w:del>
          </w:p>
          <w:p w14:paraId="0BECB866" w14:textId="01F7EDDD" w:rsidR="004174B9" w:rsidDel="00815AFC" w:rsidRDefault="004174B9" w:rsidP="004174B9">
            <w:pPr>
              <w:pStyle w:val="PARAGRAPH"/>
              <w:rPr>
                <w:del w:id="6980" w:author="Bardini, Richard A" w:date="2018-03-20T07:06:00Z"/>
                <w:rFonts w:ascii="Courier New" w:hAnsi="Courier New" w:cs="Courier New"/>
                <w:lang w:val="en-US" w:eastAsia="ko-KR"/>
              </w:rPr>
            </w:pPr>
            <w:del w:id="6981"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href</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/switch-1b</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w:delText>
              </w:r>
            </w:del>
          </w:p>
          <w:p w14:paraId="136AD80E" w14:textId="601DB645" w:rsidR="004174B9" w:rsidDel="00815AFC" w:rsidRDefault="004174B9" w:rsidP="004174B9">
            <w:pPr>
              <w:pStyle w:val="PARAGRAPH"/>
              <w:rPr>
                <w:del w:id="6982" w:author="Bardini, Richard A" w:date="2018-03-20T07:06:00Z"/>
                <w:rFonts w:ascii="Courier New" w:hAnsi="Courier New" w:cs="Courier New"/>
                <w:lang w:val="en-US" w:eastAsia="ko-KR"/>
              </w:rPr>
            </w:pPr>
            <w:del w:id="6983" w:author="Bardini, Richard A" w:date="2018-03-20T07:06:00Z">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rep</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value</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 xml:space="preserve">: </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false</w:delText>
              </w:r>
              <w:r w:rsidRPr="004004AE" w:rsidDel="00815AFC">
                <w:rPr>
                  <w:rFonts w:ascii="Courier New" w:hAnsi="Courier New" w:cs="Courier New"/>
                  <w:lang w:val="en-US" w:eastAsia="ko-KR"/>
                </w:rPr>
                <w:delText>"</w:delText>
              </w:r>
              <w:r w:rsidDel="00815AFC">
                <w:rPr>
                  <w:rFonts w:ascii="Courier New" w:hAnsi="Courier New" w:cs="Courier New"/>
                  <w:lang w:val="en-US" w:eastAsia="ko-KR"/>
                </w:rPr>
                <w:delText>}}</w:delText>
              </w:r>
            </w:del>
          </w:p>
          <w:p w14:paraId="04EF5101" w14:textId="6EE64C0E" w:rsidR="004174B9" w:rsidDel="00815AFC" w:rsidRDefault="004174B9" w:rsidP="004174B9">
            <w:pPr>
              <w:pStyle w:val="PARAGRAPH"/>
              <w:rPr>
                <w:del w:id="6984" w:author="Bardini, Richard A" w:date="2018-03-20T07:06:00Z"/>
                <w:rFonts w:ascii="Courier New" w:hAnsi="Courier New" w:cs="Courier New"/>
                <w:lang w:val="en-US" w:eastAsia="ko-KR"/>
              </w:rPr>
            </w:pPr>
            <w:del w:id="6985" w:author="Bardini, Richard A" w:date="2018-03-20T07:06:00Z">
              <w:r w:rsidDel="00815AFC">
                <w:rPr>
                  <w:rFonts w:ascii="Courier New" w:hAnsi="Courier New" w:cs="Courier New"/>
                  <w:lang w:val="en-US" w:eastAsia="ko-KR"/>
                </w:rPr>
                <w:lastRenderedPageBreak/>
                <w:delText xml:space="preserve">   ]</w:delText>
              </w:r>
            </w:del>
          </w:p>
          <w:p w14:paraId="6C034484" w14:textId="798E112F" w:rsidR="004174B9" w:rsidRPr="004004AE" w:rsidDel="00815AFC" w:rsidRDefault="004174B9" w:rsidP="004174B9">
            <w:pPr>
              <w:pStyle w:val="PARAGRAPH"/>
              <w:rPr>
                <w:del w:id="6986" w:author="Bardini, Richard A" w:date="2018-03-20T07:06:00Z"/>
                <w:rFonts w:ascii="Courier New" w:hAnsi="Courier New" w:cs="Courier New"/>
                <w:lang w:val="en-US" w:eastAsia="ko-KR"/>
              </w:rPr>
            </w:pPr>
            <w:del w:id="6987" w:author="Bardini, Richard A" w:date="2018-03-20T07:06:00Z">
              <w:r w:rsidDel="00815AFC">
                <w:rPr>
                  <w:rFonts w:ascii="Courier New" w:hAnsi="Courier New" w:cs="Courier New"/>
                  <w:lang w:val="en-US" w:eastAsia="ko-KR"/>
                </w:rPr>
                <w:delText xml:space="preserve">  }</w:delText>
              </w:r>
            </w:del>
          </w:p>
          <w:p w14:paraId="54685BC9" w14:textId="5A361E6D" w:rsidR="004174B9" w:rsidRPr="00D15BE3" w:rsidRDefault="004174B9" w:rsidP="004174B9">
            <w:pPr>
              <w:pStyle w:val="PARAGRAPH"/>
              <w:spacing w:before="0" w:after="0"/>
              <w:rPr>
                <w:rFonts w:ascii="Courier New" w:hAnsi="Courier New" w:cs="Courier New"/>
                <w:lang w:val="en-US" w:eastAsia="ko-KR"/>
              </w:rPr>
            </w:pPr>
            <w:del w:id="6988" w:author="Bardini, Richard A" w:date="2018-03-20T07:06:00Z">
              <w:r w:rsidRPr="004004AE" w:rsidDel="00815AFC">
                <w:rPr>
                  <w:rFonts w:ascii="Courier New" w:hAnsi="Courier New" w:cs="Courier New"/>
                  <w:lang w:val="en-US" w:eastAsia="ko-KR"/>
                </w:rPr>
                <w:delText>]</w:delText>
              </w:r>
            </w:del>
            <w:commentRangeEnd w:id="6829"/>
            <w:r>
              <w:rPr>
                <w:rStyle w:val="CommentReference"/>
                <w:lang w:val="en-US"/>
              </w:rPr>
              <w:commentReference w:id="6829"/>
            </w:r>
          </w:p>
        </w:tc>
      </w:tr>
      <w:tr w:rsidR="007E0216" w14:paraId="7948DF12" w14:textId="77777777" w:rsidTr="00E47E3F">
        <w:tc>
          <w:tcPr>
            <w:tcW w:w="1360" w:type="dxa"/>
          </w:tcPr>
          <w:p w14:paraId="128FBF63" w14:textId="77777777" w:rsidR="007E0216" w:rsidRDefault="007E0216" w:rsidP="00E84558">
            <w:pPr>
              <w:pStyle w:val="PARAGRAPH"/>
              <w:jc w:val="left"/>
              <w:rPr>
                <w:lang w:val="en-US" w:eastAsia="ko-KR"/>
              </w:rPr>
            </w:pPr>
            <w:r>
              <w:rPr>
                <w:lang w:val="en-US" w:eastAsia="ko-KR"/>
              </w:rPr>
              <w:lastRenderedPageBreak/>
              <w:t>Use of batch, error response</w:t>
            </w:r>
          </w:p>
        </w:tc>
        <w:tc>
          <w:tcPr>
            <w:tcW w:w="8648" w:type="dxa"/>
            <w:shd w:val="clear" w:color="auto" w:fill="F2F2F2" w:themeFill="background1" w:themeFillShade="F2"/>
          </w:tcPr>
          <w:p w14:paraId="2FADFAAE" w14:textId="77777777" w:rsidR="007E0216" w:rsidRDefault="007E0216" w:rsidP="007E0216">
            <w:pPr>
              <w:pStyle w:val="PARAGRAPH"/>
              <w:spacing w:before="0" w:after="0"/>
              <w:rPr>
                <w:rFonts w:ascii="Courier New" w:hAnsi="Courier New" w:cs="Courier New"/>
                <w:lang w:val="en-US" w:eastAsia="ko-KR"/>
              </w:rPr>
            </w:pPr>
            <w:r>
              <w:rPr>
                <w:rFonts w:ascii="Courier New" w:hAnsi="Courier New" w:cs="Courier New"/>
                <w:lang w:val="en-US" w:eastAsia="ko-KR"/>
              </w:rPr>
              <w:t xml:space="preserve">Should any of the RETRIEVE requests in the previous example fail then the response includes an empty payload for that Resource instance and an error code is sent. The example below assumes errors from </w:t>
            </w:r>
            <w:r w:rsidRPr="004004AE">
              <w:rPr>
                <w:rFonts w:ascii="Courier New" w:hAnsi="Courier New" w:cs="Courier New"/>
                <w:lang w:val="en-US" w:eastAsia="ko-KR"/>
              </w:rPr>
              <w:t>"</w:t>
            </w:r>
            <w:r>
              <w:rPr>
                <w:rFonts w:ascii="Courier New" w:hAnsi="Courier New" w:cs="Courier New"/>
                <w:lang w:val="en-US" w:eastAsia="ko-KR"/>
              </w:rPr>
              <w:t>/my/fan/1</w:t>
            </w:r>
            <w:r w:rsidRPr="004004AE">
              <w:rPr>
                <w:rFonts w:ascii="Courier New" w:hAnsi="Courier New" w:cs="Courier New"/>
                <w:lang w:val="en-US" w:eastAsia="ko-KR"/>
              </w:rPr>
              <w:t>"</w:t>
            </w:r>
            <w:r>
              <w:rPr>
                <w:rFonts w:ascii="Courier New" w:hAnsi="Courier New" w:cs="Courier New"/>
                <w:lang w:val="en-US" w:eastAsia="ko-KR"/>
              </w:rPr>
              <w:t xml:space="preserve"> and </w:t>
            </w:r>
            <w:r w:rsidRPr="004004AE">
              <w:rPr>
                <w:rFonts w:ascii="Courier New" w:hAnsi="Courier New" w:cs="Courier New"/>
                <w:lang w:val="en-US" w:eastAsia="ko-KR"/>
              </w:rPr>
              <w:t>"</w:t>
            </w:r>
            <w:r>
              <w:rPr>
                <w:rFonts w:ascii="Courier New" w:hAnsi="Courier New" w:cs="Courier New"/>
                <w:lang w:val="en-US" w:eastAsia="ko-KR"/>
              </w:rPr>
              <w:t>/the/switches/1</w:t>
            </w:r>
            <w:r w:rsidRPr="004004AE">
              <w:rPr>
                <w:rFonts w:ascii="Courier New" w:hAnsi="Courier New" w:cs="Courier New"/>
                <w:lang w:val="en-US" w:eastAsia="ko-KR"/>
              </w:rPr>
              <w:t>"</w:t>
            </w:r>
          </w:p>
          <w:p w14:paraId="4076A427" w14:textId="77777777" w:rsidR="007E0216" w:rsidRDefault="007E0216" w:rsidP="007E0216">
            <w:pPr>
              <w:pStyle w:val="PARAGRAPH"/>
              <w:spacing w:before="0" w:after="0"/>
              <w:rPr>
                <w:rFonts w:ascii="Courier New" w:hAnsi="Courier New" w:cs="Courier New"/>
                <w:lang w:val="en-US" w:eastAsia="ko-KR"/>
              </w:rPr>
            </w:pPr>
          </w:p>
          <w:p w14:paraId="228435D3" w14:textId="77777777" w:rsidR="007E0216" w:rsidRPr="004004AE" w:rsidRDefault="007E0216" w:rsidP="007E0216">
            <w:pPr>
              <w:pStyle w:val="PARAGRAPH"/>
              <w:rPr>
                <w:rFonts w:ascii="Courier New" w:hAnsi="Courier New" w:cs="Courier New"/>
                <w:lang w:val="en-US" w:eastAsia="ko-KR"/>
              </w:rPr>
            </w:pPr>
            <w:r>
              <w:rPr>
                <w:rFonts w:ascii="Courier New" w:hAnsi="Courier New" w:cs="Courier New"/>
                <w:lang w:val="en-US" w:eastAsia="ko-KR"/>
              </w:rPr>
              <w:t xml:space="preserve">Error </w:t>
            </w:r>
            <w:r w:rsidRPr="004004AE">
              <w:rPr>
                <w:rFonts w:ascii="Courier New" w:hAnsi="Courier New" w:cs="Courier New"/>
                <w:lang w:val="en-US" w:eastAsia="ko-KR"/>
              </w:rPr>
              <w:t xml:space="preserve">Response: </w:t>
            </w:r>
          </w:p>
          <w:p w14:paraId="4511A855"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w:t>
            </w:r>
          </w:p>
          <w:p w14:paraId="5173A60F"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 </w:t>
            </w:r>
          </w:p>
          <w:p w14:paraId="5CB67DD7"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href</w:t>
            </w:r>
            <w:r>
              <w:rPr>
                <w:rFonts w:ascii="Courier New" w:hAnsi="Courier New" w:cs="Courier New"/>
                <w:lang w:val="en-US" w:eastAsia="ko-KR"/>
              </w:rPr>
              <w:t>"</w:t>
            </w: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/a/room/1</w:t>
            </w:r>
            <w:r>
              <w:rPr>
                <w:rFonts w:ascii="Courier New" w:hAnsi="Courier New" w:cs="Courier New"/>
                <w:lang w:val="en-US" w:eastAsia="ko-KR"/>
              </w:rPr>
              <w:t>"</w:t>
            </w:r>
            <w:r w:rsidRPr="004004AE">
              <w:rPr>
                <w:rFonts w:ascii="Courier New" w:hAnsi="Courier New" w:cs="Courier New"/>
                <w:lang w:val="en-US" w:eastAsia="ko-KR"/>
              </w:rPr>
              <w:t>,</w:t>
            </w:r>
          </w:p>
          <w:p w14:paraId="60068CA0"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rep</w:t>
            </w:r>
            <w:r>
              <w:rPr>
                <w:rFonts w:ascii="Courier New" w:hAnsi="Courier New" w:cs="Courier New"/>
                <w:lang w:val="en-US" w:eastAsia="ko-KR"/>
              </w:rPr>
              <w:t>"</w:t>
            </w:r>
            <w:r w:rsidRPr="004004AE">
              <w:rPr>
                <w:rFonts w:ascii="Courier New" w:hAnsi="Courier New" w:cs="Courier New"/>
                <w:lang w:val="en-US" w:eastAsia="ko-KR"/>
              </w:rPr>
              <w:t>:</w:t>
            </w:r>
            <w:r>
              <w:rPr>
                <w:rFonts w:ascii="Courier New" w:hAnsi="Courier New" w:cs="Courier New"/>
                <w:lang w:val="en-US" w:eastAsia="ko-KR"/>
              </w:rPr>
              <w:t xml:space="preserve"> </w:t>
            </w:r>
            <w:r w:rsidRPr="004004AE">
              <w:rPr>
                <w:rFonts w:ascii="Courier New" w:hAnsi="Courier New" w:cs="Courier New"/>
                <w:lang w:val="en-US" w:eastAsia="ko-KR"/>
              </w:rPr>
              <w:t>{"x.org.</w:t>
            </w:r>
            <w:r>
              <w:rPr>
                <w:rFonts w:ascii="Courier New" w:hAnsi="Courier New" w:cs="Courier New" w:hint="eastAsia"/>
                <w:lang w:val="en-US" w:eastAsia="ko-KR"/>
              </w:rPr>
              <w:t>example</w:t>
            </w:r>
            <w:r w:rsidRPr="004004AE">
              <w:rPr>
                <w:rFonts w:ascii="Courier New" w:hAnsi="Courier New" w:cs="Courier New"/>
                <w:lang w:val="en-US" w:eastAsia="ko-KR"/>
              </w:rPr>
              <w:t>.colo</w:t>
            </w:r>
            <w:r>
              <w:rPr>
                <w:rFonts w:ascii="Courier New" w:hAnsi="Courier New" w:cs="Courier New"/>
                <w:lang w:val="en-US" w:eastAsia="ko-KR"/>
              </w:rPr>
              <w:t>u</w:t>
            </w:r>
            <w:r w:rsidRPr="004004AE">
              <w:rPr>
                <w:rFonts w:ascii="Courier New" w:hAnsi="Courier New" w:cs="Courier New"/>
                <w:lang w:val="en-US" w:eastAsia="ko-KR"/>
              </w:rPr>
              <w:t>r": "blue","x.org.</w:t>
            </w:r>
            <w:r>
              <w:rPr>
                <w:rFonts w:ascii="Courier New" w:hAnsi="Courier New" w:cs="Courier New" w:hint="eastAsia"/>
                <w:lang w:val="en-US" w:eastAsia="ko-KR"/>
              </w:rPr>
              <w:t>example</w:t>
            </w:r>
            <w:r w:rsidRPr="004004AE">
              <w:rPr>
                <w:rFonts w:ascii="Courier New" w:hAnsi="Courier New" w:cs="Courier New"/>
                <w:lang w:val="en-US" w:eastAsia="ko-KR"/>
              </w:rPr>
              <w:t>.dimension": "15bx15wx10h"}</w:t>
            </w:r>
          </w:p>
          <w:p w14:paraId="764DC910"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21275D15"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7E2AA240"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"href": "/the/light/1",</w:t>
            </w:r>
          </w:p>
          <w:p w14:paraId="449F7739"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"rep": {"value": false}</w:t>
            </w:r>
          </w:p>
          <w:p w14:paraId="34AD96DB"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02811E89"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2E7D327B"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"href": "/the/light/2",</w:t>
            </w:r>
          </w:p>
          <w:p w14:paraId="140661D2"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"rep": {"value": true}</w:t>
            </w:r>
          </w:p>
          <w:p w14:paraId="53E36431"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5587A0C3"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4F2F476F"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"href": "/my/fan/1",</w:t>
            </w:r>
          </w:p>
          <w:p w14:paraId="63D44B0F" w14:textId="77777777" w:rsidR="007E0216" w:rsidRPr="004004AE" w:rsidRDefault="007E0216" w:rsidP="007E0216">
            <w:pPr>
              <w:pStyle w:val="PARAGRAPH"/>
              <w:rPr>
                <w:rFonts w:ascii="Courier New" w:hAnsi="Courier New" w:cs="Courier New"/>
                <w:lang w:val="en-US" w:eastAsia="ko-KR"/>
              </w:rPr>
            </w:pPr>
            <w:r>
              <w:rPr>
                <w:rFonts w:ascii="Courier New" w:hAnsi="Courier New" w:cs="Courier New"/>
                <w:lang w:val="en-US" w:eastAsia="ko-KR"/>
              </w:rPr>
              <w:t xml:space="preserve">   "rep": {</w:t>
            </w:r>
            <w:r w:rsidRPr="004004AE">
              <w:rPr>
                <w:rFonts w:ascii="Courier New" w:hAnsi="Courier New" w:cs="Courier New"/>
                <w:lang w:val="en-US" w:eastAsia="ko-KR"/>
              </w:rPr>
              <w:t>}</w:t>
            </w:r>
          </w:p>
          <w:p w14:paraId="62506134"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40ADF12A"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6C09B9F6"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"href": "/his/fan/2",</w:t>
            </w:r>
          </w:p>
          <w:p w14:paraId="4C300D2D"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"rep": {"value": false}</w:t>
            </w:r>
          </w:p>
          <w:p w14:paraId="6A764618" w14:textId="77777777" w:rsidR="007E0216"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w:t>
            </w:r>
            <w:r>
              <w:rPr>
                <w:rFonts w:ascii="Courier New" w:hAnsi="Courier New" w:cs="Courier New"/>
                <w:lang w:val="en-US" w:eastAsia="ko-KR"/>
              </w:rPr>
              <w:t>,</w:t>
            </w:r>
          </w:p>
          <w:p w14:paraId="566C0340" w14:textId="77777777" w:rsidR="007E0216" w:rsidRDefault="007E0216" w:rsidP="007E0216">
            <w:pPr>
              <w:pStyle w:val="PARAGRAPH"/>
              <w:rPr>
                <w:rFonts w:ascii="Courier New" w:hAnsi="Courier New" w:cs="Courier New"/>
                <w:lang w:val="en-US" w:eastAsia="ko-KR"/>
              </w:rPr>
            </w:pPr>
            <w:r>
              <w:rPr>
                <w:rFonts w:ascii="Courier New" w:hAnsi="Courier New" w:cs="Courier New"/>
                <w:lang w:val="en-US" w:eastAsia="ko-KR"/>
              </w:rPr>
              <w:t xml:space="preserve"> { </w:t>
            </w:r>
          </w:p>
          <w:p w14:paraId="08C583BF" w14:textId="77777777" w:rsidR="007E0216" w:rsidRPr="004004AE"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t xml:space="preserve">   "href": "/</w:t>
            </w:r>
            <w:r>
              <w:rPr>
                <w:rFonts w:ascii="Courier New" w:hAnsi="Courier New" w:cs="Courier New"/>
                <w:lang w:val="en-US" w:eastAsia="ko-KR"/>
              </w:rPr>
              <w:t>the</w:t>
            </w:r>
            <w:r w:rsidRPr="004004AE">
              <w:rPr>
                <w:rFonts w:ascii="Courier New" w:hAnsi="Courier New" w:cs="Courier New"/>
                <w:lang w:val="en-US" w:eastAsia="ko-KR"/>
              </w:rPr>
              <w:t>/</w:t>
            </w:r>
            <w:r>
              <w:rPr>
                <w:rFonts w:ascii="Courier New" w:hAnsi="Courier New" w:cs="Courier New"/>
                <w:lang w:val="en-US" w:eastAsia="ko-KR"/>
              </w:rPr>
              <w:t>switches/1</w:t>
            </w:r>
            <w:r w:rsidRPr="004004AE">
              <w:rPr>
                <w:rFonts w:ascii="Courier New" w:hAnsi="Courier New" w:cs="Courier New"/>
                <w:lang w:val="en-US" w:eastAsia="ko-KR"/>
              </w:rPr>
              <w:t>",</w:t>
            </w:r>
          </w:p>
          <w:p w14:paraId="1C5BF388" w14:textId="77777777" w:rsidR="007E0216" w:rsidRDefault="007E0216" w:rsidP="007E0216">
            <w:pPr>
              <w:pStyle w:val="PARAGRAPH"/>
              <w:rPr>
                <w:rFonts w:ascii="Courier New" w:hAnsi="Courier New" w:cs="Courier New"/>
                <w:lang w:val="en-US" w:eastAsia="ko-KR"/>
              </w:rPr>
            </w:pPr>
            <w:r w:rsidRPr="004004AE">
              <w:rPr>
                <w:rFonts w:ascii="Courier New" w:hAnsi="Courier New" w:cs="Courier New"/>
                <w:lang w:val="en-US" w:eastAsia="ko-KR"/>
              </w:rPr>
              <w:lastRenderedPageBreak/>
              <w:t xml:space="preserve">   "rep": </w:t>
            </w:r>
            <w:r>
              <w:rPr>
                <w:rFonts w:ascii="Courier New" w:hAnsi="Courier New" w:cs="Courier New"/>
                <w:lang w:val="en-US" w:eastAsia="ko-KR"/>
              </w:rPr>
              <w:t>{}</w:t>
            </w:r>
          </w:p>
          <w:p w14:paraId="0E9A6447" w14:textId="77777777" w:rsidR="007E0216" w:rsidRPr="004004AE" w:rsidRDefault="007E0216" w:rsidP="007E0216">
            <w:pPr>
              <w:pStyle w:val="PARAGRAPH"/>
              <w:rPr>
                <w:rFonts w:ascii="Courier New" w:hAnsi="Courier New" w:cs="Courier New"/>
                <w:lang w:val="en-US" w:eastAsia="ko-KR"/>
              </w:rPr>
            </w:pPr>
            <w:r>
              <w:rPr>
                <w:rFonts w:ascii="Courier New" w:hAnsi="Courier New" w:cs="Courier New"/>
                <w:lang w:val="en-US" w:eastAsia="ko-KR"/>
              </w:rPr>
              <w:t xml:space="preserve"> } </w:t>
            </w:r>
          </w:p>
          <w:p w14:paraId="5405B04A" w14:textId="77777777" w:rsidR="007E0216" w:rsidRDefault="007E0216" w:rsidP="007E0216">
            <w:pPr>
              <w:pStyle w:val="PARAGRAPH"/>
              <w:spacing w:before="0" w:after="0"/>
              <w:rPr>
                <w:rFonts w:ascii="Courier New" w:hAnsi="Courier New" w:cs="Courier New"/>
                <w:lang w:val="en-US" w:eastAsia="ko-KR"/>
              </w:rPr>
            </w:pPr>
            <w:r w:rsidRPr="004004AE">
              <w:rPr>
                <w:rFonts w:ascii="Courier New" w:hAnsi="Courier New" w:cs="Courier New"/>
                <w:lang w:val="en-US" w:eastAsia="ko-KR"/>
              </w:rPr>
              <w:t>]</w:t>
            </w:r>
          </w:p>
        </w:tc>
      </w:tr>
      <w:tr w:rsidR="00E47E3F" w14:paraId="6774F26A" w14:textId="77777777" w:rsidTr="00E47E3F">
        <w:tc>
          <w:tcPr>
            <w:tcW w:w="1360" w:type="dxa"/>
          </w:tcPr>
          <w:p w14:paraId="7BA2ADB9" w14:textId="77777777" w:rsidR="00E47E3F" w:rsidRDefault="00E47E3F" w:rsidP="00E84558">
            <w:pPr>
              <w:pStyle w:val="PARAGRAPH"/>
              <w:jc w:val="left"/>
              <w:rPr>
                <w:lang w:val="en-US" w:eastAsia="ko-KR"/>
              </w:rPr>
            </w:pPr>
            <w:r>
              <w:rPr>
                <w:lang w:val="en-US" w:eastAsia="ko-KR"/>
              </w:rPr>
              <w:t>Use of batch</w:t>
            </w:r>
          </w:p>
          <w:p w14:paraId="2AEF7989" w14:textId="77777777" w:rsidR="00E47E3F" w:rsidRDefault="00E47E3F" w:rsidP="00E84558">
            <w:pPr>
              <w:pStyle w:val="PARAGRAPH"/>
              <w:jc w:val="left"/>
              <w:rPr>
                <w:lang w:val="en-US" w:eastAsia="ko-KR"/>
              </w:rPr>
            </w:pPr>
          </w:p>
          <w:p w14:paraId="401642D4" w14:textId="77777777" w:rsidR="00E47E3F" w:rsidRDefault="00E47E3F" w:rsidP="00E84558">
            <w:pPr>
              <w:pStyle w:val="PARAGRAPH"/>
              <w:jc w:val="left"/>
              <w:rPr>
                <w:lang w:val="en-US" w:eastAsia="ko-KR"/>
              </w:rPr>
            </w:pPr>
            <w:r>
              <w:rPr>
                <w:lang w:val="en-US" w:eastAsia="ko-KR"/>
              </w:rPr>
              <w:t>(UPDATE has POST semantics)</w:t>
            </w:r>
          </w:p>
        </w:tc>
        <w:tc>
          <w:tcPr>
            <w:tcW w:w="8648" w:type="dxa"/>
            <w:shd w:val="clear" w:color="auto" w:fill="F2F2F2" w:themeFill="background1" w:themeFillShade="F2"/>
          </w:tcPr>
          <w:p w14:paraId="310E927D" w14:textId="77777777" w:rsidR="00E47E3F" w:rsidRPr="005F219E"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UPDATE</w:t>
            </w:r>
            <w:r w:rsidRPr="00D15BE3">
              <w:rPr>
                <w:rFonts w:ascii="Courier New" w:hAnsi="Courier New" w:cs="Courier New"/>
                <w:lang w:val="en-US" w:eastAsia="ko-KR"/>
              </w:rPr>
              <w:t xml:space="preserve"> </w:t>
            </w:r>
            <w:r w:rsidRPr="005F219E">
              <w:rPr>
                <w:rFonts w:ascii="Courier New" w:hAnsi="Courier New" w:cs="Courier New"/>
                <w:lang w:val="en-US" w:eastAsia="ko-KR"/>
              </w:rPr>
              <w:t>/a/room/1?if=oic.if.b</w:t>
            </w:r>
          </w:p>
          <w:p w14:paraId="1716863A"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5628171E"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1D7741">
              <w:rPr>
                <w:rFonts w:ascii="Courier New" w:hAnsi="Courier New" w:cs="Courier New"/>
                <w:lang w:val="en-US" w:eastAsia="ko-KR"/>
              </w:rPr>
              <w:t xml:space="preserve">{ </w:t>
            </w:r>
          </w:p>
          <w:p w14:paraId="5B0BAEA4"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w:t>
            </w:r>
          </w:p>
          <w:p w14:paraId="6A37B420"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760614B3"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sidRPr="00FB6702">
              <w:rPr>
                <w:rFonts w:ascii="Courier New" w:hAnsi="Courier New" w:cs="Courier New"/>
                <w:lang w:val="en-US" w:eastAsia="ko-KR"/>
              </w:rPr>
              <w:t xml:space="preserve">: </w:t>
            </w:r>
            <w:r>
              <w:rPr>
                <w:rFonts w:ascii="Courier New" w:hAnsi="Courier New" w:cs="Courier New"/>
                <w:lang w:val="en-US" w:eastAsia="ko-KR"/>
              </w:rPr>
              <w:t>false</w:t>
            </w:r>
            <w:r w:rsidRPr="00FB6702">
              <w:rPr>
                <w:rFonts w:ascii="Courier New" w:hAnsi="Courier New" w:cs="Courier New"/>
                <w:lang w:val="en-US" w:eastAsia="ko-KR"/>
              </w:rPr>
              <w:t xml:space="preserve"> </w:t>
            </w:r>
          </w:p>
          <w:p w14:paraId="62551880"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7599E1E7"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p>
          <w:p w14:paraId="2B7C6157"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5DAF1B59" w14:textId="77777777" w:rsidR="00E47E3F" w:rsidRDefault="00E47E3F" w:rsidP="00E84558">
            <w:pPr>
              <w:pStyle w:val="PARAGRAPH"/>
              <w:spacing w:before="0" w:after="0"/>
              <w:rPr>
                <w:rFonts w:ascii="Courier New" w:hAnsi="Courier New" w:cs="Courier New"/>
                <w:lang w:val="en-US" w:eastAsia="ko-KR"/>
              </w:rPr>
            </w:pPr>
          </w:p>
          <w:p w14:paraId="21B90FE2" w14:textId="77777777" w:rsidR="00E47E3F" w:rsidRPr="00D15BE3" w:rsidRDefault="00E47E3F" w:rsidP="00E84558">
            <w:pPr>
              <w:pStyle w:val="PARAGRAPH"/>
              <w:spacing w:before="0" w:after="0"/>
              <w:rPr>
                <w:lang w:val="en-US" w:eastAsia="ko-KR"/>
              </w:rPr>
            </w:pPr>
            <w:r>
              <w:rPr>
                <w:lang w:val="en-US" w:eastAsia="ko-KR"/>
              </w:rPr>
              <w:t xml:space="preserve">Since the "href" value in the </w:t>
            </w:r>
            <w:r w:rsidR="007E0216">
              <w:rPr>
                <w:lang w:val="en-US" w:eastAsia="ko-KR"/>
              </w:rPr>
              <w:t>UPDATE request</w:t>
            </w:r>
            <w:r>
              <w:rPr>
                <w:lang w:val="en-US" w:eastAsia="ko-KR"/>
              </w:rPr>
              <w:t xml:space="preserve"> is empty, the request is forwarded to all </w:t>
            </w:r>
            <w:r w:rsidR="007E0216">
              <w:rPr>
                <w:lang w:val="en-US" w:eastAsia="ko-KR"/>
              </w:rPr>
              <w:t xml:space="preserve">Resources </w:t>
            </w:r>
            <w:r>
              <w:rPr>
                <w:lang w:val="en-US" w:eastAsia="ko-KR"/>
              </w:rPr>
              <w:t xml:space="preserve">in the </w:t>
            </w:r>
            <w:r w:rsidR="007E0216">
              <w:rPr>
                <w:lang w:val="en-US" w:eastAsia="ko-KR"/>
              </w:rPr>
              <w:t xml:space="preserve">Collection </w:t>
            </w:r>
            <w:r>
              <w:rPr>
                <w:lang w:val="en-US" w:eastAsia="ko-KR"/>
              </w:rPr>
              <w:t xml:space="preserve">and </w:t>
            </w:r>
            <w:r w:rsidRPr="00D15BE3">
              <w:rPr>
                <w:lang w:val="en-US" w:eastAsia="ko-KR"/>
              </w:rPr>
              <w:t>becomes</w:t>
            </w:r>
            <w:r>
              <w:rPr>
                <w:lang w:val="en-US" w:eastAsia="ko-KR"/>
              </w:rPr>
              <w:t>:</w:t>
            </w:r>
          </w:p>
          <w:p w14:paraId="53A30FD1" w14:textId="77777777" w:rsidR="00E47E3F" w:rsidRDefault="00E47E3F" w:rsidP="00E84558">
            <w:pPr>
              <w:pStyle w:val="PARAGRAPH"/>
              <w:spacing w:before="0" w:after="0"/>
              <w:rPr>
                <w:rFonts w:ascii="Courier New" w:hAnsi="Courier New" w:cs="Courier New"/>
                <w:lang w:val="en-US" w:eastAsia="ko-KR"/>
              </w:rPr>
            </w:pPr>
          </w:p>
          <w:p w14:paraId="31A2A00A"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UPDATE /a/room/1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46E274AD"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UPDATE /the/light/1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78A2F0E7"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UPDATE /the/light/2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1E00C8E1"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UPDATE /my/fan/1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1F271610"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UPDATE /his/fan/2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398631BD" w14:textId="77777777" w:rsidR="007E0216" w:rsidRDefault="007E0216" w:rsidP="007E0216">
            <w:pPr>
              <w:pStyle w:val="PARAGRAPH"/>
              <w:spacing w:before="0" w:after="0"/>
              <w:jc w:val="left"/>
              <w:rPr>
                <w:rFonts w:ascii="Courier New" w:hAnsi="Courier New" w:cs="Courier New"/>
                <w:lang w:val="en-US" w:eastAsia="ko-KR"/>
              </w:rPr>
            </w:pPr>
            <w:r>
              <w:rPr>
                <w:rFonts w:ascii="Courier New" w:hAnsi="Courier New" w:cs="Courier New"/>
                <w:lang w:val="en-US" w:eastAsia="ko-KR"/>
              </w:rPr>
              <w:t xml:space="preserve">UPDATE /the/switches/1?if=oic.if.b {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Pr>
                <w:rFonts w:ascii="Courier New" w:hAnsi="Courier New" w:cs="Courier New"/>
                <w:lang w:val="en-US" w:eastAsia="ko-KR"/>
              </w:rPr>
              <w:t>: false }</w:t>
            </w:r>
          </w:p>
          <w:p w14:paraId="6C2EF5E6" w14:textId="77777777" w:rsidR="00E47E3F" w:rsidRPr="005F219E" w:rsidRDefault="00E47E3F" w:rsidP="00E84558">
            <w:pPr>
              <w:pStyle w:val="PARAGRAPH"/>
              <w:spacing w:before="0" w:after="0"/>
              <w:rPr>
                <w:rFonts w:ascii="Courier New" w:hAnsi="Courier New" w:cs="Courier New"/>
                <w:lang w:val="en-US" w:eastAsia="ko-KR"/>
              </w:rPr>
            </w:pPr>
          </w:p>
          <w:p w14:paraId="609C7B61" w14:textId="77777777" w:rsidR="00E47E3F" w:rsidRDefault="00E47E3F" w:rsidP="00E84558">
            <w:pPr>
              <w:pStyle w:val="PARAGRAPH"/>
              <w:rPr>
                <w:lang w:val="en-US" w:eastAsia="ko-KR"/>
              </w:rPr>
            </w:pPr>
          </w:p>
          <w:p w14:paraId="6E3617C5" w14:textId="77777777" w:rsidR="00E47E3F" w:rsidRDefault="00E47E3F" w:rsidP="00E84558">
            <w:pPr>
              <w:pStyle w:val="PARAGRAPH"/>
              <w:rPr>
                <w:lang w:val="en-US" w:eastAsia="ko-KR"/>
              </w:rPr>
            </w:pPr>
            <w:r>
              <w:rPr>
                <w:lang w:val="en-US" w:eastAsia="ko-KR"/>
              </w:rPr>
              <w:t>The response will be same as response for GET /a/room/1?if=oic.if.b.</w:t>
            </w:r>
          </w:p>
          <w:p w14:paraId="2C3AD11C" w14:textId="77777777" w:rsidR="00E47E3F" w:rsidRPr="005F219E" w:rsidRDefault="00E47E3F" w:rsidP="0006451D">
            <w:pPr>
              <w:pStyle w:val="PARAGRAPH"/>
              <w:rPr>
                <w:lang w:val="en-US" w:eastAsia="ko-KR"/>
              </w:rPr>
            </w:pPr>
            <w:r>
              <w:rPr>
                <w:lang w:val="en-US" w:eastAsia="ko-KR"/>
              </w:rPr>
              <w:t xml:space="preserve">Since /a/room/1 does not have a "value" </w:t>
            </w:r>
            <w:r w:rsidR="007E0216">
              <w:rPr>
                <w:lang w:val="en-US" w:eastAsia="ko-KR"/>
              </w:rPr>
              <w:t>P</w:t>
            </w:r>
            <w:r>
              <w:rPr>
                <w:lang w:val="en-US" w:eastAsia="ko-KR"/>
              </w:rPr>
              <w:t xml:space="preserve">roperty exposed by its </w:t>
            </w:r>
            <w:r w:rsidR="007E0216">
              <w:rPr>
                <w:lang w:val="en-US" w:eastAsia="ko-KR"/>
              </w:rPr>
              <w:t>D</w:t>
            </w:r>
            <w:r>
              <w:rPr>
                <w:lang w:val="en-US" w:eastAsia="ko-KR"/>
              </w:rPr>
              <w:t xml:space="preserve">efault </w:t>
            </w:r>
            <w:r w:rsidR="0006451D">
              <w:rPr>
                <w:lang w:val="en-US" w:eastAsia="ko-KR"/>
              </w:rPr>
              <w:t>I</w:t>
            </w:r>
            <w:r>
              <w:rPr>
                <w:lang w:val="en-US" w:eastAsia="ko-KR"/>
              </w:rPr>
              <w:t xml:space="preserve">nterface, the </w:t>
            </w:r>
            <w:r w:rsidR="007E0216">
              <w:rPr>
                <w:lang w:val="en-US" w:eastAsia="ko-KR"/>
              </w:rPr>
              <w:t xml:space="preserve">UPDATE </w:t>
            </w:r>
            <w:r>
              <w:rPr>
                <w:lang w:val="en-US" w:eastAsia="ko-KR"/>
              </w:rPr>
              <w:t>request will be silently ignored</w:t>
            </w:r>
            <w:r w:rsidR="00A56DF4">
              <w:rPr>
                <w:lang w:val="en-US" w:eastAsia="ko-KR"/>
              </w:rPr>
              <w:t xml:space="preserve"> </w:t>
            </w:r>
            <w:r w:rsidR="00A56DF4" w:rsidRPr="00A56DF4">
              <w:rPr>
                <w:lang w:val="en-US" w:eastAsia="ko-KR"/>
              </w:rPr>
              <w:t>and it will not be included in the UPDATE response</w:t>
            </w:r>
            <w:r>
              <w:rPr>
                <w:lang w:val="en-US" w:eastAsia="ko-KR"/>
              </w:rPr>
              <w:t>.</w:t>
            </w:r>
          </w:p>
        </w:tc>
      </w:tr>
      <w:tr w:rsidR="00E47E3F" w14:paraId="10BD5D55" w14:textId="77777777" w:rsidTr="00E47E3F">
        <w:tc>
          <w:tcPr>
            <w:tcW w:w="1360" w:type="dxa"/>
          </w:tcPr>
          <w:p w14:paraId="0C84C525" w14:textId="77777777" w:rsidR="00E47E3F" w:rsidRDefault="00E47E3F" w:rsidP="00E84558">
            <w:pPr>
              <w:pStyle w:val="PARAGRAPH"/>
              <w:jc w:val="left"/>
              <w:rPr>
                <w:lang w:val="en-US" w:eastAsia="ko-KR"/>
              </w:rPr>
            </w:pPr>
            <w:r>
              <w:rPr>
                <w:lang w:val="en-US" w:eastAsia="ko-KR"/>
              </w:rPr>
              <w:t>Use of batch</w:t>
            </w:r>
          </w:p>
          <w:p w14:paraId="5C8BE0D9" w14:textId="77777777" w:rsidR="00E47E3F" w:rsidRDefault="00E47E3F" w:rsidP="00E84558">
            <w:pPr>
              <w:pStyle w:val="PARAGRAPH"/>
              <w:jc w:val="left"/>
              <w:rPr>
                <w:lang w:val="en-US" w:eastAsia="ko-KR"/>
              </w:rPr>
            </w:pPr>
            <w:r>
              <w:rPr>
                <w:lang w:val="en-US" w:eastAsia="ko-KR"/>
              </w:rPr>
              <w:t>(UPDATE has POST semantics)</w:t>
            </w:r>
          </w:p>
        </w:tc>
        <w:tc>
          <w:tcPr>
            <w:tcW w:w="8648" w:type="dxa"/>
            <w:shd w:val="clear" w:color="auto" w:fill="F2F2F2" w:themeFill="background1" w:themeFillShade="F2"/>
          </w:tcPr>
          <w:p w14:paraId="7D3DDED0" w14:textId="77777777" w:rsidR="00E47E3F" w:rsidRPr="00D15BE3"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UPDATE</w:t>
            </w:r>
            <w:r w:rsidRPr="00D15BE3">
              <w:rPr>
                <w:rFonts w:ascii="Courier New" w:hAnsi="Courier New" w:cs="Courier New"/>
                <w:lang w:val="en-US" w:eastAsia="ko-KR"/>
              </w:rPr>
              <w:t xml:space="preserve"> /a/room/1?if=oic.if.b</w:t>
            </w:r>
          </w:p>
          <w:p w14:paraId="4999C6AD"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2B67B117"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1D7741">
              <w:rPr>
                <w:rFonts w:ascii="Courier New" w:hAnsi="Courier New" w:cs="Courier New"/>
                <w:lang w:val="en-US" w:eastAsia="ko-KR"/>
              </w:rPr>
              <w:t xml:space="preserve">{ </w:t>
            </w:r>
          </w:p>
          <w:p w14:paraId="44019BD1"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"/the/light/1",</w:t>
            </w:r>
          </w:p>
          <w:p w14:paraId="0CC38050"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431E394E"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sidRPr="00FB6702">
              <w:rPr>
                <w:rFonts w:ascii="Courier New" w:hAnsi="Courier New" w:cs="Courier New"/>
                <w:lang w:val="en-US" w:eastAsia="ko-KR"/>
              </w:rPr>
              <w:t xml:space="preserve">: </w:t>
            </w:r>
            <w:r>
              <w:rPr>
                <w:rFonts w:ascii="Courier New" w:hAnsi="Courier New" w:cs="Courier New"/>
                <w:lang w:val="en-US" w:eastAsia="ko-KR"/>
              </w:rPr>
              <w:t>false</w:t>
            </w:r>
            <w:r w:rsidRPr="00FB6702">
              <w:rPr>
                <w:rFonts w:ascii="Courier New" w:hAnsi="Courier New" w:cs="Courier New"/>
                <w:lang w:val="en-US" w:eastAsia="ko-KR"/>
              </w:rPr>
              <w:t xml:space="preserve"> </w:t>
            </w:r>
          </w:p>
          <w:p w14:paraId="798940AC"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2182F06F"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r>
              <w:rPr>
                <w:rFonts w:ascii="Courier New" w:hAnsi="Courier New" w:cs="Courier New"/>
                <w:lang w:val="en-US" w:eastAsia="ko-KR"/>
              </w:rPr>
              <w:t>,</w:t>
            </w:r>
          </w:p>
          <w:p w14:paraId="374EA62B"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1D7741">
              <w:rPr>
                <w:rFonts w:ascii="Courier New" w:hAnsi="Courier New" w:cs="Courier New"/>
                <w:lang w:val="en-US" w:eastAsia="ko-KR"/>
              </w:rPr>
              <w:t xml:space="preserve">{ </w:t>
            </w:r>
          </w:p>
          <w:p w14:paraId="5F49A346"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"/the/light/2",</w:t>
            </w:r>
          </w:p>
          <w:p w14:paraId="2709A499"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37FC5833"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sidRPr="00FB6702">
              <w:rPr>
                <w:rFonts w:ascii="Courier New" w:hAnsi="Courier New" w:cs="Courier New"/>
                <w:lang w:val="en-US" w:eastAsia="ko-KR"/>
              </w:rPr>
              <w:t xml:space="preserve">: </w:t>
            </w:r>
            <w:r>
              <w:rPr>
                <w:rFonts w:ascii="Courier New" w:hAnsi="Courier New" w:cs="Courier New"/>
                <w:lang w:val="en-US" w:eastAsia="ko-KR"/>
              </w:rPr>
              <w:t>true</w:t>
            </w:r>
            <w:r w:rsidRPr="00FB6702">
              <w:rPr>
                <w:rFonts w:ascii="Courier New" w:hAnsi="Courier New" w:cs="Courier New"/>
                <w:lang w:val="en-US" w:eastAsia="ko-KR"/>
              </w:rPr>
              <w:t xml:space="preserve"> </w:t>
            </w:r>
          </w:p>
          <w:p w14:paraId="66D07577"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6637475F"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r>
              <w:rPr>
                <w:rFonts w:ascii="Courier New" w:hAnsi="Courier New" w:cs="Courier New"/>
                <w:lang w:val="en-US" w:eastAsia="ko-KR"/>
              </w:rPr>
              <w:t>,</w:t>
            </w:r>
          </w:p>
          <w:p w14:paraId="71B9EBFD"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1D7741">
              <w:rPr>
                <w:rFonts w:ascii="Courier New" w:hAnsi="Courier New" w:cs="Courier New"/>
                <w:lang w:val="en-US" w:eastAsia="ko-KR"/>
              </w:rPr>
              <w:t xml:space="preserve">{ </w:t>
            </w:r>
          </w:p>
          <w:p w14:paraId="049F3902"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"/a/room/1",</w:t>
            </w:r>
          </w:p>
          <w:p w14:paraId="6B5AAB02"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105F6F27"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4004AE">
              <w:rPr>
                <w:rFonts w:ascii="Courier New" w:hAnsi="Courier New" w:cs="Courier New"/>
                <w:lang w:val="en-US" w:eastAsia="ko-KR"/>
              </w:rPr>
              <w:t>"x.org.</w:t>
            </w:r>
            <w:r>
              <w:rPr>
                <w:rFonts w:ascii="Courier New" w:hAnsi="Courier New" w:cs="Courier New" w:hint="eastAsia"/>
                <w:lang w:val="en-US" w:eastAsia="ko-KR"/>
              </w:rPr>
              <w:t>example</w:t>
            </w:r>
            <w:r w:rsidRPr="004004AE">
              <w:rPr>
                <w:rFonts w:ascii="Courier New" w:hAnsi="Courier New" w:cs="Courier New"/>
                <w:lang w:val="en-US" w:eastAsia="ko-KR"/>
              </w:rPr>
              <w:t>.colo</w:t>
            </w:r>
            <w:r w:rsidR="0006451D">
              <w:rPr>
                <w:rFonts w:ascii="Courier New" w:hAnsi="Courier New" w:cs="Courier New"/>
                <w:lang w:val="en-US" w:eastAsia="ko-KR"/>
              </w:rPr>
              <w:t>u</w:t>
            </w:r>
            <w:r w:rsidRPr="004004AE">
              <w:rPr>
                <w:rFonts w:ascii="Courier New" w:hAnsi="Courier New" w:cs="Courier New"/>
                <w:lang w:val="en-US" w:eastAsia="ko-KR"/>
              </w:rPr>
              <w:t>r": "</w:t>
            </w:r>
            <w:r>
              <w:rPr>
                <w:rFonts w:ascii="Courier New" w:hAnsi="Courier New" w:cs="Courier New"/>
                <w:lang w:val="en-US" w:eastAsia="ko-KR"/>
              </w:rPr>
              <w:t>red</w:t>
            </w:r>
            <w:r w:rsidRPr="004004AE">
              <w:rPr>
                <w:rFonts w:ascii="Courier New" w:hAnsi="Courier New" w:cs="Courier New"/>
                <w:lang w:val="en-US" w:eastAsia="ko-KR"/>
              </w:rPr>
              <w:t>"</w:t>
            </w:r>
          </w:p>
          <w:p w14:paraId="3837F5B9"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55DA89C8"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p>
          <w:p w14:paraId="3BE493C0"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4B04FB46" w14:textId="77777777" w:rsidR="00E47E3F" w:rsidRDefault="00E47E3F" w:rsidP="00E84558">
            <w:pPr>
              <w:pStyle w:val="PARAGRAPH"/>
              <w:spacing w:before="0" w:after="0"/>
              <w:rPr>
                <w:lang w:val="en-US" w:eastAsia="ko-KR"/>
              </w:rPr>
            </w:pPr>
          </w:p>
          <w:p w14:paraId="1928940F" w14:textId="77777777" w:rsidR="00E47E3F" w:rsidRDefault="00E47E3F" w:rsidP="00E84558">
            <w:pPr>
              <w:pStyle w:val="PARAGRAPH"/>
              <w:spacing w:before="0" w:after="0"/>
              <w:rPr>
                <w:lang w:val="en-US" w:eastAsia="ko-KR"/>
              </w:rPr>
            </w:pPr>
            <w:r>
              <w:rPr>
                <w:lang w:val="en-US" w:eastAsia="ko-KR"/>
              </w:rPr>
              <w:t xml:space="preserve">This turns /the/light/1 off, turns /the/light/2 </w:t>
            </w:r>
            <w:r>
              <w:rPr>
                <w:rFonts w:hint="eastAsia"/>
                <w:lang w:val="en-US" w:eastAsia="ko-KR"/>
              </w:rPr>
              <w:t>on</w:t>
            </w:r>
            <w:r>
              <w:rPr>
                <w:lang w:val="en-US" w:eastAsia="ko-KR"/>
              </w:rPr>
              <w:t>, and sets the colo</w:t>
            </w:r>
            <w:r w:rsidR="0006451D">
              <w:rPr>
                <w:lang w:val="en-US" w:eastAsia="ko-KR"/>
              </w:rPr>
              <w:t>u</w:t>
            </w:r>
            <w:r>
              <w:rPr>
                <w:lang w:val="en-US" w:eastAsia="ko-KR"/>
              </w:rPr>
              <w:t xml:space="preserve">r of </w:t>
            </w:r>
            <w:r w:rsidR="0006451D">
              <w:rPr>
                <w:lang w:val="en-US" w:eastAsia="ko-KR"/>
              </w:rPr>
              <w:t>/a/room/1</w:t>
            </w:r>
            <w:r>
              <w:rPr>
                <w:lang w:val="en-US" w:eastAsia="ko-KR"/>
              </w:rPr>
              <w:t xml:space="preserve"> to "red".</w:t>
            </w:r>
          </w:p>
          <w:p w14:paraId="44C4BEF1" w14:textId="77777777" w:rsidR="00E47E3F" w:rsidRDefault="00E47E3F" w:rsidP="00E84558">
            <w:pPr>
              <w:pStyle w:val="PARAGRAPH"/>
              <w:spacing w:before="0" w:after="0"/>
              <w:rPr>
                <w:lang w:val="en-US" w:eastAsia="ko-KR"/>
              </w:rPr>
            </w:pPr>
          </w:p>
          <w:p w14:paraId="4ADE05EE" w14:textId="77777777" w:rsidR="00E47E3F" w:rsidRDefault="00E47E3F" w:rsidP="00E84558">
            <w:pPr>
              <w:pStyle w:val="PARAGRAPH"/>
              <w:spacing w:before="0" w:after="0"/>
              <w:rPr>
                <w:lang w:val="en-US" w:eastAsia="ko-KR"/>
              </w:rPr>
            </w:pPr>
            <w:r>
              <w:rPr>
                <w:lang w:val="en-US" w:eastAsia="ko-KR"/>
              </w:rPr>
              <w:lastRenderedPageBreak/>
              <w:t>The response will be same as response for GET /a/room/1?if=oic.if.b</w:t>
            </w:r>
            <w:r w:rsidR="0006451D">
              <w:rPr>
                <w:lang w:val="en-US" w:eastAsia="ko-KR"/>
              </w:rPr>
              <w:t xml:space="preserve"> with the updated Property values as shown below</w:t>
            </w:r>
            <w:r>
              <w:rPr>
                <w:lang w:val="en-US" w:eastAsia="ko-KR"/>
              </w:rPr>
              <w:t>.</w:t>
            </w:r>
          </w:p>
          <w:p w14:paraId="42966842" w14:textId="77777777" w:rsidR="00E47E3F" w:rsidRDefault="00E47E3F" w:rsidP="00E84558">
            <w:pPr>
              <w:pStyle w:val="PARAGRAPH"/>
              <w:spacing w:before="0" w:after="0"/>
              <w:rPr>
                <w:lang w:val="en-US" w:eastAsia="ko-KR"/>
              </w:rPr>
            </w:pPr>
          </w:p>
          <w:p w14:paraId="1F2A7BED"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w:t>
            </w:r>
          </w:p>
          <w:p w14:paraId="3BE105AB"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 </w:t>
            </w:r>
          </w:p>
          <w:p w14:paraId="42A35167"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href</w:t>
            </w:r>
            <w:r>
              <w:rPr>
                <w:rFonts w:ascii="Courier New" w:hAnsi="Courier New" w:cs="Courier New"/>
                <w:lang w:val="en-US" w:eastAsia="ko-KR"/>
              </w:rPr>
              <w:t>"</w:t>
            </w: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/a/room/1</w:t>
            </w:r>
            <w:r>
              <w:rPr>
                <w:rFonts w:ascii="Courier New" w:hAnsi="Courier New" w:cs="Courier New"/>
                <w:lang w:val="en-US" w:eastAsia="ko-KR"/>
              </w:rPr>
              <w:t>"</w:t>
            </w:r>
            <w:r w:rsidRPr="004004AE">
              <w:rPr>
                <w:rFonts w:ascii="Courier New" w:hAnsi="Courier New" w:cs="Courier New"/>
                <w:lang w:val="en-US" w:eastAsia="ko-KR"/>
              </w:rPr>
              <w:t>,</w:t>
            </w:r>
          </w:p>
          <w:p w14:paraId="0E76C5EC" w14:textId="77777777" w:rsidR="0006451D"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r>
              <w:rPr>
                <w:rFonts w:ascii="Courier New" w:hAnsi="Courier New" w:cs="Courier New"/>
                <w:lang w:val="en-US" w:eastAsia="ko-KR"/>
              </w:rPr>
              <w:t>"</w:t>
            </w:r>
            <w:r w:rsidRPr="004004AE">
              <w:rPr>
                <w:rFonts w:ascii="Courier New" w:hAnsi="Courier New" w:cs="Courier New"/>
                <w:lang w:val="en-US" w:eastAsia="ko-KR"/>
              </w:rPr>
              <w:t>rep</w:t>
            </w:r>
            <w:r>
              <w:rPr>
                <w:rFonts w:ascii="Courier New" w:hAnsi="Courier New" w:cs="Courier New"/>
                <w:lang w:val="en-US" w:eastAsia="ko-KR"/>
              </w:rPr>
              <w:t>"</w:t>
            </w:r>
            <w:r w:rsidRPr="004004AE">
              <w:rPr>
                <w:rFonts w:ascii="Courier New" w:hAnsi="Courier New" w:cs="Courier New"/>
                <w:lang w:val="en-US" w:eastAsia="ko-KR"/>
              </w:rPr>
              <w:t>:{"x.org.</w:t>
            </w:r>
            <w:r>
              <w:rPr>
                <w:rFonts w:ascii="Courier New" w:hAnsi="Courier New" w:cs="Courier New" w:hint="eastAsia"/>
                <w:lang w:val="en-US" w:eastAsia="ko-KR"/>
              </w:rPr>
              <w:t>example</w:t>
            </w:r>
            <w:r w:rsidRPr="004004AE">
              <w:rPr>
                <w:rFonts w:ascii="Courier New" w:hAnsi="Courier New" w:cs="Courier New"/>
                <w:lang w:val="en-US" w:eastAsia="ko-KR"/>
              </w:rPr>
              <w:t>.colo</w:t>
            </w:r>
            <w:r>
              <w:rPr>
                <w:rFonts w:ascii="Courier New" w:hAnsi="Courier New" w:cs="Courier New"/>
                <w:lang w:val="en-US" w:eastAsia="ko-KR"/>
              </w:rPr>
              <w:t>u</w:t>
            </w:r>
            <w:r w:rsidRPr="004004AE">
              <w:rPr>
                <w:rFonts w:ascii="Courier New" w:hAnsi="Courier New" w:cs="Courier New"/>
                <w:lang w:val="en-US" w:eastAsia="ko-KR"/>
              </w:rPr>
              <w:t>r": "</w:t>
            </w:r>
            <w:r>
              <w:rPr>
                <w:rFonts w:ascii="Courier New" w:hAnsi="Courier New" w:cs="Courier New"/>
                <w:lang w:val="en-US" w:eastAsia="ko-KR"/>
              </w:rPr>
              <w:t>red</w:t>
            </w:r>
            <w:r w:rsidRPr="004004AE">
              <w:rPr>
                <w:rFonts w:ascii="Courier New" w:hAnsi="Courier New" w:cs="Courier New"/>
                <w:lang w:val="en-US" w:eastAsia="ko-KR"/>
              </w:rPr>
              <w:t>",</w:t>
            </w:r>
          </w:p>
          <w:p w14:paraId="7D93989E" w14:textId="77777777" w:rsidR="0006451D" w:rsidRPr="004004AE" w:rsidRDefault="0006451D" w:rsidP="0006451D">
            <w:pPr>
              <w:pStyle w:val="PARAGRAPH"/>
              <w:rPr>
                <w:rFonts w:ascii="Courier New" w:hAnsi="Courier New" w:cs="Courier New"/>
                <w:lang w:val="en-US" w:eastAsia="ko-KR"/>
              </w:rPr>
            </w:pPr>
            <w:r>
              <w:rPr>
                <w:rFonts w:ascii="Courier New" w:hAnsi="Courier New" w:cs="Courier New"/>
                <w:lang w:val="en-US" w:eastAsia="ko-KR"/>
              </w:rPr>
              <w:t xml:space="preserve">     </w:t>
            </w:r>
            <w:r w:rsidRPr="004004AE">
              <w:rPr>
                <w:rFonts w:ascii="Courier New" w:hAnsi="Courier New" w:cs="Courier New"/>
                <w:lang w:val="en-US" w:eastAsia="ko-KR"/>
              </w:rPr>
              <w:t>"x.org.</w:t>
            </w:r>
            <w:r>
              <w:rPr>
                <w:rFonts w:ascii="Courier New" w:hAnsi="Courier New" w:cs="Courier New" w:hint="eastAsia"/>
                <w:lang w:val="en-US" w:eastAsia="ko-KR"/>
              </w:rPr>
              <w:t>example</w:t>
            </w:r>
            <w:r w:rsidRPr="004004AE">
              <w:rPr>
                <w:rFonts w:ascii="Courier New" w:hAnsi="Courier New" w:cs="Courier New"/>
                <w:lang w:val="en-US" w:eastAsia="ko-KR"/>
              </w:rPr>
              <w:t>.dimension": "15bx15wx10h"}</w:t>
            </w:r>
          </w:p>
          <w:p w14:paraId="2252D3D8"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5E95D56A"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35293C71"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"href": "/the/light/1",</w:t>
            </w:r>
          </w:p>
          <w:p w14:paraId="0A009B56"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"rep": {"value": false}</w:t>
            </w:r>
          </w:p>
          <w:p w14:paraId="5453F561"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33F95A7D"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w:t>
            </w:r>
          </w:p>
          <w:p w14:paraId="0011357F"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"href": "/the/light/2",</w:t>
            </w:r>
          </w:p>
          <w:p w14:paraId="2F3DF293" w14:textId="77777777" w:rsidR="0006451D" w:rsidRPr="004004AE" w:rsidRDefault="0006451D" w:rsidP="0006451D">
            <w:pPr>
              <w:pStyle w:val="PARAGRAPH"/>
              <w:rPr>
                <w:rFonts w:ascii="Courier New" w:hAnsi="Courier New" w:cs="Courier New"/>
                <w:lang w:val="en-US" w:eastAsia="ko-KR"/>
              </w:rPr>
            </w:pPr>
            <w:r w:rsidRPr="004004AE">
              <w:rPr>
                <w:rFonts w:ascii="Courier New" w:hAnsi="Courier New" w:cs="Courier New"/>
                <w:lang w:val="en-US" w:eastAsia="ko-KR"/>
              </w:rPr>
              <w:t xml:space="preserve">   "rep": {"value": true}</w:t>
            </w:r>
          </w:p>
          <w:p w14:paraId="768FB609" w14:textId="77777777" w:rsidR="0006451D" w:rsidRPr="004004AE" w:rsidRDefault="0006451D" w:rsidP="0006451D">
            <w:pPr>
              <w:pStyle w:val="PARAGRAPH"/>
              <w:rPr>
                <w:rFonts w:ascii="Courier New" w:hAnsi="Courier New" w:cs="Courier New"/>
                <w:lang w:val="en-US" w:eastAsia="ko-KR"/>
              </w:rPr>
            </w:pPr>
            <w:r>
              <w:rPr>
                <w:rFonts w:ascii="Courier New" w:hAnsi="Courier New" w:cs="Courier New"/>
                <w:lang w:val="en-US" w:eastAsia="ko-KR"/>
              </w:rPr>
              <w:t xml:space="preserve"> }</w:t>
            </w:r>
          </w:p>
          <w:p w14:paraId="02476D6F" w14:textId="77777777" w:rsidR="00E47E3F" w:rsidRDefault="0006451D" w:rsidP="0006451D">
            <w:pPr>
              <w:pStyle w:val="PARAGRAPH"/>
              <w:spacing w:before="0" w:after="0"/>
              <w:rPr>
                <w:lang w:val="en-US" w:eastAsia="ko-KR"/>
              </w:rPr>
            </w:pPr>
            <w:r w:rsidRPr="004004AE">
              <w:rPr>
                <w:rFonts w:ascii="Courier New" w:hAnsi="Courier New" w:cs="Courier New"/>
                <w:lang w:val="en-US" w:eastAsia="ko-KR"/>
              </w:rPr>
              <w:t>]</w:t>
            </w:r>
          </w:p>
          <w:p w14:paraId="093E000A" w14:textId="77777777" w:rsidR="00E47E3F" w:rsidRDefault="00E47E3F" w:rsidP="00E84558">
            <w:pPr>
              <w:pStyle w:val="PARAGRAPH"/>
              <w:spacing w:before="0" w:after="0"/>
              <w:rPr>
                <w:lang w:val="en-US" w:eastAsia="ko-KR"/>
              </w:rPr>
            </w:pPr>
            <w:r>
              <w:rPr>
                <w:lang w:val="en-US" w:eastAsia="ko-KR"/>
              </w:rPr>
              <w:t xml:space="preserve">Example use of additional query parameters to select items by matching </w:t>
            </w:r>
            <w:r w:rsidR="0006451D">
              <w:rPr>
                <w:lang w:val="en-US" w:eastAsia="ko-KR"/>
              </w:rPr>
              <w:t>L</w:t>
            </w:r>
            <w:r>
              <w:rPr>
                <w:lang w:val="en-US" w:eastAsia="ko-KR"/>
              </w:rPr>
              <w:t xml:space="preserve">ink </w:t>
            </w:r>
            <w:r w:rsidR="0006451D">
              <w:rPr>
                <w:lang w:val="en-US" w:eastAsia="ko-KR"/>
              </w:rPr>
              <w:t>Parameters</w:t>
            </w:r>
            <w:r>
              <w:rPr>
                <w:lang w:val="en-US" w:eastAsia="ko-KR"/>
              </w:rPr>
              <w:t>.</w:t>
            </w:r>
          </w:p>
          <w:p w14:paraId="2A942267" w14:textId="77777777" w:rsidR="00E47E3F" w:rsidRDefault="00E47E3F" w:rsidP="00E84558">
            <w:pPr>
              <w:pStyle w:val="PARAGRAPH"/>
              <w:spacing w:before="0" w:after="0"/>
              <w:rPr>
                <w:lang w:val="en-US" w:eastAsia="ko-KR"/>
              </w:rPr>
            </w:pPr>
          </w:p>
          <w:p w14:paraId="0FF89EAE" w14:textId="77777777" w:rsidR="00E47E3F" w:rsidRDefault="00E47E3F" w:rsidP="00E84558">
            <w:pPr>
              <w:pStyle w:val="PARAGRAPH"/>
              <w:spacing w:before="0" w:after="0"/>
              <w:rPr>
                <w:lang w:val="en-US" w:eastAsia="ko-KR"/>
              </w:rPr>
            </w:pPr>
            <w:r>
              <w:rPr>
                <w:lang w:val="en-US" w:eastAsia="ko-KR"/>
              </w:rPr>
              <w:t xml:space="preserve">Turn on light 1 based on the "ins" </w:t>
            </w:r>
            <w:r w:rsidR="0006451D">
              <w:rPr>
                <w:lang w:val="en-US" w:eastAsia="ko-KR"/>
              </w:rPr>
              <w:t>L</w:t>
            </w:r>
            <w:r>
              <w:rPr>
                <w:lang w:val="en-US" w:eastAsia="ko-KR"/>
              </w:rPr>
              <w:t xml:space="preserve">ink </w:t>
            </w:r>
            <w:r w:rsidR="0006451D">
              <w:rPr>
                <w:lang w:val="en-US" w:eastAsia="ko-KR"/>
              </w:rPr>
              <w:t xml:space="preserve">Parameters </w:t>
            </w:r>
            <w:r>
              <w:rPr>
                <w:lang w:val="en-US" w:eastAsia="ko-KR"/>
              </w:rPr>
              <w:t>value of "</w:t>
            </w:r>
            <w:r w:rsidR="00276DAD">
              <w:rPr>
                <w:lang w:val="en-US" w:eastAsia="ko-KR"/>
              </w:rPr>
              <w:t>1111</w:t>
            </w:r>
            <w:r>
              <w:rPr>
                <w:lang w:val="en-US" w:eastAsia="ko-KR"/>
              </w:rPr>
              <w:t>1"</w:t>
            </w:r>
          </w:p>
          <w:p w14:paraId="4FEC3890" w14:textId="77777777" w:rsidR="00E47E3F" w:rsidRDefault="00E47E3F" w:rsidP="00E84558">
            <w:pPr>
              <w:pStyle w:val="PARAGRAPH"/>
              <w:spacing w:before="0" w:after="0"/>
              <w:rPr>
                <w:lang w:val="en-US" w:eastAsia="ko-KR"/>
              </w:rPr>
            </w:pPr>
          </w:p>
          <w:p w14:paraId="3442C91D" w14:textId="77777777" w:rsidR="00E47E3F" w:rsidRPr="00D15BE3"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UPDATE</w:t>
            </w:r>
            <w:r w:rsidRPr="00D15BE3">
              <w:rPr>
                <w:rFonts w:ascii="Courier New" w:hAnsi="Courier New" w:cs="Courier New"/>
                <w:lang w:val="en-US" w:eastAsia="ko-KR"/>
              </w:rPr>
              <w:t xml:space="preserve"> /a/room/1?if=oic.if.b</w:t>
            </w:r>
            <w:r>
              <w:rPr>
                <w:rFonts w:ascii="Courier New" w:hAnsi="Courier New" w:cs="Courier New"/>
                <w:lang w:val="en-US" w:eastAsia="ko-KR"/>
              </w:rPr>
              <w:t>&amp;ins=</w:t>
            </w:r>
            <w:r w:rsidR="00276DAD">
              <w:rPr>
                <w:rFonts w:ascii="Courier New" w:hAnsi="Courier New" w:cs="Courier New"/>
                <w:lang w:val="en-US" w:eastAsia="ko-KR"/>
              </w:rPr>
              <w:t>1111</w:t>
            </w:r>
            <w:r>
              <w:rPr>
                <w:rFonts w:ascii="Courier New" w:hAnsi="Courier New" w:cs="Courier New"/>
                <w:lang w:val="en-US" w:eastAsia="ko-KR"/>
              </w:rPr>
              <w:t>1</w:t>
            </w:r>
          </w:p>
          <w:p w14:paraId="012A22C6"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4884B31C"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1D7741">
              <w:rPr>
                <w:rFonts w:ascii="Courier New" w:hAnsi="Courier New" w:cs="Courier New"/>
                <w:lang w:val="en-US" w:eastAsia="ko-KR"/>
              </w:rPr>
              <w:t xml:space="preserve">{ </w:t>
            </w:r>
          </w:p>
          <w:p w14:paraId="25D82752"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w:t>
            </w:r>
          </w:p>
          <w:p w14:paraId="7069342D"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0F0395D1"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sidRPr="00FB6702">
              <w:rPr>
                <w:rFonts w:ascii="Courier New" w:hAnsi="Courier New" w:cs="Courier New"/>
                <w:lang w:val="en-US" w:eastAsia="ko-KR"/>
              </w:rPr>
              <w:t xml:space="preserve">: </w:t>
            </w:r>
            <w:r>
              <w:rPr>
                <w:rFonts w:ascii="Courier New" w:hAnsi="Courier New" w:cs="Courier New"/>
                <w:lang w:val="en-US" w:eastAsia="ko-KR"/>
              </w:rPr>
              <w:t>false</w:t>
            </w:r>
            <w:r w:rsidRPr="00FB6702">
              <w:rPr>
                <w:rFonts w:ascii="Courier New" w:hAnsi="Courier New" w:cs="Courier New"/>
                <w:lang w:val="en-US" w:eastAsia="ko-KR"/>
              </w:rPr>
              <w:t xml:space="preserve"> </w:t>
            </w:r>
          </w:p>
          <w:p w14:paraId="179722F5"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1C24D50B"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p>
          <w:p w14:paraId="4C0DB7C6"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45500A49" w14:textId="77777777" w:rsidR="00E47E3F" w:rsidRDefault="00E47E3F" w:rsidP="00E84558">
            <w:pPr>
              <w:pStyle w:val="PARAGRAPH"/>
              <w:spacing w:before="0" w:after="0"/>
              <w:rPr>
                <w:lang w:val="en-US" w:eastAsia="ko-KR"/>
              </w:rPr>
            </w:pPr>
          </w:p>
          <w:p w14:paraId="2AA766D1" w14:textId="77777777" w:rsidR="00E47E3F" w:rsidRDefault="00E47E3F" w:rsidP="00E84558">
            <w:pPr>
              <w:pStyle w:val="PARAGRAPH"/>
              <w:spacing w:before="0" w:after="0"/>
              <w:rPr>
                <w:lang w:val="en-US" w:eastAsia="ko-KR"/>
              </w:rPr>
            </w:pPr>
            <w:r>
              <w:rPr>
                <w:lang w:val="en-US" w:eastAsia="ko-KR"/>
              </w:rPr>
              <w:t xml:space="preserve">Similar to the earlier example, "href": "" applies the </w:t>
            </w:r>
            <w:r w:rsidR="0006451D">
              <w:rPr>
                <w:lang w:val="en-US" w:eastAsia="ko-KR"/>
              </w:rPr>
              <w:t xml:space="preserve">UPDATE request </w:t>
            </w:r>
            <w:r>
              <w:rPr>
                <w:lang w:val="en-US" w:eastAsia="ko-KR"/>
              </w:rPr>
              <w:t>to all</w:t>
            </w:r>
            <w:r w:rsidR="003A05CF">
              <w:rPr>
                <w:lang w:val="en-US" w:eastAsia="ko-KR"/>
              </w:rPr>
              <w:t xml:space="preserve"> </w:t>
            </w:r>
            <w:r w:rsidR="0006451D">
              <w:rPr>
                <w:lang w:val="en-US" w:eastAsia="ko-KR"/>
              </w:rPr>
              <w:t>of the Resources in the Collection</w:t>
            </w:r>
            <w:r>
              <w:rPr>
                <w:lang w:val="en-US" w:eastAsia="ko-KR"/>
              </w:rPr>
              <w:t>. Since the additional query parameter ins=</w:t>
            </w:r>
            <w:r w:rsidR="00276DAD">
              <w:rPr>
                <w:lang w:val="en-US" w:eastAsia="ko-KR"/>
              </w:rPr>
              <w:t>1111</w:t>
            </w:r>
            <w:r>
              <w:rPr>
                <w:lang w:val="en-US" w:eastAsia="ko-KR"/>
              </w:rPr>
              <w:t xml:space="preserve">1 selects only links that have a matching "ins" value, only one link is selected. The payload is applied to the target </w:t>
            </w:r>
            <w:r w:rsidR="003A05CF">
              <w:rPr>
                <w:lang w:val="en-US" w:eastAsia="ko-KR"/>
              </w:rPr>
              <w:t>Resource</w:t>
            </w:r>
            <w:r>
              <w:rPr>
                <w:lang w:val="en-US" w:eastAsia="ko-KR"/>
              </w:rPr>
              <w:t xml:space="preserve"> of that link, /the/light/1.</w:t>
            </w:r>
          </w:p>
          <w:p w14:paraId="732020A9" w14:textId="77777777" w:rsidR="00E47E3F" w:rsidRDefault="00E47E3F" w:rsidP="00E84558">
            <w:pPr>
              <w:pStyle w:val="PARAGRAPH"/>
              <w:spacing w:before="0" w:after="0"/>
              <w:rPr>
                <w:lang w:val="en-US" w:eastAsia="ko-KR"/>
              </w:rPr>
            </w:pPr>
          </w:p>
          <w:p w14:paraId="3291F133" w14:textId="77777777" w:rsidR="00E47E3F" w:rsidRDefault="00E47E3F" w:rsidP="00E84558">
            <w:pPr>
              <w:pStyle w:val="PARAGRAPH"/>
              <w:spacing w:before="0" w:after="0"/>
              <w:rPr>
                <w:lang w:val="en-US" w:eastAsia="ko-KR"/>
              </w:rPr>
            </w:pPr>
            <w:r>
              <w:rPr>
                <w:lang w:val="en-US" w:eastAsia="ko-KR"/>
              </w:rPr>
              <w:t>Retrieving the item using the same query parameter:</w:t>
            </w:r>
          </w:p>
          <w:p w14:paraId="23DF0A78" w14:textId="77777777" w:rsidR="00E47E3F" w:rsidRDefault="00E47E3F" w:rsidP="00E84558">
            <w:pPr>
              <w:pStyle w:val="PARAGRAPH"/>
              <w:spacing w:before="0" w:after="0"/>
              <w:rPr>
                <w:lang w:val="en-US" w:eastAsia="ko-KR"/>
              </w:rPr>
            </w:pPr>
          </w:p>
          <w:p w14:paraId="3EA1685F" w14:textId="77777777" w:rsidR="00E47E3F" w:rsidRPr="00D15BE3"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RETRI</w:t>
            </w:r>
            <w:r>
              <w:rPr>
                <w:rFonts w:ascii="Courier New" w:hAnsi="Courier New" w:cs="Courier New" w:hint="eastAsia"/>
                <w:lang w:val="en-US" w:eastAsia="ko-KR"/>
              </w:rPr>
              <w:t>E</w:t>
            </w:r>
            <w:r>
              <w:rPr>
                <w:rFonts w:ascii="Courier New" w:hAnsi="Courier New" w:cs="Courier New"/>
                <w:lang w:val="en-US" w:eastAsia="ko-KR"/>
              </w:rPr>
              <w:t>VE</w:t>
            </w:r>
            <w:r w:rsidRPr="00D15BE3">
              <w:rPr>
                <w:rFonts w:ascii="Courier New" w:hAnsi="Courier New" w:cs="Courier New"/>
                <w:lang w:val="en-US" w:eastAsia="ko-KR"/>
              </w:rPr>
              <w:t xml:space="preserve"> /a/room/1?if=oic.if.b</w:t>
            </w:r>
            <w:r>
              <w:rPr>
                <w:rFonts w:ascii="Courier New" w:hAnsi="Courier New" w:cs="Courier New"/>
                <w:lang w:val="en-US" w:eastAsia="ko-KR"/>
              </w:rPr>
              <w:t>&amp;ins=</w:t>
            </w:r>
            <w:r w:rsidR="00276DAD">
              <w:rPr>
                <w:rFonts w:ascii="Courier New" w:hAnsi="Courier New" w:cs="Courier New"/>
                <w:lang w:val="en-US" w:eastAsia="ko-KR"/>
              </w:rPr>
              <w:t>1111</w:t>
            </w:r>
            <w:r>
              <w:rPr>
                <w:rFonts w:ascii="Courier New" w:hAnsi="Courier New" w:cs="Courier New"/>
                <w:lang w:val="en-US" w:eastAsia="ko-KR"/>
              </w:rPr>
              <w:t>1</w:t>
            </w:r>
          </w:p>
          <w:p w14:paraId="512DE8FD" w14:textId="77777777" w:rsidR="00E47E3F" w:rsidRPr="009D7A10" w:rsidRDefault="00E47E3F" w:rsidP="00E84558">
            <w:pPr>
              <w:pStyle w:val="PARAGRAPH"/>
              <w:spacing w:before="0" w:after="0"/>
              <w:rPr>
                <w:lang w:val="en-US" w:eastAsia="ko-KR"/>
              </w:rPr>
            </w:pPr>
          </w:p>
          <w:p w14:paraId="69502200" w14:textId="77777777" w:rsidR="00E47E3F" w:rsidRDefault="00E47E3F" w:rsidP="00E84558">
            <w:pPr>
              <w:pStyle w:val="PARAGRAPH"/>
              <w:spacing w:before="0" w:after="0"/>
              <w:rPr>
                <w:lang w:val="en-US" w:eastAsia="ko-KR"/>
              </w:rPr>
            </w:pPr>
            <w:r>
              <w:rPr>
                <w:lang w:val="en-US" w:eastAsia="ko-KR"/>
              </w:rPr>
              <w:t>Response payload:</w:t>
            </w:r>
          </w:p>
          <w:p w14:paraId="42355003"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124B6027"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lastRenderedPageBreak/>
              <w:t xml:space="preserve">  </w:t>
            </w:r>
            <w:r w:rsidRPr="001D7741">
              <w:rPr>
                <w:rFonts w:ascii="Courier New" w:hAnsi="Courier New" w:cs="Courier New"/>
                <w:lang w:val="en-US" w:eastAsia="ko-KR"/>
              </w:rPr>
              <w:t xml:space="preserve">{ </w:t>
            </w:r>
          </w:p>
          <w:p w14:paraId="70B48292"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"href": "</w:t>
            </w:r>
            <w:r w:rsidR="0006451D">
              <w:rPr>
                <w:rFonts w:ascii="Courier New" w:hAnsi="Courier New" w:cs="Courier New"/>
                <w:lang w:val="en-US" w:eastAsia="ko-KR"/>
              </w:rPr>
              <w:t>/the/light/1</w:t>
            </w:r>
            <w:r>
              <w:rPr>
                <w:rFonts w:ascii="Courier New" w:hAnsi="Courier New" w:cs="Courier New"/>
                <w:lang w:val="en-US" w:eastAsia="ko-KR"/>
              </w:rPr>
              <w:t>",</w:t>
            </w:r>
          </w:p>
          <w:p w14:paraId="5802030A" w14:textId="77777777" w:rsidR="00E47E3F" w:rsidRPr="001D7741"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"rep": {</w:t>
            </w:r>
          </w:p>
          <w:p w14:paraId="603B74F7" w14:textId="77777777" w:rsidR="00E47E3F" w:rsidRDefault="00E47E3F" w:rsidP="00E84558">
            <w:pPr>
              <w:pStyle w:val="PARAGRAPH"/>
              <w:spacing w:before="0" w:after="0"/>
              <w:rPr>
                <w:rFonts w:ascii="Courier New" w:hAnsi="Courier New" w:cs="Courier New"/>
                <w:lang w:val="en-US" w:eastAsia="ko-KR"/>
              </w:rPr>
            </w:pPr>
            <w:r w:rsidRPr="0002395D">
              <w:rPr>
                <w:rFonts w:ascii="Courier New" w:hAnsi="Courier New" w:cs="Courier New"/>
                <w:lang w:val="en-US" w:eastAsia="ko-KR"/>
              </w:rPr>
              <w:t xml:space="preserve">  </w:t>
            </w:r>
            <w:r>
              <w:rPr>
                <w:rFonts w:ascii="Courier New" w:hAnsi="Courier New" w:cs="Courier New"/>
                <w:lang w:val="en-US" w:eastAsia="ko-KR"/>
              </w:rPr>
              <w:t xml:space="preserve">    </w:t>
            </w:r>
            <w:r w:rsidRPr="00910D5E">
              <w:rPr>
                <w:rFonts w:ascii="Courier New" w:hAnsi="Courier New" w:cs="Courier New"/>
              </w:rPr>
              <w:t>"</w:t>
            </w:r>
            <w:r>
              <w:rPr>
                <w:rFonts w:ascii="Courier New" w:hAnsi="Courier New" w:cs="Courier New"/>
                <w:lang w:val="en-US" w:eastAsia="ko-KR"/>
              </w:rPr>
              <w:t>value</w:t>
            </w:r>
            <w:r w:rsidRPr="00910D5E">
              <w:rPr>
                <w:rFonts w:ascii="Courier New" w:hAnsi="Courier New" w:cs="Courier New"/>
              </w:rPr>
              <w:t>"</w:t>
            </w:r>
            <w:r w:rsidRPr="00FB6702">
              <w:rPr>
                <w:rFonts w:ascii="Courier New" w:hAnsi="Courier New" w:cs="Courier New"/>
                <w:lang w:val="en-US" w:eastAsia="ko-KR"/>
              </w:rPr>
              <w:t xml:space="preserve">: </w:t>
            </w:r>
            <w:r>
              <w:rPr>
                <w:rFonts w:ascii="Courier New" w:hAnsi="Courier New" w:cs="Courier New"/>
                <w:lang w:val="en-US" w:eastAsia="ko-KR"/>
              </w:rPr>
              <w:t>false</w:t>
            </w:r>
            <w:r w:rsidRPr="00FB6702">
              <w:rPr>
                <w:rFonts w:ascii="Courier New" w:hAnsi="Courier New" w:cs="Courier New"/>
                <w:lang w:val="en-US" w:eastAsia="ko-KR"/>
              </w:rPr>
              <w:t xml:space="preserve"> </w:t>
            </w:r>
          </w:p>
          <w:p w14:paraId="64031BDE" w14:textId="77777777" w:rsidR="00E47E3F" w:rsidRPr="00FB6702"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p>
          <w:p w14:paraId="66510251"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 xml:space="preserve">  </w:t>
            </w:r>
            <w:r w:rsidRPr="00FB6702">
              <w:rPr>
                <w:rFonts w:ascii="Courier New" w:hAnsi="Courier New" w:cs="Courier New"/>
                <w:lang w:val="en-US" w:eastAsia="ko-KR"/>
              </w:rPr>
              <w:t>}</w:t>
            </w:r>
          </w:p>
          <w:p w14:paraId="4CD2C221" w14:textId="77777777" w:rsidR="00E47E3F" w:rsidRDefault="00E47E3F" w:rsidP="00E84558">
            <w:pPr>
              <w:pStyle w:val="PARAGRAPH"/>
              <w:spacing w:before="0" w:after="0"/>
              <w:rPr>
                <w:rFonts w:ascii="Courier New" w:hAnsi="Courier New" w:cs="Courier New"/>
                <w:lang w:val="en-US" w:eastAsia="ko-KR"/>
              </w:rPr>
            </w:pPr>
            <w:r>
              <w:rPr>
                <w:rFonts w:ascii="Courier New" w:hAnsi="Courier New" w:cs="Courier New"/>
                <w:lang w:val="en-US" w:eastAsia="ko-KR"/>
              </w:rPr>
              <w:t>]</w:t>
            </w:r>
          </w:p>
          <w:p w14:paraId="4C6E4A9F" w14:textId="77777777" w:rsidR="00E47E3F" w:rsidRDefault="00E47E3F" w:rsidP="00E84558">
            <w:pPr>
              <w:pStyle w:val="PARAGRAPH"/>
              <w:spacing w:before="0" w:after="0"/>
              <w:rPr>
                <w:lang w:val="en-US" w:eastAsia="ko-KR"/>
              </w:rPr>
            </w:pPr>
          </w:p>
          <w:p w14:paraId="3E319F69" w14:textId="77777777" w:rsidR="00E47E3F" w:rsidRDefault="00E47E3F" w:rsidP="00E84558">
            <w:pPr>
              <w:pStyle w:val="PARAGRAPH"/>
              <w:spacing w:before="0" w:after="0"/>
              <w:rPr>
                <w:lang w:val="en-US" w:eastAsia="ko-KR"/>
              </w:rPr>
            </w:pPr>
          </w:p>
        </w:tc>
      </w:tr>
    </w:tbl>
    <w:p w14:paraId="4BB245B8" w14:textId="77777777" w:rsidR="00154A08" w:rsidRDefault="00154A08" w:rsidP="00154A08">
      <w:pPr>
        <w:pStyle w:val="PARAGRAPH"/>
      </w:pPr>
    </w:p>
    <w:p w14:paraId="11297465" w14:textId="77777777" w:rsidR="003A545C" w:rsidRDefault="003A545C" w:rsidP="00F92D1D">
      <w:pPr>
        <w:pStyle w:val="Heading4"/>
      </w:pPr>
      <w:r>
        <w:t>Actuator Interface</w:t>
      </w:r>
    </w:p>
    <w:p w14:paraId="7E630447" w14:textId="77777777" w:rsidR="003A545C" w:rsidRPr="000D79BD" w:rsidRDefault="003A545C" w:rsidP="003A545C">
      <w:pPr>
        <w:pStyle w:val="PARAGRAPH"/>
        <w:rPr>
          <w:rFonts w:eastAsiaTheme="minorEastAsia"/>
          <w:lang w:eastAsia="ko-KR"/>
        </w:rPr>
      </w:pPr>
      <w:r w:rsidRPr="000D79BD">
        <w:rPr>
          <w:rFonts w:eastAsiaTheme="minorEastAsia"/>
          <w:lang w:eastAsia="ko-KR"/>
        </w:rPr>
        <w:t xml:space="preserve">The </w:t>
      </w:r>
      <w:r>
        <w:rPr>
          <w:rFonts w:eastAsiaTheme="minorEastAsia"/>
          <w:lang w:eastAsia="ko-KR"/>
        </w:rPr>
        <w:t>actuator I</w:t>
      </w:r>
      <w:r w:rsidRPr="000D79BD">
        <w:rPr>
          <w:rFonts w:eastAsiaTheme="minorEastAsia"/>
          <w:lang w:eastAsia="ko-KR"/>
        </w:rPr>
        <w:t xml:space="preserve">nterface </w:t>
      </w:r>
      <w:r>
        <w:rPr>
          <w:rFonts w:eastAsiaTheme="minorEastAsia"/>
          <w:lang w:eastAsia="ko-KR"/>
        </w:rPr>
        <w:t>is the Interface for viewing Resources that may be actuated i.e. changes some value within or the state of the entity abstracted by the Resource</w:t>
      </w:r>
      <w:r w:rsidRPr="000D79BD">
        <w:rPr>
          <w:rFonts w:eastAsiaTheme="minorEastAsia"/>
          <w:lang w:eastAsia="ko-KR"/>
        </w:rPr>
        <w:t>:</w:t>
      </w:r>
    </w:p>
    <w:p w14:paraId="37A823D6" w14:textId="77777777" w:rsidR="003A545C" w:rsidRDefault="003A545C" w:rsidP="00A51CCE">
      <w:pPr>
        <w:pStyle w:val="ListBullet"/>
        <w:rPr>
          <w:rFonts w:eastAsiaTheme="minorEastAsia"/>
          <w:lang w:eastAsia="ko-KR"/>
        </w:rPr>
      </w:pPr>
      <w:r>
        <w:rPr>
          <w:rFonts w:eastAsiaTheme="minorEastAsia"/>
          <w:lang w:eastAsia="ko-KR"/>
        </w:rPr>
        <w:t>The actuator Interface name shall be “oic.if.a”</w:t>
      </w:r>
    </w:p>
    <w:p w14:paraId="48738EF3" w14:textId="77777777" w:rsidR="005C0875" w:rsidRPr="005C0875" w:rsidRDefault="00C052F5" w:rsidP="005C0875">
      <w:pPr>
        <w:pStyle w:val="ListBullet"/>
        <w:rPr>
          <w:rFonts w:eastAsiaTheme="minorEastAsia"/>
          <w:lang w:eastAsia="ko-KR"/>
        </w:rPr>
      </w:pPr>
      <w:r>
        <w:rPr>
          <w:lang w:eastAsia="ko-KR"/>
        </w:rPr>
        <w:t>The actuator Interface shall expose in the Resource Representation all mandatory Properties as defined by the applicable JSON; the actuator interface may also expose in the Resource Representation optional Properties as defined by the applicable JSON schema that are implemented by the target Device</w:t>
      </w:r>
      <w:r w:rsidR="003A545C">
        <w:rPr>
          <w:rFonts w:eastAsiaTheme="minorEastAsia"/>
          <w:lang w:eastAsia="ko-KR"/>
        </w:rPr>
        <w:t>.</w:t>
      </w:r>
    </w:p>
    <w:p w14:paraId="143FE1B0" w14:textId="77777777" w:rsidR="005C0875" w:rsidRDefault="005C0875" w:rsidP="00125B74">
      <w:pPr>
        <w:pStyle w:val="ListBullet"/>
        <w:numPr>
          <w:ilvl w:val="0"/>
          <w:numId w:val="0"/>
        </w:numPr>
        <w:rPr>
          <w:rFonts w:eastAsiaTheme="minorEastAsia"/>
          <w:lang w:eastAsia="ko-KR"/>
        </w:rPr>
      </w:pPr>
      <w:r>
        <w:rPr>
          <w:rFonts w:eastAsiaTheme="minorEastAsia"/>
          <w:lang w:eastAsia="ko-KR"/>
        </w:rPr>
        <w:t>"Heater" Resource (for illustration only):</w:t>
      </w:r>
    </w:p>
    <w:tbl>
      <w:tblPr>
        <w:tblStyle w:val="TableGrid"/>
        <w:tblW w:w="0" w:type="auto"/>
        <w:tblInd w:w="720" w:type="dxa"/>
        <w:shd w:val="clear" w:color="auto" w:fill="E7E6E6" w:themeFill="background2"/>
        <w:tblLook w:val="04A0" w:firstRow="1" w:lastRow="0" w:firstColumn="1" w:lastColumn="0" w:noHBand="0" w:noVBand="1"/>
      </w:tblPr>
      <w:tblGrid>
        <w:gridCol w:w="8630"/>
      </w:tblGrid>
      <w:tr w:rsidR="003A545C" w14:paraId="1D43D454" w14:textId="77777777" w:rsidTr="003A545C">
        <w:tc>
          <w:tcPr>
            <w:tcW w:w="9576" w:type="dxa"/>
            <w:shd w:val="clear" w:color="auto" w:fill="E7E6E6" w:themeFill="background2"/>
          </w:tcPr>
          <w:p w14:paraId="71C1D581" w14:textId="77777777" w:rsidR="003A545C" w:rsidRDefault="003A545C" w:rsidP="003A545C">
            <w:pPr>
              <w:pStyle w:val="PARAGRAPH"/>
              <w:rPr>
                <w:rFonts w:eastAsiaTheme="minorEastAsia"/>
                <w:lang w:eastAsia="ko-KR"/>
              </w:rPr>
            </w:pPr>
            <w:r>
              <w:rPr>
                <w:rFonts w:eastAsiaTheme="minorEastAsia"/>
                <w:lang w:eastAsia="ko-KR"/>
              </w:rPr>
              <w:t>For the following Resource</w:t>
            </w:r>
          </w:p>
          <w:p w14:paraId="3428BB63" w14:textId="1FE30187" w:rsidR="003A545C" w:rsidDel="004174B9" w:rsidRDefault="003A545C" w:rsidP="003A545C">
            <w:pPr>
              <w:pStyle w:val="PARAGRAPH"/>
              <w:spacing w:before="0"/>
              <w:jc w:val="left"/>
              <w:rPr>
                <w:del w:id="6989" w:author="Bardini, Richard A" w:date="2018-03-20T07:08:00Z"/>
                <w:rFonts w:eastAsiaTheme="minorEastAsia"/>
                <w:lang w:eastAsia="ko-KR"/>
              </w:rPr>
            </w:pPr>
            <w:commentRangeStart w:id="6990"/>
            <w:del w:id="6991" w:author="Bardini, Richard A" w:date="2018-03-20T07:08:00Z">
              <w:r w:rsidRPr="002A6DDB" w:rsidDel="004174B9">
                <w:rPr>
                  <w:rFonts w:eastAsiaTheme="minorEastAsia"/>
                  <w:b/>
                  <w:lang w:eastAsia="ko-KR"/>
                </w:rPr>
                <w:delText xml:space="preserve">NOTE: </w:delText>
              </w:r>
              <w:r w:rsidDel="004174B9">
                <w:rPr>
                  <w:rFonts w:eastAsiaTheme="minorEastAsia"/>
                  <w:b/>
                  <w:lang w:eastAsia="ko-KR"/>
                </w:rPr>
                <w:delText>“prm” is the Property name for ‘parameters’ Property</w:delText>
              </w:r>
            </w:del>
            <w:commentRangeEnd w:id="6990"/>
            <w:r w:rsidR="004174B9">
              <w:rPr>
                <w:rStyle w:val="CommentReference"/>
                <w:lang w:val="en-US"/>
              </w:rPr>
              <w:commentReference w:id="6990"/>
            </w:r>
          </w:p>
          <w:p w14:paraId="19A992D1"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/a/act/heater</w:t>
            </w:r>
          </w:p>
          <w:p w14:paraId="19722B3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4BF0241C"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rt</w:t>
            </w:r>
            <w:r w:rsidR="001B3F8B" w:rsidRPr="00910D5E">
              <w:rPr>
                <w:rFonts w:ascii="Courier New" w:hAnsi="Courier New" w:cs="Courier New"/>
              </w:rPr>
              <w:t>"</w:t>
            </w:r>
            <w:r>
              <w:rPr>
                <w:rFonts w:ascii="Courier New" w:eastAsiaTheme="minorEastAsia" w:hAnsi="Courier New" w:cs="Courier New"/>
                <w:lang w:eastAsia="ko-KR"/>
              </w:rPr>
              <w:t xml:space="preserve">: </w:t>
            </w:r>
            <w:r w:rsidR="00BF3057">
              <w:rPr>
                <w:rFonts w:ascii="Courier New" w:eastAsiaTheme="minorEastAsia" w:hAnsi="Courier New" w:cs="Courier New"/>
                <w:lang w:eastAsia="ko-KR"/>
              </w:rPr>
              <w:t>[</w:t>
            </w:r>
            <w:r w:rsidR="001B3F8B" w:rsidRPr="00910D5E">
              <w:rPr>
                <w:rFonts w:ascii="Courier New" w:hAnsi="Courier New" w:cs="Courier New"/>
              </w:rPr>
              <w:t>"</w:t>
            </w:r>
            <w:r>
              <w:rPr>
                <w:rFonts w:ascii="Courier New" w:eastAsiaTheme="minorEastAsia" w:hAnsi="Courier New" w:cs="Courier New"/>
                <w:lang w:eastAsia="ko-KR"/>
              </w:rPr>
              <w:t>acme.gas</w:t>
            </w:r>
            <w:r w:rsidR="001B3F8B" w:rsidRPr="00910D5E">
              <w:rPr>
                <w:rFonts w:ascii="Courier New" w:hAnsi="Courier New" w:cs="Courier New"/>
              </w:rPr>
              <w:t>"</w:t>
            </w:r>
            <w:r w:rsidR="00BF3057">
              <w:rPr>
                <w:rFonts w:ascii="Courier New" w:eastAsiaTheme="minorEastAsia" w:hAnsi="Courier New" w:cs="Courier New"/>
                <w:lang w:eastAsia="ko-KR"/>
              </w:rPr>
              <w:t>]</w:t>
            </w:r>
            <w:r>
              <w:rPr>
                <w:rFonts w:ascii="Courier New" w:eastAsiaTheme="minorEastAsia" w:hAnsi="Courier New" w:cs="Courier New"/>
                <w:lang w:eastAsia="ko-KR"/>
              </w:rPr>
              <w:t>,</w:t>
            </w:r>
          </w:p>
          <w:p w14:paraId="56A6252E"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if</w:t>
            </w:r>
            <w:r w:rsidR="001B3F8B" w:rsidRPr="00910D5E">
              <w:rPr>
                <w:rFonts w:ascii="Courier New" w:hAnsi="Courier New" w:cs="Courier New"/>
              </w:rPr>
              <w:t>"</w:t>
            </w:r>
            <w:r>
              <w:rPr>
                <w:rFonts w:ascii="Courier New" w:eastAsiaTheme="minorEastAsia" w:hAnsi="Courier New" w:cs="Courier New"/>
                <w:lang w:eastAsia="ko-KR"/>
              </w:rPr>
              <w:t>: [</w:t>
            </w:r>
            <w:r w:rsidR="001B3F8B" w:rsidRPr="00910D5E">
              <w:rPr>
                <w:rFonts w:ascii="Courier New" w:hAnsi="Courier New" w:cs="Courier New"/>
              </w:rPr>
              <w:t>"</w:t>
            </w:r>
            <w:r>
              <w:rPr>
                <w:rFonts w:ascii="Courier New" w:eastAsiaTheme="minorEastAsia" w:hAnsi="Courier New" w:cs="Courier New"/>
                <w:lang w:eastAsia="ko-KR"/>
              </w:rPr>
              <w:t>oic.if.baseline</w:t>
            </w:r>
            <w:r w:rsidR="001B3F8B" w:rsidRPr="00910D5E">
              <w:rPr>
                <w:rFonts w:ascii="Courier New" w:hAnsi="Courier New" w:cs="Courier New"/>
              </w:rPr>
              <w:t>"</w:t>
            </w: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oic.if.r</w:t>
            </w:r>
            <w:r w:rsidR="001B3F8B" w:rsidRPr="00910D5E">
              <w:rPr>
                <w:rFonts w:ascii="Courier New" w:hAnsi="Courier New" w:cs="Courier New"/>
              </w:rPr>
              <w:t>"</w:t>
            </w: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oic.if.a</w:t>
            </w:r>
            <w:r w:rsidR="001B3F8B" w:rsidRPr="00910D5E">
              <w:rPr>
                <w:rFonts w:ascii="Courier New" w:hAnsi="Courier New" w:cs="Courier New"/>
              </w:rPr>
              <w:t>"</w:t>
            </w:r>
            <w:r w:rsidR="006D770B">
              <w:rPr>
                <w:rFonts w:ascii="Courier New" w:hAnsi="Courier New" w:cs="Courier New"/>
              </w:rPr>
              <w:t>, "oic.if.s"</w:t>
            </w:r>
            <w:r>
              <w:rPr>
                <w:rFonts w:ascii="Courier New" w:eastAsiaTheme="minorEastAsia" w:hAnsi="Courier New" w:cs="Courier New"/>
                <w:lang w:eastAsia="ko-KR"/>
              </w:rPr>
              <w:t>],</w:t>
            </w:r>
          </w:p>
          <w:p w14:paraId="3EED3BD7" w14:textId="1CC79FE2" w:rsidR="003A545C" w:rsidDel="004174B9" w:rsidRDefault="003A545C" w:rsidP="003A545C">
            <w:pPr>
              <w:pStyle w:val="PARAGRAPH"/>
              <w:spacing w:before="0" w:after="0"/>
              <w:jc w:val="left"/>
              <w:rPr>
                <w:del w:id="6992" w:author="Bardini, Richard A" w:date="2018-03-20T07:08:00Z"/>
                <w:rFonts w:ascii="Courier New" w:eastAsiaTheme="minorEastAsia" w:hAnsi="Courier New" w:cs="Courier New"/>
                <w:lang w:eastAsia="ko-KR"/>
              </w:rPr>
            </w:pPr>
            <w:commentRangeStart w:id="6993"/>
            <w:del w:id="6994" w:author="Bardini, Richard A" w:date="2018-03-20T07:08:00Z">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prm</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sensitivity</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5,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units</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C</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range</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3A05CF" w:rsidDel="004174B9">
                <w:rPr>
                  <w:rFonts w:ascii="Courier New" w:eastAsiaTheme="minorEastAsia" w:hAnsi="Courier New" w:cs="Courier New"/>
                  <w:lang w:eastAsia="ko-KR"/>
                </w:rPr>
                <w:delText>[</w:delText>
              </w:r>
              <w:r w:rsidR="00966C25" w:rsidDel="004174B9">
                <w:rPr>
                  <w:rFonts w:ascii="Courier New" w:hAnsi="Courier New" w:cs="Courier New"/>
                </w:rPr>
                <w:delText>0</w:delText>
              </w:r>
              <w:r w:rsidR="003A05CF" w:rsidDel="004174B9">
                <w:rPr>
                  <w:rFonts w:ascii="Courier New" w:eastAsiaTheme="minorEastAsia" w:hAnsi="Courier New" w:cs="Courier New"/>
                  <w:lang w:eastAsia="ko-KR"/>
                </w:rPr>
                <w:delText>,</w:delText>
              </w:r>
              <w:r w:rsidDel="004174B9">
                <w:rPr>
                  <w:rFonts w:ascii="Courier New" w:eastAsiaTheme="minorEastAsia" w:hAnsi="Courier New" w:cs="Courier New"/>
                  <w:lang w:eastAsia="ko-KR"/>
                </w:rPr>
                <w:delText>10</w:delText>
              </w:r>
              <w:r w:rsidR="003A05CF" w:rsidDel="004174B9">
                <w:rPr>
                  <w:rFonts w:ascii="Courier New" w:eastAsiaTheme="minorEastAsia" w:hAnsi="Courier New" w:cs="Courier New"/>
                  <w:lang w:eastAsia="ko-KR"/>
                </w:rPr>
                <w:delText>]</w:delText>
              </w:r>
              <w:r w:rsidDel="004174B9">
                <w:rPr>
                  <w:rFonts w:ascii="Courier New" w:eastAsiaTheme="minorEastAsia" w:hAnsi="Courier New" w:cs="Courier New"/>
                  <w:lang w:eastAsia="ko-KR"/>
                </w:rPr>
                <w:delText>,</w:delText>
              </w:r>
            </w:del>
            <w:commentRangeEnd w:id="6993"/>
            <w:r w:rsidR="004174B9">
              <w:rPr>
                <w:rStyle w:val="CommentReference"/>
                <w:lang w:val="en-US"/>
              </w:rPr>
              <w:commentReference w:id="6993"/>
            </w:r>
          </w:p>
          <w:p w14:paraId="2E1D70B0"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settemp</w:t>
            </w:r>
            <w:r w:rsidR="001B3F8B" w:rsidRPr="00910D5E">
              <w:rPr>
                <w:rFonts w:ascii="Courier New" w:hAnsi="Courier New" w:cs="Courier New"/>
              </w:rPr>
              <w:t>"</w:t>
            </w:r>
            <w:r>
              <w:rPr>
                <w:rFonts w:ascii="Courier New" w:eastAsiaTheme="minorEastAsia" w:hAnsi="Courier New" w:cs="Courier New"/>
                <w:lang w:eastAsia="ko-KR"/>
              </w:rPr>
              <w:t>: 10,</w:t>
            </w:r>
          </w:p>
          <w:p w14:paraId="3A78D1A6"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currenttemp</w:t>
            </w:r>
            <w:r w:rsidR="001B3F8B" w:rsidRPr="00910D5E">
              <w:rPr>
                <w:rFonts w:ascii="Courier New" w:hAnsi="Courier New" w:cs="Courier New"/>
              </w:rPr>
              <w:t>"</w:t>
            </w:r>
            <w:r>
              <w:rPr>
                <w:rFonts w:ascii="Courier New" w:eastAsiaTheme="minorEastAsia" w:hAnsi="Courier New" w:cs="Courier New"/>
                <w:lang w:eastAsia="ko-KR"/>
              </w:rPr>
              <w:t xml:space="preserve"> : 7</w:t>
            </w:r>
          </w:p>
          <w:p w14:paraId="480FB29C" w14:textId="77777777" w:rsidR="003A545C" w:rsidRPr="00D15BE3" w:rsidRDefault="003A545C" w:rsidP="003A545C">
            <w:pPr>
              <w:pStyle w:val="PARAGRAPH"/>
              <w:keepNext/>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w:t>
            </w:r>
          </w:p>
        </w:tc>
      </w:tr>
    </w:tbl>
    <w:p w14:paraId="4E356332" w14:textId="77777777" w:rsidR="005C0875" w:rsidRDefault="005C0875" w:rsidP="003A545C">
      <w:bookmarkStart w:id="6995" w:name="_Ref446172249"/>
    </w:p>
    <w:bookmarkEnd w:id="6995"/>
    <w:p w14:paraId="712B5658" w14:textId="77777777" w:rsidR="003A545C" w:rsidRDefault="005C0875" w:rsidP="003A545C">
      <w:pPr>
        <w:rPr>
          <w:rFonts w:eastAsiaTheme="minorEastAsia"/>
        </w:rPr>
      </w:pPr>
      <w:r>
        <w:rPr>
          <w:rFonts w:eastAsiaTheme="minorEastAsia"/>
        </w:rPr>
        <w:t>"Actuator" interface in respect to "Heater" Resource (for illustration only):</w:t>
      </w:r>
    </w:p>
    <w:p w14:paraId="269C5E5D" w14:textId="77777777" w:rsidR="005C0875" w:rsidRPr="00D15BE3" w:rsidRDefault="005C0875" w:rsidP="003A545C">
      <w:pPr>
        <w:rPr>
          <w:rFonts w:eastAsiaTheme="minorEastAsia"/>
        </w:rPr>
      </w:pPr>
    </w:p>
    <w:tbl>
      <w:tblPr>
        <w:tblStyle w:val="TableGrid"/>
        <w:tblW w:w="0" w:type="auto"/>
        <w:tblInd w:w="720" w:type="dxa"/>
        <w:shd w:val="clear" w:color="auto" w:fill="E7E6E6" w:themeFill="background2"/>
        <w:tblLook w:val="04A0" w:firstRow="1" w:lastRow="0" w:firstColumn="1" w:lastColumn="0" w:noHBand="0" w:noVBand="1"/>
      </w:tblPr>
      <w:tblGrid>
        <w:gridCol w:w="8630"/>
      </w:tblGrid>
      <w:tr w:rsidR="003A545C" w14:paraId="1349552F" w14:textId="77777777" w:rsidTr="003A545C">
        <w:tc>
          <w:tcPr>
            <w:tcW w:w="9576" w:type="dxa"/>
            <w:shd w:val="clear" w:color="auto" w:fill="E7E6E6" w:themeFill="background2"/>
          </w:tcPr>
          <w:p w14:paraId="57DCDAF1" w14:textId="77777777" w:rsidR="003A545C" w:rsidRDefault="003A545C" w:rsidP="003A545C">
            <w:pPr>
              <w:pStyle w:val="PARAGRAPH"/>
              <w:spacing w:before="0" w:after="0"/>
              <w:jc w:val="left"/>
              <w:rPr>
                <w:rFonts w:ascii="Courier New" w:eastAsiaTheme="minorEastAsia" w:hAnsi="Courier New" w:cs="Courier New"/>
                <w:lang w:eastAsia="ko-KR"/>
              </w:rPr>
            </w:pPr>
          </w:p>
          <w:p w14:paraId="4EC8427D" w14:textId="77777777" w:rsidR="003A545C" w:rsidRDefault="003A545C" w:rsidP="00E36BA8">
            <w:pPr>
              <w:pStyle w:val="PARAGRAPH"/>
              <w:numPr>
                <w:ilvl w:val="0"/>
                <w:numId w:val="31"/>
              </w:numPr>
              <w:spacing w:before="0" w:after="0"/>
              <w:jc w:val="left"/>
              <w:rPr>
                <w:rFonts w:eastAsiaTheme="minorEastAsia"/>
                <w:lang w:eastAsia="ko-KR"/>
              </w:rPr>
            </w:pPr>
            <w:r>
              <w:rPr>
                <w:rFonts w:eastAsiaTheme="minorEastAsia"/>
                <w:lang w:eastAsia="ko-KR"/>
              </w:rPr>
              <w:t>Retrieving values of an actuator</w:t>
            </w:r>
          </w:p>
          <w:p w14:paraId="73ABA7AC" w14:textId="77777777" w:rsidR="003A545C" w:rsidRDefault="003A545C" w:rsidP="003A545C">
            <w:pPr>
              <w:pStyle w:val="PARAGRAPH"/>
              <w:spacing w:before="0" w:after="0"/>
              <w:jc w:val="left"/>
              <w:rPr>
                <w:rFonts w:eastAsiaTheme="minorEastAsia"/>
                <w:lang w:eastAsia="ko-KR"/>
              </w:rPr>
            </w:pPr>
          </w:p>
          <w:p w14:paraId="1B4C71C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GET /a/act/heater?if=</w:t>
            </w:r>
            <w:r w:rsidR="001B3F8B" w:rsidRPr="00910D5E">
              <w:rPr>
                <w:rFonts w:ascii="Courier New" w:hAnsi="Courier New" w:cs="Courier New"/>
              </w:rPr>
              <w:t>"</w:t>
            </w:r>
            <w:r>
              <w:rPr>
                <w:rFonts w:ascii="Courier New" w:eastAsiaTheme="minorEastAsia" w:hAnsi="Courier New" w:cs="Courier New"/>
                <w:lang w:eastAsia="ko-KR"/>
              </w:rPr>
              <w:t>oic.if.a</w:t>
            </w:r>
            <w:r w:rsidR="001B3F8B" w:rsidRPr="00910D5E">
              <w:rPr>
                <w:rFonts w:ascii="Courier New" w:hAnsi="Courier New" w:cs="Courier New"/>
              </w:rPr>
              <w:t>"</w:t>
            </w:r>
          </w:p>
          <w:p w14:paraId="5EB51E7A" w14:textId="77777777" w:rsidR="003A545C" w:rsidRDefault="003A545C" w:rsidP="003A545C">
            <w:pPr>
              <w:pStyle w:val="PARAGRAPH"/>
              <w:spacing w:before="0" w:after="0"/>
              <w:jc w:val="left"/>
              <w:rPr>
                <w:rFonts w:ascii="Courier New" w:eastAsiaTheme="minorEastAsia" w:hAnsi="Courier New" w:cs="Courier New"/>
                <w:lang w:eastAsia="ko-KR"/>
              </w:rPr>
            </w:pPr>
          </w:p>
          <w:p w14:paraId="655F29F3"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Response: </w:t>
            </w:r>
          </w:p>
          <w:p w14:paraId="0ED9443E"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401BC6C1" w14:textId="52E1E344" w:rsidR="003A545C" w:rsidDel="004174B9" w:rsidRDefault="003A545C" w:rsidP="003A545C">
            <w:pPr>
              <w:pStyle w:val="PARAGRAPH"/>
              <w:spacing w:before="0" w:after="0"/>
              <w:jc w:val="left"/>
              <w:rPr>
                <w:del w:id="6996" w:author="Bardini, Richard A" w:date="2018-03-20T07:10:00Z"/>
                <w:rFonts w:ascii="Courier New" w:eastAsiaTheme="minorEastAsia" w:hAnsi="Courier New" w:cs="Courier New"/>
                <w:lang w:eastAsia="ko-KR"/>
              </w:rPr>
            </w:pPr>
            <w:commentRangeStart w:id="6997"/>
            <w:del w:id="6998" w:author="Bardini, Richard A" w:date="2018-03-20T07:10:00Z">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prm</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sensitivity</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5,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units</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C</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range</w:delText>
              </w:r>
              <w:r w:rsidR="001B3F8B" w:rsidRPr="00910D5E" w:rsidDel="004174B9">
                <w:rPr>
                  <w:rFonts w:ascii="Courier New" w:hAnsi="Courier New" w:cs="Courier New"/>
                </w:rPr>
                <w:delText>"</w:delText>
              </w:r>
              <w:r w:rsidDel="004174B9">
                <w:rPr>
                  <w:rFonts w:ascii="Courier New" w:eastAsiaTheme="minorEastAsia" w:hAnsi="Courier New" w:cs="Courier New"/>
                  <w:lang w:eastAsia="ko-KR"/>
                </w:rPr>
                <w:delText xml:space="preserve">: </w:delText>
              </w:r>
              <w:r w:rsidR="00966C25" w:rsidDel="004174B9">
                <w:rPr>
                  <w:rFonts w:ascii="Courier New" w:hAnsi="Courier New" w:cs="Courier New"/>
                </w:rPr>
                <w:delText>[</w:delText>
              </w:r>
              <w:r w:rsidDel="004174B9">
                <w:rPr>
                  <w:rFonts w:ascii="Courier New" w:eastAsiaTheme="minorEastAsia" w:hAnsi="Courier New" w:cs="Courier New"/>
                  <w:lang w:eastAsia="ko-KR"/>
                </w:rPr>
                <w:delText>0</w:delText>
              </w:r>
              <w:r w:rsidR="00966C25" w:rsidDel="004174B9">
                <w:rPr>
                  <w:rFonts w:ascii="Courier New" w:eastAsiaTheme="minorEastAsia" w:hAnsi="Courier New" w:cs="Courier New"/>
                  <w:lang w:eastAsia="ko-KR"/>
                </w:rPr>
                <w:delText>,</w:delText>
              </w:r>
              <w:r w:rsidDel="004174B9">
                <w:rPr>
                  <w:rFonts w:ascii="Courier New" w:eastAsiaTheme="minorEastAsia" w:hAnsi="Courier New" w:cs="Courier New"/>
                  <w:lang w:eastAsia="ko-KR"/>
                </w:rPr>
                <w:delText>10</w:delText>
              </w:r>
              <w:r w:rsidR="00966C25" w:rsidDel="004174B9">
                <w:rPr>
                  <w:rFonts w:ascii="Courier New" w:hAnsi="Courier New" w:cs="Courier New"/>
                </w:rPr>
                <w:delText>]</w:delText>
              </w:r>
              <w:r w:rsidDel="004174B9">
                <w:rPr>
                  <w:rFonts w:ascii="Courier New" w:eastAsiaTheme="minorEastAsia" w:hAnsi="Courier New" w:cs="Courier New"/>
                  <w:lang w:eastAsia="ko-KR"/>
                </w:rPr>
                <w:delText>},</w:delText>
              </w:r>
            </w:del>
            <w:commentRangeEnd w:id="6997"/>
            <w:r w:rsidR="004174B9">
              <w:rPr>
                <w:rStyle w:val="CommentReference"/>
                <w:lang w:val="en-US"/>
              </w:rPr>
              <w:commentReference w:id="6997"/>
            </w:r>
          </w:p>
          <w:p w14:paraId="04A4B7DA"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settemp</w:t>
            </w:r>
            <w:r w:rsidR="001B3F8B" w:rsidRPr="00910D5E">
              <w:rPr>
                <w:rFonts w:ascii="Courier New" w:hAnsi="Courier New" w:cs="Courier New"/>
              </w:rPr>
              <w:t>"</w:t>
            </w:r>
            <w:r>
              <w:rPr>
                <w:rFonts w:ascii="Courier New" w:eastAsiaTheme="minorEastAsia" w:hAnsi="Courier New" w:cs="Courier New"/>
                <w:lang w:eastAsia="ko-KR"/>
              </w:rPr>
              <w:t>: 10,</w:t>
            </w:r>
          </w:p>
          <w:p w14:paraId="3E2DE297"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currenttemp</w:t>
            </w:r>
            <w:r w:rsidR="001B3F8B" w:rsidRPr="00910D5E">
              <w:rPr>
                <w:rFonts w:ascii="Courier New" w:hAnsi="Courier New" w:cs="Courier New"/>
              </w:rPr>
              <w:t>"</w:t>
            </w:r>
            <w:r>
              <w:rPr>
                <w:rFonts w:ascii="Courier New" w:eastAsiaTheme="minorEastAsia" w:hAnsi="Courier New" w:cs="Courier New"/>
                <w:lang w:eastAsia="ko-KR"/>
              </w:rPr>
              <w:t xml:space="preserve"> : 7</w:t>
            </w:r>
          </w:p>
          <w:p w14:paraId="015A7DC5"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0797A9EA" w14:textId="77777777" w:rsidR="003A545C" w:rsidRDefault="003A545C" w:rsidP="003A545C">
            <w:pPr>
              <w:pStyle w:val="PARAGRAPH"/>
              <w:spacing w:before="0" w:after="0"/>
              <w:jc w:val="left"/>
              <w:rPr>
                <w:rFonts w:eastAsiaTheme="minorEastAsia"/>
                <w:lang w:eastAsia="ko-KR"/>
              </w:rPr>
            </w:pPr>
          </w:p>
          <w:p w14:paraId="605E2417" w14:textId="77777777" w:rsidR="003A545C" w:rsidRPr="00D15BE3" w:rsidRDefault="003A545C" w:rsidP="00E36BA8">
            <w:pPr>
              <w:pStyle w:val="PARAGRAPH"/>
              <w:numPr>
                <w:ilvl w:val="0"/>
                <w:numId w:val="31"/>
              </w:numPr>
              <w:spacing w:before="0" w:after="0"/>
              <w:jc w:val="left"/>
              <w:rPr>
                <w:rFonts w:eastAsiaTheme="minorEastAsia"/>
                <w:lang w:eastAsia="ko-KR"/>
              </w:rPr>
            </w:pPr>
            <w:r w:rsidRPr="00D15BE3">
              <w:rPr>
                <w:rFonts w:eastAsiaTheme="minorEastAsia"/>
                <w:lang w:eastAsia="ko-KR"/>
              </w:rPr>
              <w:t>Correct use of actuator</w:t>
            </w:r>
            <w:r>
              <w:rPr>
                <w:rFonts w:eastAsiaTheme="minorEastAsia"/>
                <w:lang w:eastAsia="ko-KR"/>
              </w:rPr>
              <w:t>:</w:t>
            </w:r>
          </w:p>
          <w:p w14:paraId="169B6089" w14:textId="77777777" w:rsidR="003A545C" w:rsidRDefault="003A545C" w:rsidP="003A545C">
            <w:pPr>
              <w:pStyle w:val="PARAGRAPH"/>
              <w:spacing w:before="0" w:after="0"/>
              <w:jc w:val="left"/>
              <w:rPr>
                <w:rFonts w:ascii="Courier New" w:eastAsiaTheme="minorEastAsia" w:hAnsi="Courier New" w:cs="Courier New"/>
                <w:lang w:eastAsia="ko-KR"/>
              </w:rPr>
            </w:pPr>
          </w:p>
          <w:p w14:paraId="61D31F37"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POST /a/act/heater?if=</w:t>
            </w:r>
            <w:r w:rsidR="001B3F8B" w:rsidRPr="00910D5E">
              <w:rPr>
                <w:rFonts w:ascii="Courier New" w:hAnsi="Courier New" w:cs="Courier New"/>
              </w:rPr>
              <w:t>"</w:t>
            </w:r>
            <w:r>
              <w:rPr>
                <w:rFonts w:ascii="Courier New" w:eastAsiaTheme="minorEastAsia" w:hAnsi="Courier New" w:cs="Courier New"/>
                <w:lang w:eastAsia="ko-KR"/>
              </w:rPr>
              <w:t>oic.if.a</w:t>
            </w:r>
            <w:r w:rsidR="001B3F8B" w:rsidRPr="00910D5E">
              <w:rPr>
                <w:rFonts w:ascii="Courier New" w:hAnsi="Courier New" w:cs="Courier New"/>
              </w:rPr>
              <w:t>"</w:t>
            </w:r>
          </w:p>
          <w:p w14:paraId="7B616AB3"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6347608B"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settemp</w:t>
            </w:r>
            <w:r w:rsidR="001B3F8B" w:rsidRPr="00910D5E">
              <w:rPr>
                <w:rFonts w:ascii="Courier New" w:hAnsi="Courier New" w:cs="Courier New"/>
              </w:rPr>
              <w:t>"</w:t>
            </w:r>
            <w:r>
              <w:rPr>
                <w:rFonts w:ascii="Courier New" w:eastAsiaTheme="minorEastAsia" w:hAnsi="Courier New" w:cs="Courier New"/>
                <w:lang w:eastAsia="ko-KR"/>
              </w:rPr>
              <w:t>: 20</w:t>
            </w:r>
          </w:p>
          <w:p w14:paraId="444F96BA"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3C563C6E"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lastRenderedPageBreak/>
              <w:t xml:space="preserve">Response: </w:t>
            </w:r>
          </w:p>
          <w:p w14:paraId="53592027"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p>
          <w:p w14:paraId="1D3349FE"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Ok</w:t>
            </w:r>
          </w:p>
          <w:p w14:paraId="53AA563C"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p>
          <w:p w14:paraId="48BB2825" w14:textId="77777777" w:rsidR="003A545C" w:rsidRDefault="003A545C" w:rsidP="003A545C">
            <w:pPr>
              <w:pStyle w:val="PARAGRAPH"/>
              <w:spacing w:before="0" w:after="0"/>
              <w:jc w:val="left"/>
              <w:rPr>
                <w:rFonts w:ascii="Courier New" w:eastAsiaTheme="minorEastAsia" w:hAnsi="Courier New" w:cs="Courier New"/>
                <w:lang w:eastAsia="ko-KR"/>
              </w:rPr>
            </w:pPr>
          </w:p>
          <w:p w14:paraId="4EFFDFF1" w14:textId="77777777" w:rsidR="003A545C" w:rsidRPr="00D15BE3" w:rsidRDefault="003A545C" w:rsidP="00E36BA8">
            <w:pPr>
              <w:pStyle w:val="PARAGRAPH"/>
              <w:numPr>
                <w:ilvl w:val="0"/>
                <w:numId w:val="31"/>
              </w:numPr>
              <w:spacing w:before="0" w:after="0"/>
              <w:jc w:val="left"/>
              <w:rPr>
                <w:rFonts w:eastAsiaTheme="minorEastAsia"/>
                <w:lang w:eastAsia="ko-KR"/>
              </w:rPr>
            </w:pPr>
            <w:r w:rsidRPr="00D15BE3">
              <w:rPr>
                <w:rFonts w:eastAsiaTheme="minorEastAsia"/>
                <w:lang w:eastAsia="ko-KR"/>
              </w:rPr>
              <w:t>Incorrect use of actuator</w:t>
            </w:r>
          </w:p>
          <w:p w14:paraId="493F0BD9" w14:textId="77777777" w:rsidR="003A545C" w:rsidRDefault="003A545C" w:rsidP="003A545C">
            <w:pPr>
              <w:pStyle w:val="PARAGRAPH"/>
              <w:spacing w:before="0" w:after="0"/>
              <w:jc w:val="left"/>
              <w:rPr>
                <w:rFonts w:ascii="Courier New" w:eastAsiaTheme="minorEastAsia" w:hAnsi="Courier New" w:cs="Courier New"/>
                <w:lang w:eastAsia="ko-KR"/>
              </w:rPr>
            </w:pPr>
          </w:p>
          <w:p w14:paraId="12B661DF"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POST /a/act/heater?if=</w:t>
            </w:r>
            <w:r w:rsidR="001B3F8B" w:rsidRPr="00910D5E">
              <w:rPr>
                <w:rFonts w:ascii="Courier New" w:hAnsi="Courier New" w:cs="Courier New"/>
              </w:rPr>
              <w:t>"</w:t>
            </w:r>
            <w:r>
              <w:rPr>
                <w:rFonts w:ascii="Courier New" w:eastAsiaTheme="minorEastAsia" w:hAnsi="Courier New" w:cs="Courier New"/>
                <w:lang w:eastAsia="ko-KR"/>
              </w:rPr>
              <w:t>oic.if.a</w:t>
            </w:r>
            <w:r w:rsidR="001B3F8B" w:rsidRPr="00910D5E">
              <w:rPr>
                <w:rFonts w:ascii="Courier New" w:hAnsi="Courier New" w:cs="Courier New"/>
              </w:rPr>
              <w:t>"</w:t>
            </w:r>
          </w:p>
          <w:p w14:paraId="79D559E9"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Pr>
                <w:rFonts w:ascii="Courier New" w:eastAsiaTheme="minorEastAsia" w:hAnsi="Courier New" w:cs="Courier New"/>
                <w:lang w:eastAsia="ko-KR"/>
              </w:rPr>
              <w:tab/>
            </w:r>
            <w:r>
              <w:rPr>
                <w:rFonts w:ascii="Courier New" w:eastAsiaTheme="minorEastAsia" w:hAnsi="Courier New" w:cs="Courier New"/>
                <w:lang w:eastAsia="ko-KR"/>
              </w:rPr>
              <w:tab/>
              <w:t>{</w:t>
            </w:r>
          </w:p>
          <w:p w14:paraId="08E73ECD"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 xml:space="preserve">   </w:t>
            </w:r>
            <w:r w:rsidR="001B3F8B" w:rsidRPr="00910D5E">
              <w:rPr>
                <w:rFonts w:ascii="Courier New" w:hAnsi="Courier New" w:cs="Courier New"/>
              </w:rPr>
              <w:t>"</w:t>
            </w:r>
            <w:r>
              <w:rPr>
                <w:rFonts w:ascii="Courier New" w:eastAsiaTheme="minorEastAsia" w:hAnsi="Courier New" w:cs="Courier New"/>
                <w:lang w:eastAsia="ko-KR"/>
              </w:rPr>
              <w:t>if</w:t>
            </w:r>
            <w:r w:rsidR="001B3F8B" w:rsidRPr="00910D5E">
              <w:rPr>
                <w:rFonts w:ascii="Courier New" w:hAnsi="Courier New" w:cs="Courier New"/>
              </w:rPr>
              <w:t>"</w:t>
            </w:r>
            <w:r>
              <w:rPr>
                <w:rFonts w:ascii="Courier New" w:eastAsiaTheme="minorEastAsia" w:hAnsi="Courier New" w:cs="Courier New"/>
                <w:lang w:eastAsia="ko-KR"/>
              </w:rPr>
              <w:t xml:space="preserve">: </w:t>
            </w:r>
            <w:r w:rsidR="00EC196E">
              <w:rPr>
                <w:rFonts w:ascii="Courier New" w:eastAsiaTheme="minorEastAsia" w:hAnsi="Courier New" w:cs="Courier New"/>
                <w:lang w:eastAsia="ko-KR"/>
              </w:rPr>
              <w:t>[</w:t>
            </w:r>
            <w:r w:rsidR="001B3F8B" w:rsidRPr="00910D5E">
              <w:rPr>
                <w:rFonts w:ascii="Courier New" w:hAnsi="Courier New" w:cs="Courier New"/>
              </w:rPr>
              <w:t>"</w:t>
            </w:r>
            <w:r>
              <w:rPr>
                <w:rFonts w:ascii="Courier New" w:eastAsiaTheme="minorEastAsia" w:hAnsi="Courier New" w:cs="Courier New"/>
                <w:lang w:eastAsia="ko-KR"/>
              </w:rPr>
              <w:t>oic.if.s</w:t>
            </w:r>
            <w:r w:rsidR="001B3F8B" w:rsidRPr="00910D5E">
              <w:rPr>
                <w:rFonts w:ascii="Courier New" w:hAnsi="Courier New" w:cs="Courier New"/>
              </w:rPr>
              <w:t>"</w:t>
            </w:r>
            <w:r w:rsidR="00EC196E">
              <w:rPr>
                <w:rFonts w:ascii="Courier New" w:hAnsi="Courier New" w:cs="Courier New"/>
              </w:rPr>
              <w:t>]</w:t>
            </w:r>
            <w:r>
              <w:rPr>
                <w:rFonts w:ascii="Courier New" w:eastAsiaTheme="minorEastAsia" w:hAnsi="Courier New" w:cs="Courier New"/>
                <w:lang w:eastAsia="ko-KR"/>
              </w:rPr>
              <w:t xml:space="preserve">   </w:t>
            </w:r>
            <w:r w:rsidRPr="00B27321">
              <w:rPr>
                <w:rFonts w:ascii="Courier New" w:eastAsiaTheme="minorEastAsia" w:hAnsi="Courier New" w:cs="Courier New"/>
                <w:lang w:eastAsia="ko-KR"/>
              </w:rPr>
              <w:sym w:font="Wingdings" w:char="F0DF"/>
            </w:r>
            <w:r>
              <w:rPr>
                <w:rFonts w:ascii="Courier New" w:eastAsiaTheme="minorEastAsia" w:hAnsi="Courier New" w:cs="Courier New"/>
                <w:lang w:eastAsia="ko-KR"/>
              </w:rPr>
              <w:t xml:space="preserve"> </w:t>
            </w:r>
            <w:r w:rsidRPr="00D15BE3">
              <w:rPr>
                <w:rFonts w:eastAsiaTheme="minorEastAsia"/>
                <w:lang w:eastAsia="ko-KR"/>
              </w:rPr>
              <w:t xml:space="preserve">this is visible through </w:t>
            </w:r>
            <w:r>
              <w:rPr>
                <w:rFonts w:eastAsiaTheme="minorEastAsia"/>
                <w:lang w:eastAsia="ko-KR"/>
              </w:rPr>
              <w:t>baseline Interface</w:t>
            </w:r>
          </w:p>
          <w:p w14:paraId="2A60FB6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p w14:paraId="6598F8A7"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Response:</w:t>
            </w:r>
          </w:p>
          <w:p w14:paraId="388809E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p w14:paraId="55F046E5"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 xml:space="preserve">   Error</w:t>
            </w:r>
          </w:p>
          <w:p w14:paraId="7DDC9B93" w14:textId="77777777" w:rsidR="003A545C" w:rsidRPr="00D15BE3" w:rsidRDefault="003A545C" w:rsidP="003A545C">
            <w:pPr>
              <w:pStyle w:val="PARAGRAPH"/>
              <w:keepNext/>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tc>
      </w:tr>
    </w:tbl>
    <w:p w14:paraId="7F55AC6F" w14:textId="77777777" w:rsidR="005C0875" w:rsidRPr="008A68F8" w:rsidRDefault="005C0875" w:rsidP="008A68F8">
      <w:pPr>
        <w:pStyle w:val="PARAGRAPH"/>
        <w:rPr>
          <w:rFonts w:eastAsiaTheme="minorEastAsia"/>
        </w:rPr>
      </w:pPr>
    </w:p>
    <w:p w14:paraId="14C51FA7" w14:textId="77777777" w:rsidR="003A545C" w:rsidRPr="000D79BD" w:rsidRDefault="003A545C" w:rsidP="005418A5">
      <w:pPr>
        <w:pStyle w:val="ListBullet"/>
        <w:rPr>
          <w:rFonts w:eastAsiaTheme="minorEastAsia"/>
          <w:lang w:eastAsia="ko-KR"/>
        </w:rPr>
      </w:pPr>
      <w:r w:rsidRPr="000D79BD">
        <w:rPr>
          <w:rFonts w:eastAsiaTheme="minorEastAsia"/>
          <w:lang w:eastAsia="ko-KR"/>
        </w:rPr>
        <w:t xml:space="preserve">A RETRIEVE </w:t>
      </w:r>
      <w:r>
        <w:rPr>
          <w:rFonts w:eastAsiaTheme="minorEastAsia"/>
          <w:lang w:eastAsia="ko-KR"/>
        </w:rPr>
        <w:t>request</w:t>
      </w:r>
      <w:r w:rsidRPr="000D79BD">
        <w:rPr>
          <w:rFonts w:eastAsiaTheme="minorEastAsia"/>
          <w:lang w:eastAsia="ko-KR"/>
        </w:rPr>
        <w:t xml:space="preserve"> </w:t>
      </w:r>
      <w:r>
        <w:rPr>
          <w:rFonts w:eastAsiaTheme="minorEastAsia"/>
          <w:lang w:eastAsia="ko-KR"/>
        </w:rPr>
        <w:t>using</w:t>
      </w:r>
      <w:r w:rsidRPr="000D79BD">
        <w:rPr>
          <w:rFonts w:eastAsiaTheme="minorEastAsia"/>
          <w:lang w:eastAsia="ko-KR"/>
        </w:rPr>
        <w:t xml:space="preserve"> this </w:t>
      </w:r>
      <w:r>
        <w:rPr>
          <w:rFonts w:eastAsiaTheme="minorEastAsia"/>
          <w:lang w:eastAsia="ko-KR"/>
        </w:rPr>
        <w:t>I</w:t>
      </w:r>
      <w:r w:rsidRPr="000D79BD">
        <w:rPr>
          <w:rFonts w:eastAsiaTheme="minorEastAsia"/>
          <w:lang w:eastAsia="ko-KR"/>
        </w:rPr>
        <w:t xml:space="preserve">nterface </w:t>
      </w:r>
      <w:r>
        <w:rPr>
          <w:rFonts w:eastAsiaTheme="minorEastAsia"/>
          <w:lang w:eastAsia="ko-KR"/>
        </w:rPr>
        <w:t xml:space="preserve">shall return the Representation for this Resource </w:t>
      </w:r>
      <w:r w:rsidRPr="000D79BD">
        <w:rPr>
          <w:rFonts w:eastAsiaTheme="minorEastAsia"/>
          <w:lang w:eastAsia="ko-KR"/>
        </w:rPr>
        <w:t>subject to any query</w:t>
      </w:r>
      <w:r>
        <w:rPr>
          <w:rFonts w:eastAsiaTheme="minorEastAsia"/>
          <w:lang w:eastAsia="ko-KR"/>
        </w:rPr>
        <w:t xml:space="preserve"> and filter p</w:t>
      </w:r>
      <w:r w:rsidRPr="000D79BD">
        <w:rPr>
          <w:rFonts w:eastAsiaTheme="minorEastAsia"/>
          <w:lang w:eastAsia="ko-KR"/>
        </w:rPr>
        <w:t>aram</w:t>
      </w:r>
      <w:r>
        <w:rPr>
          <w:rFonts w:eastAsiaTheme="minorEastAsia"/>
          <w:lang w:eastAsia="ko-KR"/>
        </w:rPr>
        <w:t>eters that may also exist</w:t>
      </w:r>
    </w:p>
    <w:p w14:paraId="695C10EC" w14:textId="77777777" w:rsidR="003A545C" w:rsidRPr="000D79BD" w:rsidRDefault="00BC48BD" w:rsidP="005418A5">
      <w:pPr>
        <w:pStyle w:val="ListBullet"/>
        <w:rPr>
          <w:rFonts w:eastAsiaTheme="minorEastAsia"/>
          <w:lang w:eastAsia="ko-KR"/>
        </w:rPr>
      </w:pPr>
      <w:r>
        <w:rPr>
          <w:color w:val="000000"/>
        </w:rPr>
        <w:t>An UPDATE request using this Interface shall provide a payload or body that contains the Properties that will be updated on the target Resource</w:t>
      </w:r>
      <w:r w:rsidR="003A545C" w:rsidRPr="000D79BD">
        <w:rPr>
          <w:rFonts w:eastAsiaTheme="minorEastAsia"/>
          <w:lang w:eastAsia="ko-KR"/>
        </w:rPr>
        <w:t>.</w:t>
      </w:r>
    </w:p>
    <w:p w14:paraId="0C0223FA" w14:textId="77777777" w:rsidR="003A545C" w:rsidRDefault="003A545C" w:rsidP="00F92D1D">
      <w:pPr>
        <w:pStyle w:val="Heading4"/>
      </w:pPr>
      <w:r>
        <w:t>Sensor Interface</w:t>
      </w:r>
    </w:p>
    <w:p w14:paraId="492AD30F" w14:textId="77777777" w:rsidR="003A545C" w:rsidRPr="000D79BD" w:rsidRDefault="003A545C" w:rsidP="003A545C">
      <w:pPr>
        <w:pStyle w:val="PARAGRAPH"/>
        <w:rPr>
          <w:rFonts w:eastAsiaTheme="minorEastAsia"/>
          <w:lang w:eastAsia="ko-KR"/>
        </w:rPr>
      </w:pPr>
      <w:r w:rsidRPr="000D79BD">
        <w:rPr>
          <w:rFonts w:eastAsiaTheme="minorEastAsia"/>
          <w:lang w:eastAsia="ko-KR"/>
        </w:rPr>
        <w:t xml:space="preserve">The </w:t>
      </w:r>
      <w:r>
        <w:rPr>
          <w:rFonts w:eastAsiaTheme="minorEastAsia"/>
          <w:lang w:eastAsia="ko-KR"/>
        </w:rPr>
        <w:t>s</w:t>
      </w:r>
      <w:r w:rsidRPr="000D79BD">
        <w:rPr>
          <w:rFonts w:eastAsiaTheme="minorEastAsia"/>
          <w:lang w:eastAsia="ko-KR"/>
        </w:rPr>
        <w:t xml:space="preserve">ensor </w:t>
      </w:r>
      <w:r>
        <w:rPr>
          <w:rFonts w:eastAsiaTheme="minorEastAsia"/>
          <w:lang w:eastAsia="ko-KR"/>
        </w:rPr>
        <w:t>I</w:t>
      </w:r>
      <w:r w:rsidRPr="000D79BD">
        <w:rPr>
          <w:rFonts w:eastAsiaTheme="minorEastAsia"/>
          <w:lang w:eastAsia="ko-KR"/>
        </w:rPr>
        <w:t xml:space="preserve">nterface </w:t>
      </w:r>
      <w:r>
        <w:rPr>
          <w:rFonts w:eastAsiaTheme="minorEastAsia"/>
          <w:lang w:eastAsia="ko-KR"/>
        </w:rPr>
        <w:t>is the Interface for retrieving measured, sensed or capability specific information from a Resource that senses</w:t>
      </w:r>
      <w:r w:rsidRPr="000D79BD">
        <w:rPr>
          <w:rFonts w:eastAsiaTheme="minorEastAsia"/>
          <w:lang w:eastAsia="ko-KR"/>
        </w:rPr>
        <w:t>:</w:t>
      </w:r>
    </w:p>
    <w:p w14:paraId="0AEFCADB" w14:textId="77777777" w:rsidR="003A545C" w:rsidRDefault="003A545C" w:rsidP="005418A5">
      <w:pPr>
        <w:pStyle w:val="ListBullet"/>
        <w:rPr>
          <w:rFonts w:eastAsiaTheme="minorEastAsia"/>
          <w:lang w:eastAsia="ko-KR"/>
        </w:rPr>
      </w:pPr>
      <w:r>
        <w:rPr>
          <w:rFonts w:eastAsiaTheme="minorEastAsia"/>
          <w:lang w:eastAsia="ko-KR"/>
        </w:rPr>
        <w:t>The sensor Interface name shall be “oic.if.s”</w:t>
      </w:r>
    </w:p>
    <w:p w14:paraId="2C45F652" w14:textId="77777777" w:rsidR="003A545C" w:rsidRDefault="00C052F5" w:rsidP="005418A5">
      <w:pPr>
        <w:pStyle w:val="ListBullet"/>
        <w:rPr>
          <w:rFonts w:eastAsiaTheme="minorEastAsia"/>
          <w:lang w:eastAsia="ko-KR"/>
        </w:rPr>
      </w:pPr>
      <w:r>
        <w:rPr>
          <w:lang w:eastAsia="ko-KR"/>
        </w:rPr>
        <w:t>The sensor Interface shall expose in the Resource Representation all mandatory Properties as defined by the applicable JSON; the sensor interface may also expose in the Resource Representation optional Properties as defined by the applicable JSON schema that are implemented by the target Device</w:t>
      </w:r>
      <w:r w:rsidR="003A545C">
        <w:rPr>
          <w:rFonts w:eastAsiaTheme="minorEastAsia"/>
          <w:lang w:eastAsia="ko-KR"/>
        </w:rPr>
        <w:t>.</w:t>
      </w:r>
    </w:p>
    <w:p w14:paraId="13077B90" w14:textId="77777777" w:rsidR="003A545C" w:rsidRDefault="003A545C" w:rsidP="005418A5">
      <w:pPr>
        <w:pStyle w:val="ListBullet"/>
        <w:rPr>
          <w:rFonts w:eastAsiaTheme="minorEastAsia"/>
          <w:lang w:eastAsia="ko-KR"/>
        </w:rPr>
      </w:pPr>
      <w:r w:rsidRPr="000D79BD">
        <w:rPr>
          <w:rFonts w:eastAsiaTheme="minorEastAsia"/>
          <w:lang w:eastAsia="ko-KR"/>
        </w:rPr>
        <w:t xml:space="preserve">A RETRIEVE </w:t>
      </w:r>
      <w:r>
        <w:rPr>
          <w:rFonts w:eastAsiaTheme="minorEastAsia"/>
          <w:lang w:eastAsia="ko-KR"/>
        </w:rPr>
        <w:t>request</w:t>
      </w:r>
      <w:r w:rsidRPr="000D79BD">
        <w:rPr>
          <w:rFonts w:eastAsiaTheme="minorEastAsia"/>
          <w:lang w:eastAsia="ko-KR"/>
        </w:rPr>
        <w:t xml:space="preserve"> </w:t>
      </w:r>
      <w:r>
        <w:rPr>
          <w:rFonts w:eastAsiaTheme="minorEastAsia"/>
          <w:lang w:eastAsia="ko-KR"/>
        </w:rPr>
        <w:t>using</w:t>
      </w:r>
      <w:r w:rsidRPr="000D79BD">
        <w:rPr>
          <w:rFonts w:eastAsiaTheme="minorEastAsia"/>
          <w:lang w:eastAsia="ko-KR"/>
        </w:rPr>
        <w:t xml:space="preserve"> this </w:t>
      </w:r>
      <w:r>
        <w:rPr>
          <w:rFonts w:eastAsiaTheme="minorEastAsia"/>
          <w:lang w:eastAsia="ko-KR"/>
        </w:rPr>
        <w:t>I</w:t>
      </w:r>
      <w:r w:rsidRPr="000D79BD">
        <w:rPr>
          <w:rFonts w:eastAsiaTheme="minorEastAsia"/>
          <w:lang w:eastAsia="ko-KR"/>
        </w:rPr>
        <w:t xml:space="preserve">nterface </w:t>
      </w:r>
      <w:r>
        <w:rPr>
          <w:rFonts w:eastAsiaTheme="minorEastAsia"/>
          <w:lang w:eastAsia="ko-KR"/>
        </w:rPr>
        <w:t xml:space="preserve">shall return this Representation for the Resource </w:t>
      </w:r>
      <w:r w:rsidRPr="000D79BD">
        <w:rPr>
          <w:rFonts w:eastAsiaTheme="minorEastAsia"/>
          <w:lang w:eastAsia="ko-KR"/>
        </w:rPr>
        <w:t>subject to any query</w:t>
      </w:r>
      <w:r>
        <w:rPr>
          <w:rFonts w:eastAsiaTheme="minorEastAsia"/>
          <w:lang w:eastAsia="ko-KR"/>
        </w:rPr>
        <w:t xml:space="preserve"> and filter p</w:t>
      </w:r>
      <w:r w:rsidRPr="000D79BD">
        <w:rPr>
          <w:rFonts w:eastAsiaTheme="minorEastAsia"/>
          <w:lang w:eastAsia="ko-KR"/>
        </w:rPr>
        <w:t>aram</w:t>
      </w:r>
      <w:r>
        <w:rPr>
          <w:rFonts w:eastAsiaTheme="minorEastAsia"/>
          <w:lang w:eastAsia="ko-KR"/>
        </w:rPr>
        <w:t>eters that may also exist</w:t>
      </w:r>
    </w:p>
    <w:p w14:paraId="211BF9A3" w14:textId="77777777" w:rsidR="003A545C" w:rsidRDefault="003A545C" w:rsidP="005418A5">
      <w:pPr>
        <w:pStyle w:val="ListBullet"/>
        <w:rPr>
          <w:rFonts w:eastAsiaTheme="minorEastAsia"/>
          <w:lang w:eastAsia="ko-KR"/>
        </w:rPr>
      </w:pPr>
    </w:p>
    <w:tbl>
      <w:tblPr>
        <w:tblStyle w:val="TableGrid"/>
        <w:tblW w:w="0" w:type="auto"/>
        <w:tblInd w:w="720" w:type="dxa"/>
        <w:shd w:val="clear" w:color="auto" w:fill="E7E6E6" w:themeFill="background2"/>
        <w:tblLook w:val="04A0" w:firstRow="1" w:lastRow="0" w:firstColumn="1" w:lastColumn="0" w:noHBand="0" w:noVBand="1"/>
      </w:tblPr>
      <w:tblGrid>
        <w:gridCol w:w="8630"/>
      </w:tblGrid>
      <w:tr w:rsidR="003A545C" w14:paraId="021BC02F" w14:textId="77777777" w:rsidTr="003A545C">
        <w:tc>
          <w:tcPr>
            <w:tcW w:w="9576" w:type="dxa"/>
            <w:shd w:val="clear" w:color="auto" w:fill="E7E6E6" w:themeFill="background2"/>
          </w:tcPr>
          <w:p w14:paraId="4944B024" w14:textId="77777777" w:rsidR="003A545C" w:rsidRDefault="003A545C" w:rsidP="003A545C">
            <w:pPr>
              <w:pStyle w:val="PARAGRAPH"/>
              <w:spacing w:before="0" w:after="0"/>
              <w:jc w:val="left"/>
              <w:rPr>
                <w:rFonts w:ascii="Courier New" w:eastAsiaTheme="minorEastAsia" w:hAnsi="Courier New" w:cs="Courier New"/>
                <w:lang w:eastAsia="ko-KR"/>
              </w:rPr>
            </w:pPr>
          </w:p>
          <w:p w14:paraId="6AFFD65C" w14:textId="77777777" w:rsidR="00370B4E" w:rsidRPr="00370B4E" w:rsidRDefault="003A545C" w:rsidP="00370B4E">
            <w:pPr>
              <w:pStyle w:val="PARAGRAPH"/>
              <w:jc w:val="left"/>
              <w:rPr>
                <w:b/>
              </w:rPr>
            </w:pPr>
            <w:r w:rsidRPr="00D15BE3">
              <w:rPr>
                <w:rFonts w:eastAsiaTheme="minorEastAsia"/>
                <w:b/>
                <w:lang w:eastAsia="ko-KR"/>
              </w:rPr>
              <w:t xml:space="preserve">NOTE: The example here is with respect to </w:t>
            </w:r>
            <w:r w:rsidR="00DE209A">
              <w:fldChar w:fldCharType="begin"/>
            </w:r>
            <w:r w:rsidR="00DE209A">
              <w:instrText xml:space="preserve"> REF _Ref446172249 \h  \* MERGEFORMAT </w:instrText>
            </w:r>
            <w:r w:rsidR="00DE209A">
              <w:fldChar w:fldCharType="separate"/>
            </w:r>
          </w:p>
          <w:p w14:paraId="3258C540" w14:textId="77777777" w:rsidR="003A545C" w:rsidRDefault="00DE209A" w:rsidP="003A545C">
            <w:pPr>
              <w:pStyle w:val="PARAGRAPH"/>
              <w:spacing w:before="0" w:after="0"/>
              <w:jc w:val="left"/>
              <w:rPr>
                <w:rFonts w:eastAsiaTheme="minorEastAsia"/>
                <w:b/>
                <w:lang w:eastAsia="ko-KR"/>
              </w:rPr>
            </w:pPr>
            <w:r>
              <w:fldChar w:fldCharType="end"/>
            </w:r>
          </w:p>
          <w:p w14:paraId="129407C9" w14:textId="77777777" w:rsidR="003A545C" w:rsidRPr="00D15BE3" w:rsidRDefault="003A545C" w:rsidP="003A545C">
            <w:pPr>
              <w:pStyle w:val="PARAGRAPH"/>
              <w:spacing w:before="0" w:after="0"/>
              <w:jc w:val="left"/>
              <w:rPr>
                <w:rFonts w:eastAsiaTheme="minorEastAsia"/>
                <w:b/>
                <w:lang w:eastAsia="ko-KR"/>
              </w:rPr>
            </w:pPr>
          </w:p>
          <w:p w14:paraId="53FB7433" w14:textId="77777777" w:rsidR="003A545C" w:rsidRDefault="003A545C" w:rsidP="00E36BA8">
            <w:pPr>
              <w:pStyle w:val="PARAGRAPH"/>
              <w:numPr>
                <w:ilvl w:val="0"/>
                <w:numId w:val="32"/>
              </w:numPr>
              <w:spacing w:before="0" w:after="0"/>
              <w:jc w:val="left"/>
              <w:rPr>
                <w:rFonts w:eastAsiaTheme="minorEastAsia"/>
                <w:lang w:eastAsia="ko-KR"/>
              </w:rPr>
            </w:pPr>
            <w:r>
              <w:rPr>
                <w:rFonts w:eastAsiaTheme="minorEastAsia"/>
                <w:lang w:eastAsia="ko-KR"/>
              </w:rPr>
              <w:t>Retrieving values of sensor</w:t>
            </w:r>
          </w:p>
          <w:p w14:paraId="70A59B9F" w14:textId="77777777" w:rsidR="003A545C" w:rsidRDefault="003A545C" w:rsidP="003A545C">
            <w:pPr>
              <w:pStyle w:val="PARAGRAPH"/>
              <w:spacing w:before="0" w:after="0"/>
              <w:jc w:val="left"/>
              <w:rPr>
                <w:rFonts w:eastAsiaTheme="minorEastAsia"/>
                <w:lang w:eastAsia="ko-KR"/>
              </w:rPr>
            </w:pPr>
          </w:p>
          <w:p w14:paraId="1C500D76"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GET /a/act/heater?if=</w:t>
            </w:r>
            <w:r w:rsidR="001B3F8B" w:rsidRPr="00910D5E">
              <w:rPr>
                <w:rFonts w:ascii="Courier New" w:hAnsi="Courier New" w:cs="Courier New"/>
              </w:rPr>
              <w:t>"</w:t>
            </w:r>
            <w:r>
              <w:rPr>
                <w:rFonts w:ascii="Courier New" w:eastAsiaTheme="minorEastAsia" w:hAnsi="Courier New" w:cs="Courier New"/>
                <w:lang w:eastAsia="ko-KR"/>
              </w:rPr>
              <w:t>oic.if.s</w:t>
            </w:r>
            <w:r w:rsidR="001B3F8B" w:rsidRPr="00910D5E">
              <w:rPr>
                <w:rFonts w:ascii="Courier New" w:hAnsi="Courier New" w:cs="Courier New"/>
              </w:rPr>
              <w:t>"</w:t>
            </w:r>
          </w:p>
          <w:p w14:paraId="46213485" w14:textId="77777777" w:rsidR="003A545C" w:rsidRDefault="003A545C" w:rsidP="003A545C">
            <w:pPr>
              <w:pStyle w:val="PARAGRAPH"/>
              <w:spacing w:before="0" w:after="0"/>
              <w:jc w:val="left"/>
              <w:rPr>
                <w:rFonts w:ascii="Courier New" w:eastAsiaTheme="minorEastAsia" w:hAnsi="Courier New" w:cs="Courier New"/>
                <w:lang w:eastAsia="ko-KR"/>
              </w:rPr>
            </w:pPr>
          </w:p>
          <w:p w14:paraId="02E8A531"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Response: </w:t>
            </w:r>
          </w:p>
          <w:p w14:paraId="3215F83B"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0FE0C874"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sidR="001B3F8B" w:rsidRPr="00910D5E">
              <w:rPr>
                <w:rFonts w:ascii="Courier New" w:hAnsi="Courier New" w:cs="Courier New"/>
              </w:rPr>
              <w:t>"</w:t>
            </w:r>
            <w:r>
              <w:rPr>
                <w:rFonts w:ascii="Courier New" w:eastAsiaTheme="minorEastAsia" w:hAnsi="Courier New" w:cs="Courier New"/>
                <w:lang w:eastAsia="ko-KR"/>
              </w:rPr>
              <w:t>currenttemp</w:t>
            </w:r>
            <w:r w:rsidR="001B3F8B" w:rsidRPr="00910D5E">
              <w:rPr>
                <w:rFonts w:ascii="Courier New" w:hAnsi="Courier New" w:cs="Courier New"/>
              </w:rPr>
              <w:t>"</w:t>
            </w:r>
            <w:r>
              <w:rPr>
                <w:rFonts w:ascii="Courier New" w:eastAsiaTheme="minorEastAsia" w:hAnsi="Courier New" w:cs="Courier New"/>
                <w:lang w:eastAsia="ko-KR"/>
              </w:rPr>
              <w:t>: 7</w:t>
            </w:r>
          </w:p>
          <w:p w14:paraId="3D76CC87"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11912E56" w14:textId="77777777" w:rsidR="003A545C" w:rsidRDefault="003A545C" w:rsidP="003A545C">
            <w:pPr>
              <w:pStyle w:val="PARAGRAPH"/>
              <w:spacing w:before="0" w:after="0"/>
              <w:jc w:val="left"/>
              <w:rPr>
                <w:rFonts w:eastAsiaTheme="minorEastAsia"/>
                <w:lang w:eastAsia="ko-KR"/>
              </w:rPr>
            </w:pPr>
          </w:p>
          <w:p w14:paraId="09AB642D" w14:textId="77777777" w:rsidR="003A545C" w:rsidRPr="002A6DDB" w:rsidRDefault="003A545C" w:rsidP="00E36BA8">
            <w:pPr>
              <w:pStyle w:val="PARAGRAPH"/>
              <w:numPr>
                <w:ilvl w:val="0"/>
                <w:numId w:val="32"/>
              </w:numPr>
              <w:spacing w:before="0" w:after="0"/>
              <w:jc w:val="left"/>
              <w:rPr>
                <w:rFonts w:eastAsiaTheme="minorEastAsia"/>
                <w:lang w:eastAsia="ko-KR"/>
              </w:rPr>
            </w:pPr>
            <w:r>
              <w:rPr>
                <w:rFonts w:eastAsiaTheme="minorEastAsia"/>
                <w:lang w:eastAsia="ko-KR"/>
              </w:rPr>
              <w:t>Inc</w:t>
            </w:r>
            <w:r w:rsidRPr="002A6DDB">
              <w:rPr>
                <w:rFonts w:eastAsiaTheme="minorEastAsia"/>
                <w:lang w:eastAsia="ko-KR"/>
              </w:rPr>
              <w:t xml:space="preserve">orrect use of </w:t>
            </w:r>
            <w:r>
              <w:rPr>
                <w:rFonts w:eastAsiaTheme="minorEastAsia"/>
                <w:lang w:eastAsia="ko-KR"/>
              </w:rPr>
              <w:t>sensor</w:t>
            </w:r>
          </w:p>
          <w:p w14:paraId="0F2EB80A" w14:textId="77777777" w:rsidR="003A545C" w:rsidRDefault="003A545C" w:rsidP="003A545C">
            <w:pPr>
              <w:pStyle w:val="PARAGRAPH"/>
              <w:spacing w:before="0" w:after="0"/>
              <w:jc w:val="left"/>
              <w:rPr>
                <w:rFonts w:ascii="Courier New" w:eastAsiaTheme="minorEastAsia" w:hAnsi="Courier New" w:cs="Courier New"/>
                <w:lang w:eastAsia="ko-KR"/>
              </w:rPr>
            </w:pPr>
          </w:p>
          <w:p w14:paraId="0E571920"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PUT /a/act/heater?if=</w:t>
            </w:r>
            <w:r w:rsidR="001B3F8B" w:rsidRPr="00910D5E">
              <w:rPr>
                <w:rFonts w:ascii="Courier New" w:hAnsi="Courier New" w:cs="Courier New"/>
              </w:rPr>
              <w:t>"</w:t>
            </w:r>
            <w:r>
              <w:rPr>
                <w:rFonts w:ascii="Courier New" w:eastAsiaTheme="minorEastAsia" w:hAnsi="Courier New" w:cs="Courier New"/>
                <w:lang w:eastAsia="ko-KR"/>
              </w:rPr>
              <w:t>oic.if.s</w:t>
            </w:r>
            <w:r w:rsidR="001B3F8B" w:rsidRPr="00910D5E">
              <w:rPr>
                <w:rFonts w:ascii="Courier New" w:hAnsi="Courier New" w:cs="Courier New"/>
              </w:rPr>
              <w:t>"</w:t>
            </w:r>
            <w:r>
              <w:rPr>
                <w:rFonts w:ascii="Courier New" w:eastAsiaTheme="minorEastAsia" w:hAnsi="Courier New" w:cs="Courier New"/>
                <w:lang w:eastAsia="ko-KR"/>
              </w:rPr>
              <w:t xml:space="preserve"> </w:t>
            </w:r>
            <w:r w:rsidRPr="00B27321">
              <w:rPr>
                <w:rFonts w:ascii="Courier New" w:eastAsiaTheme="minorEastAsia" w:hAnsi="Courier New" w:cs="Courier New"/>
                <w:lang w:eastAsia="ko-KR"/>
              </w:rPr>
              <w:sym w:font="Wingdings" w:char="F0DF"/>
            </w:r>
            <w:r>
              <w:rPr>
                <w:rFonts w:ascii="Courier New" w:eastAsiaTheme="minorEastAsia" w:hAnsi="Courier New" w:cs="Courier New"/>
                <w:lang w:eastAsia="ko-KR"/>
              </w:rPr>
              <w:t xml:space="preserve"> </w:t>
            </w:r>
            <w:r w:rsidRPr="00D15BE3">
              <w:rPr>
                <w:rFonts w:eastAsiaTheme="minorEastAsia"/>
                <w:color w:val="FF0000"/>
                <w:lang w:eastAsia="ko-KR"/>
              </w:rPr>
              <w:t>PUT is not allowed</w:t>
            </w:r>
          </w:p>
          <w:p w14:paraId="3E6B8AA9"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3EB34B6A"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lastRenderedPageBreak/>
              <w:t xml:space="preserve">  </w:t>
            </w:r>
            <w:r w:rsidR="001B3F8B" w:rsidRPr="00910D5E">
              <w:rPr>
                <w:rFonts w:ascii="Courier New" w:hAnsi="Courier New" w:cs="Courier New"/>
              </w:rPr>
              <w:t>"</w:t>
            </w:r>
            <w:r>
              <w:rPr>
                <w:rFonts w:ascii="Courier New" w:eastAsiaTheme="minorEastAsia" w:hAnsi="Courier New" w:cs="Courier New"/>
                <w:lang w:eastAsia="ko-KR"/>
              </w:rPr>
              <w:t>settemp</w:t>
            </w:r>
            <w:r w:rsidR="001B3F8B" w:rsidRPr="00910D5E">
              <w:rPr>
                <w:rFonts w:ascii="Courier New" w:hAnsi="Courier New" w:cs="Courier New"/>
              </w:rPr>
              <w:t>"</w:t>
            </w:r>
            <w:r>
              <w:rPr>
                <w:rFonts w:ascii="Courier New" w:eastAsiaTheme="minorEastAsia" w:hAnsi="Courier New" w:cs="Courier New"/>
                <w:lang w:eastAsia="ko-KR"/>
              </w:rPr>
              <w:t xml:space="preserve">: 20   </w:t>
            </w:r>
            <w:r w:rsidRPr="00B27321">
              <w:rPr>
                <w:rFonts w:ascii="Courier New" w:eastAsiaTheme="minorEastAsia" w:hAnsi="Courier New" w:cs="Courier New"/>
                <w:lang w:eastAsia="ko-KR"/>
              </w:rPr>
              <w:sym w:font="Wingdings" w:char="F0DF"/>
            </w:r>
            <w:r>
              <w:rPr>
                <w:rFonts w:ascii="Courier New" w:eastAsiaTheme="minorEastAsia" w:hAnsi="Courier New" w:cs="Courier New"/>
                <w:lang w:eastAsia="ko-KR"/>
              </w:rPr>
              <w:t xml:space="preserve"> </w:t>
            </w:r>
            <w:r w:rsidRPr="00D15BE3">
              <w:rPr>
                <w:rFonts w:eastAsiaTheme="minorEastAsia"/>
                <w:color w:val="FF0000"/>
                <w:lang w:eastAsia="ko-KR"/>
              </w:rPr>
              <w:t xml:space="preserve">this is </w:t>
            </w:r>
            <w:r>
              <w:rPr>
                <w:rFonts w:eastAsiaTheme="minorEastAsia"/>
                <w:color w:val="FF0000"/>
                <w:lang w:eastAsia="ko-KR"/>
              </w:rPr>
              <w:t>possible</w:t>
            </w:r>
            <w:r w:rsidRPr="00D15BE3">
              <w:rPr>
                <w:rFonts w:eastAsiaTheme="minorEastAsia"/>
                <w:color w:val="FF0000"/>
                <w:lang w:eastAsia="ko-KR"/>
              </w:rPr>
              <w:t xml:space="preserve"> through actuator Interface</w:t>
            </w:r>
          </w:p>
          <w:p w14:paraId="7F60E910" w14:textId="77777777" w:rsidR="003A545C" w:rsidRDefault="003A545C" w:rsidP="003A545C">
            <w:pPr>
              <w:pStyle w:val="PARAGRAPH"/>
              <w:spacing w:before="0" w:after="0"/>
              <w:ind w:left="1440"/>
              <w:jc w:val="left"/>
              <w:rPr>
                <w:rFonts w:ascii="Courier New" w:eastAsiaTheme="minorEastAsia" w:hAnsi="Courier New" w:cs="Courier New"/>
                <w:lang w:eastAsia="ko-KR"/>
              </w:rPr>
            </w:pPr>
            <w:r>
              <w:rPr>
                <w:rFonts w:ascii="Courier New" w:eastAsiaTheme="minorEastAsia" w:hAnsi="Courier New" w:cs="Courier New"/>
                <w:lang w:eastAsia="ko-KR"/>
              </w:rPr>
              <w:t>}</w:t>
            </w:r>
          </w:p>
          <w:p w14:paraId="43D9F68F"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Response: </w:t>
            </w:r>
          </w:p>
          <w:p w14:paraId="1BD4AD95"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p>
          <w:p w14:paraId="4913FA9B"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Error</w:t>
            </w:r>
          </w:p>
          <w:p w14:paraId="1E81DF1B"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p>
          <w:p w14:paraId="7758DDA1" w14:textId="77777777" w:rsidR="003A545C" w:rsidRDefault="003A545C" w:rsidP="003A545C">
            <w:pPr>
              <w:pStyle w:val="PARAGRAPH"/>
              <w:spacing w:before="0" w:after="0"/>
              <w:jc w:val="left"/>
              <w:rPr>
                <w:rFonts w:ascii="Courier New" w:eastAsiaTheme="minorEastAsia" w:hAnsi="Courier New" w:cs="Courier New"/>
                <w:lang w:eastAsia="ko-KR"/>
              </w:rPr>
            </w:pPr>
          </w:p>
          <w:p w14:paraId="273B6CFD" w14:textId="77777777" w:rsidR="003A545C" w:rsidRPr="002A6DDB" w:rsidRDefault="003A545C" w:rsidP="00E36BA8">
            <w:pPr>
              <w:pStyle w:val="PARAGRAPH"/>
              <w:numPr>
                <w:ilvl w:val="0"/>
                <w:numId w:val="32"/>
              </w:numPr>
              <w:spacing w:before="0" w:after="0"/>
              <w:jc w:val="left"/>
              <w:rPr>
                <w:rFonts w:eastAsiaTheme="minorEastAsia"/>
                <w:lang w:eastAsia="ko-KR"/>
              </w:rPr>
            </w:pPr>
            <w:r w:rsidRPr="002A6DDB">
              <w:rPr>
                <w:rFonts w:eastAsiaTheme="minorEastAsia"/>
                <w:lang w:eastAsia="ko-KR"/>
              </w:rPr>
              <w:t xml:space="preserve">Incorrect use of </w:t>
            </w:r>
            <w:r>
              <w:rPr>
                <w:rFonts w:eastAsiaTheme="minorEastAsia"/>
                <w:lang w:eastAsia="ko-KR"/>
              </w:rPr>
              <w:t>sensor</w:t>
            </w:r>
          </w:p>
          <w:p w14:paraId="2DD0F75C" w14:textId="77777777" w:rsidR="003A545C" w:rsidRDefault="003A545C" w:rsidP="003A545C">
            <w:pPr>
              <w:pStyle w:val="PARAGRAPH"/>
              <w:spacing w:before="0" w:after="0"/>
              <w:jc w:val="left"/>
              <w:rPr>
                <w:rFonts w:ascii="Courier New" w:eastAsiaTheme="minorEastAsia" w:hAnsi="Courier New" w:cs="Courier New"/>
                <w:lang w:eastAsia="ko-KR"/>
              </w:rPr>
            </w:pPr>
          </w:p>
          <w:p w14:paraId="44AE48E8"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Request: POST /a/act/heater?if=</w:t>
            </w:r>
            <w:r w:rsidR="001B3F8B" w:rsidRPr="00910D5E">
              <w:rPr>
                <w:rFonts w:ascii="Courier New" w:hAnsi="Courier New" w:cs="Courier New"/>
              </w:rPr>
              <w:t>"</w:t>
            </w:r>
            <w:r>
              <w:rPr>
                <w:rFonts w:ascii="Courier New" w:eastAsiaTheme="minorEastAsia" w:hAnsi="Courier New" w:cs="Courier New"/>
                <w:lang w:eastAsia="ko-KR"/>
              </w:rPr>
              <w:t>oic.if.s</w:t>
            </w:r>
            <w:r w:rsidR="001B3F8B" w:rsidRPr="00910D5E">
              <w:rPr>
                <w:rFonts w:ascii="Courier New" w:hAnsi="Courier New" w:cs="Courier New"/>
              </w:rPr>
              <w:t>"</w:t>
            </w:r>
            <w:r>
              <w:rPr>
                <w:rFonts w:ascii="Courier New" w:eastAsiaTheme="minorEastAsia" w:hAnsi="Courier New" w:cs="Courier New"/>
                <w:lang w:eastAsia="ko-KR"/>
              </w:rPr>
              <w:t xml:space="preserve"> </w:t>
            </w:r>
            <w:r w:rsidRPr="00B27321">
              <w:rPr>
                <w:rFonts w:ascii="Courier New" w:eastAsiaTheme="minorEastAsia" w:hAnsi="Courier New" w:cs="Courier New"/>
                <w:lang w:eastAsia="ko-KR"/>
              </w:rPr>
              <w:sym w:font="Wingdings" w:char="F0DF"/>
            </w:r>
            <w:r>
              <w:rPr>
                <w:rFonts w:ascii="Courier New" w:eastAsiaTheme="minorEastAsia" w:hAnsi="Courier New" w:cs="Courier New"/>
                <w:lang w:eastAsia="ko-KR"/>
              </w:rPr>
              <w:t xml:space="preserve"> </w:t>
            </w:r>
            <w:r>
              <w:rPr>
                <w:rFonts w:eastAsiaTheme="minorEastAsia"/>
                <w:color w:val="FF0000"/>
                <w:lang w:eastAsia="ko-KR"/>
              </w:rPr>
              <w:t>POST</w:t>
            </w:r>
            <w:r w:rsidRPr="002A6DDB">
              <w:rPr>
                <w:rFonts w:eastAsiaTheme="minorEastAsia"/>
                <w:color w:val="FF0000"/>
                <w:lang w:eastAsia="ko-KR"/>
              </w:rPr>
              <w:t xml:space="preserve"> is not allowed</w:t>
            </w:r>
          </w:p>
          <w:p w14:paraId="6D2FC6DE"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 xml:space="preserve"> </w:t>
            </w:r>
            <w:r>
              <w:rPr>
                <w:rFonts w:ascii="Courier New" w:eastAsiaTheme="minorEastAsia" w:hAnsi="Courier New" w:cs="Courier New"/>
                <w:lang w:eastAsia="ko-KR"/>
              </w:rPr>
              <w:tab/>
            </w:r>
            <w:r>
              <w:rPr>
                <w:rFonts w:ascii="Courier New" w:eastAsiaTheme="minorEastAsia" w:hAnsi="Courier New" w:cs="Courier New"/>
                <w:lang w:eastAsia="ko-KR"/>
              </w:rPr>
              <w:tab/>
              <w:t>{</w:t>
            </w:r>
          </w:p>
          <w:p w14:paraId="5CED23A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 xml:space="preserve">   </w:t>
            </w:r>
            <w:r w:rsidR="001B3F8B" w:rsidRPr="00910D5E">
              <w:rPr>
                <w:rFonts w:ascii="Courier New" w:hAnsi="Courier New" w:cs="Courier New"/>
              </w:rPr>
              <w:t>"</w:t>
            </w:r>
            <w:r>
              <w:rPr>
                <w:rFonts w:ascii="Courier New" w:eastAsiaTheme="minorEastAsia" w:hAnsi="Courier New" w:cs="Courier New"/>
                <w:lang w:eastAsia="ko-KR"/>
              </w:rPr>
              <w:t>currenttemp</w:t>
            </w:r>
            <w:r w:rsidR="001B3F8B" w:rsidRPr="00910D5E">
              <w:rPr>
                <w:rFonts w:ascii="Courier New" w:hAnsi="Courier New" w:cs="Courier New"/>
              </w:rPr>
              <w:t>"</w:t>
            </w:r>
            <w:r>
              <w:rPr>
                <w:rFonts w:ascii="Courier New" w:eastAsiaTheme="minorEastAsia" w:hAnsi="Courier New" w:cs="Courier New"/>
                <w:lang w:eastAsia="ko-KR"/>
              </w:rPr>
              <w:t xml:space="preserve">: 15   </w:t>
            </w:r>
            <w:r w:rsidRPr="00B27321">
              <w:rPr>
                <w:rFonts w:ascii="Courier New" w:eastAsiaTheme="minorEastAsia" w:hAnsi="Courier New" w:cs="Courier New"/>
                <w:lang w:eastAsia="ko-KR"/>
              </w:rPr>
              <w:sym w:font="Wingdings" w:char="F0DF"/>
            </w:r>
            <w:r>
              <w:rPr>
                <w:rFonts w:ascii="Courier New" w:eastAsiaTheme="minorEastAsia" w:hAnsi="Courier New" w:cs="Courier New"/>
                <w:lang w:eastAsia="ko-KR"/>
              </w:rPr>
              <w:t xml:space="preserve"> </w:t>
            </w:r>
            <w:r w:rsidRPr="00D15BE3">
              <w:rPr>
                <w:rFonts w:eastAsiaTheme="minorEastAsia"/>
                <w:color w:val="FF0000"/>
                <w:lang w:eastAsia="ko-KR"/>
              </w:rPr>
              <w:t xml:space="preserve">this is </w:t>
            </w:r>
            <w:r>
              <w:rPr>
                <w:rFonts w:eastAsiaTheme="minorEastAsia"/>
                <w:color w:val="FF0000"/>
                <w:lang w:eastAsia="ko-KR"/>
              </w:rPr>
              <w:t>possible</w:t>
            </w:r>
            <w:r w:rsidRPr="00D15BE3">
              <w:rPr>
                <w:rFonts w:eastAsiaTheme="minorEastAsia"/>
                <w:color w:val="FF0000"/>
                <w:lang w:eastAsia="ko-KR"/>
              </w:rPr>
              <w:t xml:space="preserve"> through </w:t>
            </w:r>
            <w:r>
              <w:rPr>
                <w:rFonts w:eastAsiaTheme="minorEastAsia"/>
                <w:color w:val="FF0000"/>
                <w:lang w:eastAsia="ko-KR"/>
              </w:rPr>
              <w:t>actuator</w:t>
            </w:r>
            <w:r w:rsidRPr="00D15BE3">
              <w:rPr>
                <w:rFonts w:eastAsiaTheme="minorEastAsia"/>
                <w:color w:val="FF0000"/>
                <w:lang w:eastAsia="ko-KR"/>
              </w:rPr>
              <w:t xml:space="preserve"> Interface</w:t>
            </w:r>
          </w:p>
          <w:p w14:paraId="107D2120"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p w14:paraId="2B6C743C"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Response:</w:t>
            </w:r>
          </w:p>
          <w:p w14:paraId="7AB3F0B1"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p w14:paraId="6425C0C4" w14:textId="77777777" w:rsidR="003A545C" w:rsidRDefault="003A545C" w:rsidP="003A545C">
            <w:pPr>
              <w:pStyle w:val="PARAGRAPH"/>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 xml:space="preserve">   Error</w:t>
            </w:r>
          </w:p>
          <w:p w14:paraId="176112D2" w14:textId="77777777" w:rsidR="003A545C" w:rsidRPr="002A6DDB" w:rsidRDefault="003A545C" w:rsidP="003A545C">
            <w:pPr>
              <w:pStyle w:val="PARAGRAPH"/>
              <w:keepNext/>
              <w:spacing w:before="0" w:after="0"/>
              <w:jc w:val="left"/>
              <w:rPr>
                <w:rFonts w:ascii="Courier New" w:eastAsiaTheme="minorEastAsia" w:hAnsi="Courier New" w:cs="Courier New"/>
                <w:lang w:eastAsia="ko-KR"/>
              </w:rPr>
            </w:pPr>
            <w:r>
              <w:rPr>
                <w:rFonts w:ascii="Courier New" w:eastAsiaTheme="minorEastAsia" w:hAnsi="Courier New" w:cs="Courier New"/>
                <w:lang w:eastAsia="ko-KR"/>
              </w:rPr>
              <w:tab/>
            </w:r>
            <w:r>
              <w:rPr>
                <w:rFonts w:ascii="Courier New" w:eastAsiaTheme="minorEastAsia" w:hAnsi="Courier New" w:cs="Courier New"/>
                <w:lang w:eastAsia="ko-KR"/>
              </w:rPr>
              <w:tab/>
              <w:t>}</w:t>
            </w:r>
          </w:p>
        </w:tc>
      </w:tr>
    </w:tbl>
    <w:p w14:paraId="7DA87FE5" w14:textId="77777777" w:rsidR="003A545C" w:rsidRDefault="003A545C" w:rsidP="003A545C">
      <w:pPr>
        <w:pStyle w:val="PARAGRAPH"/>
      </w:pPr>
    </w:p>
    <w:p w14:paraId="443F7692" w14:textId="77777777" w:rsidR="003A545C" w:rsidRDefault="003A545C" w:rsidP="00F92D1D">
      <w:pPr>
        <w:pStyle w:val="Heading4"/>
      </w:pPr>
      <w:r>
        <w:t>Read-only Interface</w:t>
      </w:r>
    </w:p>
    <w:p w14:paraId="51B48BB1" w14:textId="77777777" w:rsidR="003A545C" w:rsidRDefault="003A545C" w:rsidP="003A545C">
      <w:pPr>
        <w:pStyle w:val="PARAGRAPH"/>
      </w:pPr>
      <w:r w:rsidRPr="000D79BD">
        <w:rPr>
          <w:rFonts w:eastAsiaTheme="minorEastAsia"/>
          <w:lang w:eastAsia="ko-KR"/>
        </w:rPr>
        <w:t xml:space="preserve">The </w:t>
      </w:r>
      <w:r>
        <w:rPr>
          <w:rFonts w:eastAsiaTheme="minorEastAsia"/>
          <w:lang w:eastAsia="ko-KR"/>
        </w:rPr>
        <w:t>read-o</w:t>
      </w:r>
      <w:r w:rsidRPr="000D79BD">
        <w:rPr>
          <w:rFonts w:eastAsiaTheme="minorEastAsia"/>
          <w:lang w:eastAsia="ko-KR"/>
        </w:rPr>
        <w:t xml:space="preserve">nly </w:t>
      </w:r>
      <w:r>
        <w:rPr>
          <w:rFonts w:eastAsiaTheme="minorEastAsia"/>
          <w:lang w:eastAsia="ko-KR"/>
        </w:rPr>
        <w:t>I</w:t>
      </w:r>
      <w:r w:rsidRPr="000D79BD">
        <w:rPr>
          <w:rFonts w:eastAsiaTheme="minorEastAsia"/>
          <w:lang w:eastAsia="ko-KR"/>
        </w:rPr>
        <w:t xml:space="preserve">nterface </w:t>
      </w:r>
      <w:r>
        <w:rPr>
          <w:rFonts w:eastAsiaTheme="minorEastAsia"/>
          <w:lang w:eastAsia="ko-KR"/>
        </w:rPr>
        <w:t>exposes only the Properties that may be “read”. This includes Properties that may be “read-only”, “read-write” but not Properties that are “write-only” or “set-only”. T</w:t>
      </w:r>
      <w:r w:rsidRPr="000D79BD">
        <w:rPr>
          <w:rFonts w:eastAsiaTheme="minorEastAsia"/>
          <w:lang w:eastAsia="ko-KR"/>
        </w:rPr>
        <w:t xml:space="preserve">he applicable methods that can be applied to a Resource </w:t>
      </w:r>
      <w:r>
        <w:rPr>
          <w:rFonts w:eastAsiaTheme="minorEastAsia"/>
          <w:lang w:eastAsia="ko-KR"/>
        </w:rPr>
        <w:t>is</w:t>
      </w:r>
      <w:r w:rsidRPr="000D79BD">
        <w:rPr>
          <w:rFonts w:eastAsiaTheme="minorEastAsia"/>
          <w:lang w:eastAsia="ko-KR"/>
        </w:rPr>
        <w:t xml:space="preserve"> RETRIEVE only. An attempt by a Client to apply a method other than RETRIEVE to a Resource shall be rejected with a</w:t>
      </w:r>
      <w:r w:rsidR="00505E00">
        <w:rPr>
          <w:rFonts w:eastAsiaTheme="minorEastAsia"/>
          <w:lang w:eastAsia="ko-KR"/>
        </w:rPr>
        <w:t>n error</w:t>
      </w:r>
      <w:r w:rsidRPr="000D79BD">
        <w:rPr>
          <w:rFonts w:eastAsiaTheme="minorEastAsia"/>
          <w:lang w:eastAsia="ko-KR"/>
        </w:rPr>
        <w:t xml:space="preserve"> response code.</w:t>
      </w:r>
    </w:p>
    <w:p w14:paraId="165FD82D" w14:textId="77777777" w:rsidR="003A545C" w:rsidRDefault="003A545C" w:rsidP="00F92D1D">
      <w:pPr>
        <w:pStyle w:val="Heading4"/>
      </w:pPr>
      <w:r>
        <w:t>Read-write Interface</w:t>
      </w:r>
    </w:p>
    <w:p w14:paraId="75F4E5C6" w14:textId="77777777" w:rsidR="003A545C" w:rsidRDefault="003A545C" w:rsidP="003A545C">
      <w:pPr>
        <w:pStyle w:val="PARAGRAPH"/>
        <w:rPr>
          <w:rFonts w:eastAsiaTheme="minorEastAsia"/>
          <w:lang w:eastAsia="ko-KR"/>
        </w:rPr>
      </w:pPr>
      <w:r w:rsidRPr="000D79BD">
        <w:rPr>
          <w:rFonts w:eastAsiaTheme="minorEastAsia"/>
          <w:lang w:eastAsia="ko-KR"/>
        </w:rPr>
        <w:t xml:space="preserve">The </w:t>
      </w:r>
      <w:r>
        <w:rPr>
          <w:rFonts w:eastAsiaTheme="minorEastAsia"/>
          <w:lang w:eastAsia="ko-KR"/>
        </w:rPr>
        <w:t>r</w:t>
      </w:r>
      <w:r w:rsidRPr="000D79BD">
        <w:rPr>
          <w:rFonts w:eastAsiaTheme="minorEastAsia"/>
          <w:lang w:eastAsia="ko-KR"/>
        </w:rPr>
        <w:t>ead-</w:t>
      </w:r>
      <w:r>
        <w:rPr>
          <w:rFonts w:eastAsiaTheme="minorEastAsia"/>
          <w:lang w:eastAsia="ko-KR"/>
        </w:rPr>
        <w:t>w</w:t>
      </w:r>
      <w:r w:rsidRPr="000D79BD">
        <w:rPr>
          <w:rFonts w:eastAsiaTheme="minorEastAsia"/>
          <w:lang w:eastAsia="ko-KR"/>
        </w:rPr>
        <w:t xml:space="preserve">rite </w:t>
      </w:r>
      <w:r>
        <w:rPr>
          <w:rFonts w:eastAsiaTheme="minorEastAsia"/>
          <w:lang w:eastAsia="ko-KR"/>
        </w:rPr>
        <w:t>I</w:t>
      </w:r>
      <w:r w:rsidRPr="000D79BD">
        <w:rPr>
          <w:rFonts w:eastAsiaTheme="minorEastAsia"/>
          <w:lang w:eastAsia="ko-KR"/>
        </w:rPr>
        <w:t xml:space="preserve">nterface </w:t>
      </w:r>
      <w:r>
        <w:rPr>
          <w:rFonts w:eastAsiaTheme="minorEastAsia"/>
          <w:lang w:eastAsia="ko-KR"/>
        </w:rPr>
        <w:t xml:space="preserve">exposes only the Properties that may be “read” and “written”. </w:t>
      </w:r>
      <w:r w:rsidR="006D770B">
        <w:rPr>
          <w:color w:val="000000"/>
        </w:rPr>
        <w:t>The “read-only” Properties shall not be included in Representation for the “read-write” Interface</w:t>
      </w:r>
      <w:r>
        <w:rPr>
          <w:rFonts w:eastAsiaTheme="minorEastAsia"/>
          <w:lang w:eastAsia="ko-KR"/>
        </w:rPr>
        <w:t>. This is a generic Interface to support “reading” and “setting” Properties in a Resource. T</w:t>
      </w:r>
      <w:r w:rsidRPr="000D79BD">
        <w:rPr>
          <w:rFonts w:eastAsiaTheme="minorEastAsia"/>
          <w:lang w:eastAsia="ko-KR"/>
        </w:rPr>
        <w:t xml:space="preserve">he applicable methods that can be applied to a Resource </w:t>
      </w:r>
      <w:r>
        <w:rPr>
          <w:rFonts w:eastAsiaTheme="minorEastAsia"/>
          <w:lang w:eastAsia="ko-KR"/>
        </w:rPr>
        <w:t>are</w:t>
      </w:r>
      <w:r w:rsidRPr="000D79BD">
        <w:rPr>
          <w:rFonts w:eastAsiaTheme="minorEastAsia"/>
          <w:lang w:eastAsia="ko-KR"/>
        </w:rPr>
        <w:t xml:space="preserve"> RETRIEVE and UPDATE only.</w:t>
      </w:r>
      <w:r>
        <w:rPr>
          <w:rFonts w:eastAsiaTheme="minorEastAsia"/>
          <w:lang w:eastAsia="ko-KR"/>
        </w:rPr>
        <w:t xml:space="preserve"> </w:t>
      </w:r>
      <w:r w:rsidRPr="007D1FD4">
        <w:rPr>
          <w:rFonts w:eastAsiaTheme="minorEastAsia"/>
          <w:lang w:eastAsia="ko-KR"/>
        </w:rPr>
        <w:t xml:space="preserve">An attempt by a Client to apply a method other than RETRIEVE </w:t>
      </w:r>
      <w:r>
        <w:rPr>
          <w:rFonts w:eastAsiaTheme="minorEastAsia"/>
          <w:lang w:eastAsia="ko-KR"/>
        </w:rPr>
        <w:t xml:space="preserve">or UPDATE </w:t>
      </w:r>
      <w:r w:rsidRPr="007D1FD4">
        <w:rPr>
          <w:rFonts w:eastAsiaTheme="minorEastAsia"/>
          <w:lang w:eastAsia="ko-KR"/>
        </w:rPr>
        <w:t>to a Resource shall be rejected with a</w:t>
      </w:r>
      <w:r w:rsidR="00505E00">
        <w:rPr>
          <w:rFonts w:eastAsiaTheme="minorEastAsia"/>
          <w:lang w:eastAsia="ko-KR"/>
        </w:rPr>
        <w:t>n error</w:t>
      </w:r>
      <w:r w:rsidRPr="007D1FD4">
        <w:rPr>
          <w:rFonts w:eastAsiaTheme="minorEastAsia"/>
          <w:lang w:eastAsia="ko-KR"/>
        </w:rPr>
        <w:t xml:space="preserve"> response code.</w:t>
      </w:r>
    </w:p>
    <w:p w14:paraId="4F1FDC4F" w14:textId="77777777" w:rsidR="00330339" w:rsidRDefault="00330339" w:rsidP="00F92D1D">
      <w:pPr>
        <w:pStyle w:val="Heading2"/>
      </w:pPr>
      <w:bookmarkStart w:id="6999" w:name="_Toc451289240"/>
      <w:bookmarkStart w:id="7000" w:name="_Toc451289241"/>
      <w:bookmarkStart w:id="7001" w:name="_Toc451289245"/>
      <w:bookmarkStart w:id="7002" w:name="_Toc451289246"/>
      <w:bookmarkStart w:id="7003" w:name="_Toc451289247"/>
      <w:bookmarkStart w:id="7004" w:name="_Toc451289315"/>
      <w:bookmarkStart w:id="7005" w:name="_Toc451289316"/>
      <w:bookmarkStart w:id="7006" w:name="_Toc451289323"/>
      <w:bookmarkStart w:id="7007" w:name="_Ref412474278"/>
      <w:bookmarkStart w:id="7008" w:name="_Toc509367164"/>
      <w:bookmarkEnd w:id="6999"/>
      <w:bookmarkEnd w:id="7000"/>
      <w:bookmarkEnd w:id="7001"/>
      <w:bookmarkEnd w:id="7002"/>
      <w:bookmarkEnd w:id="7003"/>
      <w:bookmarkEnd w:id="7004"/>
      <w:bookmarkEnd w:id="7005"/>
      <w:bookmarkEnd w:id="7006"/>
      <w:r>
        <w:t>Resource representation</w:t>
      </w:r>
      <w:bookmarkEnd w:id="7007"/>
      <w:bookmarkEnd w:id="7008"/>
    </w:p>
    <w:p w14:paraId="14539473" w14:textId="77777777" w:rsidR="00330339" w:rsidRDefault="00330339" w:rsidP="00330339">
      <w:pPr>
        <w:pStyle w:val="PARAGRAPH"/>
      </w:pPr>
      <w:r>
        <w:rPr>
          <w:rFonts w:eastAsiaTheme="minorEastAsia" w:hint="eastAsia"/>
          <w:lang w:eastAsia="ko-KR"/>
        </w:rPr>
        <w:t>Resource r</w:t>
      </w:r>
      <w:r>
        <w:t>epresentation captures the state of a Resource at a particular time. The</w:t>
      </w:r>
      <w:r>
        <w:rPr>
          <w:rFonts w:eastAsiaTheme="minorEastAsia" w:hint="eastAsia"/>
          <w:lang w:eastAsia="ko-KR"/>
        </w:rPr>
        <w:t xml:space="preserve"> resource</w:t>
      </w:r>
      <w:r>
        <w:t xml:space="preserve"> representation is exchanged in the request and response interactions with a Resource. A </w:t>
      </w:r>
      <w:r>
        <w:rPr>
          <w:rFonts w:eastAsiaTheme="minorEastAsia"/>
          <w:lang w:eastAsia="ko-KR"/>
        </w:rPr>
        <w:t>R</w:t>
      </w:r>
      <w:r>
        <w:rPr>
          <w:rFonts w:eastAsiaTheme="minorEastAsia" w:hint="eastAsia"/>
          <w:lang w:eastAsia="ko-KR"/>
        </w:rPr>
        <w:t xml:space="preserve">esource </w:t>
      </w:r>
      <w:r>
        <w:t xml:space="preserve">representation may be used to retrieve or update the state of a resource. </w:t>
      </w:r>
    </w:p>
    <w:p w14:paraId="6572B9C5" w14:textId="77777777" w:rsidR="00330339" w:rsidRDefault="00330339" w:rsidP="00330339">
      <w:pPr>
        <w:pStyle w:val="PARAGRAPH"/>
      </w:pPr>
      <w:r>
        <w:t>The resource representation shall not be manipulated by the data connectivity protocols and technologies (e.g., CoAP, UDP/IP or BLE).</w:t>
      </w:r>
    </w:p>
    <w:p w14:paraId="7D4DAB08" w14:textId="77777777" w:rsidR="00330339" w:rsidRDefault="00330339" w:rsidP="00F92D1D">
      <w:pPr>
        <w:pStyle w:val="Heading2"/>
      </w:pPr>
      <w:bookmarkStart w:id="7009" w:name="_Toc509367165"/>
      <w:r>
        <w:t>Structure</w:t>
      </w:r>
      <w:bookmarkEnd w:id="7009"/>
    </w:p>
    <w:p w14:paraId="27A74466" w14:textId="77777777" w:rsidR="00330339" w:rsidRPr="00401A0E" w:rsidRDefault="00330339" w:rsidP="00F92D1D">
      <w:pPr>
        <w:pStyle w:val="Heading3"/>
      </w:pPr>
      <w:bookmarkStart w:id="7010" w:name="_Toc509367166"/>
      <w:r w:rsidRPr="000B5351">
        <w:t>Introduction</w:t>
      </w:r>
      <w:bookmarkEnd w:id="7010"/>
    </w:p>
    <w:p w14:paraId="56F7C582" w14:textId="77777777" w:rsidR="00330339" w:rsidRDefault="00330339" w:rsidP="00330339">
      <w:pPr>
        <w:pStyle w:val="PARAGRAPH"/>
      </w:pPr>
      <w:r w:rsidRPr="00376635">
        <w:t xml:space="preserve">In many scenarios and contexts, the Resources may have either an implicit or explicit structure </w:t>
      </w:r>
      <w:r>
        <w:t>between</w:t>
      </w:r>
      <w:r w:rsidRPr="00376635">
        <w:t xml:space="preserve"> them. A structure can</w:t>
      </w:r>
      <w:r>
        <w:t>,</w:t>
      </w:r>
      <w:r w:rsidRPr="00376635">
        <w:t xml:space="preserve"> for example</w:t>
      </w:r>
      <w:r>
        <w:t>,</w:t>
      </w:r>
      <w:r w:rsidRPr="00376635">
        <w:t xml:space="preserve"> be a tree, a mesh, a fan-out or a fan-in. The </w:t>
      </w:r>
      <w:r>
        <w:t>F</w:t>
      </w:r>
      <w:r w:rsidRPr="00376635">
        <w:t xml:space="preserve">ramework provides the means to model and map these structures and the relationships among Resources. The primary building block for resource structures in </w:t>
      </w:r>
      <w:r>
        <w:t>F</w:t>
      </w:r>
      <w:r w:rsidRPr="00376635">
        <w:t>ramework is the collection. A collection represents a container</w:t>
      </w:r>
      <w:r>
        <w:t>,</w:t>
      </w:r>
      <w:r w:rsidRPr="00376635">
        <w:t xml:space="preserve"> which is extensible to model complex structures.</w:t>
      </w:r>
    </w:p>
    <w:p w14:paraId="7A60FEDD" w14:textId="77777777" w:rsidR="003E348D" w:rsidRDefault="00BC05E9" w:rsidP="00F92D1D">
      <w:pPr>
        <w:pStyle w:val="Heading3"/>
      </w:pPr>
      <w:bookmarkStart w:id="7011" w:name="_Ref427656580"/>
      <w:bookmarkStart w:id="7012" w:name="_Toc509367167"/>
      <w:r w:rsidRPr="000B5351">
        <w:lastRenderedPageBreak/>
        <w:t>Resource</w:t>
      </w:r>
      <w:r>
        <w:t xml:space="preserve"> Relationships</w:t>
      </w:r>
      <w:bookmarkEnd w:id="7011"/>
      <w:bookmarkEnd w:id="7012"/>
    </w:p>
    <w:p w14:paraId="761E610A" w14:textId="77777777" w:rsidR="00330339" w:rsidRDefault="00BC05E9" w:rsidP="00330339">
      <w:pPr>
        <w:pStyle w:val="PARAEQUATION"/>
      </w:pPr>
      <w:r>
        <w:t xml:space="preserve">Resource relationships are expressed as Links. </w:t>
      </w:r>
      <w:r w:rsidR="00330339" w:rsidRPr="003E37A0">
        <w:t xml:space="preserve">A Link embraces and extends typed web links </w:t>
      </w:r>
      <w:r w:rsidR="00D476CD">
        <w:t xml:space="preserve">concept </w:t>
      </w:r>
      <w:r w:rsidR="00330339">
        <w:t xml:space="preserve">as a means of expressing relationships between </w:t>
      </w:r>
      <w:r w:rsidR="00D476CD">
        <w:t>R</w:t>
      </w:r>
      <w:r w:rsidR="00330339">
        <w:t>esources. A Link consists of</w:t>
      </w:r>
      <w:r w:rsidR="00D476CD">
        <w:t xml:space="preserve"> a set of Parameters that define</w:t>
      </w:r>
      <w:r w:rsidR="00330339">
        <w:t xml:space="preserve">: </w:t>
      </w:r>
    </w:p>
    <w:p w14:paraId="067DA71C" w14:textId="77777777" w:rsidR="00330339" w:rsidRDefault="00330339" w:rsidP="00330339">
      <w:pPr>
        <w:pStyle w:val="ListBullet"/>
      </w:pPr>
      <w:r>
        <w:t xml:space="preserve">a context </w:t>
      </w:r>
      <w:r w:rsidR="00D476CD">
        <w:t>U</w:t>
      </w:r>
      <w:r>
        <w:t xml:space="preserve">RI, </w:t>
      </w:r>
    </w:p>
    <w:p w14:paraId="1D8094FF" w14:textId="77777777" w:rsidR="00330339" w:rsidRDefault="00330339" w:rsidP="00330339">
      <w:pPr>
        <w:pStyle w:val="ListBullet"/>
      </w:pPr>
      <w:r>
        <w:t xml:space="preserve">a target </w:t>
      </w:r>
      <w:r w:rsidR="00D476CD">
        <w:t>U</w:t>
      </w:r>
      <w:r>
        <w:t xml:space="preserve">RI, </w:t>
      </w:r>
    </w:p>
    <w:p w14:paraId="68E0BA79" w14:textId="77777777" w:rsidR="00330339" w:rsidRDefault="00330339" w:rsidP="00330339">
      <w:pPr>
        <w:pStyle w:val="ListBullet"/>
      </w:pPr>
      <w:r>
        <w:t xml:space="preserve">a relation from the context </w:t>
      </w:r>
      <w:r w:rsidR="00D476CD">
        <w:t>U</w:t>
      </w:r>
      <w:r>
        <w:t xml:space="preserve">RI to the target </w:t>
      </w:r>
      <w:r w:rsidR="00D476CD">
        <w:t>U</w:t>
      </w:r>
      <w:r>
        <w:t>RI</w:t>
      </w:r>
    </w:p>
    <w:p w14:paraId="105EAADF" w14:textId="77777777" w:rsidR="00330339" w:rsidRDefault="00D476CD" w:rsidP="00330339">
      <w:pPr>
        <w:pStyle w:val="ListBullet"/>
      </w:pPr>
      <w:proofErr w:type="gramStart"/>
      <w:r>
        <w:t>elements</w:t>
      </w:r>
      <w:proofErr w:type="gramEnd"/>
      <w:r>
        <w:t xml:space="preserve"> that </w:t>
      </w:r>
      <w:r w:rsidR="00330339">
        <w:t xml:space="preserve">provide metadata about the target </w:t>
      </w:r>
      <w:r>
        <w:t>URI, the relationship or the context of the Link</w:t>
      </w:r>
      <w:r w:rsidR="00330339">
        <w:t xml:space="preserve">. </w:t>
      </w:r>
    </w:p>
    <w:p w14:paraId="1ACDEA9B" w14:textId="77777777" w:rsidR="00330339" w:rsidRDefault="00330339" w:rsidP="00330339">
      <w:r w:rsidRPr="006C50A7">
        <w:t xml:space="preserve">The target </w:t>
      </w:r>
      <w:r w:rsidR="00636890">
        <w:t>U</w:t>
      </w:r>
      <w:r w:rsidRPr="006C50A7">
        <w:t>RI is mandatory and the other items in a Link are optional. Additional items in the Link may be made mandatory based on the use of the links in different contexts (e.g. in collections, in discovery, in bridging etc.)</w:t>
      </w:r>
      <w:r>
        <w:t>.</w:t>
      </w:r>
      <w:r w:rsidR="00100579">
        <w:t xml:space="preserve"> Schema for the Link payload is provided in </w:t>
      </w:r>
      <w:r w:rsidR="002715AA">
        <w:rPr>
          <w:rFonts w:eastAsiaTheme="minorEastAsia"/>
          <w:lang w:eastAsia="ko-KR"/>
        </w:rPr>
        <w:fldChar w:fldCharType="begin"/>
      </w:r>
      <w:r w:rsidR="002715AA">
        <w:rPr>
          <w:rFonts w:eastAsiaTheme="minorEastAsia"/>
          <w:lang w:eastAsia="ko-KR"/>
        </w:rPr>
        <w:instrText xml:space="preserve"> REF _Ref441066632 \r \h </w:instrText>
      </w:r>
      <w:r w:rsidR="002715AA">
        <w:rPr>
          <w:rFonts w:eastAsiaTheme="minorEastAsia"/>
          <w:lang w:eastAsia="ko-KR"/>
        </w:rPr>
      </w:r>
      <w:r w:rsidR="002715AA">
        <w:rPr>
          <w:rFonts w:eastAsiaTheme="minorEastAsia"/>
          <w:lang w:eastAsia="ko-KR"/>
        </w:rPr>
        <w:fldChar w:fldCharType="separate"/>
      </w:r>
      <w:r w:rsidR="00370B4E">
        <w:rPr>
          <w:rFonts w:eastAsiaTheme="minorEastAsia"/>
          <w:lang w:eastAsia="ko-KR"/>
        </w:rPr>
        <w:t>Annex D</w:t>
      </w:r>
      <w:r w:rsidR="002715AA">
        <w:rPr>
          <w:rFonts w:eastAsiaTheme="minorEastAsia"/>
          <w:lang w:eastAsia="ko-KR"/>
        </w:rPr>
        <w:fldChar w:fldCharType="end"/>
      </w:r>
      <w:r w:rsidR="00100579">
        <w:t>.</w:t>
      </w:r>
    </w:p>
    <w:p w14:paraId="68ADFB9F" w14:textId="77777777" w:rsidR="00642183" w:rsidRDefault="00642183" w:rsidP="00642183">
      <w:pPr>
        <w:pStyle w:val="PARAGRAPH"/>
      </w:pPr>
      <w:r>
        <w:t>An example of a Link is shown in</w:t>
      </w:r>
      <w:r w:rsidR="0045351B">
        <w:t>:</w:t>
      </w:r>
      <w:r>
        <w:t xml:space="preserve"> </w:t>
      </w:r>
    </w:p>
    <w:tbl>
      <w:tblPr>
        <w:tblStyle w:val="TableGrid"/>
        <w:tblW w:w="0" w:type="auto"/>
        <w:tblLook w:val="04A0" w:firstRow="1" w:lastRow="0" w:firstColumn="1" w:lastColumn="0" w:noHBand="0" w:noVBand="1"/>
      </w:tblPr>
      <w:tblGrid>
        <w:gridCol w:w="9350"/>
      </w:tblGrid>
      <w:tr w:rsidR="00642183" w14:paraId="53D9916A" w14:textId="77777777" w:rsidTr="00151F97">
        <w:tc>
          <w:tcPr>
            <w:tcW w:w="9350" w:type="dxa"/>
          </w:tcPr>
          <w:p w14:paraId="759AEF41" w14:textId="77777777" w:rsidR="00642183" w:rsidRDefault="00642183" w:rsidP="00483792">
            <w:pPr>
              <w:pStyle w:val="PARAGRAPH"/>
              <w:keepNext/>
            </w:pPr>
            <w:r>
              <w:t>{</w:t>
            </w:r>
            <w:r w:rsidR="001B3F8B" w:rsidRPr="00910D5E">
              <w:rPr>
                <w:rFonts w:ascii="Courier New" w:hAnsi="Courier New" w:cs="Courier New"/>
              </w:rPr>
              <w:t>"</w:t>
            </w:r>
            <w:r>
              <w:t>href</w:t>
            </w:r>
            <w:r w:rsidR="001B3F8B" w:rsidRPr="00910D5E">
              <w:rPr>
                <w:rFonts w:ascii="Courier New" w:hAnsi="Courier New" w:cs="Courier New"/>
              </w:rPr>
              <w:t>"</w:t>
            </w:r>
            <w:r>
              <w:t xml:space="preserve">: </w:t>
            </w:r>
            <w:r w:rsidR="001B3F8B" w:rsidRPr="00910D5E">
              <w:rPr>
                <w:rFonts w:ascii="Courier New" w:hAnsi="Courier New" w:cs="Courier New"/>
              </w:rPr>
              <w:t>"</w:t>
            </w:r>
            <w:r>
              <w:t>/switch</w:t>
            </w:r>
            <w:r w:rsidR="001B3F8B" w:rsidRPr="00910D5E">
              <w:rPr>
                <w:rFonts w:ascii="Courier New" w:hAnsi="Courier New" w:cs="Courier New"/>
              </w:rPr>
              <w:t>"</w:t>
            </w:r>
            <w:r>
              <w:t xml:space="preserve">, </w:t>
            </w:r>
            <w:r w:rsidR="001B3F8B" w:rsidRPr="00910D5E">
              <w:rPr>
                <w:rFonts w:ascii="Courier New" w:hAnsi="Courier New" w:cs="Courier New"/>
              </w:rPr>
              <w:t>"</w:t>
            </w:r>
            <w:r>
              <w:t>rt</w:t>
            </w:r>
            <w:r w:rsidR="001B3F8B" w:rsidRPr="00910D5E">
              <w:rPr>
                <w:rFonts w:ascii="Courier New" w:hAnsi="Courier New" w:cs="Courier New"/>
              </w:rPr>
              <w:t>"</w:t>
            </w:r>
            <w:r>
              <w:t xml:space="preserve">: </w:t>
            </w:r>
            <w:r w:rsidR="00DE1D17">
              <w:t>[</w:t>
            </w:r>
            <w:r w:rsidR="001B3F8B" w:rsidRPr="00910D5E">
              <w:rPr>
                <w:rFonts w:ascii="Courier New" w:hAnsi="Courier New" w:cs="Courier New"/>
              </w:rPr>
              <w:t>"</w:t>
            </w:r>
            <w:r>
              <w:t>oic.r.switch.binary</w:t>
            </w:r>
            <w:r w:rsidR="001B3F8B" w:rsidRPr="00910D5E">
              <w:rPr>
                <w:rFonts w:ascii="Courier New" w:hAnsi="Courier New" w:cs="Courier New"/>
              </w:rPr>
              <w:t>"</w:t>
            </w:r>
            <w:r w:rsidR="00DE1D17">
              <w:t>]</w:t>
            </w:r>
            <w:r>
              <w:t xml:space="preserve">, </w:t>
            </w:r>
            <w:r w:rsidR="00A240DD" w:rsidRPr="00910D5E">
              <w:rPr>
                <w:rFonts w:ascii="Courier New" w:hAnsi="Courier New" w:cs="Courier New"/>
              </w:rPr>
              <w:t>"</w:t>
            </w:r>
            <w:r>
              <w:t>if</w:t>
            </w:r>
            <w:r w:rsidR="00A240DD" w:rsidRPr="00910D5E">
              <w:rPr>
                <w:rFonts w:ascii="Courier New" w:hAnsi="Courier New" w:cs="Courier New"/>
              </w:rPr>
              <w:t>"</w:t>
            </w:r>
            <w:r>
              <w:t xml:space="preserve">: </w:t>
            </w:r>
            <w:r w:rsidR="00DE1D17">
              <w:t>[</w:t>
            </w:r>
            <w:r w:rsidR="001B3F8B" w:rsidRPr="00910D5E">
              <w:rPr>
                <w:rFonts w:ascii="Courier New" w:hAnsi="Courier New" w:cs="Courier New"/>
              </w:rPr>
              <w:t>"</w:t>
            </w:r>
            <w:r>
              <w:t>oic.if.a</w:t>
            </w:r>
            <w:r w:rsidR="001B3F8B" w:rsidRPr="00910D5E">
              <w:rPr>
                <w:rFonts w:ascii="Courier New" w:hAnsi="Courier New" w:cs="Courier New"/>
              </w:rPr>
              <w:t>"</w:t>
            </w:r>
            <w:r w:rsidR="00A240DD">
              <w:rPr>
                <w:rFonts w:ascii="Courier New" w:hAnsi="Courier New" w:cs="Courier New"/>
              </w:rPr>
              <w:t>,</w:t>
            </w:r>
            <w:r w:rsidR="00CA3299">
              <w:rPr>
                <w:rFonts w:ascii="Courier New" w:hAnsi="Courier New" w:cs="Courier New"/>
              </w:rPr>
              <w:t xml:space="preserve"> </w:t>
            </w:r>
            <w:r w:rsidR="00A240DD">
              <w:t>"oic.if.baseline"</w:t>
            </w:r>
            <w:r w:rsidR="00DE1D17">
              <w:t>]</w:t>
            </w:r>
            <w:r>
              <w:t xml:space="preserve">, </w:t>
            </w:r>
            <w:r w:rsidR="00CB7C0B">
              <w:t xml:space="preserve">"p": {"bm": 3}, </w:t>
            </w:r>
            <w:r w:rsidR="001B3F8B" w:rsidRPr="00910D5E">
              <w:rPr>
                <w:rFonts w:ascii="Courier New" w:hAnsi="Courier New" w:cs="Courier New"/>
              </w:rPr>
              <w:t>"</w:t>
            </w:r>
            <w:r>
              <w:t>rel</w:t>
            </w:r>
            <w:r w:rsidR="001B3F8B" w:rsidRPr="00910D5E">
              <w:rPr>
                <w:rFonts w:ascii="Courier New" w:hAnsi="Courier New" w:cs="Courier New"/>
              </w:rPr>
              <w:t>"</w:t>
            </w:r>
            <w:r>
              <w:t xml:space="preserve">: </w:t>
            </w:r>
            <w:r w:rsidR="001B3F8B" w:rsidRPr="00910D5E">
              <w:rPr>
                <w:rFonts w:ascii="Courier New" w:hAnsi="Courier New" w:cs="Courier New"/>
              </w:rPr>
              <w:t>"</w:t>
            </w:r>
            <w:r w:rsidR="00820C1F">
              <w:rPr>
                <w:rFonts w:eastAsiaTheme="minorEastAsia" w:hint="eastAsia"/>
                <w:lang w:eastAsia="ko-KR"/>
              </w:rPr>
              <w:t>item</w:t>
            </w:r>
            <w:r w:rsidR="001B3F8B" w:rsidRPr="00910D5E">
              <w:rPr>
                <w:rFonts w:ascii="Courier New" w:hAnsi="Courier New" w:cs="Courier New"/>
              </w:rPr>
              <w:t>"</w:t>
            </w:r>
            <w:r>
              <w:t>}</w:t>
            </w:r>
          </w:p>
        </w:tc>
      </w:tr>
    </w:tbl>
    <w:p w14:paraId="5CAC72A3" w14:textId="77777777" w:rsidR="00642183" w:rsidRDefault="00642183" w:rsidP="00642183">
      <w:pPr>
        <w:pStyle w:val="PARAGRAPH"/>
      </w:pPr>
      <w:r>
        <w:t xml:space="preserve">Two Links are distinct from each other when at least one parameter is different. For example the two Links shown </w:t>
      </w:r>
      <w:r w:rsidR="0045351B">
        <w:t>below</w:t>
      </w:r>
      <w:r>
        <w:t xml:space="preserve"> are distinct and can appear in the same list of Links.</w:t>
      </w:r>
    </w:p>
    <w:tbl>
      <w:tblPr>
        <w:tblStyle w:val="TableGrid"/>
        <w:tblW w:w="0" w:type="auto"/>
        <w:tblLook w:val="04A0" w:firstRow="1" w:lastRow="0" w:firstColumn="1" w:lastColumn="0" w:noHBand="0" w:noVBand="1"/>
      </w:tblPr>
      <w:tblGrid>
        <w:gridCol w:w="9350"/>
      </w:tblGrid>
      <w:tr w:rsidR="00642183" w14:paraId="712AAB7B" w14:textId="77777777" w:rsidTr="00151F97">
        <w:tc>
          <w:tcPr>
            <w:tcW w:w="9350" w:type="dxa"/>
          </w:tcPr>
          <w:p w14:paraId="5EB6BCF7" w14:textId="77777777" w:rsidR="00642183" w:rsidRDefault="00642183" w:rsidP="00151F97">
            <w:pPr>
              <w:pStyle w:val="PARAGRAPH"/>
            </w:pPr>
            <w:r>
              <w:t>{</w:t>
            </w:r>
            <w:r w:rsidR="00A240DD" w:rsidRPr="00910D5E">
              <w:rPr>
                <w:rFonts w:ascii="Courier New" w:hAnsi="Courier New" w:cs="Courier New"/>
              </w:rPr>
              <w:t>"</w:t>
            </w:r>
            <w:r>
              <w:t>href</w:t>
            </w:r>
            <w:r w:rsidR="00A240DD" w:rsidRPr="00910D5E">
              <w:rPr>
                <w:rFonts w:ascii="Courier New" w:hAnsi="Courier New" w:cs="Courier New"/>
              </w:rPr>
              <w:t>"</w:t>
            </w:r>
            <w:r>
              <w:t xml:space="preserve">: </w:t>
            </w:r>
            <w:r w:rsidR="001B3F8B" w:rsidRPr="00910D5E">
              <w:rPr>
                <w:rFonts w:ascii="Courier New" w:hAnsi="Courier New" w:cs="Courier New"/>
              </w:rPr>
              <w:t>"</w:t>
            </w:r>
            <w:r>
              <w:t>/switch</w:t>
            </w:r>
            <w:r w:rsidR="001B3F8B" w:rsidRPr="00910D5E">
              <w:rPr>
                <w:rFonts w:ascii="Courier New" w:hAnsi="Courier New" w:cs="Courier New"/>
              </w:rPr>
              <w:t>"</w:t>
            </w:r>
            <w:r>
              <w:t xml:space="preserve">, </w:t>
            </w:r>
            <w:r w:rsidR="001B3F8B" w:rsidRPr="00910D5E">
              <w:rPr>
                <w:rFonts w:ascii="Courier New" w:hAnsi="Courier New" w:cs="Courier New"/>
              </w:rPr>
              <w:t>"</w:t>
            </w:r>
            <w:r>
              <w:t>rt</w:t>
            </w:r>
            <w:r w:rsidR="001B3F8B" w:rsidRPr="00910D5E">
              <w:rPr>
                <w:rFonts w:ascii="Courier New" w:hAnsi="Courier New" w:cs="Courier New"/>
              </w:rPr>
              <w:t>"</w:t>
            </w:r>
            <w:r>
              <w:t xml:space="preserve">: </w:t>
            </w:r>
            <w:r w:rsidR="00DE1D17">
              <w:t>[</w:t>
            </w:r>
            <w:r w:rsidR="001B3F8B" w:rsidRPr="00910D5E">
              <w:rPr>
                <w:rFonts w:ascii="Courier New" w:hAnsi="Courier New" w:cs="Courier New"/>
              </w:rPr>
              <w:t>"</w:t>
            </w:r>
            <w:r>
              <w:t>oic.r.switch.binary</w:t>
            </w:r>
            <w:r w:rsidR="001B3F8B" w:rsidRPr="00910D5E">
              <w:rPr>
                <w:rFonts w:ascii="Courier New" w:hAnsi="Courier New" w:cs="Courier New"/>
              </w:rPr>
              <w:t>"</w:t>
            </w:r>
            <w:r w:rsidR="00DE1D17">
              <w:t>]</w:t>
            </w:r>
            <w:r>
              <w:t xml:space="preserve">, </w:t>
            </w:r>
            <w:r w:rsidR="001B3F8B" w:rsidRPr="00910D5E">
              <w:rPr>
                <w:rFonts w:ascii="Courier New" w:hAnsi="Courier New" w:cs="Courier New"/>
              </w:rPr>
              <w:t>"</w:t>
            </w:r>
            <w:r>
              <w:t>if</w:t>
            </w:r>
            <w:r w:rsidR="001B3F8B" w:rsidRPr="00910D5E">
              <w:rPr>
                <w:rFonts w:ascii="Courier New" w:hAnsi="Courier New" w:cs="Courier New"/>
              </w:rPr>
              <w:t>"</w:t>
            </w:r>
            <w:r>
              <w:t xml:space="preserve">: </w:t>
            </w:r>
            <w:r w:rsidR="00DE1D17">
              <w:t>[</w:t>
            </w:r>
            <w:r w:rsidR="001B3F8B" w:rsidRPr="00910D5E">
              <w:rPr>
                <w:rFonts w:ascii="Courier New" w:hAnsi="Courier New" w:cs="Courier New"/>
              </w:rPr>
              <w:t>"</w:t>
            </w:r>
            <w:r>
              <w:t>oic.if.a</w:t>
            </w:r>
            <w:r w:rsidR="001B3F8B" w:rsidRPr="00910D5E">
              <w:rPr>
                <w:rFonts w:ascii="Courier New" w:hAnsi="Courier New" w:cs="Courier New"/>
              </w:rPr>
              <w:t>"</w:t>
            </w:r>
            <w:r w:rsidR="00A240DD">
              <w:rPr>
                <w:rFonts w:ascii="Courier New" w:hAnsi="Courier New" w:cs="Courier New"/>
              </w:rPr>
              <w:t xml:space="preserve">, </w:t>
            </w:r>
            <w:r w:rsidR="00A240DD" w:rsidRPr="00910D5E">
              <w:rPr>
                <w:rFonts w:ascii="Courier New" w:hAnsi="Courier New" w:cs="Courier New"/>
              </w:rPr>
              <w:t>"</w:t>
            </w:r>
            <w:r w:rsidR="00A240DD" w:rsidRPr="00CA3299">
              <w:t>oic.if.baseline</w:t>
            </w:r>
            <w:r w:rsidR="00A240DD" w:rsidRPr="00910D5E">
              <w:rPr>
                <w:rFonts w:ascii="Courier New" w:hAnsi="Courier New" w:cs="Courier New"/>
              </w:rPr>
              <w:t>"</w:t>
            </w:r>
            <w:r w:rsidR="00DE1D17">
              <w:t>]</w:t>
            </w:r>
            <w:r>
              <w:t xml:space="preserve">, </w:t>
            </w:r>
            <w:r w:rsidR="00CB7C0B">
              <w:t xml:space="preserve">"p": {"bm": 2}, </w:t>
            </w:r>
            <w:r w:rsidR="001B3F8B" w:rsidRPr="00910D5E">
              <w:rPr>
                <w:rFonts w:ascii="Courier New" w:hAnsi="Courier New" w:cs="Courier New"/>
              </w:rPr>
              <w:t>"</w:t>
            </w:r>
            <w:r>
              <w:t>rel</w:t>
            </w:r>
            <w:r w:rsidR="001B3F8B" w:rsidRPr="00910D5E">
              <w:rPr>
                <w:rFonts w:ascii="Courier New" w:hAnsi="Courier New" w:cs="Courier New"/>
              </w:rPr>
              <w:t>"</w:t>
            </w:r>
            <w:r>
              <w:t xml:space="preserve">: </w:t>
            </w:r>
            <w:r w:rsidR="001B3F8B" w:rsidRPr="00910D5E">
              <w:rPr>
                <w:rFonts w:ascii="Courier New" w:hAnsi="Courier New" w:cs="Courier New"/>
              </w:rPr>
              <w:t>"</w:t>
            </w:r>
            <w:r w:rsidR="00833F0C">
              <w:rPr>
                <w:rFonts w:eastAsiaTheme="minorEastAsia" w:hint="eastAsia"/>
                <w:lang w:eastAsia="ko-KR"/>
              </w:rPr>
              <w:t>item</w:t>
            </w:r>
            <w:r w:rsidR="001B3F8B" w:rsidRPr="00910D5E">
              <w:rPr>
                <w:rFonts w:ascii="Courier New" w:hAnsi="Courier New" w:cs="Courier New"/>
              </w:rPr>
              <w:t>"</w:t>
            </w:r>
            <w:r>
              <w:t>}</w:t>
            </w:r>
          </w:p>
          <w:p w14:paraId="237C4332" w14:textId="77777777" w:rsidR="00642183" w:rsidRDefault="00642183" w:rsidP="00270D90">
            <w:pPr>
              <w:pStyle w:val="PARAGRAPH"/>
              <w:keepNext/>
            </w:pPr>
            <w:r>
              <w:t>{</w:t>
            </w:r>
            <w:r w:rsidR="00A240DD" w:rsidRPr="00910D5E">
              <w:rPr>
                <w:rFonts w:ascii="Courier New" w:hAnsi="Courier New" w:cs="Courier New"/>
              </w:rPr>
              <w:t>"</w:t>
            </w:r>
            <w:r>
              <w:t>href</w:t>
            </w:r>
            <w:r w:rsidR="00A240DD" w:rsidRPr="00910D5E">
              <w:rPr>
                <w:rFonts w:ascii="Courier New" w:hAnsi="Courier New" w:cs="Courier New"/>
              </w:rPr>
              <w:t>"</w:t>
            </w:r>
            <w:r>
              <w:t xml:space="preserve">: </w:t>
            </w:r>
            <w:r w:rsidR="001B3F8B" w:rsidRPr="00910D5E">
              <w:rPr>
                <w:rFonts w:ascii="Courier New" w:hAnsi="Courier New" w:cs="Courier New"/>
              </w:rPr>
              <w:t>"</w:t>
            </w:r>
            <w:r>
              <w:t>/switch</w:t>
            </w:r>
            <w:r w:rsidR="001B3F8B" w:rsidRPr="00910D5E">
              <w:rPr>
                <w:rFonts w:ascii="Courier New" w:hAnsi="Courier New" w:cs="Courier New"/>
              </w:rPr>
              <w:t>"</w:t>
            </w:r>
            <w:r>
              <w:t xml:space="preserve">, </w:t>
            </w:r>
            <w:r w:rsidR="001B3F8B" w:rsidRPr="00910D5E">
              <w:rPr>
                <w:rFonts w:ascii="Courier New" w:hAnsi="Courier New" w:cs="Courier New"/>
              </w:rPr>
              <w:t>"</w:t>
            </w:r>
            <w:r>
              <w:t>rt</w:t>
            </w:r>
            <w:r w:rsidR="001B3F8B" w:rsidRPr="00910D5E">
              <w:rPr>
                <w:rFonts w:ascii="Courier New" w:hAnsi="Courier New" w:cs="Courier New"/>
              </w:rPr>
              <w:t>"</w:t>
            </w:r>
            <w:r>
              <w:t xml:space="preserve">: </w:t>
            </w:r>
            <w:r w:rsidR="00DE1D17">
              <w:t>[</w:t>
            </w:r>
            <w:r w:rsidR="001B3F8B" w:rsidRPr="00910D5E">
              <w:rPr>
                <w:rFonts w:ascii="Courier New" w:hAnsi="Courier New" w:cs="Courier New"/>
              </w:rPr>
              <w:t>"</w:t>
            </w:r>
            <w:r>
              <w:t>oic.r.switch.binary</w:t>
            </w:r>
            <w:r w:rsidR="001B3F8B" w:rsidRPr="00910D5E">
              <w:rPr>
                <w:rFonts w:ascii="Courier New" w:hAnsi="Courier New" w:cs="Courier New"/>
              </w:rPr>
              <w:t>"</w:t>
            </w:r>
            <w:r w:rsidR="00DE1D17">
              <w:t>]</w:t>
            </w:r>
            <w:r>
              <w:t xml:space="preserve">, </w:t>
            </w:r>
            <w:r w:rsidR="001B3F8B" w:rsidRPr="00910D5E">
              <w:rPr>
                <w:rFonts w:ascii="Courier New" w:hAnsi="Courier New" w:cs="Courier New"/>
              </w:rPr>
              <w:t>"</w:t>
            </w:r>
            <w:r>
              <w:t>if</w:t>
            </w:r>
            <w:r w:rsidR="001B3F8B" w:rsidRPr="00910D5E">
              <w:rPr>
                <w:rFonts w:ascii="Courier New" w:hAnsi="Courier New" w:cs="Courier New"/>
              </w:rPr>
              <w:t>"</w:t>
            </w:r>
            <w:r>
              <w:t xml:space="preserve">: </w:t>
            </w:r>
            <w:r w:rsidR="00DE1D17">
              <w:t>[</w:t>
            </w:r>
            <w:r w:rsidR="001B3F8B" w:rsidRPr="00910D5E">
              <w:rPr>
                <w:rFonts w:ascii="Courier New" w:hAnsi="Courier New" w:cs="Courier New"/>
              </w:rPr>
              <w:t>"</w:t>
            </w:r>
            <w:r>
              <w:t>oic.if.a</w:t>
            </w:r>
            <w:r w:rsidR="001B3F8B" w:rsidRPr="00910D5E">
              <w:rPr>
                <w:rFonts w:ascii="Courier New" w:hAnsi="Courier New" w:cs="Courier New"/>
              </w:rPr>
              <w:t>"</w:t>
            </w:r>
            <w:r w:rsidR="00A240DD">
              <w:rPr>
                <w:rFonts w:ascii="Courier New" w:hAnsi="Courier New" w:cs="Courier New"/>
              </w:rPr>
              <w:t xml:space="preserve">, </w:t>
            </w:r>
            <w:r w:rsidR="00A240DD" w:rsidRPr="00910D5E">
              <w:rPr>
                <w:rFonts w:ascii="Courier New" w:hAnsi="Courier New" w:cs="Courier New"/>
              </w:rPr>
              <w:t>"</w:t>
            </w:r>
            <w:r w:rsidR="00A240DD" w:rsidRPr="00CA3299">
              <w:t>oic.if.baseline</w:t>
            </w:r>
            <w:r w:rsidR="00A240DD" w:rsidRPr="00910D5E">
              <w:rPr>
                <w:rFonts w:ascii="Courier New" w:hAnsi="Courier New" w:cs="Courier New"/>
              </w:rPr>
              <w:t>"</w:t>
            </w:r>
            <w:r w:rsidR="00DE1D17">
              <w:t>]</w:t>
            </w:r>
            <w:r>
              <w:t xml:space="preserve">, </w:t>
            </w:r>
            <w:r w:rsidR="00CB7C0B">
              <w:t>"p": {"bm": 2}</w:t>
            </w:r>
            <w:r>
              <w:t>}</w:t>
            </w:r>
          </w:p>
        </w:tc>
      </w:tr>
    </w:tbl>
    <w:p w14:paraId="0D01711E" w14:textId="77777777" w:rsidR="00642183" w:rsidRDefault="00642183" w:rsidP="00642183">
      <w:pPr>
        <w:pStyle w:val="PARAGRAPH"/>
      </w:pPr>
      <w:r>
        <w:t xml:space="preserve">The specification may mandate Parameters and Parameter values as required for certain capabilities. For all Links returned in a response to a RETRIEVE on </w:t>
      </w:r>
      <w:r w:rsidR="00700D5E">
        <w:t>“</w:t>
      </w:r>
      <w:r>
        <w:t>/oic/res</w:t>
      </w:r>
      <w:r w:rsidR="00700D5E">
        <w:t>”</w:t>
      </w:r>
      <w:r>
        <w:t>, i</w:t>
      </w:r>
      <w:r w:rsidRPr="00546B41">
        <w:t xml:space="preserve">f a </w:t>
      </w:r>
      <w:r>
        <w:t>Link</w:t>
      </w:r>
      <w:r w:rsidRPr="00546B41">
        <w:t xml:space="preserve"> does not explicitly include the “rel” </w:t>
      </w:r>
      <w:r>
        <w:t>Parameter</w:t>
      </w:r>
      <w:r w:rsidRPr="00CC512D">
        <w:t xml:space="preserve">, a value of “rel”=”hosts” shall be </w:t>
      </w:r>
      <w:r w:rsidR="0045351B" w:rsidRPr="00CC512D">
        <w:t xml:space="preserve">assumed. </w:t>
      </w:r>
      <w:r>
        <w:t xml:space="preserve">The relation value of “hosts” is defined by </w:t>
      </w:r>
      <w:r w:rsidR="00194F1E">
        <w:fldChar w:fldCharType="begin"/>
      </w:r>
      <w:r>
        <w:instrText xml:space="preserve"> REF ref_RFC_6690 \h </w:instrText>
      </w:r>
      <w:r w:rsidR="00194F1E">
        <w:fldChar w:fldCharType="separate"/>
      </w:r>
      <w:r w:rsidR="00370B4E">
        <w:rPr>
          <w:lang w:eastAsia="ja-JP"/>
        </w:rPr>
        <w:t>IETF</w:t>
      </w:r>
      <w:r w:rsidR="00370B4E" w:rsidRPr="00734EA6">
        <w:t> </w:t>
      </w:r>
      <w:r w:rsidR="00370B4E">
        <w:t>RFC 6690</w:t>
      </w:r>
      <w:r w:rsidR="00194F1E">
        <w:fldChar w:fldCharType="end"/>
      </w:r>
      <w:r w:rsidR="00833F0C">
        <w:rPr>
          <w:rFonts w:eastAsiaTheme="minorEastAsia" w:hint="eastAsia"/>
          <w:lang w:eastAsia="ko-KR"/>
        </w:rPr>
        <w:t xml:space="preserve">, the value of "item" by </w:t>
      </w:r>
      <w:r w:rsidR="007104DD">
        <w:rPr>
          <w:rFonts w:eastAsiaTheme="minorEastAsia"/>
          <w:lang w:eastAsia="ko-KR"/>
        </w:rPr>
        <w:fldChar w:fldCharType="begin"/>
      </w:r>
      <w:r w:rsidR="007104DD">
        <w:rPr>
          <w:rFonts w:eastAsiaTheme="minorEastAsia"/>
          <w:lang w:eastAsia="ko-KR"/>
        </w:rPr>
        <w:instrText xml:space="preserve"> </w:instrText>
      </w:r>
      <w:r w:rsidR="007104DD">
        <w:rPr>
          <w:rFonts w:eastAsiaTheme="minorEastAsia" w:hint="eastAsia"/>
          <w:lang w:eastAsia="ko-KR"/>
        </w:rPr>
        <w:instrText>REF ref_RFC_6573 \h</w:instrText>
      </w:r>
      <w:r w:rsidR="007104DD">
        <w:rPr>
          <w:rFonts w:eastAsiaTheme="minorEastAsia"/>
          <w:lang w:eastAsia="ko-KR"/>
        </w:rPr>
        <w:instrText xml:space="preserve"> </w:instrText>
      </w:r>
      <w:r w:rsidR="007104DD">
        <w:rPr>
          <w:rFonts w:eastAsiaTheme="minorEastAsia"/>
          <w:lang w:eastAsia="ko-KR"/>
        </w:rPr>
      </w:r>
      <w:r w:rsidR="007104DD">
        <w:rPr>
          <w:rFonts w:eastAsiaTheme="minorEastAsia"/>
          <w:lang w:eastAsia="ko-KR"/>
        </w:rPr>
        <w:fldChar w:fldCharType="separate"/>
      </w:r>
      <w:r w:rsidR="00370B4E">
        <w:t>IETF RFC 6573</w:t>
      </w:r>
      <w:r w:rsidR="007104DD">
        <w:rPr>
          <w:rFonts w:eastAsiaTheme="minorEastAsia"/>
          <w:lang w:eastAsia="ko-KR"/>
        </w:rPr>
        <w:fldChar w:fldCharType="end"/>
      </w:r>
      <w:r w:rsidR="00833F0C">
        <w:rPr>
          <w:rFonts w:eastAsiaTheme="minorEastAsia" w:hint="eastAsia"/>
          <w:lang w:eastAsia="ko-KR"/>
        </w:rPr>
        <w:t xml:space="preserve">, and the value of "self" by </w:t>
      </w:r>
      <w:r w:rsidR="007104DD">
        <w:rPr>
          <w:rFonts w:eastAsiaTheme="minorEastAsia"/>
          <w:lang w:eastAsia="ko-KR"/>
        </w:rPr>
        <w:fldChar w:fldCharType="begin"/>
      </w:r>
      <w:r w:rsidR="007104DD">
        <w:rPr>
          <w:rFonts w:eastAsiaTheme="minorEastAsia"/>
          <w:lang w:eastAsia="ko-KR"/>
        </w:rPr>
        <w:instrText xml:space="preserve"> </w:instrText>
      </w:r>
      <w:r w:rsidR="007104DD">
        <w:rPr>
          <w:rFonts w:eastAsiaTheme="minorEastAsia" w:hint="eastAsia"/>
          <w:lang w:eastAsia="ko-KR"/>
        </w:rPr>
        <w:instrText>REF ref_RFC_4287 \h</w:instrText>
      </w:r>
      <w:r w:rsidR="007104DD">
        <w:rPr>
          <w:rFonts w:eastAsiaTheme="minorEastAsia"/>
          <w:lang w:eastAsia="ko-KR"/>
        </w:rPr>
        <w:instrText xml:space="preserve"> </w:instrText>
      </w:r>
      <w:r w:rsidR="007104DD">
        <w:rPr>
          <w:rFonts w:eastAsiaTheme="minorEastAsia"/>
          <w:lang w:eastAsia="ko-KR"/>
        </w:rPr>
      </w:r>
      <w:r w:rsidR="007104DD">
        <w:rPr>
          <w:rFonts w:eastAsiaTheme="minorEastAsia"/>
          <w:lang w:eastAsia="ko-KR"/>
        </w:rPr>
        <w:fldChar w:fldCharType="separate"/>
      </w:r>
      <w:r w:rsidR="00370B4E">
        <w:rPr>
          <w:rStyle w:val="Hyperlink"/>
          <w:color w:val="auto"/>
          <w:u w:val="none"/>
        </w:rPr>
        <w:t>IETF RFC 4287</w:t>
      </w:r>
      <w:r w:rsidR="007104DD">
        <w:rPr>
          <w:rFonts w:eastAsiaTheme="minorEastAsia"/>
          <w:lang w:eastAsia="ko-KR"/>
        </w:rPr>
        <w:fldChar w:fldCharType="end"/>
      </w:r>
      <w:r w:rsidR="00833F0C">
        <w:rPr>
          <w:rFonts w:eastAsiaTheme="minorEastAsia" w:hint="eastAsia"/>
          <w:lang w:eastAsia="ko-KR"/>
        </w:rPr>
        <w:t xml:space="preserve"> and all</w:t>
      </w:r>
      <w:r>
        <w:t xml:space="preserve"> </w:t>
      </w:r>
      <w:r w:rsidR="00833F0C">
        <w:rPr>
          <w:rFonts w:eastAsiaTheme="minorEastAsia" w:hint="eastAsia"/>
          <w:lang w:eastAsia="ko-KR"/>
        </w:rPr>
        <w:t xml:space="preserve">are </w:t>
      </w:r>
      <w:r>
        <w:t xml:space="preserve">registered in the IANA Registry for Link Relations </w:t>
      </w:r>
      <w:r w:rsidR="00FB7E22">
        <w:t xml:space="preserve">defined in </w:t>
      </w:r>
      <w:r w:rsidR="00FB7E22">
        <w:fldChar w:fldCharType="begin"/>
      </w:r>
      <w:r w:rsidR="00FB7E22">
        <w:instrText xml:space="preserve"> REF ref_IANA_Link_Relations \h </w:instrText>
      </w:r>
      <w:r w:rsidR="00FB7E22">
        <w:fldChar w:fldCharType="separate"/>
      </w:r>
      <w:r w:rsidR="00370B4E">
        <w:t>IANA Link </w:t>
      </w:r>
      <w:r w:rsidR="00370B4E" w:rsidRPr="00FB7E22">
        <w:t>Relations</w:t>
      </w:r>
      <w:r w:rsidR="00FB7E22">
        <w:fldChar w:fldCharType="end"/>
      </w:r>
      <w:r w:rsidR="00FB7E22">
        <w:t>.</w:t>
      </w:r>
    </w:p>
    <w:p w14:paraId="0B5D40E0" w14:textId="77777777" w:rsidR="00642183" w:rsidRDefault="00642183" w:rsidP="00642183">
      <w:pPr>
        <w:pStyle w:val="PARAGRAPH"/>
      </w:pPr>
      <w:r w:rsidRPr="00CC512D">
        <w:t xml:space="preserve">As shown in </w:t>
      </w:r>
      <w:r w:rsidR="00BA06A3">
        <w:fldChar w:fldCharType="begin"/>
      </w:r>
      <w:r w:rsidR="00BA06A3">
        <w:instrText xml:space="preserve"> REF _Ref505355042 \r \h </w:instrText>
      </w:r>
      <w:r w:rsidR="00BA06A3">
        <w:fldChar w:fldCharType="separate"/>
      </w:r>
      <w:r w:rsidR="00370B4E">
        <w:t>D.2.8</w:t>
      </w:r>
      <w:r w:rsidR="00BA06A3">
        <w:fldChar w:fldCharType="end"/>
      </w:r>
      <w:r w:rsidR="00BA06A3">
        <w:t xml:space="preserve"> </w:t>
      </w:r>
      <w:r w:rsidRPr="00CC512D">
        <w:t xml:space="preserve">the relation between the context </w:t>
      </w:r>
      <w:r>
        <w:t>URI</w:t>
      </w:r>
      <w:r w:rsidRPr="00CC512D">
        <w:t xml:space="preserve"> and target </w:t>
      </w:r>
      <w:r>
        <w:t>URI</w:t>
      </w:r>
      <w:r w:rsidRPr="00CC512D">
        <w:t xml:space="preserve"> </w:t>
      </w:r>
      <w:r>
        <w:t xml:space="preserve">in a Link </w:t>
      </w:r>
      <w:r w:rsidRPr="00CC512D">
        <w:t xml:space="preserve">is specified using the “rel” </w:t>
      </w:r>
      <w:r>
        <w:t xml:space="preserve">JSON element </w:t>
      </w:r>
      <w:r w:rsidRPr="00546B41">
        <w:t xml:space="preserve">and the value of this </w:t>
      </w:r>
      <w:r>
        <w:t xml:space="preserve">element </w:t>
      </w:r>
      <w:r w:rsidRPr="00546B41">
        <w:t xml:space="preserve">specifies </w:t>
      </w:r>
      <w:r>
        <w:t>the particular</w:t>
      </w:r>
      <w:r w:rsidRPr="00546B41">
        <w:t xml:space="preserve"> relation. </w:t>
      </w:r>
    </w:p>
    <w:p w14:paraId="138E94F7" w14:textId="77777777" w:rsidR="00A223CD" w:rsidRDefault="00642183" w:rsidP="00642183">
      <w:pPr>
        <w:pStyle w:val="PARAGRAPH"/>
        <w:rPr>
          <w:rFonts w:eastAsiaTheme="minorEastAsia"/>
          <w:lang w:eastAsia="ko-KR"/>
        </w:rPr>
      </w:pPr>
      <w:r>
        <w:t xml:space="preserve">The context URI of the Link shall implicitly be the URI of the Resource (or specifically a Collection) that contains the Link unless the Link specifies the anchor parameter. </w:t>
      </w:r>
      <w:r w:rsidRPr="0043231E">
        <w:t xml:space="preserve">The anchor </w:t>
      </w:r>
      <w:r>
        <w:t>parameter</w:t>
      </w:r>
      <w:r w:rsidRPr="0043231E">
        <w:t xml:space="preserve"> is used to change the context URI of a Link – the relationship with the target URI is based off the anchor URI when the anchor is specified. </w:t>
      </w:r>
      <w:r w:rsidR="00A223CD" w:rsidRPr="00A223CD">
        <w:t>Anchor parameter uses transfer protocol URI for OIC 1.1 Link (e.g. "anchor": "coaps</w:t>
      </w:r>
      <w:proofErr w:type="gramStart"/>
      <w:r w:rsidR="00A223CD" w:rsidRPr="00A223CD">
        <w:t>:/</w:t>
      </w:r>
      <w:proofErr w:type="gramEnd"/>
      <w:r w:rsidR="00A223CD" w:rsidRPr="00A223CD">
        <w:t>/[fe80::b1d6]:44444") and OCF URI defined in Sec 6 for OCF 1.0 Links (e.g. "anchor": "ocf://dc70373c-1e8d-4fb3-962e-017eaa863989").</w:t>
      </w:r>
    </w:p>
    <w:p w14:paraId="5FF5750F" w14:textId="77777777" w:rsidR="00642183" w:rsidRDefault="00642183" w:rsidP="00642183">
      <w:pPr>
        <w:pStyle w:val="PARAGRAPH"/>
      </w:pPr>
      <w:r w:rsidRPr="0043231E">
        <w:t xml:space="preserve">An example of using anchors in the context of Collections – a floor has rooms and rooms have lights – the lights </w:t>
      </w:r>
      <w:r>
        <w:t>may</w:t>
      </w:r>
      <w:r w:rsidRPr="0043231E">
        <w:t xml:space="preserve"> be defined in floor as Links but the Links will have the anchor set to the URI of the rooms that contain the lights (the relation is contains). This allows all lights in a floor to be turned on or off together while still having the lights defined with respect to the rooms that contain them (lights </w:t>
      </w:r>
      <w:r>
        <w:t>may</w:t>
      </w:r>
      <w:r w:rsidRPr="0043231E">
        <w:t xml:space="preserve"> also be turned on by using the room URI too).</w:t>
      </w:r>
      <w:r w:rsidR="00997854">
        <w:t xml:space="preserve">  See example</w:t>
      </w:r>
      <w:r w:rsidR="005C0875">
        <w:t xml:space="preserve"> use of anchor in Link</w:t>
      </w:r>
      <w:r w:rsidR="00997854">
        <w:t>:</w:t>
      </w:r>
    </w:p>
    <w:tbl>
      <w:tblPr>
        <w:tblStyle w:val="TableGrid"/>
        <w:tblW w:w="9715" w:type="dxa"/>
        <w:tblLook w:val="04A0" w:firstRow="1" w:lastRow="0" w:firstColumn="1" w:lastColumn="0" w:noHBand="0" w:noVBand="1"/>
      </w:tblPr>
      <w:tblGrid>
        <w:gridCol w:w="9715"/>
      </w:tblGrid>
      <w:tr w:rsidR="00642183" w14:paraId="677715A3" w14:textId="77777777" w:rsidTr="00151F97">
        <w:trPr>
          <w:cantSplit/>
        </w:trPr>
        <w:tc>
          <w:tcPr>
            <w:tcW w:w="9715" w:type="dxa"/>
          </w:tcPr>
          <w:p w14:paraId="6698BC87"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lastRenderedPageBreak/>
              <w:t>/a/floor {</w:t>
            </w:r>
          </w:p>
          <w:p w14:paraId="0C857F75"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links</w:t>
            </w:r>
            <w:r w:rsidR="00EE42C6" w:rsidRPr="00910D5E">
              <w:rPr>
                <w:rFonts w:ascii="Courier New" w:hAnsi="Courier New" w:cs="Courier New"/>
              </w:rPr>
              <w:t>"</w:t>
            </w:r>
            <w:r w:rsidRPr="00552FDB">
              <w:rPr>
                <w:rFonts w:ascii="Courier New" w:hAnsi="Courier New" w:cs="Courier New"/>
              </w:rPr>
              <w:t>: [</w:t>
            </w:r>
          </w:p>
          <w:p w14:paraId="78775B01"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15EB3BB6"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href</w:t>
            </w:r>
            <w:r w:rsidR="00EE42C6" w:rsidRPr="00910D5E">
              <w:rPr>
                <w:rFonts w:ascii="Courier New" w:hAnsi="Courier New" w:cs="Courier New"/>
              </w:rPr>
              <w:t>"</w:t>
            </w: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/x/light1</w:t>
            </w:r>
            <w:r w:rsidR="00EE42C6" w:rsidRPr="00910D5E">
              <w:rPr>
                <w:rFonts w:ascii="Courier New" w:hAnsi="Courier New" w:cs="Courier New"/>
              </w:rPr>
              <w:t>"</w:t>
            </w:r>
            <w:r w:rsidRPr="00552FDB">
              <w:rPr>
                <w:rFonts w:ascii="Courier New" w:hAnsi="Courier New" w:cs="Courier New"/>
              </w:rPr>
              <w:t>,</w:t>
            </w:r>
          </w:p>
          <w:p w14:paraId="7C5E82D1" w14:textId="77777777" w:rsidR="00642183" w:rsidRPr="00552FDB" w:rsidRDefault="00642183" w:rsidP="00151F97">
            <w:pPr>
              <w:pStyle w:val="PARAGRAPH"/>
              <w:spacing w:before="0" w:after="0"/>
              <w:rPr>
                <w:rFonts w:asciiTheme="minorHAnsi" w:hAnsiTheme="minorHAnsi"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anchor</w:t>
            </w:r>
            <w:r w:rsidR="00EE42C6" w:rsidRPr="00910D5E">
              <w:rPr>
                <w:rFonts w:ascii="Courier New" w:hAnsi="Courier New" w:cs="Courier New"/>
              </w:rPr>
              <w:t>"</w:t>
            </w: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/a/room1</w:t>
            </w:r>
            <w:r w:rsidR="00EE42C6" w:rsidRPr="00910D5E">
              <w:rPr>
                <w:rFonts w:ascii="Courier New" w:hAnsi="Courier New" w:cs="Courier New"/>
              </w:rPr>
              <w:t>"</w:t>
            </w:r>
            <w:r w:rsidRPr="00552FDB">
              <w:rPr>
                <w:rFonts w:ascii="Courier New" w:hAnsi="Courier New" w:cs="Courier New"/>
              </w:rPr>
              <w:t xml:space="preserve">,  </w:t>
            </w:r>
            <w:r w:rsidRPr="00F8485B">
              <w:rPr>
                <w:rFonts w:asciiTheme="minorHAnsi" w:hAnsiTheme="minorHAnsi" w:cs="Courier New"/>
                <w:i/>
              </w:rPr>
              <w:t xml:space="preserve">** </w:t>
            </w:r>
            <w:r>
              <w:rPr>
                <w:rFonts w:asciiTheme="minorHAnsi" w:hAnsiTheme="minorHAnsi" w:cs="Courier New"/>
                <w:i/>
              </w:rPr>
              <w:t xml:space="preserve">Note: </w:t>
            </w:r>
            <w:r w:rsidRPr="00552FDB">
              <w:rPr>
                <w:rFonts w:asciiTheme="minorHAnsi" w:hAnsiTheme="minorHAnsi" w:cs="Courier New"/>
                <w:i/>
              </w:rPr>
              <w:t>/a/room1 has the “</w:t>
            </w:r>
            <w:r w:rsidR="00EE5E99">
              <w:rPr>
                <w:rFonts w:asciiTheme="minorHAnsi" w:eastAsiaTheme="minorEastAsia" w:hAnsiTheme="minorHAnsi" w:cs="Courier New" w:hint="eastAsia"/>
                <w:i/>
                <w:lang w:eastAsia="ko-KR"/>
              </w:rPr>
              <w:t>item</w:t>
            </w:r>
            <w:r w:rsidRPr="00552FDB">
              <w:rPr>
                <w:rFonts w:asciiTheme="minorHAnsi" w:hAnsiTheme="minorHAnsi" w:cs="Courier New"/>
                <w:i/>
              </w:rPr>
              <w:t>” relationship with /x/light1; not /a/floor **</w:t>
            </w:r>
          </w:p>
          <w:p w14:paraId="50CD73A0"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rel</w:t>
            </w:r>
            <w:r w:rsidR="00EE42C6" w:rsidRPr="00910D5E">
              <w:rPr>
                <w:rFonts w:ascii="Courier New" w:hAnsi="Courier New" w:cs="Courier New"/>
              </w:rPr>
              <w:t>"</w:t>
            </w:r>
            <w:r w:rsidRPr="00552FDB">
              <w:rPr>
                <w:rFonts w:ascii="Courier New" w:hAnsi="Courier New" w:cs="Courier New"/>
              </w:rPr>
              <w:t xml:space="preserve">: </w:t>
            </w:r>
            <w:r w:rsidR="00EE42C6" w:rsidRPr="00910D5E">
              <w:rPr>
                <w:rFonts w:ascii="Courier New" w:hAnsi="Courier New" w:cs="Courier New"/>
              </w:rPr>
              <w:t>"</w:t>
            </w:r>
            <w:r w:rsidR="00EE5E99">
              <w:rPr>
                <w:rFonts w:ascii="Courier New" w:eastAsiaTheme="minorEastAsia" w:hAnsi="Courier New" w:cs="Courier New" w:hint="eastAsia"/>
                <w:lang w:eastAsia="ko-KR"/>
              </w:rPr>
              <w:t>item</w:t>
            </w:r>
            <w:r w:rsidR="00EE42C6" w:rsidRPr="00910D5E">
              <w:rPr>
                <w:rFonts w:ascii="Courier New" w:hAnsi="Courier New" w:cs="Courier New"/>
              </w:rPr>
              <w:t>"</w:t>
            </w:r>
          </w:p>
          <w:p w14:paraId="74D9A9F2"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5D59AD89"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54634E17"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w:t>
            </w:r>
          </w:p>
          <w:p w14:paraId="00B7A2B9" w14:textId="77777777" w:rsidR="00642183" w:rsidRPr="00552FDB" w:rsidRDefault="00642183" w:rsidP="00151F97">
            <w:pPr>
              <w:pStyle w:val="PARAGRAPH"/>
              <w:spacing w:before="0" w:after="0"/>
              <w:rPr>
                <w:rFonts w:ascii="Courier New" w:hAnsi="Courier New" w:cs="Courier New"/>
              </w:rPr>
            </w:pPr>
          </w:p>
          <w:p w14:paraId="1FEA48EF"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/a/room1 {</w:t>
            </w:r>
          </w:p>
          <w:p w14:paraId="79FCB55D"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links</w:t>
            </w:r>
            <w:r w:rsidR="00EE42C6" w:rsidRPr="00910D5E">
              <w:rPr>
                <w:rFonts w:ascii="Courier New" w:hAnsi="Courier New" w:cs="Courier New"/>
              </w:rPr>
              <w:t>"</w:t>
            </w:r>
            <w:r w:rsidRPr="00552FDB">
              <w:rPr>
                <w:rFonts w:ascii="Courier New" w:hAnsi="Courier New" w:cs="Courier New"/>
              </w:rPr>
              <w:t>: [</w:t>
            </w:r>
          </w:p>
          <w:p w14:paraId="6EC6B37F" w14:textId="77777777" w:rsidR="00642183"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57E0F75C" w14:textId="77777777" w:rsidR="00642183" w:rsidRPr="00552FDB" w:rsidRDefault="00642183" w:rsidP="00151F97">
            <w:pPr>
              <w:pStyle w:val="PARAGRAPH"/>
              <w:spacing w:before="0" w:after="0"/>
              <w:rPr>
                <w:rFonts w:ascii="Courier New" w:hAnsi="Courier New" w:cs="Courier New"/>
              </w:rPr>
            </w:pPr>
            <w:r>
              <w:rPr>
                <w:rFonts w:ascii="Courier New" w:hAnsi="Courier New" w:cs="Courier New"/>
              </w:rPr>
              <w:t xml:space="preserve">              </w:t>
            </w:r>
            <w:r w:rsidRPr="00552FDB">
              <w:rPr>
                <w:rFonts w:asciiTheme="minorHAnsi" w:hAnsiTheme="minorHAnsi" w:cs="Courier New"/>
                <w:i/>
              </w:rPr>
              <w:t xml:space="preserve">** </w:t>
            </w:r>
            <w:r>
              <w:rPr>
                <w:rFonts w:asciiTheme="minorHAnsi" w:hAnsiTheme="minorHAnsi" w:cs="Courier New"/>
                <w:i/>
              </w:rPr>
              <w:t xml:space="preserve">Note: </w:t>
            </w:r>
            <w:r w:rsidRPr="00552FDB">
              <w:rPr>
                <w:rFonts w:asciiTheme="minorHAnsi" w:hAnsiTheme="minorHAnsi" w:cs="Courier New"/>
                <w:i/>
              </w:rPr>
              <w:t>/a/room1 “contains” the /x/light since /a/room1 is the implicit context URI **</w:t>
            </w: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href</w:t>
            </w:r>
            <w:r w:rsidR="00EE42C6" w:rsidRPr="00910D5E">
              <w:rPr>
                <w:rFonts w:ascii="Courier New" w:hAnsi="Courier New" w:cs="Courier New"/>
              </w:rPr>
              <w:t>"</w:t>
            </w: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/x/light1</w:t>
            </w:r>
            <w:r w:rsidR="00EE42C6" w:rsidRPr="00910D5E">
              <w:rPr>
                <w:rFonts w:ascii="Courier New" w:hAnsi="Courier New" w:cs="Courier New"/>
              </w:rPr>
              <w:t>"</w:t>
            </w:r>
            <w:r w:rsidRPr="00552FDB">
              <w:rPr>
                <w:rFonts w:ascii="Courier New" w:hAnsi="Courier New" w:cs="Courier New"/>
              </w:rPr>
              <w:t>,</w:t>
            </w:r>
          </w:p>
          <w:p w14:paraId="6C7E77BC"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r w:rsidR="00EE42C6" w:rsidRPr="00910D5E">
              <w:rPr>
                <w:rFonts w:ascii="Courier New" w:hAnsi="Courier New" w:cs="Courier New"/>
              </w:rPr>
              <w:t>"</w:t>
            </w:r>
            <w:r w:rsidRPr="00552FDB">
              <w:rPr>
                <w:rFonts w:ascii="Courier New" w:hAnsi="Courier New" w:cs="Courier New"/>
              </w:rPr>
              <w:t>rel</w:t>
            </w:r>
            <w:r w:rsidR="00EE42C6" w:rsidRPr="00910D5E">
              <w:rPr>
                <w:rFonts w:ascii="Courier New" w:hAnsi="Courier New" w:cs="Courier New"/>
              </w:rPr>
              <w:t>"</w:t>
            </w:r>
            <w:r w:rsidRPr="00552FDB">
              <w:rPr>
                <w:rFonts w:ascii="Courier New" w:hAnsi="Courier New" w:cs="Courier New"/>
              </w:rPr>
              <w:t xml:space="preserve">: </w:t>
            </w:r>
            <w:r w:rsidR="00EE42C6" w:rsidRPr="00910D5E">
              <w:rPr>
                <w:rFonts w:ascii="Courier New" w:hAnsi="Courier New" w:cs="Courier New"/>
              </w:rPr>
              <w:t>"</w:t>
            </w:r>
            <w:r w:rsidR="00EE5E99">
              <w:rPr>
                <w:rFonts w:ascii="Courier New" w:eastAsiaTheme="minorEastAsia" w:hAnsi="Courier New" w:cs="Courier New" w:hint="eastAsia"/>
                <w:lang w:eastAsia="ko-KR"/>
              </w:rPr>
              <w:t>item</w:t>
            </w:r>
            <w:r w:rsidR="00EE42C6" w:rsidRPr="00910D5E">
              <w:rPr>
                <w:rFonts w:ascii="Courier New" w:hAnsi="Courier New" w:cs="Courier New"/>
              </w:rPr>
              <w:t>"</w:t>
            </w:r>
          </w:p>
          <w:p w14:paraId="4AC4560A"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6925A974" w14:textId="77777777" w:rsidR="00642183" w:rsidRPr="00552FDB" w:rsidRDefault="00642183" w:rsidP="00151F97">
            <w:pPr>
              <w:pStyle w:val="PARAGRAPH"/>
              <w:spacing w:before="0" w:after="0"/>
              <w:rPr>
                <w:rFonts w:ascii="Courier New" w:hAnsi="Courier New" w:cs="Courier New"/>
              </w:rPr>
            </w:pPr>
            <w:r w:rsidRPr="00552FDB">
              <w:rPr>
                <w:rFonts w:ascii="Courier New" w:hAnsi="Courier New" w:cs="Courier New"/>
              </w:rPr>
              <w:t xml:space="preserve">   ]</w:t>
            </w:r>
          </w:p>
          <w:p w14:paraId="64E2AF97" w14:textId="77777777" w:rsidR="00642183" w:rsidRDefault="00642183" w:rsidP="00151F97">
            <w:pPr>
              <w:pStyle w:val="PARAGRAPH"/>
              <w:keepNext/>
              <w:spacing w:before="0" w:after="0"/>
            </w:pPr>
            <w:r w:rsidRPr="00552FDB">
              <w:rPr>
                <w:rFonts w:ascii="Courier New" w:hAnsi="Courier New" w:cs="Courier New"/>
              </w:rPr>
              <w:t>}</w:t>
            </w:r>
          </w:p>
        </w:tc>
      </w:tr>
    </w:tbl>
    <w:p w14:paraId="5E85E9A0" w14:textId="77777777" w:rsidR="00997854" w:rsidRPr="008A68F8" w:rsidRDefault="00997854" w:rsidP="005546B4">
      <w:pPr>
        <w:pStyle w:val="PARAGRAPH"/>
        <w:rPr>
          <w:rFonts w:eastAsiaTheme="minorEastAsia"/>
          <w:lang w:eastAsia="ko-KR"/>
        </w:rPr>
      </w:pPr>
      <w:bookmarkStart w:id="7013" w:name="_Toc428801761"/>
    </w:p>
    <w:bookmarkEnd w:id="7013"/>
    <w:p w14:paraId="5260900B" w14:textId="77777777" w:rsidR="00642183" w:rsidRDefault="00642183" w:rsidP="00F92D1D">
      <w:pPr>
        <w:pStyle w:val="Heading4"/>
      </w:pPr>
      <w:r>
        <w:t>Parameters</w:t>
      </w:r>
    </w:p>
    <w:p w14:paraId="5D82C592" w14:textId="77777777" w:rsidR="00642183" w:rsidRDefault="00C120F0" w:rsidP="00F92D1D">
      <w:pPr>
        <w:pStyle w:val="Heading5"/>
      </w:pPr>
      <w:r>
        <w:t>“</w:t>
      </w:r>
      <w:proofErr w:type="gramStart"/>
      <w:r>
        <w:t>ins</w:t>
      </w:r>
      <w:proofErr w:type="gramEnd"/>
      <w:r>
        <w:t>” or Link Instance Parameter</w:t>
      </w:r>
    </w:p>
    <w:p w14:paraId="7CE24821" w14:textId="77777777" w:rsidR="00C120F0" w:rsidRDefault="00C120F0" w:rsidP="00C120F0">
      <w:pPr>
        <w:pStyle w:val="PARAGRAPH"/>
      </w:pPr>
      <w:r>
        <w:t xml:space="preserve">The “ins” parameter identifies a particular Link instance in a list of Links. The "ins" parameter may be used to modify or delete a specific Link in a list of Links. The value of the “ins” parameter is set at instantiation of the Link by the </w:t>
      </w:r>
      <w:r w:rsidR="00DF07AA">
        <w:rPr>
          <w:rFonts w:eastAsiaTheme="minorEastAsia"/>
          <w:lang w:eastAsia="ko-KR"/>
        </w:rPr>
        <w:t>OCF</w:t>
      </w:r>
      <w:r w:rsidR="00DF07AA">
        <w:rPr>
          <w:rFonts w:eastAsiaTheme="minorEastAsia" w:hint="eastAsia"/>
          <w:lang w:eastAsia="ko-KR"/>
        </w:rPr>
        <w:t xml:space="preserve"> </w:t>
      </w:r>
      <w:r>
        <w:t>Device (Server) that is hosting the list of Links – once it has been set, the “ins” parameter shall not be modified for as long as the Link is a member of that list.</w:t>
      </w:r>
    </w:p>
    <w:p w14:paraId="0FF60EE1" w14:textId="77777777" w:rsidR="00C120F0" w:rsidRDefault="00C120F0" w:rsidP="00F92D1D">
      <w:pPr>
        <w:pStyle w:val="Heading5"/>
      </w:pPr>
      <w:bookmarkStart w:id="7014" w:name="_Ref477431936"/>
      <w:r>
        <w:t>“</w:t>
      </w:r>
      <w:proofErr w:type="gramStart"/>
      <w:r>
        <w:t>p</w:t>
      </w:r>
      <w:proofErr w:type="gramEnd"/>
      <w:r>
        <w:t>” or Policy Parameter</w:t>
      </w:r>
      <w:bookmarkEnd w:id="7014"/>
    </w:p>
    <w:p w14:paraId="6DA58F00" w14:textId="77777777" w:rsidR="001E4561" w:rsidRDefault="001E4561" w:rsidP="001E4561">
      <w:pPr>
        <w:pStyle w:val="PARAGRAPH"/>
      </w:pPr>
      <w:r>
        <w:t>The Policy Parameter defines various rules for correctly accessing a Resource referenced by a target URI. The Policy rules are configured by a set of key-value pairs as defined below.</w:t>
      </w:r>
    </w:p>
    <w:p w14:paraId="036BD4DC" w14:textId="77777777" w:rsidR="00C120F0" w:rsidRDefault="00C120F0" w:rsidP="00C120F0">
      <w:pPr>
        <w:pStyle w:val="PARAGRAPH"/>
      </w:pPr>
      <w:r>
        <w:t>The policy Parameter "p" is defined by:</w:t>
      </w:r>
    </w:p>
    <w:p w14:paraId="5AD1B817" w14:textId="77777777" w:rsidR="00235EB4" w:rsidRDefault="001E4561" w:rsidP="001E4561">
      <w:pPr>
        <w:pStyle w:val="ListBullet"/>
        <w:rPr>
          <w:rFonts w:eastAsiaTheme="minorEastAsia"/>
          <w:lang w:eastAsia="ko-KR"/>
        </w:rPr>
      </w:pPr>
      <w:r w:rsidRPr="001E4561">
        <w:rPr>
          <w:rFonts w:eastAsiaTheme="minorEastAsia"/>
          <w:lang w:eastAsia="ko-KR"/>
        </w:rPr>
        <w:t>“</w:t>
      </w:r>
      <w:proofErr w:type="gramStart"/>
      <w:r w:rsidRPr="001E4561">
        <w:rPr>
          <w:rFonts w:eastAsiaTheme="minorEastAsia"/>
          <w:lang w:eastAsia="ko-KR"/>
        </w:rPr>
        <w:t>bm</w:t>
      </w:r>
      <w:proofErr w:type="gramEnd"/>
      <w:r w:rsidRPr="001E4561">
        <w:rPr>
          <w:rFonts w:eastAsiaTheme="minorEastAsia"/>
          <w:lang w:eastAsia="ko-KR"/>
        </w:rPr>
        <w:t>” key: The “bm” key corresponds to an integer value that is interpreted as an 8-bit bitmask. Each bit in the bitmask corresponds to a specific Policy rule. The following rules are specified for</w:t>
      </w:r>
      <w:r>
        <w:rPr>
          <w:rFonts w:eastAsiaTheme="minorEastAsia"/>
          <w:lang w:eastAsia="ko-KR"/>
        </w:rPr>
        <w:t> </w:t>
      </w:r>
      <w:r w:rsidRPr="001E4561">
        <w:rPr>
          <w:rFonts w:eastAsiaTheme="minorEastAsia"/>
          <w:lang w:eastAsia="ko-KR"/>
        </w:rPr>
        <w:t>“bm”:</w:t>
      </w:r>
      <w:r>
        <w:rPr>
          <w:rFonts w:eastAsiaTheme="minorEastAsia"/>
          <w:lang w:eastAsia="ko-KR"/>
        </w:rPr>
        <w:br/>
      </w:r>
    </w:p>
    <w:tbl>
      <w:tblPr>
        <w:tblStyle w:val="TableGrid"/>
        <w:tblW w:w="0" w:type="auto"/>
        <w:jc w:val="center"/>
        <w:tblLook w:val="04A0" w:firstRow="1" w:lastRow="0" w:firstColumn="1" w:lastColumn="0" w:noHBand="0" w:noVBand="1"/>
      </w:tblPr>
      <w:tblGrid>
        <w:gridCol w:w="1923"/>
        <w:gridCol w:w="1852"/>
        <w:gridCol w:w="5107"/>
      </w:tblGrid>
      <w:tr w:rsidR="00235EB4" w:rsidRPr="00A964C0" w14:paraId="53B821C6" w14:textId="77777777" w:rsidTr="00115E4E">
        <w:trPr>
          <w:jc w:val="center"/>
        </w:trPr>
        <w:tc>
          <w:tcPr>
            <w:tcW w:w="1923" w:type="dxa"/>
          </w:tcPr>
          <w:p w14:paraId="3A901EBA" w14:textId="77777777" w:rsidR="00235EB4" w:rsidRPr="00A964C0" w:rsidRDefault="00235EB4" w:rsidP="00115E4E">
            <w:pPr>
              <w:pStyle w:val="PARAGRAPH"/>
              <w:jc w:val="center"/>
            </w:pPr>
            <w:r w:rsidRPr="00A964C0">
              <w:t>Bit Position</w:t>
            </w:r>
          </w:p>
        </w:tc>
        <w:tc>
          <w:tcPr>
            <w:tcW w:w="1852" w:type="dxa"/>
          </w:tcPr>
          <w:p w14:paraId="45F78D47" w14:textId="77777777" w:rsidR="00235EB4" w:rsidRPr="00A964C0" w:rsidRDefault="00235EB4" w:rsidP="00115E4E">
            <w:pPr>
              <w:pStyle w:val="PARAGRAPH"/>
              <w:jc w:val="center"/>
            </w:pPr>
            <w:r w:rsidRPr="00A964C0">
              <w:t xml:space="preserve">Policy </w:t>
            </w:r>
            <w:r>
              <w:t>rule</w:t>
            </w:r>
          </w:p>
        </w:tc>
        <w:tc>
          <w:tcPr>
            <w:tcW w:w="5107" w:type="dxa"/>
          </w:tcPr>
          <w:p w14:paraId="44F3B01D" w14:textId="77777777" w:rsidR="00235EB4" w:rsidRPr="00A964C0" w:rsidRDefault="00235EB4" w:rsidP="00115E4E">
            <w:pPr>
              <w:pStyle w:val="PARAGRAPH"/>
              <w:jc w:val="center"/>
            </w:pPr>
            <w:r w:rsidRPr="00A964C0">
              <w:t>Comment</w:t>
            </w:r>
          </w:p>
        </w:tc>
      </w:tr>
      <w:tr w:rsidR="00235EB4" w:rsidRPr="00A964C0" w14:paraId="77F66262" w14:textId="77777777" w:rsidTr="00115E4E">
        <w:trPr>
          <w:jc w:val="center"/>
        </w:trPr>
        <w:tc>
          <w:tcPr>
            <w:tcW w:w="1923" w:type="dxa"/>
          </w:tcPr>
          <w:p w14:paraId="59F48F95" w14:textId="77777777" w:rsidR="00235EB4" w:rsidRPr="00A964C0" w:rsidRDefault="00235EB4" w:rsidP="00115E4E">
            <w:pPr>
              <w:pStyle w:val="PARAGRAPH"/>
              <w:jc w:val="center"/>
            </w:pPr>
            <w:r w:rsidRPr="00A964C0">
              <w:t xml:space="preserve">Bit 0 </w:t>
            </w:r>
            <w:r>
              <w:t>(the LSB)</w:t>
            </w:r>
          </w:p>
        </w:tc>
        <w:tc>
          <w:tcPr>
            <w:tcW w:w="1852" w:type="dxa"/>
          </w:tcPr>
          <w:p w14:paraId="16351B20" w14:textId="77777777" w:rsidR="00235EB4" w:rsidRPr="00A964C0" w:rsidRDefault="00235EB4" w:rsidP="00115E4E">
            <w:pPr>
              <w:pStyle w:val="PARAGRAPH"/>
              <w:jc w:val="center"/>
            </w:pPr>
            <w:r>
              <w:t>d</w:t>
            </w:r>
            <w:r w:rsidRPr="00A964C0">
              <w:t>iscoverable</w:t>
            </w:r>
          </w:p>
        </w:tc>
        <w:tc>
          <w:tcPr>
            <w:tcW w:w="5107" w:type="dxa"/>
          </w:tcPr>
          <w:p w14:paraId="0E5E65DB" w14:textId="77777777" w:rsidR="00235EB4" w:rsidRDefault="00235EB4" w:rsidP="00115E4E">
            <w:pPr>
              <w:pStyle w:val="PARAGRAPH"/>
            </w:pPr>
            <w:r>
              <w:t xml:space="preserve">The discoverable rule defines whether the Link is to be included in the Resource discovery message via </w:t>
            </w:r>
            <w:r w:rsidR="00700D5E">
              <w:t>“</w:t>
            </w:r>
            <w:r>
              <w:t>/oic/res</w:t>
            </w:r>
            <w:r w:rsidR="00700D5E">
              <w:t>”</w:t>
            </w:r>
            <w:r>
              <w:t>.</w:t>
            </w:r>
          </w:p>
          <w:p w14:paraId="5676441F" w14:textId="77777777" w:rsidR="00235EB4" w:rsidRDefault="00235EB4" w:rsidP="00E36BA8">
            <w:pPr>
              <w:pStyle w:val="PARAGRAPH"/>
              <w:numPr>
                <w:ilvl w:val="0"/>
                <w:numId w:val="33"/>
              </w:numPr>
              <w:spacing w:after="0"/>
              <w:jc w:val="left"/>
            </w:pPr>
            <w:r>
              <w:t>If the Link is to be included in the Resource discovery message, then “p” shall include the “bm” key and set the discoverable bit to value 1.</w:t>
            </w:r>
          </w:p>
          <w:p w14:paraId="122030A2" w14:textId="77777777" w:rsidR="00235EB4" w:rsidRPr="00A964C0" w:rsidRDefault="00235EB4" w:rsidP="00E36BA8">
            <w:pPr>
              <w:pStyle w:val="PARAGRAPH"/>
              <w:numPr>
                <w:ilvl w:val="0"/>
                <w:numId w:val="33"/>
              </w:numPr>
              <w:spacing w:after="0"/>
              <w:jc w:val="left"/>
            </w:pPr>
            <w:r>
              <w:t xml:space="preserve">If the Link is NOT to be included in the Resource discovery message, then “p” shall either include the “bm” key and set the </w:t>
            </w:r>
            <w:r>
              <w:lastRenderedPageBreak/>
              <w:t>discoverable bit to value 0 or omit the “bm” key entirely.</w:t>
            </w:r>
          </w:p>
        </w:tc>
      </w:tr>
      <w:tr w:rsidR="00235EB4" w:rsidRPr="00A964C0" w14:paraId="50541A13" w14:textId="77777777" w:rsidTr="00115E4E">
        <w:trPr>
          <w:jc w:val="center"/>
        </w:trPr>
        <w:tc>
          <w:tcPr>
            <w:tcW w:w="1923" w:type="dxa"/>
          </w:tcPr>
          <w:p w14:paraId="422937E5" w14:textId="77777777" w:rsidR="00235EB4" w:rsidRPr="00A964C0" w:rsidRDefault="00235EB4" w:rsidP="00115E4E">
            <w:pPr>
              <w:pStyle w:val="PARAGRAPH"/>
              <w:jc w:val="center"/>
            </w:pPr>
            <w:r>
              <w:t>Bit 1 (2</w:t>
            </w:r>
            <w:r w:rsidRPr="0094168A">
              <w:rPr>
                <w:vertAlign w:val="superscript"/>
              </w:rPr>
              <w:t>nd</w:t>
            </w:r>
            <w:r>
              <w:t xml:space="preserve"> LSB)</w:t>
            </w:r>
          </w:p>
        </w:tc>
        <w:tc>
          <w:tcPr>
            <w:tcW w:w="1852" w:type="dxa"/>
          </w:tcPr>
          <w:p w14:paraId="4252346B" w14:textId="77777777" w:rsidR="00235EB4" w:rsidRPr="00A964C0" w:rsidRDefault="00235EB4" w:rsidP="00115E4E">
            <w:pPr>
              <w:pStyle w:val="PARAGRAPH"/>
              <w:jc w:val="center"/>
            </w:pPr>
            <w:r>
              <w:t>observable</w:t>
            </w:r>
          </w:p>
        </w:tc>
        <w:tc>
          <w:tcPr>
            <w:tcW w:w="5107" w:type="dxa"/>
          </w:tcPr>
          <w:p w14:paraId="66B1B9BF" w14:textId="77777777" w:rsidR="00235EB4" w:rsidRDefault="00235EB4" w:rsidP="00115E4E">
            <w:pPr>
              <w:pStyle w:val="PARAGRAPH"/>
            </w:pPr>
            <w:r>
              <w:t>The observable rule defines whether the Resource referenced by the target URI supports the NOTIFY operation.</w:t>
            </w:r>
            <w:r w:rsidR="006D5C2A">
              <w:t xml:space="preserve"> </w:t>
            </w:r>
            <w:r w:rsidR="006D5C2A" w:rsidRPr="006D5C2A">
              <w:t xml:space="preserve">With the self-link, i.e. the Link with "rel" value of "self", </w:t>
            </w:r>
            <w:r w:rsidR="00700D5E">
              <w:t>“</w:t>
            </w:r>
            <w:r w:rsidR="006D5C2A" w:rsidRPr="006D5C2A">
              <w:t>/oic/res</w:t>
            </w:r>
            <w:r w:rsidR="00700D5E">
              <w:t>”</w:t>
            </w:r>
            <w:r w:rsidR="006D5C2A" w:rsidRPr="006D5C2A">
              <w:t xml:space="preserve"> can have a Link with the target URI of </w:t>
            </w:r>
            <w:r w:rsidR="00700D5E">
              <w:t>“</w:t>
            </w:r>
            <w:r w:rsidR="006D5C2A" w:rsidRPr="006D5C2A">
              <w:t>/oic/res</w:t>
            </w:r>
            <w:r w:rsidR="00700D5E">
              <w:t>”</w:t>
            </w:r>
            <w:r w:rsidR="006D5C2A" w:rsidRPr="006D5C2A">
              <w:t xml:space="preserve"> and indicate itself observable.  The "self" is defined by </w:t>
            </w:r>
            <w:r w:rsidR="007104DD">
              <w:fldChar w:fldCharType="begin"/>
            </w:r>
            <w:r w:rsidR="007104DD">
              <w:instrText xml:space="preserve"> REF ref_RFC_4287 \h </w:instrText>
            </w:r>
            <w:r w:rsidR="007104DD">
              <w:fldChar w:fldCharType="separate"/>
            </w:r>
            <w:r w:rsidR="00370B4E">
              <w:rPr>
                <w:rStyle w:val="Hyperlink"/>
                <w:color w:val="auto"/>
                <w:u w:val="none"/>
              </w:rPr>
              <w:t>IETF RFC 4287</w:t>
            </w:r>
            <w:r w:rsidR="007104DD">
              <w:fldChar w:fldCharType="end"/>
            </w:r>
            <w:r w:rsidR="007104DD">
              <w:t xml:space="preserve"> </w:t>
            </w:r>
            <w:r w:rsidR="006D5C2A" w:rsidRPr="006D5C2A">
              <w:t xml:space="preserve">and registered in the IANA Registry for "rel" value </w:t>
            </w:r>
            <w:r w:rsidR="00FB7E22">
              <w:t xml:space="preserve">defined at </w:t>
            </w:r>
            <w:r w:rsidR="00FB7E22">
              <w:fldChar w:fldCharType="begin"/>
            </w:r>
            <w:r w:rsidR="00FB7E22">
              <w:instrText xml:space="preserve"> REF ref_IANA_Link_Relations \h </w:instrText>
            </w:r>
            <w:r w:rsidR="00FB7E22">
              <w:fldChar w:fldCharType="separate"/>
            </w:r>
            <w:r w:rsidR="00370B4E">
              <w:t>IANA Link </w:t>
            </w:r>
            <w:r w:rsidR="00370B4E" w:rsidRPr="00FB7E22">
              <w:t>Relations</w:t>
            </w:r>
            <w:r w:rsidR="00FB7E22">
              <w:fldChar w:fldCharType="end"/>
            </w:r>
            <w:r w:rsidR="006D5C2A" w:rsidRPr="006D5C2A">
              <w:t>.</w:t>
            </w:r>
          </w:p>
          <w:p w14:paraId="4B2FBC29" w14:textId="77777777" w:rsidR="00235EB4" w:rsidRDefault="00235EB4" w:rsidP="00E36BA8">
            <w:pPr>
              <w:pStyle w:val="PARAGRAPH"/>
              <w:numPr>
                <w:ilvl w:val="0"/>
                <w:numId w:val="35"/>
              </w:numPr>
              <w:spacing w:after="0"/>
              <w:jc w:val="left"/>
            </w:pPr>
            <w:r>
              <w:t xml:space="preserve">If the Resource supports the NOTIFY operation, </w:t>
            </w:r>
            <w:proofErr w:type="gramStart"/>
            <w:r>
              <w:t>then ”</w:t>
            </w:r>
            <w:proofErr w:type="gramEnd"/>
            <w:r>
              <w:t>p” shall include the “bm” key and set the observable bit to value 1.</w:t>
            </w:r>
          </w:p>
          <w:p w14:paraId="015260B1" w14:textId="77777777" w:rsidR="00235EB4" w:rsidRPr="00A964C0" w:rsidRDefault="00235EB4" w:rsidP="00E36BA8">
            <w:pPr>
              <w:pStyle w:val="PARAGRAPH"/>
              <w:numPr>
                <w:ilvl w:val="0"/>
                <w:numId w:val="34"/>
              </w:numPr>
              <w:spacing w:after="0"/>
              <w:jc w:val="left"/>
            </w:pPr>
            <w:r>
              <w:t>If the Resource does NOT support the NOTIFY operation, then “p” shall either include the “bm” key and set the observable bit to value 0 or omit the “bm” key entirely.</w:t>
            </w:r>
          </w:p>
        </w:tc>
      </w:tr>
      <w:tr w:rsidR="00235EB4" w:rsidRPr="00AC1E3D" w14:paraId="525511E9" w14:textId="77777777" w:rsidTr="00115E4E">
        <w:trPr>
          <w:jc w:val="center"/>
        </w:trPr>
        <w:tc>
          <w:tcPr>
            <w:tcW w:w="1923" w:type="dxa"/>
          </w:tcPr>
          <w:p w14:paraId="45793873" w14:textId="77777777" w:rsidR="00235EB4" w:rsidRPr="00AC1E3D" w:rsidRDefault="00235EB4" w:rsidP="00115E4E">
            <w:pPr>
              <w:pStyle w:val="PARAGRAPH"/>
              <w:jc w:val="center"/>
            </w:pPr>
            <w:r w:rsidRPr="00AC1E3D">
              <w:t>Bits 2-7</w:t>
            </w:r>
          </w:p>
        </w:tc>
        <w:tc>
          <w:tcPr>
            <w:tcW w:w="1852" w:type="dxa"/>
          </w:tcPr>
          <w:p w14:paraId="56776825" w14:textId="77777777" w:rsidR="00235EB4" w:rsidRPr="00AC1E3D" w:rsidRDefault="00235EB4" w:rsidP="00115E4E">
            <w:pPr>
              <w:pStyle w:val="PARAGRAPH"/>
              <w:jc w:val="center"/>
            </w:pPr>
            <w:r w:rsidRPr="00AC1E3D">
              <w:t>--</w:t>
            </w:r>
          </w:p>
        </w:tc>
        <w:tc>
          <w:tcPr>
            <w:tcW w:w="5107" w:type="dxa"/>
          </w:tcPr>
          <w:p w14:paraId="3DE34183" w14:textId="77777777" w:rsidR="00235EB4" w:rsidRPr="00AC1E3D" w:rsidRDefault="00235EB4" w:rsidP="00115E4E">
            <w:pPr>
              <w:pStyle w:val="PARAGRAPH"/>
            </w:pPr>
            <w:r w:rsidRPr="00AC1E3D">
              <w:t>Reserved for future use</w:t>
            </w:r>
            <w:r>
              <w:t>.  All reserved bits in “bm” shall be set to value 0.</w:t>
            </w:r>
          </w:p>
        </w:tc>
      </w:tr>
    </w:tbl>
    <w:p w14:paraId="249CF0E3" w14:textId="77777777" w:rsidR="00235EB4" w:rsidRDefault="00235EB4" w:rsidP="00235EB4">
      <w:pPr>
        <w:pStyle w:val="ListBullet"/>
        <w:numPr>
          <w:ilvl w:val="0"/>
          <w:numId w:val="0"/>
        </w:numPr>
        <w:ind w:left="340"/>
        <w:rPr>
          <w:rFonts w:eastAsiaTheme="minorEastAsia"/>
          <w:lang w:eastAsia="ko-KR"/>
        </w:rPr>
      </w:pPr>
    </w:p>
    <w:p w14:paraId="33D1F4C1" w14:textId="77777777" w:rsidR="001E4561" w:rsidRDefault="001E4561" w:rsidP="00235EB4">
      <w:pPr>
        <w:pStyle w:val="ListBullet"/>
        <w:numPr>
          <w:ilvl w:val="0"/>
          <w:numId w:val="0"/>
        </w:numPr>
        <w:ind w:left="340"/>
        <w:rPr>
          <w:rFonts w:eastAsiaTheme="minorEastAsia"/>
          <w:lang w:eastAsia="ko-KR"/>
        </w:rPr>
      </w:pPr>
      <w:r w:rsidRPr="001E4561">
        <w:rPr>
          <w:rFonts w:eastAsiaTheme="minorEastAsia"/>
          <w:lang w:eastAsia="ko-KR"/>
        </w:rPr>
        <w:t>Note that if all the bits in “bm” are defined to value 0, then the “bm” key may be omitted entirely from “p” as an efficiency measure. However, if any bit is set to value 1, then “bm” shall be included in “p” and all the bits shall be defined appropriately.</w:t>
      </w:r>
    </w:p>
    <w:p w14:paraId="18A7641C" w14:textId="77777777" w:rsidR="00A42D5C" w:rsidRPr="00A42D5C" w:rsidRDefault="00A42D5C" w:rsidP="00427ED3">
      <w:pPr>
        <w:pStyle w:val="ListBullet"/>
        <w:rPr>
          <w:rFonts w:eastAsiaTheme="minorEastAsia"/>
          <w:lang w:eastAsia="ko-KR"/>
        </w:rPr>
      </w:pPr>
      <w:r w:rsidRPr="00A42D5C">
        <w:rPr>
          <w:rFonts w:eastAsiaTheme="minorEastAsia"/>
          <w:lang w:eastAsia="ko-KR"/>
        </w:rPr>
        <w:t>"</w:t>
      </w:r>
      <w:proofErr w:type="gramStart"/>
      <w:r w:rsidRPr="00A42D5C">
        <w:rPr>
          <w:rFonts w:eastAsiaTheme="minorEastAsia"/>
          <w:lang w:eastAsia="ko-KR"/>
        </w:rPr>
        <w:t>sec</w:t>
      </w:r>
      <w:proofErr w:type="gramEnd"/>
      <w:r w:rsidRPr="00A42D5C">
        <w:rPr>
          <w:rFonts w:eastAsiaTheme="minorEastAsia"/>
          <w:lang w:eastAsia="ko-KR"/>
        </w:rPr>
        <w:t xml:space="preserve">" and "port" </w:t>
      </w:r>
      <w:r>
        <w:rPr>
          <w:rFonts w:eastAsiaTheme="minorEastAsia"/>
          <w:lang w:eastAsia="ko-KR"/>
        </w:rPr>
        <w:t>in the remaining bullets</w:t>
      </w:r>
      <w:r w:rsidRPr="00A42D5C">
        <w:rPr>
          <w:rFonts w:eastAsiaTheme="minorEastAsia"/>
          <w:lang w:eastAsia="ko-KR"/>
        </w:rPr>
        <w:t xml:space="preserve"> shall be used only in </w:t>
      </w:r>
      <w:r w:rsidR="007F1DD8">
        <w:rPr>
          <w:rFonts w:eastAsiaTheme="minorEastAsia"/>
          <w:lang w:eastAsia="ko-KR"/>
        </w:rPr>
        <w:t xml:space="preserve">a response </w:t>
      </w:r>
      <w:r w:rsidRPr="00A42D5C">
        <w:rPr>
          <w:rFonts w:eastAsiaTheme="minorEastAsia"/>
          <w:lang w:eastAsia="ko-KR"/>
        </w:rPr>
        <w:t>payload</w:t>
      </w:r>
      <w:r w:rsidR="007F1DD8">
        <w:rPr>
          <w:rFonts w:eastAsiaTheme="minorEastAsia"/>
          <w:lang w:eastAsia="ko-KR"/>
        </w:rPr>
        <w:t xml:space="preserve"> when the request does not include an OCF-</w:t>
      </w:r>
      <w:r w:rsidR="008E38EE">
        <w:rPr>
          <w:rFonts w:eastAsiaTheme="minorEastAsia"/>
          <w:lang w:eastAsia="ko-KR"/>
        </w:rPr>
        <w:t>Accept-</w:t>
      </w:r>
      <w:r w:rsidR="007F1DD8">
        <w:rPr>
          <w:rFonts w:eastAsiaTheme="minorEastAsia"/>
          <w:lang w:eastAsia="ko-KR"/>
        </w:rPr>
        <w:t>Content-Forma</w:t>
      </w:r>
      <w:r w:rsidR="009D37A8">
        <w:rPr>
          <w:rFonts w:eastAsiaTheme="minorEastAsia"/>
          <w:lang w:eastAsia="ko-KR"/>
        </w:rPr>
        <w:t>t-Version option as defined in s</w:t>
      </w:r>
      <w:r w:rsidR="007F1DD8">
        <w:rPr>
          <w:rFonts w:eastAsiaTheme="minorEastAsia"/>
          <w:lang w:eastAsia="ko-KR"/>
        </w:rPr>
        <w:t xml:space="preserve">ection </w:t>
      </w:r>
      <w:r w:rsidR="007F1DD8">
        <w:rPr>
          <w:rFonts w:eastAsiaTheme="minorEastAsia"/>
          <w:lang w:eastAsia="ko-KR"/>
        </w:rPr>
        <w:fldChar w:fldCharType="begin"/>
      </w:r>
      <w:r w:rsidR="007F1DD8">
        <w:rPr>
          <w:rFonts w:eastAsiaTheme="minorEastAsia"/>
          <w:lang w:eastAsia="ko-KR"/>
        </w:rPr>
        <w:instrText xml:space="preserve"> REF _Ref490123704 \n \h </w:instrText>
      </w:r>
      <w:r w:rsidR="007F1DD8">
        <w:rPr>
          <w:rFonts w:eastAsiaTheme="minorEastAsia"/>
          <w:lang w:eastAsia="ko-KR"/>
        </w:rPr>
      </w:r>
      <w:r w:rsidR="007F1DD8">
        <w:rPr>
          <w:rFonts w:eastAsiaTheme="minorEastAsia"/>
          <w:lang w:eastAsia="ko-KR"/>
        </w:rPr>
        <w:fldChar w:fldCharType="separate"/>
      </w:r>
      <w:r w:rsidR="00370B4E">
        <w:rPr>
          <w:rFonts w:eastAsiaTheme="minorEastAsia"/>
          <w:lang w:eastAsia="ko-KR"/>
        </w:rPr>
        <w:t>12.2.5</w:t>
      </w:r>
      <w:r w:rsidR="007F1DD8">
        <w:rPr>
          <w:rFonts w:eastAsiaTheme="minorEastAsia"/>
          <w:lang w:eastAsia="ko-KR"/>
        </w:rPr>
        <w:fldChar w:fldCharType="end"/>
      </w:r>
      <w:r w:rsidRPr="00A42D5C">
        <w:rPr>
          <w:rFonts w:eastAsiaTheme="minorEastAsia"/>
          <w:lang w:eastAsia="ko-KR"/>
        </w:rPr>
        <w:t xml:space="preserve">. In </w:t>
      </w:r>
      <w:r w:rsidR="007F1DD8">
        <w:rPr>
          <w:rFonts w:eastAsiaTheme="minorEastAsia"/>
          <w:lang w:eastAsia="ko-KR"/>
        </w:rPr>
        <w:t xml:space="preserve">a </w:t>
      </w:r>
      <w:r w:rsidRPr="00A42D5C">
        <w:rPr>
          <w:rFonts w:eastAsiaTheme="minorEastAsia"/>
          <w:lang w:eastAsia="ko-KR"/>
        </w:rPr>
        <w:t>payload</w:t>
      </w:r>
      <w:r w:rsidR="008E38EE" w:rsidRPr="008E38EE">
        <w:rPr>
          <w:rFonts w:eastAsiaTheme="minorEastAsia"/>
          <w:lang w:eastAsia="ko-KR"/>
        </w:rPr>
        <w:t xml:space="preserve"> </w:t>
      </w:r>
      <w:r w:rsidR="008E38EE">
        <w:rPr>
          <w:rFonts w:eastAsiaTheme="minorEastAsia"/>
          <w:lang w:eastAsia="ko-KR"/>
        </w:rPr>
        <w:t>sent in response to a request that includes an OCF-Accept-Content-Format-Version option</w:t>
      </w:r>
      <w:r w:rsidRPr="00A42D5C">
        <w:rPr>
          <w:rFonts w:eastAsiaTheme="minorEastAsia"/>
          <w:lang w:eastAsia="ko-KR"/>
        </w:rPr>
        <w:t xml:space="preserve"> "sec" and "port" shall not be used and instead </w:t>
      </w:r>
      <w:r>
        <w:rPr>
          <w:rFonts w:eastAsiaTheme="minorEastAsia"/>
          <w:lang w:eastAsia="ko-KR"/>
        </w:rPr>
        <w:t xml:space="preserve">the </w:t>
      </w:r>
      <w:r w:rsidRPr="00A42D5C">
        <w:rPr>
          <w:rFonts w:eastAsiaTheme="minorEastAsia"/>
          <w:lang w:eastAsia="ko-KR"/>
        </w:rPr>
        <w:t>"eps" Parameter shall provide the information for an encrypted connection.</w:t>
      </w:r>
      <w:r w:rsidR="007F1DD8">
        <w:rPr>
          <w:rFonts w:eastAsiaTheme="minorEastAsia"/>
          <w:lang w:eastAsia="ko-KR"/>
        </w:rPr>
        <w:t xml:space="preserve"> See </w:t>
      </w:r>
      <w:r w:rsidR="00403192">
        <w:rPr>
          <w:rFonts w:eastAsiaTheme="minorEastAsia"/>
          <w:lang w:eastAsia="ko-KR"/>
        </w:rPr>
        <w:fldChar w:fldCharType="begin"/>
      </w:r>
      <w:r w:rsidR="00403192">
        <w:rPr>
          <w:rFonts w:eastAsiaTheme="minorEastAsia"/>
          <w:lang w:eastAsia="ko-KR"/>
        </w:rPr>
        <w:instrText xml:space="preserve"> REF _Ref490740300 \r \h </w:instrText>
      </w:r>
      <w:r w:rsidR="00403192">
        <w:rPr>
          <w:rFonts w:eastAsiaTheme="minorEastAsia"/>
          <w:lang w:eastAsia="ko-KR"/>
        </w:rPr>
      </w:r>
      <w:r w:rsidR="00403192">
        <w:rPr>
          <w:rFonts w:eastAsiaTheme="minorEastAsia"/>
          <w:lang w:eastAsia="ko-KR"/>
        </w:rPr>
        <w:fldChar w:fldCharType="separate"/>
      </w:r>
      <w:r w:rsidR="00370B4E">
        <w:rPr>
          <w:rFonts w:eastAsiaTheme="minorEastAsia"/>
          <w:lang w:eastAsia="ko-KR"/>
        </w:rPr>
        <w:t>E.2.8</w:t>
      </w:r>
      <w:r w:rsidR="00403192">
        <w:rPr>
          <w:rFonts w:eastAsiaTheme="minorEastAsia"/>
          <w:lang w:eastAsia="ko-KR"/>
        </w:rPr>
        <w:fldChar w:fldCharType="end"/>
      </w:r>
      <w:r w:rsidR="007F1DD8">
        <w:rPr>
          <w:rFonts w:eastAsiaTheme="minorEastAsia"/>
          <w:lang w:eastAsia="ko-KR"/>
        </w:rPr>
        <w:t xml:space="preserve"> for the schema for the </w:t>
      </w:r>
      <w:r w:rsidR="007F1DD8" w:rsidRPr="00A42D5C">
        <w:rPr>
          <w:rFonts w:eastAsiaTheme="minorEastAsia"/>
          <w:lang w:eastAsia="ko-KR"/>
        </w:rPr>
        <w:t>"</w:t>
      </w:r>
      <w:r w:rsidR="007F1DD8">
        <w:rPr>
          <w:rFonts w:eastAsiaTheme="minorEastAsia"/>
          <w:lang w:eastAsia="ko-KR"/>
        </w:rPr>
        <w:t>p</w:t>
      </w:r>
      <w:r w:rsidR="007F1DD8" w:rsidRPr="00A42D5C">
        <w:rPr>
          <w:rFonts w:eastAsiaTheme="minorEastAsia"/>
          <w:lang w:eastAsia="ko-KR"/>
        </w:rPr>
        <w:t>"</w:t>
      </w:r>
      <w:r w:rsidR="007F1DD8">
        <w:rPr>
          <w:rFonts w:eastAsiaTheme="minorEastAsia"/>
          <w:lang w:eastAsia="ko-KR"/>
        </w:rPr>
        <w:t xml:space="preserve"> Parameter that includes </w:t>
      </w:r>
      <w:r w:rsidR="007F1DD8" w:rsidRPr="00A42D5C">
        <w:rPr>
          <w:rFonts w:eastAsiaTheme="minorEastAsia"/>
          <w:lang w:eastAsia="ko-KR"/>
        </w:rPr>
        <w:t>"</w:t>
      </w:r>
      <w:r w:rsidR="007F1DD8">
        <w:rPr>
          <w:rFonts w:eastAsiaTheme="minorEastAsia"/>
          <w:lang w:eastAsia="ko-KR"/>
        </w:rPr>
        <w:t>sec</w:t>
      </w:r>
      <w:r w:rsidR="007F1DD8" w:rsidRPr="00A42D5C">
        <w:rPr>
          <w:rFonts w:eastAsiaTheme="minorEastAsia"/>
          <w:lang w:eastAsia="ko-KR"/>
        </w:rPr>
        <w:t>"</w:t>
      </w:r>
      <w:r w:rsidR="007F1DD8">
        <w:rPr>
          <w:rFonts w:eastAsiaTheme="minorEastAsia"/>
          <w:lang w:eastAsia="ko-KR"/>
        </w:rPr>
        <w:t xml:space="preserve"> and </w:t>
      </w:r>
      <w:r w:rsidR="007F1DD8" w:rsidRPr="00A42D5C">
        <w:rPr>
          <w:rFonts w:eastAsiaTheme="minorEastAsia"/>
          <w:lang w:eastAsia="ko-KR"/>
        </w:rPr>
        <w:t>"</w:t>
      </w:r>
      <w:r w:rsidR="007F1DD8">
        <w:rPr>
          <w:rFonts w:eastAsiaTheme="minorEastAsia"/>
          <w:lang w:eastAsia="ko-KR"/>
        </w:rPr>
        <w:t>port</w:t>
      </w:r>
      <w:r w:rsidR="007F1DD8" w:rsidRPr="00A42D5C">
        <w:rPr>
          <w:rFonts w:eastAsiaTheme="minorEastAsia"/>
          <w:lang w:eastAsia="ko-KR"/>
        </w:rPr>
        <w:t>"</w:t>
      </w:r>
      <w:r w:rsidR="007F1DD8">
        <w:rPr>
          <w:rFonts w:eastAsiaTheme="minorEastAsia"/>
          <w:lang w:eastAsia="ko-KR"/>
        </w:rPr>
        <w:t>.</w:t>
      </w:r>
    </w:p>
    <w:p w14:paraId="68B85166" w14:textId="77777777" w:rsidR="001E4561" w:rsidRDefault="001E4561" w:rsidP="001E4561">
      <w:pPr>
        <w:pStyle w:val="ListBullet"/>
        <w:rPr>
          <w:rFonts w:eastAsiaTheme="minorEastAsia"/>
          <w:lang w:eastAsia="ko-KR"/>
        </w:rPr>
      </w:pPr>
      <w:r w:rsidRPr="001E4561">
        <w:rPr>
          <w:rFonts w:eastAsiaTheme="minorEastAsia"/>
          <w:lang w:eastAsia="ko-KR"/>
        </w:rPr>
        <w:t>"</w:t>
      </w:r>
      <w:proofErr w:type="gramStart"/>
      <w:r w:rsidRPr="001E4561">
        <w:rPr>
          <w:rFonts w:eastAsiaTheme="minorEastAsia"/>
          <w:lang w:eastAsia="ko-KR"/>
        </w:rPr>
        <w:t>sec</w:t>
      </w:r>
      <w:proofErr w:type="gramEnd"/>
      <w:r w:rsidRPr="001E4561">
        <w:rPr>
          <w:rFonts w:eastAsiaTheme="minorEastAsia"/>
          <w:lang w:eastAsia="ko-KR"/>
        </w:rPr>
        <w:t xml:space="preserve">" key: The “sec” key corresponds to a Boolean value that indicates whether the Resource referenced by the target URI </w:t>
      </w:r>
      <w:r w:rsidR="003A1F3A">
        <w:rPr>
          <w:rFonts w:eastAsiaTheme="minorEastAsia"/>
          <w:lang w:eastAsia="ko-KR"/>
        </w:rPr>
        <w:t>is</w:t>
      </w:r>
      <w:r w:rsidR="003A1F3A" w:rsidRPr="00CB5D10">
        <w:rPr>
          <w:rFonts w:eastAsiaTheme="minorEastAsia"/>
          <w:lang w:eastAsia="ko-KR"/>
        </w:rPr>
        <w:t xml:space="preserve"> accessed via an encrypted connection</w:t>
      </w:r>
      <w:r w:rsidR="003A1F3A" w:rsidRPr="00837982">
        <w:rPr>
          <w:rFonts w:eastAsiaTheme="minorEastAsia"/>
          <w:lang w:eastAsia="ko-KR"/>
        </w:rPr>
        <w:t>.</w:t>
      </w:r>
      <w:r w:rsidR="003A1F3A">
        <w:rPr>
          <w:rFonts w:eastAsiaTheme="minorEastAsia"/>
          <w:lang w:eastAsia="ko-KR"/>
        </w:rPr>
        <w:t xml:space="preserve">  If “sec” is true, the resource is accessed via an encrypted connection, using the “port” specified (see below). If “sec” is false, the resource is accessed via an unencrypted connection, or via an encrypted connection (if such a connection is made using the “port” settings for another Resource, for which “sec” is true).</w:t>
      </w:r>
    </w:p>
    <w:p w14:paraId="02179DFC" w14:textId="77777777" w:rsidR="001E4561" w:rsidRDefault="001E4561" w:rsidP="001E4561">
      <w:pPr>
        <w:pStyle w:val="ListBullet"/>
        <w:rPr>
          <w:rFonts w:eastAsiaTheme="minorEastAsia"/>
          <w:lang w:eastAsia="ko-KR"/>
        </w:rPr>
      </w:pPr>
      <w:r w:rsidRPr="001E4561">
        <w:rPr>
          <w:rFonts w:eastAsiaTheme="minorEastAsia"/>
          <w:lang w:eastAsia="ko-KR"/>
        </w:rPr>
        <w:t>"</w:t>
      </w:r>
      <w:proofErr w:type="gramStart"/>
      <w:r w:rsidRPr="001E4561">
        <w:rPr>
          <w:rFonts w:eastAsiaTheme="minorEastAsia"/>
          <w:lang w:eastAsia="ko-KR"/>
        </w:rPr>
        <w:t>port</w:t>
      </w:r>
      <w:proofErr w:type="gramEnd"/>
      <w:r w:rsidRPr="001E4561">
        <w:rPr>
          <w:rFonts w:eastAsiaTheme="minorEastAsia"/>
          <w:lang w:eastAsia="ko-KR"/>
        </w:rPr>
        <w:t>" key: The “port” key corresponds to an integer value that is used to indicate the port number where the Resource referenced by the target URI may be accessed</w:t>
      </w:r>
      <w:r w:rsidR="003A1F3A">
        <w:rPr>
          <w:rFonts w:eastAsiaTheme="minorEastAsia"/>
          <w:lang w:eastAsia="ko-KR"/>
        </w:rPr>
        <w:t xml:space="preserve"> via an encrypted connection</w:t>
      </w:r>
      <w:r w:rsidRPr="001E4561">
        <w:rPr>
          <w:rFonts w:eastAsiaTheme="minorEastAsia"/>
          <w:lang w:eastAsia="ko-KR"/>
        </w:rPr>
        <w:t>.</w:t>
      </w:r>
    </w:p>
    <w:p w14:paraId="5F147D8C" w14:textId="77777777" w:rsidR="00AD69EF" w:rsidRPr="00EF037B" w:rsidRDefault="00AD69EF" w:rsidP="00AD69EF">
      <w:pPr>
        <w:pStyle w:val="ListBullet"/>
        <w:rPr>
          <w:rFonts w:eastAsiaTheme="minorEastAsia"/>
          <w:lang w:eastAsia="ko-KR"/>
        </w:rPr>
      </w:pPr>
      <w:r>
        <w:rPr>
          <w:rFonts w:eastAsiaTheme="minorEastAsia"/>
          <w:lang w:eastAsia="ko-KR"/>
        </w:rPr>
        <w:t>If the Resource is</w:t>
      </w:r>
      <w:r w:rsidR="00BE1BAD">
        <w:rPr>
          <w:rFonts w:eastAsiaTheme="minorEastAsia"/>
          <w:lang w:eastAsia="ko-KR"/>
        </w:rPr>
        <w:t xml:space="preserve"> only</w:t>
      </w:r>
      <w:r>
        <w:rPr>
          <w:rFonts w:eastAsiaTheme="minorEastAsia"/>
          <w:lang w:eastAsia="ko-KR"/>
        </w:rPr>
        <w:t xml:space="preserve"> </w:t>
      </w:r>
      <w:r w:rsidRPr="00EF037B">
        <w:rPr>
          <w:rFonts w:eastAsiaTheme="minorEastAsia"/>
          <w:lang w:eastAsia="ko-KR"/>
        </w:rPr>
        <w:t>available via an encrypted connection (i.e. DTLS over IP), then</w:t>
      </w:r>
    </w:p>
    <w:p w14:paraId="30215C1F" w14:textId="77777777" w:rsidR="00AD69EF" w:rsidRPr="00EF037B" w:rsidRDefault="00AD69EF" w:rsidP="00AD69EF">
      <w:pPr>
        <w:pStyle w:val="ListBullet"/>
        <w:numPr>
          <w:ilvl w:val="1"/>
          <w:numId w:val="3"/>
        </w:numPr>
        <w:rPr>
          <w:rFonts w:eastAsiaTheme="minorEastAsia"/>
          <w:lang w:eastAsia="ko-KR"/>
        </w:rPr>
      </w:pPr>
      <w:r w:rsidRPr="00EF037B">
        <w:rPr>
          <w:rFonts w:eastAsiaTheme="minorEastAsia"/>
          <w:lang w:eastAsia="ko-KR"/>
        </w:rPr>
        <w:t>"</w:t>
      </w:r>
      <w:proofErr w:type="gramStart"/>
      <w:r w:rsidRPr="00EF037B">
        <w:rPr>
          <w:rFonts w:eastAsiaTheme="minorEastAsia"/>
          <w:lang w:eastAsia="ko-KR"/>
        </w:rPr>
        <w:t>p</w:t>
      </w:r>
      <w:proofErr w:type="gramEnd"/>
      <w:r w:rsidRPr="00EF037B">
        <w:rPr>
          <w:rFonts w:eastAsiaTheme="minorEastAsia"/>
          <w:lang w:eastAsia="ko-KR"/>
        </w:rPr>
        <w:t xml:space="preserve">" shall include the "sec" key and its value shall be </w:t>
      </w:r>
      <w:r>
        <w:rPr>
          <w:rFonts w:eastAsiaTheme="minorEastAsia"/>
          <w:lang w:eastAsia="ko-KR"/>
        </w:rPr>
        <w:t>true</w:t>
      </w:r>
      <w:r w:rsidRPr="00EF037B">
        <w:rPr>
          <w:rFonts w:eastAsiaTheme="minorEastAsia"/>
          <w:lang w:eastAsia="ko-KR"/>
        </w:rPr>
        <w:t>.</w:t>
      </w:r>
    </w:p>
    <w:p w14:paraId="0AD7F033" w14:textId="77777777" w:rsidR="00AD69EF" w:rsidRPr="00EF037B" w:rsidRDefault="00AD69EF" w:rsidP="00AD69EF">
      <w:pPr>
        <w:pStyle w:val="ListBullet"/>
        <w:numPr>
          <w:ilvl w:val="1"/>
          <w:numId w:val="3"/>
        </w:numPr>
        <w:rPr>
          <w:rFonts w:eastAsiaTheme="minorEastAsia"/>
          <w:lang w:eastAsia="ko-KR"/>
        </w:rPr>
      </w:pPr>
      <w:r w:rsidRPr="00EF037B">
        <w:rPr>
          <w:rFonts w:eastAsiaTheme="minorEastAsia"/>
          <w:lang w:eastAsia="ko-KR"/>
        </w:rPr>
        <w:t>"</w:t>
      </w:r>
      <w:proofErr w:type="gramStart"/>
      <w:r w:rsidRPr="00EF037B">
        <w:rPr>
          <w:rFonts w:eastAsiaTheme="minorEastAsia"/>
          <w:lang w:eastAsia="ko-KR"/>
        </w:rPr>
        <w:t>p</w:t>
      </w:r>
      <w:proofErr w:type="gramEnd"/>
      <w:r w:rsidRPr="00EF037B">
        <w:rPr>
          <w:rFonts w:eastAsiaTheme="minorEastAsia"/>
          <w:lang w:eastAsia="ko-KR"/>
        </w:rPr>
        <w:t>" shall include the "port" key and its value shall be the port number where the encrypted connection may be established.</w:t>
      </w:r>
    </w:p>
    <w:p w14:paraId="19268D53" w14:textId="77777777" w:rsidR="00AD69EF" w:rsidRPr="00EF037B" w:rsidRDefault="00AD69EF" w:rsidP="00AD69EF">
      <w:pPr>
        <w:pStyle w:val="ListBullet"/>
        <w:rPr>
          <w:rFonts w:eastAsiaTheme="minorEastAsia"/>
          <w:lang w:eastAsia="ko-KR"/>
        </w:rPr>
      </w:pPr>
      <w:r w:rsidRPr="00EF037B">
        <w:rPr>
          <w:rFonts w:eastAsiaTheme="minorEastAsia"/>
          <w:lang w:eastAsia="ko-KR"/>
        </w:rPr>
        <w:t xml:space="preserve">If the Resource is </w:t>
      </w:r>
      <w:r w:rsidR="001107A2">
        <w:rPr>
          <w:rFonts w:eastAsiaTheme="minorEastAsia"/>
          <w:lang w:eastAsia="ko-KR"/>
        </w:rPr>
        <w:t xml:space="preserve">only </w:t>
      </w:r>
      <w:r w:rsidRPr="00EF037B">
        <w:rPr>
          <w:rFonts w:eastAsiaTheme="minorEastAsia"/>
          <w:lang w:eastAsia="ko-KR"/>
        </w:rPr>
        <w:t xml:space="preserve">available via an </w:t>
      </w:r>
      <w:r w:rsidR="001107A2">
        <w:rPr>
          <w:rFonts w:eastAsiaTheme="minorEastAsia"/>
          <w:lang w:eastAsia="ko-KR"/>
        </w:rPr>
        <w:t>un</w:t>
      </w:r>
      <w:r w:rsidRPr="00EF037B">
        <w:rPr>
          <w:rFonts w:eastAsiaTheme="minorEastAsia"/>
          <w:lang w:eastAsia="ko-KR"/>
        </w:rPr>
        <w:t xml:space="preserve">encrypted connection, then </w:t>
      </w:r>
    </w:p>
    <w:p w14:paraId="770876DA" w14:textId="77777777" w:rsidR="00AD69EF" w:rsidRPr="00EF037B" w:rsidRDefault="00AD69EF" w:rsidP="00AD69EF">
      <w:pPr>
        <w:pStyle w:val="ListBullet"/>
        <w:numPr>
          <w:ilvl w:val="1"/>
          <w:numId w:val="3"/>
        </w:numPr>
        <w:rPr>
          <w:rFonts w:eastAsiaTheme="minorEastAsia"/>
          <w:lang w:eastAsia="ko-KR"/>
        </w:rPr>
      </w:pPr>
      <w:r w:rsidRPr="00EF037B">
        <w:rPr>
          <w:rFonts w:eastAsiaTheme="minorEastAsia"/>
          <w:lang w:eastAsia="ko-KR"/>
        </w:rPr>
        <w:t>"</w:t>
      </w:r>
      <w:proofErr w:type="gramStart"/>
      <w:r w:rsidRPr="00EF037B">
        <w:rPr>
          <w:rFonts w:eastAsiaTheme="minorEastAsia"/>
          <w:lang w:eastAsia="ko-KR"/>
        </w:rPr>
        <w:t>p</w:t>
      </w:r>
      <w:proofErr w:type="gramEnd"/>
      <w:r w:rsidRPr="00EF037B">
        <w:rPr>
          <w:rFonts w:eastAsiaTheme="minorEastAsia"/>
          <w:lang w:eastAsia="ko-KR"/>
        </w:rPr>
        <w:t xml:space="preserve">" shall include the "sec" key and its value </w:t>
      </w:r>
      <w:r>
        <w:rPr>
          <w:rFonts w:eastAsiaTheme="minorEastAsia"/>
          <w:lang w:eastAsia="ko-KR"/>
        </w:rPr>
        <w:t>shall</w:t>
      </w:r>
      <w:r w:rsidRPr="00EF037B">
        <w:rPr>
          <w:rFonts w:eastAsiaTheme="minorEastAsia"/>
          <w:lang w:eastAsia="ko-KR"/>
        </w:rPr>
        <w:t xml:space="preserve"> be </w:t>
      </w:r>
      <w:r>
        <w:rPr>
          <w:rFonts w:eastAsiaTheme="minorEastAsia"/>
          <w:lang w:eastAsia="ko-KR"/>
        </w:rPr>
        <w:t>false</w:t>
      </w:r>
      <w:r w:rsidRPr="00EF037B">
        <w:rPr>
          <w:rFonts w:eastAsiaTheme="minorEastAsia"/>
          <w:lang w:eastAsia="ko-KR"/>
        </w:rPr>
        <w:t xml:space="preserve"> or "p" </w:t>
      </w:r>
      <w:r>
        <w:rPr>
          <w:rFonts w:eastAsiaTheme="minorEastAsia"/>
          <w:lang w:eastAsia="ko-KR"/>
        </w:rPr>
        <w:t>shall</w:t>
      </w:r>
      <w:r w:rsidRPr="00EF037B">
        <w:rPr>
          <w:rFonts w:eastAsiaTheme="minorEastAsia"/>
          <w:lang w:eastAsia="ko-KR"/>
        </w:rPr>
        <w:t xml:space="preserve"> omit the "sec" key; the default value of "sec" is </w:t>
      </w:r>
      <w:r>
        <w:rPr>
          <w:rFonts w:eastAsiaTheme="minorEastAsia"/>
          <w:lang w:eastAsia="ko-KR"/>
        </w:rPr>
        <w:t>false</w:t>
      </w:r>
      <w:r w:rsidRPr="00EF037B">
        <w:rPr>
          <w:rFonts w:eastAsiaTheme="minorEastAsia"/>
          <w:lang w:eastAsia="ko-KR"/>
        </w:rPr>
        <w:t>.</w:t>
      </w:r>
    </w:p>
    <w:p w14:paraId="1AC470E6" w14:textId="77777777" w:rsidR="00AD69EF" w:rsidRDefault="00AD69EF" w:rsidP="00AD69EF">
      <w:pPr>
        <w:pStyle w:val="ListBullet"/>
        <w:numPr>
          <w:ilvl w:val="1"/>
          <w:numId w:val="3"/>
        </w:numPr>
        <w:rPr>
          <w:rFonts w:eastAsiaTheme="minorEastAsia"/>
          <w:lang w:eastAsia="ko-KR"/>
        </w:rPr>
      </w:pPr>
      <w:r w:rsidRPr="00EF037B">
        <w:rPr>
          <w:rFonts w:eastAsiaTheme="minorEastAsia"/>
          <w:lang w:eastAsia="ko-KR"/>
        </w:rPr>
        <w:t>"</w:t>
      </w:r>
      <w:proofErr w:type="gramStart"/>
      <w:r w:rsidRPr="00EF037B">
        <w:rPr>
          <w:rFonts w:eastAsiaTheme="minorEastAsia"/>
          <w:lang w:eastAsia="ko-KR"/>
        </w:rPr>
        <w:t>p</w:t>
      </w:r>
      <w:proofErr w:type="gramEnd"/>
      <w:r w:rsidRPr="00EF037B">
        <w:rPr>
          <w:rFonts w:eastAsiaTheme="minorEastAsia"/>
          <w:lang w:eastAsia="ko-KR"/>
        </w:rPr>
        <w:t>" shall omit the "port" key</w:t>
      </w:r>
      <w:r w:rsidR="00790C1D">
        <w:rPr>
          <w:rFonts w:eastAsiaTheme="minorEastAsia"/>
          <w:lang w:eastAsia="ko-KR"/>
        </w:rPr>
        <w:t>.</w:t>
      </w:r>
    </w:p>
    <w:p w14:paraId="7D2BEA03" w14:textId="77777777" w:rsidR="00FD575C" w:rsidRDefault="00FD575C" w:rsidP="00FD575C">
      <w:pPr>
        <w:pStyle w:val="ListBullet"/>
        <w:rPr>
          <w:rFonts w:eastAsiaTheme="minorEastAsia"/>
          <w:lang w:eastAsia="ko-KR"/>
        </w:rPr>
      </w:pPr>
      <w:r w:rsidRPr="00FD575C">
        <w:rPr>
          <w:rFonts w:eastAsiaTheme="minorEastAsia"/>
          <w:lang w:eastAsia="ko-KR"/>
        </w:rPr>
        <w:t>•</w:t>
      </w:r>
      <w:r w:rsidRPr="00FD575C">
        <w:rPr>
          <w:rFonts w:eastAsiaTheme="minorEastAsia"/>
          <w:lang w:eastAsia="ko-KR"/>
        </w:rPr>
        <w:tab/>
        <w:t>If the Resource is available via both an encrypted and unencrypted connection, then</w:t>
      </w:r>
    </w:p>
    <w:p w14:paraId="18BD79B7" w14:textId="77777777" w:rsidR="00FD575C" w:rsidRDefault="00FD575C" w:rsidP="00FD575C">
      <w:pPr>
        <w:pStyle w:val="ListBullet"/>
        <w:numPr>
          <w:ilvl w:val="1"/>
          <w:numId w:val="3"/>
        </w:numPr>
        <w:rPr>
          <w:rFonts w:eastAsiaTheme="minorEastAsia"/>
          <w:lang w:eastAsia="ko-KR"/>
        </w:rPr>
      </w:pPr>
      <w:r w:rsidRPr="00FD575C">
        <w:rPr>
          <w:rFonts w:eastAsiaTheme="minorEastAsia"/>
          <w:lang w:eastAsia="ko-KR"/>
        </w:rPr>
        <w:lastRenderedPageBreak/>
        <w:t>"</w:t>
      </w:r>
      <w:proofErr w:type="gramStart"/>
      <w:r w:rsidRPr="00FD575C">
        <w:rPr>
          <w:rFonts w:eastAsiaTheme="minorEastAsia"/>
          <w:lang w:eastAsia="ko-KR"/>
        </w:rPr>
        <w:t>p</w:t>
      </w:r>
      <w:proofErr w:type="gramEnd"/>
      <w:r w:rsidRPr="00FD575C">
        <w:rPr>
          <w:rFonts w:eastAsiaTheme="minorEastAsia"/>
          <w:lang w:eastAsia="ko-KR"/>
        </w:rPr>
        <w:t>" shall include the "sec" key and its value shall be false or "p" shall omit the "sec" key; the default value of "sec" is false.</w:t>
      </w:r>
    </w:p>
    <w:p w14:paraId="37F32870" w14:textId="77777777" w:rsidR="00FD575C" w:rsidRDefault="00FD575C" w:rsidP="00FD575C">
      <w:pPr>
        <w:pStyle w:val="ListBullet"/>
        <w:numPr>
          <w:ilvl w:val="1"/>
          <w:numId w:val="3"/>
        </w:numPr>
        <w:rPr>
          <w:rFonts w:eastAsiaTheme="minorEastAsia"/>
          <w:lang w:eastAsia="ko-KR"/>
        </w:rPr>
      </w:pPr>
      <w:r w:rsidRPr="00FD575C">
        <w:rPr>
          <w:rFonts w:eastAsiaTheme="minorEastAsia"/>
          <w:lang w:eastAsia="ko-KR"/>
        </w:rPr>
        <w:t>“</w:t>
      </w:r>
      <w:proofErr w:type="gramStart"/>
      <w:r w:rsidRPr="00FD575C">
        <w:rPr>
          <w:rFonts w:eastAsiaTheme="minorEastAsia"/>
          <w:lang w:eastAsia="ko-KR"/>
        </w:rPr>
        <w:t>p</w:t>
      </w:r>
      <w:proofErr w:type="gramEnd"/>
      <w:r w:rsidRPr="00FD575C">
        <w:rPr>
          <w:rFonts w:eastAsiaTheme="minorEastAsia"/>
          <w:lang w:eastAsia="ko-KR"/>
        </w:rPr>
        <w:t>” may omit the “port” key. If the “port” key is omitted, the Resource shall be available using the same “port” information as another Resource on the Device for which "sec" is true.</w:t>
      </w:r>
    </w:p>
    <w:p w14:paraId="06632B0E" w14:textId="77777777" w:rsidR="00790C1D" w:rsidRPr="001E70B4" w:rsidRDefault="00790C1D" w:rsidP="00744E70">
      <w:pPr>
        <w:pStyle w:val="ListBullet"/>
        <w:rPr>
          <w:rFonts w:eastAsiaTheme="minorEastAsia"/>
          <w:lang w:eastAsia="ko-KR"/>
        </w:rPr>
      </w:pPr>
      <w:r>
        <w:rPr>
          <w:rFonts w:eastAsiaTheme="minorEastAsia"/>
          <w:lang w:eastAsia="ko-KR"/>
        </w:rPr>
        <w:t xml:space="preserve">Access to the Resource on the port specified by the “port” key shall be made by an encrypted connection (e.g. </w:t>
      </w:r>
      <w:proofErr w:type="gramStart"/>
      <w:r>
        <w:rPr>
          <w:rFonts w:eastAsiaTheme="minorEastAsia"/>
          <w:lang w:eastAsia="ko-KR"/>
        </w:rPr>
        <w:t>coaps:</w:t>
      </w:r>
      <w:proofErr w:type="gramEnd"/>
      <w:r>
        <w:rPr>
          <w:rFonts w:eastAsiaTheme="minorEastAsia"/>
          <w:lang w:eastAsia="ko-KR"/>
        </w:rPr>
        <w:t>//). (Note that unencrypted connection to the Resource may be possible on a separate port discovered thru multicast discovery).</w:t>
      </w:r>
    </w:p>
    <w:p w14:paraId="25776DD0" w14:textId="77777777" w:rsidR="00790C1D" w:rsidRPr="001E4561" w:rsidRDefault="00790C1D" w:rsidP="00744E70">
      <w:pPr>
        <w:pStyle w:val="ListBullet"/>
        <w:rPr>
          <w:rFonts w:eastAsiaTheme="minorEastAsia"/>
          <w:lang w:eastAsia="ko-KR"/>
        </w:rPr>
      </w:pPr>
      <w:r>
        <w:rPr>
          <w:rFonts w:eastAsiaTheme="minorEastAsia"/>
          <w:lang w:eastAsia="ko-KR"/>
        </w:rPr>
        <w:t xml:space="preserve">Note that access to the Resource is controlled by the ACL for the Resource. A successful encrypted connection does not ensure that the requested action will succeed. See </w:t>
      </w:r>
      <w:r w:rsidR="00194F1E">
        <w:rPr>
          <w:rFonts w:eastAsiaTheme="minorEastAsia"/>
          <w:lang w:eastAsia="ko-KR"/>
        </w:rPr>
        <w:fldChar w:fldCharType="begin"/>
      </w:r>
      <w:r>
        <w:rPr>
          <w:rFonts w:eastAsiaTheme="minorEastAsia"/>
          <w:lang w:eastAsia="ko-KR"/>
        </w:rPr>
        <w:instrText xml:space="preserve"> REF ref_OIC_Security \h </w:instrText>
      </w:r>
      <w:r w:rsidR="00194F1E">
        <w:rPr>
          <w:rFonts w:eastAsiaTheme="minorEastAsia"/>
          <w:lang w:eastAsia="ko-KR"/>
        </w:rPr>
      </w:r>
      <w:r w:rsidR="00194F1E">
        <w:rPr>
          <w:rFonts w:eastAsiaTheme="minorEastAsia"/>
          <w:lang w:eastAsia="ko-KR"/>
        </w:rPr>
        <w:fldChar w:fldCharType="separate"/>
      </w:r>
      <w:r w:rsidR="00370B4E">
        <w:t>OCF Security</w:t>
      </w:r>
      <w:r w:rsidR="00194F1E">
        <w:rPr>
          <w:rFonts w:eastAsiaTheme="minorEastAsia"/>
          <w:lang w:eastAsia="ko-KR"/>
        </w:rPr>
        <w:fldChar w:fldCharType="end"/>
      </w:r>
      <w:r>
        <w:rPr>
          <w:rFonts w:eastAsiaTheme="minorEastAsia"/>
          <w:lang w:eastAsia="ko-KR"/>
        </w:rPr>
        <w:t xml:space="preserve"> – Access Control section for more information.</w:t>
      </w:r>
    </w:p>
    <w:p w14:paraId="71BC811A" w14:textId="77777777" w:rsidR="00C120F0" w:rsidRDefault="00C120F0" w:rsidP="00C120F0">
      <w:pPr>
        <w:pStyle w:val="PARAGRAPH"/>
      </w:pPr>
      <w:r>
        <w:t>Example 1:</w:t>
      </w:r>
      <w:r w:rsidR="00193036" w:rsidRPr="00193036">
        <w:t xml:space="preserve"> below shows the Policy Parameter for a Resource that is discoverable </w:t>
      </w:r>
      <w:r w:rsidR="00CB7C0B">
        <w:t xml:space="preserve">but not </w:t>
      </w:r>
      <w:r w:rsidR="00193036" w:rsidRPr="00193036">
        <w:t>observable</w:t>
      </w:r>
      <w:r w:rsidR="00CB7C0B">
        <w:t>, and for which authenticated accesses shall be done via CoAPS port 33275:</w:t>
      </w:r>
    </w:p>
    <w:p w14:paraId="67B1B9A7" w14:textId="77777777" w:rsidR="00C120F0" w:rsidRDefault="00495A45" w:rsidP="009E0967">
      <w:pPr>
        <w:pStyle w:val="PARAGRAPH"/>
      </w:pPr>
      <w:r>
        <w:rPr>
          <w:rFonts w:eastAsiaTheme="minorEastAsia"/>
          <w:noProof/>
          <w:lang w:val="en-US" w:eastAsia="en-US"/>
        </w:rPr>
        <mc:AlternateContent>
          <mc:Choice Requires="wps">
            <w:drawing>
              <wp:anchor distT="0" distB="0" distL="114300" distR="114300" simplePos="0" relativeHeight="251662336" behindDoc="0" locked="0" layoutInCell="1" allowOverlap="1" wp14:anchorId="4E3AC937" wp14:editId="404615DA">
                <wp:simplePos x="0" y="0"/>
                <wp:positionH relativeFrom="column">
                  <wp:posOffset>0</wp:posOffset>
                </wp:positionH>
                <wp:positionV relativeFrom="paragraph">
                  <wp:posOffset>0</wp:posOffset>
                </wp:positionV>
                <wp:extent cx="2684145" cy="820420"/>
                <wp:effectExtent l="0" t="0" r="20955" b="1206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820420"/>
                        </a:xfrm>
                        <a:prstGeom prst="rect">
                          <a:avLst/>
                        </a:prstGeom>
                        <a:solidFill>
                          <a:srgbClr val="FFFFFF"/>
                        </a:solidFill>
                        <a:ln w="9525">
                          <a:solidFill>
                            <a:srgbClr val="000000"/>
                          </a:solidFill>
                          <a:miter lim="800000"/>
                          <a:headEnd/>
                          <a:tailEnd/>
                        </a:ln>
                      </wps:spPr>
                      <wps:txbx>
                        <w:txbxContent>
                          <w:p w14:paraId="70F2CC6A" w14:textId="77777777" w:rsidR="00FB5756" w:rsidRPr="009456F4" w:rsidRDefault="00FB5756" w:rsidP="00C120F0">
                            <w:pPr>
                              <w:jc w:val="left"/>
                              <w:rPr>
                                <w:rFonts w:ascii="Courier New" w:hAnsi="Courier New" w:cs="Courier New"/>
                              </w:rPr>
                            </w:pPr>
                            <w:r>
                              <w:rPr>
                                <w:rFonts w:ascii="Courier New" w:hAnsi="Courier New" w:cs="Courier New"/>
                              </w:rPr>
                              <w:t>"</w:t>
                            </w:r>
                            <w:proofErr w:type="gramStart"/>
                            <w:r>
                              <w:rPr>
                                <w:rFonts w:ascii="Courier New" w:hAnsi="Courier New" w:cs="Courier New"/>
                              </w:rPr>
                              <w:t>p</w:t>
                            </w:r>
                            <w:proofErr w:type="gramEnd"/>
                            <w:r>
                              <w:rPr>
                                <w:rFonts w:ascii="Courier New" w:hAnsi="Courier New" w:cs="Courier New"/>
                              </w:rPr>
                              <w:t>": { "bm":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3AC937" id="Text Box 133" o:spid="_x0000_s1085" type="#_x0000_t202" style="position:absolute;left:0;text-align:left;margin-left:0;margin-top:0;width:211.35pt;height:64.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">
                <v:textbox style="mso-fit-shape-to-text:t">
                  <w:txbxContent>
                    <w:p w14:paraId="70F2CC6A" w14:textId="77777777" w:rsidR="00FB5756" w:rsidRPr="009456F4" w:rsidRDefault="00FB5756" w:rsidP="00C120F0">
                      <w:pPr>
                        <w:jc w:val="left"/>
                        <w:rPr>
                          <w:rFonts w:ascii="Courier New" w:hAnsi="Courier New" w:cs="Courier New"/>
                        </w:rPr>
                      </w:pPr>
                      <w:r>
                        <w:rPr>
                          <w:rFonts w:ascii="Courier New" w:hAnsi="Courier New" w:cs="Courier New"/>
                        </w:rPr>
                        <w:t>"</w:t>
                      </w:r>
                      <w:proofErr w:type="gramStart"/>
                      <w:r>
                        <w:rPr>
                          <w:rFonts w:ascii="Courier New" w:hAnsi="Courier New" w:cs="Courier New"/>
                        </w:rPr>
                        <w:t>p</w:t>
                      </w:r>
                      <w:proofErr w:type="gramEnd"/>
                      <w:r>
                        <w:rPr>
                          <w:rFonts w:ascii="Courier New" w:hAnsi="Courier New" w:cs="Courier New"/>
                        </w:rPr>
                        <w:t>": { "bm": 1}</w:t>
                      </w:r>
                    </w:p>
                  </w:txbxContent>
                </v:textbox>
              </v:shape>
            </w:pict>
          </mc:Fallback>
        </mc:AlternateContent>
      </w:r>
    </w:p>
    <w:p w14:paraId="282C3B93" w14:textId="77777777" w:rsidR="00C120F0" w:rsidRDefault="00C120F0" w:rsidP="00C120F0">
      <w:pPr>
        <w:pStyle w:val="PARAGRAPH"/>
        <w:rPr>
          <w:rFonts w:eastAsiaTheme="minorEastAsia"/>
          <w:lang w:eastAsia="ko-KR"/>
        </w:rPr>
      </w:pPr>
      <w:bookmarkStart w:id="7015" w:name="_Toc411695883"/>
      <w:bookmarkStart w:id="7016" w:name="_Toc411703927"/>
      <w:bookmarkStart w:id="7017" w:name="_Toc411774627"/>
      <w:bookmarkStart w:id="7018" w:name="_Toc411797692"/>
      <w:bookmarkStart w:id="7019" w:name="_Toc411859038"/>
      <w:bookmarkStart w:id="7020" w:name="_Toc411860980"/>
      <w:bookmarkStart w:id="7021" w:name="_Toc412051635"/>
      <w:bookmarkStart w:id="7022" w:name="_Toc412051927"/>
      <w:bookmarkStart w:id="7023" w:name="_Toc412052219"/>
      <w:bookmarkStart w:id="7024" w:name="_Toc412052511"/>
      <w:bookmarkStart w:id="7025" w:name="_Toc412055516"/>
      <w:bookmarkStart w:id="7026" w:name="_Toc412059920"/>
      <w:bookmarkStart w:id="7027" w:name="_Toc412062191"/>
      <w:bookmarkStart w:id="7028" w:name="_Toc412070928"/>
      <w:bookmarkStart w:id="7029" w:name="_Toc412130518"/>
      <w:bookmarkStart w:id="7030" w:name="_Toc412304375"/>
      <w:bookmarkStart w:id="7031" w:name="_Toc412304895"/>
      <w:bookmarkStart w:id="7032" w:name="_Toc412314686"/>
      <w:bookmarkStart w:id="7033" w:name="_Toc412642987"/>
      <w:bookmarkStart w:id="7034" w:name="_Toc412656928"/>
      <w:bookmarkStart w:id="7035" w:name="_Toc412657850"/>
      <w:bookmarkStart w:id="7036" w:name="_Toc412733825"/>
      <w:bookmarkStart w:id="7037" w:name="_Toc411695884"/>
      <w:bookmarkStart w:id="7038" w:name="_Toc411703928"/>
      <w:bookmarkStart w:id="7039" w:name="_Toc411774628"/>
      <w:bookmarkStart w:id="7040" w:name="_Toc411797693"/>
      <w:bookmarkStart w:id="7041" w:name="_Toc411859039"/>
      <w:bookmarkStart w:id="7042" w:name="_Toc411860981"/>
      <w:bookmarkStart w:id="7043" w:name="_Toc412051636"/>
      <w:bookmarkStart w:id="7044" w:name="_Toc412051928"/>
      <w:bookmarkStart w:id="7045" w:name="_Toc412052220"/>
      <w:bookmarkStart w:id="7046" w:name="_Toc412052512"/>
      <w:bookmarkStart w:id="7047" w:name="_Toc412055517"/>
      <w:bookmarkStart w:id="7048" w:name="_Toc412059921"/>
      <w:bookmarkStart w:id="7049" w:name="_Toc412062192"/>
      <w:bookmarkStart w:id="7050" w:name="_Toc412070929"/>
      <w:bookmarkStart w:id="7051" w:name="_Toc412130519"/>
      <w:bookmarkStart w:id="7052" w:name="_Toc412304376"/>
      <w:bookmarkStart w:id="7053" w:name="_Toc412304896"/>
      <w:bookmarkStart w:id="7054" w:name="_Toc412314687"/>
      <w:bookmarkStart w:id="7055" w:name="_Toc412642988"/>
      <w:bookmarkStart w:id="7056" w:name="_Toc412656929"/>
      <w:bookmarkStart w:id="7057" w:name="_Toc412657851"/>
      <w:bookmarkStart w:id="7058" w:name="_Toc412733826"/>
      <w:bookmarkStart w:id="7059" w:name="_Toc412051637"/>
      <w:bookmarkStart w:id="7060" w:name="_Toc412051929"/>
      <w:bookmarkStart w:id="7061" w:name="_Toc412052221"/>
      <w:bookmarkStart w:id="7062" w:name="_Toc412052513"/>
      <w:bookmarkStart w:id="7063" w:name="_Toc412055518"/>
      <w:bookmarkStart w:id="7064" w:name="_Toc412059922"/>
      <w:bookmarkStart w:id="7065" w:name="_Toc412062193"/>
      <w:bookmarkStart w:id="7066" w:name="_Toc412070930"/>
      <w:bookmarkStart w:id="7067" w:name="_Toc412130520"/>
      <w:bookmarkStart w:id="7068" w:name="_Toc412304377"/>
      <w:bookmarkStart w:id="7069" w:name="_Toc412304897"/>
      <w:bookmarkStart w:id="7070" w:name="_Toc412314688"/>
      <w:bookmarkStart w:id="7071" w:name="_Toc412642989"/>
      <w:bookmarkStart w:id="7072" w:name="_Toc412656930"/>
      <w:bookmarkStart w:id="7073" w:name="_Toc412657852"/>
      <w:bookmarkStart w:id="7074" w:name="_Toc412733827"/>
      <w:bookmarkStart w:id="7075" w:name="_Toc412051638"/>
      <w:bookmarkStart w:id="7076" w:name="_Toc412051930"/>
      <w:bookmarkStart w:id="7077" w:name="_Toc412052222"/>
      <w:bookmarkStart w:id="7078" w:name="_Toc412052514"/>
      <w:bookmarkStart w:id="7079" w:name="_Toc412055519"/>
      <w:bookmarkStart w:id="7080" w:name="_Toc412059923"/>
      <w:bookmarkStart w:id="7081" w:name="_Toc412062194"/>
      <w:bookmarkStart w:id="7082" w:name="_Toc412070931"/>
      <w:bookmarkStart w:id="7083" w:name="_Toc412130521"/>
      <w:bookmarkStart w:id="7084" w:name="_Toc412304378"/>
      <w:bookmarkStart w:id="7085" w:name="_Toc412304898"/>
      <w:bookmarkStart w:id="7086" w:name="_Toc412314689"/>
      <w:bookmarkStart w:id="7087" w:name="_Toc412642990"/>
      <w:bookmarkStart w:id="7088" w:name="_Toc412656931"/>
      <w:bookmarkStart w:id="7089" w:name="_Toc412657853"/>
      <w:bookmarkStart w:id="7090" w:name="_Toc412733828"/>
      <w:bookmarkStart w:id="7091" w:name="_Toc412051639"/>
      <w:bookmarkStart w:id="7092" w:name="_Toc412051931"/>
      <w:bookmarkStart w:id="7093" w:name="_Toc412052223"/>
      <w:bookmarkStart w:id="7094" w:name="_Toc412052515"/>
      <w:bookmarkStart w:id="7095" w:name="_Toc412055520"/>
      <w:bookmarkStart w:id="7096" w:name="_Toc412059924"/>
      <w:bookmarkStart w:id="7097" w:name="_Toc412062195"/>
      <w:bookmarkStart w:id="7098" w:name="_Toc412070932"/>
      <w:bookmarkStart w:id="7099" w:name="_Toc412130522"/>
      <w:bookmarkStart w:id="7100" w:name="_Toc412304379"/>
      <w:bookmarkStart w:id="7101" w:name="_Toc412304899"/>
      <w:bookmarkStart w:id="7102" w:name="_Toc412314690"/>
      <w:bookmarkStart w:id="7103" w:name="_Toc412642991"/>
      <w:bookmarkStart w:id="7104" w:name="_Toc412656932"/>
      <w:bookmarkStart w:id="7105" w:name="_Toc412657854"/>
      <w:bookmarkStart w:id="7106" w:name="_Toc412733829"/>
      <w:bookmarkStart w:id="7107" w:name="_Toc412051640"/>
      <w:bookmarkStart w:id="7108" w:name="_Toc412051932"/>
      <w:bookmarkStart w:id="7109" w:name="_Toc412052224"/>
      <w:bookmarkStart w:id="7110" w:name="_Toc412052516"/>
      <w:bookmarkStart w:id="7111" w:name="_Toc412055521"/>
      <w:bookmarkStart w:id="7112" w:name="_Toc412059925"/>
      <w:bookmarkStart w:id="7113" w:name="_Toc412062196"/>
      <w:bookmarkStart w:id="7114" w:name="_Toc412070933"/>
      <w:bookmarkStart w:id="7115" w:name="_Toc412130523"/>
      <w:bookmarkStart w:id="7116" w:name="_Toc412304380"/>
      <w:bookmarkStart w:id="7117" w:name="_Toc412304900"/>
      <w:bookmarkStart w:id="7118" w:name="_Toc412314691"/>
      <w:bookmarkStart w:id="7119" w:name="_Toc412642992"/>
      <w:bookmarkStart w:id="7120" w:name="_Toc412656933"/>
      <w:bookmarkStart w:id="7121" w:name="_Toc412657855"/>
      <w:bookmarkStart w:id="7122" w:name="_Toc412733830"/>
      <w:bookmarkStart w:id="7123" w:name="_Toc412051641"/>
      <w:bookmarkStart w:id="7124" w:name="_Toc412051933"/>
      <w:bookmarkStart w:id="7125" w:name="_Toc412052225"/>
      <w:bookmarkStart w:id="7126" w:name="_Toc412052517"/>
      <w:bookmarkStart w:id="7127" w:name="_Toc412055522"/>
      <w:bookmarkStart w:id="7128" w:name="_Toc412059926"/>
      <w:bookmarkStart w:id="7129" w:name="_Toc412062197"/>
      <w:bookmarkStart w:id="7130" w:name="_Toc412070934"/>
      <w:bookmarkStart w:id="7131" w:name="_Toc412130524"/>
      <w:bookmarkStart w:id="7132" w:name="_Toc412304381"/>
      <w:bookmarkStart w:id="7133" w:name="_Toc412304901"/>
      <w:bookmarkStart w:id="7134" w:name="_Toc412314692"/>
      <w:bookmarkStart w:id="7135" w:name="_Toc412642993"/>
      <w:bookmarkStart w:id="7136" w:name="_Toc412656934"/>
      <w:bookmarkStart w:id="7137" w:name="_Toc412657856"/>
      <w:bookmarkStart w:id="7138" w:name="_Toc412733831"/>
      <w:bookmarkStart w:id="7139" w:name="_Toc412051642"/>
      <w:bookmarkStart w:id="7140" w:name="_Toc412051934"/>
      <w:bookmarkStart w:id="7141" w:name="_Toc412052226"/>
      <w:bookmarkStart w:id="7142" w:name="_Toc412052518"/>
      <w:bookmarkStart w:id="7143" w:name="_Toc412055523"/>
      <w:bookmarkStart w:id="7144" w:name="_Toc412059927"/>
      <w:bookmarkStart w:id="7145" w:name="_Toc412062198"/>
      <w:bookmarkStart w:id="7146" w:name="_Toc412070935"/>
      <w:bookmarkStart w:id="7147" w:name="_Toc412130525"/>
      <w:bookmarkStart w:id="7148" w:name="_Toc412304382"/>
      <w:bookmarkStart w:id="7149" w:name="_Toc412304902"/>
      <w:bookmarkStart w:id="7150" w:name="_Toc412314693"/>
      <w:bookmarkStart w:id="7151" w:name="_Toc412642994"/>
      <w:bookmarkStart w:id="7152" w:name="_Toc412656935"/>
      <w:bookmarkStart w:id="7153" w:name="_Toc412657857"/>
      <w:bookmarkStart w:id="7154" w:name="_Toc412733832"/>
      <w:bookmarkStart w:id="7155" w:name="_Toc412051643"/>
      <w:bookmarkStart w:id="7156" w:name="_Toc412051935"/>
      <w:bookmarkStart w:id="7157" w:name="_Toc412052227"/>
      <w:bookmarkStart w:id="7158" w:name="_Toc412052519"/>
      <w:bookmarkStart w:id="7159" w:name="_Toc412055524"/>
      <w:bookmarkStart w:id="7160" w:name="_Toc412059928"/>
      <w:bookmarkStart w:id="7161" w:name="_Toc412062199"/>
      <w:bookmarkStart w:id="7162" w:name="_Toc412070936"/>
      <w:bookmarkStart w:id="7163" w:name="_Toc412130526"/>
      <w:bookmarkStart w:id="7164" w:name="_Toc412304383"/>
      <w:bookmarkStart w:id="7165" w:name="_Toc412304903"/>
      <w:bookmarkStart w:id="7166" w:name="_Toc412314694"/>
      <w:bookmarkStart w:id="7167" w:name="_Toc412642995"/>
      <w:bookmarkStart w:id="7168" w:name="_Toc412656936"/>
      <w:bookmarkStart w:id="7169" w:name="_Toc412657858"/>
      <w:bookmarkStart w:id="7170" w:name="_Toc412733833"/>
      <w:bookmarkStart w:id="7171" w:name="_Toc412051644"/>
      <w:bookmarkStart w:id="7172" w:name="_Toc412051936"/>
      <w:bookmarkStart w:id="7173" w:name="_Toc412052228"/>
      <w:bookmarkStart w:id="7174" w:name="_Toc412052520"/>
      <w:bookmarkStart w:id="7175" w:name="_Toc412055525"/>
      <w:bookmarkStart w:id="7176" w:name="_Toc412059929"/>
      <w:bookmarkStart w:id="7177" w:name="_Toc412062200"/>
      <w:bookmarkStart w:id="7178" w:name="_Toc412070937"/>
      <w:bookmarkStart w:id="7179" w:name="_Toc412130527"/>
      <w:bookmarkStart w:id="7180" w:name="_Toc412304384"/>
      <w:bookmarkStart w:id="7181" w:name="_Toc412304904"/>
      <w:bookmarkStart w:id="7182" w:name="_Toc412314695"/>
      <w:bookmarkStart w:id="7183" w:name="_Toc412642996"/>
      <w:bookmarkStart w:id="7184" w:name="_Toc412656937"/>
      <w:bookmarkStart w:id="7185" w:name="_Toc412657859"/>
      <w:bookmarkStart w:id="7186" w:name="_Toc412733834"/>
      <w:bookmarkStart w:id="7187" w:name="_Toc412051645"/>
      <w:bookmarkStart w:id="7188" w:name="_Toc412051937"/>
      <w:bookmarkStart w:id="7189" w:name="_Toc412052229"/>
      <w:bookmarkStart w:id="7190" w:name="_Toc412052521"/>
      <w:bookmarkStart w:id="7191" w:name="_Toc412055526"/>
      <w:bookmarkStart w:id="7192" w:name="_Toc412059930"/>
      <w:bookmarkStart w:id="7193" w:name="_Toc412062201"/>
      <w:bookmarkStart w:id="7194" w:name="_Toc412070938"/>
      <w:bookmarkStart w:id="7195" w:name="_Toc412130528"/>
      <w:bookmarkStart w:id="7196" w:name="_Toc412304385"/>
      <w:bookmarkStart w:id="7197" w:name="_Toc412304905"/>
      <w:bookmarkStart w:id="7198" w:name="_Toc412314696"/>
      <w:bookmarkStart w:id="7199" w:name="_Toc412642997"/>
      <w:bookmarkStart w:id="7200" w:name="_Toc412656938"/>
      <w:bookmarkStart w:id="7201" w:name="_Toc412657860"/>
      <w:bookmarkStart w:id="7202" w:name="_Toc412733835"/>
      <w:bookmarkStart w:id="7203" w:name="_Toc412051646"/>
      <w:bookmarkStart w:id="7204" w:name="_Toc412051938"/>
      <w:bookmarkStart w:id="7205" w:name="_Toc412052230"/>
      <w:bookmarkStart w:id="7206" w:name="_Toc412052522"/>
      <w:bookmarkStart w:id="7207" w:name="_Toc412055527"/>
      <w:bookmarkStart w:id="7208" w:name="_Toc412059931"/>
      <w:bookmarkStart w:id="7209" w:name="_Toc412062202"/>
      <w:bookmarkStart w:id="7210" w:name="_Toc412070939"/>
      <w:bookmarkStart w:id="7211" w:name="_Toc412130529"/>
      <w:bookmarkStart w:id="7212" w:name="_Toc412304386"/>
      <w:bookmarkStart w:id="7213" w:name="_Toc412304906"/>
      <w:bookmarkStart w:id="7214" w:name="_Toc412314697"/>
      <w:bookmarkStart w:id="7215" w:name="_Toc412642998"/>
      <w:bookmarkStart w:id="7216" w:name="_Toc412656939"/>
      <w:bookmarkStart w:id="7217" w:name="_Toc412657861"/>
      <w:bookmarkStart w:id="7218" w:name="_Toc412733836"/>
      <w:bookmarkStart w:id="7219" w:name="_Toc412051647"/>
      <w:bookmarkStart w:id="7220" w:name="_Toc412051939"/>
      <w:bookmarkStart w:id="7221" w:name="_Toc412052231"/>
      <w:bookmarkStart w:id="7222" w:name="_Toc412052523"/>
      <w:bookmarkStart w:id="7223" w:name="_Toc412055528"/>
      <w:bookmarkStart w:id="7224" w:name="_Toc412059932"/>
      <w:bookmarkStart w:id="7225" w:name="_Toc412062203"/>
      <w:bookmarkStart w:id="7226" w:name="_Toc412070940"/>
      <w:bookmarkStart w:id="7227" w:name="_Toc412130530"/>
      <w:bookmarkStart w:id="7228" w:name="_Toc412304387"/>
      <w:bookmarkStart w:id="7229" w:name="_Toc412304907"/>
      <w:bookmarkStart w:id="7230" w:name="_Toc412314698"/>
      <w:bookmarkStart w:id="7231" w:name="_Toc412642999"/>
      <w:bookmarkStart w:id="7232" w:name="_Toc412656940"/>
      <w:bookmarkStart w:id="7233" w:name="_Toc412657862"/>
      <w:bookmarkStart w:id="7234" w:name="_Toc412733837"/>
      <w:bookmarkStart w:id="7235" w:name="_Toc412051648"/>
      <w:bookmarkStart w:id="7236" w:name="_Toc412051940"/>
      <w:bookmarkStart w:id="7237" w:name="_Toc412052232"/>
      <w:bookmarkStart w:id="7238" w:name="_Toc412052524"/>
      <w:bookmarkStart w:id="7239" w:name="_Toc412055529"/>
      <w:bookmarkStart w:id="7240" w:name="_Toc412059933"/>
      <w:bookmarkStart w:id="7241" w:name="_Toc412062204"/>
      <w:bookmarkStart w:id="7242" w:name="_Toc412070941"/>
      <w:bookmarkStart w:id="7243" w:name="_Toc412130531"/>
      <w:bookmarkStart w:id="7244" w:name="_Toc412304388"/>
      <w:bookmarkStart w:id="7245" w:name="_Toc412304908"/>
      <w:bookmarkStart w:id="7246" w:name="_Toc412314699"/>
      <w:bookmarkStart w:id="7247" w:name="_Toc412643000"/>
      <w:bookmarkStart w:id="7248" w:name="_Toc412656941"/>
      <w:bookmarkStart w:id="7249" w:name="_Toc412657863"/>
      <w:bookmarkStart w:id="7250" w:name="_Toc412733838"/>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p>
    <w:p w14:paraId="43F62C33" w14:textId="77777777" w:rsidR="000D5010" w:rsidRPr="007C5BC6" w:rsidRDefault="00495A45" w:rsidP="000D5010">
      <w:pPr>
        <w:pStyle w:val="PARAGRAPH"/>
      </w:pPr>
      <w:r>
        <w:rPr>
          <w:noProof/>
          <w:lang w:val="en-US" w:eastAsia="en-US"/>
        </w:rPr>
        <mc:AlternateContent>
          <mc:Choice Requires="wps">
            <w:drawing>
              <wp:anchor distT="0" distB="0" distL="114300" distR="114300" simplePos="0" relativeHeight="251664384" behindDoc="0" locked="0" layoutInCell="1" allowOverlap="1" wp14:anchorId="5BC121FD" wp14:editId="1B41BFED">
                <wp:simplePos x="0" y="0"/>
                <wp:positionH relativeFrom="column">
                  <wp:posOffset>5080</wp:posOffset>
                </wp:positionH>
                <wp:positionV relativeFrom="paragraph">
                  <wp:posOffset>409575</wp:posOffset>
                </wp:positionV>
                <wp:extent cx="3608070" cy="1108075"/>
                <wp:effectExtent l="5080" t="9525" r="6350" b="6350"/>
                <wp:wrapNone/>
                <wp:docPr id="9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1108075"/>
                        </a:xfrm>
                        <a:prstGeom prst="rect">
                          <a:avLst/>
                        </a:prstGeom>
                        <a:solidFill>
                          <a:srgbClr val="FFFFFF"/>
                        </a:solidFill>
                        <a:ln w="9525">
                          <a:solidFill>
                            <a:srgbClr val="000000"/>
                          </a:solidFill>
                          <a:miter lim="800000"/>
                          <a:headEnd/>
                          <a:tailEnd/>
                        </a:ln>
                      </wps:spPr>
                      <wps:txbx>
                        <w:txbxContent>
                          <w:p w14:paraId="5FD55048" w14:textId="77777777" w:rsidR="00FB5756" w:rsidRPr="00DE1F8D" w:rsidRDefault="00FB5756" w:rsidP="000D5010">
                            <w:pPr>
                              <w:rPr>
                                <w:rFonts w:ascii="Courier New" w:hAnsi="Courier New" w:cs="Courier New"/>
                              </w:rPr>
                            </w:pPr>
                            <w:r w:rsidRPr="00DE1F8D">
                              <w:rPr>
                                <w:rFonts w:ascii="Courier New" w:hAnsi="Courier New" w:cs="Courier New"/>
                              </w:rPr>
                              <w:t>{</w:t>
                            </w:r>
                          </w:p>
                          <w:p w14:paraId="1575C169"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href</w:t>
                            </w:r>
                            <w:proofErr w:type="gramEnd"/>
                            <w:r w:rsidRPr="00DE1F8D">
                              <w:rPr>
                                <w:rFonts w:ascii="Courier New" w:hAnsi="Courier New" w:cs="Courier New"/>
                              </w:rPr>
                              <w:t>": "/oic/res",</w:t>
                            </w:r>
                          </w:p>
                          <w:p w14:paraId="61899828"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rel</w:t>
                            </w:r>
                            <w:proofErr w:type="gramEnd"/>
                            <w:r w:rsidRPr="00DE1F8D">
                              <w:rPr>
                                <w:rFonts w:ascii="Courier New" w:hAnsi="Courier New" w:cs="Courier New"/>
                              </w:rPr>
                              <w:t>": "self",</w:t>
                            </w:r>
                          </w:p>
                          <w:p w14:paraId="769F2D84"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rt</w:t>
                            </w:r>
                            <w:proofErr w:type="gramEnd"/>
                            <w:r w:rsidRPr="00DE1F8D">
                              <w:rPr>
                                <w:rFonts w:ascii="Courier New" w:hAnsi="Courier New" w:cs="Courier New"/>
                              </w:rPr>
                              <w:t>": ["oic.wk.res"],</w:t>
                            </w:r>
                          </w:p>
                          <w:p w14:paraId="53A20BE0"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if</w:t>
                            </w:r>
                            <w:proofErr w:type="gramEnd"/>
                            <w:r w:rsidRPr="00DE1F8D">
                              <w:rPr>
                                <w:rFonts w:ascii="Courier New" w:hAnsi="Courier New" w:cs="Courier New"/>
                              </w:rPr>
                              <w:t>": ["oic.if.ll", "oic.if.baseline"],</w:t>
                            </w:r>
                          </w:p>
                          <w:p w14:paraId="0AAE7203"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p</w:t>
                            </w:r>
                            <w:proofErr w:type="gramEnd"/>
                            <w:r w:rsidRPr="00DE1F8D">
                              <w:rPr>
                                <w:rFonts w:ascii="Courier New" w:hAnsi="Courier New" w:cs="Courier New"/>
                              </w:rPr>
                              <w:t>": {"bm": 3}</w:t>
                            </w:r>
                          </w:p>
                          <w:p w14:paraId="61588433" w14:textId="77777777" w:rsidR="00FB5756" w:rsidRPr="00DE1F8D" w:rsidRDefault="00FB5756" w:rsidP="000D5010">
                            <w:r w:rsidRPr="00DE1F8D">
                              <w:rPr>
                                <w:rFonts w:ascii="Courier New" w:hAnsi="Courier New" w:cs="Courier New"/>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BC121FD" id="_x0000_s1086" type="#_x0000_t202" style="position:absolute;left:0;text-align:left;margin-left:.4pt;margin-top:32.25pt;width:284.1pt;height:8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">
                <v:textbox style="mso-fit-shape-to-text:t">
                  <w:txbxContent>
                    <w:p w14:paraId="5FD55048" w14:textId="77777777" w:rsidR="00FB5756" w:rsidRPr="00DE1F8D" w:rsidRDefault="00FB5756" w:rsidP="000D5010">
                      <w:pPr>
                        <w:rPr>
                          <w:rFonts w:ascii="Courier New" w:hAnsi="Courier New" w:cs="Courier New"/>
                        </w:rPr>
                      </w:pPr>
                      <w:r w:rsidRPr="00DE1F8D">
                        <w:rPr>
                          <w:rFonts w:ascii="Courier New" w:hAnsi="Courier New" w:cs="Courier New"/>
                        </w:rPr>
                        <w:t>{</w:t>
                      </w:r>
                    </w:p>
                    <w:p w14:paraId="1575C169"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href</w:t>
                      </w:r>
                      <w:proofErr w:type="gramEnd"/>
                      <w:r w:rsidRPr="00DE1F8D">
                        <w:rPr>
                          <w:rFonts w:ascii="Courier New" w:hAnsi="Courier New" w:cs="Courier New"/>
                        </w:rPr>
                        <w:t>": "/oic/res",</w:t>
                      </w:r>
                    </w:p>
                    <w:p w14:paraId="61899828"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rel</w:t>
                      </w:r>
                      <w:proofErr w:type="gramEnd"/>
                      <w:r w:rsidRPr="00DE1F8D">
                        <w:rPr>
                          <w:rFonts w:ascii="Courier New" w:hAnsi="Courier New" w:cs="Courier New"/>
                        </w:rPr>
                        <w:t>": "self",</w:t>
                      </w:r>
                    </w:p>
                    <w:p w14:paraId="769F2D84"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rt</w:t>
                      </w:r>
                      <w:proofErr w:type="gramEnd"/>
                      <w:r w:rsidRPr="00DE1F8D">
                        <w:rPr>
                          <w:rFonts w:ascii="Courier New" w:hAnsi="Courier New" w:cs="Courier New"/>
                        </w:rPr>
                        <w:t>": ["oic.wk.res"],</w:t>
                      </w:r>
                    </w:p>
                    <w:p w14:paraId="53A20BE0"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if</w:t>
                      </w:r>
                      <w:proofErr w:type="gramEnd"/>
                      <w:r w:rsidRPr="00DE1F8D">
                        <w:rPr>
                          <w:rFonts w:ascii="Courier New" w:hAnsi="Courier New" w:cs="Courier New"/>
                        </w:rPr>
                        <w:t>": ["oic.if.ll", "oic.if.baseline"],</w:t>
                      </w:r>
                    </w:p>
                    <w:p w14:paraId="0AAE7203" w14:textId="77777777" w:rsidR="00FB5756" w:rsidRPr="00DE1F8D" w:rsidRDefault="00FB5756" w:rsidP="000D5010">
                      <w:pPr>
                        <w:rPr>
                          <w:rFonts w:ascii="Courier New" w:hAnsi="Courier New" w:cs="Courier New"/>
                        </w:rPr>
                      </w:pPr>
                      <w:r w:rsidRPr="00DE1F8D">
                        <w:rPr>
                          <w:rFonts w:ascii="Courier New" w:hAnsi="Courier New" w:cs="Courier New"/>
                        </w:rPr>
                        <w:t xml:space="preserve">  "</w:t>
                      </w:r>
                      <w:proofErr w:type="gramStart"/>
                      <w:r w:rsidRPr="00DE1F8D">
                        <w:rPr>
                          <w:rFonts w:ascii="Courier New" w:hAnsi="Courier New" w:cs="Courier New"/>
                        </w:rPr>
                        <w:t>p</w:t>
                      </w:r>
                      <w:proofErr w:type="gramEnd"/>
                      <w:r w:rsidRPr="00DE1F8D">
                        <w:rPr>
                          <w:rFonts w:ascii="Courier New" w:hAnsi="Courier New" w:cs="Courier New"/>
                        </w:rPr>
                        <w:t>": {"bm": 3}</w:t>
                      </w:r>
                    </w:p>
                    <w:p w14:paraId="61588433" w14:textId="77777777" w:rsidR="00FB5756" w:rsidRPr="00DE1F8D" w:rsidRDefault="00FB5756" w:rsidP="000D5010">
                      <w:r w:rsidRPr="00DE1F8D">
                        <w:rPr>
                          <w:rFonts w:ascii="Courier New" w:hAnsi="Courier New" w:cs="Courier New"/>
                        </w:rPr>
                        <w:t>}</w:t>
                      </w:r>
                    </w:p>
                  </w:txbxContent>
                </v:textbox>
              </v:shape>
            </w:pict>
          </mc:Fallback>
        </mc:AlternateContent>
      </w:r>
      <w:r w:rsidR="000D5010">
        <w:t xml:space="preserve">Example </w:t>
      </w:r>
      <w:r w:rsidR="000D5010">
        <w:rPr>
          <w:rFonts w:hint="eastAsia"/>
          <w:lang w:eastAsia="ko-KR"/>
        </w:rPr>
        <w:t>2</w:t>
      </w:r>
      <w:r w:rsidR="000D5010">
        <w:t>:</w:t>
      </w:r>
      <w:r w:rsidR="000D5010" w:rsidRPr="00193036">
        <w:t xml:space="preserve"> below shows </w:t>
      </w:r>
      <w:r w:rsidR="000D5010">
        <w:rPr>
          <w:rFonts w:hint="eastAsia"/>
          <w:lang w:eastAsia="ko-KR"/>
        </w:rPr>
        <w:t xml:space="preserve">a self-link, i.e. </w:t>
      </w:r>
      <w:r w:rsidR="000D5010" w:rsidRPr="00193036">
        <w:t xml:space="preserve">the </w:t>
      </w:r>
      <w:r w:rsidR="00700D5E">
        <w:t>“</w:t>
      </w:r>
      <w:r w:rsidR="000D5010">
        <w:rPr>
          <w:rFonts w:hint="eastAsia"/>
          <w:lang w:eastAsia="ko-KR"/>
        </w:rPr>
        <w:t>/oic/res</w:t>
      </w:r>
      <w:r w:rsidR="00700D5E">
        <w:rPr>
          <w:lang w:eastAsia="ko-KR"/>
        </w:rPr>
        <w:t>”</w:t>
      </w:r>
      <w:r w:rsidR="000D5010">
        <w:rPr>
          <w:rFonts w:hint="eastAsia"/>
          <w:lang w:eastAsia="ko-KR"/>
        </w:rPr>
        <w:t xml:space="preserve"> Link in itself </w:t>
      </w:r>
      <w:r w:rsidR="000D5010" w:rsidRPr="00193036">
        <w:t>that is discoverable</w:t>
      </w:r>
      <w:r w:rsidR="000D5010">
        <w:rPr>
          <w:rFonts w:hint="eastAsia"/>
          <w:lang w:eastAsia="ko-KR"/>
        </w:rPr>
        <w:t xml:space="preserve"> and </w:t>
      </w:r>
      <w:r w:rsidR="000D5010" w:rsidRPr="00193036">
        <w:t>observable</w:t>
      </w:r>
      <w:r w:rsidR="000D5010">
        <w:rPr>
          <w:rFonts w:hint="eastAsia"/>
          <w:lang w:eastAsia="ko-KR"/>
        </w:rPr>
        <w:t>.</w:t>
      </w:r>
    </w:p>
    <w:p w14:paraId="560A8A66" w14:textId="77777777" w:rsidR="000D5010" w:rsidRDefault="000D5010" w:rsidP="000D5010">
      <w:pPr>
        <w:pStyle w:val="PARAGRAPH"/>
      </w:pPr>
    </w:p>
    <w:p w14:paraId="6D6C5E24" w14:textId="77777777" w:rsidR="000D5010" w:rsidRDefault="000D5010" w:rsidP="000D5010">
      <w:pPr>
        <w:pStyle w:val="PARAGRAPH"/>
        <w:rPr>
          <w:lang w:eastAsia="ko-KR"/>
        </w:rPr>
      </w:pPr>
    </w:p>
    <w:p w14:paraId="71648B47" w14:textId="77777777" w:rsidR="000D5010" w:rsidRPr="007C5BC6" w:rsidRDefault="000D5010" w:rsidP="000D5010">
      <w:pPr>
        <w:rPr>
          <w:lang w:eastAsia="ko-KR"/>
        </w:rPr>
      </w:pPr>
    </w:p>
    <w:p w14:paraId="39401AE7" w14:textId="77777777" w:rsidR="000D5010" w:rsidRDefault="000D5010" w:rsidP="000D5010">
      <w:pPr>
        <w:rPr>
          <w:lang w:eastAsia="ko-KR"/>
        </w:rPr>
      </w:pPr>
    </w:p>
    <w:p w14:paraId="6B54F059" w14:textId="77777777" w:rsidR="000D5010" w:rsidRDefault="000D5010" w:rsidP="000D5010">
      <w:pPr>
        <w:rPr>
          <w:lang w:eastAsia="ko-KR"/>
        </w:rPr>
      </w:pPr>
    </w:p>
    <w:p w14:paraId="34957DC5" w14:textId="77777777" w:rsidR="000D5010" w:rsidRDefault="000D5010" w:rsidP="000D5010">
      <w:pPr>
        <w:rPr>
          <w:lang w:eastAsia="ko-KR"/>
        </w:rPr>
      </w:pPr>
    </w:p>
    <w:p w14:paraId="6606B6B8" w14:textId="77777777" w:rsidR="000D5010" w:rsidRPr="00830A32" w:rsidRDefault="000D5010" w:rsidP="00C120F0">
      <w:pPr>
        <w:pStyle w:val="PARAGRAPH"/>
        <w:rPr>
          <w:rFonts w:eastAsiaTheme="minorEastAsia"/>
          <w:lang w:val="en-US" w:eastAsia="ko-KR"/>
        </w:rPr>
      </w:pPr>
    </w:p>
    <w:p w14:paraId="2A9CADFA" w14:textId="77777777" w:rsidR="00C120F0" w:rsidRDefault="00C120F0" w:rsidP="00F92D1D">
      <w:pPr>
        <w:pStyle w:val="Heading5"/>
      </w:pPr>
      <w:r>
        <w:t>“</w:t>
      </w:r>
      <w:proofErr w:type="gramStart"/>
      <w:r>
        <w:t>type</w:t>
      </w:r>
      <w:proofErr w:type="gramEnd"/>
      <w:r>
        <w:t>” or Media Type Parameter</w:t>
      </w:r>
    </w:p>
    <w:p w14:paraId="57CB1055" w14:textId="77777777" w:rsidR="00C120F0" w:rsidRDefault="00C120F0" w:rsidP="00C120F0">
      <w:pPr>
        <w:pStyle w:val="PARAGRAPH"/>
      </w:pPr>
      <w:r>
        <w:rPr>
          <w:rFonts w:eastAsiaTheme="minorEastAsia" w:hint="eastAsia"/>
          <w:lang w:eastAsia="ko-KR"/>
        </w:rPr>
        <w:t>T</w:t>
      </w:r>
      <w:r>
        <w:t xml:space="preserve">he “type” Parameter may be used to specify the various media types that are supported by a specific target Resource. </w:t>
      </w:r>
      <w:r w:rsidRPr="003E37A0">
        <w:t xml:space="preserve">The default type of </w:t>
      </w:r>
      <w:r>
        <w:t>"</w:t>
      </w:r>
      <w:r w:rsidRPr="003E37A0">
        <w:t>application/</w:t>
      </w:r>
      <w:r>
        <w:t>cbor"</w:t>
      </w:r>
      <w:r w:rsidRPr="003E37A0">
        <w:t xml:space="preserve"> shall be used when</w:t>
      </w:r>
      <w:r>
        <w:t xml:space="preserve"> the</w:t>
      </w:r>
      <w:r w:rsidRPr="003E37A0">
        <w:t xml:space="preserve"> “</w:t>
      </w:r>
      <w:r>
        <w:t>type</w:t>
      </w:r>
      <w:r w:rsidRPr="003E37A0">
        <w:t>” element is omitted.</w:t>
      </w:r>
      <w:r>
        <w:t xml:space="preserve"> Once a Client discovers this information for each Resource, it may use one of the available representations in the appropriate header field of the Request or Response.</w:t>
      </w:r>
    </w:p>
    <w:p w14:paraId="243E75C8" w14:textId="77777777" w:rsidR="00C120F0" w:rsidRDefault="007C45E9" w:rsidP="00F92D1D">
      <w:pPr>
        <w:pStyle w:val="Heading5"/>
      </w:pPr>
      <w:r w:rsidDel="007C45E9">
        <w:t xml:space="preserve"> </w:t>
      </w:r>
      <w:r w:rsidR="00C120F0">
        <w:t>“</w:t>
      </w:r>
      <w:proofErr w:type="gramStart"/>
      <w:r w:rsidR="00C120F0">
        <w:t>di</w:t>
      </w:r>
      <w:proofErr w:type="gramEnd"/>
      <w:r w:rsidR="00C120F0">
        <w:t>” or Device ID parameter</w:t>
      </w:r>
    </w:p>
    <w:p w14:paraId="0B393886" w14:textId="77777777" w:rsidR="00C120F0" w:rsidRDefault="00C120F0" w:rsidP="00C120F0">
      <w:pPr>
        <w:pStyle w:val="PARAGRAPH"/>
      </w:pPr>
      <w:r>
        <w:t>The “di” Parameter specifies the device ID of the Device that hosts the target Resource defined in the in the “href” Parameter.</w:t>
      </w:r>
    </w:p>
    <w:p w14:paraId="2D3A2F5E" w14:textId="77777777" w:rsidR="00C120F0" w:rsidRDefault="00C120F0" w:rsidP="00C120F0">
      <w:pPr>
        <w:pStyle w:val="PARAGRAPH"/>
      </w:pPr>
      <w:r>
        <w:t>The device ID may be used to qualify a relative reference used in the “href” or to lookup endpoint information for the relative reference.</w:t>
      </w:r>
    </w:p>
    <w:p w14:paraId="2C37F5F4" w14:textId="77777777" w:rsidR="002E7694" w:rsidRDefault="002E7694" w:rsidP="002E7694">
      <w:pPr>
        <w:pStyle w:val="Heading5"/>
      </w:pPr>
      <w:bookmarkStart w:id="7251" w:name="_Ref476330153"/>
      <w:r>
        <w:t>“</w:t>
      </w:r>
      <w:proofErr w:type="gramStart"/>
      <w:r>
        <w:t>eps</w:t>
      </w:r>
      <w:proofErr w:type="gramEnd"/>
      <w:r>
        <w:t>” Par</w:t>
      </w:r>
      <w:r w:rsidR="005579CB">
        <w:t>a</w:t>
      </w:r>
      <w:r>
        <w:t>meter</w:t>
      </w:r>
      <w:bookmarkEnd w:id="7251"/>
    </w:p>
    <w:p w14:paraId="79E34C15" w14:textId="77777777" w:rsidR="002E7694" w:rsidRDefault="002E7694" w:rsidP="002E7694">
      <w:pPr>
        <w:pStyle w:val="PARAGRAPH"/>
      </w:pPr>
      <w:r>
        <w:t xml:space="preserve">The "eps" Parameter indicates the Endpoint information of the target Resource. </w:t>
      </w:r>
    </w:p>
    <w:p w14:paraId="1FEAB58C" w14:textId="77777777" w:rsidR="002E7694" w:rsidRDefault="002E7694" w:rsidP="002E7694">
      <w:pPr>
        <w:pStyle w:val="PARAGRAPH"/>
      </w:pPr>
      <w:r>
        <w:t>"</w:t>
      </w:r>
      <w:proofErr w:type="gramStart"/>
      <w:r>
        <w:t>eps</w:t>
      </w:r>
      <w:proofErr w:type="gramEnd"/>
      <w:r>
        <w:t xml:space="preserve">" shall have as its value an array of items and each item represents Endpoint information with "ep" and "pri" as specified in </w:t>
      </w:r>
      <w:r w:rsidR="007E4620">
        <w:rPr>
          <w:highlight w:val="yellow"/>
        </w:rPr>
        <w:fldChar w:fldCharType="begin"/>
      </w:r>
      <w:r w:rsidR="007E4620">
        <w:instrText xml:space="preserve"> REF _Ref476329314 \r \h </w:instrText>
      </w:r>
      <w:r w:rsidR="007E4620">
        <w:rPr>
          <w:highlight w:val="yellow"/>
        </w:rPr>
      </w:r>
      <w:r w:rsidR="007E4620">
        <w:rPr>
          <w:highlight w:val="yellow"/>
        </w:rPr>
        <w:fldChar w:fldCharType="separate"/>
      </w:r>
      <w:r w:rsidR="00370B4E">
        <w:t>10.2</w:t>
      </w:r>
      <w:r w:rsidR="007E4620">
        <w:rPr>
          <w:highlight w:val="yellow"/>
        </w:rPr>
        <w:fldChar w:fldCharType="end"/>
      </w:r>
      <w:r>
        <w:t>. "</w:t>
      </w:r>
      <w:proofErr w:type="gramStart"/>
      <w:r>
        <w:t>ep</w:t>
      </w:r>
      <w:proofErr w:type="gramEnd"/>
      <w:r>
        <w:t xml:space="preserve">" is mandatory but "pri" is optional. </w:t>
      </w:r>
    </w:p>
    <w:p w14:paraId="0A436F57" w14:textId="77777777" w:rsidR="007E4620" w:rsidRDefault="00997854" w:rsidP="007E4620">
      <w:pPr>
        <w:pStyle w:val="PARAGRAPH"/>
        <w:rPr>
          <w:rFonts w:eastAsiaTheme="minorEastAsia"/>
          <w:lang w:eastAsia="ko-KR"/>
        </w:rPr>
      </w:pPr>
      <w:r>
        <w:t xml:space="preserve">Example of </w:t>
      </w:r>
      <w:r w:rsidR="002E7694">
        <w:t>"eps" with multiple Endpoints</w:t>
      </w:r>
      <w:r>
        <w:t>:</w:t>
      </w:r>
    </w:p>
    <w:tbl>
      <w:tblPr>
        <w:tblStyle w:val="TableGrid"/>
        <w:tblW w:w="0" w:type="auto"/>
        <w:tblLook w:val="04A0" w:firstRow="1" w:lastRow="0" w:firstColumn="1" w:lastColumn="0" w:noHBand="0" w:noVBand="1"/>
      </w:tblPr>
      <w:tblGrid>
        <w:gridCol w:w="9350"/>
      </w:tblGrid>
      <w:tr w:rsidR="007E4620" w14:paraId="674A5982" w14:textId="77777777" w:rsidTr="00A821C3">
        <w:tc>
          <w:tcPr>
            <w:tcW w:w="9350" w:type="dxa"/>
          </w:tcPr>
          <w:p w14:paraId="581307EA" w14:textId="77777777" w:rsidR="007E4620" w:rsidRDefault="007E4620" w:rsidP="00A821C3">
            <w:pPr>
              <w:spacing w:line="24" w:lineRule="atLeast"/>
              <w:rPr>
                <w:rFonts w:ascii="Courier New" w:hAnsi="Courier New" w:cs="Courier New"/>
                <w:sz w:val="18"/>
                <w:szCs w:val="18"/>
                <w:lang w:eastAsia="ko-KR"/>
              </w:rPr>
            </w:pPr>
          </w:p>
          <w:p w14:paraId="6D237565" w14:textId="77777777" w:rsidR="007E4620" w:rsidRPr="00FA4424" w:rsidRDefault="007E4620" w:rsidP="00A821C3">
            <w:pPr>
              <w:spacing w:line="24" w:lineRule="atLeast"/>
              <w:rPr>
                <w:rFonts w:ascii="Courier New" w:hAnsi="Courier New" w:cs="Courier New"/>
                <w:sz w:val="18"/>
                <w:szCs w:val="18"/>
              </w:rPr>
            </w:pPr>
            <w:r w:rsidRPr="00FA4424">
              <w:rPr>
                <w:rFonts w:ascii="Courier New" w:hAnsi="Courier New" w:cs="Courier New"/>
                <w:sz w:val="18"/>
                <w:szCs w:val="18"/>
              </w:rPr>
              <w:t>"eps": [</w:t>
            </w:r>
          </w:p>
          <w:p w14:paraId="045B9849" w14:textId="77777777" w:rsidR="007E4620" w:rsidRPr="00FA4424" w:rsidRDefault="007E4620" w:rsidP="00A821C3">
            <w:pPr>
              <w:spacing w:line="24" w:lineRule="atLeast"/>
              <w:rPr>
                <w:rFonts w:ascii="Courier New" w:hAnsi="Courier New" w:cs="Courier New"/>
                <w:sz w:val="18"/>
                <w:szCs w:val="18"/>
              </w:rPr>
            </w:pPr>
            <w:r w:rsidRPr="00FA4424">
              <w:rPr>
                <w:rFonts w:ascii="Courier New" w:hAnsi="Courier New" w:cs="Courier New"/>
                <w:sz w:val="18"/>
                <w:szCs w:val="18"/>
              </w:rPr>
              <w:lastRenderedPageBreak/>
              <w:t xml:space="preserve">    {"ep": "coap://[fe80::b1d6]:1111", "pri": 2},</w:t>
            </w:r>
          </w:p>
          <w:p w14:paraId="48EDCDE9" w14:textId="77777777" w:rsidR="007E4620" w:rsidRPr="00FA4424" w:rsidRDefault="007E4620" w:rsidP="00A821C3">
            <w:pPr>
              <w:spacing w:line="24" w:lineRule="atLeast"/>
              <w:rPr>
                <w:rFonts w:ascii="Courier New" w:hAnsi="Courier New" w:cs="Courier New"/>
                <w:sz w:val="18"/>
                <w:szCs w:val="18"/>
              </w:rPr>
            </w:pPr>
            <w:r w:rsidRPr="00FA4424">
              <w:rPr>
                <w:rFonts w:ascii="Courier New" w:hAnsi="Courier New" w:cs="Courier New"/>
                <w:sz w:val="18"/>
                <w:szCs w:val="18"/>
              </w:rPr>
              <w:t xml:space="preserve">    {"ep": "coaps://[fe80::b1d6]:1122"}, </w:t>
            </w:r>
          </w:p>
          <w:p w14:paraId="66012F9F" w14:textId="77777777" w:rsidR="007E4620" w:rsidRPr="00FA4424" w:rsidRDefault="007E4620" w:rsidP="00A821C3">
            <w:pPr>
              <w:spacing w:line="24" w:lineRule="atLeast"/>
              <w:rPr>
                <w:rFonts w:ascii="Courier New" w:hAnsi="Courier New" w:cs="Courier New"/>
                <w:sz w:val="18"/>
                <w:szCs w:val="18"/>
              </w:rPr>
            </w:pPr>
            <w:r w:rsidRPr="00FA4424">
              <w:rPr>
                <w:rFonts w:ascii="Courier New" w:hAnsi="Courier New" w:cs="Courier New"/>
                <w:sz w:val="18"/>
                <w:szCs w:val="18"/>
              </w:rPr>
              <w:t xml:space="preserve">    {"ep": "coap+tcp://[2001:db8:a::123]:2222", "pri": 3}</w:t>
            </w:r>
          </w:p>
          <w:p w14:paraId="568CC7A5" w14:textId="77777777" w:rsidR="007E4620" w:rsidRDefault="007E4620" w:rsidP="00A821C3">
            <w:pPr>
              <w:spacing w:line="24" w:lineRule="atLeast"/>
              <w:rPr>
                <w:rFonts w:ascii="Courier New" w:hAnsi="Courier New" w:cs="Courier New"/>
                <w:sz w:val="18"/>
                <w:szCs w:val="18"/>
                <w:lang w:eastAsia="ko-KR"/>
              </w:rPr>
            </w:pPr>
            <w:r w:rsidRPr="00FA4424">
              <w:rPr>
                <w:rFonts w:ascii="Courier New" w:hAnsi="Courier New" w:cs="Courier New"/>
                <w:sz w:val="18"/>
                <w:szCs w:val="18"/>
              </w:rPr>
              <w:t>]</w:t>
            </w:r>
          </w:p>
          <w:p w14:paraId="71D3D975" w14:textId="77777777" w:rsidR="007E4620" w:rsidRDefault="007E4620" w:rsidP="00A821C3">
            <w:pPr>
              <w:spacing w:line="24" w:lineRule="atLeast"/>
              <w:rPr>
                <w:rFonts w:ascii="Courier New" w:hAnsi="Courier New" w:cs="Courier New"/>
                <w:sz w:val="18"/>
                <w:szCs w:val="18"/>
                <w:lang w:eastAsia="ko-KR"/>
              </w:rPr>
            </w:pPr>
          </w:p>
        </w:tc>
      </w:tr>
    </w:tbl>
    <w:p w14:paraId="2A58C1BF" w14:textId="77777777" w:rsidR="00997854" w:rsidRDefault="00997854" w:rsidP="002E7694">
      <w:pPr>
        <w:pStyle w:val="PARAGRAPH"/>
      </w:pPr>
    </w:p>
    <w:p w14:paraId="2A0D76FB" w14:textId="77777777" w:rsidR="002E7694" w:rsidRDefault="002E7694" w:rsidP="002E7694">
      <w:pPr>
        <w:pStyle w:val="PARAGRAPH"/>
      </w:pPr>
      <w:r>
        <w:t>When "eps" is present in a link, the Endpoint information in "eps" can be used to access the target Resource referred by the "href" Parameter.</w:t>
      </w:r>
    </w:p>
    <w:p w14:paraId="619A56AB" w14:textId="77777777" w:rsidR="00326D5C" w:rsidRDefault="00326D5C" w:rsidP="002E7694">
      <w:pPr>
        <w:pStyle w:val="PARAGRAPH"/>
      </w:pPr>
      <w:r w:rsidRPr="00326D5C">
        <w:t xml:space="preserve">Note that the type of Endpoint – Secure or Unsecure – that a Resource exposes merely determines the connection type(s) guaranteed to be available for sending requests to the Resource. For example, if a Resource only exposes a single CoAP “ep”, it does not guarantee that the Resource cannot also be accessed via a Secure Endpoint (e.g. via a CoAPS “ep” from another Resource’s “eps” information).  Nor does exposing a given type of Endpoint ensure that access to the Resource will be granted using the “ep” information.  Whether requests to the Resource are granted or denied by the Access Control layer is separate from the “eps” information, and is determined by the configuration of the /acl2 Resource  (see </w:t>
      </w:r>
      <w:r>
        <w:fldChar w:fldCharType="begin"/>
      </w:r>
      <w:r>
        <w:instrText xml:space="preserve"> REF ref_OIC_Security \h </w:instrText>
      </w:r>
      <w:r>
        <w:fldChar w:fldCharType="separate"/>
      </w:r>
      <w:r w:rsidR="00370B4E">
        <w:t>OCF Security</w:t>
      </w:r>
      <w:r>
        <w:fldChar w:fldCharType="end"/>
      </w:r>
      <w:r w:rsidRPr="00326D5C">
        <w:t xml:space="preserve"> </w:t>
      </w:r>
      <w:r>
        <w:t>specification s</w:t>
      </w:r>
      <w:r w:rsidRPr="00326D5C">
        <w:t>ection 13.4.2 for details).</w:t>
      </w:r>
    </w:p>
    <w:p w14:paraId="78FBD601" w14:textId="77777777" w:rsidR="002E7694" w:rsidRPr="002E7694" w:rsidRDefault="002E7694" w:rsidP="002E7694">
      <w:pPr>
        <w:pStyle w:val="PARAGRAPH"/>
      </w:pPr>
      <w:r>
        <w:t xml:space="preserve">When present, max-age information (e.g. Max-Age option for CoAP defined in </w:t>
      </w:r>
      <w:r>
        <w:fldChar w:fldCharType="begin"/>
      </w:r>
      <w:r>
        <w:instrText xml:space="preserve"> REF ref_RFC_7252 \h </w:instrText>
      </w:r>
      <w:r>
        <w:fldChar w:fldCharType="separate"/>
      </w:r>
      <w:r w:rsidR="00370B4E">
        <w:t>IETF RFC 7252</w:t>
      </w:r>
      <w:r>
        <w:fldChar w:fldCharType="end"/>
      </w:r>
      <w:r>
        <w:t>) determines the maximum time "eps" values may be cached before they are considered stale.</w:t>
      </w:r>
    </w:p>
    <w:p w14:paraId="704DD62D" w14:textId="77777777" w:rsidR="00642183" w:rsidRDefault="00642183" w:rsidP="00F92D1D">
      <w:pPr>
        <w:pStyle w:val="Heading4"/>
      </w:pPr>
      <w:r>
        <w:t>Formatting</w:t>
      </w:r>
    </w:p>
    <w:p w14:paraId="751E7940" w14:textId="77777777" w:rsidR="00194F1E" w:rsidRDefault="00D01065" w:rsidP="00830A32">
      <w:pPr>
        <w:pStyle w:val="PARAGRAPH"/>
      </w:pPr>
      <w:r>
        <w:rPr>
          <w:rFonts w:eastAsiaTheme="minorEastAsia" w:hint="eastAsia"/>
          <w:lang w:eastAsia="ko-KR"/>
        </w:rPr>
        <w:t xml:space="preserve">When formatting in JSON, the list of Links shall be an array. </w:t>
      </w:r>
    </w:p>
    <w:p w14:paraId="2D1E84A9" w14:textId="77777777" w:rsidR="00642183" w:rsidRDefault="00642183" w:rsidP="00F92D1D">
      <w:pPr>
        <w:pStyle w:val="Heading4"/>
      </w:pPr>
      <w:r>
        <w:t xml:space="preserve"> List of Links in a Collection</w:t>
      </w:r>
    </w:p>
    <w:p w14:paraId="06D41D57" w14:textId="235B56F7" w:rsidR="00642183" w:rsidRDefault="005F61BA" w:rsidP="00642183">
      <w:pPr>
        <w:pStyle w:val="PARAGRAPH"/>
      </w:pPr>
      <w:commentRangeStart w:id="7252"/>
      <w:ins w:id="7253" w:author="Bardini, Richard A" w:date="2018-03-19T06:02:00Z">
        <w:r>
          <w:t>A Resource that exposes one or more Properties that are defined to be an array of Links where each Link can be discretely accessed is a Collection. The Property Name “links” is recommended for such an array of Links.</w:t>
        </w:r>
      </w:ins>
      <w:del w:id="7254" w:author="Bardini, Richard A" w:date="2018-03-19T06:02:00Z">
        <w:r w:rsidR="00642183" w:rsidDel="005F61BA">
          <w:delText>A list of Links in a Resource shall be included in that Resource as the value of the “links” Property of that Resource. A Resource that contains Links is a Collection.</w:delText>
        </w:r>
      </w:del>
      <w:commentRangeEnd w:id="7252"/>
      <w:r>
        <w:rPr>
          <w:rStyle w:val="CommentReference"/>
          <w:lang w:val="en-US"/>
        </w:rPr>
        <w:commentReference w:id="7252"/>
      </w:r>
    </w:p>
    <w:p w14:paraId="12765332" w14:textId="77777777" w:rsidR="00642183" w:rsidRDefault="00642183" w:rsidP="00642183">
      <w:pPr>
        <w:pStyle w:val="PARAGRAPH"/>
      </w:pPr>
      <w:r>
        <w:t>A Resource with a list of Links</w:t>
      </w:r>
      <w:r w:rsidR="00997854">
        <w:t>:</w:t>
      </w:r>
    </w:p>
    <w:tbl>
      <w:tblPr>
        <w:tblStyle w:val="TableGrid"/>
        <w:tblW w:w="0" w:type="auto"/>
        <w:tblLook w:val="04A0" w:firstRow="1" w:lastRow="0" w:firstColumn="1" w:lastColumn="0" w:noHBand="0" w:noVBand="1"/>
      </w:tblPr>
      <w:tblGrid>
        <w:gridCol w:w="9350"/>
      </w:tblGrid>
      <w:tr w:rsidR="00642183" w14:paraId="47F8AAB3" w14:textId="77777777" w:rsidTr="00151F97">
        <w:tc>
          <w:tcPr>
            <w:tcW w:w="9576" w:type="dxa"/>
          </w:tcPr>
          <w:p w14:paraId="60626EAB"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/Room1</w:t>
            </w:r>
          </w:p>
          <w:p w14:paraId="3B3C773B"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w:t>
            </w:r>
          </w:p>
          <w:p w14:paraId="19B6D57F"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rt</w:t>
            </w:r>
            <w:r w:rsidR="00EE42C6" w:rsidRPr="00910D5E">
              <w:rPr>
                <w:rFonts w:ascii="Courier New" w:hAnsi="Courier New" w:cs="Courier New"/>
              </w:rPr>
              <w:t>"</w:t>
            </w:r>
            <w:r>
              <w:rPr>
                <w:rFonts w:ascii="Courier New" w:hAnsi="Courier New" w:cs="Courier New"/>
                <w:sz w:val="18"/>
                <w:szCs w:val="14"/>
                <w:lang w:eastAsia="ko-KR"/>
              </w:rPr>
              <w:t xml:space="preserve">: </w:t>
            </w:r>
            <w:r w:rsidR="00674564">
              <w:rPr>
                <w:rFonts w:ascii="Courier New" w:hAnsi="Courier New" w:cs="Courier New"/>
                <w:sz w:val="18"/>
                <w:szCs w:val="14"/>
                <w:lang w:eastAsia="ko-KR"/>
              </w:rPr>
              <w:t>[</w:t>
            </w:r>
            <w:r w:rsidR="00EE42C6" w:rsidRPr="00910D5E">
              <w:rPr>
                <w:rFonts w:ascii="Courier New" w:hAnsi="Courier New" w:cs="Courier New"/>
              </w:rPr>
              <w:t>"</w:t>
            </w:r>
            <w:r>
              <w:rPr>
                <w:rFonts w:ascii="Courier New" w:hAnsi="Courier New" w:cs="Courier New"/>
                <w:sz w:val="18"/>
                <w:szCs w:val="14"/>
                <w:lang w:eastAsia="ko-KR"/>
              </w:rPr>
              <w:t>my.room</w:t>
            </w:r>
            <w:r w:rsidR="00EE42C6" w:rsidRPr="00910D5E">
              <w:rPr>
                <w:rFonts w:ascii="Courier New" w:hAnsi="Courier New" w:cs="Courier New"/>
              </w:rPr>
              <w:t>"</w:t>
            </w:r>
            <w:r w:rsidR="00674564">
              <w:rPr>
                <w:rFonts w:ascii="Courier New" w:hAnsi="Courier New" w:cs="Courier New"/>
              </w:rPr>
              <w:t>]</w:t>
            </w:r>
            <w:r>
              <w:rPr>
                <w:rFonts w:ascii="Courier New" w:hAnsi="Courier New" w:cs="Courier New"/>
                <w:sz w:val="18"/>
                <w:szCs w:val="14"/>
                <w:lang w:eastAsia="ko-KR"/>
              </w:rPr>
              <w:t>,</w:t>
            </w:r>
          </w:p>
          <w:p w14:paraId="1629326B"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if</w:t>
            </w:r>
            <w:r w:rsidR="00EE42C6" w:rsidRPr="00910D5E">
              <w:rPr>
                <w:rFonts w:ascii="Courier New" w:hAnsi="Courier New" w:cs="Courier New"/>
              </w:rPr>
              <w:t>"</w:t>
            </w:r>
            <w:r>
              <w:rPr>
                <w:rFonts w:ascii="Courier New" w:hAnsi="Courier New" w:cs="Courier New"/>
                <w:sz w:val="18"/>
                <w:szCs w:val="14"/>
                <w:lang w:eastAsia="ko-KR"/>
              </w:rPr>
              <w:t>: [</w:t>
            </w:r>
            <w:r w:rsidR="00EE42C6" w:rsidRPr="00910D5E">
              <w:rPr>
                <w:rFonts w:ascii="Courier New" w:hAnsi="Courier New" w:cs="Courier New"/>
              </w:rPr>
              <w:t>"</w:t>
            </w:r>
            <w:r>
              <w:rPr>
                <w:rFonts w:ascii="Courier New" w:hAnsi="Courier New" w:cs="Courier New"/>
                <w:sz w:val="18"/>
                <w:szCs w:val="14"/>
                <w:lang w:eastAsia="ko-KR"/>
              </w:rPr>
              <w:t>oic.if.ll</w:t>
            </w:r>
            <w:r w:rsidR="00EE42C6" w:rsidRPr="00910D5E">
              <w:rPr>
                <w:rFonts w:ascii="Courier New" w:hAnsi="Courier New" w:cs="Courier New"/>
              </w:rPr>
              <w:t>"</w:t>
            </w: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oic.if.baseline</w:t>
            </w:r>
            <w:r w:rsidR="00EE42C6" w:rsidRPr="00910D5E">
              <w:rPr>
                <w:rFonts w:ascii="Courier New" w:hAnsi="Courier New" w:cs="Courier New"/>
              </w:rPr>
              <w:t>"</w:t>
            </w:r>
            <w:r>
              <w:rPr>
                <w:rFonts w:ascii="Courier New" w:hAnsi="Courier New" w:cs="Courier New"/>
                <w:sz w:val="18"/>
                <w:szCs w:val="14"/>
                <w:lang w:eastAsia="ko-KR"/>
              </w:rPr>
              <w:t xml:space="preserve"> ],</w:t>
            </w:r>
          </w:p>
          <w:p w14:paraId="457FFF13"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color</w:t>
            </w:r>
            <w:r w:rsidR="00EE42C6" w:rsidRPr="00910D5E">
              <w:rPr>
                <w:rFonts w:ascii="Courier New" w:hAnsi="Courier New" w:cs="Courier New"/>
              </w:rPr>
              <w:t>"</w:t>
            </w: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blue</w:t>
            </w:r>
            <w:r w:rsidR="00EE42C6" w:rsidRPr="00910D5E">
              <w:rPr>
                <w:rFonts w:ascii="Courier New" w:hAnsi="Courier New" w:cs="Courier New"/>
              </w:rPr>
              <w:t>"</w:t>
            </w:r>
            <w:r w:rsidR="00B81BDB">
              <w:rPr>
                <w:rFonts w:ascii="Courier New" w:hAnsi="Courier New" w:cs="Courier New" w:hint="eastAsia"/>
                <w:lang w:eastAsia="ko-KR"/>
              </w:rPr>
              <w:t>,</w:t>
            </w:r>
          </w:p>
          <w:p w14:paraId="5A694B53" w14:textId="77777777" w:rsidR="00642183"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w:t>
            </w:r>
            <w:r w:rsidR="00EE42C6" w:rsidRPr="00910D5E">
              <w:rPr>
                <w:rFonts w:ascii="Courier New" w:hAnsi="Courier New" w:cs="Courier New"/>
              </w:rPr>
              <w:t>"</w:t>
            </w:r>
            <w:r>
              <w:rPr>
                <w:rFonts w:ascii="Courier New" w:hAnsi="Courier New" w:cs="Courier New"/>
                <w:sz w:val="18"/>
                <w:szCs w:val="14"/>
                <w:lang w:eastAsia="ko-KR"/>
              </w:rPr>
              <w:t>links</w:t>
            </w:r>
            <w:r w:rsidR="00EE42C6" w:rsidRPr="00910D5E">
              <w:rPr>
                <w:rFonts w:ascii="Courier New" w:hAnsi="Courier New" w:cs="Courier New"/>
              </w:rPr>
              <w:t>"</w:t>
            </w:r>
            <w:r>
              <w:rPr>
                <w:rFonts w:ascii="Courier New" w:hAnsi="Courier New" w:cs="Courier New"/>
                <w:sz w:val="18"/>
                <w:szCs w:val="14"/>
                <w:lang w:eastAsia="ko-KR"/>
              </w:rPr>
              <w:t xml:space="preserve">: </w:t>
            </w:r>
          </w:p>
          <w:p w14:paraId="147B9DAD" w14:textId="77777777" w:rsidR="00642183" w:rsidRPr="00552FDB" w:rsidRDefault="00642183" w:rsidP="00151F97">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w:t>
            </w:r>
            <w:r w:rsidRPr="00552FDB">
              <w:rPr>
                <w:rFonts w:ascii="Courier New" w:hAnsi="Courier New" w:cs="Courier New"/>
                <w:sz w:val="18"/>
                <w:szCs w:val="14"/>
                <w:lang w:eastAsia="ko-KR"/>
              </w:rPr>
              <w:t>[</w:t>
            </w:r>
          </w:p>
          <w:p w14:paraId="655CA640" w14:textId="77777777" w:rsidR="00642183" w:rsidRPr="00552FDB" w:rsidRDefault="00B81BDB" w:rsidP="00151F97">
            <w:pPr>
              <w:pStyle w:val="PlainText"/>
              <w:jc w:val="both"/>
              <w:rPr>
                <w:rFonts w:ascii="Courier New" w:hAnsi="Courier New" w:cs="Courier New"/>
                <w:sz w:val="18"/>
                <w:szCs w:val="14"/>
                <w:lang w:eastAsia="ko-KR"/>
              </w:rPr>
            </w:pPr>
            <w:r>
              <w:rPr>
                <w:rFonts w:ascii="Courier New" w:hAnsi="Courier New" w:cs="Courier New" w:hint="eastAsia"/>
                <w:sz w:val="18"/>
                <w:szCs w:val="14"/>
                <w:lang w:eastAsia="ko-KR"/>
              </w:rPr>
              <w:t xml:space="preserve">      </w:t>
            </w:r>
            <w:r w:rsidR="00642183" w:rsidRPr="00552FDB">
              <w:rPr>
                <w:rFonts w:ascii="Courier New" w:hAnsi="Courier New" w:cs="Courier New"/>
                <w:sz w:val="18"/>
                <w:szCs w:val="14"/>
                <w:lang w:eastAsia="ko-KR"/>
              </w:rPr>
              <w:t>{</w:t>
            </w:r>
          </w:p>
          <w:p w14:paraId="2E62CC21"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"href": "/oic/d",</w:t>
            </w:r>
          </w:p>
          <w:p w14:paraId="1F3DD087"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"rt": </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"oic.d.light"</w:t>
            </w:r>
            <w:r w:rsidR="00A03AED">
              <w:rPr>
                <w:rFonts w:ascii="Courier New" w:hAnsi="Courier New" w:cs="Courier New"/>
                <w:sz w:val="18"/>
                <w:szCs w:val="14"/>
                <w:lang w:eastAsia="ko-KR"/>
              </w:rPr>
              <w:t>, "oic.wk.d"</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w:t>
            </w:r>
          </w:p>
          <w:p w14:paraId="217589E9" w14:textId="77777777" w:rsidR="002A0AC3" w:rsidRDefault="00642183" w:rsidP="002A0AC3">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"if": </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"oic.if.r</w:t>
            </w:r>
            <w:r w:rsidR="00A03AED" w:rsidRPr="00552FDB">
              <w:rPr>
                <w:rFonts w:ascii="Courier New" w:hAnsi="Courier New" w:cs="Courier New"/>
                <w:sz w:val="18"/>
                <w:szCs w:val="14"/>
                <w:lang w:eastAsia="ko-KR"/>
              </w:rPr>
              <w:t>"</w:t>
            </w:r>
            <w:r>
              <w:rPr>
                <w:rFonts w:ascii="Courier New" w:hAnsi="Courier New" w:cs="Courier New"/>
                <w:sz w:val="18"/>
                <w:szCs w:val="14"/>
                <w:lang w:eastAsia="ko-KR"/>
              </w:rPr>
              <w:t>,</w:t>
            </w:r>
            <w:r w:rsidRPr="00552FDB">
              <w:rPr>
                <w:rFonts w:ascii="Courier New" w:hAnsi="Courier New" w:cs="Courier New"/>
                <w:sz w:val="18"/>
                <w:szCs w:val="14"/>
                <w:lang w:eastAsia="ko-KR"/>
              </w:rPr>
              <w:t xml:space="preserve"> </w:t>
            </w:r>
            <w:r w:rsidR="00EE42C6" w:rsidRPr="00910D5E">
              <w:rPr>
                <w:rFonts w:ascii="Courier New" w:hAnsi="Courier New" w:cs="Courier New"/>
              </w:rPr>
              <w:t>"</w:t>
            </w:r>
            <w:r w:rsidRPr="00552FDB">
              <w:rPr>
                <w:rFonts w:ascii="Courier New" w:hAnsi="Courier New" w:cs="Courier New"/>
                <w:sz w:val="18"/>
                <w:szCs w:val="14"/>
                <w:lang w:eastAsia="ko-KR"/>
              </w:rPr>
              <w:t>oic.if.baseline</w:t>
            </w:r>
            <w:r w:rsidR="00EE42C6" w:rsidRPr="00910D5E">
              <w:rPr>
                <w:rFonts w:ascii="Courier New" w:hAnsi="Courier New" w:cs="Courier New"/>
              </w:rPr>
              <w:t>"</w:t>
            </w:r>
            <w:r>
              <w:rPr>
                <w:rFonts w:ascii="Courier New" w:hAnsi="Courier New" w:cs="Courier New"/>
                <w:sz w:val="18"/>
                <w:szCs w:val="14"/>
                <w:lang w:eastAsia="ko-KR"/>
              </w:rPr>
              <w:t xml:space="preserve"> ]</w:t>
            </w:r>
            <w:r w:rsidR="002A0AC3">
              <w:rPr>
                <w:rFonts w:ascii="Courier New" w:hAnsi="Courier New" w:cs="Courier New"/>
                <w:sz w:val="18"/>
                <w:szCs w:val="14"/>
                <w:lang w:eastAsia="ko-KR"/>
              </w:rPr>
              <w:t>,</w:t>
            </w:r>
          </w:p>
          <w:p w14:paraId="35387255" w14:textId="77777777" w:rsidR="002A0AC3" w:rsidRPr="00552FDB" w:rsidRDefault="002A0AC3" w:rsidP="002A0AC3">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"p": {</w:t>
            </w:r>
            <w:r w:rsidRPr="004E0405">
              <w:rPr>
                <w:rFonts w:ascii="Courier New" w:hAnsi="Courier New" w:cs="Courier New"/>
                <w:sz w:val="18"/>
                <w:szCs w:val="14"/>
                <w:lang w:eastAsia="ko-KR"/>
              </w:rPr>
              <w:t xml:space="preserve">"bm": </w:t>
            </w:r>
            <w:r>
              <w:rPr>
                <w:rFonts w:ascii="Courier New" w:hAnsi="Courier New" w:cs="Courier New"/>
                <w:sz w:val="18"/>
                <w:szCs w:val="14"/>
                <w:lang w:eastAsia="ko-KR"/>
              </w:rPr>
              <w:t>1}</w:t>
            </w:r>
          </w:p>
          <w:p w14:paraId="5186F3AE" w14:textId="77777777" w:rsidR="00642183" w:rsidRPr="00552FDB" w:rsidRDefault="00642183" w:rsidP="00A03AED">
            <w:pPr>
              <w:pStyle w:val="PlainText"/>
              <w:jc w:val="both"/>
              <w:rPr>
                <w:rFonts w:ascii="Courier New" w:hAnsi="Courier New" w:cs="Courier New"/>
                <w:sz w:val="18"/>
                <w:szCs w:val="14"/>
                <w:lang w:eastAsia="ko-KR"/>
              </w:rPr>
            </w:pPr>
          </w:p>
          <w:p w14:paraId="413F3B05"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31C7FC5E"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60297BE9"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"href": "/oic/p",</w:t>
            </w:r>
          </w:p>
          <w:p w14:paraId="32838AB6"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"rt": </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"oic.wk.p"</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w:t>
            </w:r>
          </w:p>
          <w:p w14:paraId="7B6D45A0" w14:textId="77777777" w:rsidR="002A0AC3" w:rsidRDefault="00642183" w:rsidP="002A0AC3">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"if": </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"oic.if.r</w:t>
            </w:r>
            <w:r w:rsidR="00EE42C6" w:rsidRPr="00910D5E">
              <w:rPr>
                <w:rFonts w:ascii="Courier New" w:hAnsi="Courier New" w:cs="Courier New"/>
              </w:rPr>
              <w:t>"</w:t>
            </w:r>
            <w:r>
              <w:rPr>
                <w:rFonts w:ascii="Courier New" w:hAnsi="Courier New" w:cs="Courier New"/>
                <w:sz w:val="18"/>
                <w:szCs w:val="14"/>
                <w:lang w:eastAsia="ko-KR"/>
              </w:rPr>
              <w:t>,</w:t>
            </w:r>
            <w:r w:rsidRPr="00552FDB">
              <w:rPr>
                <w:rFonts w:ascii="Courier New" w:hAnsi="Courier New" w:cs="Courier New"/>
                <w:sz w:val="18"/>
                <w:szCs w:val="14"/>
                <w:lang w:eastAsia="ko-KR"/>
              </w:rPr>
              <w:t xml:space="preserve"> </w:t>
            </w:r>
            <w:r w:rsidR="00A03AED" w:rsidRPr="00552FDB">
              <w:rPr>
                <w:rFonts w:ascii="Courier New" w:hAnsi="Courier New" w:cs="Courier New"/>
                <w:sz w:val="18"/>
                <w:szCs w:val="14"/>
                <w:lang w:eastAsia="ko-KR"/>
              </w:rPr>
              <w:t>"</w:t>
            </w:r>
            <w:r w:rsidRPr="00552FDB">
              <w:rPr>
                <w:rFonts w:ascii="Courier New" w:hAnsi="Courier New" w:cs="Courier New"/>
                <w:sz w:val="18"/>
                <w:szCs w:val="14"/>
                <w:lang w:eastAsia="ko-KR"/>
              </w:rPr>
              <w:t>oic.if.baseline"</w:t>
            </w:r>
            <w:r>
              <w:rPr>
                <w:rFonts w:ascii="Courier New" w:hAnsi="Courier New" w:cs="Courier New"/>
                <w:sz w:val="18"/>
                <w:szCs w:val="14"/>
                <w:lang w:eastAsia="ko-KR"/>
              </w:rPr>
              <w:t xml:space="preserve"> ]</w:t>
            </w:r>
            <w:r w:rsidR="002A0AC3">
              <w:rPr>
                <w:rFonts w:ascii="Courier New" w:hAnsi="Courier New" w:cs="Courier New"/>
                <w:sz w:val="18"/>
                <w:szCs w:val="14"/>
                <w:lang w:eastAsia="ko-KR"/>
              </w:rPr>
              <w:t>,</w:t>
            </w:r>
          </w:p>
          <w:p w14:paraId="2A14FF57" w14:textId="77777777" w:rsidR="002A0AC3" w:rsidRPr="00552FDB" w:rsidRDefault="002A0AC3" w:rsidP="002A0AC3">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"p": {</w:t>
            </w:r>
            <w:r w:rsidRPr="004E0405">
              <w:rPr>
                <w:rFonts w:ascii="Courier New" w:hAnsi="Courier New" w:cs="Courier New"/>
                <w:sz w:val="18"/>
                <w:szCs w:val="14"/>
                <w:lang w:eastAsia="ko-KR"/>
              </w:rPr>
              <w:t xml:space="preserve">"bm": </w:t>
            </w:r>
            <w:r>
              <w:rPr>
                <w:rFonts w:ascii="Courier New" w:hAnsi="Courier New" w:cs="Courier New"/>
                <w:sz w:val="18"/>
                <w:szCs w:val="14"/>
                <w:lang w:eastAsia="ko-KR"/>
              </w:rPr>
              <w:t>1}</w:t>
            </w:r>
          </w:p>
          <w:p w14:paraId="02947BF5" w14:textId="77777777" w:rsidR="00642183" w:rsidRPr="00552FDB" w:rsidRDefault="00642183" w:rsidP="00A03AED">
            <w:pPr>
              <w:pStyle w:val="PlainText"/>
              <w:jc w:val="both"/>
              <w:rPr>
                <w:rFonts w:ascii="Courier New" w:hAnsi="Courier New" w:cs="Courier New"/>
                <w:sz w:val="18"/>
                <w:szCs w:val="14"/>
                <w:lang w:eastAsia="ko-KR"/>
              </w:rPr>
            </w:pPr>
          </w:p>
          <w:p w14:paraId="15642732"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3E405DB1"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46572671"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"href": "/switch",</w:t>
            </w:r>
          </w:p>
          <w:p w14:paraId="186AA069"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"rt": </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"oic.r.switch.binary"</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w:t>
            </w:r>
          </w:p>
          <w:p w14:paraId="4D988A13" w14:textId="77777777" w:rsidR="002A0AC3" w:rsidRDefault="00642183" w:rsidP="002A0AC3">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"if": </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"oic.if.a</w:t>
            </w:r>
            <w:r w:rsidR="00A03AED" w:rsidRPr="00552FDB">
              <w:rPr>
                <w:rFonts w:ascii="Courier New" w:hAnsi="Courier New" w:cs="Courier New"/>
                <w:sz w:val="18"/>
                <w:szCs w:val="14"/>
                <w:lang w:eastAsia="ko-KR"/>
              </w:rPr>
              <w:t>"</w:t>
            </w:r>
            <w:r>
              <w:rPr>
                <w:rFonts w:ascii="Courier New" w:hAnsi="Courier New" w:cs="Courier New"/>
                <w:sz w:val="18"/>
                <w:szCs w:val="14"/>
                <w:lang w:eastAsia="ko-KR"/>
              </w:rPr>
              <w:t>,</w:t>
            </w:r>
            <w:r w:rsidRPr="00552FDB">
              <w:rPr>
                <w:rFonts w:ascii="Courier New" w:hAnsi="Courier New" w:cs="Courier New"/>
                <w:sz w:val="18"/>
                <w:szCs w:val="14"/>
                <w:lang w:eastAsia="ko-KR"/>
              </w:rPr>
              <w:t xml:space="preserve"> </w:t>
            </w:r>
            <w:r w:rsidR="00EE42C6" w:rsidRPr="00910D5E">
              <w:rPr>
                <w:rFonts w:ascii="Courier New" w:hAnsi="Courier New" w:cs="Courier New"/>
              </w:rPr>
              <w:t>"</w:t>
            </w:r>
            <w:r w:rsidRPr="00552FDB">
              <w:rPr>
                <w:rFonts w:ascii="Courier New" w:hAnsi="Courier New" w:cs="Courier New"/>
                <w:sz w:val="18"/>
                <w:szCs w:val="14"/>
                <w:lang w:eastAsia="ko-KR"/>
              </w:rPr>
              <w:t>oic.if.baseline</w:t>
            </w:r>
            <w:r w:rsidR="00EE42C6" w:rsidRPr="00910D5E">
              <w:rPr>
                <w:rFonts w:ascii="Courier New" w:hAnsi="Courier New" w:cs="Courier New"/>
              </w:rPr>
              <w:t>"</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w:t>
            </w:r>
          </w:p>
          <w:p w14:paraId="6FF5E200" w14:textId="77777777" w:rsidR="00642183" w:rsidRPr="00552FDB" w:rsidRDefault="002A0AC3" w:rsidP="00A03AED">
            <w:pPr>
              <w:pStyle w:val="PlainText"/>
              <w:jc w:val="both"/>
              <w:rPr>
                <w:rFonts w:ascii="Courier New" w:hAnsi="Courier New" w:cs="Courier New"/>
                <w:sz w:val="18"/>
                <w:szCs w:val="14"/>
                <w:lang w:eastAsia="ko-KR"/>
              </w:rPr>
            </w:pPr>
            <w:r>
              <w:rPr>
                <w:rFonts w:ascii="Courier New" w:hAnsi="Courier New" w:cs="Courier New"/>
                <w:sz w:val="18"/>
                <w:szCs w:val="14"/>
                <w:lang w:eastAsia="ko-KR"/>
              </w:rPr>
              <w:lastRenderedPageBreak/>
              <w:t xml:space="preserve">        "p": {</w:t>
            </w:r>
            <w:r w:rsidRPr="004E0405">
              <w:rPr>
                <w:rFonts w:ascii="Courier New" w:hAnsi="Courier New" w:cs="Courier New"/>
                <w:sz w:val="18"/>
                <w:szCs w:val="14"/>
                <w:lang w:eastAsia="ko-KR"/>
              </w:rPr>
              <w:t xml:space="preserve">"bm": </w:t>
            </w:r>
            <w:r>
              <w:rPr>
                <w:rFonts w:ascii="Courier New" w:hAnsi="Courier New" w:cs="Courier New"/>
                <w:sz w:val="18"/>
                <w:szCs w:val="14"/>
                <w:lang w:eastAsia="ko-KR"/>
              </w:rPr>
              <w:t>3},</w:t>
            </w:r>
          </w:p>
          <w:p w14:paraId="46EC17CE"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"mt": </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"application/cbor</w:t>
            </w:r>
            <w:r w:rsidR="00EE42C6" w:rsidRPr="00910D5E">
              <w:rPr>
                <w:rFonts w:ascii="Courier New" w:hAnsi="Courier New" w:cs="Courier New"/>
              </w:rPr>
              <w:t>"</w:t>
            </w:r>
            <w:r>
              <w:rPr>
                <w:rFonts w:ascii="Courier New" w:hAnsi="Courier New" w:cs="Courier New"/>
                <w:sz w:val="18"/>
                <w:szCs w:val="14"/>
                <w:lang w:eastAsia="ko-KR"/>
              </w:rPr>
              <w:t xml:space="preserve">, </w:t>
            </w:r>
            <w:r w:rsidR="00EE42C6" w:rsidRPr="00910D5E">
              <w:rPr>
                <w:rFonts w:ascii="Courier New" w:hAnsi="Courier New" w:cs="Courier New"/>
              </w:rPr>
              <w:t>"</w:t>
            </w:r>
            <w:r w:rsidRPr="00552FDB">
              <w:rPr>
                <w:rFonts w:ascii="Courier New" w:hAnsi="Courier New" w:cs="Courier New"/>
                <w:sz w:val="18"/>
                <w:szCs w:val="14"/>
                <w:lang w:eastAsia="ko-KR"/>
              </w:rPr>
              <w:t>application/exi+xml"</w:t>
            </w:r>
            <w:r>
              <w:rPr>
                <w:rFonts w:ascii="Courier New" w:hAnsi="Courier New" w:cs="Courier New"/>
                <w:sz w:val="18"/>
                <w:szCs w:val="14"/>
                <w:lang w:eastAsia="ko-KR"/>
              </w:rPr>
              <w:t xml:space="preserve"> ]</w:t>
            </w:r>
          </w:p>
          <w:p w14:paraId="6A5A12C6"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1C8F2713"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3ADAC205"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"href": "/brightness",</w:t>
            </w:r>
          </w:p>
          <w:p w14:paraId="7552038B"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"rt": </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"oic.r.light.brightness"</w:t>
            </w:r>
            <w:r w:rsidR="00BF3057">
              <w:rPr>
                <w:rFonts w:ascii="Courier New" w:hAnsi="Courier New" w:cs="Courier New"/>
                <w:sz w:val="18"/>
                <w:szCs w:val="14"/>
                <w:lang w:eastAsia="ko-KR"/>
              </w:rPr>
              <w:t>]</w:t>
            </w:r>
            <w:r w:rsidRPr="00552FDB">
              <w:rPr>
                <w:rFonts w:ascii="Courier New" w:hAnsi="Courier New" w:cs="Courier New"/>
                <w:sz w:val="18"/>
                <w:szCs w:val="14"/>
                <w:lang w:eastAsia="ko-KR"/>
              </w:rPr>
              <w:t>,</w:t>
            </w:r>
          </w:p>
          <w:p w14:paraId="665EE182" w14:textId="77777777" w:rsidR="002A0AC3" w:rsidRDefault="00642183" w:rsidP="002A0AC3">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"if": </w:t>
            </w:r>
            <w:r>
              <w:rPr>
                <w:rFonts w:ascii="Courier New" w:hAnsi="Courier New" w:cs="Courier New"/>
                <w:sz w:val="18"/>
                <w:szCs w:val="14"/>
                <w:lang w:eastAsia="ko-KR"/>
              </w:rPr>
              <w:t xml:space="preserve">[ </w:t>
            </w:r>
            <w:r w:rsidRPr="00552FDB">
              <w:rPr>
                <w:rFonts w:ascii="Courier New" w:hAnsi="Courier New" w:cs="Courier New"/>
                <w:sz w:val="18"/>
                <w:szCs w:val="14"/>
                <w:lang w:eastAsia="ko-KR"/>
              </w:rPr>
              <w:t>"oic.if.a</w:t>
            </w:r>
            <w:r w:rsidR="00EE42C6" w:rsidRPr="00910D5E">
              <w:rPr>
                <w:rFonts w:ascii="Courier New" w:hAnsi="Courier New" w:cs="Courier New"/>
              </w:rPr>
              <w:t>"</w:t>
            </w:r>
            <w:r>
              <w:rPr>
                <w:rFonts w:ascii="Courier New" w:hAnsi="Courier New" w:cs="Courier New"/>
                <w:sz w:val="18"/>
                <w:szCs w:val="14"/>
                <w:lang w:eastAsia="ko-KR"/>
              </w:rPr>
              <w:t>,</w:t>
            </w:r>
            <w:r w:rsidRPr="00552FDB">
              <w:rPr>
                <w:rFonts w:ascii="Courier New" w:hAnsi="Courier New" w:cs="Courier New"/>
                <w:sz w:val="18"/>
                <w:szCs w:val="14"/>
                <w:lang w:eastAsia="ko-KR"/>
              </w:rPr>
              <w:t xml:space="preserve"> </w:t>
            </w:r>
            <w:r w:rsidR="00EE42C6" w:rsidRPr="00910D5E">
              <w:rPr>
                <w:rFonts w:ascii="Courier New" w:hAnsi="Courier New" w:cs="Courier New"/>
              </w:rPr>
              <w:t>"</w:t>
            </w:r>
            <w:r w:rsidRPr="00552FDB">
              <w:rPr>
                <w:rFonts w:ascii="Courier New" w:hAnsi="Courier New" w:cs="Courier New"/>
                <w:sz w:val="18"/>
                <w:szCs w:val="14"/>
                <w:lang w:eastAsia="ko-KR"/>
              </w:rPr>
              <w:t>oic.if.baseline"</w:t>
            </w:r>
            <w:r>
              <w:rPr>
                <w:rFonts w:ascii="Courier New" w:hAnsi="Courier New" w:cs="Courier New"/>
                <w:sz w:val="18"/>
                <w:szCs w:val="14"/>
                <w:lang w:eastAsia="ko-KR"/>
              </w:rPr>
              <w:t xml:space="preserve"> ]</w:t>
            </w:r>
            <w:r w:rsidR="002A0AC3">
              <w:rPr>
                <w:rFonts w:ascii="Courier New" w:hAnsi="Courier New" w:cs="Courier New"/>
                <w:sz w:val="18"/>
                <w:szCs w:val="14"/>
                <w:lang w:eastAsia="ko-KR"/>
              </w:rPr>
              <w:t>,</w:t>
            </w:r>
          </w:p>
          <w:p w14:paraId="60FE155C" w14:textId="77777777" w:rsidR="002A0AC3" w:rsidRPr="00552FDB" w:rsidRDefault="002A0AC3" w:rsidP="002A0AC3">
            <w:pPr>
              <w:pStyle w:val="PlainText"/>
              <w:jc w:val="both"/>
              <w:rPr>
                <w:rFonts w:ascii="Courier New" w:hAnsi="Courier New" w:cs="Courier New"/>
                <w:sz w:val="18"/>
                <w:szCs w:val="14"/>
                <w:lang w:eastAsia="ko-KR"/>
              </w:rPr>
            </w:pPr>
            <w:r>
              <w:rPr>
                <w:rFonts w:ascii="Courier New" w:hAnsi="Courier New" w:cs="Courier New"/>
                <w:sz w:val="18"/>
                <w:szCs w:val="14"/>
                <w:lang w:eastAsia="ko-KR"/>
              </w:rPr>
              <w:t xml:space="preserve">        "p": {</w:t>
            </w:r>
            <w:r w:rsidRPr="004E0405">
              <w:rPr>
                <w:rFonts w:ascii="Courier New" w:hAnsi="Courier New" w:cs="Courier New"/>
                <w:sz w:val="18"/>
                <w:szCs w:val="14"/>
                <w:lang w:eastAsia="ko-KR"/>
              </w:rPr>
              <w:t xml:space="preserve">"bm": </w:t>
            </w:r>
            <w:r>
              <w:rPr>
                <w:rFonts w:ascii="Courier New" w:hAnsi="Courier New" w:cs="Courier New"/>
                <w:sz w:val="18"/>
                <w:szCs w:val="14"/>
                <w:lang w:eastAsia="ko-KR"/>
              </w:rPr>
              <w:t>3}</w:t>
            </w:r>
          </w:p>
          <w:p w14:paraId="0E866229" w14:textId="77777777" w:rsidR="00642183" w:rsidRPr="00552FDB" w:rsidRDefault="00642183" w:rsidP="00A03AED">
            <w:pPr>
              <w:pStyle w:val="PlainText"/>
              <w:jc w:val="both"/>
              <w:rPr>
                <w:rFonts w:ascii="Courier New" w:hAnsi="Courier New" w:cs="Courier New"/>
                <w:sz w:val="18"/>
                <w:szCs w:val="14"/>
                <w:lang w:eastAsia="ko-KR"/>
              </w:rPr>
            </w:pPr>
          </w:p>
          <w:p w14:paraId="54707C69" w14:textId="77777777" w:rsidR="00642183" w:rsidRPr="00552FDB" w:rsidRDefault="00642183" w:rsidP="00151F97">
            <w:pPr>
              <w:pStyle w:val="PlainText"/>
              <w:jc w:val="both"/>
              <w:rPr>
                <w:rFonts w:ascii="Courier New" w:hAnsi="Courier New" w:cs="Courier New"/>
                <w:sz w:val="18"/>
                <w:szCs w:val="14"/>
                <w:lang w:eastAsia="ko-KR"/>
              </w:rPr>
            </w:pPr>
            <w:r w:rsidRPr="00552FDB">
              <w:rPr>
                <w:rFonts w:ascii="Courier New" w:hAnsi="Courier New" w:cs="Courier New"/>
                <w:sz w:val="18"/>
                <w:szCs w:val="14"/>
                <w:lang w:eastAsia="ko-KR"/>
              </w:rPr>
              <w:t xml:space="preserve">      }</w:t>
            </w:r>
          </w:p>
          <w:p w14:paraId="7A61A6DA" w14:textId="77777777" w:rsidR="00642183" w:rsidRDefault="00B81BDB" w:rsidP="00151F97">
            <w:pPr>
              <w:pStyle w:val="PARAGRAPH"/>
              <w:rPr>
                <w:rFonts w:ascii="Courier New" w:hAnsi="Courier New" w:cs="Courier New"/>
                <w:sz w:val="18"/>
                <w:szCs w:val="14"/>
                <w:lang w:eastAsia="ko-KR"/>
              </w:rPr>
            </w:pPr>
            <w:r>
              <w:rPr>
                <w:rFonts w:ascii="Courier New" w:eastAsiaTheme="minorEastAsia" w:hAnsi="Courier New" w:cs="Courier New" w:hint="eastAsia"/>
                <w:sz w:val="18"/>
                <w:szCs w:val="14"/>
                <w:lang w:eastAsia="ko-KR"/>
              </w:rPr>
              <w:t xml:space="preserve">    </w:t>
            </w:r>
            <w:r w:rsidR="00642183" w:rsidRPr="00552FDB">
              <w:rPr>
                <w:rFonts w:ascii="Courier New" w:hAnsi="Courier New" w:cs="Courier New"/>
                <w:sz w:val="18"/>
                <w:szCs w:val="14"/>
                <w:lang w:eastAsia="ko-KR"/>
              </w:rPr>
              <w:t>]</w:t>
            </w:r>
          </w:p>
          <w:p w14:paraId="0F4AE9D1" w14:textId="77777777" w:rsidR="00642183" w:rsidRDefault="00642183" w:rsidP="00151F97">
            <w:pPr>
              <w:pStyle w:val="PARAGRAPH"/>
              <w:keepNext/>
            </w:pPr>
            <w:r>
              <w:rPr>
                <w:rFonts w:ascii="Courier New" w:hAnsi="Courier New" w:cs="Courier New"/>
                <w:sz w:val="18"/>
                <w:szCs w:val="14"/>
                <w:lang w:eastAsia="ko-KR"/>
              </w:rPr>
              <w:t>}</w:t>
            </w:r>
          </w:p>
        </w:tc>
      </w:tr>
    </w:tbl>
    <w:p w14:paraId="29B98293" w14:textId="77777777" w:rsidR="00997854" w:rsidRPr="00561B90" w:rsidRDefault="00997854" w:rsidP="008A68F8">
      <w:pPr>
        <w:pStyle w:val="PARAGRAPH"/>
      </w:pPr>
    </w:p>
    <w:p w14:paraId="4CD30A4F" w14:textId="77777777" w:rsidR="00330339" w:rsidRDefault="00330339" w:rsidP="00F92D1D">
      <w:pPr>
        <w:pStyle w:val="Heading3"/>
      </w:pPr>
      <w:bookmarkStart w:id="7255" w:name="_Toc451289328"/>
      <w:bookmarkStart w:id="7256" w:name="_Toc451289329"/>
      <w:bookmarkStart w:id="7257" w:name="_Toc451289349"/>
      <w:bookmarkStart w:id="7258" w:name="_Toc451289350"/>
      <w:bookmarkStart w:id="7259" w:name="_Toc451289351"/>
      <w:bookmarkStart w:id="7260" w:name="_Toc451289352"/>
      <w:bookmarkStart w:id="7261" w:name="_Toc451289353"/>
      <w:bookmarkStart w:id="7262" w:name="_Toc451289354"/>
      <w:bookmarkStart w:id="7263" w:name="_Toc451289355"/>
      <w:bookmarkStart w:id="7264" w:name="_Toc451289356"/>
      <w:bookmarkStart w:id="7265" w:name="_Toc451289357"/>
      <w:bookmarkStart w:id="7266" w:name="_Toc451289358"/>
      <w:bookmarkStart w:id="7267" w:name="_Toc451289359"/>
      <w:bookmarkStart w:id="7268" w:name="_Toc451289360"/>
      <w:bookmarkStart w:id="7269" w:name="_Toc451289361"/>
      <w:bookmarkStart w:id="7270" w:name="_Toc451289362"/>
      <w:bookmarkStart w:id="7271" w:name="_Toc451289363"/>
      <w:bookmarkStart w:id="7272" w:name="_Toc451289364"/>
      <w:bookmarkStart w:id="7273" w:name="_Toc451289365"/>
      <w:bookmarkStart w:id="7274" w:name="_Toc451289366"/>
      <w:bookmarkStart w:id="7275" w:name="_Toc451289367"/>
      <w:bookmarkStart w:id="7276" w:name="_Toc451289368"/>
      <w:bookmarkStart w:id="7277" w:name="_Toc451289369"/>
      <w:bookmarkStart w:id="7278" w:name="_Toc451289370"/>
      <w:bookmarkStart w:id="7279" w:name="_Toc451289371"/>
      <w:bookmarkStart w:id="7280" w:name="_Toc451289372"/>
      <w:bookmarkStart w:id="7281" w:name="_Toc451289373"/>
      <w:bookmarkStart w:id="7282" w:name="_Toc451289374"/>
      <w:bookmarkStart w:id="7283" w:name="_Toc451289375"/>
      <w:bookmarkStart w:id="7284" w:name="_Toc451289376"/>
      <w:bookmarkStart w:id="7285" w:name="_Toc451289377"/>
      <w:bookmarkStart w:id="7286" w:name="_Toc451289378"/>
      <w:bookmarkStart w:id="7287" w:name="_Toc451289379"/>
      <w:bookmarkStart w:id="7288" w:name="_Toc451289380"/>
      <w:bookmarkStart w:id="7289" w:name="_Toc451289381"/>
      <w:bookmarkStart w:id="7290" w:name="_Toc451289382"/>
      <w:bookmarkStart w:id="7291" w:name="_Toc451289383"/>
      <w:bookmarkStart w:id="7292" w:name="_Toc451289384"/>
      <w:bookmarkStart w:id="7293" w:name="_Toc451289385"/>
      <w:bookmarkStart w:id="7294" w:name="_Toc451289386"/>
      <w:bookmarkStart w:id="7295" w:name="_Toc451289387"/>
      <w:bookmarkStart w:id="7296" w:name="_Toc451289388"/>
      <w:bookmarkStart w:id="7297" w:name="_Toc451289389"/>
      <w:bookmarkStart w:id="7298" w:name="_Toc451289390"/>
      <w:bookmarkStart w:id="7299" w:name="_Toc451289391"/>
      <w:bookmarkStart w:id="7300" w:name="_Toc451289392"/>
      <w:bookmarkStart w:id="7301" w:name="_Toc451289393"/>
      <w:bookmarkStart w:id="7302" w:name="_Toc451289394"/>
      <w:bookmarkStart w:id="7303" w:name="_Toc451289395"/>
      <w:bookmarkStart w:id="7304" w:name="_Toc451289396"/>
      <w:bookmarkStart w:id="7305" w:name="_Toc451289397"/>
      <w:bookmarkStart w:id="7306" w:name="_Toc451289398"/>
      <w:bookmarkStart w:id="7307" w:name="_Toc451289399"/>
      <w:bookmarkStart w:id="7308" w:name="_Toc451289400"/>
      <w:bookmarkStart w:id="7309" w:name="_Toc451289401"/>
      <w:bookmarkStart w:id="7310" w:name="_Toc451289402"/>
      <w:bookmarkStart w:id="7311" w:name="_Toc451289403"/>
      <w:bookmarkStart w:id="7312" w:name="_Toc451289404"/>
      <w:bookmarkStart w:id="7313" w:name="_Toc451289405"/>
      <w:bookmarkStart w:id="7314" w:name="_Toc451289406"/>
      <w:bookmarkStart w:id="7315" w:name="_Toc451289407"/>
      <w:bookmarkStart w:id="7316" w:name="_Toc451289408"/>
      <w:bookmarkStart w:id="7317" w:name="_Toc451289409"/>
      <w:bookmarkStart w:id="7318" w:name="_Toc451289410"/>
      <w:bookmarkStart w:id="7319" w:name="_Toc451289411"/>
      <w:bookmarkStart w:id="7320" w:name="_Toc451289412"/>
      <w:bookmarkStart w:id="7321" w:name="_Toc451289413"/>
      <w:bookmarkStart w:id="7322" w:name="_Toc451289414"/>
      <w:bookmarkStart w:id="7323" w:name="_Toc451289415"/>
      <w:bookmarkStart w:id="7324" w:name="_Toc451289416"/>
      <w:bookmarkStart w:id="7325" w:name="_Toc451289417"/>
      <w:bookmarkStart w:id="7326" w:name="_Toc451289418"/>
      <w:bookmarkStart w:id="7327" w:name="_Toc451289419"/>
      <w:bookmarkStart w:id="7328" w:name="_Toc451289420"/>
      <w:bookmarkStart w:id="7329" w:name="_Toc451289421"/>
      <w:bookmarkStart w:id="7330" w:name="_Toc451289422"/>
      <w:bookmarkStart w:id="7331" w:name="_Ref425878693"/>
      <w:bookmarkStart w:id="7332" w:name="_Toc509367168"/>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r>
        <w:t>Collections</w:t>
      </w:r>
      <w:bookmarkEnd w:id="7331"/>
      <w:bookmarkEnd w:id="7332"/>
    </w:p>
    <w:p w14:paraId="573F486C" w14:textId="77777777" w:rsidR="00330339" w:rsidRDefault="00330339" w:rsidP="00F92D1D">
      <w:pPr>
        <w:pStyle w:val="Heading4"/>
      </w:pPr>
      <w:r>
        <w:t>Overview</w:t>
      </w:r>
    </w:p>
    <w:p w14:paraId="31CA3B44" w14:textId="77777777" w:rsidR="00330339" w:rsidRPr="00401A0E" w:rsidRDefault="00330339" w:rsidP="00330339">
      <w:pPr>
        <w:pStyle w:val="PARAGRAPH"/>
        <w:rPr>
          <w:rFonts w:eastAsiaTheme="minorEastAsia"/>
          <w:lang w:eastAsia="ko-KR"/>
        </w:rPr>
      </w:pPr>
      <w:r w:rsidRPr="00401A0E">
        <w:rPr>
          <w:rFonts w:eastAsiaTheme="minorEastAsia"/>
          <w:lang w:eastAsia="ko-KR"/>
        </w:rPr>
        <w:t xml:space="preserve">A Resource that contains one or more references </w:t>
      </w:r>
      <w:r>
        <w:t xml:space="preserve">(specified as Links) </w:t>
      </w:r>
      <w:r w:rsidRPr="00401A0E">
        <w:rPr>
          <w:rFonts w:eastAsiaTheme="minorEastAsia"/>
          <w:lang w:eastAsia="ko-KR"/>
        </w:rPr>
        <w:t>to other resources is a Collection. These reference may be related to each other or just be a list; the Collection provides a means to refer to this set of reference</w:t>
      </w:r>
      <w:r>
        <w:rPr>
          <w:rFonts w:eastAsiaTheme="minorEastAsia"/>
          <w:lang w:eastAsia="ko-KR"/>
        </w:rPr>
        <w:t>s</w:t>
      </w:r>
      <w:r w:rsidRPr="00401A0E">
        <w:rPr>
          <w:rFonts w:eastAsiaTheme="minorEastAsia"/>
          <w:lang w:eastAsia="ko-KR"/>
        </w:rPr>
        <w:t xml:space="preserve"> with a single handle (i.e. the </w:t>
      </w:r>
      <w:r w:rsidR="00151F97">
        <w:rPr>
          <w:rFonts w:eastAsiaTheme="minorEastAsia"/>
          <w:lang w:eastAsia="ko-KR"/>
        </w:rPr>
        <w:t>U</w:t>
      </w:r>
      <w:r w:rsidRPr="00401A0E">
        <w:rPr>
          <w:rFonts w:eastAsiaTheme="minorEastAsia"/>
          <w:lang w:eastAsia="ko-KR"/>
        </w:rPr>
        <w:t xml:space="preserve">RI). A simple resource is kept distinct from a collection. Any Resource may be turned into a Collection by binding resource references as Links. Collections may be used for </w:t>
      </w:r>
      <w:r>
        <w:rPr>
          <w:rFonts w:eastAsiaTheme="minorEastAsia"/>
          <w:lang w:eastAsia="ko-KR"/>
        </w:rPr>
        <w:t>creating, defining or specifying</w:t>
      </w:r>
      <w:r w:rsidRPr="00401A0E">
        <w:rPr>
          <w:rFonts w:eastAsiaTheme="minorEastAsia"/>
          <w:lang w:eastAsia="ko-KR"/>
        </w:rPr>
        <w:t xml:space="preserve"> hierarchies, indexes, groups, and so on.</w:t>
      </w:r>
    </w:p>
    <w:p w14:paraId="365065FD" w14:textId="77777777" w:rsidR="00330339" w:rsidRPr="00401A0E" w:rsidRDefault="00330339" w:rsidP="00330339">
      <w:pPr>
        <w:pStyle w:val="PARAGRAPH"/>
        <w:rPr>
          <w:rFonts w:eastAsiaTheme="minorEastAsia"/>
          <w:lang w:eastAsia="ko-KR"/>
        </w:rPr>
      </w:pPr>
      <w:r w:rsidRPr="00401A0E">
        <w:rPr>
          <w:rFonts w:eastAsiaTheme="minorEastAsia"/>
          <w:lang w:eastAsia="ko-KR"/>
        </w:rPr>
        <w:t xml:space="preserve">A Collection shall have at least one </w:t>
      </w:r>
      <w:r w:rsidR="00151F97">
        <w:rPr>
          <w:rFonts w:eastAsiaTheme="minorEastAsia"/>
          <w:lang w:eastAsia="ko-KR"/>
        </w:rPr>
        <w:t>R</w:t>
      </w:r>
      <w:r w:rsidRPr="00401A0E">
        <w:rPr>
          <w:rFonts w:eastAsiaTheme="minorEastAsia"/>
          <w:lang w:eastAsia="ko-KR"/>
        </w:rPr>
        <w:t xml:space="preserve">esource </w:t>
      </w:r>
      <w:r w:rsidR="00151F97">
        <w:rPr>
          <w:rFonts w:eastAsiaTheme="minorEastAsia"/>
          <w:lang w:eastAsia="ko-KR"/>
        </w:rPr>
        <w:t>T</w:t>
      </w:r>
      <w:r w:rsidRPr="00401A0E">
        <w:rPr>
          <w:rFonts w:eastAsiaTheme="minorEastAsia"/>
          <w:lang w:eastAsia="ko-KR"/>
        </w:rPr>
        <w:t xml:space="preserve">ype and at least one </w:t>
      </w:r>
      <w:r w:rsidR="00151F97">
        <w:rPr>
          <w:rFonts w:eastAsiaTheme="minorEastAsia"/>
          <w:lang w:eastAsia="ko-KR"/>
        </w:rPr>
        <w:t>I</w:t>
      </w:r>
      <w:r w:rsidRPr="00401A0E">
        <w:rPr>
          <w:rFonts w:eastAsiaTheme="minorEastAsia"/>
          <w:lang w:eastAsia="ko-KR"/>
        </w:rPr>
        <w:t>nterface bound at al</w:t>
      </w:r>
      <w:r w:rsidR="00376D45">
        <w:rPr>
          <w:rFonts w:eastAsiaTheme="minorEastAsia"/>
          <w:lang w:eastAsia="ko-KR"/>
        </w:rPr>
        <w:t>l times</w:t>
      </w:r>
      <w:r w:rsidR="00827EA9" w:rsidRPr="00401A0E">
        <w:rPr>
          <w:rFonts w:eastAsiaTheme="minorEastAsia"/>
          <w:lang w:eastAsia="ko-KR"/>
        </w:rPr>
        <w:t xml:space="preserve"> </w:t>
      </w:r>
      <w:r w:rsidRPr="00401A0E">
        <w:rPr>
          <w:rFonts w:eastAsiaTheme="minorEastAsia"/>
          <w:lang w:eastAsia="ko-KR"/>
        </w:rPr>
        <w:t>during its lifetime.</w:t>
      </w:r>
      <w:r w:rsidR="001D18A3" w:rsidRPr="001D18A3">
        <w:rPr>
          <w:color w:val="000000"/>
        </w:rPr>
        <w:t xml:space="preserve"> </w:t>
      </w:r>
      <w:r w:rsidR="001D18A3">
        <w:rPr>
          <w:color w:val="000000"/>
        </w:rPr>
        <w:t xml:space="preserve">During creation time of a collection the </w:t>
      </w:r>
      <w:r w:rsidR="00711552">
        <w:rPr>
          <w:color w:val="000000"/>
        </w:rPr>
        <w:t>R</w:t>
      </w:r>
      <w:r w:rsidR="001D18A3">
        <w:rPr>
          <w:color w:val="000000"/>
        </w:rPr>
        <w:t xml:space="preserve">esource </w:t>
      </w:r>
      <w:r w:rsidR="00F36E12">
        <w:rPr>
          <w:color w:val="000000"/>
        </w:rPr>
        <w:t>T</w:t>
      </w:r>
      <w:r w:rsidR="001D18A3">
        <w:rPr>
          <w:color w:val="000000"/>
        </w:rPr>
        <w:t xml:space="preserve">ype and interfaces are specified. The initial defined </w:t>
      </w:r>
      <w:r w:rsidR="00711552">
        <w:rPr>
          <w:color w:val="000000"/>
        </w:rPr>
        <w:t>R</w:t>
      </w:r>
      <w:r w:rsidR="001D18A3">
        <w:rPr>
          <w:color w:val="000000"/>
        </w:rPr>
        <w:t xml:space="preserve">esource </w:t>
      </w:r>
      <w:r w:rsidR="00711552">
        <w:rPr>
          <w:color w:val="000000"/>
        </w:rPr>
        <w:t>T</w:t>
      </w:r>
      <w:r w:rsidR="001D18A3">
        <w:rPr>
          <w:color w:val="000000"/>
        </w:rPr>
        <w:t>ypes and interfaces may be updated during its life time.</w:t>
      </w:r>
      <w:r w:rsidRPr="00401A0E">
        <w:rPr>
          <w:rFonts w:eastAsiaTheme="minorEastAsia"/>
          <w:lang w:eastAsia="ko-KR"/>
        </w:rPr>
        <w:t xml:space="preserve"> These initial values may be overridden using mechanism used for overriding in the case of a Resource. Additional </w:t>
      </w:r>
      <w:r w:rsidR="00711552">
        <w:rPr>
          <w:rFonts w:eastAsiaTheme="minorEastAsia"/>
          <w:lang w:eastAsia="ko-KR"/>
        </w:rPr>
        <w:t>R</w:t>
      </w:r>
      <w:r w:rsidRPr="00401A0E">
        <w:rPr>
          <w:rFonts w:eastAsiaTheme="minorEastAsia"/>
          <w:lang w:eastAsia="ko-KR"/>
        </w:rPr>
        <w:t xml:space="preserve">esource </w:t>
      </w:r>
      <w:r w:rsidR="00711552">
        <w:rPr>
          <w:rFonts w:eastAsiaTheme="minorEastAsia"/>
          <w:lang w:eastAsia="ko-KR"/>
        </w:rPr>
        <w:t>T</w:t>
      </w:r>
      <w:r w:rsidRPr="00401A0E">
        <w:rPr>
          <w:rFonts w:eastAsiaTheme="minorEastAsia"/>
          <w:lang w:eastAsia="ko-KR"/>
        </w:rPr>
        <w:t xml:space="preserve">ypes and </w:t>
      </w:r>
      <w:r w:rsidR="00711552">
        <w:rPr>
          <w:rFonts w:eastAsiaTheme="minorEastAsia"/>
          <w:lang w:eastAsia="ko-KR"/>
        </w:rPr>
        <w:t>I</w:t>
      </w:r>
      <w:r w:rsidRPr="00401A0E">
        <w:rPr>
          <w:rFonts w:eastAsiaTheme="minorEastAsia"/>
          <w:lang w:eastAsia="ko-KR"/>
        </w:rPr>
        <w:t xml:space="preserve">nterfaces may be bound to the </w:t>
      </w:r>
      <w:r w:rsidR="00151F97">
        <w:rPr>
          <w:rFonts w:eastAsiaTheme="minorEastAsia"/>
          <w:lang w:eastAsia="ko-KR"/>
        </w:rPr>
        <w:t>C</w:t>
      </w:r>
      <w:r w:rsidRPr="00401A0E">
        <w:rPr>
          <w:rFonts w:eastAsiaTheme="minorEastAsia"/>
          <w:lang w:eastAsia="ko-KR"/>
        </w:rPr>
        <w:t>ollection at creation or later during the lifecycle of the Collection.</w:t>
      </w:r>
    </w:p>
    <w:p w14:paraId="45655CEC" w14:textId="54BDE615" w:rsidR="00330339" w:rsidRPr="00401A0E" w:rsidRDefault="00330339" w:rsidP="00330339">
      <w:pPr>
        <w:pStyle w:val="PARAGRAPH"/>
        <w:rPr>
          <w:rFonts w:eastAsiaTheme="minorEastAsia"/>
          <w:lang w:eastAsia="ko-KR"/>
        </w:rPr>
      </w:pPr>
      <w:commentRangeStart w:id="7333"/>
      <w:r w:rsidRPr="00401A0E">
        <w:rPr>
          <w:rFonts w:eastAsiaTheme="minorEastAsia"/>
          <w:lang w:eastAsia="ko-KR"/>
        </w:rPr>
        <w:t xml:space="preserve">A Collection shall define </w:t>
      </w:r>
      <w:del w:id="7334" w:author="Bardini, Richard A" w:date="2018-03-19T06:05:00Z">
        <w:r w:rsidRPr="00401A0E" w:rsidDel="0049091E">
          <w:rPr>
            <w:rFonts w:eastAsiaTheme="minorEastAsia"/>
            <w:lang w:eastAsia="ko-KR"/>
          </w:rPr>
          <w:delText>the “links”</w:delText>
        </w:r>
      </w:del>
      <w:ins w:id="7335" w:author="Bardini, Richard A" w:date="2018-03-19T06:05:00Z">
        <w:r w:rsidR="0049091E">
          <w:rPr>
            <w:rFonts w:eastAsiaTheme="minorEastAsia"/>
            <w:lang w:eastAsia="ko-KR"/>
          </w:rPr>
          <w:t>a</w:t>
        </w:r>
      </w:ins>
      <w:r w:rsidRPr="00401A0E">
        <w:rPr>
          <w:rFonts w:eastAsiaTheme="minorEastAsia"/>
          <w:lang w:eastAsia="ko-KR"/>
        </w:rPr>
        <w:t xml:space="preserve"> </w:t>
      </w:r>
      <w:r w:rsidR="00151F97">
        <w:rPr>
          <w:rFonts w:eastAsiaTheme="minorEastAsia"/>
          <w:lang w:eastAsia="ko-KR"/>
        </w:rPr>
        <w:t>P</w:t>
      </w:r>
      <w:r w:rsidRPr="00401A0E">
        <w:rPr>
          <w:rFonts w:eastAsiaTheme="minorEastAsia"/>
          <w:lang w:eastAsia="ko-KR"/>
        </w:rPr>
        <w:t>roperty</w:t>
      </w:r>
      <w:ins w:id="7336" w:author="Bardini, Richard A" w:date="2018-03-19T06:05:00Z">
        <w:r w:rsidR="0049091E">
          <w:rPr>
            <w:rFonts w:eastAsiaTheme="minorEastAsia"/>
            <w:lang w:eastAsia="ko-KR"/>
          </w:rPr>
          <w:t xml:space="preserve"> that</w:t>
        </w:r>
      </w:ins>
      <w:del w:id="7337" w:author="Bardini, Richard A" w:date="2018-03-19T06:05:00Z">
        <w:r w:rsidRPr="00401A0E" w:rsidDel="0049091E">
          <w:rPr>
            <w:rFonts w:eastAsiaTheme="minorEastAsia"/>
            <w:lang w:eastAsia="ko-KR"/>
          </w:rPr>
          <w:delText>.</w:delText>
        </w:r>
      </w:del>
      <w:del w:id="7338" w:author="Bardini, Richard A" w:date="2018-03-19T06:06:00Z">
        <w:r w:rsidRPr="00401A0E" w:rsidDel="0049091E">
          <w:rPr>
            <w:rFonts w:eastAsiaTheme="minorEastAsia"/>
            <w:lang w:eastAsia="ko-KR"/>
          </w:rPr>
          <w:delText xml:space="preserve"> </w:delText>
        </w:r>
      </w:del>
      <w:del w:id="7339" w:author="Bardini, Richard A" w:date="2018-03-19T06:05:00Z">
        <w:r w:rsidRPr="00401A0E" w:rsidDel="0049091E">
          <w:rPr>
            <w:rFonts w:eastAsiaTheme="minorEastAsia"/>
            <w:lang w:eastAsia="ko-KR"/>
          </w:rPr>
          <w:delText>T</w:delText>
        </w:r>
      </w:del>
      <w:del w:id="7340" w:author="Bardini, Richard A" w:date="2018-03-19T06:06:00Z">
        <w:r w:rsidRPr="00401A0E" w:rsidDel="0049091E">
          <w:rPr>
            <w:rFonts w:eastAsiaTheme="minorEastAsia"/>
            <w:lang w:eastAsia="ko-KR"/>
          </w:rPr>
          <w:delText>he</w:delText>
        </w:r>
        <w:r w:rsidDel="0049091E">
          <w:rPr>
            <w:rFonts w:eastAsiaTheme="minorEastAsia"/>
            <w:lang w:eastAsia="ko-KR"/>
          </w:rPr>
          <w:delText xml:space="preserve"> value of the</w:delText>
        </w:r>
        <w:r w:rsidRPr="00401A0E" w:rsidDel="0049091E">
          <w:rPr>
            <w:rFonts w:eastAsiaTheme="minorEastAsia"/>
            <w:lang w:eastAsia="ko-KR"/>
          </w:rPr>
          <w:delText xml:space="preserve"> “links” </w:delText>
        </w:r>
        <w:r w:rsidR="00151F97" w:rsidDel="0049091E">
          <w:rPr>
            <w:rFonts w:eastAsiaTheme="minorEastAsia"/>
            <w:lang w:eastAsia="ko-KR"/>
          </w:rPr>
          <w:delText>P</w:delText>
        </w:r>
        <w:r w:rsidRPr="00401A0E" w:rsidDel="0049091E">
          <w:rPr>
            <w:rFonts w:eastAsiaTheme="minorEastAsia"/>
            <w:lang w:eastAsia="ko-KR"/>
          </w:rPr>
          <w:delText>roperty</w:delText>
        </w:r>
      </w:del>
      <w:r w:rsidRPr="00401A0E">
        <w:rPr>
          <w:rFonts w:eastAsiaTheme="minorEastAsia"/>
          <w:lang w:eastAsia="ko-KR"/>
        </w:rPr>
        <w:t xml:space="preserve"> is an array with zero or more Links. The target URIs in the Links may reference another Collection or </w:t>
      </w:r>
      <w:r>
        <w:rPr>
          <w:rFonts w:eastAsiaTheme="minorEastAsia"/>
          <w:lang w:eastAsia="ko-KR"/>
        </w:rPr>
        <w:t>another</w:t>
      </w:r>
      <w:r w:rsidRPr="00401A0E">
        <w:rPr>
          <w:rFonts w:eastAsiaTheme="minorEastAsia"/>
          <w:lang w:eastAsia="ko-KR"/>
        </w:rPr>
        <w:t xml:space="preserve"> Resource. The referenced Collection or Resource may reside on the same Device as the Collection that includes that Link (called a local reference) or may reside on another Device (called a remote reference). The context URI of the Links in the </w:t>
      </w:r>
      <w:del w:id="7341" w:author="Bardini, Richard A" w:date="2018-03-19T06:06:00Z">
        <w:r w:rsidRPr="00401A0E" w:rsidDel="0049091E">
          <w:rPr>
            <w:rFonts w:eastAsiaTheme="minorEastAsia"/>
            <w:lang w:eastAsia="ko-KR"/>
          </w:rPr>
          <w:delText xml:space="preserve">“links” </w:delText>
        </w:r>
      </w:del>
      <w:r w:rsidRPr="00401A0E">
        <w:rPr>
          <w:rFonts w:eastAsiaTheme="minorEastAsia"/>
          <w:lang w:eastAsia="ko-KR"/>
        </w:rPr>
        <w:t xml:space="preserve">array shall (implicitly) be the Collection that contains that </w:t>
      </w:r>
      <w:del w:id="7342" w:author="Bardini, Richard A" w:date="2018-03-19T06:07:00Z">
        <w:r w:rsidRPr="00401A0E" w:rsidDel="0049091E">
          <w:rPr>
            <w:rFonts w:eastAsiaTheme="minorEastAsia"/>
            <w:lang w:eastAsia="ko-KR"/>
          </w:rPr>
          <w:delText>“links” p</w:delText>
        </w:r>
      </w:del>
      <w:ins w:id="7343" w:author="Bardini, Richard A" w:date="2018-03-19T06:07:00Z">
        <w:r w:rsidR="0049091E">
          <w:rPr>
            <w:rFonts w:eastAsiaTheme="minorEastAsia"/>
            <w:lang w:eastAsia="ko-KR"/>
          </w:rPr>
          <w:t>P</w:t>
        </w:r>
      </w:ins>
      <w:r w:rsidRPr="00401A0E">
        <w:rPr>
          <w:rFonts w:eastAsiaTheme="minorEastAsia"/>
          <w:lang w:eastAsia="ko-KR"/>
        </w:rPr>
        <w:t>roperty. The (implicit) context URI may be overridden with explicit specification of the “anchor” parameter in the Link where the value of “anchor” is the new base of the Link.</w:t>
      </w:r>
      <w:commentRangeEnd w:id="7333"/>
      <w:r w:rsidR="0049091E">
        <w:rPr>
          <w:rStyle w:val="CommentReference"/>
          <w:lang w:val="en-US"/>
        </w:rPr>
        <w:commentReference w:id="7333"/>
      </w:r>
    </w:p>
    <w:p w14:paraId="5CAAA48C" w14:textId="77777777" w:rsidR="00330339" w:rsidRPr="00401A0E" w:rsidRDefault="00330339" w:rsidP="00330339">
      <w:pPr>
        <w:pStyle w:val="PARAGRAPH"/>
        <w:rPr>
          <w:rFonts w:eastAsiaTheme="minorEastAsia"/>
          <w:lang w:eastAsia="ko-KR"/>
        </w:rPr>
      </w:pPr>
      <w:r w:rsidRPr="00401A0E">
        <w:rPr>
          <w:rFonts w:eastAsiaTheme="minorEastAsia"/>
          <w:lang w:eastAsia="ko-KR"/>
        </w:rPr>
        <w:t xml:space="preserve">A Resource may be referenced in more than one Collection, therefore, a unique parent-child relationship is not guaranteed. There is no pre-defined relationship between a </w:t>
      </w:r>
      <w:r w:rsidR="00151F97">
        <w:rPr>
          <w:rFonts w:eastAsiaTheme="minorEastAsia"/>
          <w:lang w:eastAsia="ko-KR"/>
        </w:rPr>
        <w:t>C</w:t>
      </w:r>
      <w:r w:rsidRPr="00401A0E">
        <w:rPr>
          <w:rFonts w:eastAsiaTheme="minorEastAsia"/>
          <w:lang w:eastAsia="ko-KR"/>
        </w:rPr>
        <w:t xml:space="preserve">ollection and the </w:t>
      </w:r>
      <w:r w:rsidR="00151F97">
        <w:rPr>
          <w:rFonts w:eastAsiaTheme="minorEastAsia"/>
          <w:lang w:eastAsia="ko-KR"/>
        </w:rPr>
        <w:t>R</w:t>
      </w:r>
      <w:r w:rsidRPr="00401A0E">
        <w:rPr>
          <w:rFonts w:eastAsiaTheme="minorEastAsia"/>
          <w:lang w:eastAsia="ko-KR"/>
        </w:rPr>
        <w:t xml:space="preserve">esource referenced in the </w:t>
      </w:r>
      <w:r w:rsidR="00151F97">
        <w:rPr>
          <w:rFonts w:eastAsiaTheme="minorEastAsia"/>
          <w:lang w:eastAsia="ko-KR"/>
        </w:rPr>
        <w:t>C</w:t>
      </w:r>
      <w:r w:rsidRPr="00401A0E">
        <w:rPr>
          <w:rFonts w:eastAsiaTheme="minorEastAsia"/>
          <w:lang w:eastAsia="ko-KR"/>
        </w:rPr>
        <w:t xml:space="preserve">ollection, i.e., the application may use </w:t>
      </w:r>
      <w:r w:rsidR="00151F97">
        <w:rPr>
          <w:rFonts w:eastAsiaTheme="minorEastAsia"/>
          <w:lang w:eastAsia="ko-KR"/>
        </w:rPr>
        <w:t>C</w:t>
      </w:r>
      <w:r w:rsidRPr="00401A0E">
        <w:rPr>
          <w:rFonts w:eastAsiaTheme="minorEastAsia"/>
          <w:lang w:eastAsia="ko-KR"/>
        </w:rPr>
        <w:t xml:space="preserve">ollections to represent a relationship but none is automatically implied or defined. The lifecycles of the </w:t>
      </w:r>
      <w:r w:rsidR="00151F97">
        <w:rPr>
          <w:rFonts w:eastAsiaTheme="minorEastAsia"/>
          <w:lang w:eastAsia="ko-KR"/>
        </w:rPr>
        <w:t>C</w:t>
      </w:r>
      <w:r w:rsidRPr="00401A0E">
        <w:rPr>
          <w:rFonts w:eastAsiaTheme="minorEastAsia"/>
          <w:lang w:eastAsia="ko-KR"/>
        </w:rPr>
        <w:t xml:space="preserve">ollection and the referenced </w:t>
      </w:r>
      <w:r w:rsidR="00151F97">
        <w:rPr>
          <w:rFonts w:eastAsiaTheme="minorEastAsia"/>
          <w:lang w:eastAsia="ko-KR"/>
        </w:rPr>
        <w:t>R</w:t>
      </w:r>
      <w:r w:rsidRPr="00401A0E">
        <w:rPr>
          <w:rFonts w:eastAsiaTheme="minorEastAsia"/>
          <w:lang w:eastAsia="ko-KR"/>
        </w:rPr>
        <w:t>esource are also independent of one another.</w:t>
      </w:r>
    </w:p>
    <w:p w14:paraId="19776E65" w14:textId="77777777" w:rsidR="00330339" w:rsidRDefault="00330339" w:rsidP="00330339">
      <w:pPr>
        <w:pStyle w:val="PARAGRAPH"/>
        <w:rPr>
          <w:rFonts w:eastAsiaTheme="minorEastAsia"/>
          <w:lang w:eastAsia="ko-KR"/>
        </w:rPr>
      </w:pPr>
      <w:r w:rsidRPr="00401A0E">
        <w:rPr>
          <w:rFonts w:eastAsiaTheme="minorEastAsia"/>
          <w:lang w:eastAsia="ko-KR"/>
        </w:rPr>
        <w:t xml:space="preserve">If the “drel” property is defined for the </w:t>
      </w:r>
      <w:r w:rsidR="00151F97">
        <w:rPr>
          <w:rFonts w:eastAsiaTheme="minorEastAsia"/>
          <w:lang w:eastAsia="ko-KR"/>
        </w:rPr>
        <w:t>C</w:t>
      </w:r>
      <w:r w:rsidRPr="00401A0E">
        <w:rPr>
          <w:rFonts w:eastAsiaTheme="minorEastAsia"/>
          <w:lang w:eastAsia="ko-KR"/>
        </w:rPr>
        <w:t xml:space="preserve">ollection then all Links that don’t explicitly specify a relationship shall inherit this default relationship in the context of that </w:t>
      </w:r>
      <w:r w:rsidR="00151F97">
        <w:rPr>
          <w:rFonts w:eastAsiaTheme="minorEastAsia"/>
          <w:lang w:eastAsia="ko-KR"/>
        </w:rPr>
        <w:t>C</w:t>
      </w:r>
      <w:r w:rsidRPr="00401A0E">
        <w:rPr>
          <w:rFonts w:eastAsiaTheme="minorEastAsia"/>
          <w:lang w:eastAsia="ko-KR"/>
        </w:rPr>
        <w:t xml:space="preserve">ollection. The default relationship defines the implicit relationship between the </w:t>
      </w:r>
      <w:r w:rsidR="00151F97">
        <w:rPr>
          <w:rFonts w:eastAsiaTheme="minorEastAsia"/>
          <w:lang w:eastAsia="ko-KR"/>
        </w:rPr>
        <w:t>C</w:t>
      </w:r>
      <w:r w:rsidRPr="00401A0E">
        <w:rPr>
          <w:rFonts w:eastAsiaTheme="minorEastAsia"/>
          <w:lang w:eastAsia="ko-KR"/>
        </w:rPr>
        <w:t>ollection and the target URI in the Link.</w:t>
      </w:r>
    </w:p>
    <w:p w14:paraId="15D2E2E0" w14:textId="78BF4650" w:rsidR="005F01CE" w:rsidRDefault="0049091E" w:rsidP="00330339">
      <w:pPr>
        <w:pStyle w:val="PARAGRAPH"/>
        <w:rPr>
          <w:rFonts w:eastAsiaTheme="minorEastAsia"/>
          <w:lang w:eastAsia="ko-KR"/>
        </w:rPr>
      </w:pPr>
      <w:commentRangeStart w:id="7344"/>
      <w:ins w:id="7345" w:author="Bardini, Richard A" w:date="2018-03-19T06:08:00Z">
        <w:r>
          <w:rPr>
            <w:lang w:eastAsia="ko-KR"/>
          </w:rPr>
          <w:t xml:space="preserve">In the example below </w:t>
        </w:r>
      </w:ins>
      <w:del w:id="7346" w:author="Bardini, Richard A" w:date="2018-03-19T06:08:00Z">
        <w:r w:rsidR="005F01CE" w:rsidDel="0049091E">
          <w:rPr>
            <w:rFonts w:eastAsiaTheme="minorEastAsia" w:hint="eastAsia"/>
            <w:lang w:eastAsia="ko-KR"/>
          </w:rPr>
          <w:delText>A</w:delText>
        </w:r>
      </w:del>
      <w:ins w:id="7347" w:author="Bardini, Richard A" w:date="2018-03-19T06:08:00Z">
        <w:r>
          <w:rPr>
            <w:rFonts w:eastAsiaTheme="minorEastAsia"/>
            <w:lang w:eastAsia="ko-KR"/>
          </w:rPr>
          <w:t>a</w:t>
        </w:r>
      </w:ins>
      <w:r w:rsidR="005F01CE">
        <w:rPr>
          <w:rFonts w:eastAsiaTheme="minorEastAsia" w:hint="eastAsia"/>
          <w:lang w:eastAsia="ko-KR"/>
        </w:rPr>
        <w:t xml:space="preserve"> Property "links" represents t</w:t>
      </w:r>
      <w:r w:rsidR="00F96254" w:rsidRPr="00F96254">
        <w:rPr>
          <w:rFonts w:eastAsiaTheme="minorEastAsia"/>
          <w:lang w:eastAsia="ko-KR"/>
        </w:rPr>
        <w:t xml:space="preserve">he list of Links in </w:t>
      </w:r>
      <w:r w:rsidR="00F96254">
        <w:rPr>
          <w:rFonts w:eastAsiaTheme="minorEastAsia"/>
          <w:lang w:eastAsia="ko-KR"/>
        </w:rPr>
        <w:t xml:space="preserve">a </w:t>
      </w:r>
      <w:r w:rsidR="00F96254" w:rsidRPr="00F96254">
        <w:rPr>
          <w:rFonts w:eastAsiaTheme="minorEastAsia"/>
          <w:lang w:eastAsia="ko-KR"/>
        </w:rPr>
        <w:t>Collection</w:t>
      </w:r>
      <w:r w:rsidR="005F01CE">
        <w:rPr>
          <w:rFonts w:eastAsiaTheme="minorEastAsia" w:hint="eastAsia"/>
          <w:lang w:eastAsia="ko-KR"/>
        </w:rPr>
        <w:t xml:space="preserve">. </w:t>
      </w:r>
      <w:ins w:id="7348" w:author="Bardini, Richard A" w:date="2018-03-19T06:09:00Z">
        <w:r>
          <w:rPr>
            <w:lang w:eastAsia="ko-KR"/>
          </w:rPr>
          <w:t xml:space="preserve">The </w:t>
        </w:r>
      </w:ins>
      <w:r w:rsidR="005F01CE">
        <w:rPr>
          <w:rFonts w:eastAsiaTheme="minorEastAsia" w:hint="eastAsia"/>
          <w:lang w:eastAsia="ko-KR"/>
        </w:rPr>
        <w:t>"links" Property has, as its value, an array of items and each item is a</w:t>
      </w:r>
      <w:del w:id="7349" w:author="Bardini, Richard A" w:date="2018-03-19T06:09:00Z">
        <w:r w:rsidR="005F01CE" w:rsidDel="0049091E">
          <w:rPr>
            <w:rFonts w:eastAsiaTheme="minorEastAsia" w:hint="eastAsia"/>
            <w:lang w:eastAsia="ko-KR"/>
          </w:rPr>
          <w:delText xml:space="preserve">n OCF </w:delText>
        </w:r>
      </w:del>
      <w:r w:rsidR="005F01CE">
        <w:rPr>
          <w:rFonts w:eastAsiaTheme="minorEastAsia" w:hint="eastAsia"/>
          <w:lang w:eastAsia="ko-KR"/>
        </w:rPr>
        <w:t>Link</w:t>
      </w:r>
      <w:del w:id="7350" w:author="Bardini, Richard A" w:date="2018-03-19T06:10:00Z">
        <w:r w:rsidR="005F01CE" w:rsidDel="0049091E">
          <w:rPr>
            <w:rFonts w:eastAsiaTheme="minorEastAsia" w:hint="eastAsia"/>
            <w:lang w:eastAsia="ko-KR"/>
          </w:rPr>
          <w:delText xml:space="preserve"> as shown</w:delText>
        </w:r>
      </w:del>
      <w:r w:rsidR="00997854">
        <w:rPr>
          <w:rFonts w:eastAsiaTheme="minorEastAsia"/>
          <w:lang w:eastAsia="ko-KR"/>
        </w:rPr>
        <w:t>:</w:t>
      </w:r>
      <w:commentRangeEnd w:id="7344"/>
      <w:r>
        <w:rPr>
          <w:rStyle w:val="CommentReference"/>
          <w:lang w:val="en-US"/>
        </w:rPr>
        <w:commentReference w:id="7344"/>
      </w:r>
    </w:p>
    <w:p w14:paraId="5656581B" w14:textId="77777777" w:rsidR="00330339" w:rsidRDefault="00495A45" w:rsidP="00330339">
      <w:pPr>
        <w:pStyle w:val="PARAGRAPH"/>
        <w:keepNext/>
      </w:pPr>
      <w:r>
        <w:rPr>
          <w:noProof/>
          <w:lang w:val="en-US" w:eastAsia="en-US"/>
        </w:rPr>
        <w:lastRenderedPageBreak/>
        <mc:AlternateContent>
          <mc:Choice Requires="wpc">
            <w:drawing>
              <wp:inline distT="0" distB="0" distL="0" distR="0" wp14:anchorId="446CB8D8" wp14:editId="19FC16D4">
                <wp:extent cx="5925185" cy="4079240"/>
                <wp:effectExtent l="19050" t="19050" r="8890" b="6985"/>
                <wp:docPr id="95"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81" name="Text Box 55"/>
                        <wps:cNvSpPr txBox="1">
                          <a:spLocks noChangeArrowheads="1"/>
                        </wps:cNvSpPr>
                        <wps:spPr bwMode="auto">
                          <a:xfrm>
                            <a:off x="58401" y="80601"/>
                            <a:ext cx="3246747" cy="3852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E5DBC3" w14:textId="77777777" w:rsidR="00FB5756" w:rsidRPr="006D2AB1" w:rsidRDefault="00FB5756" w:rsidP="00330339">
                              <w:pPr>
                                <w:pStyle w:val="PlainText"/>
                                <w:rPr>
                                  <w:color w:val="ED7D31" w:themeColor="accent2"/>
                                  <w:sz w:val="14"/>
                                  <w:szCs w:val="14"/>
                                  <w:lang w:eastAsia="ko-KR"/>
                                </w:rPr>
                              </w:pPr>
                              <w:r w:rsidRPr="006D2AB1">
                                <w:rPr>
                                  <w:color w:val="ED7D31" w:themeColor="accent2"/>
                                  <w:sz w:val="14"/>
                                  <w:szCs w:val="14"/>
                                  <w:lang w:eastAsia="ko-KR"/>
                                </w:rPr>
                                <w:t>/my/house</w:t>
                              </w:r>
                            </w:p>
                            <w:p w14:paraId="412CA4FA" w14:textId="77777777" w:rsidR="00FB5756" w:rsidRDefault="00FB5756" w:rsidP="005F01CE">
                              <w:pPr>
                                <w:pStyle w:val="PlainText"/>
                                <w:rPr>
                                  <w:sz w:val="14"/>
                                  <w:szCs w:val="14"/>
                                  <w:lang w:eastAsia="ko-KR"/>
                                </w:rPr>
                              </w:pPr>
                            </w:p>
                            <w:p w14:paraId="68C1DC31" w14:textId="77777777" w:rsidR="00FB5756" w:rsidRPr="005F01CE" w:rsidRDefault="00FB5756" w:rsidP="005F01CE">
                              <w:pPr>
                                <w:pStyle w:val="PlainText"/>
                                <w:rPr>
                                  <w:sz w:val="14"/>
                                  <w:szCs w:val="14"/>
                                  <w:lang w:eastAsia="ko-KR"/>
                                </w:rPr>
                              </w:pPr>
                            </w:p>
                            <w:p w14:paraId="702927AD" w14:textId="77777777" w:rsidR="00FB5756" w:rsidRPr="005F01CE" w:rsidRDefault="00FB5756" w:rsidP="005F01CE">
                              <w:pPr>
                                <w:pStyle w:val="PlainText"/>
                                <w:rPr>
                                  <w:sz w:val="14"/>
                                  <w:szCs w:val="14"/>
                                  <w:lang w:eastAsia="ko-KR"/>
                                </w:rPr>
                              </w:pPr>
                              <w:r w:rsidRPr="005F01CE">
                                <w:rPr>
                                  <w:sz w:val="14"/>
                                  <w:szCs w:val="14"/>
                                  <w:lang w:eastAsia="ko-KR"/>
                                </w:rPr>
                                <w:t>{</w:t>
                              </w:r>
                            </w:p>
                            <w:p w14:paraId="75E41CEB" w14:textId="77777777" w:rsidR="00FB5756" w:rsidRPr="00BB54D7" w:rsidRDefault="00FB5756" w:rsidP="005F01CE">
                              <w:pPr>
                                <w:pStyle w:val="PlainText"/>
                                <w:rPr>
                                  <w:color w:val="00B0F0"/>
                                  <w:sz w:val="14"/>
                                  <w:szCs w:val="14"/>
                                  <w:lang w:eastAsia="ko-KR"/>
                                </w:rPr>
                              </w:pPr>
                              <w:r w:rsidRPr="005F01CE">
                                <w:rPr>
                                  <w:sz w:val="14"/>
                                  <w:szCs w:val="14"/>
                                  <w:lang w:eastAsia="ko-KR"/>
                                </w:rPr>
                                <w:t xml:space="preserve">  </w:t>
                              </w:r>
                              <w:r w:rsidRPr="00BB54D7">
                                <w:rPr>
                                  <w:color w:val="00B0F0"/>
                                  <w:sz w:val="14"/>
                                  <w:szCs w:val="14"/>
                                  <w:lang w:eastAsia="ko-KR"/>
                                </w:rPr>
                                <w:t>"</w:t>
                              </w:r>
                              <w:proofErr w:type="gramStart"/>
                              <w:r w:rsidRPr="00BB54D7">
                                <w:rPr>
                                  <w:color w:val="00B0F0"/>
                                  <w:sz w:val="14"/>
                                  <w:szCs w:val="14"/>
                                  <w:lang w:eastAsia="ko-KR"/>
                                </w:rPr>
                                <w:t>rt</w:t>
                              </w:r>
                              <w:proofErr w:type="gramEnd"/>
                              <w:r w:rsidRPr="00BB54D7">
                                <w:rPr>
                                  <w:color w:val="00B0F0"/>
                                  <w:sz w:val="14"/>
                                  <w:szCs w:val="14"/>
                                  <w:lang w:eastAsia="ko-KR"/>
                                </w:rPr>
                                <w:t>": ["my.r.house"],</w:t>
                              </w:r>
                            </w:p>
                            <w:p w14:paraId="4B3653FD" w14:textId="77777777" w:rsidR="00FB5756" w:rsidRPr="00BB54D7" w:rsidRDefault="00FB5756" w:rsidP="005F01CE">
                              <w:pPr>
                                <w:pStyle w:val="PlainText"/>
                                <w:rPr>
                                  <w:color w:val="00B0F0"/>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color</w:t>
                              </w:r>
                              <w:proofErr w:type="gramEnd"/>
                              <w:r w:rsidRPr="00BB54D7">
                                <w:rPr>
                                  <w:color w:val="00B0F0"/>
                                  <w:sz w:val="14"/>
                                  <w:szCs w:val="14"/>
                                  <w:lang w:eastAsia="ko-KR"/>
                                </w:rPr>
                                <w:t>": "blue",</w:t>
                              </w:r>
                            </w:p>
                            <w:p w14:paraId="7E40EB0C" w14:textId="77777777" w:rsidR="00FB5756" w:rsidRPr="00BB54D7" w:rsidRDefault="00FB5756" w:rsidP="005F01CE">
                              <w:pPr>
                                <w:pStyle w:val="PlainText"/>
                                <w:rPr>
                                  <w:color w:val="00B0F0"/>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n</w:t>
                              </w:r>
                              <w:proofErr w:type="gramEnd"/>
                              <w:r w:rsidRPr="00BB54D7">
                                <w:rPr>
                                  <w:color w:val="00B0F0"/>
                                  <w:sz w:val="14"/>
                                  <w:szCs w:val="14"/>
                                  <w:lang w:eastAsia="ko-KR"/>
                                </w:rPr>
                                <w:t>": "myhouse",</w:t>
                              </w:r>
                            </w:p>
                            <w:p w14:paraId="1B8618E8" w14:textId="77777777" w:rsidR="00FB5756" w:rsidRPr="005F01CE" w:rsidRDefault="00FB5756" w:rsidP="005F01CE">
                              <w:pPr>
                                <w:pStyle w:val="PlainText"/>
                                <w:rPr>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links</w:t>
                              </w:r>
                              <w:proofErr w:type="gramEnd"/>
                              <w:r w:rsidRPr="00BB54D7">
                                <w:rPr>
                                  <w:color w:val="00B0F0"/>
                                  <w:sz w:val="14"/>
                                  <w:szCs w:val="14"/>
                                  <w:lang w:eastAsia="ko-KR"/>
                                </w:rPr>
                                <w:t>"</w:t>
                              </w:r>
                              <w:r w:rsidRPr="005F01CE">
                                <w:rPr>
                                  <w:sz w:val="14"/>
                                  <w:szCs w:val="14"/>
                                  <w:lang w:eastAsia="ko-KR"/>
                                </w:rPr>
                                <w:t>: [</w:t>
                              </w:r>
                            </w:p>
                            <w:p w14:paraId="02764557" w14:textId="77777777" w:rsidR="00FB5756" w:rsidRPr="005F01CE" w:rsidRDefault="00FB5756" w:rsidP="005F01CE">
                              <w:pPr>
                                <w:pStyle w:val="PlainText"/>
                                <w:rPr>
                                  <w:sz w:val="14"/>
                                  <w:szCs w:val="14"/>
                                  <w:lang w:eastAsia="ko-KR"/>
                                </w:rPr>
                              </w:pPr>
                              <w:r w:rsidRPr="005F01CE">
                                <w:rPr>
                                  <w:sz w:val="14"/>
                                  <w:szCs w:val="14"/>
                                  <w:lang w:eastAsia="ko-KR"/>
                                </w:rPr>
                                <w:t xml:space="preserve">  </w:t>
                              </w:r>
                            </w:p>
                            <w:p w14:paraId="0E4ED1E8"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00D766B6"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"/door",</w:t>
                              </w:r>
                            </w:p>
                            <w:p w14:paraId="628C0BC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["oic.r.door"],</w:t>
                              </w:r>
                            </w:p>
                            <w:p w14:paraId="31AD1CA7"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["oic.if.b", "oic.if.ll", "oic.if.baseline"]</w:t>
                              </w:r>
                            </w:p>
                            <w:p w14:paraId="5930F08F"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45897923" w14:textId="77777777" w:rsidR="00FB5756" w:rsidRPr="00BB54D7" w:rsidRDefault="00FB5756" w:rsidP="005F01CE">
                              <w:pPr>
                                <w:pStyle w:val="PlainText"/>
                                <w:rPr>
                                  <w:color w:val="538135" w:themeColor="accent6" w:themeShade="BF"/>
                                  <w:sz w:val="14"/>
                                  <w:szCs w:val="14"/>
                                  <w:lang w:eastAsia="ko-KR"/>
                                </w:rPr>
                              </w:pPr>
                            </w:p>
                            <w:p w14:paraId="45F90FB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7EDD2E8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"/door/lock",</w:t>
                              </w:r>
                            </w:p>
                            <w:p w14:paraId="064E0633"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["oic.r.lock"],</w:t>
                              </w:r>
                            </w:p>
                            <w:p w14:paraId="7A508567"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["oic.if.b", "oic.if.baseline"],</w:t>
                              </w:r>
                            </w:p>
                            <w:p w14:paraId="7E1AA71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type</w:t>
                              </w:r>
                              <w:proofErr w:type="gramEnd"/>
                              <w:r w:rsidRPr="00BB54D7">
                                <w:rPr>
                                  <w:color w:val="538135" w:themeColor="accent6" w:themeShade="BF"/>
                                  <w:sz w:val="14"/>
                                  <w:szCs w:val="14"/>
                                  <w:lang w:eastAsia="ko-KR"/>
                                </w:rPr>
                                <w:t>": ["application/cbor", "application/exi+xml"]</w:t>
                              </w:r>
                            </w:p>
                            <w:p w14:paraId="5F8831AF"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06E6DFD1" w14:textId="77777777" w:rsidR="00FB5756" w:rsidRPr="00BB54D7" w:rsidRDefault="00FB5756" w:rsidP="005F01CE">
                              <w:pPr>
                                <w:pStyle w:val="PlainText"/>
                                <w:rPr>
                                  <w:color w:val="538135" w:themeColor="accent6" w:themeShade="BF"/>
                                  <w:sz w:val="14"/>
                                  <w:szCs w:val="14"/>
                                  <w:lang w:eastAsia="ko-KR"/>
                                </w:rPr>
                              </w:pPr>
                            </w:p>
                            <w:p w14:paraId="62251536"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43ABB2F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"/light",</w:t>
                              </w:r>
                            </w:p>
                            <w:p w14:paraId="2CFDEC0D"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["oic.r.light"],</w:t>
                              </w:r>
                            </w:p>
                            <w:p w14:paraId="24557049"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["oic.if.s", "oic.if.baseline"]</w:t>
                              </w:r>
                            </w:p>
                            <w:p w14:paraId="7CC177E2"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2521115D" w14:textId="77777777" w:rsidR="00FB5756" w:rsidRPr="00BB54D7" w:rsidRDefault="00FB5756" w:rsidP="005F01CE">
                              <w:pPr>
                                <w:pStyle w:val="PlainText"/>
                                <w:rPr>
                                  <w:color w:val="538135" w:themeColor="accent6" w:themeShade="BF"/>
                                  <w:sz w:val="14"/>
                                  <w:szCs w:val="14"/>
                                  <w:lang w:eastAsia="ko-KR"/>
                                </w:rPr>
                              </w:pPr>
                            </w:p>
                            <w:p w14:paraId="00A3E4CC"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2A8D0894"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"/binarySwitch",</w:t>
                              </w:r>
                            </w:p>
                            <w:p w14:paraId="7F8EDE85"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["oic.r.switch.binary"],</w:t>
                              </w:r>
                            </w:p>
                            <w:p w14:paraId="26FB87F8"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["oic.if.a", "oic.if.baseline"],</w:t>
                              </w:r>
                            </w:p>
                            <w:p w14:paraId="1A9C09B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type</w:t>
                              </w:r>
                              <w:proofErr w:type="gramEnd"/>
                              <w:r w:rsidRPr="00BB54D7">
                                <w:rPr>
                                  <w:color w:val="538135" w:themeColor="accent6" w:themeShade="BF"/>
                                  <w:sz w:val="14"/>
                                  <w:szCs w:val="14"/>
                                  <w:lang w:eastAsia="ko-KR"/>
                                </w:rPr>
                                <w:t>": ["application/cbor"]</w:t>
                              </w:r>
                            </w:p>
                            <w:p w14:paraId="6F2C818C"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1972C52F" w14:textId="77777777" w:rsidR="00FB5756" w:rsidRPr="005F01CE" w:rsidRDefault="00FB5756" w:rsidP="005F01CE">
                              <w:pPr>
                                <w:pStyle w:val="PlainText"/>
                                <w:rPr>
                                  <w:sz w:val="14"/>
                                  <w:szCs w:val="14"/>
                                  <w:lang w:eastAsia="ko-KR"/>
                                </w:rPr>
                              </w:pPr>
                            </w:p>
                            <w:p w14:paraId="63035026" w14:textId="77777777" w:rsidR="00FB5756" w:rsidRPr="005F01CE" w:rsidRDefault="00FB5756" w:rsidP="005F01CE">
                              <w:pPr>
                                <w:pStyle w:val="PlainText"/>
                                <w:rPr>
                                  <w:sz w:val="14"/>
                                  <w:szCs w:val="14"/>
                                  <w:lang w:eastAsia="ko-KR"/>
                                </w:rPr>
                              </w:pPr>
                              <w:r w:rsidRPr="005F01CE">
                                <w:rPr>
                                  <w:sz w:val="14"/>
                                  <w:szCs w:val="14"/>
                                  <w:lang w:eastAsia="ko-KR"/>
                                </w:rPr>
                                <w:t xml:space="preserve">  ]</w:t>
                              </w:r>
                            </w:p>
                            <w:p w14:paraId="1126A4DD" w14:textId="77777777" w:rsidR="00FB5756" w:rsidRDefault="00FB5756" w:rsidP="005F01CE">
                              <w:pPr>
                                <w:pStyle w:val="PlainText"/>
                                <w:rPr>
                                  <w:sz w:val="14"/>
                                  <w:szCs w:val="14"/>
                                  <w:lang w:eastAsia="ko-KR"/>
                                </w:rPr>
                              </w:pPr>
                              <w:r w:rsidRPr="005F01CE">
                                <w:rPr>
                                  <w:sz w:val="14"/>
                                  <w:szCs w:val="14"/>
                                  <w:lang w:eastAsia="ko-KR"/>
                                </w:rPr>
                                <w:t>}</w:t>
                              </w:r>
                            </w:p>
                            <w:p w14:paraId="128F6AB6" w14:textId="77777777" w:rsidR="00FB5756" w:rsidRDefault="00FB5756" w:rsidP="00330339"/>
                          </w:txbxContent>
                        </wps:txbx>
                        <wps:bodyPr rot="0" vert="horz" wrap="square" lIns="91440" tIns="45720" rIns="91440" bIns="45720" anchor="t" anchorCtr="0" upright="1">
                          <a:noAutofit/>
                        </wps:bodyPr>
                      </wps:wsp>
                      <wps:wsp>
                        <wps:cNvPr id="82" name="Right Brace 56"/>
                        <wps:cNvSpPr>
                          <a:spLocks/>
                        </wps:cNvSpPr>
                        <wps:spPr bwMode="auto">
                          <a:xfrm>
                            <a:off x="4074758" y="95201"/>
                            <a:ext cx="73101" cy="144101"/>
                          </a:xfrm>
                          <a:prstGeom prst="rightBrace">
                            <a:avLst>
                              <a:gd name="adj1" fmla="val 6315"/>
                              <a:gd name="adj2"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Text Box 57"/>
                        <wps:cNvSpPr txBox="1">
                          <a:spLocks noChangeArrowheads="1"/>
                        </wps:cNvSpPr>
                        <wps:spPr bwMode="auto">
                          <a:xfrm>
                            <a:off x="4184060" y="48800"/>
                            <a:ext cx="1536722" cy="24130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030B6C3" w14:textId="77777777" w:rsidR="00FB5756" w:rsidRPr="00E14D04" w:rsidRDefault="00FB5756" w:rsidP="00330339">
                              <w:pPr>
                                <w:rPr>
                                  <w:rFonts w:asciiTheme="minorHAnsi" w:hAnsiTheme="minorHAnsi"/>
                                </w:rPr>
                              </w:pPr>
                              <w:r w:rsidRPr="00E14D04">
                                <w:rPr>
                                  <w:rFonts w:asciiTheme="minorHAnsi" w:hAnsiTheme="minorHAnsi"/>
                                </w:rPr>
                                <w:t>IRI/URI</w:t>
                              </w:r>
                              <w:r>
                                <w:rPr>
                                  <w:rFonts w:asciiTheme="minorHAnsi" w:hAnsiTheme="minorHAnsi"/>
                                </w:rPr>
                                <w:t xml:space="preserve"> (resource)</w:t>
                              </w:r>
                            </w:p>
                          </w:txbxContent>
                        </wps:txbx>
                        <wps:bodyPr rot="0" vert="horz" wrap="square" lIns="91440" tIns="45720" rIns="91440" bIns="45720" anchor="t" anchorCtr="0" upright="1">
                          <a:noAutofit/>
                        </wps:bodyPr>
                      </wps:wsp>
                      <wps:wsp>
                        <wps:cNvPr id="85" name="Right Brace 186"/>
                        <wps:cNvSpPr>
                          <a:spLocks/>
                        </wps:cNvSpPr>
                        <wps:spPr bwMode="auto">
                          <a:xfrm>
                            <a:off x="4074758" y="497805"/>
                            <a:ext cx="73101" cy="431204"/>
                          </a:xfrm>
                          <a:prstGeom prst="rightBrace">
                            <a:avLst>
                              <a:gd name="adj1" fmla="val 8329"/>
                              <a:gd name="adj2"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6" name="Straight Connector 58"/>
                        <wps:cNvCnPr>
                          <a:cxnSpLocks noChangeShapeType="1"/>
                        </wps:cNvCnPr>
                        <wps:spPr bwMode="auto">
                          <a:xfrm>
                            <a:off x="812112" y="935309"/>
                            <a:ext cx="3241146" cy="60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87" name="Straight Connector 188"/>
                        <wps:cNvCnPr>
                          <a:cxnSpLocks noChangeShapeType="1"/>
                        </wps:cNvCnPr>
                        <wps:spPr bwMode="auto">
                          <a:xfrm>
                            <a:off x="812112" y="239302"/>
                            <a:ext cx="3241146" cy="70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88" name="Text Box 189"/>
                        <wps:cNvSpPr txBox="1">
                          <a:spLocks noChangeArrowheads="1"/>
                        </wps:cNvSpPr>
                        <wps:spPr bwMode="auto">
                          <a:xfrm>
                            <a:off x="4199260" y="599406"/>
                            <a:ext cx="1536122" cy="24130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AF5E67" w14:textId="77777777" w:rsidR="00FB5756" w:rsidRPr="00E14D04" w:rsidRDefault="00FB5756" w:rsidP="00330339">
                              <w:pPr>
                                <w:rPr>
                                  <w:rFonts w:asciiTheme="minorHAnsi" w:hAnsiTheme="minorHAnsi"/>
                                </w:rPr>
                              </w:pPr>
                              <w:r>
                                <w:rPr>
                                  <w:rFonts w:asciiTheme="minorHAnsi" w:hAnsiTheme="minorHAnsi"/>
                                </w:rPr>
                                <w:t>Properties (resource)</w:t>
                              </w:r>
                            </w:p>
                          </w:txbxContent>
                        </wps:txbx>
                        <wps:bodyPr rot="0" vert="horz" wrap="square" lIns="91440" tIns="45720" rIns="91440" bIns="45720" anchor="t" anchorCtr="0" upright="1">
                          <a:noAutofit/>
                        </wps:bodyPr>
                      </wps:wsp>
                      <wps:wsp>
                        <wps:cNvPr id="89" name="Straight Connector 190"/>
                        <wps:cNvCnPr>
                          <a:cxnSpLocks noChangeShapeType="1"/>
                        </wps:cNvCnPr>
                        <wps:spPr bwMode="auto">
                          <a:xfrm>
                            <a:off x="812112" y="1089611"/>
                            <a:ext cx="3240446" cy="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90" name="Straight Connector 193"/>
                        <wps:cNvCnPr>
                          <a:cxnSpLocks noChangeShapeType="1"/>
                        </wps:cNvCnPr>
                        <wps:spPr bwMode="auto">
                          <a:xfrm>
                            <a:off x="812112" y="1492815"/>
                            <a:ext cx="3240446" cy="70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91" name="Right Brace 194"/>
                        <wps:cNvSpPr>
                          <a:spLocks/>
                        </wps:cNvSpPr>
                        <wps:spPr bwMode="auto">
                          <a:xfrm>
                            <a:off x="4074758" y="1105511"/>
                            <a:ext cx="45101" cy="374004"/>
                          </a:xfrm>
                          <a:prstGeom prst="rightBrace">
                            <a:avLst>
                              <a:gd name="adj1" fmla="val 13629"/>
                              <a:gd name="adj2"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 name="Text Box 195"/>
                        <wps:cNvSpPr txBox="1">
                          <a:spLocks noChangeArrowheads="1"/>
                        </wps:cNvSpPr>
                        <wps:spPr bwMode="auto">
                          <a:xfrm>
                            <a:off x="4184060" y="1170911"/>
                            <a:ext cx="1536722" cy="24130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8B7C643" w14:textId="77777777" w:rsidR="00FB5756" w:rsidRPr="00E14D04" w:rsidRDefault="00FB5756" w:rsidP="00330339">
                              <w:pPr>
                                <w:rPr>
                                  <w:rFonts w:asciiTheme="minorHAnsi" w:hAnsiTheme="minorHAnsi"/>
                                </w:rPr>
                              </w:pPr>
                              <w:r>
                                <w:rPr>
                                  <w:rFonts w:asciiTheme="minorHAnsi" w:hAnsiTheme="minorHAnsi"/>
                                </w:rPr>
                                <w:t>Parameters (link)</w:t>
                              </w:r>
                            </w:p>
                          </w:txbxContent>
                        </wps:txbx>
                        <wps:bodyPr rot="0" vert="horz" wrap="square" lIns="91440" tIns="45720" rIns="91440" bIns="45720" anchor="t" anchorCtr="0" upright="1">
                          <a:noAutofit/>
                        </wps:bodyPr>
                      </wps:wsp>
                      <wps:wsp>
                        <wps:cNvPr id="93" name="Straight Connector 196"/>
                        <wps:cNvCnPr>
                          <a:cxnSpLocks noChangeShapeType="1"/>
                        </wps:cNvCnPr>
                        <wps:spPr bwMode="auto">
                          <a:xfrm>
                            <a:off x="812112" y="95201"/>
                            <a:ext cx="3241146" cy="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94" name="Straight Connector 58"/>
                        <wps:cNvCnPr>
                          <a:cxnSpLocks noChangeShapeType="1"/>
                        </wps:cNvCnPr>
                        <wps:spPr bwMode="auto">
                          <a:xfrm>
                            <a:off x="812112" y="501605"/>
                            <a:ext cx="3241146" cy="600"/>
                          </a:xfrm>
                          <a:prstGeom prst="line">
                            <a:avLst/>
                          </a:prstGeom>
                          <a:noFill/>
                          <a:ln w="6350">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46CB8D8" id="Canvas 4" o:spid="_x0000_s1087" editas="canvas" style="width:466.55pt;height:321.2pt;mso-position-horizontal-relative:char;mso-position-vertical-relative:line" coordsize="59251,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">
                <v:shape id="_x0000_s1088" type="#_x0000_t75" style="position:absolute;width:59251;height:40792;visibility:visible;mso-wrap-style:square" stroked="t" strokecolor="black [3213]">
                  <v:fill o:detectmouseclick="t"/>
                  <v:path o:connecttype="none"/>
                </v:shape>
                <v:shape id="Text Box 55" o:spid="_x0000_s1089" type="#_x0000_t202" style="position:absolute;left:584;top:806;width:32467;height:38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14:paraId="44E5DBC3" w14:textId="77777777" w:rsidR="00FB5756" w:rsidRPr="006D2AB1" w:rsidRDefault="00FB5756" w:rsidP="00330339">
                        <w:pPr>
                          <w:pStyle w:val="PlainText"/>
                          <w:rPr>
                            <w:color w:val="ED7D31" w:themeColor="accent2"/>
                            <w:sz w:val="14"/>
                            <w:szCs w:val="14"/>
                            <w:lang w:eastAsia="ko-KR"/>
                          </w:rPr>
                        </w:pPr>
                        <w:r w:rsidRPr="006D2AB1">
                          <w:rPr>
                            <w:color w:val="ED7D31" w:themeColor="accent2"/>
                            <w:sz w:val="14"/>
                            <w:szCs w:val="14"/>
                            <w:lang w:eastAsia="ko-KR"/>
                          </w:rPr>
                          <w:t>/my/house</w:t>
                        </w:r>
                      </w:p>
                      <w:p w14:paraId="412CA4FA" w14:textId="77777777" w:rsidR="00FB5756" w:rsidRDefault="00FB5756" w:rsidP="005F01CE">
                        <w:pPr>
                          <w:pStyle w:val="PlainText"/>
                          <w:rPr>
                            <w:sz w:val="14"/>
                            <w:szCs w:val="14"/>
                            <w:lang w:eastAsia="ko-KR"/>
                          </w:rPr>
                        </w:pPr>
                      </w:p>
                      <w:p w14:paraId="68C1DC31" w14:textId="77777777" w:rsidR="00FB5756" w:rsidRPr="005F01CE" w:rsidRDefault="00FB5756" w:rsidP="005F01CE">
                        <w:pPr>
                          <w:pStyle w:val="PlainText"/>
                          <w:rPr>
                            <w:sz w:val="14"/>
                            <w:szCs w:val="14"/>
                            <w:lang w:eastAsia="ko-KR"/>
                          </w:rPr>
                        </w:pPr>
                      </w:p>
                      <w:p w14:paraId="702927AD" w14:textId="77777777" w:rsidR="00FB5756" w:rsidRPr="005F01CE" w:rsidRDefault="00FB5756" w:rsidP="005F01CE">
                        <w:pPr>
                          <w:pStyle w:val="PlainText"/>
                          <w:rPr>
                            <w:sz w:val="14"/>
                            <w:szCs w:val="14"/>
                            <w:lang w:eastAsia="ko-KR"/>
                          </w:rPr>
                        </w:pPr>
                        <w:r w:rsidRPr="005F01CE">
                          <w:rPr>
                            <w:sz w:val="14"/>
                            <w:szCs w:val="14"/>
                            <w:lang w:eastAsia="ko-KR"/>
                          </w:rPr>
                          <w:t>{</w:t>
                        </w:r>
                      </w:p>
                      <w:p w14:paraId="75E41CEB" w14:textId="77777777" w:rsidR="00FB5756" w:rsidRPr="00BB54D7" w:rsidRDefault="00FB5756" w:rsidP="005F01CE">
                        <w:pPr>
                          <w:pStyle w:val="PlainText"/>
                          <w:rPr>
                            <w:color w:val="00B0F0"/>
                            <w:sz w:val="14"/>
                            <w:szCs w:val="14"/>
                            <w:lang w:eastAsia="ko-KR"/>
                          </w:rPr>
                        </w:pPr>
                        <w:r w:rsidRPr="005F01CE">
                          <w:rPr>
                            <w:sz w:val="14"/>
                            <w:szCs w:val="14"/>
                            <w:lang w:eastAsia="ko-KR"/>
                          </w:rPr>
                          <w:t xml:space="preserve">  </w:t>
                        </w:r>
                        <w:r w:rsidRPr="00BB54D7">
                          <w:rPr>
                            <w:color w:val="00B0F0"/>
                            <w:sz w:val="14"/>
                            <w:szCs w:val="14"/>
                            <w:lang w:eastAsia="ko-KR"/>
                          </w:rPr>
                          <w:t>"</w:t>
                        </w:r>
                        <w:proofErr w:type="gramStart"/>
                        <w:r w:rsidRPr="00BB54D7">
                          <w:rPr>
                            <w:color w:val="00B0F0"/>
                            <w:sz w:val="14"/>
                            <w:szCs w:val="14"/>
                            <w:lang w:eastAsia="ko-KR"/>
                          </w:rPr>
                          <w:t>rt</w:t>
                        </w:r>
                        <w:proofErr w:type="gramEnd"/>
                        <w:r w:rsidRPr="00BB54D7">
                          <w:rPr>
                            <w:color w:val="00B0F0"/>
                            <w:sz w:val="14"/>
                            <w:szCs w:val="14"/>
                            <w:lang w:eastAsia="ko-KR"/>
                          </w:rPr>
                          <w:t>": ["my.r.house"],</w:t>
                        </w:r>
                      </w:p>
                      <w:p w14:paraId="4B3653FD" w14:textId="77777777" w:rsidR="00FB5756" w:rsidRPr="00BB54D7" w:rsidRDefault="00FB5756" w:rsidP="005F01CE">
                        <w:pPr>
                          <w:pStyle w:val="PlainText"/>
                          <w:rPr>
                            <w:color w:val="00B0F0"/>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color</w:t>
                        </w:r>
                        <w:proofErr w:type="gramEnd"/>
                        <w:r w:rsidRPr="00BB54D7">
                          <w:rPr>
                            <w:color w:val="00B0F0"/>
                            <w:sz w:val="14"/>
                            <w:szCs w:val="14"/>
                            <w:lang w:eastAsia="ko-KR"/>
                          </w:rPr>
                          <w:t>": "blue",</w:t>
                        </w:r>
                      </w:p>
                      <w:p w14:paraId="7E40EB0C" w14:textId="77777777" w:rsidR="00FB5756" w:rsidRPr="00BB54D7" w:rsidRDefault="00FB5756" w:rsidP="005F01CE">
                        <w:pPr>
                          <w:pStyle w:val="PlainText"/>
                          <w:rPr>
                            <w:color w:val="00B0F0"/>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n</w:t>
                        </w:r>
                        <w:proofErr w:type="gramEnd"/>
                        <w:r w:rsidRPr="00BB54D7">
                          <w:rPr>
                            <w:color w:val="00B0F0"/>
                            <w:sz w:val="14"/>
                            <w:szCs w:val="14"/>
                            <w:lang w:eastAsia="ko-KR"/>
                          </w:rPr>
                          <w:t>": "myhouse",</w:t>
                        </w:r>
                      </w:p>
                      <w:p w14:paraId="1B8618E8" w14:textId="77777777" w:rsidR="00FB5756" w:rsidRPr="005F01CE" w:rsidRDefault="00FB5756" w:rsidP="005F01CE">
                        <w:pPr>
                          <w:pStyle w:val="PlainText"/>
                          <w:rPr>
                            <w:sz w:val="14"/>
                            <w:szCs w:val="14"/>
                            <w:lang w:eastAsia="ko-KR"/>
                          </w:rPr>
                        </w:pPr>
                        <w:r w:rsidRPr="00BB54D7">
                          <w:rPr>
                            <w:color w:val="00B0F0"/>
                            <w:sz w:val="14"/>
                            <w:szCs w:val="14"/>
                            <w:lang w:eastAsia="ko-KR"/>
                          </w:rPr>
                          <w:t xml:space="preserve">  "</w:t>
                        </w:r>
                        <w:proofErr w:type="gramStart"/>
                        <w:r w:rsidRPr="00BB54D7">
                          <w:rPr>
                            <w:color w:val="00B0F0"/>
                            <w:sz w:val="14"/>
                            <w:szCs w:val="14"/>
                            <w:lang w:eastAsia="ko-KR"/>
                          </w:rPr>
                          <w:t>links</w:t>
                        </w:r>
                        <w:proofErr w:type="gramEnd"/>
                        <w:r w:rsidRPr="00BB54D7">
                          <w:rPr>
                            <w:color w:val="00B0F0"/>
                            <w:sz w:val="14"/>
                            <w:szCs w:val="14"/>
                            <w:lang w:eastAsia="ko-KR"/>
                          </w:rPr>
                          <w:t>"</w:t>
                        </w:r>
                        <w:r w:rsidRPr="005F01CE">
                          <w:rPr>
                            <w:sz w:val="14"/>
                            <w:szCs w:val="14"/>
                            <w:lang w:eastAsia="ko-KR"/>
                          </w:rPr>
                          <w:t>: [</w:t>
                        </w:r>
                      </w:p>
                      <w:p w14:paraId="02764557" w14:textId="77777777" w:rsidR="00FB5756" w:rsidRPr="005F01CE" w:rsidRDefault="00FB5756" w:rsidP="005F01CE">
                        <w:pPr>
                          <w:pStyle w:val="PlainText"/>
                          <w:rPr>
                            <w:sz w:val="14"/>
                            <w:szCs w:val="14"/>
                            <w:lang w:eastAsia="ko-KR"/>
                          </w:rPr>
                        </w:pPr>
                        <w:r w:rsidRPr="005F01CE">
                          <w:rPr>
                            <w:sz w:val="14"/>
                            <w:szCs w:val="14"/>
                            <w:lang w:eastAsia="ko-KR"/>
                          </w:rPr>
                          <w:t xml:space="preserve">  </w:t>
                        </w:r>
                      </w:p>
                      <w:p w14:paraId="0E4ED1E8"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00D766B6"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"/door",</w:t>
                        </w:r>
                      </w:p>
                      <w:p w14:paraId="628C0BC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["oic.r.door"],</w:t>
                        </w:r>
                      </w:p>
                      <w:p w14:paraId="31AD1CA7"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["oic.if.b", "oic.if.ll", "oic.if.baseline"]</w:t>
                        </w:r>
                      </w:p>
                      <w:p w14:paraId="5930F08F"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45897923" w14:textId="77777777" w:rsidR="00FB5756" w:rsidRPr="00BB54D7" w:rsidRDefault="00FB5756" w:rsidP="005F01CE">
                        <w:pPr>
                          <w:pStyle w:val="PlainText"/>
                          <w:rPr>
                            <w:color w:val="538135" w:themeColor="accent6" w:themeShade="BF"/>
                            <w:sz w:val="14"/>
                            <w:szCs w:val="14"/>
                            <w:lang w:eastAsia="ko-KR"/>
                          </w:rPr>
                        </w:pPr>
                      </w:p>
                      <w:p w14:paraId="45F90FB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7EDD2E8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"/door/lock",</w:t>
                        </w:r>
                      </w:p>
                      <w:p w14:paraId="064E0633"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["oic.r.lock"],</w:t>
                        </w:r>
                      </w:p>
                      <w:p w14:paraId="7A508567"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["oic.if.b", "oic.if.baseline"],</w:t>
                        </w:r>
                      </w:p>
                      <w:p w14:paraId="7E1AA71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type</w:t>
                        </w:r>
                        <w:proofErr w:type="gramEnd"/>
                        <w:r w:rsidRPr="00BB54D7">
                          <w:rPr>
                            <w:color w:val="538135" w:themeColor="accent6" w:themeShade="BF"/>
                            <w:sz w:val="14"/>
                            <w:szCs w:val="14"/>
                            <w:lang w:eastAsia="ko-KR"/>
                          </w:rPr>
                          <w:t>": ["application/cbor", "application/exi+xml"]</w:t>
                        </w:r>
                      </w:p>
                      <w:p w14:paraId="5F8831AF"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06E6DFD1" w14:textId="77777777" w:rsidR="00FB5756" w:rsidRPr="00BB54D7" w:rsidRDefault="00FB5756" w:rsidP="005F01CE">
                        <w:pPr>
                          <w:pStyle w:val="PlainText"/>
                          <w:rPr>
                            <w:color w:val="538135" w:themeColor="accent6" w:themeShade="BF"/>
                            <w:sz w:val="14"/>
                            <w:szCs w:val="14"/>
                            <w:lang w:eastAsia="ko-KR"/>
                          </w:rPr>
                        </w:pPr>
                      </w:p>
                      <w:p w14:paraId="62251536"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43ABB2FA"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"/light",</w:t>
                        </w:r>
                      </w:p>
                      <w:p w14:paraId="2CFDEC0D"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["oic.r.light"],</w:t>
                        </w:r>
                      </w:p>
                      <w:p w14:paraId="24557049"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["oic.if.s", "oic.if.baseline"]</w:t>
                        </w:r>
                      </w:p>
                      <w:p w14:paraId="7CC177E2"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2521115D" w14:textId="77777777" w:rsidR="00FB5756" w:rsidRPr="00BB54D7" w:rsidRDefault="00FB5756" w:rsidP="005F01CE">
                        <w:pPr>
                          <w:pStyle w:val="PlainText"/>
                          <w:rPr>
                            <w:color w:val="538135" w:themeColor="accent6" w:themeShade="BF"/>
                            <w:sz w:val="14"/>
                            <w:szCs w:val="14"/>
                            <w:lang w:eastAsia="ko-KR"/>
                          </w:rPr>
                        </w:pPr>
                      </w:p>
                      <w:p w14:paraId="00A3E4CC"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2A8D0894"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href</w:t>
                        </w:r>
                        <w:proofErr w:type="gramEnd"/>
                        <w:r w:rsidRPr="00BB54D7">
                          <w:rPr>
                            <w:color w:val="538135" w:themeColor="accent6" w:themeShade="BF"/>
                            <w:sz w:val="14"/>
                            <w:szCs w:val="14"/>
                            <w:lang w:eastAsia="ko-KR"/>
                          </w:rPr>
                          <w:t>": "/binarySwitch",</w:t>
                        </w:r>
                      </w:p>
                      <w:p w14:paraId="7F8EDE85"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rt</w:t>
                        </w:r>
                        <w:proofErr w:type="gramEnd"/>
                        <w:r w:rsidRPr="00BB54D7">
                          <w:rPr>
                            <w:color w:val="538135" w:themeColor="accent6" w:themeShade="BF"/>
                            <w:sz w:val="14"/>
                            <w:szCs w:val="14"/>
                            <w:lang w:eastAsia="ko-KR"/>
                          </w:rPr>
                          <w:t>": ["oic.r.switch.binary"],</w:t>
                        </w:r>
                      </w:p>
                      <w:p w14:paraId="26FB87F8"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if</w:t>
                        </w:r>
                        <w:proofErr w:type="gramEnd"/>
                        <w:r w:rsidRPr="00BB54D7">
                          <w:rPr>
                            <w:color w:val="538135" w:themeColor="accent6" w:themeShade="BF"/>
                            <w:sz w:val="14"/>
                            <w:szCs w:val="14"/>
                            <w:lang w:eastAsia="ko-KR"/>
                          </w:rPr>
                          <w:t>": ["oic.if.a", "oic.if.baseline"],</w:t>
                        </w:r>
                      </w:p>
                      <w:p w14:paraId="1A9C09B1"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roofErr w:type="gramStart"/>
                        <w:r w:rsidRPr="00BB54D7">
                          <w:rPr>
                            <w:color w:val="538135" w:themeColor="accent6" w:themeShade="BF"/>
                            <w:sz w:val="14"/>
                            <w:szCs w:val="14"/>
                            <w:lang w:eastAsia="ko-KR"/>
                          </w:rPr>
                          <w:t>type</w:t>
                        </w:r>
                        <w:proofErr w:type="gramEnd"/>
                        <w:r w:rsidRPr="00BB54D7">
                          <w:rPr>
                            <w:color w:val="538135" w:themeColor="accent6" w:themeShade="BF"/>
                            <w:sz w:val="14"/>
                            <w:szCs w:val="14"/>
                            <w:lang w:eastAsia="ko-KR"/>
                          </w:rPr>
                          <w:t>": ["application/cbor"]</w:t>
                        </w:r>
                      </w:p>
                      <w:p w14:paraId="6F2C818C" w14:textId="77777777" w:rsidR="00FB5756" w:rsidRPr="00BB54D7" w:rsidRDefault="00FB5756" w:rsidP="005F01CE">
                        <w:pPr>
                          <w:pStyle w:val="PlainText"/>
                          <w:rPr>
                            <w:color w:val="538135" w:themeColor="accent6" w:themeShade="BF"/>
                            <w:sz w:val="14"/>
                            <w:szCs w:val="14"/>
                            <w:lang w:eastAsia="ko-KR"/>
                          </w:rPr>
                        </w:pPr>
                        <w:r w:rsidRPr="00BB54D7">
                          <w:rPr>
                            <w:color w:val="538135" w:themeColor="accent6" w:themeShade="BF"/>
                            <w:sz w:val="14"/>
                            <w:szCs w:val="14"/>
                            <w:lang w:eastAsia="ko-KR"/>
                          </w:rPr>
                          <w:t xml:space="preserve">    }</w:t>
                        </w:r>
                      </w:p>
                      <w:p w14:paraId="1972C52F" w14:textId="77777777" w:rsidR="00FB5756" w:rsidRPr="005F01CE" w:rsidRDefault="00FB5756" w:rsidP="005F01CE">
                        <w:pPr>
                          <w:pStyle w:val="PlainText"/>
                          <w:rPr>
                            <w:sz w:val="14"/>
                            <w:szCs w:val="14"/>
                            <w:lang w:eastAsia="ko-KR"/>
                          </w:rPr>
                        </w:pPr>
                      </w:p>
                      <w:p w14:paraId="63035026" w14:textId="77777777" w:rsidR="00FB5756" w:rsidRPr="005F01CE" w:rsidRDefault="00FB5756" w:rsidP="005F01CE">
                        <w:pPr>
                          <w:pStyle w:val="PlainText"/>
                          <w:rPr>
                            <w:sz w:val="14"/>
                            <w:szCs w:val="14"/>
                            <w:lang w:eastAsia="ko-KR"/>
                          </w:rPr>
                        </w:pPr>
                        <w:r w:rsidRPr="005F01CE">
                          <w:rPr>
                            <w:sz w:val="14"/>
                            <w:szCs w:val="14"/>
                            <w:lang w:eastAsia="ko-KR"/>
                          </w:rPr>
                          <w:t xml:space="preserve">  ]</w:t>
                        </w:r>
                      </w:p>
                      <w:p w14:paraId="1126A4DD" w14:textId="77777777" w:rsidR="00FB5756" w:rsidRDefault="00FB5756" w:rsidP="005F01CE">
                        <w:pPr>
                          <w:pStyle w:val="PlainText"/>
                          <w:rPr>
                            <w:sz w:val="14"/>
                            <w:szCs w:val="14"/>
                            <w:lang w:eastAsia="ko-KR"/>
                          </w:rPr>
                        </w:pPr>
                        <w:r w:rsidRPr="005F01CE">
                          <w:rPr>
                            <w:sz w:val="14"/>
                            <w:szCs w:val="14"/>
                            <w:lang w:eastAsia="ko-KR"/>
                          </w:rPr>
                          <w:t>}</w:t>
                        </w:r>
                      </w:p>
                      <w:p w14:paraId="128F6AB6" w14:textId="77777777" w:rsidR="00FB5756" w:rsidRDefault="00FB5756" w:rsidP="00330339"/>
                    </w:txbxContent>
                  </v:textbox>
                </v:shape>
                <v:shape id="Right Brace 56" o:spid="_x0000_s1090" type="#_x0000_t88" style="position:absolute;left:40747;top:952;width:731;height:1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w5MUA&#10;AADbAAAADwAAAGRycy9kb3ducmV2LnhtbESPQWsCMRSE70L/Q3gFb262HoqsRrGFiuKlXS30+Nw8&#10;d4Obl2WTuml/fVMQPA4z8w2zWEXbiiv13jhW8JTlIIgrpw3XCo6Ht8kMhA/IGlvHpOCHPKyWD6MF&#10;FtoN/EHXMtQiQdgXqKAJoSuk9FVDFn3mOuLknV1vMSTZ11L3OCS4beU0z5+lRcNpocGOXhuqLuW3&#10;VdC9xPIzDsa8n3/Xu3rXnuzXZq/U+DGu5yACxXAP39pbrWA2hf8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7DkxQAAANsAAAAPAAAAAAAAAAAAAAAAAJgCAABkcnMv&#10;ZG93bnJldi54bWxQSwUGAAAAAAQABAD1AAAAigMAAAAA&#10;" adj="692" strokecolor="black [3213]" strokeweight=".5pt">
                  <v:stroke joinstyle="miter"/>
                </v:shape>
                <v:shape id="Text Box 57" o:spid="_x0000_s1091" type="#_x0000_t202" style="position:absolute;left:41840;top:488;width:1536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14:paraId="7030B6C3" w14:textId="77777777" w:rsidR="00FB5756" w:rsidRPr="00E14D04" w:rsidRDefault="00FB5756" w:rsidP="00330339">
                        <w:pPr>
                          <w:rPr>
                            <w:rFonts w:asciiTheme="minorHAnsi" w:hAnsiTheme="minorHAnsi"/>
                          </w:rPr>
                        </w:pPr>
                        <w:r w:rsidRPr="00E14D04">
                          <w:rPr>
                            <w:rFonts w:asciiTheme="minorHAnsi" w:hAnsiTheme="minorHAnsi"/>
                          </w:rPr>
                          <w:t>IRI/URI</w:t>
                        </w:r>
                        <w:r>
                          <w:rPr>
                            <w:rFonts w:asciiTheme="minorHAnsi" w:hAnsiTheme="minorHAnsi"/>
                          </w:rPr>
                          <w:t xml:space="preserve"> (resource)</w:t>
                        </w:r>
                      </w:p>
                    </w:txbxContent>
                  </v:textbox>
                </v:shape>
                <v:shape id="Right Brace 186" o:spid="_x0000_s1092" type="#_x0000_t88" style="position:absolute;left:40747;top:4978;width:731;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bcYA&#10;AADbAAAADwAAAGRycy9kb3ducmV2LnhtbESPT0vDQBTE7wW/w/IEb80m1UqI2RSpFrx4aPyHt8fu&#10;M4lm34bsto1+erdQ6HGYmd8w5WqyvdjT6DvHCrIkBUGsnem4UfD6spnnIHxANtg7JgW/5GFVXcxK&#10;LIw78Jb2dWhEhLAvUEEbwlBI6XVLFn3iBuLofbnRYohybKQZ8RDhtpeLNL2VFjuOCy0OtG5J/9Q7&#10;q+Dz70M/p/rxO6+vb2T23rw9DFmm1NXldH8HItAUzuFT+8koyJdw/BJ/gK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kKbcYAAADbAAAADwAAAAAAAAAAAAAAAACYAgAAZHJz&#10;L2Rvd25yZXYueG1sUEsFBgAAAAAEAAQA9QAAAIsDAAAAAA==&#10;" adj="305" strokecolor="black [3213]" strokeweight=".5pt">
                  <v:stroke joinstyle="miter"/>
                </v:shape>
                <v:line id="Straight Connector 58" o:spid="_x0000_s1093" style="position:absolute;visibility:visible;mso-wrap-style:square" from="8121,9353" to="40532,9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KNxMQAAADbAAAADwAAAGRycy9kb3ducmV2LnhtbESPzWrDMBCE74W8g9hAb42cFkxwI5sQ&#10;EurmFqeX3hZrazuxVsZS/PP2VaGQ4zAz3zDbbDKtGKh3jWUF61UEgri0uuFKwdfl+LIB4TyyxtYy&#10;KZjJQZYunraYaDvymYbCVyJA2CWooPa+S6R0ZU0G3cp2xMH7sb1BH2RfSd3jGOCmla9RFEuDDYeF&#10;Gjva11TeirtRsDsdL6d45oPkfP3WXYvP6uP+rdTzctq9g/A0+Uf4v51rBZsY/r6EHy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Io3ExAAAANsAAAAPAAAAAAAAAAAA&#10;AAAAAKECAABkcnMvZG93bnJldi54bWxQSwUGAAAAAAQABAD5AAAAkgMAAAAA&#10;" strokecolor="black [3213]" strokeweight=".5pt">
                  <v:stroke dashstyle="dash" joinstyle="miter"/>
                </v:line>
                <v:line id="Straight Connector 188" o:spid="_x0000_s1094" style="position:absolute;visibility:visible;mso-wrap-style:square" from="8121,2393" to="40532,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oX8QAAADbAAAADwAAAGRycy9kb3ducmV2LnhtbESPQWuDQBSE74H8h+UFeourLaRisxEJ&#10;DU1zq+bS28N9VRv3rbibaP59t1DocZiZb5htPpte3Gh0nWUFSRSDIK6t7rhRcK4O6xSE88gae8uk&#10;4E4O8t1yscVM24k/6Fb6RgQIuwwVtN4PmZSubsmgi+xAHLwvOxr0QY6N1CNOAW56+RjHG2mw47DQ&#10;4kD7lupLeTUKitOhOm3u/Cr5mDwN3+V783b9VOphNRcvIDzN/j/81z5qBekz/H4JP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ihfxAAAANsAAAAPAAAAAAAAAAAA&#10;AAAAAKECAABkcnMvZG93bnJldi54bWxQSwUGAAAAAAQABAD5AAAAkgMAAAAA&#10;" strokecolor="black [3213]" strokeweight=".5pt">
                  <v:stroke dashstyle="dash" joinstyle="miter"/>
                </v:line>
                <v:shape id="Text Box 189" o:spid="_x0000_s1095" type="#_x0000_t202" style="position:absolute;left:41992;top:5994;width:15361;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14:paraId="10AF5E67" w14:textId="77777777" w:rsidR="00FB5756" w:rsidRPr="00E14D04" w:rsidRDefault="00FB5756" w:rsidP="00330339">
                        <w:pPr>
                          <w:rPr>
                            <w:rFonts w:asciiTheme="minorHAnsi" w:hAnsiTheme="minorHAnsi"/>
                          </w:rPr>
                        </w:pPr>
                        <w:r>
                          <w:rPr>
                            <w:rFonts w:asciiTheme="minorHAnsi" w:hAnsiTheme="minorHAnsi"/>
                          </w:rPr>
                          <w:t>Properties (resource)</w:t>
                        </w:r>
                      </w:p>
                    </w:txbxContent>
                  </v:textbox>
                </v:shape>
                <v:line id="Straight Connector 190" o:spid="_x0000_s1096" style="position:absolute;visibility:visible;mso-wrap-style:square" from="8121,10896" to="40525,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ZtsEAAADbAAAADwAAAGRycy9kb3ducmV2LnhtbESPQYvCMBSE74L/ITzBm6YqiFajiCi6&#10;3my9eHs0z7a7zUtpotZ/vxEEj8PMfMMs162pxIMaV1pWMBpGIIgzq0vOFVzS/WAGwnlkjZVlUvAi&#10;B+tVt7PEWNsnn+mR+FwECLsYFRTe17GULivIoBvamjh4N9sY9EE2udQNPgPcVHIcRVNpsOSwUGBN&#10;24Kyv+RuFGxO+/Q0ffFO8nE0qX+Tn/xwvyrV77WbBQhPrf+GP+2jVjCbw/tL+AF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vRm2wQAAANsAAAAPAAAAAAAAAAAAAAAA&#10;AKECAABkcnMvZG93bnJldi54bWxQSwUGAAAAAAQABAD5AAAAjwMAAAAA&#10;" strokecolor="black [3213]" strokeweight=".5pt">
                  <v:stroke dashstyle="dash" joinstyle="miter"/>
                </v:line>
                <v:line id="Straight Connector 193" o:spid="_x0000_s1097" style="position:absolute;visibility:visible;mso-wrap-style:square" from="8121,14928" to="40525,14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m9r0AAADbAAAADwAAAGRycy9kb3ducmV2LnhtbERPyw7BQBTdS/zD5ErsmCIRyhAR4rFT&#10;NnY3nastnTtNZ1B/bxYSy5Pzni8bU4oX1a6wrGDQj0AQp1YXnCm4nLe9CQjnkTWWlknBhxwsF+3W&#10;HGNt33yiV+IzEULYxagg976KpXRpTgZd31bEgbvZ2qAPsM6krvEdwk0ph1E0lgYLDg05VrTOKX0k&#10;T6Ngddyej+MPbyTvB6Pqnhyy3fOqVLfTrGYgPDX+L/6591rBN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JeJva9AAAA2wAAAA8AAAAAAAAAAAAAAAAAoQIA&#10;AGRycy9kb3ducmV2LnhtbFBLBQYAAAAABAAEAPkAAACLAwAAAAA=&#10;" strokecolor="black [3213]" strokeweight=".5pt">
                  <v:stroke dashstyle="dash" joinstyle="miter"/>
                </v:line>
                <v:shape id="Right Brace 194" o:spid="_x0000_s1098" type="#_x0000_t88" style="position:absolute;left:40747;top:11055;width:451;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XUscA&#10;AADbAAAADwAAAGRycy9kb3ducmV2LnhtbESPT2vCQBTE74V+h+UVvNWNgn8aXaVULCooNe2lt0f2&#10;mU2bfRuy2xj99G6h0OMwM79h5svOVqKlxpeOFQz6CQji3OmSCwUf7+vHKQgfkDVWjknBhTwsF/d3&#10;c0y1O/OR2iwUIkLYp6jAhFCnUvrckEXfdzVx9E6usRiibAqpGzxHuK3kMEnG0mLJccFgTS+G8u/s&#10;xyoY7ieH6f6z3bm349dh9TrKzHV7Uar30D3PQATqwn/4r73RCp4G8Psl/gC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Ol1LHAAAA2wAAAA8AAAAAAAAAAAAAAAAAmAIAAGRy&#10;cy9kb3ducmV2LnhtbFBLBQYAAAAABAAEAPUAAACMAwAAAAA=&#10;" adj="355" strokecolor="black [3213]" strokeweight=".5pt">
                  <v:stroke joinstyle="miter"/>
                </v:shape>
                <v:shape id="Text Box 195" o:spid="_x0000_s1099" type="#_x0000_t202" style="position:absolute;left:41840;top:11709;width:1536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14:paraId="58B7C643" w14:textId="77777777" w:rsidR="00FB5756" w:rsidRPr="00E14D04" w:rsidRDefault="00FB5756" w:rsidP="00330339">
                        <w:pPr>
                          <w:rPr>
                            <w:rFonts w:asciiTheme="minorHAnsi" w:hAnsiTheme="minorHAnsi"/>
                          </w:rPr>
                        </w:pPr>
                        <w:r>
                          <w:rPr>
                            <w:rFonts w:asciiTheme="minorHAnsi" w:hAnsiTheme="minorHAnsi"/>
                          </w:rPr>
                          <w:t>Parameters (link)</w:t>
                        </w:r>
                      </w:p>
                    </w:txbxContent>
                  </v:textbox>
                </v:shape>
                <v:line id="Straight Connector 196" o:spid="_x0000_s1100" style="position:absolute;visibility:visible;mso-wrap-style:square" from="8121,952" to="4053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4gcQAAADbAAAADwAAAGRycy9kb3ducmV2LnhtbESPQWvCQBSE74X+h+UVeqsbDYSauoqI&#10;wdRboxdvj+xrEs2+DdnVJP++Wyj0OMzMN8xqM5pWPKh3jWUF81kEgri0uuFKwfmUvb2DcB5ZY2uZ&#10;FEzkYLN+flphqu3AX/QofCUChF2KCmrvu1RKV9Zk0M1sRxy8b9sb9EH2ldQ9DgFuWrmIokQabDgs&#10;1NjRrqbyVtyNgu0xOx2TifeS83ncXYvP6nC/KPX6Mm4/QHga/X/4r51rBcsY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jLiBxAAAANsAAAAPAAAAAAAAAAAA&#10;AAAAAKECAABkcnMvZG93bnJldi54bWxQSwUGAAAAAAQABAD5AAAAkgMAAAAA&#10;" strokecolor="black [3213]" strokeweight=".5pt">
                  <v:stroke dashstyle="dash" joinstyle="miter"/>
                </v:line>
                <v:line id="Straight Connector 58" o:spid="_x0000_s1101" style="position:absolute;visibility:visible;mso-wrap-style:square" from="8121,5016" to="40532,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g9cQAAADbAAAADwAAAGRycy9kb3ducmV2LnhtbESPQWvCQBSE7wX/w/KE3sxGW8SmriJS&#10;qXoz8dLbI/uaRLNvQ3Y1yb/vCkKPw8x8wyzXvanFnVpXWVYwjWIQxLnVFRcKztlusgDhPLLG2jIp&#10;GMjBejV6WWKibccnuqe+EAHCLkEFpfdNIqXLSzLoItsQB+/XtgZ9kG0hdYtdgJtazuJ4Lg1WHBZK&#10;bGhbUn5Nb0bB5rjLjvOBvyTvp2/NJT0U37cfpV7H/eYThKfe/4ef7b1W8PEOjy/h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ZSD1xAAAANsAAAAPAAAAAAAAAAAA&#10;AAAAAKECAABkcnMvZG93bnJldi54bWxQSwUGAAAAAAQABAD5AAAAkgMAAAAA&#10;" strokecolor="black [3213]" strokeweight=".5pt">
                  <v:stroke dashstyle="dash" joinstyle="miter"/>
                </v:line>
                <w10:anchorlock/>
              </v:group>
            </w:pict>
          </mc:Fallback>
        </mc:AlternateContent>
      </w:r>
    </w:p>
    <w:p w14:paraId="497EEE82" w14:textId="77777777" w:rsidR="00330339" w:rsidRPr="00401A0E" w:rsidRDefault="00330339" w:rsidP="00330339">
      <w:pPr>
        <w:pStyle w:val="PARAGRAPH"/>
        <w:rPr>
          <w:rFonts w:eastAsiaTheme="minorEastAsia"/>
          <w:lang w:eastAsia="ko-KR"/>
        </w:rPr>
      </w:pPr>
    </w:p>
    <w:p w14:paraId="2590BDE1" w14:textId="77777777" w:rsidR="00330339" w:rsidRDefault="00330339" w:rsidP="00330339">
      <w:pPr>
        <w:pStyle w:val="PARAGRAPH"/>
        <w:rPr>
          <w:rFonts w:eastAsiaTheme="minorEastAsia"/>
          <w:lang w:eastAsia="ko-KR"/>
        </w:rPr>
      </w:pPr>
      <w:r w:rsidRPr="00401A0E">
        <w:rPr>
          <w:rFonts w:eastAsiaTheme="minorEastAsia"/>
          <w:lang w:eastAsia="ko-KR"/>
        </w:rPr>
        <w:t xml:space="preserve">A </w:t>
      </w:r>
      <w:r w:rsidR="00151F97">
        <w:rPr>
          <w:rFonts w:eastAsiaTheme="minorEastAsia"/>
          <w:lang w:eastAsia="ko-KR"/>
        </w:rPr>
        <w:t>C</w:t>
      </w:r>
      <w:r w:rsidRPr="00401A0E">
        <w:rPr>
          <w:rFonts w:eastAsiaTheme="minorEastAsia"/>
          <w:lang w:eastAsia="ko-KR"/>
        </w:rPr>
        <w:t>ollection may be:</w:t>
      </w:r>
    </w:p>
    <w:p w14:paraId="3CD1339C" w14:textId="77777777" w:rsidR="00330339" w:rsidRPr="00401A0E" w:rsidRDefault="00330339" w:rsidP="00330339">
      <w:pPr>
        <w:pStyle w:val="ListBullet"/>
        <w:rPr>
          <w:rFonts w:eastAsiaTheme="minorEastAsia"/>
          <w:lang w:eastAsia="ko-KR"/>
        </w:rPr>
      </w:pPr>
      <w:r w:rsidRPr="00401A0E">
        <w:rPr>
          <w:rFonts w:eastAsiaTheme="minorEastAsia"/>
          <w:lang w:eastAsia="ko-KR"/>
        </w:rPr>
        <w:t xml:space="preserve">A pre-defined </w:t>
      </w:r>
      <w:r w:rsidR="00151F97">
        <w:rPr>
          <w:rFonts w:eastAsiaTheme="minorEastAsia"/>
          <w:lang w:eastAsia="ko-KR"/>
        </w:rPr>
        <w:t>C</w:t>
      </w:r>
      <w:r w:rsidRPr="00401A0E">
        <w:rPr>
          <w:rFonts w:eastAsiaTheme="minorEastAsia"/>
          <w:lang w:eastAsia="ko-KR"/>
        </w:rPr>
        <w:t xml:space="preserve">ollection where the </w:t>
      </w:r>
      <w:r w:rsidR="00151F97">
        <w:rPr>
          <w:rFonts w:eastAsiaTheme="minorEastAsia"/>
          <w:lang w:eastAsia="ko-KR"/>
        </w:rPr>
        <w:t>C</w:t>
      </w:r>
      <w:r w:rsidRPr="00401A0E">
        <w:rPr>
          <w:rFonts w:eastAsiaTheme="minorEastAsia"/>
          <w:lang w:eastAsia="ko-KR"/>
        </w:rPr>
        <w:t xml:space="preserve">ollection has been defined a priori and the </w:t>
      </w:r>
      <w:r w:rsidR="00151F97">
        <w:rPr>
          <w:rFonts w:eastAsiaTheme="minorEastAsia"/>
          <w:lang w:eastAsia="ko-KR"/>
        </w:rPr>
        <w:t>C</w:t>
      </w:r>
      <w:r w:rsidRPr="00401A0E">
        <w:rPr>
          <w:rFonts w:eastAsiaTheme="minorEastAsia"/>
          <w:lang w:eastAsia="ko-KR"/>
        </w:rPr>
        <w:t xml:space="preserve">ollection is static over its lifetime. Such </w:t>
      </w:r>
      <w:r w:rsidR="00151F97">
        <w:rPr>
          <w:rFonts w:eastAsiaTheme="minorEastAsia"/>
          <w:lang w:eastAsia="ko-KR"/>
        </w:rPr>
        <w:t>C</w:t>
      </w:r>
      <w:r w:rsidRPr="00401A0E">
        <w:rPr>
          <w:rFonts w:eastAsiaTheme="minorEastAsia"/>
          <w:lang w:eastAsia="ko-KR"/>
        </w:rPr>
        <w:t>ollections may be used to model</w:t>
      </w:r>
      <w:r>
        <w:rPr>
          <w:rFonts w:eastAsiaTheme="minorEastAsia"/>
          <w:lang w:eastAsia="ko-KR"/>
        </w:rPr>
        <w:t>, for example,</w:t>
      </w:r>
      <w:r w:rsidRPr="00401A0E">
        <w:rPr>
          <w:rFonts w:eastAsiaTheme="minorEastAsia"/>
          <w:lang w:eastAsia="ko-KR"/>
        </w:rPr>
        <w:t xml:space="preserve"> an appliance that is composed of other devices or fixed set of resource representing fixed functions. </w:t>
      </w:r>
    </w:p>
    <w:p w14:paraId="40B5BD77" w14:textId="77777777" w:rsidR="00330339" w:rsidRPr="00401A0E" w:rsidRDefault="00330339" w:rsidP="00330339">
      <w:pPr>
        <w:pStyle w:val="ListBullet"/>
        <w:rPr>
          <w:rFonts w:eastAsiaTheme="minorEastAsia"/>
          <w:lang w:eastAsia="ko-KR"/>
        </w:rPr>
      </w:pPr>
      <w:r w:rsidRPr="00401A0E">
        <w:rPr>
          <w:rFonts w:eastAsiaTheme="minorEastAsia"/>
          <w:lang w:eastAsia="ko-KR"/>
        </w:rPr>
        <w:t xml:space="preserve">A </w:t>
      </w:r>
      <w:r w:rsidR="00151F97">
        <w:rPr>
          <w:rFonts w:eastAsiaTheme="minorEastAsia"/>
          <w:lang w:eastAsia="ko-KR"/>
        </w:rPr>
        <w:t>D</w:t>
      </w:r>
      <w:r w:rsidRPr="00401A0E">
        <w:rPr>
          <w:rFonts w:eastAsiaTheme="minorEastAsia"/>
          <w:lang w:eastAsia="ko-KR"/>
        </w:rPr>
        <w:t xml:space="preserve">evice local </w:t>
      </w:r>
      <w:r w:rsidR="00151F97">
        <w:rPr>
          <w:rFonts w:eastAsiaTheme="minorEastAsia"/>
          <w:lang w:eastAsia="ko-KR"/>
        </w:rPr>
        <w:t>C</w:t>
      </w:r>
      <w:r w:rsidRPr="00401A0E">
        <w:rPr>
          <w:rFonts w:eastAsiaTheme="minorEastAsia"/>
          <w:lang w:eastAsia="ko-KR"/>
        </w:rPr>
        <w:t xml:space="preserve">ollection where the </w:t>
      </w:r>
      <w:r w:rsidR="00151F97">
        <w:rPr>
          <w:rFonts w:eastAsiaTheme="minorEastAsia"/>
          <w:lang w:eastAsia="ko-KR"/>
        </w:rPr>
        <w:t>C</w:t>
      </w:r>
      <w:r w:rsidRPr="00401A0E">
        <w:rPr>
          <w:rFonts w:eastAsiaTheme="minorEastAsia"/>
          <w:lang w:eastAsia="ko-KR"/>
        </w:rPr>
        <w:t xml:space="preserve">ollection is used only on the Device that hosts the </w:t>
      </w:r>
      <w:r w:rsidR="00151F97">
        <w:rPr>
          <w:rFonts w:eastAsiaTheme="minorEastAsia"/>
          <w:lang w:eastAsia="ko-KR"/>
        </w:rPr>
        <w:t>C</w:t>
      </w:r>
      <w:r w:rsidRPr="00401A0E">
        <w:rPr>
          <w:rFonts w:eastAsiaTheme="minorEastAsia"/>
          <w:lang w:eastAsia="ko-KR"/>
        </w:rPr>
        <w:t xml:space="preserve">ollection. Such collections may be used as a short-hand </w:t>
      </w:r>
      <w:r>
        <w:rPr>
          <w:rFonts w:eastAsiaTheme="minorEastAsia"/>
          <w:lang w:eastAsia="ko-KR"/>
        </w:rPr>
        <w:t xml:space="preserve">on a client </w:t>
      </w:r>
      <w:r w:rsidRPr="00401A0E">
        <w:rPr>
          <w:rFonts w:eastAsiaTheme="minorEastAsia"/>
          <w:lang w:eastAsia="ko-KR"/>
        </w:rPr>
        <w:t xml:space="preserve">for referring to many </w:t>
      </w:r>
      <w:r w:rsidR="00151F97">
        <w:rPr>
          <w:rFonts w:eastAsiaTheme="minorEastAsia"/>
          <w:lang w:eastAsia="ko-KR"/>
        </w:rPr>
        <w:t>S</w:t>
      </w:r>
      <w:r>
        <w:rPr>
          <w:rFonts w:eastAsiaTheme="minorEastAsia"/>
          <w:lang w:eastAsia="ko-KR"/>
        </w:rPr>
        <w:t>ervers</w:t>
      </w:r>
      <w:r w:rsidRPr="00401A0E">
        <w:rPr>
          <w:rFonts w:eastAsiaTheme="minorEastAsia"/>
          <w:lang w:eastAsia="ko-KR"/>
        </w:rPr>
        <w:t xml:space="preserve"> as one.</w:t>
      </w:r>
    </w:p>
    <w:p w14:paraId="17325740" w14:textId="77777777" w:rsidR="00330339" w:rsidRPr="00401A0E" w:rsidRDefault="00330339" w:rsidP="00330339">
      <w:pPr>
        <w:pStyle w:val="ListBullet"/>
        <w:rPr>
          <w:rFonts w:eastAsiaTheme="minorEastAsia"/>
          <w:lang w:eastAsia="ko-KR"/>
        </w:rPr>
      </w:pPr>
      <w:r w:rsidRPr="00401A0E">
        <w:rPr>
          <w:rFonts w:eastAsiaTheme="minorEastAsia"/>
          <w:lang w:eastAsia="ko-KR"/>
        </w:rPr>
        <w:t xml:space="preserve">A centralized </w:t>
      </w:r>
      <w:r w:rsidR="00151F97">
        <w:rPr>
          <w:rFonts w:eastAsiaTheme="minorEastAsia"/>
          <w:lang w:eastAsia="ko-KR"/>
        </w:rPr>
        <w:t>C</w:t>
      </w:r>
      <w:r w:rsidRPr="00401A0E">
        <w:rPr>
          <w:rFonts w:eastAsiaTheme="minorEastAsia"/>
          <w:lang w:eastAsia="ko-KR"/>
        </w:rPr>
        <w:t xml:space="preserve">ollection where the </w:t>
      </w:r>
      <w:r w:rsidR="00151F97">
        <w:rPr>
          <w:rFonts w:eastAsiaTheme="minorEastAsia"/>
          <w:lang w:eastAsia="ko-KR"/>
        </w:rPr>
        <w:t>C</w:t>
      </w:r>
      <w:r w:rsidRPr="00401A0E">
        <w:rPr>
          <w:rFonts w:eastAsiaTheme="minorEastAsia"/>
          <w:lang w:eastAsia="ko-KR"/>
        </w:rPr>
        <w:t xml:space="preserve">ollection is hosted on an Device but other Devices may access or update the </w:t>
      </w:r>
      <w:r w:rsidR="00151F97">
        <w:rPr>
          <w:rFonts w:eastAsiaTheme="minorEastAsia"/>
          <w:lang w:eastAsia="ko-KR"/>
        </w:rPr>
        <w:t>C</w:t>
      </w:r>
      <w:r w:rsidRPr="00401A0E">
        <w:rPr>
          <w:rFonts w:eastAsiaTheme="minorEastAsia"/>
          <w:lang w:eastAsia="ko-KR"/>
        </w:rPr>
        <w:t>ollection</w:t>
      </w:r>
    </w:p>
    <w:p w14:paraId="0149DDA3" w14:textId="77777777" w:rsidR="00330339" w:rsidRDefault="00330339" w:rsidP="00330339">
      <w:pPr>
        <w:pStyle w:val="ListBullet"/>
        <w:rPr>
          <w:rFonts w:eastAsiaTheme="minorEastAsia"/>
          <w:lang w:eastAsia="ko-KR"/>
        </w:rPr>
      </w:pPr>
      <w:r w:rsidRPr="00401A0E">
        <w:rPr>
          <w:rFonts w:eastAsiaTheme="minorEastAsia"/>
          <w:lang w:eastAsia="ko-KR"/>
        </w:rPr>
        <w:t xml:space="preserve">A hosted </w:t>
      </w:r>
      <w:r w:rsidR="00151F97">
        <w:rPr>
          <w:rFonts w:eastAsiaTheme="minorEastAsia"/>
          <w:lang w:eastAsia="ko-KR"/>
        </w:rPr>
        <w:t>C</w:t>
      </w:r>
      <w:r w:rsidRPr="00401A0E">
        <w:rPr>
          <w:rFonts w:eastAsiaTheme="minorEastAsia"/>
          <w:lang w:eastAsia="ko-KR"/>
        </w:rPr>
        <w:t>ollection where the collection is centralized but is managed by an authorized agent or party.</w:t>
      </w:r>
    </w:p>
    <w:p w14:paraId="09C87037" w14:textId="77777777" w:rsidR="00330339" w:rsidRDefault="00330339" w:rsidP="00F92D1D">
      <w:pPr>
        <w:pStyle w:val="Heading4"/>
      </w:pPr>
      <w:r>
        <w:t xml:space="preserve">Collection </w:t>
      </w:r>
      <w:r w:rsidR="00B82DD4">
        <w:t>P</w:t>
      </w:r>
      <w:r>
        <w:t>roperties</w:t>
      </w:r>
    </w:p>
    <w:p w14:paraId="698591B8" w14:textId="0A146161" w:rsidR="00330339" w:rsidRDefault="00330339" w:rsidP="00330339">
      <w:pPr>
        <w:pStyle w:val="PARAGRAPH"/>
        <w:rPr>
          <w:rFonts w:eastAsiaTheme="minorEastAsia"/>
          <w:lang w:eastAsia="ko-KR"/>
        </w:rPr>
      </w:pPr>
      <w:r w:rsidRPr="00401A0E">
        <w:rPr>
          <w:rFonts w:eastAsiaTheme="minorEastAsia"/>
          <w:lang w:eastAsia="ko-KR"/>
        </w:rPr>
        <w:t xml:space="preserve">A Collection shall </w:t>
      </w:r>
      <w:commentRangeStart w:id="7351"/>
      <w:r w:rsidRPr="00401A0E">
        <w:rPr>
          <w:rFonts w:eastAsiaTheme="minorEastAsia"/>
          <w:lang w:eastAsia="ko-KR"/>
        </w:rPr>
        <w:t xml:space="preserve">define </w:t>
      </w:r>
      <w:del w:id="7352" w:author="Bardini, Richard A" w:date="2018-03-19T06:15:00Z">
        <w:r w:rsidRPr="00401A0E" w:rsidDel="00974315">
          <w:rPr>
            <w:rFonts w:eastAsiaTheme="minorEastAsia"/>
            <w:lang w:eastAsia="ko-KR"/>
          </w:rPr>
          <w:delText>the “links”</w:delText>
        </w:r>
      </w:del>
      <w:ins w:id="7353" w:author="Bardini, Richard A" w:date="2018-03-19T06:15:00Z">
        <w:r w:rsidR="00974315">
          <w:rPr>
            <w:rFonts w:eastAsiaTheme="minorEastAsia"/>
            <w:lang w:eastAsia="ko-KR"/>
          </w:rPr>
          <w:t>a</w:t>
        </w:r>
      </w:ins>
      <w:r w:rsidRPr="00401A0E">
        <w:rPr>
          <w:rFonts w:eastAsiaTheme="minorEastAsia"/>
          <w:lang w:eastAsia="ko-KR"/>
        </w:rPr>
        <w:t xml:space="preserve"> </w:t>
      </w:r>
      <w:r w:rsidR="00575D22">
        <w:rPr>
          <w:rFonts w:eastAsiaTheme="minorEastAsia"/>
          <w:lang w:eastAsia="ko-KR"/>
        </w:rPr>
        <w:t>P</w:t>
      </w:r>
      <w:r w:rsidRPr="00401A0E">
        <w:rPr>
          <w:rFonts w:eastAsiaTheme="minorEastAsia"/>
          <w:lang w:eastAsia="ko-KR"/>
        </w:rPr>
        <w:t>roperty</w:t>
      </w:r>
      <w:ins w:id="7354" w:author="Bardini, Richard A" w:date="2018-03-19T06:16:00Z">
        <w:r w:rsidR="00974315" w:rsidRPr="00974315">
          <w:rPr>
            <w:lang w:eastAsia="ko-KR"/>
          </w:rPr>
          <w:t xml:space="preserve"> </w:t>
        </w:r>
        <w:r w:rsidR="00974315">
          <w:rPr>
            <w:lang w:eastAsia="ko-KR"/>
          </w:rPr>
          <w:t>that is an array of Links (the Property Name “links” is recommended)</w:t>
        </w:r>
        <w:commentRangeEnd w:id="7351"/>
        <w:r w:rsidR="00974315">
          <w:rPr>
            <w:rStyle w:val="CommentReference"/>
            <w:lang w:val="en-US"/>
          </w:rPr>
          <w:commentReference w:id="7351"/>
        </w:r>
      </w:ins>
      <w:r w:rsidRPr="00401A0E">
        <w:rPr>
          <w:rFonts w:eastAsiaTheme="minorEastAsia"/>
          <w:lang w:eastAsia="ko-KR"/>
        </w:rPr>
        <w:t xml:space="preserve">. In addition, other </w:t>
      </w:r>
      <w:r w:rsidR="00575D22">
        <w:rPr>
          <w:rFonts w:eastAsiaTheme="minorEastAsia"/>
          <w:lang w:eastAsia="ko-KR"/>
        </w:rPr>
        <w:t>P</w:t>
      </w:r>
      <w:r w:rsidRPr="00401A0E">
        <w:rPr>
          <w:rFonts w:eastAsiaTheme="minorEastAsia"/>
          <w:lang w:eastAsia="ko-KR"/>
        </w:rPr>
        <w:t xml:space="preserve">roperties may be defined for the </w:t>
      </w:r>
      <w:r w:rsidR="00575D22">
        <w:rPr>
          <w:rFonts w:eastAsiaTheme="minorEastAsia"/>
          <w:lang w:eastAsia="ko-KR"/>
        </w:rPr>
        <w:t>C</w:t>
      </w:r>
      <w:r w:rsidRPr="00401A0E">
        <w:rPr>
          <w:rFonts w:eastAsiaTheme="minorEastAsia"/>
          <w:lang w:eastAsia="ko-KR"/>
        </w:rPr>
        <w:t xml:space="preserve">ollection by the </w:t>
      </w:r>
      <w:r w:rsidR="00575D22">
        <w:rPr>
          <w:rFonts w:eastAsiaTheme="minorEastAsia"/>
          <w:lang w:eastAsia="ko-KR"/>
        </w:rPr>
        <w:t>R</w:t>
      </w:r>
      <w:r w:rsidRPr="00401A0E">
        <w:rPr>
          <w:rFonts w:eastAsiaTheme="minorEastAsia"/>
          <w:lang w:eastAsia="ko-KR"/>
        </w:rPr>
        <w:t xml:space="preserve">esource </w:t>
      </w:r>
      <w:r w:rsidR="00575D22">
        <w:rPr>
          <w:rFonts w:eastAsiaTheme="minorEastAsia"/>
          <w:lang w:eastAsia="ko-KR"/>
        </w:rPr>
        <w:t>T</w:t>
      </w:r>
      <w:r w:rsidRPr="00401A0E">
        <w:rPr>
          <w:rFonts w:eastAsiaTheme="minorEastAsia"/>
          <w:lang w:eastAsia="ko-KR"/>
        </w:rPr>
        <w:t xml:space="preserve">ype. The mandatory and recommended </w:t>
      </w:r>
      <w:r w:rsidR="00575D22">
        <w:rPr>
          <w:rFonts w:eastAsiaTheme="minorEastAsia"/>
          <w:lang w:eastAsia="ko-KR"/>
        </w:rPr>
        <w:t>C</w:t>
      </w:r>
      <w:r w:rsidRPr="00401A0E">
        <w:rPr>
          <w:rFonts w:eastAsiaTheme="minorEastAsia"/>
          <w:lang w:eastAsia="ko-KR"/>
        </w:rPr>
        <w:t xml:space="preserve">ommon </w:t>
      </w:r>
      <w:r w:rsidR="00575D22">
        <w:rPr>
          <w:rFonts w:eastAsiaTheme="minorEastAsia"/>
          <w:lang w:eastAsia="ko-KR"/>
        </w:rPr>
        <w:t>P</w:t>
      </w:r>
      <w:r w:rsidRPr="00401A0E">
        <w:rPr>
          <w:rFonts w:eastAsiaTheme="minorEastAsia"/>
          <w:lang w:eastAsia="ko-KR"/>
        </w:rPr>
        <w:t xml:space="preserve">roperties for </w:t>
      </w:r>
      <w:r w:rsidR="00AE7A44">
        <w:rPr>
          <w:rFonts w:eastAsiaTheme="minorEastAsia"/>
          <w:lang w:eastAsia="ko-KR"/>
        </w:rPr>
        <w:t xml:space="preserve">a </w:t>
      </w:r>
      <w:r w:rsidR="00575D22">
        <w:rPr>
          <w:rFonts w:eastAsiaTheme="minorEastAsia"/>
          <w:lang w:eastAsia="ko-KR"/>
        </w:rPr>
        <w:t>C</w:t>
      </w:r>
      <w:r w:rsidRPr="00401A0E">
        <w:rPr>
          <w:rFonts w:eastAsiaTheme="minorEastAsia"/>
          <w:lang w:eastAsia="ko-KR"/>
        </w:rPr>
        <w:t xml:space="preserve">ollection are shown in </w:t>
      </w:r>
      <w:r w:rsidR="00194F1E">
        <w:rPr>
          <w:rFonts w:eastAsiaTheme="minorEastAsia"/>
          <w:highlight w:val="yellow"/>
          <w:lang w:eastAsia="ko-KR"/>
        </w:rPr>
        <w:fldChar w:fldCharType="begin"/>
      </w:r>
      <w:r>
        <w:rPr>
          <w:rFonts w:eastAsiaTheme="minorEastAsia"/>
          <w:lang w:eastAsia="ko-KR"/>
        </w:rPr>
        <w:instrText xml:space="preserve"> REF _Ref425870048 \h </w:instrText>
      </w:r>
      <w:r w:rsidR="00194F1E">
        <w:rPr>
          <w:rFonts w:eastAsiaTheme="minorEastAsia"/>
          <w:highlight w:val="yellow"/>
          <w:lang w:eastAsia="ko-KR"/>
        </w:rPr>
      </w:r>
      <w:r w:rsidR="00194F1E">
        <w:rPr>
          <w:rFonts w:eastAsiaTheme="minorEastAsia"/>
          <w:highlight w:val="yellow"/>
          <w:lang w:eastAsia="ko-KR"/>
        </w:rPr>
        <w:fldChar w:fldCharType="separate"/>
      </w:r>
      <w:r w:rsidR="00370B4E" w:rsidRPr="0036619E">
        <w:t xml:space="preserve">Table </w:t>
      </w:r>
      <w:r w:rsidR="00370B4E">
        <w:rPr>
          <w:noProof/>
        </w:rPr>
        <w:t>9</w:t>
      </w:r>
      <w:r w:rsidR="00194F1E">
        <w:rPr>
          <w:rFonts w:eastAsiaTheme="minorEastAsia"/>
          <w:highlight w:val="yellow"/>
          <w:lang w:eastAsia="ko-KR"/>
        </w:rPr>
        <w:fldChar w:fldCharType="end"/>
      </w:r>
      <w:r w:rsidRPr="00401A0E">
        <w:rPr>
          <w:rFonts w:eastAsiaTheme="minorEastAsia"/>
          <w:lang w:eastAsia="ko-KR"/>
        </w:rPr>
        <w:t>.</w:t>
      </w:r>
      <w:r>
        <w:rPr>
          <w:rFonts w:eastAsiaTheme="minorEastAsia"/>
          <w:lang w:eastAsia="ko-KR"/>
        </w:rPr>
        <w:t xml:space="preserve"> </w:t>
      </w:r>
      <w:r w:rsidRPr="000A6421">
        <w:rPr>
          <w:rFonts w:eastAsiaTheme="minorEastAsia"/>
          <w:lang w:eastAsia="ko-KR"/>
        </w:rPr>
        <w:t xml:space="preserve">This list of </w:t>
      </w:r>
      <w:r w:rsidR="002528A9">
        <w:rPr>
          <w:rFonts w:eastAsiaTheme="minorEastAsia"/>
          <w:lang w:eastAsia="ko-KR"/>
        </w:rPr>
        <w:t>C</w:t>
      </w:r>
      <w:r w:rsidRPr="000A6421">
        <w:rPr>
          <w:rFonts w:eastAsiaTheme="minorEastAsia"/>
          <w:lang w:eastAsia="ko-KR"/>
        </w:rPr>
        <w:t xml:space="preserve">ommon </w:t>
      </w:r>
      <w:r w:rsidR="002528A9">
        <w:rPr>
          <w:rFonts w:eastAsiaTheme="minorEastAsia"/>
          <w:lang w:eastAsia="ko-KR"/>
        </w:rPr>
        <w:t>P</w:t>
      </w:r>
      <w:r w:rsidRPr="000A6421">
        <w:rPr>
          <w:rFonts w:eastAsiaTheme="minorEastAsia"/>
          <w:lang w:eastAsia="ko-KR"/>
        </w:rPr>
        <w:t xml:space="preserve">roperties </w:t>
      </w:r>
      <w:r w:rsidR="00AE7A44">
        <w:rPr>
          <w:rFonts w:eastAsiaTheme="minorEastAsia"/>
          <w:lang w:eastAsia="ko-KR"/>
        </w:rPr>
        <w:t>is</w:t>
      </w:r>
      <w:r w:rsidR="00AE7A44" w:rsidRPr="000A6421">
        <w:rPr>
          <w:rFonts w:eastAsiaTheme="minorEastAsia"/>
          <w:lang w:eastAsia="ko-KR"/>
        </w:rPr>
        <w:t xml:space="preserve"> </w:t>
      </w:r>
      <w:r w:rsidRPr="000A6421">
        <w:rPr>
          <w:rFonts w:eastAsiaTheme="minorEastAsia"/>
          <w:lang w:eastAsia="ko-KR"/>
        </w:rPr>
        <w:t xml:space="preserve">in addition to those defined for Resources in </w:t>
      </w:r>
      <w:r>
        <w:rPr>
          <w:rFonts w:eastAsiaTheme="minorEastAsia"/>
          <w:lang w:eastAsia="ko-KR"/>
        </w:rPr>
        <w:t xml:space="preserve">section </w:t>
      </w:r>
      <w:r w:rsidR="00194F1E">
        <w:rPr>
          <w:rFonts w:eastAsiaTheme="minorEastAsia"/>
          <w:lang w:eastAsia="ko-KR"/>
        </w:rPr>
        <w:fldChar w:fldCharType="begin"/>
      </w:r>
      <w:r w:rsidR="002528A9">
        <w:rPr>
          <w:rFonts w:eastAsiaTheme="minorEastAsia"/>
          <w:lang w:eastAsia="ko-KR"/>
        </w:rPr>
        <w:instrText xml:space="preserve"> REF _Ref451257739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w:t>
      </w:r>
      <w:r w:rsidR="00194F1E">
        <w:rPr>
          <w:rFonts w:eastAsiaTheme="minorEastAsia"/>
          <w:lang w:eastAsia="ko-KR"/>
        </w:rPr>
        <w:fldChar w:fldCharType="end"/>
      </w:r>
      <w:r>
        <w:rPr>
          <w:rFonts w:eastAsiaTheme="minorEastAsia"/>
          <w:lang w:eastAsia="ko-KR"/>
        </w:rPr>
        <w:t>.</w:t>
      </w:r>
    </w:p>
    <w:p w14:paraId="44343DD6" w14:textId="77777777" w:rsidR="00330339" w:rsidRPr="0036619E" w:rsidRDefault="00330339" w:rsidP="00330339">
      <w:pPr>
        <w:pStyle w:val="TABLE-title"/>
      </w:pPr>
      <w:bookmarkStart w:id="7355" w:name="_Ref425870048"/>
      <w:bookmarkStart w:id="7356" w:name="_Toc509367562"/>
      <w:r w:rsidRPr="0036619E">
        <w:lastRenderedPageBreak/>
        <w:t xml:space="preserve">Table </w:t>
      </w:r>
      <w:r w:rsidR="00194F1E" w:rsidRPr="0036619E">
        <w:fldChar w:fldCharType="begin"/>
      </w:r>
      <w:r w:rsidRPr="0036619E">
        <w:instrText xml:space="preserve"> SEQ Table \* ARABIC </w:instrText>
      </w:r>
      <w:r w:rsidR="00194F1E" w:rsidRPr="0036619E">
        <w:fldChar w:fldCharType="separate"/>
      </w:r>
      <w:r w:rsidR="00370B4E">
        <w:rPr>
          <w:noProof/>
        </w:rPr>
        <w:t>9</w:t>
      </w:r>
      <w:r w:rsidR="00194F1E" w:rsidRPr="0036619E">
        <w:fldChar w:fldCharType="end"/>
      </w:r>
      <w:bookmarkEnd w:id="7355"/>
      <w:r w:rsidR="00D53517">
        <w:t>.</w:t>
      </w:r>
      <w:r w:rsidRPr="0036619E">
        <w:t xml:space="preserve"> Common </w:t>
      </w:r>
      <w:r w:rsidR="00151F97">
        <w:t>P</w:t>
      </w:r>
      <w:r w:rsidRPr="0036619E">
        <w:t xml:space="preserve">roperties for Collections (in addition to Common Properties defined in section </w:t>
      </w:r>
      <w:r w:rsidR="00194F1E">
        <w:rPr>
          <w:rFonts w:eastAsiaTheme="minorEastAsia"/>
          <w:lang w:eastAsia="ko-KR"/>
        </w:rPr>
        <w:fldChar w:fldCharType="begin"/>
      </w:r>
      <w:r w:rsidR="002528A9">
        <w:rPr>
          <w:rFonts w:eastAsiaTheme="minorEastAsia"/>
          <w:lang w:eastAsia="ko-KR"/>
        </w:rPr>
        <w:instrText xml:space="preserve"> REF _Ref451257739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7.3.2</w:t>
      </w:r>
      <w:r w:rsidR="00194F1E">
        <w:rPr>
          <w:rFonts w:eastAsiaTheme="minorEastAsia"/>
          <w:lang w:eastAsia="ko-KR"/>
        </w:rPr>
        <w:fldChar w:fldCharType="end"/>
      </w:r>
      <w:r w:rsidRPr="0036619E">
        <w:t>)</w:t>
      </w:r>
      <w:bookmarkEnd w:id="7356"/>
    </w:p>
    <w:tbl>
      <w:tblPr>
        <w:tblStyle w:val="GridTable41"/>
        <w:tblW w:w="0" w:type="auto"/>
        <w:tblLook w:val="04A0" w:firstRow="1" w:lastRow="0" w:firstColumn="1" w:lastColumn="0" w:noHBand="0" w:noVBand="1"/>
      </w:tblPr>
      <w:tblGrid>
        <w:gridCol w:w="1358"/>
        <w:gridCol w:w="2787"/>
        <w:gridCol w:w="1749"/>
        <w:gridCol w:w="2021"/>
        <w:gridCol w:w="1435"/>
      </w:tblGrid>
      <w:tr w:rsidR="00330339" w14:paraId="4C1EA35A" w14:textId="77777777" w:rsidTr="00BB4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33511D0" w14:textId="77777777" w:rsidR="00330339" w:rsidRPr="0036619E" w:rsidRDefault="00330339" w:rsidP="00BB4ED6">
            <w:pPr>
              <w:pStyle w:val="TABLE-col-heading"/>
              <w:rPr>
                <w:rFonts w:eastAsiaTheme="minorEastAsia"/>
              </w:rPr>
            </w:pPr>
            <w:commentRangeStart w:id="7357"/>
            <w:r w:rsidRPr="0036619E">
              <w:rPr>
                <w:rFonts w:eastAsiaTheme="minorEastAsia"/>
              </w:rPr>
              <w:t>Property</w:t>
            </w:r>
          </w:p>
        </w:tc>
        <w:tc>
          <w:tcPr>
            <w:tcW w:w="2787" w:type="dxa"/>
          </w:tcPr>
          <w:p w14:paraId="45F90E96" w14:textId="77777777" w:rsidR="00330339" w:rsidRPr="0036619E"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36619E">
              <w:rPr>
                <w:rFonts w:eastAsiaTheme="minorEastAsia"/>
              </w:rPr>
              <w:t>Description</w:t>
            </w:r>
          </w:p>
        </w:tc>
        <w:tc>
          <w:tcPr>
            <w:tcW w:w="1749" w:type="dxa"/>
          </w:tcPr>
          <w:p w14:paraId="7EB168E7" w14:textId="1405C1D0" w:rsidR="00330339" w:rsidRPr="0036619E" w:rsidRDefault="00330339" w:rsidP="00974315">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36619E">
              <w:rPr>
                <w:rFonts w:eastAsiaTheme="minorEastAsia"/>
              </w:rPr>
              <w:t xml:space="preserve">Property </w:t>
            </w:r>
            <w:del w:id="7358" w:author="Bardini, Richard A" w:date="2018-03-19T06:17:00Z">
              <w:r w:rsidRPr="0036619E" w:rsidDel="00974315">
                <w:rPr>
                  <w:rFonts w:eastAsiaTheme="minorEastAsia"/>
                </w:rPr>
                <w:delText>n</w:delText>
              </w:r>
            </w:del>
            <w:ins w:id="7359" w:author="Bardini, Richard A" w:date="2018-03-19T06:17:00Z">
              <w:r w:rsidR="00974315">
                <w:rPr>
                  <w:rFonts w:eastAsiaTheme="minorEastAsia"/>
                </w:rPr>
                <w:t>N</w:t>
              </w:r>
            </w:ins>
            <w:r w:rsidRPr="0036619E">
              <w:rPr>
                <w:rFonts w:eastAsiaTheme="minorEastAsia"/>
              </w:rPr>
              <w:t>ame</w:t>
            </w:r>
          </w:p>
        </w:tc>
        <w:tc>
          <w:tcPr>
            <w:tcW w:w="2021" w:type="dxa"/>
          </w:tcPr>
          <w:p w14:paraId="77127301" w14:textId="77777777" w:rsidR="00330339" w:rsidRPr="0036619E"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36619E">
              <w:rPr>
                <w:rFonts w:eastAsiaTheme="minorEastAsia"/>
              </w:rPr>
              <w:t>Value Type</w:t>
            </w:r>
          </w:p>
        </w:tc>
        <w:tc>
          <w:tcPr>
            <w:tcW w:w="1435" w:type="dxa"/>
          </w:tcPr>
          <w:p w14:paraId="19D2EEC4" w14:textId="77777777" w:rsidR="00330339" w:rsidRPr="0036619E" w:rsidRDefault="00330339" w:rsidP="00BB4ED6">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36619E">
              <w:rPr>
                <w:rFonts w:eastAsiaTheme="minorEastAsia"/>
              </w:rPr>
              <w:t>Mandatory</w:t>
            </w:r>
          </w:p>
        </w:tc>
      </w:tr>
      <w:tr w:rsidR="00330339" w14:paraId="1B6BA54D"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4E6D9ED8" w14:textId="77777777" w:rsidR="00330339" w:rsidRDefault="00330339" w:rsidP="00BB4ED6">
            <w:pPr>
              <w:pStyle w:val="TABLE-cell"/>
              <w:rPr>
                <w:rFonts w:eastAsiaTheme="minorEastAsia"/>
                <w:lang w:eastAsia="ko-KR"/>
              </w:rPr>
            </w:pPr>
            <w:r>
              <w:rPr>
                <w:rFonts w:eastAsiaTheme="minorEastAsia"/>
                <w:lang w:eastAsia="ko-KR"/>
              </w:rPr>
              <w:t>Links</w:t>
            </w:r>
          </w:p>
        </w:tc>
        <w:tc>
          <w:tcPr>
            <w:tcW w:w="2787" w:type="dxa"/>
          </w:tcPr>
          <w:p w14:paraId="5E739491" w14:textId="269A908D" w:rsidR="00330339" w:rsidRDefault="00330339" w:rsidP="00974315">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 xml:space="preserve">The </w:t>
            </w:r>
            <w:del w:id="7360" w:author="Bardini, Richard A" w:date="2018-03-19T06:17:00Z">
              <w:r w:rsidDel="00974315">
                <w:rPr>
                  <w:rFonts w:eastAsiaTheme="minorEastAsia"/>
                  <w:lang w:eastAsia="ko-KR"/>
                </w:rPr>
                <w:delText xml:space="preserve">set </w:delText>
              </w:r>
            </w:del>
            <w:ins w:id="7361" w:author="Bardini, Richard A" w:date="2018-03-19T06:17:00Z">
              <w:r w:rsidR="00974315">
                <w:rPr>
                  <w:rFonts w:eastAsiaTheme="minorEastAsia"/>
                  <w:lang w:eastAsia="ko-KR"/>
                </w:rPr>
                <w:t xml:space="preserve">array </w:t>
              </w:r>
            </w:ins>
            <w:r>
              <w:rPr>
                <w:rFonts w:eastAsiaTheme="minorEastAsia"/>
                <w:lang w:eastAsia="ko-KR"/>
              </w:rPr>
              <w:t xml:space="preserve">of </w:t>
            </w:r>
            <w:del w:id="7362" w:author="Bardini, Richard A" w:date="2018-03-19T06:18:00Z">
              <w:r w:rsidDel="00974315">
                <w:rPr>
                  <w:rFonts w:eastAsiaTheme="minorEastAsia"/>
                  <w:lang w:eastAsia="ko-KR"/>
                </w:rPr>
                <w:delText>l</w:delText>
              </w:r>
            </w:del>
            <w:ins w:id="7363" w:author="Bardini, Richard A" w:date="2018-03-19T06:18:00Z">
              <w:r w:rsidR="00974315">
                <w:rPr>
                  <w:rFonts w:eastAsiaTheme="minorEastAsia"/>
                  <w:lang w:eastAsia="ko-KR"/>
                </w:rPr>
                <w:t>L</w:t>
              </w:r>
            </w:ins>
            <w:r>
              <w:rPr>
                <w:rFonts w:eastAsiaTheme="minorEastAsia"/>
                <w:lang w:eastAsia="ko-KR"/>
              </w:rPr>
              <w:t xml:space="preserve">inks in the </w:t>
            </w:r>
            <w:del w:id="7364" w:author="Bardini, Richard A" w:date="2018-03-19T06:18:00Z">
              <w:r w:rsidDel="00974315">
                <w:rPr>
                  <w:rFonts w:eastAsiaTheme="minorEastAsia"/>
                  <w:lang w:eastAsia="ko-KR"/>
                </w:rPr>
                <w:delText>c</w:delText>
              </w:r>
            </w:del>
            <w:ins w:id="7365" w:author="Bardini, Richard A" w:date="2018-03-19T06:18:00Z">
              <w:r w:rsidR="00974315">
                <w:rPr>
                  <w:rFonts w:eastAsiaTheme="minorEastAsia"/>
                  <w:lang w:eastAsia="ko-KR"/>
                </w:rPr>
                <w:t>C</w:t>
              </w:r>
            </w:ins>
            <w:r>
              <w:rPr>
                <w:rFonts w:eastAsiaTheme="minorEastAsia"/>
                <w:lang w:eastAsia="ko-KR"/>
              </w:rPr>
              <w:t>ollection</w:t>
            </w:r>
          </w:p>
        </w:tc>
        <w:tc>
          <w:tcPr>
            <w:tcW w:w="1749" w:type="dxa"/>
          </w:tcPr>
          <w:p w14:paraId="13175F30" w14:textId="5C100CC0" w:rsidR="00330339" w:rsidRDefault="00974315"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ins w:id="7366" w:author="Bardini, Richard A" w:date="2018-03-19T06:19:00Z">
              <w:r>
                <w:rPr>
                  <w:rFonts w:eastAsiaTheme="minorEastAsia"/>
                  <w:lang w:eastAsia="ko-KR"/>
                </w:rPr>
                <w:t>Per Resource Type definition</w:t>
              </w:r>
            </w:ins>
            <w:del w:id="7367" w:author="Bardini, Richard A" w:date="2018-03-19T06:19:00Z">
              <w:r w:rsidR="00330339" w:rsidDel="00974315">
                <w:rPr>
                  <w:rFonts w:eastAsiaTheme="minorEastAsia"/>
                  <w:lang w:eastAsia="ko-KR"/>
                </w:rPr>
                <w:delText>“links”</w:delText>
              </w:r>
            </w:del>
          </w:p>
        </w:tc>
        <w:tc>
          <w:tcPr>
            <w:tcW w:w="2021" w:type="dxa"/>
          </w:tcPr>
          <w:p w14:paraId="02AB661E" w14:textId="77777777" w:rsidR="00330339" w:rsidRDefault="00330339"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json</w:t>
            </w:r>
          </w:p>
          <w:p w14:paraId="047950CA" w14:textId="77777777" w:rsidR="00330339" w:rsidRDefault="00330339" w:rsidP="00151F97">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Array of Links</w:t>
            </w:r>
          </w:p>
        </w:tc>
        <w:tc>
          <w:tcPr>
            <w:tcW w:w="1435" w:type="dxa"/>
          </w:tcPr>
          <w:p w14:paraId="3D1CF83A" w14:textId="77777777" w:rsidR="00330339" w:rsidRDefault="00330339" w:rsidP="00BB4ED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Yes</w:t>
            </w:r>
          </w:p>
        </w:tc>
      </w:tr>
      <w:tr w:rsidR="00330339" w14:paraId="312CC093" w14:textId="77777777" w:rsidTr="00BB4ED6">
        <w:tc>
          <w:tcPr>
            <w:cnfStyle w:val="001000000000" w:firstRow="0" w:lastRow="0" w:firstColumn="1" w:lastColumn="0" w:oddVBand="0" w:evenVBand="0" w:oddHBand="0" w:evenHBand="0" w:firstRowFirstColumn="0" w:firstRowLastColumn="0" w:lastRowFirstColumn="0" w:lastRowLastColumn="0"/>
            <w:tcW w:w="1358" w:type="dxa"/>
          </w:tcPr>
          <w:p w14:paraId="0BB1362B" w14:textId="77777777" w:rsidR="00330339" w:rsidRDefault="00330339" w:rsidP="00BB4ED6">
            <w:pPr>
              <w:pStyle w:val="TABLE-cell"/>
              <w:rPr>
                <w:rFonts w:eastAsiaTheme="minorEastAsia"/>
                <w:lang w:eastAsia="ko-KR"/>
              </w:rPr>
            </w:pPr>
            <w:r>
              <w:rPr>
                <w:rFonts w:eastAsiaTheme="minorEastAsia"/>
                <w:lang w:eastAsia="ko-KR"/>
              </w:rPr>
              <w:t>Resource Types</w:t>
            </w:r>
          </w:p>
        </w:tc>
        <w:tc>
          <w:tcPr>
            <w:tcW w:w="2787" w:type="dxa"/>
          </w:tcPr>
          <w:p w14:paraId="2877D621" w14:textId="52F0BC90" w:rsidR="00330339" w:rsidRDefault="00330339" w:rsidP="00BB4ED6">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The list of allowed </w:t>
            </w:r>
            <w:r w:rsidR="00711552">
              <w:rPr>
                <w:rFonts w:eastAsiaTheme="minorEastAsia"/>
                <w:lang w:eastAsia="ko-KR"/>
              </w:rPr>
              <w:t>R</w:t>
            </w:r>
            <w:r>
              <w:rPr>
                <w:rFonts w:eastAsiaTheme="minorEastAsia"/>
                <w:lang w:eastAsia="ko-KR"/>
              </w:rPr>
              <w:t xml:space="preserve">esource </w:t>
            </w:r>
            <w:r w:rsidR="00711552">
              <w:rPr>
                <w:rFonts w:eastAsiaTheme="minorEastAsia"/>
                <w:lang w:eastAsia="ko-KR"/>
              </w:rPr>
              <w:t>T</w:t>
            </w:r>
            <w:r>
              <w:rPr>
                <w:rFonts w:eastAsiaTheme="minorEastAsia"/>
                <w:lang w:eastAsia="ko-KR"/>
              </w:rPr>
              <w:t xml:space="preserve">ypes for </w:t>
            </w:r>
            <w:del w:id="7368" w:author="Bardini, Richard A" w:date="2018-03-19T06:20:00Z">
              <w:r w:rsidDel="00974315">
                <w:rPr>
                  <w:rFonts w:eastAsiaTheme="minorEastAsia"/>
                  <w:lang w:eastAsia="ko-KR"/>
                </w:rPr>
                <w:delText>l</w:delText>
              </w:r>
            </w:del>
            <w:ins w:id="7369" w:author="Bardini, Richard A" w:date="2018-03-19T06:20:00Z">
              <w:r w:rsidR="00974315">
                <w:rPr>
                  <w:rFonts w:eastAsiaTheme="minorEastAsia"/>
                  <w:lang w:eastAsia="ko-KR"/>
                </w:rPr>
                <w:t>L</w:t>
              </w:r>
            </w:ins>
            <w:r>
              <w:rPr>
                <w:rFonts w:eastAsiaTheme="minorEastAsia"/>
                <w:lang w:eastAsia="ko-KR"/>
              </w:rPr>
              <w:t xml:space="preserve">inks in the </w:t>
            </w:r>
            <w:del w:id="7370" w:author="Bardini, Richard A" w:date="2018-03-19T06:21:00Z">
              <w:r w:rsidDel="00974315">
                <w:rPr>
                  <w:rFonts w:eastAsiaTheme="minorEastAsia"/>
                  <w:lang w:eastAsia="ko-KR"/>
                </w:rPr>
                <w:delText>c</w:delText>
              </w:r>
            </w:del>
            <w:ins w:id="7371" w:author="Bardini, Richard A" w:date="2018-03-19T06:21:00Z">
              <w:r w:rsidR="00974315">
                <w:rPr>
                  <w:rFonts w:eastAsiaTheme="minorEastAsia"/>
                  <w:lang w:eastAsia="ko-KR"/>
                </w:rPr>
                <w:t>C</w:t>
              </w:r>
            </w:ins>
            <w:r>
              <w:rPr>
                <w:rFonts w:eastAsiaTheme="minorEastAsia"/>
                <w:lang w:eastAsia="ko-KR"/>
              </w:rPr>
              <w:t>ollection.</w:t>
            </w:r>
            <w:del w:id="7372" w:author="Bardini, Richard A" w:date="2018-03-19T06:20:00Z">
              <w:r w:rsidDel="00974315">
                <w:rPr>
                  <w:rFonts w:eastAsiaTheme="minorEastAsia"/>
                  <w:lang w:eastAsia="ko-KR"/>
                </w:rPr>
                <w:delText xml:space="preserve"> Requests for addition of links using link list or link batch interfaces will be validated against this list.</w:delText>
              </w:r>
            </w:del>
          </w:p>
          <w:p w14:paraId="185E86E8" w14:textId="77777777" w:rsidR="00330339" w:rsidRDefault="00330339" w:rsidP="00711552">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If this property is not defined or is null string then any </w:t>
            </w:r>
            <w:r w:rsidR="00711552">
              <w:rPr>
                <w:rFonts w:eastAsiaTheme="minorEastAsia"/>
                <w:lang w:eastAsia="ko-KR"/>
              </w:rPr>
              <w:t>R</w:t>
            </w:r>
            <w:r>
              <w:rPr>
                <w:rFonts w:eastAsiaTheme="minorEastAsia"/>
                <w:lang w:eastAsia="ko-KR"/>
              </w:rPr>
              <w:t xml:space="preserve">esource </w:t>
            </w:r>
            <w:r w:rsidR="00711552">
              <w:rPr>
                <w:rFonts w:eastAsiaTheme="minorEastAsia"/>
                <w:lang w:eastAsia="ko-KR"/>
              </w:rPr>
              <w:t>T</w:t>
            </w:r>
            <w:r>
              <w:rPr>
                <w:rFonts w:eastAsiaTheme="minorEastAsia"/>
                <w:lang w:eastAsia="ko-KR"/>
              </w:rPr>
              <w:t>ype is permitted</w:t>
            </w:r>
          </w:p>
        </w:tc>
        <w:tc>
          <w:tcPr>
            <w:tcW w:w="1749" w:type="dxa"/>
          </w:tcPr>
          <w:p w14:paraId="7D6A40BA" w14:textId="77777777" w:rsidR="00330339" w:rsidRDefault="00330339" w:rsidP="00BB4ED6">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“rts”</w:t>
            </w:r>
          </w:p>
        </w:tc>
        <w:tc>
          <w:tcPr>
            <w:tcW w:w="2021" w:type="dxa"/>
          </w:tcPr>
          <w:p w14:paraId="70422697" w14:textId="77777777" w:rsidR="00330339" w:rsidRDefault="00DE1D17" w:rsidP="00BB4ED6">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json</w:t>
            </w:r>
          </w:p>
          <w:p w14:paraId="34CF54FC" w14:textId="77777777" w:rsidR="00330339" w:rsidRDefault="00DE1D17" w:rsidP="00711552">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Array</w:t>
            </w:r>
            <w:r w:rsidR="00330339">
              <w:rPr>
                <w:rFonts w:eastAsiaTheme="minorEastAsia"/>
                <w:lang w:eastAsia="ko-KR"/>
              </w:rPr>
              <w:t xml:space="preserve"> of </w:t>
            </w:r>
            <w:r w:rsidR="00711552">
              <w:rPr>
                <w:rFonts w:eastAsiaTheme="minorEastAsia"/>
                <w:lang w:eastAsia="ko-KR"/>
              </w:rPr>
              <w:t>R</w:t>
            </w:r>
            <w:r w:rsidR="00330339">
              <w:rPr>
                <w:rFonts w:eastAsiaTheme="minorEastAsia"/>
                <w:lang w:eastAsia="ko-KR"/>
              </w:rPr>
              <w:t xml:space="preserve">esource </w:t>
            </w:r>
            <w:r w:rsidR="00711552">
              <w:rPr>
                <w:rFonts w:eastAsiaTheme="minorEastAsia"/>
                <w:lang w:eastAsia="ko-KR"/>
              </w:rPr>
              <w:t>T</w:t>
            </w:r>
            <w:r w:rsidR="00330339">
              <w:rPr>
                <w:rFonts w:eastAsiaTheme="minorEastAsia"/>
                <w:lang w:eastAsia="ko-KR"/>
              </w:rPr>
              <w:t>ype names</w:t>
            </w:r>
          </w:p>
        </w:tc>
        <w:tc>
          <w:tcPr>
            <w:tcW w:w="1435" w:type="dxa"/>
          </w:tcPr>
          <w:p w14:paraId="10FC1134" w14:textId="77777777" w:rsidR="00330339" w:rsidRDefault="00330339" w:rsidP="00BB4ED6">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No</w:t>
            </w:r>
          </w:p>
        </w:tc>
      </w:tr>
    </w:tbl>
    <w:p w14:paraId="1CE48239" w14:textId="334BD298" w:rsidR="00330339" w:rsidDel="00974315" w:rsidRDefault="00330339" w:rsidP="00330339">
      <w:pPr>
        <w:pStyle w:val="PARAGRAPH"/>
        <w:rPr>
          <w:del w:id="7373" w:author="Bardini, Richard A" w:date="2018-03-19T06:22:00Z"/>
          <w:rFonts w:eastAsiaTheme="minorEastAsia"/>
          <w:lang w:eastAsia="ko-KR"/>
        </w:rPr>
      </w:pPr>
    </w:p>
    <w:p w14:paraId="05648EBD" w14:textId="01B5DE7D" w:rsidR="00330339" w:rsidDel="00974315" w:rsidRDefault="00057D45" w:rsidP="00330339">
      <w:pPr>
        <w:pStyle w:val="PARAGRAPH"/>
        <w:rPr>
          <w:del w:id="7374" w:author="Bardini, Richard A" w:date="2018-03-19T06:22:00Z"/>
          <w:rFonts w:eastAsiaTheme="minorEastAsia"/>
          <w:lang w:eastAsia="ko-KR"/>
        </w:rPr>
      </w:pPr>
      <w:del w:id="7375" w:author="Bardini, Richard A" w:date="2018-03-19T06:22:00Z">
        <w:r w:rsidRPr="00057D45" w:rsidDel="00974315">
          <w:delText xml:space="preserve"> </w:delText>
        </w:r>
        <w:r w:rsidRPr="00057D45" w:rsidDel="00974315">
          <w:rPr>
            <w:rFonts w:eastAsiaTheme="minorEastAsia"/>
            <w:lang w:eastAsia="ko-KR"/>
          </w:rPr>
          <w:delText>The Properties of a Collection may not be modified.</w:delText>
        </w:r>
      </w:del>
      <w:commentRangeEnd w:id="7357"/>
      <w:r w:rsidR="00974315">
        <w:rPr>
          <w:rStyle w:val="CommentReference"/>
          <w:lang w:val="en-US"/>
        </w:rPr>
        <w:commentReference w:id="7357"/>
      </w:r>
    </w:p>
    <w:p w14:paraId="7DC4ADD1" w14:textId="77777777" w:rsidR="00330339" w:rsidRDefault="00330339" w:rsidP="007A544B">
      <w:pPr>
        <w:pStyle w:val="Heading4"/>
      </w:pPr>
      <w:r>
        <w:t xml:space="preserve">Default </w:t>
      </w:r>
      <w:r w:rsidR="00711552">
        <w:t>R</w:t>
      </w:r>
      <w:r>
        <w:t xml:space="preserve">esource </w:t>
      </w:r>
      <w:r w:rsidR="00711552">
        <w:t>T</w:t>
      </w:r>
      <w:r>
        <w:t>ype</w:t>
      </w:r>
    </w:p>
    <w:p w14:paraId="7D4D1DDD" w14:textId="1910F791" w:rsidR="00330339" w:rsidRPr="001A7B84" w:rsidRDefault="00330339" w:rsidP="00330339">
      <w:pPr>
        <w:pStyle w:val="PARAGRAPH"/>
        <w:rPr>
          <w:rFonts w:eastAsiaTheme="minorEastAsia"/>
          <w:lang w:eastAsia="ko-KR"/>
        </w:rPr>
      </w:pPr>
      <w:r w:rsidRPr="001A7B84">
        <w:rPr>
          <w:rFonts w:eastAsiaTheme="minorEastAsia"/>
          <w:lang w:eastAsia="ko-KR"/>
        </w:rPr>
        <w:t xml:space="preserve">A default </w:t>
      </w:r>
      <w:r w:rsidR="00575D22">
        <w:rPr>
          <w:rFonts w:eastAsiaTheme="minorEastAsia"/>
          <w:lang w:eastAsia="ko-KR"/>
        </w:rPr>
        <w:t>R</w:t>
      </w:r>
      <w:r w:rsidRPr="001A7B84">
        <w:rPr>
          <w:rFonts w:eastAsiaTheme="minorEastAsia"/>
          <w:lang w:eastAsia="ko-KR"/>
        </w:rPr>
        <w:t xml:space="preserve">esource </w:t>
      </w:r>
      <w:r w:rsidR="00575D22">
        <w:rPr>
          <w:rFonts w:eastAsiaTheme="minorEastAsia"/>
          <w:lang w:eastAsia="ko-KR"/>
        </w:rPr>
        <w:t>T</w:t>
      </w:r>
      <w:r w:rsidRPr="001A7B84">
        <w:rPr>
          <w:rFonts w:eastAsiaTheme="minorEastAsia"/>
          <w:lang w:eastAsia="ko-KR"/>
        </w:rPr>
        <w:t xml:space="preserve">ype, </w:t>
      </w:r>
      <w:r w:rsidR="00CD16AB">
        <w:rPr>
          <w:rFonts w:eastAsiaTheme="minorEastAsia"/>
          <w:lang w:eastAsia="ko-KR"/>
        </w:rPr>
        <w:t>“</w:t>
      </w:r>
      <w:r w:rsidRPr="001A7B84">
        <w:rPr>
          <w:rFonts w:eastAsiaTheme="minorEastAsia"/>
          <w:lang w:eastAsia="ko-KR"/>
        </w:rPr>
        <w:t>oic.wk.col</w:t>
      </w:r>
      <w:r w:rsidR="00CD16AB">
        <w:rPr>
          <w:rFonts w:eastAsiaTheme="minorEastAsia"/>
          <w:lang w:eastAsia="ko-KR"/>
        </w:rPr>
        <w:t>”</w:t>
      </w:r>
      <w:r w:rsidRPr="001A7B84">
        <w:rPr>
          <w:rFonts w:eastAsiaTheme="minorEastAsia"/>
          <w:lang w:eastAsia="ko-KR"/>
        </w:rPr>
        <w:t xml:space="preserve">, </w:t>
      </w:r>
      <w:commentRangeStart w:id="7376"/>
      <w:del w:id="7377" w:author="Bardini, Richard A" w:date="2018-03-19T06:24:00Z">
        <w:r w:rsidRPr="001A7B84" w:rsidDel="00BD11CC">
          <w:rPr>
            <w:rFonts w:eastAsiaTheme="minorEastAsia"/>
            <w:lang w:eastAsia="ko-KR"/>
          </w:rPr>
          <w:delText>shall be</w:delText>
        </w:r>
      </w:del>
      <w:ins w:id="7378" w:author="Bardini, Richard A" w:date="2018-03-19T06:24:00Z">
        <w:r w:rsidR="00BD11CC">
          <w:rPr>
            <w:rFonts w:eastAsiaTheme="minorEastAsia"/>
            <w:lang w:eastAsia="ko-KR"/>
          </w:rPr>
          <w:t>is</w:t>
        </w:r>
      </w:ins>
      <w:r w:rsidRPr="001A7B84">
        <w:rPr>
          <w:rFonts w:eastAsiaTheme="minorEastAsia"/>
          <w:lang w:eastAsia="ko-KR"/>
        </w:rPr>
        <w:t xml:space="preserve"> </w:t>
      </w:r>
      <w:commentRangeEnd w:id="7376"/>
      <w:r w:rsidR="00BD11CC">
        <w:rPr>
          <w:rStyle w:val="CommentReference"/>
          <w:lang w:val="en-US"/>
        </w:rPr>
        <w:commentReference w:id="7376"/>
      </w:r>
      <w:r w:rsidRPr="001A7B84">
        <w:rPr>
          <w:rFonts w:eastAsiaTheme="minorEastAsia"/>
          <w:lang w:eastAsia="ko-KR"/>
        </w:rPr>
        <w:t xml:space="preserve">available for Collections. This </w:t>
      </w:r>
      <w:r w:rsidR="00575D22">
        <w:rPr>
          <w:rFonts w:eastAsiaTheme="minorEastAsia"/>
          <w:lang w:eastAsia="ko-KR"/>
        </w:rPr>
        <w:t>R</w:t>
      </w:r>
      <w:r w:rsidRPr="001A7B84">
        <w:rPr>
          <w:rFonts w:eastAsiaTheme="minorEastAsia"/>
          <w:lang w:eastAsia="ko-KR"/>
        </w:rPr>
        <w:t xml:space="preserve">esource </w:t>
      </w:r>
      <w:r w:rsidR="00575D22">
        <w:rPr>
          <w:rFonts w:eastAsiaTheme="minorEastAsia"/>
          <w:lang w:eastAsia="ko-KR"/>
        </w:rPr>
        <w:t>T</w:t>
      </w:r>
      <w:r w:rsidRPr="001A7B84">
        <w:rPr>
          <w:rFonts w:eastAsiaTheme="minorEastAsia"/>
          <w:lang w:eastAsia="ko-KR"/>
        </w:rPr>
        <w:t xml:space="preserve">ype shall be used only when another type has not been defined on the </w:t>
      </w:r>
      <w:r w:rsidR="00575D22">
        <w:rPr>
          <w:rFonts w:eastAsiaTheme="minorEastAsia"/>
          <w:lang w:eastAsia="ko-KR"/>
        </w:rPr>
        <w:t>C</w:t>
      </w:r>
      <w:r w:rsidRPr="001A7B84">
        <w:rPr>
          <w:rFonts w:eastAsiaTheme="minorEastAsia"/>
          <w:lang w:eastAsia="ko-KR"/>
        </w:rPr>
        <w:t xml:space="preserve">ollection or when no </w:t>
      </w:r>
      <w:r w:rsidR="00575D22">
        <w:rPr>
          <w:rFonts w:eastAsiaTheme="minorEastAsia"/>
          <w:lang w:eastAsia="ko-KR"/>
        </w:rPr>
        <w:t>R</w:t>
      </w:r>
      <w:r w:rsidRPr="001A7B84">
        <w:rPr>
          <w:rFonts w:eastAsiaTheme="minorEastAsia"/>
          <w:lang w:eastAsia="ko-KR"/>
        </w:rPr>
        <w:t xml:space="preserve">esource </w:t>
      </w:r>
      <w:r w:rsidR="00575D22">
        <w:rPr>
          <w:rFonts w:eastAsiaTheme="minorEastAsia"/>
          <w:lang w:eastAsia="ko-KR"/>
        </w:rPr>
        <w:t>T</w:t>
      </w:r>
      <w:r w:rsidRPr="001A7B84">
        <w:rPr>
          <w:rFonts w:eastAsiaTheme="minorEastAsia"/>
          <w:lang w:eastAsia="ko-KR"/>
        </w:rPr>
        <w:t xml:space="preserve">ype has been specified at the creation of the </w:t>
      </w:r>
      <w:r w:rsidR="00575D22">
        <w:rPr>
          <w:rFonts w:eastAsiaTheme="minorEastAsia"/>
          <w:lang w:eastAsia="ko-KR"/>
        </w:rPr>
        <w:t>C</w:t>
      </w:r>
      <w:r w:rsidRPr="001A7B84">
        <w:rPr>
          <w:rFonts w:eastAsiaTheme="minorEastAsia"/>
          <w:lang w:eastAsia="ko-KR"/>
        </w:rPr>
        <w:t xml:space="preserve">ollection. </w:t>
      </w:r>
    </w:p>
    <w:p w14:paraId="127F99B4" w14:textId="59665F94" w:rsidR="00CB7106" w:rsidDel="00AE1116" w:rsidRDefault="00330339" w:rsidP="00AE1116">
      <w:pPr>
        <w:pStyle w:val="PARAGRAPH"/>
        <w:rPr>
          <w:del w:id="7379" w:author="Bardini, Richard A" w:date="2018-03-19T06:28:00Z"/>
          <w:rFonts w:eastAsiaTheme="minorEastAsia"/>
          <w:lang w:eastAsia="ko-KR"/>
        </w:rPr>
      </w:pPr>
      <w:commentRangeStart w:id="7380"/>
      <w:r w:rsidRPr="001A7B84">
        <w:rPr>
          <w:rFonts w:eastAsiaTheme="minorEastAsia"/>
          <w:lang w:eastAsia="ko-KR"/>
        </w:rPr>
        <w:t xml:space="preserve">The default </w:t>
      </w:r>
      <w:r w:rsidR="00575D22">
        <w:rPr>
          <w:rFonts w:eastAsiaTheme="minorEastAsia"/>
          <w:lang w:eastAsia="ko-KR"/>
        </w:rPr>
        <w:t>R</w:t>
      </w:r>
      <w:r w:rsidRPr="001A7B84">
        <w:rPr>
          <w:rFonts w:eastAsiaTheme="minorEastAsia"/>
          <w:lang w:eastAsia="ko-KR"/>
        </w:rPr>
        <w:t xml:space="preserve">esource </w:t>
      </w:r>
      <w:r w:rsidR="00575D22">
        <w:rPr>
          <w:rFonts w:eastAsiaTheme="minorEastAsia"/>
          <w:lang w:eastAsia="ko-KR"/>
        </w:rPr>
        <w:t>T</w:t>
      </w:r>
      <w:r w:rsidRPr="001A7B84">
        <w:rPr>
          <w:rFonts w:eastAsiaTheme="minorEastAsia"/>
          <w:lang w:eastAsia="ko-KR"/>
        </w:rPr>
        <w:t xml:space="preserve">ype provides support for the </w:t>
      </w:r>
      <w:r w:rsidR="00575D22">
        <w:rPr>
          <w:rFonts w:eastAsiaTheme="minorEastAsia"/>
          <w:lang w:eastAsia="ko-KR"/>
        </w:rPr>
        <w:t>C</w:t>
      </w:r>
      <w:r w:rsidRPr="001A7B84">
        <w:rPr>
          <w:rFonts w:eastAsiaTheme="minorEastAsia"/>
          <w:lang w:eastAsia="ko-KR"/>
        </w:rPr>
        <w:t>ommon</w:t>
      </w:r>
      <w:r w:rsidR="00C3756F">
        <w:rPr>
          <w:rFonts w:eastAsiaTheme="minorEastAsia"/>
          <w:lang w:eastAsia="ko-KR"/>
        </w:rPr>
        <w:t xml:space="preserve"> </w:t>
      </w:r>
      <w:r w:rsidR="00575D22">
        <w:rPr>
          <w:rFonts w:eastAsiaTheme="minorEastAsia"/>
          <w:lang w:eastAsia="ko-KR"/>
        </w:rPr>
        <w:t>P</w:t>
      </w:r>
      <w:r w:rsidRPr="001A7B84">
        <w:rPr>
          <w:rFonts w:eastAsiaTheme="minorEastAsia"/>
          <w:lang w:eastAsia="ko-KR"/>
        </w:rPr>
        <w:t xml:space="preserve">roperties including </w:t>
      </w:r>
      <w:ins w:id="7381" w:author="Bardini, Richard A" w:date="2018-03-19T06:26:00Z">
        <w:r w:rsidR="000945EE">
          <w:rPr>
            <w:lang w:eastAsia="ko-KR"/>
          </w:rPr>
          <w:t>an array of Links with the Property Name</w:t>
        </w:r>
        <w:r w:rsidR="000945EE" w:rsidRPr="001A7B84">
          <w:rPr>
            <w:lang w:eastAsia="ko-KR"/>
          </w:rPr>
          <w:t xml:space="preserve"> </w:t>
        </w:r>
      </w:ins>
      <w:del w:id="7382" w:author="Bardini, Richard A" w:date="2018-03-19T06:26:00Z">
        <w:r w:rsidRPr="001A7B84" w:rsidDel="000945EE">
          <w:rPr>
            <w:rFonts w:eastAsiaTheme="minorEastAsia"/>
            <w:lang w:eastAsia="ko-KR"/>
          </w:rPr>
          <w:delText xml:space="preserve">the </w:delText>
        </w:r>
      </w:del>
      <w:r w:rsidRPr="001A7B84">
        <w:rPr>
          <w:rFonts w:eastAsiaTheme="minorEastAsia"/>
          <w:lang w:eastAsia="ko-KR"/>
        </w:rPr>
        <w:t>“links”</w:t>
      </w:r>
      <w:del w:id="7383" w:author="Bardini, Richard A" w:date="2018-03-19T06:26:00Z">
        <w:r w:rsidRPr="001A7B84" w:rsidDel="000945EE">
          <w:rPr>
            <w:rFonts w:eastAsiaTheme="minorEastAsia"/>
            <w:lang w:eastAsia="ko-KR"/>
          </w:rPr>
          <w:delText xml:space="preserve"> </w:delText>
        </w:r>
        <w:r w:rsidR="00575D22" w:rsidDel="000945EE">
          <w:rPr>
            <w:rFonts w:eastAsiaTheme="minorEastAsia"/>
            <w:lang w:eastAsia="ko-KR"/>
          </w:rPr>
          <w:delText>P</w:delText>
        </w:r>
        <w:r w:rsidRPr="001A7B84" w:rsidDel="000945EE">
          <w:rPr>
            <w:rFonts w:eastAsiaTheme="minorEastAsia"/>
            <w:lang w:eastAsia="ko-KR"/>
          </w:rPr>
          <w:delText>roperty</w:delText>
        </w:r>
      </w:del>
      <w:r w:rsidRPr="001A7B84">
        <w:rPr>
          <w:rFonts w:eastAsiaTheme="minorEastAsia"/>
          <w:lang w:eastAsia="ko-KR"/>
        </w:rPr>
        <w:t>.</w:t>
      </w:r>
      <w:del w:id="7384" w:author="Bardini, Richard A" w:date="2018-03-19T06:27:00Z">
        <w:r w:rsidRPr="001A7B84" w:rsidDel="000945EE">
          <w:rPr>
            <w:rFonts w:eastAsiaTheme="minorEastAsia"/>
            <w:lang w:eastAsia="ko-KR"/>
          </w:rPr>
          <w:delText xml:space="preserve"> For the default </w:delText>
        </w:r>
        <w:r w:rsidR="00711552" w:rsidDel="000945EE">
          <w:rPr>
            <w:rFonts w:eastAsiaTheme="minorEastAsia"/>
            <w:lang w:eastAsia="ko-KR"/>
          </w:rPr>
          <w:delText>R</w:delText>
        </w:r>
        <w:r w:rsidRPr="001A7B84" w:rsidDel="000945EE">
          <w:rPr>
            <w:rFonts w:eastAsiaTheme="minorEastAsia"/>
            <w:lang w:eastAsia="ko-KR"/>
          </w:rPr>
          <w:delText xml:space="preserve">esource </w:delText>
        </w:r>
        <w:r w:rsidR="00711552" w:rsidDel="000945EE">
          <w:rPr>
            <w:rFonts w:eastAsiaTheme="minorEastAsia"/>
            <w:lang w:eastAsia="ko-KR"/>
          </w:rPr>
          <w:delText>T</w:delText>
        </w:r>
        <w:r w:rsidRPr="001A7B84" w:rsidDel="000945EE">
          <w:rPr>
            <w:rFonts w:eastAsiaTheme="minorEastAsia"/>
            <w:lang w:eastAsia="ko-KR"/>
          </w:rPr>
          <w:delText>ype, the value of “links” shall be a simple array of Links</w:delText>
        </w:r>
        <w:r w:rsidR="001F2C8E" w:rsidDel="000945EE">
          <w:rPr>
            <w:rFonts w:eastAsiaTheme="minorEastAsia" w:hint="eastAsia"/>
            <w:lang w:eastAsia="ko-KR"/>
          </w:rPr>
          <w:delText>.</w:delText>
        </w:r>
        <w:r w:rsidRPr="001A7B84" w:rsidDel="000945EE">
          <w:rPr>
            <w:rFonts w:eastAsiaTheme="minorEastAsia"/>
            <w:lang w:eastAsia="ko-KR"/>
          </w:rPr>
          <w:delText xml:space="preserve"> </w:delText>
        </w:r>
      </w:del>
    </w:p>
    <w:p w14:paraId="44384FF4" w14:textId="206ED13C" w:rsidR="00330339" w:rsidRDefault="00330339" w:rsidP="00AE1116">
      <w:pPr>
        <w:pStyle w:val="PARAGRAPH"/>
        <w:rPr>
          <w:rFonts w:eastAsiaTheme="minorEastAsia"/>
          <w:lang w:eastAsia="ko-KR"/>
        </w:rPr>
      </w:pPr>
      <w:del w:id="7385" w:author="Bardini, Richard A" w:date="2018-03-19T06:28:00Z">
        <w:r w:rsidRPr="001A7B84" w:rsidDel="00AE1116">
          <w:rPr>
            <w:rFonts w:eastAsiaTheme="minorEastAsia"/>
            <w:lang w:eastAsia="ko-KR"/>
          </w:rPr>
          <w:delText xml:space="preserve">The default </w:delText>
        </w:r>
        <w:r w:rsidR="00575D22" w:rsidDel="00AE1116">
          <w:rPr>
            <w:rFonts w:eastAsiaTheme="minorEastAsia"/>
            <w:lang w:eastAsia="ko-KR"/>
          </w:rPr>
          <w:delText>R</w:delText>
        </w:r>
        <w:r w:rsidRPr="001A7B84" w:rsidDel="00AE1116">
          <w:rPr>
            <w:rFonts w:eastAsiaTheme="minorEastAsia"/>
            <w:lang w:eastAsia="ko-KR"/>
          </w:rPr>
          <w:delText xml:space="preserve">esource </w:delText>
        </w:r>
        <w:r w:rsidR="00575D22" w:rsidDel="00AE1116">
          <w:rPr>
            <w:rFonts w:eastAsiaTheme="minorEastAsia"/>
            <w:lang w:eastAsia="ko-KR"/>
          </w:rPr>
          <w:delText>T</w:delText>
        </w:r>
        <w:r w:rsidRPr="001A7B84" w:rsidDel="00AE1116">
          <w:rPr>
            <w:rFonts w:eastAsiaTheme="minorEastAsia"/>
            <w:lang w:eastAsia="ko-KR"/>
          </w:rPr>
          <w:delText xml:space="preserve">ype shall support the ‘baseline’ and ‘links list’ </w:delText>
        </w:r>
        <w:r w:rsidR="00575D22" w:rsidDel="00AE1116">
          <w:rPr>
            <w:rFonts w:eastAsiaTheme="minorEastAsia"/>
            <w:lang w:eastAsia="ko-KR"/>
          </w:rPr>
          <w:delText>I</w:delText>
        </w:r>
        <w:r w:rsidRPr="001A7B84" w:rsidDel="00AE1116">
          <w:rPr>
            <w:rFonts w:eastAsiaTheme="minorEastAsia"/>
            <w:lang w:eastAsia="ko-KR"/>
          </w:rPr>
          <w:delText>nterfaces.</w:delText>
        </w:r>
        <w:r w:rsidR="00EC042D" w:rsidDel="00AE1116">
          <w:rPr>
            <w:rFonts w:eastAsiaTheme="minorEastAsia"/>
            <w:lang w:eastAsia="ko-KR"/>
          </w:rPr>
          <w:delText xml:space="preserve"> </w:delText>
        </w:r>
        <w:r w:rsidR="00EC042D" w:rsidRPr="00EC042D" w:rsidDel="00AE1116">
          <w:rPr>
            <w:rFonts w:eastAsiaTheme="minorEastAsia"/>
            <w:lang w:eastAsia="ko-KR"/>
          </w:rPr>
          <w:delText>The default Interface shall be</w:delText>
        </w:r>
        <w:r w:rsidR="00EC042D" w:rsidDel="00AE1116">
          <w:rPr>
            <w:rFonts w:eastAsiaTheme="minorEastAsia"/>
            <w:lang w:eastAsia="ko-KR"/>
          </w:rPr>
          <w:delText xml:space="preserve"> the</w:delText>
        </w:r>
        <w:r w:rsidR="00EC042D" w:rsidRPr="00EC042D" w:rsidDel="00AE1116">
          <w:rPr>
            <w:rFonts w:eastAsiaTheme="minorEastAsia"/>
            <w:lang w:eastAsia="ko-KR"/>
          </w:rPr>
          <w:delText xml:space="preserve"> ‘links list’ Interface</w:delText>
        </w:r>
        <w:r w:rsidR="00EC042D" w:rsidDel="00AE1116">
          <w:rPr>
            <w:rFonts w:eastAsiaTheme="minorEastAsia"/>
            <w:lang w:eastAsia="ko-KR"/>
          </w:rPr>
          <w:delText>.</w:delText>
        </w:r>
      </w:del>
      <w:commentRangeEnd w:id="7380"/>
      <w:r w:rsidR="00AE1116">
        <w:rPr>
          <w:rStyle w:val="CommentReference"/>
          <w:lang w:val="en-US"/>
        </w:rPr>
        <w:commentReference w:id="7380"/>
      </w:r>
    </w:p>
    <w:p w14:paraId="650D61C5" w14:textId="46C59E93" w:rsidR="007A544B" w:rsidRDefault="007A544B" w:rsidP="007A544B">
      <w:pPr>
        <w:pStyle w:val="Heading4"/>
        <w:rPr>
          <w:ins w:id="7386" w:author="Bardini, Richard A" w:date="2018-03-19T14:03:00Z"/>
        </w:rPr>
      </w:pPr>
      <w:commentRangeStart w:id="7387"/>
      <w:ins w:id="7388" w:author="Bardini, Richard A" w:date="2018-03-19T06:29:00Z">
        <w:r>
          <w:t>Default Interface</w:t>
        </w:r>
      </w:ins>
    </w:p>
    <w:p w14:paraId="68571AC7" w14:textId="59192B25" w:rsidR="00A279E7" w:rsidRPr="00B97745" w:rsidRDefault="00A279E7" w:rsidP="00370B4E">
      <w:pPr>
        <w:pStyle w:val="PARAGRAPH"/>
        <w:rPr>
          <w:ins w:id="7389" w:author="Bardini, Richard A" w:date="2018-03-19T06:29:00Z"/>
        </w:rPr>
      </w:pPr>
      <w:ins w:id="7390" w:author="Bardini, Richard A" w:date="2018-03-19T14:04:00Z">
        <w:r>
          <w:t>All instances of a Collection shall support the links list (“oic.if.ll”) Interface in addition to the baseline (“oic.if.baseline”) Interface. An instance of a Collection may optionally support additional Interfaces that are defined within this Specification. The Default Interface for a Collection shall be links list (“oic.if.ll”) unless otherwise specified by the Resource Type definition.</w:t>
        </w:r>
        <w:commentRangeEnd w:id="7387"/>
        <w:r>
          <w:rPr>
            <w:rStyle w:val="CommentReference"/>
            <w:lang w:val="en-US"/>
          </w:rPr>
          <w:commentReference w:id="7387"/>
        </w:r>
      </w:ins>
    </w:p>
    <w:p w14:paraId="3F601B02" w14:textId="22DC4344" w:rsidR="00DC6104" w:rsidDel="007A544B" w:rsidRDefault="00DC6104" w:rsidP="00330339">
      <w:pPr>
        <w:pStyle w:val="PARAGRAPH"/>
        <w:rPr>
          <w:del w:id="7391" w:author="Bardini, Richard A" w:date="2018-03-19T06:29:00Z"/>
          <w:rFonts w:eastAsiaTheme="minorEastAsia"/>
          <w:lang w:eastAsia="ko-KR"/>
        </w:rPr>
      </w:pPr>
    </w:p>
    <w:p w14:paraId="64F8ED9F" w14:textId="77777777" w:rsidR="00DC6104" w:rsidRDefault="00DC6104" w:rsidP="00AA4C3B">
      <w:pPr>
        <w:pStyle w:val="Heading2"/>
      </w:pPr>
      <w:bookmarkStart w:id="7392" w:name="_Toc438012835"/>
      <w:bookmarkStart w:id="7393" w:name="_Toc453852467"/>
      <w:bookmarkStart w:id="7394" w:name="_Ref500242272"/>
      <w:bookmarkStart w:id="7395" w:name="_Ref509226430"/>
      <w:bookmarkStart w:id="7396" w:name="_Toc509367169"/>
      <w:r>
        <w:t>Third (3</w:t>
      </w:r>
      <w:r w:rsidRPr="00E60145">
        <w:rPr>
          <w:vertAlign w:val="superscript"/>
        </w:rPr>
        <w:t>rd</w:t>
      </w:r>
      <w:r>
        <w:t xml:space="preserve">) </w:t>
      </w:r>
      <w:r w:rsidR="000176D8">
        <w:t>p</w:t>
      </w:r>
      <w:r>
        <w:t xml:space="preserve">arty specified </w:t>
      </w:r>
      <w:bookmarkEnd w:id="7392"/>
      <w:r>
        <w:t>extensions</w:t>
      </w:r>
      <w:bookmarkEnd w:id="7393"/>
      <w:bookmarkEnd w:id="7394"/>
      <w:bookmarkEnd w:id="7395"/>
      <w:bookmarkEnd w:id="7396"/>
    </w:p>
    <w:p w14:paraId="3CC0DB0F" w14:textId="77777777" w:rsidR="00DC6104" w:rsidRDefault="00DC6104" w:rsidP="00DC6104">
      <w:pPr>
        <w:pStyle w:val="PARAGRAPH"/>
      </w:pPr>
      <w:r>
        <w:t>This section describes how a 3</w:t>
      </w:r>
      <w:r w:rsidRPr="00E60145">
        <w:rPr>
          <w:vertAlign w:val="superscript"/>
        </w:rPr>
        <w:t>rd</w:t>
      </w:r>
      <w:r>
        <w:t xml:space="preserve"> </w:t>
      </w:r>
      <w:r w:rsidR="000176D8">
        <w:t>p</w:t>
      </w:r>
      <w:r>
        <w:t>arty may add Device Types, Resource Types, 3</w:t>
      </w:r>
      <w:r w:rsidRPr="00E60145">
        <w:rPr>
          <w:vertAlign w:val="superscript"/>
        </w:rPr>
        <w:t>rd</w:t>
      </w:r>
      <w:r>
        <w:t xml:space="preserve"> party defined Properties to an existing or 3</w:t>
      </w:r>
      <w:r w:rsidRPr="00E60145">
        <w:rPr>
          <w:vertAlign w:val="superscript"/>
        </w:rPr>
        <w:t>rd</w:t>
      </w:r>
      <w:r>
        <w:t xml:space="preserve"> party defined Resource Type, 3</w:t>
      </w:r>
      <w:r w:rsidRPr="00E60145">
        <w:rPr>
          <w:vertAlign w:val="superscript"/>
        </w:rPr>
        <w:t>rd</w:t>
      </w:r>
      <w:r>
        <w:t xml:space="preserve"> party defined enumeration values to an existing enumeration and 3</w:t>
      </w:r>
      <w:r w:rsidRPr="00E60145">
        <w:rPr>
          <w:vertAlign w:val="superscript"/>
        </w:rPr>
        <w:t>rd</w:t>
      </w:r>
      <w:r>
        <w:t xml:space="preserve"> party defined parameters to an existing defined Property.</w:t>
      </w:r>
    </w:p>
    <w:p w14:paraId="4DA09050" w14:textId="77777777" w:rsidR="00DC6104" w:rsidRDefault="00DC6104" w:rsidP="00DC6104">
      <w:pPr>
        <w:pStyle w:val="PARAGRAPH"/>
      </w:pPr>
      <w:r>
        <w:t>A 3</w:t>
      </w:r>
      <w:r w:rsidRPr="00E60145">
        <w:rPr>
          <w:vertAlign w:val="superscript"/>
        </w:rPr>
        <w:t>rd</w:t>
      </w:r>
      <w:r>
        <w:t xml:space="preserve"> party may specify additional (non-OCF) Resources within an OCF Device. A 3</w:t>
      </w:r>
      <w:r w:rsidRPr="00E60145">
        <w:rPr>
          <w:vertAlign w:val="superscript"/>
        </w:rPr>
        <w:t>rd</w:t>
      </w:r>
      <w:r>
        <w:t xml:space="preserve"> party may also specify additional Properties within an existing OCF defined Resource Type. Further a 3</w:t>
      </w:r>
      <w:r w:rsidRPr="00E60145">
        <w:rPr>
          <w:vertAlign w:val="superscript"/>
        </w:rPr>
        <w:t>rd</w:t>
      </w:r>
      <w:r>
        <w:t xml:space="preserve"> party may extend an OCF defined enumeration with 3</w:t>
      </w:r>
      <w:r w:rsidRPr="00E60145">
        <w:rPr>
          <w:vertAlign w:val="superscript"/>
        </w:rPr>
        <w:t>rd</w:t>
      </w:r>
      <w:r>
        <w:t xml:space="preserve"> party defined values. </w:t>
      </w:r>
    </w:p>
    <w:p w14:paraId="23CD19F1" w14:textId="77777777" w:rsidR="00DC6104" w:rsidRDefault="00DC6104" w:rsidP="00DC6104">
      <w:pPr>
        <w:pStyle w:val="PARAGRAPH"/>
      </w:pPr>
      <w:r>
        <w:t>A 3</w:t>
      </w:r>
      <w:r w:rsidRPr="00875DCD">
        <w:rPr>
          <w:vertAlign w:val="superscript"/>
        </w:rPr>
        <w:t>rd</w:t>
      </w:r>
      <w:r>
        <w:t xml:space="preserve"> party defined Device Type may expose both 3</w:t>
      </w:r>
      <w:r w:rsidRPr="00875DCD">
        <w:rPr>
          <w:vertAlign w:val="superscript"/>
        </w:rPr>
        <w:t>rd</w:t>
      </w:r>
      <w:r>
        <w:t xml:space="preserve"> party and OCF defined Resource Types. A 3</w:t>
      </w:r>
      <w:r w:rsidRPr="00875DCD">
        <w:rPr>
          <w:vertAlign w:val="superscript"/>
        </w:rPr>
        <w:t>rd</w:t>
      </w:r>
      <w:r>
        <w:t xml:space="preserve"> party defined Device Type must expose the mandatory Resources for all OCF Devices defined within this specification. </w:t>
      </w:r>
    </w:p>
    <w:p w14:paraId="0E68F3F7" w14:textId="77777777" w:rsidR="00DC6104" w:rsidRDefault="00DC6104" w:rsidP="00DC6104">
      <w:pPr>
        <w:pStyle w:val="PARAGRAPH"/>
      </w:pPr>
      <w:r>
        <w:t>A 3</w:t>
      </w:r>
      <w:r w:rsidRPr="00875DCD">
        <w:rPr>
          <w:vertAlign w:val="superscript"/>
        </w:rPr>
        <w:t>rd</w:t>
      </w:r>
      <w:r>
        <w:t xml:space="preserve"> party defined Resource Type shall include any mandatory Properties defined in </w:t>
      </w:r>
      <w:r w:rsidR="004E77F5">
        <w:t>this specification</w:t>
      </w:r>
      <w:r>
        <w:t xml:space="preserve"> and also any vertical specified mandatory Properties.  All Properties defined within a 3</w:t>
      </w:r>
      <w:r w:rsidRPr="00875DCD">
        <w:rPr>
          <w:vertAlign w:val="superscript"/>
        </w:rPr>
        <w:t>rd</w:t>
      </w:r>
      <w:r>
        <w:t xml:space="preserve"> party defined Resource Type that are part of the OCF namespace that are not Common </w:t>
      </w:r>
      <w:r>
        <w:lastRenderedPageBreak/>
        <w:t xml:space="preserve">Properties as defined in </w:t>
      </w:r>
      <w:r w:rsidR="004E77F5">
        <w:t>this specification</w:t>
      </w:r>
      <w:r>
        <w:t xml:space="preserve"> shall follow the 3</w:t>
      </w:r>
      <w:r w:rsidRPr="00875DCD">
        <w:rPr>
          <w:vertAlign w:val="superscript"/>
        </w:rPr>
        <w:t>rd</w:t>
      </w:r>
      <w:r>
        <w:t xml:space="preserve"> party defined Property rules in </w:t>
      </w:r>
      <w:r w:rsidR="000176D8">
        <w:fldChar w:fldCharType="begin"/>
      </w:r>
      <w:r w:rsidR="000176D8">
        <w:instrText xml:space="preserve"> REF _Ref476333267 \h </w:instrText>
      </w:r>
      <w:r w:rsidR="000176D8">
        <w:fldChar w:fldCharType="separate"/>
      </w:r>
      <w:r w:rsidR="00370B4E" w:rsidRPr="00D53517">
        <w:t xml:space="preserve">Table </w:t>
      </w:r>
      <w:r w:rsidR="00370B4E">
        <w:rPr>
          <w:noProof/>
        </w:rPr>
        <w:t>10</w:t>
      </w:r>
      <w:r w:rsidR="000176D8">
        <w:fldChar w:fldCharType="end"/>
      </w:r>
      <w:r>
        <w:t>.</w:t>
      </w:r>
    </w:p>
    <w:p w14:paraId="6B641428" w14:textId="77777777" w:rsidR="00DC6104" w:rsidRDefault="00DC6104" w:rsidP="00DC6104">
      <w:pPr>
        <w:pStyle w:val="PARAGRAPH"/>
      </w:pPr>
      <w:r>
        <w:t>The following table defines the syntax rules for 3</w:t>
      </w:r>
      <w:r w:rsidRPr="00875DCD">
        <w:rPr>
          <w:vertAlign w:val="superscript"/>
        </w:rPr>
        <w:t>rd</w:t>
      </w:r>
      <w:r>
        <w:t xml:space="preserve"> party defined Resource Type elements. Within the table the term “Domain_Name” refers to a domain name that is owned by the 3</w:t>
      </w:r>
      <w:r w:rsidRPr="00875DCD">
        <w:rPr>
          <w:vertAlign w:val="superscript"/>
        </w:rPr>
        <w:t>rd</w:t>
      </w:r>
      <w:r>
        <w:t xml:space="preserve"> party that is defining the new element.</w:t>
      </w:r>
    </w:p>
    <w:p w14:paraId="79664308" w14:textId="77777777" w:rsidR="00DC6104" w:rsidRPr="00D53517" w:rsidRDefault="000176D8" w:rsidP="00D53517">
      <w:pPr>
        <w:pStyle w:val="TABLE-title"/>
      </w:pPr>
      <w:bookmarkStart w:id="7397" w:name="_Ref476333267"/>
      <w:bookmarkStart w:id="7398" w:name="_Ref445212549"/>
      <w:bookmarkStart w:id="7399" w:name="_Toc453852911"/>
      <w:bookmarkStart w:id="7400" w:name="_Toc509367563"/>
      <w:r w:rsidRPr="00D53517">
        <w:t xml:space="preserve">Table </w:t>
      </w:r>
      <w:r w:rsidRPr="00D53517">
        <w:fldChar w:fldCharType="begin"/>
      </w:r>
      <w:r w:rsidRPr="00D53517">
        <w:instrText xml:space="preserve"> SEQ Table \* ARABIC </w:instrText>
      </w:r>
      <w:r w:rsidRPr="00D53517">
        <w:fldChar w:fldCharType="separate"/>
      </w:r>
      <w:r w:rsidR="00370B4E">
        <w:rPr>
          <w:noProof/>
        </w:rPr>
        <w:t>10</w:t>
      </w:r>
      <w:r w:rsidRPr="00D53517">
        <w:fldChar w:fldCharType="end"/>
      </w:r>
      <w:bookmarkEnd w:id="7397"/>
      <w:r w:rsidR="00D53517" w:rsidRPr="00D53517">
        <w:t>.</w:t>
      </w:r>
      <w:r w:rsidRPr="00D53517">
        <w:t xml:space="preserve"> </w:t>
      </w:r>
      <w:r w:rsidR="00DC6104" w:rsidRPr="00D53517">
        <w:t xml:space="preserve"> 3rd </w:t>
      </w:r>
      <w:r w:rsidRPr="00D53517">
        <w:t>p</w:t>
      </w:r>
      <w:r w:rsidR="00DC6104" w:rsidRPr="00D53517">
        <w:t xml:space="preserve">arty </w:t>
      </w:r>
      <w:r w:rsidRPr="00D53517">
        <w:t>d</w:t>
      </w:r>
      <w:r w:rsidR="00DC6104" w:rsidRPr="00D53517">
        <w:t xml:space="preserve">efined Resource </w:t>
      </w:r>
      <w:r w:rsidRPr="00D53517">
        <w:t>e</w:t>
      </w:r>
      <w:r w:rsidR="00DC6104" w:rsidRPr="00D53517">
        <w:t>lements</w:t>
      </w:r>
      <w:bookmarkEnd w:id="7398"/>
      <w:bookmarkEnd w:id="7399"/>
      <w:bookmarkEnd w:id="7400"/>
    </w:p>
    <w:tbl>
      <w:tblPr>
        <w:tblStyle w:val="TABLE-A"/>
        <w:tblW w:w="9576" w:type="dxa"/>
        <w:tblLook w:val="04A0" w:firstRow="1" w:lastRow="0" w:firstColumn="1" w:lastColumn="0" w:noHBand="0" w:noVBand="1"/>
      </w:tblPr>
      <w:tblGrid>
        <w:gridCol w:w="3938"/>
        <w:gridCol w:w="2310"/>
        <w:gridCol w:w="3328"/>
      </w:tblGrid>
      <w:tr w:rsidR="00DC6104" w14:paraId="434085C0" w14:textId="77777777" w:rsidTr="007104DD">
        <w:trPr>
          <w:cnfStyle w:val="100000000000" w:firstRow="1" w:lastRow="0" w:firstColumn="0" w:lastColumn="0" w:oddVBand="0" w:evenVBand="0" w:oddHBand="0" w:evenHBand="0" w:firstRowFirstColumn="0" w:firstRowLastColumn="0" w:lastRowFirstColumn="0" w:lastRowLastColumn="0"/>
          <w:trHeight w:val="421"/>
        </w:trPr>
        <w:tc>
          <w:tcPr>
            <w:tcW w:w="0" w:type="auto"/>
          </w:tcPr>
          <w:p w14:paraId="63267786" w14:textId="77777777" w:rsidR="00DC6104" w:rsidRDefault="00DC6104" w:rsidP="004E77F5">
            <w:pPr>
              <w:pStyle w:val="TABLE-col-heading"/>
            </w:pPr>
          </w:p>
        </w:tc>
        <w:tc>
          <w:tcPr>
            <w:tcW w:w="0" w:type="auto"/>
          </w:tcPr>
          <w:p w14:paraId="55C445FE" w14:textId="77777777" w:rsidR="00DC6104" w:rsidRDefault="00DC6104" w:rsidP="004E77F5">
            <w:pPr>
              <w:pStyle w:val="TABLE-col-heading"/>
            </w:pPr>
            <w:r>
              <w:t>Resource Element</w:t>
            </w:r>
          </w:p>
        </w:tc>
        <w:tc>
          <w:tcPr>
            <w:tcW w:w="0" w:type="auto"/>
          </w:tcPr>
          <w:p w14:paraId="65BDF3D8" w14:textId="77777777" w:rsidR="00DC6104" w:rsidRDefault="00DC6104" w:rsidP="004E77F5">
            <w:pPr>
              <w:pStyle w:val="TABLE-col-heading"/>
            </w:pPr>
            <w:r>
              <w:t>Vendor Definition Rules</w:t>
            </w:r>
          </w:p>
        </w:tc>
      </w:tr>
      <w:tr w:rsidR="00DC6104" w14:paraId="2E9D60EE" w14:textId="77777777" w:rsidTr="007104DD">
        <w:trPr>
          <w:trHeight w:val="450"/>
        </w:trPr>
        <w:tc>
          <w:tcPr>
            <w:tcW w:w="0" w:type="auto"/>
          </w:tcPr>
          <w:p w14:paraId="1D580040" w14:textId="77777777" w:rsidR="00DC6104" w:rsidRDefault="00DC6104" w:rsidP="004E77F5">
            <w:pPr>
              <w:pStyle w:val="TABLE-cell"/>
            </w:pPr>
            <w:r>
              <w:t>New 3</w:t>
            </w:r>
            <w:r w:rsidRPr="00875DCD">
              <w:rPr>
                <w:vertAlign w:val="superscript"/>
              </w:rPr>
              <w:t>rd</w:t>
            </w:r>
            <w:r>
              <w:t xml:space="preserve"> party defined Device Type</w:t>
            </w:r>
          </w:p>
        </w:tc>
        <w:tc>
          <w:tcPr>
            <w:tcW w:w="0" w:type="auto"/>
          </w:tcPr>
          <w:p w14:paraId="540E677F" w14:textId="77777777" w:rsidR="00DC6104" w:rsidRDefault="00DC6104" w:rsidP="004E77F5">
            <w:pPr>
              <w:pStyle w:val="TABLE-cell"/>
            </w:pPr>
            <w:r>
              <w:t xml:space="preserve">“rt” Property Value of </w:t>
            </w:r>
            <w:r w:rsidR="00700D5E">
              <w:t>“</w:t>
            </w:r>
            <w:r>
              <w:t>/oic/d</w:t>
            </w:r>
            <w:r w:rsidR="00700D5E">
              <w:t>”</w:t>
            </w:r>
          </w:p>
        </w:tc>
        <w:tc>
          <w:tcPr>
            <w:tcW w:w="0" w:type="auto"/>
          </w:tcPr>
          <w:p w14:paraId="47A56195" w14:textId="77777777" w:rsidR="00DC6104" w:rsidRDefault="00DC6104" w:rsidP="004E77F5">
            <w:pPr>
              <w:pStyle w:val="TABLE-cell"/>
            </w:pPr>
            <w:r>
              <w:t>x.&lt;Domain_Name&gt;.&lt;resource identification&gt;</w:t>
            </w:r>
          </w:p>
        </w:tc>
      </w:tr>
      <w:tr w:rsidR="00DC6104" w14:paraId="27B1AFB9" w14:textId="77777777" w:rsidTr="007104DD">
        <w:trPr>
          <w:trHeight w:val="450"/>
        </w:trPr>
        <w:tc>
          <w:tcPr>
            <w:tcW w:w="0" w:type="auto"/>
          </w:tcPr>
          <w:p w14:paraId="669C4F18" w14:textId="77777777" w:rsidR="00DC6104" w:rsidRDefault="00DC6104" w:rsidP="004E77F5">
            <w:pPr>
              <w:pStyle w:val="TABLE-cell"/>
            </w:pPr>
            <w:r>
              <w:t>New 3</w:t>
            </w:r>
            <w:r w:rsidRPr="00875DCD">
              <w:rPr>
                <w:vertAlign w:val="superscript"/>
              </w:rPr>
              <w:t>rd</w:t>
            </w:r>
            <w:r>
              <w:t xml:space="preserve"> party defined Resource Type</w:t>
            </w:r>
          </w:p>
        </w:tc>
        <w:tc>
          <w:tcPr>
            <w:tcW w:w="0" w:type="auto"/>
          </w:tcPr>
          <w:p w14:paraId="1593343F" w14:textId="77777777" w:rsidR="00DC6104" w:rsidRDefault="00DC6104" w:rsidP="004E77F5">
            <w:pPr>
              <w:pStyle w:val="TABLE-cell"/>
            </w:pPr>
            <w:r>
              <w:t>“rt” Property Value</w:t>
            </w:r>
          </w:p>
        </w:tc>
        <w:tc>
          <w:tcPr>
            <w:tcW w:w="0" w:type="auto"/>
          </w:tcPr>
          <w:p w14:paraId="4B481746" w14:textId="77777777" w:rsidR="00DC6104" w:rsidRDefault="00DC6104" w:rsidP="004E77F5">
            <w:pPr>
              <w:pStyle w:val="TABLE-cell"/>
            </w:pPr>
            <w:r>
              <w:t>x.&lt;Domain_Name&gt;.&lt;resource identification&gt;</w:t>
            </w:r>
          </w:p>
        </w:tc>
      </w:tr>
      <w:tr w:rsidR="00DC6104" w14:paraId="08E4017D" w14:textId="77777777" w:rsidTr="007104DD">
        <w:trPr>
          <w:trHeight w:val="450"/>
        </w:trPr>
        <w:tc>
          <w:tcPr>
            <w:tcW w:w="0" w:type="auto"/>
          </w:tcPr>
          <w:p w14:paraId="66AF1722" w14:textId="77777777" w:rsidR="00DC6104" w:rsidRDefault="00DC6104" w:rsidP="004E77F5">
            <w:pPr>
              <w:pStyle w:val="TABLE-cell"/>
            </w:pPr>
            <w:r>
              <w:t>New 3</w:t>
            </w:r>
            <w:r w:rsidRPr="00875DCD">
              <w:rPr>
                <w:vertAlign w:val="superscript"/>
              </w:rPr>
              <w:t>rd</w:t>
            </w:r>
            <w:r>
              <w:t xml:space="preserve"> party defined Property within the OCF namespace</w:t>
            </w:r>
          </w:p>
        </w:tc>
        <w:tc>
          <w:tcPr>
            <w:tcW w:w="0" w:type="auto"/>
          </w:tcPr>
          <w:p w14:paraId="661765C4" w14:textId="09EC7A38" w:rsidR="00DC6104" w:rsidRDefault="00DC6104" w:rsidP="004E77F5">
            <w:pPr>
              <w:pStyle w:val="TABLE-cell"/>
            </w:pPr>
            <w:commentRangeStart w:id="7401"/>
            <w:del w:id="7402" w:author="Bardini, Richard A" w:date="2018-03-19T03:56:00Z">
              <w:r w:rsidDel="003078BA">
                <w:delText xml:space="preserve">Resource </w:delText>
              </w:r>
            </w:del>
            <w:commentRangeEnd w:id="7401"/>
            <w:r w:rsidR="003078BA">
              <w:rPr>
                <w:rStyle w:val="CommentReference"/>
                <w:bCs w:val="0"/>
                <w:lang w:val="en-US"/>
              </w:rPr>
              <w:commentReference w:id="7401"/>
            </w:r>
            <w:r>
              <w:t>Property Name</w:t>
            </w:r>
          </w:p>
        </w:tc>
        <w:tc>
          <w:tcPr>
            <w:tcW w:w="0" w:type="auto"/>
          </w:tcPr>
          <w:p w14:paraId="2AA7F80E" w14:textId="77777777" w:rsidR="00DC6104" w:rsidRDefault="00DC6104" w:rsidP="004E77F5">
            <w:pPr>
              <w:pStyle w:val="TABLE-cell"/>
            </w:pPr>
            <w:r>
              <w:t>x.&lt;Domain_Name&gt;.&lt;property&gt;</w:t>
            </w:r>
          </w:p>
        </w:tc>
      </w:tr>
      <w:tr w:rsidR="00DC6104" w14:paraId="6BDC94B1" w14:textId="77777777" w:rsidTr="007104DD">
        <w:trPr>
          <w:trHeight w:val="450"/>
        </w:trPr>
        <w:tc>
          <w:tcPr>
            <w:tcW w:w="0" w:type="auto"/>
          </w:tcPr>
          <w:p w14:paraId="2E19C811" w14:textId="77777777" w:rsidR="00DC6104" w:rsidRDefault="00DC6104" w:rsidP="004E77F5">
            <w:pPr>
              <w:pStyle w:val="TABLE-cell"/>
            </w:pPr>
            <w:r>
              <w:t>Additional 3</w:t>
            </w:r>
            <w:r w:rsidRPr="00875DCD">
              <w:rPr>
                <w:vertAlign w:val="superscript"/>
              </w:rPr>
              <w:t>rd</w:t>
            </w:r>
            <w:r>
              <w:t xml:space="preserve"> party defined values in an OCF specified enumeration</w:t>
            </w:r>
          </w:p>
        </w:tc>
        <w:tc>
          <w:tcPr>
            <w:tcW w:w="0" w:type="auto"/>
          </w:tcPr>
          <w:p w14:paraId="2E1CFBBC" w14:textId="77777777" w:rsidR="00DC6104" w:rsidRDefault="00DC6104" w:rsidP="004E77F5">
            <w:pPr>
              <w:pStyle w:val="TABLE-cell"/>
            </w:pPr>
            <w:r>
              <w:t>Enumeration Property Value</w:t>
            </w:r>
          </w:p>
        </w:tc>
        <w:tc>
          <w:tcPr>
            <w:tcW w:w="0" w:type="auto"/>
          </w:tcPr>
          <w:p w14:paraId="28F220AF" w14:textId="77777777" w:rsidR="00DC6104" w:rsidRDefault="00DC6104" w:rsidP="004E77F5">
            <w:pPr>
              <w:pStyle w:val="TABLE-cell"/>
            </w:pPr>
            <w:r>
              <w:t>x.&lt;Domain_Name&gt;.&lt;enum value&gt;</w:t>
            </w:r>
          </w:p>
        </w:tc>
      </w:tr>
      <w:tr w:rsidR="00DC6104" w14:paraId="705980F2" w14:textId="77777777" w:rsidTr="007104DD">
        <w:trPr>
          <w:trHeight w:val="450"/>
        </w:trPr>
        <w:tc>
          <w:tcPr>
            <w:tcW w:w="0" w:type="auto"/>
          </w:tcPr>
          <w:p w14:paraId="08413035" w14:textId="77777777" w:rsidR="00DC6104" w:rsidRDefault="00DC6104" w:rsidP="004E77F5">
            <w:pPr>
              <w:pStyle w:val="TABLE-cell"/>
            </w:pPr>
            <w:r>
              <w:t>Additional 3</w:t>
            </w:r>
            <w:r w:rsidRPr="00875DCD">
              <w:rPr>
                <w:vertAlign w:val="superscript"/>
              </w:rPr>
              <w:t>rd</w:t>
            </w:r>
            <w:r>
              <w:t xml:space="preserve"> party defined parameter in an OCF specified Property</w:t>
            </w:r>
          </w:p>
        </w:tc>
        <w:tc>
          <w:tcPr>
            <w:tcW w:w="0" w:type="auto"/>
          </w:tcPr>
          <w:p w14:paraId="47E315EE" w14:textId="77777777" w:rsidR="00DC6104" w:rsidRDefault="00DC6104" w:rsidP="004E77F5">
            <w:pPr>
              <w:pStyle w:val="TABLE-cell"/>
            </w:pPr>
            <w:r>
              <w:t>Parameter key word</w:t>
            </w:r>
          </w:p>
        </w:tc>
        <w:tc>
          <w:tcPr>
            <w:tcW w:w="0" w:type="auto"/>
          </w:tcPr>
          <w:p w14:paraId="6DCD1989" w14:textId="77777777" w:rsidR="00DC6104" w:rsidRDefault="00DC6104" w:rsidP="004E77F5">
            <w:pPr>
              <w:pStyle w:val="TABLE-cell"/>
            </w:pPr>
            <w:r>
              <w:t>x.&lt;Domain_Name&gt;.&lt;parameter keyword&gt;</w:t>
            </w:r>
          </w:p>
        </w:tc>
      </w:tr>
    </w:tbl>
    <w:p w14:paraId="34B4BE93" w14:textId="77777777" w:rsidR="00DC6104" w:rsidRDefault="00DC6104" w:rsidP="00DC6104"/>
    <w:p w14:paraId="14FFCE38" w14:textId="77777777" w:rsidR="00DC6104" w:rsidRPr="004B2433" w:rsidRDefault="00DC6104" w:rsidP="00DC6104">
      <w:pPr>
        <w:pStyle w:val="PARAGRAPH"/>
        <w:rPr>
          <w:lang w:val="en-US"/>
        </w:rPr>
      </w:pPr>
      <w:r>
        <w:t>With respect to the use of the Domain_Name in this scheme</w:t>
      </w:r>
      <w:r w:rsidRPr="00D97DD8">
        <w:t xml:space="preserve"> </w:t>
      </w:r>
      <w:r>
        <w:t>the labels are reversed from how they appear in DNS or other resolution mechanisms.  The 3</w:t>
      </w:r>
      <w:r w:rsidRPr="00875DCD">
        <w:rPr>
          <w:vertAlign w:val="superscript"/>
        </w:rPr>
        <w:t>rd</w:t>
      </w:r>
      <w:r>
        <w:t xml:space="preserve"> party defined Device Type and Resource Type otherwise follow the rules defined in </w:t>
      </w:r>
      <w:r w:rsidR="009D37A8">
        <w:t>s</w:t>
      </w:r>
      <w:r>
        <w:t>ection 7.4.2 Resource Type Property.  3</w:t>
      </w:r>
      <w:r w:rsidRPr="00875DCD">
        <w:rPr>
          <w:vertAlign w:val="superscript"/>
        </w:rPr>
        <w:t>rd</w:t>
      </w:r>
      <w:r>
        <w:t xml:space="preserve"> party defined Resource Types should be registered in the IANA Constrained RESTful Environments (CoRE) Parameters registry. </w:t>
      </w:r>
    </w:p>
    <w:p w14:paraId="3496F264" w14:textId="77777777" w:rsidR="00DC6104" w:rsidRDefault="00DC6104" w:rsidP="00DC6104">
      <w:pPr>
        <w:pStyle w:val="PARAGRAPH"/>
      </w:pPr>
      <w:r>
        <w:t>For example:</w:t>
      </w:r>
    </w:p>
    <w:p w14:paraId="1DDDBB13" w14:textId="77777777" w:rsidR="00DC6104" w:rsidRDefault="00DC6104" w:rsidP="00DC6104">
      <w:pPr>
        <w:pStyle w:val="PARAGRAPH"/>
      </w:pPr>
      <w:r>
        <w:t>x.com.samsung.galaxyphone.accelerator</w:t>
      </w:r>
    </w:p>
    <w:p w14:paraId="5E5E8C16" w14:textId="77777777" w:rsidR="00DC6104" w:rsidRDefault="00DC6104" w:rsidP="00DC6104">
      <w:pPr>
        <w:pStyle w:val="PARAGRAPH"/>
      </w:pPr>
      <w:r>
        <w:t>x.com.cisco.ciscorouterport</w:t>
      </w:r>
    </w:p>
    <w:p w14:paraId="6C310D11" w14:textId="77777777" w:rsidR="00DC6104" w:rsidRDefault="00DC6104" w:rsidP="00DC6104">
      <w:pPr>
        <w:pStyle w:val="PARAGRAPH"/>
      </w:pPr>
      <w:r>
        <w:t>x.com.hp.printerhead</w:t>
      </w:r>
    </w:p>
    <w:p w14:paraId="30CF46A7" w14:textId="77777777" w:rsidR="00AA4C3B" w:rsidRDefault="00DC6104" w:rsidP="00AA4C3B">
      <w:pPr>
        <w:pStyle w:val="PARAGRAPH"/>
      </w:pPr>
      <w:r>
        <w:t>x.org.allseen.newinterface.newproperty</w:t>
      </w:r>
    </w:p>
    <w:p w14:paraId="1AD649B7" w14:textId="77777777" w:rsidR="00AA4C3B" w:rsidRDefault="00A30899" w:rsidP="00553A1D">
      <w:pPr>
        <w:pStyle w:val="Heading2"/>
      </w:pPr>
      <w:bookmarkStart w:id="7403" w:name="_Toc509367170"/>
      <w:r>
        <w:t>Query Par</w:t>
      </w:r>
      <w:r w:rsidR="00E21A87">
        <w:t>am</w:t>
      </w:r>
      <w:r>
        <w:t>eters</w:t>
      </w:r>
      <w:bookmarkEnd w:id="7403"/>
    </w:p>
    <w:p w14:paraId="29D6AB2D" w14:textId="77777777" w:rsidR="00A30899" w:rsidRDefault="00A30899" w:rsidP="00553A1D">
      <w:pPr>
        <w:pStyle w:val="Heading3"/>
      </w:pPr>
      <w:bookmarkStart w:id="7404" w:name="_Toc509367171"/>
      <w:r>
        <w:t>Introduction</w:t>
      </w:r>
      <w:bookmarkEnd w:id="7404"/>
    </w:p>
    <w:p w14:paraId="2B71B1F1" w14:textId="77777777" w:rsidR="00A30899" w:rsidRDefault="00A30899" w:rsidP="00A30899">
      <w:pPr>
        <w:pStyle w:val="PARAGRAPH"/>
      </w:pPr>
      <w:r>
        <w:t xml:space="preserve">Properties and Parameters (including those that are part of a Link) may be used in the query part of a URI (see section </w:t>
      </w:r>
      <w:r>
        <w:fldChar w:fldCharType="begin"/>
      </w:r>
      <w:r>
        <w:instrText xml:space="preserve"> REF _Ref412302672 \r \h </w:instrText>
      </w:r>
      <w:r>
        <w:fldChar w:fldCharType="separate"/>
      </w:r>
      <w:r w:rsidR="00370B4E">
        <w:t>6.2.1</w:t>
      </w:r>
      <w:r>
        <w:fldChar w:fldCharType="end"/>
      </w:r>
      <w:r>
        <w:t>) as one criterion for selection of a particular Resource. This is done by declaring the Property (i.e. &lt;Property Name&gt; = &lt;desired Property Value&gt;) as one of the segments of the query. O</w:t>
      </w:r>
      <w:r w:rsidRPr="00A97878">
        <w:t>nly ASCII strings are permitted in query filters, and NUL</w:t>
      </w:r>
      <w:r>
        <w:t>L</w:t>
      </w:r>
      <w:r w:rsidRPr="00A97878">
        <w:t xml:space="preserve"> characters are disallowed in query filters. This means that only </w:t>
      </w:r>
      <w:r>
        <w:t>P</w:t>
      </w:r>
      <w:r w:rsidRPr="00A97878">
        <w:t xml:space="preserve">roperty </w:t>
      </w:r>
      <w:r>
        <w:t>V</w:t>
      </w:r>
      <w:r w:rsidRPr="00A97878">
        <w:t xml:space="preserve">alues with ASCII characters </w:t>
      </w:r>
      <w:r>
        <w:t>may</w:t>
      </w:r>
      <w:r w:rsidRPr="00A97878">
        <w:t xml:space="preserve"> be matched in a query filter. </w:t>
      </w:r>
    </w:p>
    <w:p w14:paraId="43C4472A" w14:textId="77777777" w:rsidR="00A30899" w:rsidRDefault="00A30899" w:rsidP="00A30899">
      <w:pPr>
        <w:pStyle w:val="PARAGRAPH"/>
      </w:pPr>
      <w:r w:rsidRPr="00A97878">
        <w:t>The Resource</w:t>
      </w:r>
      <w:r>
        <w:t xml:space="preserve"> is selected when all the declared Properties</w:t>
      </w:r>
      <w:r w:rsidR="005F35E6" w:rsidRPr="005F35E6">
        <w:t xml:space="preserve"> </w:t>
      </w:r>
      <w:r w:rsidR="005F35E6">
        <w:t>or Link Parameters</w:t>
      </w:r>
      <w:r>
        <w:t xml:space="preserve"> in the query match the corresponding Properties</w:t>
      </w:r>
      <w:r w:rsidR="005F35E6" w:rsidRPr="005F35E6">
        <w:t xml:space="preserve"> </w:t>
      </w:r>
      <w:r w:rsidR="005F35E6">
        <w:t>or Link Parameters</w:t>
      </w:r>
      <w:r>
        <w:t xml:space="preserve"> in the target. </w:t>
      </w:r>
    </w:p>
    <w:p w14:paraId="5BEADD37" w14:textId="77777777" w:rsidR="00A30899" w:rsidRDefault="00A30899" w:rsidP="00A30899">
      <w:pPr>
        <w:pStyle w:val="Heading3"/>
      </w:pPr>
      <w:bookmarkStart w:id="7405" w:name="_Toc509367172"/>
      <w:r>
        <w:t>Use of multiple parameters within a query</w:t>
      </w:r>
      <w:bookmarkEnd w:id="7405"/>
    </w:p>
    <w:p w14:paraId="5C356158" w14:textId="77777777" w:rsidR="00A30899" w:rsidRDefault="00A30899" w:rsidP="00A30899">
      <w:pPr>
        <w:pStyle w:val="PARAGRAPH"/>
        <w:rPr>
          <w:rFonts w:eastAsiaTheme="minorEastAsia"/>
        </w:rPr>
      </w:pPr>
      <w:r>
        <w:rPr>
          <w:rFonts w:eastAsiaTheme="minorEastAsia"/>
        </w:rPr>
        <w:t>When a query contains multiple separate query parameters these are delimited by an "&amp;" as described in section</w:t>
      </w:r>
      <w:r w:rsidRPr="00A30899">
        <w:t xml:space="preserve"> </w:t>
      </w:r>
      <w:r>
        <w:fldChar w:fldCharType="begin"/>
      </w:r>
      <w:r>
        <w:instrText xml:space="preserve"> REF _Ref412302672 \r \h </w:instrText>
      </w:r>
      <w:r>
        <w:fldChar w:fldCharType="separate"/>
      </w:r>
      <w:r w:rsidR="00370B4E">
        <w:t>6.2.1</w:t>
      </w:r>
      <w:r>
        <w:fldChar w:fldCharType="end"/>
      </w:r>
      <w:r>
        <w:rPr>
          <w:rFonts w:eastAsiaTheme="minorEastAsia"/>
        </w:rPr>
        <w:t xml:space="preserve">. </w:t>
      </w:r>
    </w:p>
    <w:p w14:paraId="06E4490F" w14:textId="77777777" w:rsidR="00A30899" w:rsidRDefault="00A30899" w:rsidP="00A30899">
      <w:r>
        <w:lastRenderedPageBreak/>
        <w:t xml:space="preserve">A Client may apply </w:t>
      </w:r>
      <w:r w:rsidRPr="008B43DB">
        <w:rPr>
          <w:bCs/>
        </w:rPr>
        <w:t>multiple</w:t>
      </w:r>
      <w:r>
        <w:t xml:space="preserve"> separate query parameters, for example "</w:t>
      </w:r>
      <w:proofErr w:type="gramStart"/>
      <w:r>
        <w:t>?ins</w:t>
      </w:r>
      <w:proofErr w:type="gramEnd"/>
      <w:r>
        <w:t>=</w:t>
      </w:r>
      <w:r w:rsidR="00276DAD">
        <w:t>11111</w:t>
      </w:r>
      <w:r>
        <w:t>&amp;rt=oic.r.switch.binary". If such queries are supported by the Server this shall be accomplished by matching "all of" the different query parameter types (“rt”, “ins”, “if”, etc) against the target of the query. In the example, this resolves to an instance of oic.r.switch.binary that also has an “ins” populated as “</w:t>
      </w:r>
      <w:r w:rsidR="00276DAD">
        <w:t>11111</w:t>
      </w:r>
      <w:r>
        <w:t>". There is no significance applied to the order of the query parameters.</w:t>
      </w:r>
    </w:p>
    <w:p w14:paraId="7ED380FD" w14:textId="77777777" w:rsidR="00A30899" w:rsidRDefault="00A30899" w:rsidP="00A30899"/>
    <w:p w14:paraId="13086120" w14:textId="77777777" w:rsidR="00A30899" w:rsidRDefault="00A30899" w:rsidP="00A30899">
      <w:r>
        <w:t xml:space="preserve">A Client may select more than one Resource </w:t>
      </w:r>
      <w:r w:rsidR="007E0BED">
        <w:t xml:space="preserve">Type </w:t>
      </w:r>
      <w:r>
        <w:t xml:space="preserve">using </w:t>
      </w:r>
      <w:r w:rsidRPr="008B43DB">
        <w:rPr>
          <w:bCs/>
        </w:rPr>
        <w:t>repeated</w:t>
      </w:r>
      <w:r>
        <w:t xml:space="preserve"> query parameters, for e</w:t>
      </w:r>
      <w:r w:rsidR="007E0BED">
        <w:t>xample "</w:t>
      </w:r>
      <w:proofErr w:type="gramStart"/>
      <w:r w:rsidR="007E0BED">
        <w:t>?rt</w:t>
      </w:r>
      <w:proofErr w:type="gramEnd"/>
      <w:r w:rsidR="007E0BED">
        <w:t>=oic.r.switch.binary&amp;rt=</w:t>
      </w:r>
      <w:r>
        <w:t>oic.r.ramptime". If such queries are supported by the Server this shall be accomplished by matching "any of" the repeated query parameters against the target of the query.  In the example, any instances of "oic.r.switch.binary" and/or "oic.r.ramptime" that may exist are selected.</w:t>
      </w:r>
    </w:p>
    <w:p w14:paraId="4382BBCD" w14:textId="77777777" w:rsidR="00A30899" w:rsidRDefault="00A30899" w:rsidP="00A30899"/>
    <w:p w14:paraId="096B83A3" w14:textId="77777777" w:rsidR="00A30899" w:rsidRDefault="00A30899" w:rsidP="00A30899">
      <w:r>
        <w:t>A Client my combine both multiple repeated parameters and multiple separate parameters in a single query, for example "</w:t>
      </w:r>
      <w:proofErr w:type="gramStart"/>
      <w:r>
        <w:t>?if</w:t>
      </w:r>
      <w:proofErr w:type="gramEnd"/>
      <w:r>
        <w:t>=oic.if.b&amp;ins=</w:t>
      </w:r>
      <w:r w:rsidR="00276DAD">
        <w:t>11111</w:t>
      </w:r>
      <w:r>
        <w:t>&amp;rt=oic.r.switch.binary</w:t>
      </w:r>
      <w:r w:rsidR="007E0BED">
        <w:t>&amp;rt=</w:t>
      </w:r>
      <w:r>
        <w:t>oic.r.ramptime". If such queries are supported by the Server this shall be accomplished by matching "any of" the repeated query parameters and then matching “all of” the different query parameter types. In the example any instances of "oic.r.switch.binary" and/or "oic.r.ramptime" that also have an "ins" of "</w:t>
      </w:r>
      <w:r w:rsidR="006562CF">
        <w:t>11111</w:t>
      </w:r>
      <w:r>
        <w:t>" that may exist are selected in a batch response.</w:t>
      </w:r>
    </w:p>
    <w:p w14:paraId="7CA5C7B9" w14:textId="77777777" w:rsidR="00A30899" w:rsidRDefault="00A30899" w:rsidP="00A30899"/>
    <w:p w14:paraId="7EEBF74B" w14:textId="77777777" w:rsidR="00A30899" w:rsidRDefault="00A30899" w:rsidP="00A30899">
      <w:pPr>
        <w:pStyle w:val="PARAGRAPH"/>
      </w:pPr>
      <w:r>
        <w:t xml:space="preserve">Note that the parameters within a query string are represented within the actual messaging protocol as defined in section </w:t>
      </w:r>
      <w:r>
        <w:fldChar w:fldCharType="begin"/>
      </w:r>
      <w:r>
        <w:instrText xml:space="preserve"> REF _Ref490577610 \r \h </w:instrText>
      </w:r>
      <w:r>
        <w:fldChar w:fldCharType="separate"/>
      </w:r>
      <w:r w:rsidR="00370B4E">
        <w:t>12</w:t>
      </w:r>
      <w:r>
        <w:fldChar w:fldCharType="end"/>
      </w:r>
      <w:r>
        <w:t>.</w:t>
      </w:r>
    </w:p>
    <w:p w14:paraId="3D7AF873" w14:textId="77777777" w:rsidR="00A30899" w:rsidRDefault="00A30899" w:rsidP="00A30899">
      <w:pPr>
        <w:pStyle w:val="Heading3"/>
      </w:pPr>
      <w:bookmarkStart w:id="7406" w:name="_Ref490579351"/>
      <w:bookmarkStart w:id="7407" w:name="_Toc509367173"/>
      <w:r>
        <w:rPr>
          <w:lang w:eastAsia="ko-KR"/>
        </w:rPr>
        <w:t>Application to multi-value “rt” Resources</w:t>
      </w:r>
      <w:bookmarkEnd w:id="7406"/>
      <w:bookmarkEnd w:id="7407"/>
    </w:p>
    <w:p w14:paraId="319A2586" w14:textId="77777777" w:rsidR="00A30899" w:rsidRDefault="00A30899" w:rsidP="00A30899">
      <w:pPr>
        <w:pStyle w:val="PARAGRAPH"/>
        <w:rPr>
          <w:rFonts w:eastAsiaTheme="minorEastAsia"/>
          <w:lang w:eastAsia="ko-KR"/>
        </w:rPr>
      </w:pPr>
      <w:r w:rsidRPr="0029702F">
        <w:rPr>
          <w:rFonts w:eastAsiaTheme="minorEastAsia"/>
          <w:lang w:eastAsia="ko-KR"/>
        </w:rPr>
        <w:t xml:space="preserve">An "rt" query for a multi-value "rt" Resource with the Default Interface of "oic.if.a", "oic.if.s", "oic.if.r", "oic.if.rw" or "oic.if.baseline" is an extension of a generic "rt" query. When a Server receives a RETRIEVE request for </w:t>
      </w:r>
      <w:r>
        <w:rPr>
          <w:rFonts w:eastAsiaTheme="minorEastAsia"/>
          <w:lang w:eastAsia="ko-KR"/>
        </w:rPr>
        <w:t xml:space="preserve">a </w:t>
      </w:r>
      <w:r w:rsidRPr="0029702F">
        <w:rPr>
          <w:rFonts w:eastAsiaTheme="minorEastAsia"/>
          <w:lang w:eastAsia="ko-KR"/>
        </w:rPr>
        <w:t>multi-value "rt" Resource with an "rt" query, (i.e. GET /ResExample?rt=oic.r.foo), the Server should respond only when the query value is an item of the "rt" Property Value of the target Resource and should send back only the Properties associated with the query value</w:t>
      </w:r>
      <w:r w:rsidR="007E0BED">
        <w:rPr>
          <w:rFonts w:eastAsiaTheme="minorEastAsia"/>
          <w:lang w:eastAsia="ko-KR"/>
        </w:rPr>
        <w:t>(s)</w:t>
      </w:r>
      <w:r w:rsidRPr="0029702F">
        <w:rPr>
          <w:rFonts w:eastAsiaTheme="minorEastAsia"/>
          <w:lang w:eastAsia="ko-KR"/>
        </w:rPr>
        <w:t>. For example, upon receiving GET /ResExample?rt=oic.r.switch.binary targeting a Resource with "rt": ["oic.r.switch.binary", "oic.r.light.brightness"], the Server responds with only the Properties of oic.r.switch.binary.</w:t>
      </w:r>
    </w:p>
    <w:p w14:paraId="019E660B" w14:textId="77777777" w:rsidR="00A30899" w:rsidRDefault="00553A1D" w:rsidP="00553A1D">
      <w:pPr>
        <w:pStyle w:val="Heading3"/>
        <w:rPr>
          <w:lang w:eastAsia="ko-KR"/>
        </w:rPr>
      </w:pPr>
      <w:bookmarkStart w:id="7408" w:name="_Ref490579529"/>
      <w:bookmarkStart w:id="7409" w:name="_Toc509367174"/>
      <w:r>
        <w:rPr>
          <w:lang w:eastAsia="ko-KR"/>
        </w:rPr>
        <w:t>Interface specific considerations for queries</w:t>
      </w:r>
      <w:bookmarkEnd w:id="7408"/>
      <w:bookmarkEnd w:id="7409"/>
    </w:p>
    <w:p w14:paraId="34BD57BD" w14:textId="77777777" w:rsidR="00553A1D" w:rsidRDefault="00553A1D" w:rsidP="00553A1D">
      <w:pPr>
        <w:pStyle w:val="Heading4"/>
        <w:rPr>
          <w:lang w:eastAsia="ko-KR"/>
        </w:rPr>
      </w:pPr>
      <w:r>
        <w:rPr>
          <w:lang w:eastAsia="ko-KR"/>
        </w:rPr>
        <w:t>Interface selection</w:t>
      </w:r>
    </w:p>
    <w:p w14:paraId="5EDBB9C9" w14:textId="77777777" w:rsidR="00553A1D" w:rsidRDefault="00553A1D" w:rsidP="00553A1D">
      <w:pPr>
        <w:pStyle w:val="PARAGRAPH"/>
        <w:rPr>
          <w:rFonts w:eastAsiaTheme="minorEastAsia"/>
          <w:lang w:eastAsia="ko-KR"/>
        </w:rPr>
      </w:pPr>
      <w:r>
        <w:t xml:space="preserve">When an Interface is to be selected for a request, it shall be specified as a query parameter in the URI of the Resource in the request message. If no query parameter is specified, then the Default Interface shall be used. </w:t>
      </w:r>
      <w:r>
        <w:rPr>
          <w:rFonts w:eastAsiaTheme="minorEastAsia"/>
          <w:lang w:eastAsia="ko-KR"/>
        </w:rPr>
        <w:t>If the selected Interface is not one of the permitted Interfaces on the Resource then selecting that Interface is an error and the Server shall respond with an error response code.</w:t>
      </w:r>
    </w:p>
    <w:p w14:paraId="2E734E57" w14:textId="77777777" w:rsidR="00553A1D" w:rsidRDefault="00553A1D" w:rsidP="00553A1D">
      <w:pPr>
        <w:pStyle w:val="PARAGRAPH"/>
        <w:rPr>
          <w:lang w:eastAsia="ko-KR"/>
        </w:rPr>
      </w:pPr>
      <w:r>
        <w:t>For example, t</w:t>
      </w:r>
      <w:r w:rsidRPr="00520D43">
        <w:t xml:space="preserve">he baseline Interface </w:t>
      </w:r>
      <w:r>
        <w:t>may be</w:t>
      </w:r>
      <w:r w:rsidRPr="00520D43">
        <w:t xml:space="preserve"> selected by adding “if=oic.if.baseline” to the list of query parameters in the URI of the target Resource. For example: “GET /oic/res?if=oic.if.baseline”.</w:t>
      </w:r>
    </w:p>
    <w:p w14:paraId="18913A92" w14:textId="77777777" w:rsidR="00553A1D" w:rsidRPr="00553A1D" w:rsidRDefault="00553A1D" w:rsidP="00553A1D">
      <w:pPr>
        <w:pStyle w:val="Heading4"/>
        <w:rPr>
          <w:lang w:eastAsia="ko-KR"/>
        </w:rPr>
      </w:pPr>
      <w:r>
        <w:rPr>
          <w:lang w:eastAsia="ko-KR"/>
        </w:rPr>
        <w:t>Batch Interface</w:t>
      </w:r>
    </w:p>
    <w:p w14:paraId="1680BA26" w14:textId="77777777" w:rsidR="00553A1D" w:rsidRDefault="00553A1D" w:rsidP="00553A1D">
      <w:pPr>
        <w:pStyle w:val="PARAGRAPH"/>
        <w:rPr>
          <w:lang w:eastAsia="ko-KR"/>
        </w:rPr>
      </w:pPr>
      <w:r>
        <w:rPr>
          <w:lang w:eastAsia="ko-KR"/>
        </w:rPr>
        <w:t xml:space="preserve">See section </w:t>
      </w:r>
      <w:r>
        <w:rPr>
          <w:lang w:eastAsia="ko-KR"/>
        </w:rPr>
        <w:fldChar w:fldCharType="begin"/>
      </w:r>
      <w:r>
        <w:rPr>
          <w:lang w:eastAsia="ko-KR"/>
        </w:rPr>
        <w:instrText xml:space="preserve"> REF _Ref490578211 \r \h </w:instrText>
      </w:r>
      <w:r>
        <w:rPr>
          <w:lang w:eastAsia="ko-KR"/>
        </w:rPr>
      </w:r>
      <w:r>
        <w:rPr>
          <w:lang w:eastAsia="ko-KR"/>
        </w:rPr>
        <w:fldChar w:fldCharType="separate"/>
      </w:r>
      <w:r w:rsidR="00370B4E">
        <w:rPr>
          <w:lang w:eastAsia="ko-KR"/>
        </w:rPr>
        <w:t>7.6.3.4</w:t>
      </w:r>
      <w:r>
        <w:rPr>
          <w:lang w:eastAsia="ko-KR"/>
        </w:rPr>
        <w:fldChar w:fldCharType="end"/>
      </w:r>
      <w:r>
        <w:rPr>
          <w:lang w:eastAsia="ko-KR"/>
        </w:rPr>
        <w:t xml:space="preserve"> for details on the batch Interface itself. Query parameters may be used with the batch Interface in order to select particular Resources in a Collection for retrieval or update; these parameters are used to select items in the Collection by matching Link Parameter Values.</w:t>
      </w:r>
    </w:p>
    <w:p w14:paraId="637205BD" w14:textId="77777777" w:rsidR="00553A1D" w:rsidRDefault="00553A1D" w:rsidP="00553A1D">
      <w:pPr>
        <w:pStyle w:val="PARAGRAPH"/>
        <w:rPr>
          <w:lang w:eastAsia="ko-KR"/>
        </w:rPr>
      </w:pPr>
      <w:r>
        <w:rPr>
          <w:lang w:eastAsia="ko-KR"/>
        </w:rPr>
        <w:t>When Link selection query parameters are used with RETRIEVE operations applied using the batch Interface, only the Resources in the Collection with matching Link Parameters should be returned.</w:t>
      </w:r>
    </w:p>
    <w:p w14:paraId="28531DDF" w14:textId="77777777" w:rsidR="00553A1D" w:rsidRDefault="00553A1D" w:rsidP="00553A1D">
      <w:pPr>
        <w:pStyle w:val="PARAGRAPH"/>
        <w:rPr>
          <w:lang w:eastAsia="ko-KR"/>
        </w:rPr>
      </w:pPr>
      <w:r>
        <w:rPr>
          <w:lang w:eastAsia="ko-KR"/>
        </w:rPr>
        <w:lastRenderedPageBreak/>
        <w:t>When Link selection query parameters are used with UPDATE operations applied using the batch Interface, only the Resources having matching Link Parameters should be updated.</w:t>
      </w:r>
    </w:p>
    <w:p w14:paraId="17ADB14E" w14:textId="77777777" w:rsidR="00553A1D" w:rsidRPr="00553A1D" w:rsidRDefault="00553A1D" w:rsidP="00553A1D">
      <w:pPr>
        <w:pStyle w:val="PARAGRAPH"/>
      </w:pPr>
      <w:r>
        <w:rPr>
          <w:lang w:eastAsia="ko-KR"/>
        </w:rPr>
        <w:t xml:space="preserve">See </w:t>
      </w:r>
      <w:r>
        <w:rPr>
          <w:lang w:eastAsia="ko-KR"/>
        </w:rPr>
        <w:fldChar w:fldCharType="begin"/>
      </w:r>
      <w:r>
        <w:rPr>
          <w:lang w:eastAsia="ko-KR"/>
        </w:rPr>
        <w:instrText xml:space="preserve"> REF _Ref490578249 \r \h </w:instrText>
      </w:r>
      <w:r>
        <w:rPr>
          <w:lang w:eastAsia="ko-KR"/>
        </w:rPr>
      </w:r>
      <w:r>
        <w:rPr>
          <w:lang w:eastAsia="ko-KR"/>
        </w:rPr>
        <w:fldChar w:fldCharType="separate"/>
      </w:r>
      <w:r w:rsidR="00370B4E">
        <w:rPr>
          <w:lang w:eastAsia="ko-KR"/>
        </w:rPr>
        <w:t>7.6.3.4.2</w:t>
      </w:r>
      <w:r>
        <w:rPr>
          <w:lang w:eastAsia="ko-KR"/>
        </w:rPr>
        <w:fldChar w:fldCharType="end"/>
      </w:r>
      <w:r>
        <w:rPr>
          <w:lang w:eastAsia="ko-KR"/>
        </w:rPr>
        <w:t xml:space="preserve"> for examples of RETRIEVE and UPDATE operations th</w:t>
      </w:r>
      <w:r>
        <w:rPr>
          <w:rFonts w:hint="eastAsia"/>
          <w:lang w:eastAsia="ko-KR"/>
        </w:rPr>
        <w:t>a</w:t>
      </w:r>
      <w:r>
        <w:rPr>
          <w:lang w:eastAsia="ko-KR"/>
        </w:rPr>
        <w:t>t use Link selection query parameters.</w:t>
      </w:r>
    </w:p>
    <w:p w14:paraId="7D77C723" w14:textId="77777777" w:rsidR="007D04AB" w:rsidRDefault="007D04AB" w:rsidP="002C5F67">
      <w:pPr>
        <w:pStyle w:val="Heading1"/>
      </w:pPr>
      <w:bookmarkStart w:id="7410" w:name="_Toc451289424"/>
      <w:bookmarkStart w:id="7411" w:name="_Toc451289425"/>
      <w:bookmarkStart w:id="7412" w:name="_Toc451289426"/>
      <w:bookmarkStart w:id="7413" w:name="_Toc451289427"/>
      <w:bookmarkStart w:id="7414" w:name="_Toc412656971"/>
      <w:bookmarkStart w:id="7415" w:name="_Toc412657893"/>
      <w:bookmarkStart w:id="7416" w:name="_Toc412733868"/>
      <w:bookmarkStart w:id="7417" w:name="_Toc412656972"/>
      <w:bookmarkStart w:id="7418" w:name="_Toc412657894"/>
      <w:bookmarkStart w:id="7419" w:name="_Toc412733869"/>
      <w:bookmarkStart w:id="7420" w:name="_Toc412656973"/>
      <w:bookmarkStart w:id="7421" w:name="_Toc412657895"/>
      <w:bookmarkStart w:id="7422" w:name="_Toc412733870"/>
      <w:bookmarkStart w:id="7423" w:name="_Toc412656992"/>
      <w:bookmarkStart w:id="7424" w:name="_Toc412657914"/>
      <w:bookmarkStart w:id="7425" w:name="_Toc412733889"/>
      <w:bookmarkStart w:id="7426" w:name="_Toc412656993"/>
      <w:bookmarkStart w:id="7427" w:name="_Toc412657915"/>
      <w:bookmarkStart w:id="7428" w:name="_Toc412733890"/>
      <w:bookmarkStart w:id="7429" w:name="_Toc412656994"/>
      <w:bookmarkStart w:id="7430" w:name="_Toc412657916"/>
      <w:bookmarkStart w:id="7431" w:name="_Toc412733891"/>
      <w:bookmarkStart w:id="7432" w:name="_Toc412656995"/>
      <w:bookmarkStart w:id="7433" w:name="_Toc412657917"/>
      <w:bookmarkStart w:id="7434" w:name="_Toc412733892"/>
      <w:bookmarkStart w:id="7435" w:name="_Toc412657047"/>
      <w:bookmarkStart w:id="7436" w:name="_Toc412657969"/>
      <w:bookmarkStart w:id="7437" w:name="_Toc412733944"/>
      <w:bookmarkStart w:id="7438" w:name="_Toc412657048"/>
      <w:bookmarkStart w:id="7439" w:name="_Toc412657970"/>
      <w:bookmarkStart w:id="7440" w:name="_Toc412733945"/>
      <w:bookmarkStart w:id="7441" w:name="_Toc412657049"/>
      <w:bookmarkStart w:id="7442" w:name="_Toc412657971"/>
      <w:bookmarkStart w:id="7443" w:name="_Toc412733946"/>
      <w:bookmarkStart w:id="7444" w:name="_Toc412657050"/>
      <w:bookmarkStart w:id="7445" w:name="_Toc412657972"/>
      <w:bookmarkStart w:id="7446" w:name="_Toc412733947"/>
      <w:bookmarkStart w:id="7447" w:name="_Toc412657051"/>
      <w:bookmarkStart w:id="7448" w:name="_Toc412657973"/>
      <w:bookmarkStart w:id="7449" w:name="_Toc412733948"/>
      <w:bookmarkStart w:id="7450" w:name="_Toc412657052"/>
      <w:bookmarkStart w:id="7451" w:name="_Toc412657974"/>
      <w:bookmarkStart w:id="7452" w:name="_Toc412733949"/>
      <w:bookmarkStart w:id="7453" w:name="_Toc412657099"/>
      <w:bookmarkStart w:id="7454" w:name="_Toc412658021"/>
      <w:bookmarkStart w:id="7455" w:name="_Toc412733996"/>
      <w:bookmarkStart w:id="7456" w:name="_Toc412657100"/>
      <w:bookmarkStart w:id="7457" w:name="_Toc412658022"/>
      <w:bookmarkStart w:id="7458" w:name="_Toc412733997"/>
      <w:bookmarkStart w:id="7459" w:name="_Toc412657101"/>
      <w:bookmarkStart w:id="7460" w:name="_Toc412658023"/>
      <w:bookmarkStart w:id="7461" w:name="_Toc412733998"/>
      <w:bookmarkStart w:id="7462" w:name="_Toc412657102"/>
      <w:bookmarkStart w:id="7463" w:name="_Toc412658024"/>
      <w:bookmarkStart w:id="7464" w:name="_Toc412733999"/>
      <w:bookmarkStart w:id="7465" w:name="_Toc412657139"/>
      <w:bookmarkStart w:id="7466" w:name="_Toc412658061"/>
      <w:bookmarkStart w:id="7467" w:name="_Toc412734036"/>
      <w:bookmarkStart w:id="7468" w:name="_Toc412657140"/>
      <w:bookmarkStart w:id="7469" w:name="_Toc412658062"/>
      <w:bookmarkStart w:id="7470" w:name="_Toc412734037"/>
      <w:bookmarkStart w:id="7471" w:name="_Toc412657141"/>
      <w:bookmarkStart w:id="7472" w:name="_Toc412658063"/>
      <w:bookmarkStart w:id="7473" w:name="_Toc412734038"/>
      <w:bookmarkStart w:id="7474" w:name="_Toc412657142"/>
      <w:bookmarkStart w:id="7475" w:name="_Toc412658064"/>
      <w:bookmarkStart w:id="7476" w:name="_Toc412734039"/>
      <w:bookmarkStart w:id="7477" w:name="_Toc412657189"/>
      <w:bookmarkStart w:id="7478" w:name="_Toc412658111"/>
      <w:bookmarkStart w:id="7479" w:name="_Toc412734086"/>
      <w:bookmarkStart w:id="7480" w:name="_Toc412657190"/>
      <w:bookmarkStart w:id="7481" w:name="_Toc412658112"/>
      <w:bookmarkStart w:id="7482" w:name="_Toc412734087"/>
      <w:bookmarkStart w:id="7483" w:name="_Toc412657191"/>
      <w:bookmarkStart w:id="7484" w:name="_Toc412658113"/>
      <w:bookmarkStart w:id="7485" w:name="_Toc412734088"/>
      <w:bookmarkStart w:id="7486" w:name="_Toc412657192"/>
      <w:bookmarkStart w:id="7487" w:name="_Toc412658114"/>
      <w:bookmarkStart w:id="7488" w:name="_Toc412734089"/>
      <w:bookmarkStart w:id="7489" w:name="_Toc410852348"/>
      <w:bookmarkStart w:id="7490" w:name="_Toc410853006"/>
      <w:bookmarkStart w:id="7491" w:name="_Toc410853685"/>
      <w:bookmarkStart w:id="7492" w:name="_Toc410854365"/>
      <w:bookmarkStart w:id="7493" w:name="_Toc410855043"/>
      <w:bookmarkStart w:id="7494" w:name="_Toc410855723"/>
      <w:bookmarkStart w:id="7495" w:name="_Toc410852349"/>
      <w:bookmarkStart w:id="7496" w:name="_Toc410853007"/>
      <w:bookmarkStart w:id="7497" w:name="_Toc410853686"/>
      <w:bookmarkStart w:id="7498" w:name="_Toc410854366"/>
      <w:bookmarkStart w:id="7499" w:name="_Toc410855044"/>
      <w:bookmarkStart w:id="7500" w:name="_Toc410855724"/>
      <w:bookmarkStart w:id="7501" w:name="_Toc410852350"/>
      <w:bookmarkStart w:id="7502" w:name="_Toc410853008"/>
      <w:bookmarkStart w:id="7503" w:name="_Toc410853687"/>
      <w:bookmarkStart w:id="7504" w:name="_Toc410854367"/>
      <w:bookmarkStart w:id="7505" w:name="_Toc410855045"/>
      <w:bookmarkStart w:id="7506" w:name="_Toc410855725"/>
      <w:bookmarkStart w:id="7507" w:name="_Toc410852351"/>
      <w:bookmarkStart w:id="7508" w:name="_Toc410853009"/>
      <w:bookmarkStart w:id="7509" w:name="_Toc410853688"/>
      <w:bookmarkStart w:id="7510" w:name="_Toc410854368"/>
      <w:bookmarkStart w:id="7511" w:name="_Toc410855046"/>
      <w:bookmarkStart w:id="7512" w:name="_Toc410855726"/>
      <w:bookmarkStart w:id="7513" w:name="_Toc410852352"/>
      <w:bookmarkStart w:id="7514" w:name="_Toc410853010"/>
      <w:bookmarkStart w:id="7515" w:name="_Toc410853689"/>
      <w:bookmarkStart w:id="7516" w:name="_Toc410854369"/>
      <w:bookmarkStart w:id="7517" w:name="_Toc410855047"/>
      <w:bookmarkStart w:id="7518" w:name="_Toc410855727"/>
      <w:bookmarkStart w:id="7519" w:name="_Toc410852353"/>
      <w:bookmarkStart w:id="7520" w:name="_Toc410853011"/>
      <w:bookmarkStart w:id="7521" w:name="_Toc410853690"/>
      <w:bookmarkStart w:id="7522" w:name="_Toc410854370"/>
      <w:bookmarkStart w:id="7523" w:name="_Toc410855048"/>
      <w:bookmarkStart w:id="7524" w:name="_Toc410855728"/>
      <w:bookmarkStart w:id="7525" w:name="_Toc410852354"/>
      <w:bookmarkStart w:id="7526" w:name="_Toc410853012"/>
      <w:bookmarkStart w:id="7527" w:name="_Toc410853691"/>
      <w:bookmarkStart w:id="7528" w:name="_Toc410854371"/>
      <w:bookmarkStart w:id="7529" w:name="_Toc410855049"/>
      <w:bookmarkStart w:id="7530" w:name="_Toc410855729"/>
      <w:bookmarkStart w:id="7531" w:name="_Toc410852355"/>
      <w:bookmarkStart w:id="7532" w:name="_Toc410853013"/>
      <w:bookmarkStart w:id="7533" w:name="_Toc410853692"/>
      <w:bookmarkStart w:id="7534" w:name="_Toc410854372"/>
      <w:bookmarkStart w:id="7535" w:name="_Toc410855050"/>
      <w:bookmarkStart w:id="7536" w:name="_Toc410855730"/>
      <w:bookmarkStart w:id="7537" w:name="_Toc410852356"/>
      <w:bookmarkStart w:id="7538" w:name="_Toc410853014"/>
      <w:bookmarkStart w:id="7539" w:name="_Toc410853693"/>
      <w:bookmarkStart w:id="7540" w:name="_Toc410854373"/>
      <w:bookmarkStart w:id="7541" w:name="_Toc410855051"/>
      <w:bookmarkStart w:id="7542" w:name="_Toc410855731"/>
      <w:bookmarkStart w:id="7543" w:name="_Toc410852357"/>
      <w:bookmarkStart w:id="7544" w:name="_Toc410853015"/>
      <w:bookmarkStart w:id="7545" w:name="_Toc410853694"/>
      <w:bookmarkStart w:id="7546" w:name="_Toc410854374"/>
      <w:bookmarkStart w:id="7547" w:name="_Toc410855052"/>
      <w:bookmarkStart w:id="7548" w:name="_Toc410855732"/>
      <w:bookmarkStart w:id="7549" w:name="_Toc410852358"/>
      <w:bookmarkStart w:id="7550" w:name="_Toc410853016"/>
      <w:bookmarkStart w:id="7551" w:name="_Toc410853695"/>
      <w:bookmarkStart w:id="7552" w:name="_Toc410854375"/>
      <w:bookmarkStart w:id="7553" w:name="_Toc410855053"/>
      <w:bookmarkStart w:id="7554" w:name="_Toc410855733"/>
      <w:bookmarkStart w:id="7555" w:name="_Toc410852359"/>
      <w:bookmarkStart w:id="7556" w:name="_Toc410853017"/>
      <w:bookmarkStart w:id="7557" w:name="_Toc410853696"/>
      <w:bookmarkStart w:id="7558" w:name="_Toc410854376"/>
      <w:bookmarkStart w:id="7559" w:name="_Toc410855054"/>
      <w:bookmarkStart w:id="7560" w:name="_Toc410855734"/>
      <w:bookmarkStart w:id="7561" w:name="_Toc410852360"/>
      <w:bookmarkStart w:id="7562" w:name="_Toc410853018"/>
      <w:bookmarkStart w:id="7563" w:name="_Toc410853697"/>
      <w:bookmarkStart w:id="7564" w:name="_Toc410854377"/>
      <w:bookmarkStart w:id="7565" w:name="_Toc410855055"/>
      <w:bookmarkStart w:id="7566" w:name="_Toc410855735"/>
      <w:bookmarkStart w:id="7567" w:name="_Toc410852361"/>
      <w:bookmarkStart w:id="7568" w:name="_Toc410853019"/>
      <w:bookmarkStart w:id="7569" w:name="_Toc410853698"/>
      <w:bookmarkStart w:id="7570" w:name="_Toc410854378"/>
      <w:bookmarkStart w:id="7571" w:name="_Toc410855056"/>
      <w:bookmarkStart w:id="7572" w:name="_Toc410855736"/>
      <w:bookmarkStart w:id="7573" w:name="_Toc410852362"/>
      <w:bookmarkStart w:id="7574" w:name="_Toc410853020"/>
      <w:bookmarkStart w:id="7575" w:name="_Toc410853699"/>
      <w:bookmarkStart w:id="7576" w:name="_Toc410854379"/>
      <w:bookmarkStart w:id="7577" w:name="_Toc410855057"/>
      <w:bookmarkStart w:id="7578" w:name="_Toc410855737"/>
      <w:bookmarkStart w:id="7579" w:name="_Toc410852363"/>
      <w:bookmarkStart w:id="7580" w:name="_Toc410853021"/>
      <w:bookmarkStart w:id="7581" w:name="_Toc410853700"/>
      <w:bookmarkStart w:id="7582" w:name="_Toc410854380"/>
      <w:bookmarkStart w:id="7583" w:name="_Toc410855058"/>
      <w:bookmarkStart w:id="7584" w:name="_Toc410855738"/>
      <w:bookmarkStart w:id="7585" w:name="_Toc410852364"/>
      <w:bookmarkStart w:id="7586" w:name="_Toc410853022"/>
      <w:bookmarkStart w:id="7587" w:name="_Toc410853701"/>
      <w:bookmarkStart w:id="7588" w:name="_Toc410854381"/>
      <w:bookmarkStart w:id="7589" w:name="_Toc410855059"/>
      <w:bookmarkStart w:id="7590" w:name="_Toc410855739"/>
      <w:bookmarkStart w:id="7591" w:name="_Toc410852365"/>
      <w:bookmarkStart w:id="7592" w:name="_Toc410853023"/>
      <w:bookmarkStart w:id="7593" w:name="_Toc410853702"/>
      <w:bookmarkStart w:id="7594" w:name="_Toc410854382"/>
      <w:bookmarkStart w:id="7595" w:name="_Toc410855060"/>
      <w:bookmarkStart w:id="7596" w:name="_Toc410855740"/>
      <w:bookmarkStart w:id="7597" w:name="_Toc410852366"/>
      <w:bookmarkStart w:id="7598" w:name="_Toc410853024"/>
      <w:bookmarkStart w:id="7599" w:name="_Toc410853703"/>
      <w:bookmarkStart w:id="7600" w:name="_Toc410854383"/>
      <w:bookmarkStart w:id="7601" w:name="_Toc410855061"/>
      <w:bookmarkStart w:id="7602" w:name="_Toc410855741"/>
      <w:bookmarkStart w:id="7603" w:name="_Toc410852367"/>
      <w:bookmarkStart w:id="7604" w:name="_Toc410853025"/>
      <w:bookmarkStart w:id="7605" w:name="_Toc410853704"/>
      <w:bookmarkStart w:id="7606" w:name="_Toc410854384"/>
      <w:bookmarkStart w:id="7607" w:name="_Toc410855062"/>
      <w:bookmarkStart w:id="7608" w:name="_Toc410855742"/>
      <w:bookmarkStart w:id="7609" w:name="_Toc410852382"/>
      <w:bookmarkStart w:id="7610" w:name="_Toc410853040"/>
      <w:bookmarkStart w:id="7611" w:name="_Toc410853719"/>
      <w:bookmarkStart w:id="7612" w:name="_Toc410854399"/>
      <w:bookmarkStart w:id="7613" w:name="_Toc410855077"/>
      <w:bookmarkStart w:id="7614" w:name="_Toc410855757"/>
      <w:bookmarkStart w:id="7615" w:name="_Toc410852383"/>
      <w:bookmarkStart w:id="7616" w:name="_Toc410853041"/>
      <w:bookmarkStart w:id="7617" w:name="_Toc410853720"/>
      <w:bookmarkStart w:id="7618" w:name="_Toc410854400"/>
      <w:bookmarkStart w:id="7619" w:name="_Toc410855078"/>
      <w:bookmarkStart w:id="7620" w:name="_Toc410855758"/>
      <w:bookmarkStart w:id="7621" w:name="_Toc410852384"/>
      <w:bookmarkStart w:id="7622" w:name="_Toc410853042"/>
      <w:bookmarkStart w:id="7623" w:name="_Toc410853721"/>
      <w:bookmarkStart w:id="7624" w:name="_Toc410854401"/>
      <w:bookmarkStart w:id="7625" w:name="_Toc410855079"/>
      <w:bookmarkStart w:id="7626" w:name="_Toc410855759"/>
      <w:bookmarkStart w:id="7627" w:name="_Toc410852385"/>
      <w:bookmarkStart w:id="7628" w:name="_Toc410853043"/>
      <w:bookmarkStart w:id="7629" w:name="_Toc410853722"/>
      <w:bookmarkStart w:id="7630" w:name="_Toc410854402"/>
      <w:bookmarkStart w:id="7631" w:name="_Toc410855080"/>
      <w:bookmarkStart w:id="7632" w:name="_Toc410855760"/>
      <w:bookmarkStart w:id="7633" w:name="_Toc410852386"/>
      <w:bookmarkStart w:id="7634" w:name="_Toc410853044"/>
      <w:bookmarkStart w:id="7635" w:name="_Toc410853723"/>
      <w:bookmarkStart w:id="7636" w:name="_Toc410854403"/>
      <w:bookmarkStart w:id="7637" w:name="_Toc410855081"/>
      <w:bookmarkStart w:id="7638" w:name="_Toc410855761"/>
      <w:bookmarkStart w:id="7639" w:name="_Toc410852387"/>
      <w:bookmarkStart w:id="7640" w:name="_Toc410853045"/>
      <w:bookmarkStart w:id="7641" w:name="_Toc410853724"/>
      <w:bookmarkStart w:id="7642" w:name="_Toc410854404"/>
      <w:bookmarkStart w:id="7643" w:name="_Toc410855082"/>
      <w:bookmarkStart w:id="7644" w:name="_Toc410855762"/>
      <w:bookmarkStart w:id="7645" w:name="_Toc410852393"/>
      <w:bookmarkStart w:id="7646" w:name="_Toc410853051"/>
      <w:bookmarkStart w:id="7647" w:name="_Toc410853730"/>
      <w:bookmarkStart w:id="7648" w:name="_Toc410854410"/>
      <w:bookmarkStart w:id="7649" w:name="_Toc410855088"/>
      <w:bookmarkStart w:id="7650" w:name="_Toc410855768"/>
      <w:bookmarkStart w:id="7651" w:name="_Toc410852394"/>
      <w:bookmarkStart w:id="7652" w:name="_Toc410853052"/>
      <w:bookmarkStart w:id="7653" w:name="_Toc410853731"/>
      <w:bookmarkStart w:id="7654" w:name="_Toc410854411"/>
      <w:bookmarkStart w:id="7655" w:name="_Toc410855089"/>
      <w:bookmarkStart w:id="7656" w:name="_Toc410855769"/>
      <w:bookmarkStart w:id="7657" w:name="_Toc410852395"/>
      <w:bookmarkStart w:id="7658" w:name="_Toc410853053"/>
      <w:bookmarkStart w:id="7659" w:name="_Toc410853732"/>
      <w:bookmarkStart w:id="7660" w:name="_Toc410854412"/>
      <w:bookmarkStart w:id="7661" w:name="_Toc410855090"/>
      <w:bookmarkStart w:id="7662" w:name="_Toc410855770"/>
      <w:bookmarkStart w:id="7663" w:name="_Toc410852396"/>
      <w:bookmarkStart w:id="7664" w:name="_Toc410853054"/>
      <w:bookmarkStart w:id="7665" w:name="_Toc410853733"/>
      <w:bookmarkStart w:id="7666" w:name="_Toc410854413"/>
      <w:bookmarkStart w:id="7667" w:name="_Toc410855091"/>
      <w:bookmarkStart w:id="7668" w:name="_Toc410855771"/>
      <w:bookmarkStart w:id="7669" w:name="_Toc410852401"/>
      <w:bookmarkStart w:id="7670" w:name="_Toc410853059"/>
      <w:bookmarkStart w:id="7671" w:name="_Toc410853738"/>
      <w:bookmarkStart w:id="7672" w:name="_Toc410854418"/>
      <w:bookmarkStart w:id="7673" w:name="_Toc410855096"/>
      <w:bookmarkStart w:id="7674" w:name="_Toc410855776"/>
      <w:bookmarkStart w:id="7675" w:name="_Toc410852402"/>
      <w:bookmarkStart w:id="7676" w:name="_Toc410853060"/>
      <w:bookmarkStart w:id="7677" w:name="_Toc410853739"/>
      <w:bookmarkStart w:id="7678" w:name="_Toc410854419"/>
      <w:bookmarkStart w:id="7679" w:name="_Toc410855097"/>
      <w:bookmarkStart w:id="7680" w:name="_Toc410855777"/>
      <w:bookmarkStart w:id="7681" w:name="_Toc410852403"/>
      <w:bookmarkStart w:id="7682" w:name="_Toc410853061"/>
      <w:bookmarkStart w:id="7683" w:name="_Toc410853740"/>
      <w:bookmarkStart w:id="7684" w:name="_Toc410854420"/>
      <w:bookmarkStart w:id="7685" w:name="_Toc410855098"/>
      <w:bookmarkStart w:id="7686" w:name="_Toc410855778"/>
      <w:bookmarkStart w:id="7687" w:name="_Toc410852404"/>
      <w:bookmarkStart w:id="7688" w:name="_Toc410853062"/>
      <w:bookmarkStart w:id="7689" w:name="_Toc410853741"/>
      <w:bookmarkStart w:id="7690" w:name="_Toc410854421"/>
      <w:bookmarkStart w:id="7691" w:name="_Toc410855099"/>
      <w:bookmarkStart w:id="7692" w:name="_Toc410855779"/>
      <w:bookmarkStart w:id="7693" w:name="_Toc410852405"/>
      <w:bookmarkStart w:id="7694" w:name="_Toc410853063"/>
      <w:bookmarkStart w:id="7695" w:name="_Toc410853742"/>
      <w:bookmarkStart w:id="7696" w:name="_Toc410854422"/>
      <w:bookmarkStart w:id="7697" w:name="_Toc410855100"/>
      <w:bookmarkStart w:id="7698" w:name="_Toc410855780"/>
      <w:bookmarkStart w:id="7699" w:name="_Toc410852406"/>
      <w:bookmarkStart w:id="7700" w:name="_Toc410853064"/>
      <w:bookmarkStart w:id="7701" w:name="_Toc410853743"/>
      <w:bookmarkStart w:id="7702" w:name="_Toc410854423"/>
      <w:bookmarkStart w:id="7703" w:name="_Toc410855101"/>
      <w:bookmarkStart w:id="7704" w:name="_Toc410855781"/>
      <w:bookmarkStart w:id="7705" w:name="_Toc410852407"/>
      <w:bookmarkStart w:id="7706" w:name="_Toc410853065"/>
      <w:bookmarkStart w:id="7707" w:name="_Toc410853744"/>
      <w:bookmarkStart w:id="7708" w:name="_Toc410854424"/>
      <w:bookmarkStart w:id="7709" w:name="_Toc410855102"/>
      <w:bookmarkStart w:id="7710" w:name="_Toc410855782"/>
      <w:bookmarkStart w:id="7711" w:name="_Toc410852408"/>
      <w:bookmarkStart w:id="7712" w:name="_Toc410853066"/>
      <w:bookmarkStart w:id="7713" w:name="_Toc410853745"/>
      <w:bookmarkStart w:id="7714" w:name="_Toc410854425"/>
      <w:bookmarkStart w:id="7715" w:name="_Toc410855103"/>
      <w:bookmarkStart w:id="7716" w:name="_Toc410855783"/>
      <w:bookmarkStart w:id="7717" w:name="_Toc410852409"/>
      <w:bookmarkStart w:id="7718" w:name="_Toc410853067"/>
      <w:bookmarkStart w:id="7719" w:name="_Toc410853746"/>
      <w:bookmarkStart w:id="7720" w:name="_Toc410854426"/>
      <w:bookmarkStart w:id="7721" w:name="_Toc410855104"/>
      <w:bookmarkStart w:id="7722" w:name="_Toc410855784"/>
      <w:bookmarkStart w:id="7723" w:name="_Toc410852410"/>
      <w:bookmarkStart w:id="7724" w:name="_Toc410853068"/>
      <w:bookmarkStart w:id="7725" w:name="_Toc410853747"/>
      <w:bookmarkStart w:id="7726" w:name="_Toc410854427"/>
      <w:bookmarkStart w:id="7727" w:name="_Toc410855105"/>
      <w:bookmarkStart w:id="7728" w:name="_Toc410855785"/>
      <w:bookmarkStart w:id="7729" w:name="_Toc410852411"/>
      <w:bookmarkStart w:id="7730" w:name="_Toc410853069"/>
      <w:bookmarkStart w:id="7731" w:name="_Toc410853748"/>
      <w:bookmarkStart w:id="7732" w:name="_Toc410854428"/>
      <w:bookmarkStart w:id="7733" w:name="_Toc410855106"/>
      <w:bookmarkStart w:id="7734" w:name="_Toc410855786"/>
      <w:bookmarkStart w:id="7735" w:name="_Toc410852412"/>
      <w:bookmarkStart w:id="7736" w:name="_Toc410853070"/>
      <w:bookmarkStart w:id="7737" w:name="_Toc410853749"/>
      <w:bookmarkStart w:id="7738" w:name="_Toc410854429"/>
      <w:bookmarkStart w:id="7739" w:name="_Toc410855107"/>
      <w:bookmarkStart w:id="7740" w:name="_Toc410855787"/>
      <w:bookmarkStart w:id="7741" w:name="_Toc410852413"/>
      <w:bookmarkStart w:id="7742" w:name="_Toc410853071"/>
      <w:bookmarkStart w:id="7743" w:name="_Toc410853750"/>
      <w:bookmarkStart w:id="7744" w:name="_Toc410854430"/>
      <w:bookmarkStart w:id="7745" w:name="_Toc410855108"/>
      <w:bookmarkStart w:id="7746" w:name="_Toc410855788"/>
      <w:bookmarkStart w:id="7747" w:name="_Toc410852414"/>
      <w:bookmarkStart w:id="7748" w:name="_Toc410853072"/>
      <w:bookmarkStart w:id="7749" w:name="_Toc410853751"/>
      <w:bookmarkStart w:id="7750" w:name="_Toc410854431"/>
      <w:bookmarkStart w:id="7751" w:name="_Toc410855109"/>
      <w:bookmarkStart w:id="7752" w:name="_Toc410855789"/>
      <w:bookmarkStart w:id="7753" w:name="_Toc410852415"/>
      <w:bookmarkStart w:id="7754" w:name="_Toc410853073"/>
      <w:bookmarkStart w:id="7755" w:name="_Toc410853752"/>
      <w:bookmarkStart w:id="7756" w:name="_Toc410854432"/>
      <w:bookmarkStart w:id="7757" w:name="_Toc410855110"/>
      <w:bookmarkStart w:id="7758" w:name="_Toc410855790"/>
      <w:bookmarkStart w:id="7759" w:name="_Toc410852416"/>
      <w:bookmarkStart w:id="7760" w:name="_Toc410853074"/>
      <w:bookmarkStart w:id="7761" w:name="_Toc410853753"/>
      <w:bookmarkStart w:id="7762" w:name="_Toc410854433"/>
      <w:bookmarkStart w:id="7763" w:name="_Toc410855111"/>
      <w:bookmarkStart w:id="7764" w:name="_Toc410855791"/>
      <w:bookmarkStart w:id="7765" w:name="_Toc410852417"/>
      <w:bookmarkStart w:id="7766" w:name="_Toc410853075"/>
      <w:bookmarkStart w:id="7767" w:name="_Toc410853754"/>
      <w:bookmarkStart w:id="7768" w:name="_Toc410854434"/>
      <w:bookmarkStart w:id="7769" w:name="_Toc410855112"/>
      <w:bookmarkStart w:id="7770" w:name="_Toc410855792"/>
      <w:bookmarkStart w:id="7771" w:name="_Toc410852418"/>
      <w:bookmarkStart w:id="7772" w:name="_Toc410853076"/>
      <w:bookmarkStart w:id="7773" w:name="_Toc410853755"/>
      <w:bookmarkStart w:id="7774" w:name="_Toc410854435"/>
      <w:bookmarkStart w:id="7775" w:name="_Toc410855113"/>
      <w:bookmarkStart w:id="7776" w:name="_Toc410855793"/>
      <w:bookmarkStart w:id="7777" w:name="_Toc410852419"/>
      <w:bookmarkStart w:id="7778" w:name="_Toc410853077"/>
      <w:bookmarkStart w:id="7779" w:name="_Toc410853756"/>
      <w:bookmarkStart w:id="7780" w:name="_Toc410854436"/>
      <w:bookmarkStart w:id="7781" w:name="_Toc410855114"/>
      <w:bookmarkStart w:id="7782" w:name="_Toc410855794"/>
      <w:bookmarkStart w:id="7783" w:name="_Toc410852420"/>
      <w:bookmarkStart w:id="7784" w:name="_Toc410853078"/>
      <w:bookmarkStart w:id="7785" w:name="_Toc410853757"/>
      <w:bookmarkStart w:id="7786" w:name="_Toc410854437"/>
      <w:bookmarkStart w:id="7787" w:name="_Toc410855115"/>
      <w:bookmarkStart w:id="7788" w:name="_Toc410855795"/>
      <w:bookmarkStart w:id="7789" w:name="_Toc410852421"/>
      <w:bookmarkStart w:id="7790" w:name="_Toc410853079"/>
      <w:bookmarkStart w:id="7791" w:name="_Toc410853758"/>
      <w:bookmarkStart w:id="7792" w:name="_Toc410854438"/>
      <w:bookmarkStart w:id="7793" w:name="_Toc410855116"/>
      <w:bookmarkStart w:id="7794" w:name="_Toc410855796"/>
      <w:bookmarkStart w:id="7795" w:name="_Toc410852422"/>
      <w:bookmarkStart w:id="7796" w:name="_Toc410853080"/>
      <w:bookmarkStart w:id="7797" w:name="_Toc410853759"/>
      <w:bookmarkStart w:id="7798" w:name="_Toc410854439"/>
      <w:bookmarkStart w:id="7799" w:name="_Toc410855117"/>
      <w:bookmarkStart w:id="7800" w:name="_Toc410855797"/>
      <w:bookmarkStart w:id="7801" w:name="_Toc410852423"/>
      <w:bookmarkStart w:id="7802" w:name="_Toc410853081"/>
      <w:bookmarkStart w:id="7803" w:name="_Toc410853760"/>
      <w:bookmarkStart w:id="7804" w:name="_Toc410854440"/>
      <w:bookmarkStart w:id="7805" w:name="_Toc410855118"/>
      <w:bookmarkStart w:id="7806" w:name="_Toc410855798"/>
      <w:bookmarkStart w:id="7807" w:name="_Toc410852424"/>
      <w:bookmarkStart w:id="7808" w:name="_Toc410853082"/>
      <w:bookmarkStart w:id="7809" w:name="_Toc410853761"/>
      <w:bookmarkStart w:id="7810" w:name="_Toc410854441"/>
      <w:bookmarkStart w:id="7811" w:name="_Toc410855119"/>
      <w:bookmarkStart w:id="7812" w:name="_Toc410855799"/>
      <w:bookmarkStart w:id="7813" w:name="_Toc410852425"/>
      <w:bookmarkStart w:id="7814" w:name="_Toc410853083"/>
      <w:bookmarkStart w:id="7815" w:name="_Toc410853762"/>
      <w:bookmarkStart w:id="7816" w:name="_Toc410854442"/>
      <w:bookmarkStart w:id="7817" w:name="_Toc410855120"/>
      <w:bookmarkStart w:id="7818" w:name="_Toc410855800"/>
      <w:bookmarkStart w:id="7819" w:name="_Toc410852426"/>
      <w:bookmarkStart w:id="7820" w:name="_Toc410853084"/>
      <w:bookmarkStart w:id="7821" w:name="_Toc410853763"/>
      <w:bookmarkStart w:id="7822" w:name="_Toc410854443"/>
      <w:bookmarkStart w:id="7823" w:name="_Toc410855121"/>
      <w:bookmarkStart w:id="7824" w:name="_Toc410855801"/>
      <w:bookmarkStart w:id="7825" w:name="_Toc410852427"/>
      <w:bookmarkStart w:id="7826" w:name="_Toc410853085"/>
      <w:bookmarkStart w:id="7827" w:name="_Toc410853764"/>
      <w:bookmarkStart w:id="7828" w:name="_Toc410854444"/>
      <w:bookmarkStart w:id="7829" w:name="_Toc410855122"/>
      <w:bookmarkStart w:id="7830" w:name="_Toc410855802"/>
      <w:bookmarkStart w:id="7831" w:name="_Toc410852428"/>
      <w:bookmarkStart w:id="7832" w:name="_Toc410853086"/>
      <w:bookmarkStart w:id="7833" w:name="_Toc410853765"/>
      <w:bookmarkStart w:id="7834" w:name="_Toc410854445"/>
      <w:bookmarkStart w:id="7835" w:name="_Toc410855123"/>
      <w:bookmarkStart w:id="7836" w:name="_Toc410855803"/>
      <w:bookmarkStart w:id="7837" w:name="_Toc410852429"/>
      <w:bookmarkStart w:id="7838" w:name="_Toc410853087"/>
      <w:bookmarkStart w:id="7839" w:name="_Toc410853766"/>
      <w:bookmarkStart w:id="7840" w:name="_Toc410854446"/>
      <w:bookmarkStart w:id="7841" w:name="_Toc410855124"/>
      <w:bookmarkStart w:id="7842" w:name="_Toc410855804"/>
      <w:bookmarkStart w:id="7843" w:name="_Toc410852430"/>
      <w:bookmarkStart w:id="7844" w:name="_Toc410853088"/>
      <w:bookmarkStart w:id="7845" w:name="_Toc410853767"/>
      <w:bookmarkStart w:id="7846" w:name="_Toc410854447"/>
      <w:bookmarkStart w:id="7847" w:name="_Toc410855125"/>
      <w:bookmarkStart w:id="7848" w:name="_Toc410855805"/>
      <w:bookmarkStart w:id="7849" w:name="_Toc410852431"/>
      <w:bookmarkStart w:id="7850" w:name="_Toc410853089"/>
      <w:bookmarkStart w:id="7851" w:name="_Toc410853768"/>
      <w:bookmarkStart w:id="7852" w:name="_Toc410854448"/>
      <w:bookmarkStart w:id="7853" w:name="_Toc410855126"/>
      <w:bookmarkStart w:id="7854" w:name="_Toc410855806"/>
      <w:bookmarkStart w:id="7855" w:name="_Toc410852432"/>
      <w:bookmarkStart w:id="7856" w:name="_Toc410853090"/>
      <w:bookmarkStart w:id="7857" w:name="_Toc410853769"/>
      <w:bookmarkStart w:id="7858" w:name="_Toc410854449"/>
      <w:bookmarkStart w:id="7859" w:name="_Toc410855127"/>
      <w:bookmarkStart w:id="7860" w:name="_Toc410855807"/>
      <w:bookmarkStart w:id="7861" w:name="_Toc410852433"/>
      <w:bookmarkStart w:id="7862" w:name="_Toc410853091"/>
      <w:bookmarkStart w:id="7863" w:name="_Toc410853770"/>
      <w:bookmarkStart w:id="7864" w:name="_Toc410854450"/>
      <w:bookmarkStart w:id="7865" w:name="_Toc410855128"/>
      <w:bookmarkStart w:id="7866" w:name="_Toc410855808"/>
      <w:bookmarkStart w:id="7867" w:name="_Toc410852434"/>
      <w:bookmarkStart w:id="7868" w:name="_Toc410853092"/>
      <w:bookmarkStart w:id="7869" w:name="_Toc410853771"/>
      <w:bookmarkStart w:id="7870" w:name="_Toc410854451"/>
      <w:bookmarkStart w:id="7871" w:name="_Toc410855129"/>
      <w:bookmarkStart w:id="7872" w:name="_Toc410855809"/>
      <w:bookmarkStart w:id="7873" w:name="_Toc410852435"/>
      <w:bookmarkStart w:id="7874" w:name="_Toc410853093"/>
      <w:bookmarkStart w:id="7875" w:name="_Toc410853772"/>
      <w:bookmarkStart w:id="7876" w:name="_Toc410854452"/>
      <w:bookmarkStart w:id="7877" w:name="_Toc410855130"/>
      <w:bookmarkStart w:id="7878" w:name="_Toc410855810"/>
      <w:bookmarkStart w:id="7879" w:name="_Toc410852436"/>
      <w:bookmarkStart w:id="7880" w:name="_Toc410853094"/>
      <w:bookmarkStart w:id="7881" w:name="_Toc410853773"/>
      <w:bookmarkStart w:id="7882" w:name="_Toc410854453"/>
      <w:bookmarkStart w:id="7883" w:name="_Toc410855131"/>
      <w:bookmarkStart w:id="7884" w:name="_Toc410855811"/>
      <w:bookmarkStart w:id="7885" w:name="_Toc410852437"/>
      <w:bookmarkStart w:id="7886" w:name="_Toc410853095"/>
      <w:bookmarkStart w:id="7887" w:name="_Toc410853774"/>
      <w:bookmarkStart w:id="7888" w:name="_Toc410854454"/>
      <w:bookmarkStart w:id="7889" w:name="_Toc410855132"/>
      <w:bookmarkStart w:id="7890" w:name="_Toc410855812"/>
      <w:bookmarkStart w:id="7891" w:name="_Toc410852438"/>
      <w:bookmarkStart w:id="7892" w:name="_Toc410853096"/>
      <w:bookmarkStart w:id="7893" w:name="_Toc410853775"/>
      <w:bookmarkStart w:id="7894" w:name="_Toc410854455"/>
      <w:bookmarkStart w:id="7895" w:name="_Toc410855133"/>
      <w:bookmarkStart w:id="7896" w:name="_Toc410855813"/>
      <w:bookmarkStart w:id="7897" w:name="_Toc410852439"/>
      <w:bookmarkStart w:id="7898" w:name="_Toc410853097"/>
      <w:bookmarkStart w:id="7899" w:name="_Toc410853776"/>
      <w:bookmarkStart w:id="7900" w:name="_Toc410854456"/>
      <w:bookmarkStart w:id="7901" w:name="_Toc410855134"/>
      <w:bookmarkStart w:id="7902" w:name="_Toc410855814"/>
      <w:bookmarkStart w:id="7903" w:name="_Toc410852460"/>
      <w:bookmarkStart w:id="7904" w:name="_Toc410853118"/>
      <w:bookmarkStart w:id="7905" w:name="_Toc410853797"/>
      <w:bookmarkStart w:id="7906" w:name="_Toc410854477"/>
      <w:bookmarkStart w:id="7907" w:name="_Toc410855155"/>
      <w:bookmarkStart w:id="7908" w:name="_Toc410855835"/>
      <w:bookmarkStart w:id="7909" w:name="_Toc410852461"/>
      <w:bookmarkStart w:id="7910" w:name="_Toc410853119"/>
      <w:bookmarkStart w:id="7911" w:name="_Toc410853798"/>
      <w:bookmarkStart w:id="7912" w:name="_Toc410854478"/>
      <w:bookmarkStart w:id="7913" w:name="_Toc410855156"/>
      <w:bookmarkStart w:id="7914" w:name="_Toc410855836"/>
      <w:bookmarkStart w:id="7915" w:name="_Toc410852462"/>
      <w:bookmarkStart w:id="7916" w:name="_Toc410853120"/>
      <w:bookmarkStart w:id="7917" w:name="_Toc410853799"/>
      <w:bookmarkStart w:id="7918" w:name="_Toc410854479"/>
      <w:bookmarkStart w:id="7919" w:name="_Toc410855157"/>
      <w:bookmarkStart w:id="7920" w:name="_Toc410855837"/>
      <w:bookmarkStart w:id="7921" w:name="_Toc410852463"/>
      <w:bookmarkStart w:id="7922" w:name="_Toc410853121"/>
      <w:bookmarkStart w:id="7923" w:name="_Toc410853800"/>
      <w:bookmarkStart w:id="7924" w:name="_Toc410854480"/>
      <w:bookmarkStart w:id="7925" w:name="_Toc410855158"/>
      <w:bookmarkStart w:id="7926" w:name="_Toc410855838"/>
      <w:bookmarkStart w:id="7927" w:name="_Toc410852464"/>
      <w:bookmarkStart w:id="7928" w:name="_Toc410853122"/>
      <w:bookmarkStart w:id="7929" w:name="_Toc410853801"/>
      <w:bookmarkStart w:id="7930" w:name="_Toc410854481"/>
      <w:bookmarkStart w:id="7931" w:name="_Toc410855159"/>
      <w:bookmarkStart w:id="7932" w:name="_Toc410855839"/>
      <w:bookmarkStart w:id="7933" w:name="_Toc410852465"/>
      <w:bookmarkStart w:id="7934" w:name="_Toc410853123"/>
      <w:bookmarkStart w:id="7935" w:name="_Toc410853802"/>
      <w:bookmarkStart w:id="7936" w:name="_Toc410854482"/>
      <w:bookmarkStart w:id="7937" w:name="_Toc410855160"/>
      <w:bookmarkStart w:id="7938" w:name="_Toc410855840"/>
      <w:bookmarkStart w:id="7939" w:name="_Toc410852466"/>
      <w:bookmarkStart w:id="7940" w:name="_Toc410853124"/>
      <w:bookmarkStart w:id="7941" w:name="_Toc410853803"/>
      <w:bookmarkStart w:id="7942" w:name="_Toc410854483"/>
      <w:bookmarkStart w:id="7943" w:name="_Toc410855161"/>
      <w:bookmarkStart w:id="7944" w:name="_Toc410855841"/>
      <w:bookmarkStart w:id="7945" w:name="_Toc410852477"/>
      <w:bookmarkStart w:id="7946" w:name="_Toc410853135"/>
      <w:bookmarkStart w:id="7947" w:name="_Toc410853814"/>
      <w:bookmarkStart w:id="7948" w:name="_Toc410854494"/>
      <w:bookmarkStart w:id="7949" w:name="_Toc410855172"/>
      <w:bookmarkStart w:id="7950" w:name="_Toc410855852"/>
      <w:bookmarkStart w:id="7951" w:name="_Toc410852478"/>
      <w:bookmarkStart w:id="7952" w:name="_Toc410853136"/>
      <w:bookmarkStart w:id="7953" w:name="_Toc410853815"/>
      <w:bookmarkStart w:id="7954" w:name="_Toc410854495"/>
      <w:bookmarkStart w:id="7955" w:name="_Toc410855173"/>
      <w:bookmarkStart w:id="7956" w:name="_Toc410855853"/>
      <w:bookmarkStart w:id="7957" w:name="_Toc410852479"/>
      <w:bookmarkStart w:id="7958" w:name="_Toc410853137"/>
      <w:bookmarkStart w:id="7959" w:name="_Toc410853816"/>
      <w:bookmarkStart w:id="7960" w:name="_Toc410854496"/>
      <w:bookmarkStart w:id="7961" w:name="_Toc410855174"/>
      <w:bookmarkStart w:id="7962" w:name="_Toc410855854"/>
      <w:bookmarkStart w:id="7963" w:name="_Toc410852480"/>
      <w:bookmarkStart w:id="7964" w:name="_Toc410853138"/>
      <w:bookmarkStart w:id="7965" w:name="_Toc410853817"/>
      <w:bookmarkStart w:id="7966" w:name="_Toc410854497"/>
      <w:bookmarkStart w:id="7967" w:name="_Toc410855175"/>
      <w:bookmarkStart w:id="7968" w:name="_Toc410855855"/>
      <w:bookmarkStart w:id="7969" w:name="_Toc410852481"/>
      <w:bookmarkStart w:id="7970" w:name="_Toc410853139"/>
      <w:bookmarkStart w:id="7971" w:name="_Toc410853818"/>
      <w:bookmarkStart w:id="7972" w:name="_Toc410854498"/>
      <w:bookmarkStart w:id="7973" w:name="_Toc410855176"/>
      <w:bookmarkStart w:id="7974" w:name="_Toc410855856"/>
      <w:bookmarkStart w:id="7975" w:name="_Toc410852482"/>
      <w:bookmarkStart w:id="7976" w:name="_Toc410853140"/>
      <w:bookmarkStart w:id="7977" w:name="_Toc410853819"/>
      <w:bookmarkStart w:id="7978" w:name="_Toc410854499"/>
      <w:bookmarkStart w:id="7979" w:name="_Toc410855177"/>
      <w:bookmarkStart w:id="7980" w:name="_Toc410855857"/>
      <w:bookmarkStart w:id="7981" w:name="_Toc410852483"/>
      <w:bookmarkStart w:id="7982" w:name="_Toc410853141"/>
      <w:bookmarkStart w:id="7983" w:name="_Toc410853820"/>
      <w:bookmarkStart w:id="7984" w:name="_Toc410854500"/>
      <w:bookmarkStart w:id="7985" w:name="_Toc410855178"/>
      <w:bookmarkStart w:id="7986" w:name="_Toc410855858"/>
      <w:bookmarkStart w:id="7987" w:name="_Toc410852484"/>
      <w:bookmarkStart w:id="7988" w:name="_Toc410853142"/>
      <w:bookmarkStart w:id="7989" w:name="_Toc410853821"/>
      <w:bookmarkStart w:id="7990" w:name="_Toc410854501"/>
      <w:bookmarkStart w:id="7991" w:name="_Toc410855179"/>
      <w:bookmarkStart w:id="7992" w:name="_Toc410855859"/>
      <w:bookmarkStart w:id="7993" w:name="_Toc410852485"/>
      <w:bookmarkStart w:id="7994" w:name="_Toc410853143"/>
      <w:bookmarkStart w:id="7995" w:name="_Toc410853822"/>
      <w:bookmarkStart w:id="7996" w:name="_Toc410854502"/>
      <w:bookmarkStart w:id="7997" w:name="_Toc410855180"/>
      <w:bookmarkStart w:id="7998" w:name="_Toc410855860"/>
      <w:bookmarkStart w:id="7999" w:name="_Toc410852486"/>
      <w:bookmarkStart w:id="8000" w:name="_Toc410853144"/>
      <w:bookmarkStart w:id="8001" w:name="_Toc410853823"/>
      <w:bookmarkStart w:id="8002" w:name="_Toc410854503"/>
      <w:bookmarkStart w:id="8003" w:name="_Toc410855181"/>
      <w:bookmarkStart w:id="8004" w:name="_Toc410855861"/>
      <w:bookmarkStart w:id="8005" w:name="_Toc410852497"/>
      <w:bookmarkStart w:id="8006" w:name="_Toc410853155"/>
      <w:bookmarkStart w:id="8007" w:name="_Toc410853834"/>
      <w:bookmarkStart w:id="8008" w:name="_Toc410854514"/>
      <w:bookmarkStart w:id="8009" w:name="_Toc410855192"/>
      <w:bookmarkStart w:id="8010" w:name="_Toc410855872"/>
      <w:bookmarkStart w:id="8011" w:name="_Toc410852498"/>
      <w:bookmarkStart w:id="8012" w:name="_Toc410853156"/>
      <w:bookmarkStart w:id="8013" w:name="_Toc410853835"/>
      <w:bookmarkStart w:id="8014" w:name="_Toc410854515"/>
      <w:bookmarkStart w:id="8015" w:name="_Toc410855193"/>
      <w:bookmarkStart w:id="8016" w:name="_Toc410855873"/>
      <w:bookmarkStart w:id="8017" w:name="_Toc410852509"/>
      <w:bookmarkStart w:id="8018" w:name="_Toc410853167"/>
      <w:bookmarkStart w:id="8019" w:name="_Toc410853846"/>
      <w:bookmarkStart w:id="8020" w:name="_Toc410854526"/>
      <w:bookmarkStart w:id="8021" w:name="_Toc410855204"/>
      <w:bookmarkStart w:id="8022" w:name="_Toc410855884"/>
      <w:bookmarkStart w:id="8023" w:name="_Toc410852510"/>
      <w:bookmarkStart w:id="8024" w:name="_Toc410853168"/>
      <w:bookmarkStart w:id="8025" w:name="_Toc410853847"/>
      <w:bookmarkStart w:id="8026" w:name="_Toc410854527"/>
      <w:bookmarkStart w:id="8027" w:name="_Toc410855205"/>
      <w:bookmarkStart w:id="8028" w:name="_Toc410855885"/>
      <w:bookmarkStart w:id="8029" w:name="_Toc410852511"/>
      <w:bookmarkStart w:id="8030" w:name="_Toc410853169"/>
      <w:bookmarkStart w:id="8031" w:name="_Toc410853848"/>
      <w:bookmarkStart w:id="8032" w:name="_Toc410854528"/>
      <w:bookmarkStart w:id="8033" w:name="_Toc410855206"/>
      <w:bookmarkStart w:id="8034" w:name="_Toc410855886"/>
      <w:bookmarkStart w:id="8035" w:name="_Toc410852512"/>
      <w:bookmarkStart w:id="8036" w:name="_Toc410853170"/>
      <w:bookmarkStart w:id="8037" w:name="_Toc410853849"/>
      <w:bookmarkStart w:id="8038" w:name="_Toc410854529"/>
      <w:bookmarkStart w:id="8039" w:name="_Toc410855207"/>
      <w:bookmarkStart w:id="8040" w:name="_Toc410855887"/>
      <w:bookmarkStart w:id="8041" w:name="_Toc410852513"/>
      <w:bookmarkStart w:id="8042" w:name="_Toc410853171"/>
      <w:bookmarkStart w:id="8043" w:name="_Toc410853850"/>
      <w:bookmarkStart w:id="8044" w:name="_Toc410854530"/>
      <w:bookmarkStart w:id="8045" w:name="_Toc410855208"/>
      <w:bookmarkStart w:id="8046" w:name="_Toc410855888"/>
      <w:bookmarkStart w:id="8047" w:name="_Toc410852514"/>
      <w:bookmarkStart w:id="8048" w:name="_Toc410853172"/>
      <w:bookmarkStart w:id="8049" w:name="_Toc410853851"/>
      <w:bookmarkStart w:id="8050" w:name="_Toc410854531"/>
      <w:bookmarkStart w:id="8051" w:name="_Toc410855209"/>
      <w:bookmarkStart w:id="8052" w:name="_Toc410855889"/>
      <w:bookmarkStart w:id="8053" w:name="_Toc410852515"/>
      <w:bookmarkStart w:id="8054" w:name="_Toc410853173"/>
      <w:bookmarkStart w:id="8055" w:name="_Toc410853852"/>
      <w:bookmarkStart w:id="8056" w:name="_Toc410854532"/>
      <w:bookmarkStart w:id="8057" w:name="_Toc410855210"/>
      <w:bookmarkStart w:id="8058" w:name="_Toc410855890"/>
      <w:bookmarkStart w:id="8059" w:name="_Toc410852516"/>
      <w:bookmarkStart w:id="8060" w:name="_Toc410853174"/>
      <w:bookmarkStart w:id="8061" w:name="_Toc410853853"/>
      <w:bookmarkStart w:id="8062" w:name="_Toc410854533"/>
      <w:bookmarkStart w:id="8063" w:name="_Toc410855211"/>
      <w:bookmarkStart w:id="8064" w:name="_Toc410855891"/>
      <w:bookmarkStart w:id="8065" w:name="_Toc410852517"/>
      <w:bookmarkStart w:id="8066" w:name="_Toc410853175"/>
      <w:bookmarkStart w:id="8067" w:name="_Toc410853854"/>
      <w:bookmarkStart w:id="8068" w:name="_Toc410854534"/>
      <w:bookmarkStart w:id="8069" w:name="_Toc410855212"/>
      <w:bookmarkStart w:id="8070" w:name="_Toc410855892"/>
      <w:bookmarkStart w:id="8071" w:name="_Toc410852523"/>
      <w:bookmarkStart w:id="8072" w:name="_Toc410853181"/>
      <w:bookmarkStart w:id="8073" w:name="_Toc410853860"/>
      <w:bookmarkStart w:id="8074" w:name="_Toc410854540"/>
      <w:bookmarkStart w:id="8075" w:name="_Toc410855218"/>
      <w:bookmarkStart w:id="8076" w:name="_Toc410855898"/>
      <w:bookmarkStart w:id="8077" w:name="_Toc410852524"/>
      <w:bookmarkStart w:id="8078" w:name="_Toc410853182"/>
      <w:bookmarkStart w:id="8079" w:name="_Toc410853861"/>
      <w:bookmarkStart w:id="8080" w:name="_Toc410854541"/>
      <w:bookmarkStart w:id="8081" w:name="_Toc410855219"/>
      <w:bookmarkStart w:id="8082" w:name="_Toc410855899"/>
      <w:bookmarkStart w:id="8083" w:name="_Toc410852598"/>
      <w:bookmarkStart w:id="8084" w:name="_Toc410853256"/>
      <w:bookmarkStart w:id="8085" w:name="_Toc410853935"/>
      <w:bookmarkStart w:id="8086" w:name="_Toc410854615"/>
      <w:bookmarkStart w:id="8087" w:name="_Toc410855293"/>
      <w:bookmarkStart w:id="8088" w:name="_Toc410855973"/>
      <w:bookmarkStart w:id="8089" w:name="_Toc410852599"/>
      <w:bookmarkStart w:id="8090" w:name="_Toc410853257"/>
      <w:bookmarkStart w:id="8091" w:name="_Toc410853936"/>
      <w:bookmarkStart w:id="8092" w:name="_Toc410854616"/>
      <w:bookmarkStart w:id="8093" w:name="_Toc410855294"/>
      <w:bookmarkStart w:id="8094" w:name="_Toc410855974"/>
      <w:bookmarkStart w:id="8095" w:name="_Toc410852600"/>
      <w:bookmarkStart w:id="8096" w:name="_Toc410853258"/>
      <w:bookmarkStart w:id="8097" w:name="_Toc410853937"/>
      <w:bookmarkStart w:id="8098" w:name="_Toc410854617"/>
      <w:bookmarkStart w:id="8099" w:name="_Toc410855295"/>
      <w:bookmarkStart w:id="8100" w:name="_Toc410855975"/>
      <w:bookmarkStart w:id="8101" w:name="_Toc410852601"/>
      <w:bookmarkStart w:id="8102" w:name="_Toc410853259"/>
      <w:bookmarkStart w:id="8103" w:name="_Toc410853938"/>
      <w:bookmarkStart w:id="8104" w:name="_Toc410854618"/>
      <w:bookmarkStart w:id="8105" w:name="_Toc410855296"/>
      <w:bookmarkStart w:id="8106" w:name="_Toc410855976"/>
      <w:bookmarkStart w:id="8107" w:name="_Toc410852602"/>
      <w:bookmarkStart w:id="8108" w:name="_Toc410853260"/>
      <w:bookmarkStart w:id="8109" w:name="_Toc410853939"/>
      <w:bookmarkStart w:id="8110" w:name="_Toc410854619"/>
      <w:bookmarkStart w:id="8111" w:name="_Toc410855297"/>
      <w:bookmarkStart w:id="8112" w:name="_Toc410855977"/>
      <w:bookmarkStart w:id="8113" w:name="_Toc410852603"/>
      <w:bookmarkStart w:id="8114" w:name="_Toc410853261"/>
      <w:bookmarkStart w:id="8115" w:name="_Toc410853940"/>
      <w:bookmarkStart w:id="8116" w:name="_Toc410854620"/>
      <w:bookmarkStart w:id="8117" w:name="_Toc410855298"/>
      <w:bookmarkStart w:id="8118" w:name="_Toc410855978"/>
      <w:bookmarkStart w:id="8119" w:name="_Toc410852604"/>
      <w:bookmarkStart w:id="8120" w:name="_Toc410853262"/>
      <w:bookmarkStart w:id="8121" w:name="_Toc410853941"/>
      <w:bookmarkStart w:id="8122" w:name="_Toc410854621"/>
      <w:bookmarkStart w:id="8123" w:name="_Toc410855299"/>
      <w:bookmarkStart w:id="8124" w:name="_Toc410855979"/>
      <w:bookmarkStart w:id="8125" w:name="_Toc410852605"/>
      <w:bookmarkStart w:id="8126" w:name="_Toc410853263"/>
      <w:bookmarkStart w:id="8127" w:name="_Toc410853942"/>
      <w:bookmarkStart w:id="8128" w:name="_Toc410854622"/>
      <w:bookmarkStart w:id="8129" w:name="_Toc410855300"/>
      <w:bookmarkStart w:id="8130" w:name="_Toc410855980"/>
      <w:bookmarkStart w:id="8131" w:name="_Toc410852616"/>
      <w:bookmarkStart w:id="8132" w:name="_Toc410853274"/>
      <w:bookmarkStart w:id="8133" w:name="_Toc410853953"/>
      <w:bookmarkStart w:id="8134" w:name="_Toc410854633"/>
      <w:bookmarkStart w:id="8135" w:name="_Toc410855311"/>
      <w:bookmarkStart w:id="8136" w:name="_Toc410855991"/>
      <w:bookmarkStart w:id="8137" w:name="_Toc410852617"/>
      <w:bookmarkStart w:id="8138" w:name="_Toc410853275"/>
      <w:bookmarkStart w:id="8139" w:name="_Toc410853954"/>
      <w:bookmarkStart w:id="8140" w:name="_Toc410854634"/>
      <w:bookmarkStart w:id="8141" w:name="_Toc410855312"/>
      <w:bookmarkStart w:id="8142" w:name="_Toc410855992"/>
      <w:bookmarkStart w:id="8143" w:name="_Toc410852618"/>
      <w:bookmarkStart w:id="8144" w:name="_Toc410853276"/>
      <w:bookmarkStart w:id="8145" w:name="_Toc410853955"/>
      <w:bookmarkStart w:id="8146" w:name="_Toc410854635"/>
      <w:bookmarkStart w:id="8147" w:name="_Toc410855313"/>
      <w:bookmarkStart w:id="8148" w:name="_Toc410855993"/>
      <w:bookmarkStart w:id="8149" w:name="_Toc410852619"/>
      <w:bookmarkStart w:id="8150" w:name="_Toc410853277"/>
      <w:bookmarkStart w:id="8151" w:name="_Toc410853956"/>
      <w:bookmarkStart w:id="8152" w:name="_Toc410854636"/>
      <w:bookmarkStart w:id="8153" w:name="_Toc410855314"/>
      <w:bookmarkStart w:id="8154" w:name="_Toc410855994"/>
      <w:bookmarkStart w:id="8155" w:name="_Toc410852624"/>
      <w:bookmarkStart w:id="8156" w:name="_Toc410853282"/>
      <w:bookmarkStart w:id="8157" w:name="_Toc410853961"/>
      <w:bookmarkStart w:id="8158" w:name="_Toc410854641"/>
      <w:bookmarkStart w:id="8159" w:name="_Toc410855319"/>
      <w:bookmarkStart w:id="8160" w:name="_Toc410855999"/>
      <w:bookmarkStart w:id="8161" w:name="_Toc410852672"/>
      <w:bookmarkStart w:id="8162" w:name="_Toc410853330"/>
      <w:bookmarkStart w:id="8163" w:name="_Toc410854009"/>
      <w:bookmarkStart w:id="8164" w:name="_Toc410854689"/>
      <w:bookmarkStart w:id="8165" w:name="_Toc410855367"/>
      <w:bookmarkStart w:id="8166" w:name="_Toc410856047"/>
      <w:bookmarkStart w:id="8167" w:name="_Toc410852673"/>
      <w:bookmarkStart w:id="8168" w:name="_Toc410853331"/>
      <w:bookmarkStart w:id="8169" w:name="_Toc410854010"/>
      <w:bookmarkStart w:id="8170" w:name="_Toc410854690"/>
      <w:bookmarkStart w:id="8171" w:name="_Toc410855368"/>
      <w:bookmarkStart w:id="8172" w:name="_Toc410856048"/>
      <w:bookmarkStart w:id="8173" w:name="_Toc410852674"/>
      <w:bookmarkStart w:id="8174" w:name="_Toc410853332"/>
      <w:bookmarkStart w:id="8175" w:name="_Toc410854011"/>
      <w:bookmarkStart w:id="8176" w:name="_Toc410854691"/>
      <w:bookmarkStart w:id="8177" w:name="_Toc410855369"/>
      <w:bookmarkStart w:id="8178" w:name="_Toc410856049"/>
      <w:bookmarkStart w:id="8179" w:name="_Toc410852675"/>
      <w:bookmarkStart w:id="8180" w:name="_Toc410853333"/>
      <w:bookmarkStart w:id="8181" w:name="_Toc410854012"/>
      <w:bookmarkStart w:id="8182" w:name="_Toc410854692"/>
      <w:bookmarkStart w:id="8183" w:name="_Toc410855370"/>
      <w:bookmarkStart w:id="8184" w:name="_Toc410856050"/>
      <w:bookmarkStart w:id="8185" w:name="_Toc410852676"/>
      <w:bookmarkStart w:id="8186" w:name="_Toc410853334"/>
      <w:bookmarkStart w:id="8187" w:name="_Toc410854013"/>
      <w:bookmarkStart w:id="8188" w:name="_Toc410854693"/>
      <w:bookmarkStart w:id="8189" w:name="_Toc410855371"/>
      <w:bookmarkStart w:id="8190" w:name="_Toc410856051"/>
      <w:bookmarkStart w:id="8191" w:name="_Toc410852753"/>
      <w:bookmarkStart w:id="8192" w:name="_Toc410853411"/>
      <w:bookmarkStart w:id="8193" w:name="_Toc410854090"/>
      <w:bookmarkStart w:id="8194" w:name="_Toc410854770"/>
      <w:bookmarkStart w:id="8195" w:name="_Toc410855448"/>
      <w:bookmarkStart w:id="8196" w:name="_Toc410856128"/>
      <w:bookmarkStart w:id="8197" w:name="_Toc410852762"/>
      <w:bookmarkStart w:id="8198" w:name="_Toc410853420"/>
      <w:bookmarkStart w:id="8199" w:name="_Toc410854099"/>
      <w:bookmarkStart w:id="8200" w:name="_Toc410854779"/>
      <w:bookmarkStart w:id="8201" w:name="_Toc410855457"/>
      <w:bookmarkStart w:id="8202" w:name="_Toc410856137"/>
      <w:bookmarkStart w:id="8203" w:name="_Toc410852763"/>
      <w:bookmarkStart w:id="8204" w:name="_Toc410853421"/>
      <w:bookmarkStart w:id="8205" w:name="_Toc410854100"/>
      <w:bookmarkStart w:id="8206" w:name="_Toc410854780"/>
      <w:bookmarkStart w:id="8207" w:name="_Toc410855458"/>
      <w:bookmarkStart w:id="8208" w:name="_Toc410856138"/>
      <w:bookmarkStart w:id="8209" w:name="_Toc410852768"/>
      <w:bookmarkStart w:id="8210" w:name="_Toc410853426"/>
      <w:bookmarkStart w:id="8211" w:name="_Toc410854105"/>
      <w:bookmarkStart w:id="8212" w:name="_Toc410854785"/>
      <w:bookmarkStart w:id="8213" w:name="_Toc410855463"/>
      <w:bookmarkStart w:id="8214" w:name="_Toc410856143"/>
      <w:bookmarkStart w:id="8215" w:name="_Toc410852772"/>
      <w:bookmarkStart w:id="8216" w:name="_Toc410853430"/>
      <w:bookmarkStart w:id="8217" w:name="_Toc410854109"/>
      <w:bookmarkStart w:id="8218" w:name="_Toc410854789"/>
      <w:bookmarkStart w:id="8219" w:name="_Toc410855467"/>
      <w:bookmarkStart w:id="8220" w:name="_Toc410856147"/>
      <w:bookmarkStart w:id="8221" w:name="_Toc410852773"/>
      <w:bookmarkStart w:id="8222" w:name="_Toc410853431"/>
      <w:bookmarkStart w:id="8223" w:name="_Toc410854110"/>
      <w:bookmarkStart w:id="8224" w:name="_Toc410854790"/>
      <w:bookmarkStart w:id="8225" w:name="_Toc410855468"/>
      <w:bookmarkStart w:id="8226" w:name="_Toc410856148"/>
      <w:bookmarkStart w:id="8227" w:name="_Toc409465751"/>
      <w:bookmarkStart w:id="8228" w:name="_Toc409466376"/>
      <w:bookmarkStart w:id="8229" w:name="_Toc409467018"/>
      <w:bookmarkStart w:id="8230" w:name="_Toc409467646"/>
      <w:bookmarkStart w:id="8231" w:name="_Toc409468271"/>
      <w:bookmarkStart w:id="8232" w:name="_Toc409468894"/>
      <w:bookmarkStart w:id="8233" w:name="_Toc409469516"/>
      <w:bookmarkStart w:id="8234" w:name="_Toc409470136"/>
      <w:bookmarkStart w:id="8235" w:name="_Toc409470752"/>
      <w:bookmarkStart w:id="8236" w:name="_Toc409471366"/>
      <w:bookmarkStart w:id="8237" w:name="_Toc409471977"/>
      <w:bookmarkStart w:id="8238" w:name="_Toc409472587"/>
      <w:bookmarkStart w:id="8239" w:name="_Toc409473196"/>
      <w:bookmarkStart w:id="8240" w:name="_Toc409473811"/>
      <w:bookmarkStart w:id="8241" w:name="_Toc409474429"/>
      <w:bookmarkStart w:id="8242" w:name="_Toc409475073"/>
      <w:bookmarkStart w:id="8243" w:name="_Toc409512174"/>
      <w:bookmarkStart w:id="8244" w:name="_Toc410852774"/>
      <w:bookmarkStart w:id="8245" w:name="_Toc410853432"/>
      <w:bookmarkStart w:id="8246" w:name="_Toc410854111"/>
      <w:bookmarkStart w:id="8247" w:name="_Toc410854791"/>
      <w:bookmarkStart w:id="8248" w:name="_Toc410855469"/>
      <w:bookmarkStart w:id="8249" w:name="_Toc410856149"/>
      <w:bookmarkStart w:id="8250" w:name="_Toc410852775"/>
      <w:bookmarkStart w:id="8251" w:name="_Toc410853433"/>
      <w:bookmarkStart w:id="8252" w:name="_Toc410854112"/>
      <w:bookmarkStart w:id="8253" w:name="_Toc410854792"/>
      <w:bookmarkStart w:id="8254" w:name="_Toc410855470"/>
      <w:bookmarkStart w:id="8255" w:name="_Toc410856150"/>
      <w:bookmarkStart w:id="8256" w:name="_Toc410852776"/>
      <w:bookmarkStart w:id="8257" w:name="_Toc410853434"/>
      <w:bookmarkStart w:id="8258" w:name="_Toc410854113"/>
      <w:bookmarkStart w:id="8259" w:name="_Toc410854793"/>
      <w:bookmarkStart w:id="8260" w:name="_Toc410855471"/>
      <w:bookmarkStart w:id="8261" w:name="_Toc410856151"/>
      <w:bookmarkStart w:id="8262" w:name="_Toc410852777"/>
      <w:bookmarkStart w:id="8263" w:name="_Toc410853435"/>
      <w:bookmarkStart w:id="8264" w:name="_Toc410854114"/>
      <w:bookmarkStart w:id="8265" w:name="_Toc410854794"/>
      <w:bookmarkStart w:id="8266" w:name="_Toc410855472"/>
      <w:bookmarkStart w:id="8267" w:name="_Toc410856152"/>
      <w:bookmarkStart w:id="8268" w:name="_Toc410852778"/>
      <w:bookmarkStart w:id="8269" w:name="_Toc410853436"/>
      <w:bookmarkStart w:id="8270" w:name="_Toc410854115"/>
      <w:bookmarkStart w:id="8271" w:name="_Toc410854795"/>
      <w:bookmarkStart w:id="8272" w:name="_Toc410855473"/>
      <w:bookmarkStart w:id="8273" w:name="_Toc410856153"/>
      <w:bookmarkStart w:id="8274" w:name="_Toc410852779"/>
      <w:bookmarkStart w:id="8275" w:name="_Toc410853437"/>
      <w:bookmarkStart w:id="8276" w:name="_Toc410854116"/>
      <w:bookmarkStart w:id="8277" w:name="_Toc410854796"/>
      <w:bookmarkStart w:id="8278" w:name="_Toc410855474"/>
      <w:bookmarkStart w:id="8279" w:name="_Toc410856154"/>
      <w:bookmarkStart w:id="8280" w:name="_Toc409466380"/>
      <w:bookmarkStart w:id="8281" w:name="_Toc409467022"/>
      <w:bookmarkStart w:id="8282" w:name="_Toc409467650"/>
      <w:bookmarkStart w:id="8283" w:name="_Toc409468275"/>
      <w:bookmarkStart w:id="8284" w:name="_Toc409468898"/>
      <w:bookmarkStart w:id="8285" w:name="_Toc409469520"/>
      <w:bookmarkStart w:id="8286" w:name="_Toc409470140"/>
      <w:bookmarkStart w:id="8287" w:name="_Toc409470756"/>
      <w:bookmarkStart w:id="8288" w:name="_Toc409471370"/>
      <w:bookmarkStart w:id="8289" w:name="_Toc409471981"/>
      <w:bookmarkStart w:id="8290" w:name="_Toc409472591"/>
      <w:bookmarkStart w:id="8291" w:name="_Toc409473200"/>
      <w:bookmarkStart w:id="8292" w:name="_Toc409473815"/>
      <w:bookmarkStart w:id="8293" w:name="_Toc409474433"/>
      <w:bookmarkStart w:id="8294" w:name="_Toc409475077"/>
      <w:bookmarkStart w:id="8295" w:name="_Toc409475469"/>
      <w:bookmarkStart w:id="8296" w:name="_Toc409512178"/>
      <w:bookmarkStart w:id="8297" w:name="_Toc409512570"/>
      <w:bookmarkStart w:id="8298" w:name="_Toc409458297"/>
      <w:bookmarkStart w:id="8299" w:name="_Toc409468899"/>
      <w:bookmarkStart w:id="8300" w:name="_Toc409458298"/>
      <w:bookmarkStart w:id="8301" w:name="_Toc409468900"/>
      <w:bookmarkStart w:id="8302" w:name="_Toc409458299"/>
      <w:bookmarkStart w:id="8303" w:name="_Toc409468901"/>
      <w:bookmarkStart w:id="8304" w:name="_Toc410852780"/>
      <w:bookmarkStart w:id="8305" w:name="_Toc410853438"/>
      <w:bookmarkStart w:id="8306" w:name="_Toc410854117"/>
      <w:bookmarkStart w:id="8307" w:name="_Toc410854797"/>
      <w:bookmarkStart w:id="8308" w:name="_Toc410855475"/>
      <w:bookmarkStart w:id="8309" w:name="_Toc410856155"/>
      <w:bookmarkStart w:id="8310" w:name="_Toc410852781"/>
      <w:bookmarkStart w:id="8311" w:name="_Toc410853439"/>
      <w:bookmarkStart w:id="8312" w:name="_Toc410854118"/>
      <w:bookmarkStart w:id="8313" w:name="_Toc410854798"/>
      <w:bookmarkStart w:id="8314" w:name="_Toc410855476"/>
      <w:bookmarkStart w:id="8315" w:name="_Toc410856156"/>
      <w:bookmarkStart w:id="8316" w:name="_Toc410852782"/>
      <w:bookmarkStart w:id="8317" w:name="_Toc410853440"/>
      <w:bookmarkStart w:id="8318" w:name="_Toc410854119"/>
      <w:bookmarkStart w:id="8319" w:name="_Toc410854799"/>
      <w:bookmarkStart w:id="8320" w:name="_Toc410855477"/>
      <w:bookmarkStart w:id="8321" w:name="_Toc410856157"/>
      <w:bookmarkStart w:id="8322" w:name="_Toc410852783"/>
      <w:bookmarkStart w:id="8323" w:name="_Toc410853441"/>
      <w:bookmarkStart w:id="8324" w:name="_Toc410854120"/>
      <w:bookmarkStart w:id="8325" w:name="_Toc410854800"/>
      <w:bookmarkStart w:id="8326" w:name="_Toc410855478"/>
      <w:bookmarkStart w:id="8327" w:name="_Toc410856158"/>
      <w:bookmarkStart w:id="8328" w:name="_Toc410852784"/>
      <w:bookmarkStart w:id="8329" w:name="_Toc410853442"/>
      <w:bookmarkStart w:id="8330" w:name="_Toc410854121"/>
      <w:bookmarkStart w:id="8331" w:name="_Toc410854801"/>
      <w:bookmarkStart w:id="8332" w:name="_Toc410855479"/>
      <w:bookmarkStart w:id="8333" w:name="_Toc410856159"/>
      <w:bookmarkStart w:id="8334" w:name="_Toc410852785"/>
      <w:bookmarkStart w:id="8335" w:name="_Toc410853443"/>
      <w:bookmarkStart w:id="8336" w:name="_Toc410854122"/>
      <w:bookmarkStart w:id="8337" w:name="_Toc410854802"/>
      <w:bookmarkStart w:id="8338" w:name="_Toc410855480"/>
      <w:bookmarkStart w:id="8339" w:name="_Toc410856160"/>
      <w:bookmarkStart w:id="8340" w:name="_Toc410852786"/>
      <w:bookmarkStart w:id="8341" w:name="_Toc410853444"/>
      <w:bookmarkStart w:id="8342" w:name="_Toc410854123"/>
      <w:bookmarkStart w:id="8343" w:name="_Toc410854803"/>
      <w:bookmarkStart w:id="8344" w:name="_Toc410855481"/>
      <w:bookmarkStart w:id="8345" w:name="_Toc410856161"/>
      <w:bookmarkStart w:id="8346" w:name="_Toc410852787"/>
      <w:bookmarkStart w:id="8347" w:name="_Toc410853445"/>
      <w:bookmarkStart w:id="8348" w:name="_Toc410854124"/>
      <w:bookmarkStart w:id="8349" w:name="_Toc410854804"/>
      <w:bookmarkStart w:id="8350" w:name="_Toc410855482"/>
      <w:bookmarkStart w:id="8351" w:name="_Toc410856162"/>
      <w:bookmarkStart w:id="8352" w:name="_Toc410852788"/>
      <w:bookmarkStart w:id="8353" w:name="_Toc410853446"/>
      <w:bookmarkStart w:id="8354" w:name="_Toc410854125"/>
      <w:bookmarkStart w:id="8355" w:name="_Toc410854805"/>
      <w:bookmarkStart w:id="8356" w:name="_Toc410855483"/>
      <w:bookmarkStart w:id="8357" w:name="_Toc410856163"/>
      <w:bookmarkStart w:id="8358" w:name="_Toc410852789"/>
      <w:bookmarkStart w:id="8359" w:name="_Toc410853447"/>
      <w:bookmarkStart w:id="8360" w:name="_Toc410854126"/>
      <w:bookmarkStart w:id="8361" w:name="_Toc410854806"/>
      <w:bookmarkStart w:id="8362" w:name="_Toc410855484"/>
      <w:bookmarkStart w:id="8363" w:name="_Toc410856164"/>
      <w:bookmarkStart w:id="8364" w:name="_Toc410852790"/>
      <w:bookmarkStart w:id="8365" w:name="_Toc410853448"/>
      <w:bookmarkStart w:id="8366" w:name="_Toc410854127"/>
      <w:bookmarkStart w:id="8367" w:name="_Toc410854807"/>
      <w:bookmarkStart w:id="8368" w:name="_Toc410855485"/>
      <w:bookmarkStart w:id="8369" w:name="_Toc410856165"/>
      <w:bookmarkStart w:id="8370" w:name="_Toc410852791"/>
      <w:bookmarkStart w:id="8371" w:name="_Toc410853449"/>
      <w:bookmarkStart w:id="8372" w:name="_Toc410854128"/>
      <w:bookmarkStart w:id="8373" w:name="_Toc410854808"/>
      <w:bookmarkStart w:id="8374" w:name="_Toc410855486"/>
      <w:bookmarkStart w:id="8375" w:name="_Toc410856166"/>
      <w:bookmarkStart w:id="8376" w:name="_Toc410852792"/>
      <w:bookmarkStart w:id="8377" w:name="_Toc410853450"/>
      <w:bookmarkStart w:id="8378" w:name="_Toc410854129"/>
      <w:bookmarkStart w:id="8379" w:name="_Toc410854809"/>
      <w:bookmarkStart w:id="8380" w:name="_Toc410855487"/>
      <w:bookmarkStart w:id="8381" w:name="_Toc410856167"/>
      <w:bookmarkStart w:id="8382" w:name="_Toc410852793"/>
      <w:bookmarkStart w:id="8383" w:name="_Toc410853451"/>
      <w:bookmarkStart w:id="8384" w:name="_Toc410854130"/>
      <w:bookmarkStart w:id="8385" w:name="_Toc410854810"/>
      <w:bookmarkStart w:id="8386" w:name="_Toc410855488"/>
      <w:bookmarkStart w:id="8387" w:name="_Toc410856168"/>
      <w:bookmarkStart w:id="8388" w:name="_Toc410852794"/>
      <w:bookmarkStart w:id="8389" w:name="_Toc410853452"/>
      <w:bookmarkStart w:id="8390" w:name="_Toc410854131"/>
      <w:bookmarkStart w:id="8391" w:name="_Toc410854811"/>
      <w:bookmarkStart w:id="8392" w:name="_Toc410855489"/>
      <w:bookmarkStart w:id="8393" w:name="_Toc410856169"/>
      <w:bookmarkStart w:id="8394" w:name="_Toc410852795"/>
      <w:bookmarkStart w:id="8395" w:name="_Toc410853453"/>
      <w:bookmarkStart w:id="8396" w:name="_Toc410854132"/>
      <w:bookmarkStart w:id="8397" w:name="_Toc410854812"/>
      <w:bookmarkStart w:id="8398" w:name="_Toc410855490"/>
      <w:bookmarkStart w:id="8399" w:name="_Toc410856170"/>
      <w:bookmarkStart w:id="8400" w:name="_Toc410852796"/>
      <w:bookmarkStart w:id="8401" w:name="_Toc410853454"/>
      <w:bookmarkStart w:id="8402" w:name="_Toc410854133"/>
      <w:bookmarkStart w:id="8403" w:name="_Toc410854813"/>
      <w:bookmarkStart w:id="8404" w:name="_Toc410855491"/>
      <w:bookmarkStart w:id="8405" w:name="_Toc410856171"/>
      <w:bookmarkStart w:id="8406" w:name="_Toc410852797"/>
      <w:bookmarkStart w:id="8407" w:name="_Toc410853455"/>
      <w:bookmarkStart w:id="8408" w:name="_Toc410854134"/>
      <w:bookmarkStart w:id="8409" w:name="_Toc410854814"/>
      <w:bookmarkStart w:id="8410" w:name="_Toc410855492"/>
      <w:bookmarkStart w:id="8411" w:name="_Toc410856172"/>
      <w:bookmarkStart w:id="8412" w:name="_Toc410852798"/>
      <w:bookmarkStart w:id="8413" w:name="_Toc410853456"/>
      <w:bookmarkStart w:id="8414" w:name="_Toc410854135"/>
      <w:bookmarkStart w:id="8415" w:name="_Toc410854815"/>
      <w:bookmarkStart w:id="8416" w:name="_Toc410855493"/>
      <w:bookmarkStart w:id="8417" w:name="_Toc410856173"/>
      <w:bookmarkStart w:id="8418" w:name="_Toc410852799"/>
      <w:bookmarkStart w:id="8419" w:name="_Toc410853457"/>
      <w:bookmarkStart w:id="8420" w:name="_Toc410854136"/>
      <w:bookmarkStart w:id="8421" w:name="_Toc410854816"/>
      <w:bookmarkStart w:id="8422" w:name="_Toc410855494"/>
      <w:bookmarkStart w:id="8423" w:name="_Toc410856174"/>
      <w:bookmarkStart w:id="8424" w:name="_Toc410852800"/>
      <w:bookmarkStart w:id="8425" w:name="_Toc410853458"/>
      <w:bookmarkStart w:id="8426" w:name="_Toc410854137"/>
      <w:bookmarkStart w:id="8427" w:name="_Toc410854817"/>
      <w:bookmarkStart w:id="8428" w:name="_Toc410855495"/>
      <w:bookmarkStart w:id="8429" w:name="_Toc410856175"/>
      <w:bookmarkStart w:id="8430" w:name="_Toc410852801"/>
      <w:bookmarkStart w:id="8431" w:name="_Toc410853459"/>
      <w:bookmarkStart w:id="8432" w:name="_Toc410854138"/>
      <w:bookmarkStart w:id="8433" w:name="_Toc410854818"/>
      <w:bookmarkStart w:id="8434" w:name="_Toc410855496"/>
      <w:bookmarkStart w:id="8435" w:name="_Toc410856176"/>
      <w:bookmarkStart w:id="8436" w:name="_Toc410852802"/>
      <w:bookmarkStart w:id="8437" w:name="_Toc410853460"/>
      <w:bookmarkStart w:id="8438" w:name="_Toc410854139"/>
      <w:bookmarkStart w:id="8439" w:name="_Toc410854819"/>
      <w:bookmarkStart w:id="8440" w:name="_Toc410855497"/>
      <w:bookmarkStart w:id="8441" w:name="_Toc410856177"/>
      <w:bookmarkStart w:id="8442" w:name="_Toc410852803"/>
      <w:bookmarkStart w:id="8443" w:name="_Toc410853461"/>
      <w:bookmarkStart w:id="8444" w:name="_Toc410854140"/>
      <w:bookmarkStart w:id="8445" w:name="_Toc410854820"/>
      <w:bookmarkStart w:id="8446" w:name="_Toc410855498"/>
      <w:bookmarkStart w:id="8447" w:name="_Toc410856178"/>
      <w:bookmarkStart w:id="8448" w:name="_Toc410852804"/>
      <w:bookmarkStart w:id="8449" w:name="_Toc410853462"/>
      <w:bookmarkStart w:id="8450" w:name="_Toc410854141"/>
      <w:bookmarkStart w:id="8451" w:name="_Toc410854821"/>
      <w:bookmarkStart w:id="8452" w:name="_Toc410855499"/>
      <w:bookmarkStart w:id="8453" w:name="_Toc410856179"/>
      <w:bookmarkStart w:id="8454" w:name="_Toc412657339"/>
      <w:bookmarkStart w:id="8455" w:name="_Toc412658261"/>
      <w:bookmarkStart w:id="8456" w:name="_Toc412734236"/>
      <w:bookmarkStart w:id="8457" w:name="_Toc412657340"/>
      <w:bookmarkStart w:id="8458" w:name="_Toc412658262"/>
      <w:bookmarkStart w:id="8459" w:name="_Toc412734237"/>
      <w:bookmarkStart w:id="8460" w:name="_Toc412657341"/>
      <w:bookmarkStart w:id="8461" w:name="_Toc412658263"/>
      <w:bookmarkStart w:id="8462" w:name="_Toc412734238"/>
      <w:bookmarkStart w:id="8463" w:name="_Toc412657342"/>
      <w:bookmarkStart w:id="8464" w:name="_Toc412658264"/>
      <w:bookmarkStart w:id="8465" w:name="_Toc412734239"/>
      <w:bookmarkStart w:id="8466" w:name="_Toc412657379"/>
      <w:bookmarkStart w:id="8467" w:name="_Toc412658301"/>
      <w:bookmarkStart w:id="8468" w:name="_Toc412734276"/>
      <w:bookmarkStart w:id="8469" w:name="_Toc412657380"/>
      <w:bookmarkStart w:id="8470" w:name="_Toc412658302"/>
      <w:bookmarkStart w:id="8471" w:name="_Toc412734277"/>
      <w:bookmarkStart w:id="8472" w:name="_Toc412657381"/>
      <w:bookmarkStart w:id="8473" w:name="_Toc412658303"/>
      <w:bookmarkStart w:id="8474" w:name="_Toc412734278"/>
      <w:bookmarkStart w:id="8475" w:name="_Toc412657382"/>
      <w:bookmarkStart w:id="8476" w:name="_Toc412658304"/>
      <w:bookmarkStart w:id="8477" w:name="_Toc412734279"/>
      <w:bookmarkStart w:id="8478" w:name="_Ref409466706"/>
      <w:bookmarkStart w:id="8479" w:name="_Ref409466719"/>
      <w:bookmarkStart w:id="8480" w:name="_Ref412131602"/>
      <w:bookmarkStart w:id="8481" w:name="_Ref412131685"/>
      <w:bookmarkStart w:id="8482" w:name="_Toc509367175"/>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r>
        <w:t>CRUDN</w:t>
      </w:r>
      <w:bookmarkEnd w:id="8478"/>
      <w:bookmarkEnd w:id="8479"/>
      <w:bookmarkEnd w:id="8480"/>
      <w:bookmarkEnd w:id="8481"/>
      <w:bookmarkEnd w:id="8482"/>
    </w:p>
    <w:p w14:paraId="771F86B1" w14:textId="77777777" w:rsidR="008302AE" w:rsidRPr="008302AE" w:rsidRDefault="008302AE" w:rsidP="00F92D1D">
      <w:pPr>
        <w:pStyle w:val="Heading2"/>
      </w:pPr>
      <w:bookmarkStart w:id="8483" w:name="_Toc509367176"/>
      <w:r>
        <w:t>Overview</w:t>
      </w:r>
      <w:bookmarkEnd w:id="8483"/>
    </w:p>
    <w:p w14:paraId="0F7F339B" w14:textId="77777777" w:rsidR="007C61A3" w:rsidRDefault="008302AE" w:rsidP="007C61A3">
      <w:pPr>
        <w:pStyle w:val="PARAGRAPH"/>
      </w:pPr>
      <w:r>
        <w:t>CREATE</w:t>
      </w:r>
      <w:r w:rsidR="007C61A3">
        <w:t xml:space="preserve">, </w:t>
      </w:r>
      <w:r>
        <w:t>RETRIEVE</w:t>
      </w:r>
      <w:r w:rsidR="007C61A3">
        <w:t xml:space="preserve">, </w:t>
      </w:r>
      <w:r>
        <w:t>UPDATE</w:t>
      </w:r>
      <w:r w:rsidR="007C61A3">
        <w:t xml:space="preserve">, </w:t>
      </w:r>
      <w:r>
        <w:t>DELETE</w:t>
      </w:r>
      <w:r w:rsidR="007C61A3">
        <w:t xml:space="preserve">, and </w:t>
      </w:r>
      <w:r>
        <w:t xml:space="preserve">NOTIFY </w:t>
      </w:r>
      <w:r w:rsidR="007C61A3">
        <w:t>(CRUDN) are operations defined for manipulating Resources. These operations are performed by a Client on the resources contained in n Server.</w:t>
      </w:r>
    </w:p>
    <w:p w14:paraId="1DEB8C2A" w14:textId="77777777" w:rsidR="001C602F" w:rsidRDefault="001C602F" w:rsidP="007C61A3">
      <w:pPr>
        <w:pStyle w:val="PARAGRAPH"/>
      </w:pPr>
      <w:r w:rsidRPr="001C602F">
        <w:t>On reception of a valid CRUDN operation n Server hosting the Resource that is the target of the request shall generate a response depending on the Interface included in the request; or based on the Default Interface for the Resource Type if no Interface is included.</w:t>
      </w:r>
    </w:p>
    <w:p w14:paraId="706CEC57" w14:textId="77777777" w:rsidR="007C61A3" w:rsidRPr="008512A3" w:rsidRDefault="007C61A3" w:rsidP="007C61A3">
      <w:pPr>
        <w:pStyle w:val="PARAGRAPH"/>
        <w:rPr>
          <w:rFonts w:eastAsiaTheme="minorEastAsia"/>
          <w:lang w:eastAsia="ko-KR"/>
        </w:rPr>
      </w:pPr>
      <w:r>
        <w:t xml:space="preserve">CRUDN operations utilize a set of parameters that are carried in the messages and are defined in </w:t>
      </w:r>
      <w:r w:rsidR="00194F1E">
        <w:fldChar w:fldCharType="begin"/>
      </w:r>
      <w:r>
        <w:instrText xml:space="preserve"> REF _Ref405298048 \h </w:instrText>
      </w:r>
      <w:r w:rsidR="00194F1E">
        <w:fldChar w:fldCharType="separate"/>
      </w:r>
      <w:r w:rsidR="00370B4E">
        <w:t xml:space="preserve">Table </w:t>
      </w:r>
      <w:r w:rsidR="00370B4E">
        <w:rPr>
          <w:noProof/>
        </w:rPr>
        <w:t>11</w:t>
      </w:r>
      <w:r w:rsidR="00194F1E">
        <w:fldChar w:fldCharType="end"/>
      </w:r>
      <w:r>
        <w:t xml:space="preserve">. </w:t>
      </w:r>
      <w:r w:rsidR="008302AE">
        <w:t>A Device shall use CBOR as the default payload (content) encoding scheme for resource representations included in CRUDN operations and operation responses; a Device may negotiate a different payload encoding scheme</w:t>
      </w:r>
      <w:r w:rsidR="00C004C9">
        <w:t xml:space="preserve"> (e.g, see</w:t>
      </w:r>
      <w:r w:rsidR="008302AE">
        <w:t xml:space="preserve"> in section </w:t>
      </w:r>
      <w:r w:rsidR="00194F1E">
        <w:fldChar w:fldCharType="begin"/>
      </w:r>
      <w:r w:rsidR="00C004C9">
        <w:instrText xml:space="preserve"> REF _Ref425873501 \r \h </w:instrText>
      </w:r>
      <w:r w:rsidR="00194F1E">
        <w:fldChar w:fldCharType="separate"/>
      </w:r>
      <w:r w:rsidR="00370B4E">
        <w:t>12.2.4</w:t>
      </w:r>
      <w:r w:rsidR="00194F1E">
        <w:fldChar w:fldCharType="end"/>
      </w:r>
      <w:r w:rsidR="00C004C9">
        <w:t xml:space="preserve"> for CoAP messaging)</w:t>
      </w:r>
      <w:r w:rsidR="008302AE">
        <w:t xml:space="preserve">. </w:t>
      </w:r>
      <w:r>
        <w:t xml:space="preserve">The following subsections specify the CRUDN operations and use of the parameters. </w:t>
      </w:r>
      <w:r w:rsidR="000C3BF9">
        <w:rPr>
          <w:rFonts w:eastAsiaTheme="minorEastAsia" w:hint="eastAsia"/>
          <w:lang w:eastAsia="ko-KR"/>
        </w:rPr>
        <w:t>T</w:t>
      </w:r>
      <w:r w:rsidR="000C3BF9" w:rsidRPr="000C3BF9">
        <w:t>he type definitions for these terms will be mapped in the messaging section for each protoco</w:t>
      </w:r>
      <w:r w:rsidR="000C3BF9">
        <w:rPr>
          <w:rFonts w:eastAsiaTheme="minorEastAsia" w:hint="eastAsia"/>
          <w:lang w:eastAsia="ko-KR"/>
        </w:rPr>
        <w:t>l.</w:t>
      </w:r>
    </w:p>
    <w:p w14:paraId="1DB3B194" w14:textId="77777777" w:rsidR="007C61A3" w:rsidRPr="008512A3" w:rsidRDefault="007C61A3" w:rsidP="00485BDF">
      <w:pPr>
        <w:pStyle w:val="TABLE-title"/>
        <w:rPr>
          <w:rFonts w:eastAsiaTheme="minorEastAsia"/>
          <w:lang w:eastAsia="ko-KR"/>
        </w:rPr>
      </w:pPr>
      <w:bookmarkStart w:id="8484" w:name="_Ref405298048"/>
      <w:bookmarkStart w:id="8485" w:name="_Toc509367564"/>
      <w:r>
        <w:t xml:space="preserve">Table </w:t>
      </w:r>
      <w:r w:rsidR="00194F1E">
        <w:fldChar w:fldCharType="begin"/>
      </w:r>
      <w:r w:rsidR="00760065">
        <w:instrText xml:space="preserve"> SEQ Table \* ARABIC </w:instrText>
      </w:r>
      <w:r w:rsidR="00194F1E">
        <w:fldChar w:fldCharType="separate"/>
      </w:r>
      <w:r w:rsidR="00370B4E">
        <w:rPr>
          <w:noProof/>
        </w:rPr>
        <w:t>11</w:t>
      </w:r>
      <w:r w:rsidR="00194F1E">
        <w:rPr>
          <w:noProof/>
        </w:rPr>
        <w:fldChar w:fldCharType="end"/>
      </w:r>
      <w:bookmarkEnd w:id="8484"/>
      <w:r>
        <w:t>. Parameters of CRUDN messages</w:t>
      </w:r>
      <w:bookmarkEnd w:id="8485"/>
    </w:p>
    <w:tbl>
      <w:tblPr>
        <w:tblStyle w:val="TableGrid"/>
        <w:tblW w:w="0" w:type="auto"/>
        <w:tblLook w:val="04A0" w:firstRow="1" w:lastRow="0" w:firstColumn="1" w:lastColumn="0" w:noHBand="0" w:noVBand="1"/>
      </w:tblPr>
      <w:tblGrid>
        <w:gridCol w:w="1510"/>
        <w:gridCol w:w="1145"/>
        <w:gridCol w:w="1939"/>
        <w:gridCol w:w="4756"/>
      </w:tblGrid>
      <w:tr w:rsidR="007C61A3" w14:paraId="0E866046" w14:textId="77777777" w:rsidTr="00EE59EE">
        <w:tc>
          <w:tcPr>
            <w:tcW w:w="1510" w:type="dxa"/>
            <w:vAlign w:val="center"/>
          </w:tcPr>
          <w:p w14:paraId="11B04ADE" w14:textId="77777777" w:rsidR="007C61A3" w:rsidRPr="008679DF" w:rsidRDefault="007C61A3" w:rsidP="00EE59EE">
            <w:pPr>
              <w:pStyle w:val="PARAGRAPH"/>
              <w:jc w:val="center"/>
              <w:rPr>
                <w:b/>
              </w:rPr>
            </w:pPr>
            <w:r>
              <w:rPr>
                <w:b/>
              </w:rPr>
              <w:t>Applicability</w:t>
            </w:r>
          </w:p>
        </w:tc>
        <w:tc>
          <w:tcPr>
            <w:tcW w:w="1166" w:type="dxa"/>
            <w:vAlign w:val="center"/>
          </w:tcPr>
          <w:p w14:paraId="3334E0CB" w14:textId="77777777" w:rsidR="007C61A3" w:rsidRPr="008679DF" w:rsidRDefault="007C61A3" w:rsidP="00EE59EE">
            <w:pPr>
              <w:pStyle w:val="PARAGRAPH"/>
              <w:jc w:val="center"/>
              <w:rPr>
                <w:b/>
              </w:rPr>
            </w:pPr>
            <w:r w:rsidRPr="008679DF">
              <w:rPr>
                <w:b/>
              </w:rPr>
              <w:t>Name</w:t>
            </w:r>
          </w:p>
        </w:tc>
        <w:tc>
          <w:tcPr>
            <w:tcW w:w="1973" w:type="dxa"/>
            <w:vAlign w:val="center"/>
          </w:tcPr>
          <w:p w14:paraId="0EA0A3CA" w14:textId="77777777" w:rsidR="007C61A3" w:rsidRPr="008679DF" w:rsidRDefault="007C61A3" w:rsidP="00EE59EE">
            <w:pPr>
              <w:pStyle w:val="PARAGRAPH"/>
              <w:jc w:val="center"/>
              <w:rPr>
                <w:b/>
              </w:rPr>
            </w:pPr>
            <w:r w:rsidRPr="008679DF">
              <w:rPr>
                <w:b/>
              </w:rPr>
              <w:t>Denotation</w:t>
            </w:r>
          </w:p>
        </w:tc>
        <w:tc>
          <w:tcPr>
            <w:tcW w:w="4927" w:type="dxa"/>
            <w:vAlign w:val="center"/>
          </w:tcPr>
          <w:p w14:paraId="43B84045" w14:textId="77777777" w:rsidR="007C61A3" w:rsidRPr="008679DF" w:rsidRDefault="007C61A3" w:rsidP="00EE59EE">
            <w:pPr>
              <w:pStyle w:val="PARAGRAPH"/>
              <w:jc w:val="center"/>
              <w:rPr>
                <w:b/>
              </w:rPr>
            </w:pPr>
            <w:r w:rsidRPr="008679DF">
              <w:rPr>
                <w:b/>
              </w:rPr>
              <w:t>Definition</w:t>
            </w:r>
          </w:p>
        </w:tc>
      </w:tr>
      <w:tr w:rsidR="007C61A3" w14:paraId="67BED68E" w14:textId="77777777" w:rsidTr="00EE59EE">
        <w:tc>
          <w:tcPr>
            <w:tcW w:w="1510" w:type="dxa"/>
            <w:vMerge w:val="restart"/>
            <w:vAlign w:val="center"/>
          </w:tcPr>
          <w:p w14:paraId="542822AA" w14:textId="77777777" w:rsidR="007C61A3" w:rsidRDefault="007C61A3" w:rsidP="00EE59EE">
            <w:pPr>
              <w:pStyle w:val="PARAGRAPH"/>
              <w:jc w:val="center"/>
            </w:pPr>
            <w:r>
              <w:t>All messages</w:t>
            </w:r>
          </w:p>
        </w:tc>
        <w:tc>
          <w:tcPr>
            <w:tcW w:w="1166" w:type="dxa"/>
            <w:vAlign w:val="center"/>
          </w:tcPr>
          <w:p w14:paraId="22C6A74E" w14:textId="77777777" w:rsidR="007C61A3" w:rsidRPr="008679DF" w:rsidRDefault="007C61A3" w:rsidP="00EE59EE">
            <w:pPr>
              <w:pStyle w:val="PARAGRAPH"/>
              <w:jc w:val="center"/>
              <w:rPr>
                <w:i/>
              </w:rPr>
            </w:pPr>
            <w:r w:rsidRPr="008679DF">
              <w:rPr>
                <w:i/>
              </w:rPr>
              <w:t>fr</w:t>
            </w:r>
          </w:p>
        </w:tc>
        <w:tc>
          <w:tcPr>
            <w:tcW w:w="1973" w:type="dxa"/>
            <w:vAlign w:val="center"/>
          </w:tcPr>
          <w:p w14:paraId="3A0D231E" w14:textId="77777777" w:rsidR="007C61A3" w:rsidRDefault="007C61A3" w:rsidP="00EE59EE">
            <w:pPr>
              <w:pStyle w:val="PARAGRAPH"/>
              <w:jc w:val="left"/>
            </w:pPr>
            <w:r>
              <w:t>From</w:t>
            </w:r>
          </w:p>
        </w:tc>
        <w:tc>
          <w:tcPr>
            <w:tcW w:w="4927" w:type="dxa"/>
          </w:tcPr>
          <w:p w14:paraId="25091030" w14:textId="77777777" w:rsidR="007C61A3" w:rsidRDefault="007C61A3" w:rsidP="00EE59EE">
            <w:pPr>
              <w:pStyle w:val="PARAGRAPH"/>
            </w:pPr>
            <w:r>
              <w:t>The URI of the message originator.</w:t>
            </w:r>
          </w:p>
        </w:tc>
      </w:tr>
      <w:tr w:rsidR="007C61A3" w14:paraId="522CA2A1" w14:textId="77777777" w:rsidTr="00EE59EE">
        <w:tc>
          <w:tcPr>
            <w:tcW w:w="1510" w:type="dxa"/>
            <w:vMerge/>
          </w:tcPr>
          <w:p w14:paraId="1F39EC9D" w14:textId="77777777" w:rsidR="007C61A3" w:rsidRDefault="007C61A3" w:rsidP="00EE59EE">
            <w:pPr>
              <w:pStyle w:val="PARAGRAPH"/>
            </w:pPr>
          </w:p>
        </w:tc>
        <w:tc>
          <w:tcPr>
            <w:tcW w:w="1166" w:type="dxa"/>
            <w:vAlign w:val="center"/>
          </w:tcPr>
          <w:p w14:paraId="0C371383" w14:textId="77777777" w:rsidR="007C61A3" w:rsidRPr="008679DF" w:rsidRDefault="007C61A3" w:rsidP="00EE59EE">
            <w:pPr>
              <w:pStyle w:val="PARAGRAPH"/>
              <w:jc w:val="center"/>
              <w:rPr>
                <w:i/>
              </w:rPr>
            </w:pPr>
            <w:r w:rsidRPr="008679DF">
              <w:rPr>
                <w:i/>
              </w:rPr>
              <w:t>to</w:t>
            </w:r>
          </w:p>
        </w:tc>
        <w:tc>
          <w:tcPr>
            <w:tcW w:w="1973" w:type="dxa"/>
            <w:vAlign w:val="center"/>
          </w:tcPr>
          <w:p w14:paraId="37F43F37" w14:textId="77777777" w:rsidR="007C61A3" w:rsidRDefault="007C61A3" w:rsidP="00EE59EE">
            <w:pPr>
              <w:pStyle w:val="PARAGRAPH"/>
              <w:jc w:val="left"/>
            </w:pPr>
            <w:r>
              <w:t>To</w:t>
            </w:r>
          </w:p>
        </w:tc>
        <w:tc>
          <w:tcPr>
            <w:tcW w:w="4927" w:type="dxa"/>
          </w:tcPr>
          <w:p w14:paraId="3029E46B" w14:textId="77777777" w:rsidR="007C61A3" w:rsidRDefault="007C61A3" w:rsidP="00EE59EE">
            <w:pPr>
              <w:pStyle w:val="PARAGRAPH"/>
            </w:pPr>
            <w:r>
              <w:t>The URI of the recipient of the message.</w:t>
            </w:r>
          </w:p>
        </w:tc>
      </w:tr>
      <w:tr w:rsidR="007C61A3" w14:paraId="6194B892" w14:textId="77777777" w:rsidTr="00EE59EE">
        <w:tc>
          <w:tcPr>
            <w:tcW w:w="1510" w:type="dxa"/>
            <w:vMerge/>
          </w:tcPr>
          <w:p w14:paraId="1567D874" w14:textId="77777777" w:rsidR="007C61A3" w:rsidRDefault="007C61A3" w:rsidP="00EE59EE">
            <w:pPr>
              <w:pStyle w:val="PARAGRAPH"/>
            </w:pPr>
          </w:p>
        </w:tc>
        <w:tc>
          <w:tcPr>
            <w:tcW w:w="1166" w:type="dxa"/>
            <w:vAlign w:val="center"/>
          </w:tcPr>
          <w:p w14:paraId="4BE78513" w14:textId="77777777" w:rsidR="007C61A3" w:rsidRPr="008679DF" w:rsidRDefault="007C61A3" w:rsidP="00EE59EE">
            <w:pPr>
              <w:pStyle w:val="PARAGRAPH"/>
              <w:jc w:val="center"/>
              <w:rPr>
                <w:i/>
              </w:rPr>
            </w:pPr>
            <w:r w:rsidRPr="008679DF">
              <w:rPr>
                <w:i/>
              </w:rPr>
              <w:t>ri</w:t>
            </w:r>
          </w:p>
        </w:tc>
        <w:tc>
          <w:tcPr>
            <w:tcW w:w="1973" w:type="dxa"/>
            <w:vAlign w:val="center"/>
          </w:tcPr>
          <w:p w14:paraId="0BE906D1" w14:textId="77777777" w:rsidR="007C61A3" w:rsidRDefault="007C61A3" w:rsidP="00EE59EE">
            <w:pPr>
              <w:pStyle w:val="PARAGRAPH"/>
              <w:jc w:val="left"/>
            </w:pPr>
            <w:r>
              <w:t>Request Identifier</w:t>
            </w:r>
          </w:p>
        </w:tc>
        <w:tc>
          <w:tcPr>
            <w:tcW w:w="4927" w:type="dxa"/>
          </w:tcPr>
          <w:p w14:paraId="05B73C66" w14:textId="77777777" w:rsidR="007C61A3" w:rsidRDefault="007C61A3" w:rsidP="00EE59EE">
            <w:pPr>
              <w:pStyle w:val="PARAGRAPH"/>
            </w:pPr>
            <w:r>
              <w:t xml:space="preserve">The identifier that uniquely identifies the message in the originator and the recipient. </w:t>
            </w:r>
          </w:p>
        </w:tc>
      </w:tr>
      <w:tr w:rsidR="007C61A3" w14:paraId="0EB7CFD8" w14:textId="77777777" w:rsidTr="00EE59EE">
        <w:tc>
          <w:tcPr>
            <w:tcW w:w="1510" w:type="dxa"/>
            <w:vMerge/>
          </w:tcPr>
          <w:p w14:paraId="217996A0" w14:textId="77777777" w:rsidR="007C61A3" w:rsidRDefault="007C61A3" w:rsidP="00EE59EE">
            <w:pPr>
              <w:pStyle w:val="PARAGRAPH"/>
            </w:pPr>
          </w:p>
        </w:tc>
        <w:tc>
          <w:tcPr>
            <w:tcW w:w="1166" w:type="dxa"/>
            <w:vAlign w:val="center"/>
          </w:tcPr>
          <w:p w14:paraId="50944CF1" w14:textId="77777777" w:rsidR="007C61A3" w:rsidRPr="008679DF" w:rsidRDefault="007C61A3" w:rsidP="00EE59EE">
            <w:pPr>
              <w:pStyle w:val="PARAGRAPH"/>
              <w:jc w:val="center"/>
              <w:rPr>
                <w:i/>
              </w:rPr>
            </w:pPr>
            <w:r w:rsidRPr="008679DF">
              <w:rPr>
                <w:i/>
              </w:rPr>
              <w:t>cn</w:t>
            </w:r>
          </w:p>
        </w:tc>
        <w:tc>
          <w:tcPr>
            <w:tcW w:w="1973" w:type="dxa"/>
            <w:vAlign w:val="center"/>
          </w:tcPr>
          <w:p w14:paraId="6458AB11" w14:textId="77777777" w:rsidR="007C61A3" w:rsidRDefault="007C61A3" w:rsidP="00EE59EE">
            <w:pPr>
              <w:pStyle w:val="PARAGRAPH"/>
              <w:jc w:val="left"/>
            </w:pPr>
            <w:r>
              <w:t>Content</w:t>
            </w:r>
          </w:p>
        </w:tc>
        <w:tc>
          <w:tcPr>
            <w:tcW w:w="4927" w:type="dxa"/>
          </w:tcPr>
          <w:p w14:paraId="38A78C22" w14:textId="77777777" w:rsidR="007C61A3" w:rsidRDefault="007C61A3" w:rsidP="00EE59EE">
            <w:pPr>
              <w:pStyle w:val="PARAGRAPH"/>
            </w:pPr>
            <w:r>
              <w:t>Information specific to the operation.</w:t>
            </w:r>
          </w:p>
        </w:tc>
      </w:tr>
      <w:tr w:rsidR="007C61A3" w14:paraId="4809944F" w14:textId="77777777" w:rsidTr="00EE59EE">
        <w:tc>
          <w:tcPr>
            <w:tcW w:w="1510" w:type="dxa"/>
            <w:vMerge w:val="restart"/>
            <w:vAlign w:val="center"/>
          </w:tcPr>
          <w:p w14:paraId="3CAD3CA1" w14:textId="77777777" w:rsidR="007C61A3" w:rsidRDefault="007C61A3" w:rsidP="00EE59EE">
            <w:pPr>
              <w:pStyle w:val="PARAGRAPH"/>
              <w:jc w:val="left"/>
            </w:pPr>
            <w:r>
              <w:t>Requests</w:t>
            </w:r>
          </w:p>
        </w:tc>
        <w:tc>
          <w:tcPr>
            <w:tcW w:w="1166" w:type="dxa"/>
            <w:vAlign w:val="center"/>
          </w:tcPr>
          <w:p w14:paraId="5CFBB7F1" w14:textId="77777777" w:rsidR="007C61A3" w:rsidRPr="008679DF" w:rsidRDefault="007C61A3" w:rsidP="00EE59EE">
            <w:pPr>
              <w:pStyle w:val="PARAGRAPH"/>
              <w:jc w:val="center"/>
              <w:rPr>
                <w:i/>
              </w:rPr>
            </w:pPr>
            <w:r w:rsidRPr="008679DF">
              <w:rPr>
                <w:i/>
              </w:rPr>
              <w:t>op</w:t>
            </w:r>
          </w:p>
        </w:tc>
        <w:tc>
          <w:tcPr>
            <w:tcW w:w="1973" w:type="dxa"/>
            <w:vAlign w:val="center"/>
          </w:tcPr>
          <w:p w14:paraId="3FCC6F05" w14:textId="77777777" w:rsidR="007C61A3" w:rsidRDefault="007C61A3" w:rsidP="00EE59EE">
            <w:pPr>
              <w:pStyle w:val="PARAGRAPH"/>
              <w:jc w:val="left"/>
            </w:pPr>
            <w:r>
              <w:t>Operation</w:t>
            </w:r>
          </w:p>
        </w:tc>
        <w:tc>
          <w:tcPr>
            <w:tcW w:w="4927" w:type="dxa"/>
          </w:tcPr>
          <w:p w14:paraId="20CBDDD2" w14:textId="77777777" w:rsidR="007C61A3" w:rsidRDefault="007C61A3" w:rsidP="00032819">
            <w:pPr>
              <w:pStyle w:val="PARAGRAPH"/>
            </w:pPr>
            <w:r>
              <w:t>Specific operation requested to be performed by the Server.</w:t>
            </w:r>
          </w:p>
        </w:tc>
      </w:tr>
      <w:tr w:rsidR="007C61A3" w14:paraId="31410612" w14:textId="77777777" w:rsidTr="00EE59EE">
        <w:tc>
          <w:tcPr>
            <w:tcW w:w="1510" w:type="dxa"/>
            <w:vMerge/>
          </w:tcPr>
          <w:p w14:paraId="328B7E6E" w14:textId="77777777" w:rsidR="007C61A3" w:rsidRDefault="007C61A3" w:rsidP="00EE59EE">
            <w:pPr>
              <w:pStyle w:val="PARAGRAPH"/>
            </w:pPr>
          </w:p>
        </w:tc>
        <w:tc>
          <w:tcPr>
            <w:tcW w:w="1166" w:type="dxa"/>
            <w:vAlign w:val="center"/>
          </w:tcPr>
          <w:p w14:paraId="2C7E12BC" w14:textId="77777777" w:rsidR="007C61A3" w:rsidRPr="008679DF" w:rsidRDefault="007C61A3" w:rsidP="00EE59EE">
            <w:pPr>
              <w:pStyle w:val="PARAGRAPH"/>
              <w:jc w:val="center"/>
              <w:rPr>
                <w:i/>
              </w:rPr>
            </w:pPr>
            <w:r w:rsidRPr="008679DF">
              <w:rPr>
                <w:i/>
              </w:rPr>
              <w:t>obs</w:t>
            </w:r>
          </w:p>
        </w:tc>
        <w:tc>
          <w:tcPr>
            <w:tcW w:w="1973" w:type="dxa"/>
            <w:vAlign w:val="center"/>
          </w:tcPr>
          <w:p w14:paraId="7BA188CA" w14:textId="77777777" w:rsidR="007C61A3" w:rsidRDefault="007C61A3" w:rsidP="00EE59EE">
            <w:pPr>
              <w:pStyle w:val="PARAGRAPH"/>
              <w:jc w:val="left"/>
            </w:pPr>
            <w:r>
              <w:t>Observe</w:t>
            </w:r>
          </w:p>
        </w:tc>
        <w:tc>
          <w:tcPr>
            <w:tcW w:w="4927" w:type="dxa"/>
          </w:tcPr>
          <w:p w14:paraId="7F09AD0F" w14:textId="77777777" w:rsidR="007C61A3" w:rsidRDefault="007C61A3" w:rsidP="00EE59EE">
            <w:pPr>
              <w:pStyle w:val="PARAGRAPH"/>
            </w:pPr>
            <w:r w:rsidRPr="009C0B5C">
              <w:rPr>
                <w:rFonts w:eastAsiaTheme="minorEastAsia"/>
                <w:lang w:eastAsia="ko-KR"/>
              </w:rPr>
              <w:t>I</w:t>
            </w:r>
            <w:r w:rsidRPr="009C0B5C">
              <w:rPr>
                <w:rFonts w:eastAsiaTheme="minorEastAsia" w:hint="eastAsia"/>
                <w:lang w:eastAsia="ko-KR"/>
              </w:rPr>
              <w:t xml:space="preserve">ndicator </w:t>
            </w:r>
            <w:r w:rsidRPr="009C0B5C">
              <w:rPr>
                <w:rFonts w:eastAsiaTheme="minorEastAsia"/>
                <w:lang w:eastAsia="ko-KR"/>
              </w:rPr>
              <w:t>for</w:t>
            </w:r>
            <w:r>
              <w:rPr>
                <w:rFonts w:eastAsiaTheme="minorEastAsia"/>
                <w:lang w:eastAsia="ko-KR"/>
              </w:rPr>
              <w:t xml:space="preserve"> an observe request.</w:t>
            </w:r>
          </w:p>
        </w:tc>
      </w:tr>
      <w:tr w:rsidR="007C61A3" w14:paraId="50CC722E" w14:textId="77777777" w:rsidTr="00EE59EE">
        <w:tc>
          <w:tcPr>
            <w:tcW w:w="1510" w:type="dxa"/>
            <w:vMerge w:val="restart"/>
            <w:vAlign w:val="center"/>
          </w:tcPr>
          <w:p w14:paraId="2692B07D" w14:textId="77777777" w:rsidR="007C61A3" w:rsidRDefault="007C61A3" w:rsidP="00EE59EE">
            <w:pPr>
              <w:pStyle w:val="PARAGRAPH"/>
              <w:jc w:val="left"/>
            </w:pPr>
            <w:r>
              <w:t>Responses</w:t>
            </w:r>
          </w:p>
        </w:tc>
        <w:tc>
          <w:tcPr>
            <w:tcW w:w="1166" w:type="dxa"/>
            <w:vAlign w:val="center"/>
          </w:tcPr>
          <w:p w14:paraId="64897DFB" w14:textId="77777777" w:rsidR="007C61A3" w:rsidRPr="008679DF" w:rsidRDefault="007C61A3" w:rsidP="00EE59EE">
            <w:pPr>
              <w:pStyle w:val="PARAGRAPH"/>
              <w:jc w:val="center"/>
              <w:rPr>
                <w:i/>
              </w:rPr>
            </w:pPr>
            <w:r w:rsidRPr="008679DF">
              <w:rPr>
                <w:i/>
              </w:rPr>
              <w:t>rs</w:t>
            </w:r>
          </w:p>
        </w:tc>
        <w:tc>
          <w:tcPr>
            <w:tcW w:w="1973" w:type="dxa"/>
            <w:vAlign w:val="center"/>
          </w:tcPr>
          <w:p w14:paraId="09B2E678" w14:textId="77777777" w:rsidR="007C61A3" w:rsidRDefault="007C61A3" w:rsidP="00EE59EE">
            <w:pPr>
              <w:pStyle w:val="PARAGRAPH"/>
              <w:jc w:val="left"/>
            </w:pPr>
            <w:r>
              <w:t>Response Code</w:t>
            </w:r>
          </w:p>
        </w:tc>
        <w:tc>
          <w:tcPr>
            <w:tcW w:w="4927" w:type="dxa"/>
          </w:tcPr>
          <w:p w14:paraId="2F404CBB" w14:textId="77777777" w:rsidR="007C61A3" w:rsidRDefault="007C61A3" w:rsidP="00EE59EE">
            <w:pPr>
              <w:pStyle w:val="PARAGRAPH"/>
            </w:pPr>
            <w:r>
              <w:rPr>
                <w:rFonts w:eastAsiaTheme="minorEastAsia" w:hint="eastAsia"/>
                <w:lang w:eastAsia="ko-KR"/>
              </w:rPr>
              <w:t>Indicator of</w:t>
            </w:r>
            <w:r>
              <w:rPr>
                <w:rFonts w:eastAsiaTheme="minorEastAsia"/>
                <w:lang w:eastAsia="ko-KR"/>
              </w:rPr>
              <w:t xml:space="preserve"> the result of </w:t>
            </w:r>
            <w:r>
              <w:rPr>
                <w:rFonts w:eastAsiaTheme="minorEastAsia" w:hint="eastAsia"/>
                <w:lang w:eastAsia="ko-KR"/>
              </w:rPr>
              <w:t xml:space="preserve">the </w:t>
            </w:r>
            <w:r>
              <w:rPr>
                <w:rFonts w:eastAsiaTheme="minorEastAsia"/>
                <w:lang w:eastAsia="ko-KR"/>
              </w:rPr>
              <w:t>request; whether it was accepted and what the conclusion of the operation was.</w:t>
            </w:r>
            <w:r w:rsidR="005F6A5A">
              <w:rPr>
                <w:rFonts w:eastAsiaTheme="minorEastAsia"/>
                <w:lang w:eastAsia="ko-KR"/>
              </w:rPr>
              <w:t xml:space="preserve"> The values of the response code for CRUDN operations shall conform to those as defined in section 5.9 </w:t>
            </w:r>
            <w:r w:rsidR="00813659">
              <w:rPr>
                <w:rFonts w:eastAsiaTheme="minorEastAsia"/>
                <w:lang w:eastAsia="ko-KR"/>
              </w:rPr>
              <w:t xml:space="preserve">and 12.1.2 </w:t>
            </w:r>
            <w:r w:rsidR="005F6A5A">
              <w:rPr>
                <w:rFonts w:eastAsiaTheme="minorEastAsia"/>
                <w:lang w:eastAsia="ko-KR"/>
              </w:rPr>
              <w:t xml:space="preserve">in </w:t>
            </w:r>
            <w:r w:rsidR="00194F1E">
              <w:rPr>
                <w:rFonts w:eastAsiaTheme="minorEastAsia"/>
                <w:lang w:eastAsia="ko-KR"/>
              </w:rPr>
              <w:fldChar w:fldCharType="begin"/>
            </w:r>
            <w:r w:rsidR="005F6A5A">
              <w:rPr>
                <w:rFonts w:eastAsiaTheme="minorEastAsia"/>
                <w:lang w:eastAsia="ko-KR"/>
              </w:rPr>
              <w:instrText xml:space="preserve"> REF ref_RFC_7252 \h </w:instrText>
            </w:r>
            <w:r w:rsidR="00194F1E">
              <w:rPr>
                <w:rFonts w:eastAsiaTheme="minorEastAsia"/>
                <w:lang w:eastAsia="ko-KR"/>
              </w:rPr>
            </w:r>
            <w:r w:rsidR="00194F1E">
              <w:rPr>
                <w:rFonts w:eastAsiaTheme="minorEastAsia"/>
                <w:lang w:eastAsia="ko-KR"/>
              </w:rPr>
              <w:fldChar w:fldCharType="separate"/>
            </w:r>
            <w:r w:rsidR="00370B4E">
              <w:t>IETF RFC 7252</w:t>
            </w:r>
            <w:r w:rsidR="00194F1E">
              <w:rPr>
                <w:rFonts w:eastAsiaTheme="minorEastAsia"/>
                <w:lang w:eastAsia="ko-KR"/>
              </w:rPr>
              <w:fldChar w:fldCharType="end"/>
            </w:r>
            <w:r w:rsidR="005F6A5A">
              <w:rPr>
                <w:rFonts w:eastAsiaTheme="minorEastAsia"/>
                <w:lang w:eastAsia="ko-KR"/>
              </w:rPr>
              <w:t>.</w:t>
            </w:r>
          </w:p>
        </w:tc>
      </w:tr>
      <w:tr w:rsidR="007C61A3" w14:paraId="09027F4A" w14:textId="77777777" w:rsidTr="00EE59EE">
        <w:tc>
          <w:tcPr>
            <w:tcW w:w="1510" w:type="dxa"/>
            <w:vMerge/>
            <w:vAlign w:val="center"/>
          </w:tcPr>
          <w:p w14:paraId="4E453D28" w14:textId="77777777" w:rsidR="007C61A3" w:rsidRDefault="007C61A3" w:rsidP="00EE59EE">
            <w:pPr>
              <w:pStyle w:val="PARAGRAPH"/>
              <w:jc w:val="left"/>
            </w:pPr>
          </w:p>
        </w:tc>
        <w:tc>
          <w:tcPr>
            <w:tcW w:w="1166" w:type="dxa"/>
            <w:vAlign w:val="center"/>
          </w:tcPr>
          <w:p w14:paraId="5147F754" w14:textId="77777777" w:rsidR="007C61A3" w:rsidRPr="004B2575" w:rsidRDefault="007C61A3" w:rsidP="00EE59EE">
            <w:pPr>
              <w:pStyle w:val="PARAGRAPH"/>
              <w:jc w:val="center"/>
              <w:rPr>
                <w:i/>
              </w:rPr>
            </w:pPr>
            <w:r w:rsidRPr="005860ED">
              <w:rPr>
                <w:i/>
              </w:rPr>
              <w:t>obs</w:t>
            </w:r>
          </w:p>
        </w:tc>
        <w:tc>
          <w:tcPr>
            <w:tcW w:w="1973" w:type="dxa"/>
            <w:vAlign w:val="center"/>
          </w:tcPr>
          <w:p w14:paraId="50E83C83" w14:textId="77777777" w:rsidR="007C61A3" w:rsidRDefault="007C61A3" w:rsidP="00EE59EE">
            <w:pPr>
              <w:pStyle w:val="PARAGRAPH"/>
              <w:jc w:val="left"/>
            </w:pPr>
            <w:r>
              <w:t>Observe</w:t>
            </w:r>
          </w:p>
        </w:tc>
        <w:tc>
          <w:tcPr>
            <w:tcW w:w="4927" w:type="dxa"/>
          </w:tcPr>
          <w:p w14:paraId="7866561D" w14:textId="77777777" w:rsidR="007C61A3" w:rsidRDefault="007C61A3" w:rsidP="00EE59EE">
            <w:pPr>
              <w:pStyle w:val="PARAGRAPH"/>
              <w:rPr>
                <w:rFonts w:eastAsiaTheme="minorEastAsia"/>
                <w:lang w:eastAsia="ko-KR"/>
              </w:rPr>
            </w:pPr>
            <w:r w:rsidRPr="009C0B5C">
              <w:rPr>
                <w:rFonts w:eastAsiaTheme="minorEastAsia"/>
                <w:lang w:eastAsia="ko-KR"/>
              </w:rPr>
              <w:t>I</w:t>
            </w:r>
            <w:r w:rsidRPr="009C0B5C">
              <w:rPr>
                <w:rFonts w:eastAsiaTheme="minorEastAsia" w:hint="eastAsia"/>
                <w:lang w:eastAsia="ko-KR"/>
              </w:rPr>
              <w:t xml:space="preserve">ndicator </w:t>
            </w:r>
            <w:r w:rsidRPr="009C0B5C">
              <w:rPr>
                <w:rFonts w:eastAsiaTheme="minorEastAsia"/>
                <w:lang w:eastAsia="ko-KR"/>
              </w:rPr>
              <w:t>for</w:t>
            </w:r>
            <w:r>
              <w:rPr>
                <w:rFonts w:eastAsiaTheme="minorEastAsia"/>
                <w:lang w:eastAsia="ko-KR"/>
              </w:rPr>
              <w:t xml:space="preserve"> an observe response.</w:t>
            </w:r>
          </w:p>
        </w:tc>
      </w:tr>
    </w:tbl>
    <w:p w14:paraId="3FD9EAF6" w14:textId="77777777" w:rsidR="007C61A3" w:rsidRDefault="007C61A3" w:rsidP="00F92D1D">
      <w:pPr>
        <w:pStyle w:val="Heading2"/>
      </w:pPr>
      <w:bookmarkStart w:id="8486" w:name="_Toc409458307"/>
      <w:bookmarkStart w:id="8487" w:name="_Toc409468908"/>
      <w:bookmarkStart w:id="8488" w:name="_Toc409469527"/>
      <w:bookmarkStart w:id="8489" w:name="_Toc404669750"/>
      <w:bookmarkStart w:id="8490" w:name="_Toc509367177"/>
      <w:bookmarkEnd w:id="8486"/>
      <w:bookmarkEnd w:id="8487"/>
      <w:bookmarkEnd w:id="8488"/>
      <w:r>
        <w:lastRenderedPageBreak/>
        <w:t>CREATE</w:t>
      </w:r>
      <w:bookmarkEnd w:id="8489"/>
      <w:bookmarkEnd w:id="8490"/>
    </w:p>
    <w:p w14:paraId="7B900276" w14:textId="77777777" w:rsidR="00370B4E" w:rsidRDefault="007C61A3" w:rsidP="00C62F9E">
      <w:pPr>
        <w:pStyle w:val="FIGURE"/>
      </w:pPr>
      <w:r>
        <w:t xml:space="preserve">The CREATE operation </w:t>
      </w:r>
      <w:r w:rsidR="0001299C">
        <w:t>is</w:t>
      </w:r>
      <w:r>
        <w:t xml:space="preserve"> used </w:t>
      </w:r>
      <w:r w:rsidR="0001299C" w:rsidRPr="0001299C">
        <w:t>to request the creation of</w:t>
      </w:r>
      <w:r>
        <w:t xml:space="preserve"> new Resources</w:t>
      </w:r>
      <w:r w:rsidRPr="0032630A">
        <w:t xml:space="preserve"> </w:t>
      </w:r>
      <w:r>
        <w:t>on</w:t>
      </w:r>
      <w:r w:rsidRPr="0032630A">
        <w:t xml:space="preserve"> the Server</w:t>
      </w:r>
      <w:r>
        <w:t>.</w:t>
      </w:r>
      <w:r w:rsidRPr="0032630A">
        <w:t xml:space="preserve"> </w:t>
      </w:r>
      <w:r>
        <w:t>T</w:t>
      </w:r>
      <w:r w:rsidRPr="0032630A">
        <w:t>he CREATE operation</w:t>
      </w:r>
      <w:r>
        <w:t xml:space="preserve"> is initiated by the Client and</w:t>
      </w:r>
      <w:r w:rsidRPr="0032630A">
        <w:t xml:space="preserve"> </w:t>
      </w:r>
      <w:r>
        <w:t xml:space="preserve">consists of three steps, as depicted in </w:t>
      </w:r>
      <w:r w:rsidR="00194F1E">
        <w:fldChar w:fldCharType="begin"/>
      </w:r>
      <w:r w:rsidR="00CD0231">
        <w:instrText xml:space="preserve"> REF _Ref405364290 \h </w:instrText>
      </w:r>
      <w:r w:rsidR="00194F1E">
        <w:fldChar w:fldCharType="separate"/>
      </w:r>
      <w:r w:rsidR="00370B4E">
        <w:rPr>
          <w:noProof/>
          <w:lang w:eastAsia="en-US"/>
        </w:rPr>
        <w:drawing>
          <wp:inline distT="0" distB="0" distL="0" distR="0" wp14:anchorId="08E386CA" wp14:editId="1BB6994D">
            <wp:extent cx="2305050" cy="1571625"/>
            <wp:effectExtent l="0" t="0" r="0" b="9525"/>
            <wp:docPr id="138" name="Picture 13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8">
                      <a:extLst>
                        <a:ext uri="{28A0092B-C50C-407E-A947-70E740481C1C}">
                          <a14:useLocalDpi xmlns:a14="http://schemas.microsoft.com/office/drawing/2010/main" val="0"/>
                        </a:ext>
                      </a:extLst>
                    </a:blip>
                    <a:stretch>
                      <a:fillRect/>
                    </a:stretch>
                  </pic:blipFill>
                  <pic:spPr>
                    <a:xfrm>
                      <a:off x="0" y="0"/>
                      <a:ext cx="2305050" cy="1571625"/>
                    </a:xfrm>
                    <a:prstGeom prst="rect">
                      <a:avLst/>
                    </a:prstGeom>
                  </pic:spPr>
                </pic:pic>
              </a:graphicData>
            </a:graphic>
          </wp:inline>
        </w:drawing>
      </w:r>
    </w:p>
    <w:p w14:paraId="7703999B" w14:textId="77777777" w:rsidR="00997854" w:rsidRPr="00F5304C" w:rsidRDefault="00370B4E" w:rsidP="007C61A3">
      <w:pPr>
        <w:pStyle w:val="PARAGRAPH"/>
        <w:rPr>
          <w:rFonts w:eastAsiaTheme="minorEastAsia"/>
          <w:lang w:eastAsia="ko-KR"/>
        </w:rPr>
      </w:pPr>
      <w:r>
        <w:t xml:space="preserve">Figure </w:t>
      </w:r>
      <w:r>
        <w:rPr>
          <w:noProof/>
        </w:rPr>
        <w:t>9</w:t>
      </w:r>
      <w:r w:rsidR="00194F1E">
        <w:fldChar w:fldCharType="end"/>
      </w:r>
      <w:r w:rsidR="00CD0231">
        <w:t xml:space="preserve"> </w:t>
      </w:r>
      <w:r w:rsidR="007C61A3">
        <w:t>and described below.</w:t>
      </w:r>
    </w:p>
    <w:p w14:paraId="6028B7E8" w14:textId="77777777" w:rsidR="00997854" w:rsidRPr="00D53754" w:rsidRDefault="00997854" w:rsidP="00997854">
      <w:pPr>
        <w:pStyle w:val="PARAGRAPH"/>
      </w:pPr>
    </w:p>
    <w:p w14:paraId="15242F01" w14:textId="77777777" w:rsidR="00997854" w:rsidRPr="00D53754" w:rsidRDefault="00997854" w:rsidP="00E961AF">
      <w:pPr>
        <w:pStyle w:val="PlantUML"/>
      </w:pPr>
      <w:r w:rsidRPr="00D53754">
        <w:t>@startuml</w:t>
      </w:r>
    </w:p>
    <w:p w14:paraId="282BE62C" w14:textId="77777777" w:rsidR="00997854" w:rsidRPr="00D53754" w:rsidRDefault="00997854" w:rsidP="00E961AF">
      <w:pPr>
        <w:pStyle w:val="PlantUML"/>
      </w:pPr>
    </w:p>
    <w:p w14:paraId="3729F14A" w14:textId="77777777" w:rsidR="00997854" w:rsidRPr="00D53754" w:rsidRDefault="00997854" w:rsidP="00E961AF">
      <w:pPr>
        <w:pStyle w:val="PlantUML"/>
      </w:pPr>
      <w:r w:rsidRPr="00D53754">
        <w:t>hide footbox</w:t>
      </w:r>
    </w:p>
    <w:p w14:paraId="5F1A6C69" w14:textId="77777777" w:rsidR="00997854" w:rsidRPr="00D53754" w:rsidRDefault="00997854" w:rsidP="00E961AF">
      <w:pPr>
        <w:pStyle w:val="PlantUML"/>
      </w:pPr>
      <w:r w:rsidRPr="00D53754">
        <w:t>participant Client</w:t>
      </w:r>
    </w:p>
    <w:p w14:paraId="13BDF1C2" w14:textId="77777777" w:rsidR="00997854" w:rsidRPr="00D53754" w:rsidRDefault="00997854" w:rsidP="00E961AF">
      <w:pPr>
        <w:pStyle w:val="PlantUML"/>
      </w:pPr>
      <w:r w:rsidRPr="00D53754">
        <w:t>participant Server</w:t>
      </w:r>
    </w:p>
    <w:p w14:paraId="78F04B62" w14:textId="77777777" w:rsidR="00997854" w:rsidRPr="00D53754" w:rsidRDefault="00997854" w:rsidP="00E961AF">
      <w:pPr>
        <w:pStyle w:val="PlantUML"/>
      </w:pPr>
    </w:p>
    <w:p w14:paraId="3588D960" w14:textId="77777777" w:rsidR="00997854" w:rsidRPr="00D53754" w:rsidRDefault="00997854" w:rsidP="00E961AF">
      <w:pPr>
        <w:pStyle w:val="PlantUML"/>
      </w:pPr>
      <w:r w:rsidRPr="00D53754">
        <w:t>Client-&gt;Server: 1: CREATE Request</w:t>
      </w:r>
    </w:p>
    <w:p w14:paraId="5E080B92" w14:textId="77777777" w:rsidR="00997854" w:rsidRPr="00D53754" w:rsidRDefault="00997854" w:rsidP="00E961AF">
      <w:pPr>
        <w:pStyle w:val="PlantUML"/>
      </w:pPr>
      <w:r w:rsidRPr="00D53754">
        <w:t>rnote over Server: 2: Processing</w:t>
      </w:r>
    </w:p>
    <w:p w14:paraId="75B0B5C1" w14:textId="77777777" w:rsidR="00997854" w:rsidRPr="00D53754" w:rsidRDefault="00997854" w:rsidP="00E961AF">
      <w:pPr>
        <w:pStyle w:val="PlantUML"/>
      </w:pPr>
      <w:r w:rsidRPr="00D53754">
        <w:t>Server-&gt;Client: 3: CREATE Response</w:t>
      </w:r>
    </w:p>
    <w:p w14:paraId="1739A587" w14:textId="77777777" w:rsidR="00997854" w:rsidRPr="00D53754" w:rsidRDefault="00997854" w:rsidP="00E961AF">
      <w:pPr>
        <w:pStyle w:val="PlantUML"/>
      </w:pPr>
      <w:r w:rsidRPr="00D53754">
        <w:t>@enduml</w:t>
      </w:r>
    </w:p>
    <w:p w14:paraId="198FDBA0" w14:textId="77777777" w:rsidR="00E961AF" w:rsidRDefault="00E961AF" w:rsidP="00C62F9E">
      <w:pPr>
        <w:pStyle w:val="FIGURE"/>
      </w:pPr>
      <w:bookmarkStart w:id="8491" w:name="_Ref405364290"/>
      <w:r>
        <w:rPr>
          <w:noProof/>
          <w:lang w:eastAsia="en-US"/>
        </w:rPr>
        <w:drawing>
          <wp:inline distT="0" distB="0" distL="0" distR="0" wp14:anchorId="08E386CA" wp14:editId="1BB6994D">
            <wp:extent cx="2305050" cy="1571625"/>
            <wp:effectExtent l="0" t="0" r="0" b="9525"/>
            <wp:docPr id="24" name="Picture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8">
                      <a:extLst>
                        <a:ext uri="{28A0092B-C50C-407E-A947-70E740481C1C}">
                          <a14:useLocalDpi xmlns:a14="http://schemas.microsoft.com/office/drawing/2010/main" val="0"/>
                        </a:ext>
                      </a:extLst>
                    </a:blip>
                    <a:stretch>
                      <a:fillRect/>
                    </a:stretch>
                  </pic:blipFill>
                  <pic:spPr>
                    <a:xfrm>
                      <a:off x="0" y="0"/>
                      <a:ext cx="2305050" cy="1571625"/>
                    </a:xfrm>
                    <a:prstGeom prst="rect">
                      <a:avLst/>
                    </a:prstGeom>
                  </pic:spPr>
                </pic:pic>
              </a:graphicData>
            </a:graphic>
          </wp:inline>
        </w:drawing>
      </w:r>
    </w:p>
    <w:p w14:paraId="3EE949B7" w14:textId="77777777" w:rsidR="007C61A3" w:rsidRDefault="007C61A3" w:rsidP="00485BDF">
      <w:pPr>
        <w:pStyle w:val="FIGURE-title"/>
      </w:pPr>
      <w:bookmarkStart w:id="8492" w:name="_Toc509367524"/>
      <w:r>
        <w:t xml:space="preserve">Figure </w:t>
      </w:r>
      <w:r w:rsidR="00194F1E">
        <w:fldChar w:fldCharType="begin"/>
      </w:r>
      <w:r w:rsidR="007B07C5">
        <w:instrText xml:space="preserve"> SEQ Figure \* ARABIC </w:instrText>
      </w:r>
      <w:r w:rsidR="00194F1E">
        <w:fldChar w:fldCharType="separate"/>
      </w:r>
      <w:r w:rsidR="00370B4E">
        <w:rPr>
          <w:noProof/>
        </w:rPr>
        <w:t>9</w:t>
      </w:r>
      <w:r w:rsidR="00194F1E">
        <w:rPr>
          <w:noProof/>
        </w:rPr>
        <w:fldChar w:fldCharType="end"/>
      </w:r>
      <w:bookmarkEnd w:id="8491"/>
      <w:r w:rsidR="00B80D22">
        <w:t>.</w:t>
      </w:r>
      <w:r>
        <w:rPr>
          <w:rFonts w:hint="eastAsia"/>
        </w:rPr>
        <w:t xml:space="preserve"> CREATE operation</w:t>
      </w:r>
      <w:bookmarkEnd w:id="8492"/>
    </w:p>
    <w:p w14:paraId="16BDBAFD" w14:textId="77777777" w:rsidR="007C61A3" w:rsidRDefault="007C61A3" w:rsidP="00F92D1D">
      <w:pPr>
        <w:pStyle w:val="Heading3"/>
      </w:pPr>
      <w:bookmarkStart w:id="8493" w:name="_Toc509367178"/>
      <w:r>
        <w:t xml:space="preserve">CREATE </w:t>
      </w:r>
      <w:r w:rsidR="00786427">
        <w:t>r</w:t>
      </w:r>
      <w:r>
        <w:t>equest</w:t>
      </w:r>
      <w:bookmarkEnd w:id="8493"/>
    </w:p>
    <w:p w14:paraId="07BB36A8" w14:textId="77777777" w:rsidR="007C61A3" w:rsidRDefault="007C61A3" w:rsidP="007C61A3">
      <w:pPr>
        <w:pStyle w:val="PARAGRAPH"/>
      </w:pPr>
      <w:r>
        <w:t xml:space="preserve">The CREATE </w:t>
      </w:r>
      <w:r w:rsidR="00350072">
        <w:t>r</w:t>
      </w:r>
      <w:r>
        <w:t xml:space="preserve">equest message is transmitted by the Client to the Server to create a new Resource by the Server. The CREATE </w:t>
      </w:r>
      <w:r w:rsidR="00350072">
        <w:t>r</w:t>
      </w:r>
      <w:r>
        <w:t xml:space="preserve">equest message </w:t>
      </w:r>
      <w:r w:rsidR="00291D98">
        <w:t xml:space="preserve">will </w:t>
      </w:r>
      <w:r>
        <w:t>carry the following parameters:</w:t>
      </w:r>
    </w:p>
    <w:p w14:paraId="342C8E18" w14:textId="77777777" w:rsidR="007C61A3" w:rsidRPr="00A0406C" w:rsidRDefault="007C61A3" w:rsidP="00711FCC">
      <w:pPr>
        <w:pStyle w:val="ListNumberalt2"/>
        <w:numPr>
          <w:ilvl w:val="1"/>
          <w:numId w:val="20"/>
        </w:numPr>
      </w:pPr>
      <w:r w:rsidRPr="005860ED">
        <w:rPr>
          <w:i/>
        </w:rPr>
        <w:t>fr</w:t>
      </w:r>
      <w:r w:rsidRPr="00A0406C">
        <w:t>: Unique identifier of the Client</w:t>
      </w:r>
    </w:p>
    <w:p w14:paraId="2C53F800" w14:textId="77777777" w:rsidR="007C61A3" w:rsidRPr="00A0406C" w:rsidRDefault="007C61A3" w:rsidP="00711FCC">
      <w:pPr>
        <w:pStyle w:val="ListNumberalt2"/>
        <w:numPr>
          <w:ilvl w:val="1"/>
          <w:numId w:val="20"/>
        </w:numPr>
      </w:pPr>
      <w:proofErr w:type="gramStart"/>
      <w:r w:rsidRPr="008679DF">
        <w:rPr>
          <w:i/>
        </w:rPr>
        <w:t>to</w:t>
      </w:r>
      <w:proofErr w:type="gramEnd"/>
      <w:r w:rsidRPr="00A0406C">
        <w:t xml:space="preserve">: URI of the target resource </w:t>
      </w:r>
      <w:r w:rsidRPr="008679DF">
        <w:t>responsible for creation of the new resource.</w:t>
      </w:r>
      <w:r w:rsidRPr="00A0406C">
        <w:t xml:space="preserve"> </w:t>
      </w:r>
    </w:p>
    <w:p w14:paraId="2C5DE434" w14:textId="77777777" w:rsidR="007C61A3" w:rsidRDefault="007C61A3" w:rsidP="00711FCC">
      <w:pPr>
        <w:pStyle w:val="ListNumberalt2"/>
        <w:numPr>
          <w:ilvl w:val="1"/>
          <w:numId w:val="20"/>
        </w:numPr>
      </w:pPr>
      <w:r w:rsidRPr="008679DF">
        <w:rPr>
          <w:i/>
        </w:rPr>
        <w:t>ri</w:t>
      </w:r>
      <w:r>
        <w:t xml:space="preserve">: Identifier of the CREATE </w:t>
      </w:r>
      <w:r w:rsidR="00350072">
        <w:t>r</w:t>
      </w:r>
      <w:r>
        <w:t>equest</w:t>
      </w:r>
    </w:p>
    <w:p w14:paraId="29086E51" w14:textId="77777777" w:rsidR="007C61A3" w:rsidRDefault="007C61A3" w:rsidP="00711FCC">
      <w:pPr>
        <w:pStyle w:val="ListNumberalt2"/>
        <w:numPr>
          <w:ilvl w:val="1"/>
          <w:numId w:val="20"/>
        </w:numPr>
      </w:pPr>
      <w:r w:rsidRPr="008679DF">
        <w:rPr>
          <w:i/>
        </w:rPr>
        <w:t>cn</w:t>
      </w:r>
      <w:r>
        <w:t xml:space="preserve">: Information of the resource to be created by the Server  </w:t>
      </w:r>
    </w:p>
    <w:p w14:paraId="437CE195" w14:textId="77777777" w:rsidR="007C61A3" w:rsidRDefault="007C61A3" w:rsidP="00711FCC">
      <w:pPr>
        <w:pStyle w:val="ListNumberalt2"/>
        <w:numPr>
          <w:ilvl w:val="2"/>
          <w:numId w:val="20"/>
        </w:numPr>
      </w:pPr>
      <w:proofErr w:type="gramStart"/>
      <w:r>
        <w:rPr>
          <w:i/>
        </w:rPr>
        <w:t>cn</w:t>
      </w:r>
      <w:proofErr w:type="gramEnd"/>
      <w:r>
        <w:rPr>
          <w:i/>
        </w:rPr>
        <w:t xml:space="preserve"> </w:t>
      </w:r>
      <w:r w:rsidR="00291D98">
        <w:t>will</w:t>
      </w:r>
      <w:r w:rsidR="00291D98" w:rsidRPr="008679DF">
        <w:t xml:space="preserve"> </w:t>
      </w:r>
      <w:r w:rsidRPr="008679DF">
        <w:t xml:space="preserve">include </w:t>
      </w:r>
      <w:r>
        <w:t xml:space="preserve">the </w:t>
      </w:r>
      <w:r w:rsidRPr="0036055D">
        <w:t>URI</w:t>
      </w:r>
      <w:r>
        <w:t xml:space="preserve"> and </w:t>
      </w:r>
      <w:r w:rsidR="00711552">
        <w:t>R</w:t>
      </w:r>
      <w:r w:rsidR="00050B9B">
        <w:t xml:space="preserve">esource </w:t>
      </w:r>
      <w:r w:rsidR="00711552">
        <w:t>T</w:t>
      </w:r>
      <w:r>
        <w:t xml:space="preserve">ype </w:t>
      </w:r>
      <w:r w:rsidR="00050B9B">
        <w:t xml:space="preserve">property </w:t>
      </w:r>
      <w:r>
        <w:t>of the resource to be created.</w:t>
      </w:r>
    </w:p>
    <w:p w14:paraId="28E6E7E6" w14:textId="77777777" w:rsidR="007C61A3" w:rsidRDefault="007C61A3" w:rsidP="00711FCC">
      <w:pPr>
        <w:pStyle w:val="ListNumberalt2"/>
        <w:numPr>
          <w:ilvl w:val="2"/>
          <w:numId w:val="20"/>
        </w:numPr>
      </w:pPr>
      <w:proofErr w:type="gramStart"/>
      <w:r>
        <w:rPr>
          <w:i/>
        </w:rPr>
        <w:t>cn</w:t>
      </w:r>
      <w:proofErr w:type="gramEnd"/>
      <w:r>
        <w:rPr>
          <w:i/>
        </w:rPr>
        <w:t xml:space="preserve"> </w:t>
      </w:r>
      <w:r w:rsidR="00B45ED1">
        <w:t>may</w:t>
      </w:r>
      <w:r w:rsidR="00B45ED1" w:rsidRPr="0036055D">
        <w:t xml:space="preserve"> </w:t>
      </w:r>
      <w:r w:rsidRPr="0036055D">
        <w:t xml:space="preserve">include </w:t>
      </w:r>
      <w:r w:rsidR="00050B9B">
        <w:t xml:space="preserve">additional </w:t>
      </w:r>
      <w:r w:rsidRPr="008679DF">
        <w:t>properties</w:t>
      </w:r>
      <w:r>
        <w:t xml:space="preserve"> of the resource to be created.</w:t>
      </w:r>
    </w:p>
    <w:p w14:paraId="3D5B2312" w14:textId="77777777" w:rsidR="007C61A3" w:rsidRDefault="007C61A3" w:rsidP="00711FCC">
      <w:pPr>
        <w:pStyle w:val="ListNumberalt2"/>
        <w:numPr>
          <w:ilvl w:val="1"/>
          <w:numId w:val="20"/>
        </w:numPr>
      </w:pPr>
      <w:r w:rsidRPr="005860ED">
        <w:rPr>
          <w:i/>
        </w:rPr>
        <w:t>op</w:t>
      </w:r>
      <w:r>
        <w:t>: CREATE</w:t>
      </w:r>
    </w:p>
    <w:p w14:paraId="6C5D2C13" w14:textId="77777777" w:rsidR="007C61A3" w:rsidRDefault="007C61A3" w:rsidP="00F92D1D">
      <w:pPr>
        <w:pStyle w:val="Heading3"/>
      </w:pPr>
      <w:bookmarkStart w:id="8494" w:name="_Toc509367179"/>
      <w:r>
        <w:lastRenderedPageBreak/>
        <w:t>Processing by the Server</w:t>
      </w:r>
      <w:bookmarkEnd w:id="8494"/>
    </w:p>
    <w:p w14:paraId="4D70BA21" w14:textId="77777777" w:rsidR="007C61A3" w:rsidRDefault="007C61A3" w:rsidP="007C61A3">
      <w:pPr>
        <w:pStyle w:val="ListNumberalt"/>
        <w:numPr>
          <w:ilvl w:val="0"/>
          <w:numId w:val="0"/>
        </w:numPr>
      </w:pPr>
      <w:r>
        <w:t xml:space="preserve">Following the receipt of a CREATE </w:t>
      </w:r>
      <w:r w:rsidR="00350072">
        <w:t>r</w:t>
      </w:r>
      <w:r>
        <w:t xml:space="preserve">equest, the Server may validate if the Client has the appropriate rights for creating the requested resource. If the validation is successful, the Server creates the requested resource. The Server caches the value of </w:t>
      </w:r>
      <w:proofErr w:type="gramStart"/>
      <w:r w:rsidRPr="008679DF">
        <w:rPr>
          <w:i/>
        </w:rPr>
        <w:t>ri</w:t>
      </w:r>
      <w:proofErr w:type="gramEnd"/>
      <w:r>
        <w:t xml:space="preserve"> parameter in the CREATE </w:t>
      </w:r>
      <w:r w:rsidR="00350072">
        <w:t>r</w:t>
      </w:r>
      <w:r>
        <w:t xml:space="preserve">equest for inclusion in the CREATE </w:t>
      </w:r>
      <w:r w:rsidR="003B63CF">
        <w:t>r</w:t>
      </w:r>
      <w:r>
        <w:t xml:space="preserve">esponse message. </w:t>
      </w:r>
    </w:p>
    <w:p w14:paraId="78A16D1C" w14:textId="77777777" w:rsidR="007C61A3" w:rsidRDefault="007C61A3" w:rsidP="00F92D1D">
      <w:pPr>
        <w:pStyle w:val="Heading3"/>
      </w:pPr>
      <w:bookmarkStart w:id="8495" w:name="_Toc509367180"/>
      <w:r>
        <w:t xml:space="preserve">CREATE </w:t>
      </w:r>
      <w:r w:rsidR="00786427">
        <w:t>r</w:t>
      </w:r>
      <w:r>
        <w:t>esponse</w:t>
      </w:r>
      <w:bookmarkEnd w:id="8495"/>
      <w:r w:rsidRPr="00714AAE">
        <w:t xml:space="preserve"> </w:t>
      </w:r>
    </w:p>
    <w:p w14:paraId="63E3C54E" w14:textId="77777777" w:rsidR="007C61A3" w:rsidRDefault="007C61A3" w:rsidP="009017A3">
      <w:pPr>
        <w:pStyle w:val="PARAGRAPH"/>
      </w:pPr>
      <w:r>
        <w:t xml:space="preserve">The Server </w:t>
      </w:r>
      <w:r w:rsidR="00F13B86">
        <w:t xml:space="preserve">shall </w:t>
      </w:r>
      <w:r>
        <w:t xml:space="preserve">transmit a CREATE </w:t>
      </w:r>
      <w:r w:rsidR="00350072">
        <w:t>r</w:t>
      </w:r>
      <w:r>
        <w:t xml:space="preserve">esponse message in response to a CREATE </w:t>
      </w:r>
      <w:r w:rsidR="00350072">
        <w:t>r</w:t>
      </w:r>
      <w:r>
        <w:t xml:space="preserve">equest message from a Client. The CREATE </w:t>
      </w:r>
      <w:r w:rsidR="003B63CF">
        <w:t>r</w:t>
      </w:r>
      <w:r>
        <w:t xml:space="preserve">esponse message </w:t>
      </w:r>
      <w:r w:rsidR="004A7ACE">
        <w:t xml:space="preserve">will </w:t>
      </w:r>
      <w:r>
        <w:t>include the following parameters.</w:t>
      </w:r>
    </w:p>
    <w:p w14:paraId="34151E2C" w14:textId="77777777" w:rsidR="007C61A3" w:rsidRDefault="007C61A3" w:rsidP="00711FCC">
      <w:pPr>
        <w:pStyle w:val="ListNumberalt2"/>
        <w:numPr>
          <w:ilvl w:val="1"/>
          <w:numId w:val="20"/>
        </w:numPr>
      </w:pPr>
      <w:r w:rsidRPr="005860ED">
        <w:rPr>
          <w:i/>
        </w:rPr>
        <w:t>fr</w:t>
      </w:r>
      <w:r>
        <w:t>: Unique identifier of the Server</w:t>
      </w:r>
    </w:p>
    <w:p w14:paraId="293359D9" w14:textId="77777777" w:rsidR="007C61A3" w:rsidRPr="008679DF" w:rsidRDefault="007C61A3" w:rsidP="00711FCC">
      <w:pPr>
        <w:pStyle w:val="ListNumberalt2"/>
        <w:numPr>
          <w:ilvl w:val="1"/>
          <w:numId w:val="20"/>
        </w:numPr>
      </w:pPr>
      <w:r w:rsidRPr="00C2019E">
        <w:rPr>
          <w:i/>
        </w:rPr>
        <w:t>to</w:t>
      </w:r>
      <w:r w:rsidRPr="00C2019E">
        <w:t xml:space="preserve">: </w:t>
      </w:r>
      <w:r w:rsidRPr="008679DF">
        <w:t>U</w:t>
      </w:r>
      <w:r>
        <w:t>nique identifier of the Client</w:t>
      </w:r>
    </w:p>
    <w:p w14:paraId="320AA7D5" w14:textId="77777777" w:rsidR="007C61A3" w:rsidRDefault="007C61A3" w:rsidP="00711FCC">
      <w:pPr>
        <w:pStyle w:val="ListNumberalt2"/>
        <w:numPr>
          <w:ilvl w:val="1"/>
          <w:numId w:val="20"/>
        </w:numPr>
      </w:pPr>
      <w:r w:rsidRPr="005860ED">
        <w:rPr>
          <w:i/>
        </w:rPr>
        <w:t>ri</w:t>
      </w:r>
      <w:r>
        <w:t xml:space="preserve">: Identifier included in the CREATE </w:t>
      </w:r>
      <w:r w:rsidR="00350072">
        <w:t>r</w:t>
      </w:r>
      <w:r>
        <w:t>equest</w:t>
      </w:r>
    </w:p>
    <w:p w14:paraId="5DD57397" w14:textId="77777777" w:rsidR="007C61A3" w:rsidRDefault="007C61A3" w:rsidP="00711FCC">
      <w:pPr>
        <w:pStyle w:val="ListNumberalt2"/>
        <w:numPr>
          <w:ilvl w:val="1"/>
          <w:numId w:val="20"/>
        </w:numPr>
      </w:pPr>
      <w:proofErr w:type="gramStart"/>
      <w:r w:rsidRPr="005860ED">
        <w:rPr>
          <w:i/>
        </w:rPr>
        <w:t>cn</w:t>
      </w:r>
      <w:proofErr w:type="gramEnd"/>
      <w:r>
        <w:t>: Information of the resource as created by the Server.</w:t>
      </w:r>
    </w:p>
    <w:p w14:paraId="60C04032" w14:textId="77777777" w:rsidR="007C61A3" w:rsidRDefault="007C61A3" w:rsidP="00711FCC">
      <w:pPr>
        <w:pStyle w:val="ListNumberalt2"/>
        <w:numPr>
          <w:ilvl w:val="2"/>
          <w:numId w:val="20"/>
        </w:numPr>
      </w:pPr>
      <w:proofErr w:type="gramStart"/>
      <w:r>
        <w:rPr>
          <w:i/>
        </w:rPr>
        <w:t>cn</w:t>
      </w:r>
      <w:proofErr w:type="gramEnd"/>
      <w:r>
        <w:rPr>
          <w:i/>
        </w:rPr>
        <w:t xml:space="preserve"> </w:t>
      </w:r>
      <w:r w:rsidR="004A7ACE">
        <w:t>will</w:t>
      </w:r>
      <w:r w:rsidR="004A7ACE" w:rsidRPr="008679DF">
        <w:t xml:space="preserve"> </w:t>
      </w:r>
      <w:r w:rsidRPr="008679DF">
        <w:t>include</w:t>
      </w:r>
      <w:r w:rsidRPr="00A64F28">
        <w:t xml:space="preserve"> the URI of the created resource.</w:t>
      </w:r>
    </w:p>
    <w:p w14:paraId="4A6B9DEC" w14:textId="77777777" w:rsidR="007C61A3" w:rsidRPr="00A64F28" w:rsidRDefault="007C61A3" w:rsidP="00711FCC">
      <w:pPr>
        <w:pStyle w:val="ListNumberalt2"/>
        <w:numPr>
          <w:ilvl w:val="2"/>
          <w:numId w:val="20"/>
        </w:numPr>
      </w:pPr>
      <w:proofErr w:type="gramStart"/>
      <w:r>
        <w:rPr>
          <w:i/>
        </w:rPr>
        <w:t>cn</w:t>
      </w:r>
      <w:proofErr w:type="gramEnd"/>
      <w:r>
        <w:rPr>
          <w:i/>
        </w:rPr>
        <w:t xml:space="preserve"> </w:t>
      </w:r>
      <w:r w:rsidR="004A7ACE">
        <w:t>will</w:t>
      </w:r>
      <w:r w:rsidR="004A7ACE" w:rsidRPr="008679DF">
        <w:t xml:space="preserve"> </w:t>
      </w:r>
      <w:r w:rsidRPr="008679DF">
        <w:t>include</w:t>
      </w:r>
      <w:r w:rsidRPr="00A64F28">
        <w:t xml:space="preserve"> the </w:t>
      </w:r>
      <w:r w:rsidR="00CE3661">
        <w:rPr>
          <w:rFonts w:eastAsiaTheme="minorEastAsia" w:hint="eastAsia"/>
          <w:lang w:eastAsia="ko-KR"/>
        </w:rPr>
        <w:t xml:space="preserve">resource </w:t>
      </w:r>
      <w:r w:rsidRPr="00A64F28">
        <w:t>representation of the created resource.</w:t>
      </w:r>
    </w:p>
    <w:p w14:paraId="1D9645D2" w14:textId="77777777" w:rsidR="007C61A3" w:rsidRDefault="007C61A3" w:rsidP="00711FCC">
      <w:pPr>
        <w:pStyle w:val="ListNumberalt2"/>
        <w:numPr>
          <w:ilvl w:val="1"/>
          <w:numId w:val="20"/>
        </w:numPr>
      </w:pPr>
      <w:r>
        <w:rPr>
          <w:i/>
        </w:rPr>
        <w:t>rs</w:t>
      </w:r>
      <w:r w:rsidRPr="008679DF">
        <w:t>:</w:t>
      </w:r>
      <w:r>
        <w:t xml:space="preserve"> The result of the CREATE operation</w:t>
      </w:r>
    </w:p>
    <w:p w14:paraId="29015006" w14:textId="77777777" w:rsidR="007C61A3" w:rsidRDefault="007C61A3" w:rsidP="00F92D1D">
      <w:pPr>
        <w:pStyle w:val="Heading2"/>
      </w:pPr>
      <w:bookmarkStart w:id="8496" w:name="_Toc404669751"/>
      <w:bookmarkStart w:id="8497" w:name="_Ref409474762"/>
      <w:bookmarkStart w:id="8498" w:name="_Toc509367181"/>
      <w:r>
        <w:t>RETRIEVE</w:t>
      </w:r>
      <w:bookmarkEnd w:id="8496"/>
      <w:bookmarkEnd w:id="8497"/>
      <w:bookmarkEnd w:id="8498"/>
    </w:p>
    <w:p w14:paraId="3267BBA4" w14:textId="77777777" w:rsidR="00997854" w:rsidRDefault="007C61A3" w:rsidP="008A68F8">
      <w:pPr>
        <w:pStyle w:val="PARAGRAPH"/>
      </w:pPr>
      <w:r>
        <w:t xml:space="preserve">The RETRIEVE operation </w:t>
      </w:r>
      <w:r w:rsidR="0001299C">
        <w:t>is</w:t>
      </w:r>
      <w:r>
        <w:t xml:space="preserve"> used to </w:t>
      </w:r>
      <w:r w:rsidR="0001299C">
        <w:t xml:space="preserve">request </w:t>
      </w:r>
      <w:r>
        <w:t>the current state or representation of a Resource. T</w:t>
      </w:r>
      <w:r w:rsidRPr="0032630A">
        <w:t xml:space="preserve">he </w:t>
      </w:r>
      <w:r>
        <w:rPr>
          <w:rFonts w:eastAsiaTheme="minorEastAsia" w:hint="eastAsia"/>
          <w:lang w:eastAsia="ko-KR"/>
        </w:rPr>
        <w:t>RETRIEVE</w:t>
      </w:r>
      <w:r w:rsidRPr="0032630A">
        <w:t xml:space="preserve"> operation</w:t>
      </w:r>
      <w:r>
        <w:t xml:space="preserve"> is initiated by the Client and</w:t>
      </w:r>
      <w:r w:rsidRPr="0032630A">
        <w:t xml:space="preserve"> </w:t>
      </w:r>
      <w:r>
        <w:t xml:space="preserve">consists of three steps, as depicted in </w:t>
      </w:r>
      <w:r w:rsidR="00194F1E">
        <w:fldChar w:fldCharType="begin"/>
      </w:r>
      <w:r w:rsidR="00CD0231">
        <w:instrText xml:space="preserve"> REF _Ref405366096 \h </w:instrText>
      </w:r>
      <w:r w:rsidR="00194F1E">
        <w:fldChar w:fldCharType="separate"/>
      </w:r>
      <w:r w:rsidR="00370B4E">
        <w:t xml:space="preserve">Figure </w:t>
      </w:r>
      <w:r w:rsidR="00370B4E">
        <w:rPr>
          <w:noProof/>
        </w:rPr>
        <w:t>10</w:t>
      </w:r>
      <w:r w:rsidR="00194F1E">
        <w:fldChar w:fldCharType="end"/>
      </w:r>
      <w:r w:rsidR="00CD0231">
        <w:t xml:space="preserve"> </w:t>
      </w:r>
      <w:r>
        <w:t>and described below.</w:t>
      </w:r>
      <w:r w:rsidR="00997854" w:rsidDel="00997854">
        <w:t xml:space="preserve"> </w:t>
      </w:r>
    </w:p>
    <w:p w14:paraId="509644AA" w14:textId="77777777" w:rsidR="00997854" w:rsidRPr="00D53754" w:rsidRDefault="00997854" w:rsidP="008A68F8">
      <w:pPr>
        <w:pStyle w:val="PARAGRAPH"/>
      </w:pPr>
    </w:p>
    <w:p w14:paraId="2FD50F8A" w14:textId="77777777" w:rsidR="00997854" w:rsidRPr="00D53754" w:rsidRDefault="00997854" w:rsidP="00E961AF">
      <w:pPr>
        <w:pStyle w:val="PlantUML"/>
      </w:pPr>
      <w:r w:rsidRPr="00D53754">
        <w:t>@startuml</w:t>
      </w:r>
    </w:p>
    <w:p w14:paraId="1BC1FC8C" w14:textId="77777777" w:rsidR="00997854" w:rsidRPr="00D53754" w:rsidRDefault="00997854" w:rsidP="00E961AF">
      <w:pPr>
        <w:pStyle w:val="PlantUML"/>
      </w:pPr>
      <w:r w:rsidRPr="00D53754">
        <w:t>hide footbox</w:t>
      </w:r>
    </w:p>
    <w:p w14:paraId="7C025169" w14:textId="77777777" w:rsidR="00997854" w:rsidRPr="00D53754" w:rsidRDefault="00997854" w:rsidP="00E961AF">
      <w:pPr>
        <w:pStyle w:val="PlantUML"/>
      </w:pPr>
      <w:r w:rsidRPr="00D53754">
        <w:t>participant Client</w:t>
      </w:r>
    </w:p>
    <w:p w14:paraId="7FFA1F14" w14:textId="77777777" w:rsidR="00997854" w:rsidRPr="00D53754" w:rsidRDefault="00997854" w:rsidP="00E961AF">
      <w:pPr>
        <w:pStyle w:val="PlantUML"/>
      </w:pPr>
      <w:r w:rsidRPr="00D53754">
        <w:t>participant Server</w:t>
      </w:r>
    </w:p>
    <w:p w14:paraId="39873EDF" w14:textId="77777777" w:rsidR="00997854" w:rsidRPr="00D53754" w:rsidRDefault="00997854" w:rsidP="00E961AF">
      <w:pPr>
        <w:pStyle w:val="PlantUML"/>
      </w:pPr>
    </w:p>
    <w:p w14:paraId="1483CD8D" w14:textId="77777777" w:rsidR="00997854" w:rsidRPr="00D53754" w:rsidRDefault="00997854" w:rsidP="00E961AF">
      <w:pPr>
        <w:pStyle w:val="PlantUML"/>
      </w:pPr>
      <w:r w:rsidRPr="00D53754">
        <w:t>Client-&gt;Server: 1: RETRIEVE Request</w:t>
      </w:r>
    </w:p>
    <w:p w14:paraId="1F715A37" w14:textId="77777777" w:rsidR="00997854" w:rsidRPr="00D53754" w:rsidRDefault="00997854" w:rsidP="00E961AF">
      <w:pPr>
        <w:pStyle w:val="PlantUML"/>
      </w:pPr>
      <w:r w:rsidRPr="00D53754">
        <w:t>rnote over Server: 2: Processing</w:t>
      </w:r>
    </w:p>
    <w:p w14:paraId="5A9EA81A" w14:textId="77777777" w:rsidR="00997854" w:rsidRPr="00D53754" w:rsidRDefault="00997854" w:rsidP="00E961AF">
      <w:pPr>
        <w:pStyle w:val="PlantUML"/>
      </w:pPr>
      <w:r w:rsidRPr="00D53754">
        <w:t>Server-&gt;Client: 3: RETRIEVE Response</w:t>
      </w:r>
    </w:p>
    <w:p w14:paraId="13A3C929" w14:textId="77777777" w:rsidR="00997854" w:rsidRPr="00D53754" w:rsidRDefault="00997854" w:rsidP="00E961AF">
      <w:pPr>
        <w:pStyle w:val="PlantUML"/>
      </w:pPr>
      <w:r w:rsidRPr="00D53754">
        <w:t>@enduml</w:t>
      </w:r>
    </w:p>
    <w:p w14:paraId="0D68E9F6" w14:textId="77777777" w:rsidR="00E961AF" w:rsidRDefault="00E961AF" w:rsidP="00C62F9E">
      <w:pPr>
        <w:pStyle w:val="FIGURE"/>
      </w:pPr>
      <w:r>
        <w:rPr>
          <w:noProof/>
          <w:lang w:eastAsia="en-US"/>
        </w:rPr>
        <w:drawing>
          <wp:inline distT="0" distB="0" distL="0" distR="0" wp14:anchorId="4723CF00" wp14:editId="43C91D66">
            <wp:extent cx="2419350" cy="1571625"/>
            <wp:effectExtent l="0" t="0" r="0" b="9525"/>
            <wp:docPr id="25" name="Picture 2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9">
                      <a:extLst>
                        <a:ext uri="{28A0092B-C50C-407E-A947-70E740481C1C}">
                          <a14:useLocalDpi xmlns:a14="http://schemas.microsoft.com/office/drawing/2010/main" val="0"/>
                        </a:ext>
                      </a:extLst>
                    </a:blip>
                    <a:stretch>
                      <a:fillRect/>
                    </a:stretch>
                  </pic:blipFill>
                  <pic:spPr>
                    <a:xfrm>
                      <a:off x="0" y="0"/>
                      <a:ext cx="2419350" cy="1571625"/>
                    </a:xfrm>
                    <a:prstGeom prst="rect">
                      <a:avLst/>
                    </a:prstGeom>
                  </pic:spPr>
                </pic:pic>
              </a:graphicData>
            </a:graphic>
          </wp:inline>
        </w:drawing>
      </w:r>
    </w:p>
    <w:p w14:paraId="0CE44176" w14:textId="77777777" w:rsidR="007C61A3" w:rsidRDefault="007C61A3" w:rsidP="00485BDF">
      <w:pPr>
        <w:pStyle w:val="FIGURE-title"/>
      </w:pPr>
      <w:bookmarkStart w:id="8499" w:name="_Ref405366096"/>
      <w:bookmarkStart w:id="8500" w:name="_Toc509367525"/>
      <w:r>
        <w:t xml:space="preserve">Figure </w:t>
      </w:r>
      <w:r w:rsidR="00194F1E">
        <w:fldChar w:fldCharType="begin"/>
      </w:r>
      <w:r w:rsidR="007B07C5">
        <w:instrText xml:space="preserve"> SEQ Figure \* ARABIC </w:instrText>
      </w:r>
      <w:r w:rsidR="00194F1E">
        <w:fldChar w:fldCharType="separate"/>
      </w:r>
      <w:r w:rsidR="00370B4E">
        <w:rPr>
          <w:noProof/>
        </w:rPr>
        <w:t>10</w:t>
      </w:r>
      <w:r w:rsidR="00194F1E">
        <w:rPr>
          <w:noProof/>
        </w:rPr>
        <w:fldChar w:fldCharType="end"/>
      </w:r>
      <w:bookmarkEnd w:id="8499"/>
      <w:r w:rsidR="00B80D22">
        <w:t>.</w:t>
      </w:r>
      <w:r>
        <w:rPr>
          <w:rFonts w:hint="eastAsia"/>
        </w:rPr>
        <w:t xml:space="preserve"> RETRIEVE operation</w:t>
      </w:r>
      <w:bookmarkEnd w:id="8500"/>
    </w:p>
    <w:p w14:paraId="2BAFFD19" w14:textId="77777777" w:rsidR="007C61A3" w:rsidRDefault="007C61A3" w:rsidP="00F92D1D">
      <w:pPr>
        <w:pStyle w:val="Heading3"/>
      </w:pPr>
      <w:bookmarkStart w:id="8501" w:name="_Toc509367182"/>
      <w:r>
        <w:t xml:space="preserve">RETRIEVE </w:t>
      </w:r>
      <w:r w:rsidR="00786427">
        <w:t>r</w:t>
      </w:r>
      <w:r>
        <w:t>equest</w:t>
      </w:r>
      <w:bookmarkEnd w:id="8501"/>
      <w:r>
        <w:t xml:space="preserve"> </w:t>
      </w:r>
    </w:p>
    <w:p w14:paraId="198D6886" w14:textId="77777777" w:rsidR="007C61A3" w:rsidRDefault="007C61A3" w:rsidP="007C61A3">
      <w:pPr>
        <w:pStyle w:val="PARAGRAPH"/>
      </w:pPr>
      <w:r>
        <w:t xml:space="preserve">RETRIEVE </w:t>
      </w:r>
      <w:r w:rsidR="00350072">
        <w:t>r</w:t>
      </w:r>
      <w:r>
        <w:t xml:space="preserve">equest message is transmitted by the Client to the Server to request the representation of a Resource from a Server. The RETRIEVE </w:t>
      </w:r>
      <w:r w:rsidR="00350072">
        <w:t>r</w:t>
      </w:r>
      <w:r>
        <w:t xml:space="preserve">equest message </w:t>
      </w:r>
      <w:r w:rsidR="00291D98">
        <w:t xml:space="preserve">will </w:t>
      </w:r>
      <w:r>
        <w:t>carry the following parameters.</w:t>
      </w:r>
    </w:p>
    <w:p w14:paraId="60EF983F" w14:textId="77777777" w:rsidR="007C61A3" w:rsidRPr="00B66824" w:rsidRDefault="007C61A3" w:rsidP="00711FCC">
      <w:pPr>
        <w:pStyle w:val="ListNumberalt2"/>
        <w:numPr>
          <w:ilvl w:val="1"/>
          <w:numId w:val="20"/>
        </w:numPr>
      </w:pPr>
      <w:r w:rsidRPr="005860ED">
        <w:rPr>
          <w:i/>
        </w:rPr>
        <w:t>fr</w:t>
      </w:r>
      <w:r>
        <w:t xml:space="preserve">: </w:t>
      </w:r>
      <w:r w:rsidRPr="00B66824">
        <w:t>Unique identifier of the Client</w:t>
      </w:r>
    </w:p>
    <w:p w14:paraId="62B0923C" w14:textId="77777777" w:rsidR="007C61A3" w:rsidRPr="008679DF" w:rsidRDefault="007C61A3" w:rsidP="00711FCC">
      <w:pPr>
        <w:pStyle w:val="ListNumberalt2"/>
        <w:numPr>
          <w:ilvl w:val="1"/>
          <w:numId w:val="20"/>
        </w:numPr>
      </w:pPr>
      <w:r w:rsidRPr="00B66824">
        <w:rPr>
          <w:i/>
        </w:rPr>
        <w:lastRenderedPageBreak/>
        <w:t>to</w:t>
      </w:r>
      <w:r w:rsidRPr="00B66824">
        <w:t xml:space="preserve">: </w:t>
      </w:r>
      <w:r w:rsidRPr="008679DF">
        <w:t>URI of the resource the Client is targeting</w:t>
      </w:r>
    </w:p>
    <w:p w14:paraId="2AE6F079" w14:textId="77777777" w:rsidR="007C61A3" w:rsidRDefault="007C61A3" w:rsidP="00711FCC">
      <w:pPr>
        <w:pStyle w:val="ListNumberalt2"/>
        <w:numPr>
          <w:ilvl w:val="1"/>
          <w:numId w:val="20"/>
        </w:numPr>
      </w:pPr>
      <w:r w:rsidRPr="00B66824">
        <w:rPr>
          <w:i/>
        </w:rPr>
        <w:t>ri</w:t>
      </w:r>
      <w:r w:rsidRPr="00B66824">
        <w:t>: Identifier</w:t>
      </w:r>
      <w:r>
        <w:t xml:space="preserve"> of the </w:t>
      </w:r>
      <w:r w:rsidR="000A3E53">
        <w:t xml:space="preserve">RETRIEVE </w:t>
      </w:r>
      <w:r w:rsidR="00350072">
        <w:t>r</w:t>
      </w:r>
      <w:r>
        <w:t>equest</w:t>
      </w:r>
    </w:p>
    <w:p w14:paraId="78A42247" w14:textId="77777777" w:rsidR="007C61A3" w:rsidRDefault="007C61A3" w:rsidP="00711FCC">
      <w:pPr>
        <w:pStyle w:val="ListNumberalt2"/>
        <w:numPr>
          <w:ilvl w:val="1"/>
          <w:numId w:val="20"/>
        </w:numPr>
      </w:pPr>
      <w:r w:rsidRPr="005860ED">
        <w:rPr>
          <w:i/>
        </w:rPr>
        <w:t>op</w:t>
      </w:r>
      <w:r>
        <w:t>: RETRIEVE</w:t>
      </w:r>
    </w:p>
    <w:p w14:paraId="4BC3F335" w14:textId="77777777" w:rsidR="007C61A3" w:rsidRDefault="007C61A3" w:rsidP="00F92D1D">
      <w:pPr>
        <w:pStyle w:val="Heading3"/>
      </w:pPr>
      <w:bookmarkStart w:id="8502" w:name="_Toc509367183"/>
      <w:r>
        <w:t>Processing by the Server</w:t>
      </w:r>
      <w:bookmarkEnd w:id="8502"/>
      <w:r>
        <w:t xml:space="preserve">  </w:t>
      </w:r>
    </w:p>
    <w:p w14:paraId="37560402" w14:textId="77777777" w:rsidR="007C61A3" w:rsidRDefault="007C61A3" w:rsidP="007C61A3">
      <w:pPr>
        <w:pStyle w:val="ListNumberalt"/>
        <w:numPr>
          <w:ilvl w:val="0"/>
          <w:numId w:val="0"/>
        </w:numPr>
      </w:pPr>
      <w:r>
        <w:t xml:space="preserve">Following the receipt of a RETRIEVE </w:t>
      </w:r>
      <w:r w:rsidR="00350072">
        <w:t>r</w:t>
      </w:r>
      <w:r>
        <w:t>equest, the Server may validate if the Client has the appropriate rights for retrieving the requested data</w:t>
      </w:r>
      <w:r w:rsidR="00363569">
        <w:rPr>
          <w:rFonts w:eastAsiaTheme="minorEastAsia" w:hint="eastAsia"/>
          <w:lang w:eastAsia="ko-KR"/>
        </w:rPr>
        <w:t xml:space="preserve"> and the </w:t>
      </w:r>
      <w:r w:rsidR="00C3039F">
        <w:rPr>
          <w:rFonts w:eastAsiaTheme="minorEastAsia" w:hint="eastAsia"/>
          <w:lang w:eastAsia="ko-KR"/>
        </w:rPr>
        <w:t>properties</w:t>
      </w:r>
      <w:r w:rsidR="00363569">
        <w:rPr>
          <w:rFonts w:eastAsiaTheme="minorEastAsia" w:hint="eastAsia"/>
          <w:lang w:eastAsia="ko-KR"/>
        </w:rPr>
        <w:t xml:space="preserve"> are readable</w:t>
      </w:r>
      <w:r>
        <w:t xml:space="preserve">. The Server caches the value of </w:t>
      </w:r>
      <w:proofErr w:type="gramStart"/>
      <w:r w:rsidRPr="005860ED">
        <w:rPr>
          <w:i/>
        </w:rPr>
        <w:t>ri</w:t>
      </w:r>
      <w:proofErr w:type="gramEnd"/>
      <w:r>
        <w:t xml:space="preserve"> parameter in the RETRIEVE </w:t>
      </w:r>
      <w:r w:rsidR="00350072">
        <w:t>r</w:t>
      </w:r>
      <w:r>
        <w:t xml:space="preserve">equest for use in the response. </w:t>
      </w:r>
    </w:p>
    <w:p w14:paraId="79E48CB3" w14:textId="77777777" w:rsidR="007C61A3" w:rsidRDefault="007C61A3" w:rsidP="00F92D1D">
      <w:pPr>
        <w:pStyle w:val="Heading3"/>
      </w:pPr>
      <w:bookmarkStart w:id="8503" w:name="_Toc509367184"/>
      <w:r>
        <w:t xml:space="preserve">RETRIEVE </w:t>
      </w:r>
      <w:r w:rsidR="00786427">
        <w:t>r</w:t>
      </w:r>
      <w:r>
        <w:t>esponse</w:t>
      </w:r>
      <w:bookmarkEnd w:id="8503"/>
      <w:r w:rsidRPr="00714AAE">
        <w:t xml:space="preserve"> </w:t>
      </w:r>
    </w:p>
    <w:p w14:paraId="4FF6B646" w14:textId="77777777" w:rsidR="007C61A3" w:rsidRDefault="007C61A3" w:rsidP="00EE59EE">
      <w:pPr>
        <w:pStyle w:val="PARAGRAPH"/>
      </w:pPr>
      <w:r>
        <w:t xml:space="preserve">The Server </w:t>
      </w:r>
      <w:r w:rsidR="00F13B86">
        <w:t xml:space="preserve">shall </w:t>
      </w:r>
      <w:r>
        <w:t xml:space="preserve">transmit a RETRIEVE </w:t>
      </w:r>
      <w:r w:rsidR="003B63CF">
        <w:t>r</w:t>
      </w:r>
      <w:r>
        <w:t xml:space="preserve">esponse message in response to a RETRIEVE </w:t>
      </w:r>
      <w:r w:rsidR="00350072">
        <w:t>r</w:t>
      </w:r>
      <w:r>
        <w:t xml:space="preserve">equest message from a Client. The RETRIEVE </w:t>
      </w:r>
      <w:r w:rsidR="003B63CF">
        <w:t>r</w:t>
      </w:r>
      <w:r>
        <w:t xml:space="preserve">esponse message </w:t>
      </w:r>
      <w:r w:rsidR="00291D98">
        <w:t xml:space="preserve">will </w:t>
      </w:r>
      <w:r>
        <w:t>include the following parameters.</w:t>
      </w:r>
    </w:p>
    <w:p w14:paraId="46BB7006" w14:textId="77777777" w:rsidR="007C61A3" w:rsidRDefault="007C61A3" w:rsidP="00711FCC">
      <w:pPr>
        <w:pStyle w:val="ListNumberalt2"/>
        <w:numPr>
          <w:ilvl w:val="1"/>
          <w:numId w:val="20"/>
        </w:numPr>
      </w:pPr>
      <w:r w:rsidRPr="005860ED">
        <w:rPr>
          <w:i/>
        </w:rPr>
        <w:t>fr</w:t>
      </w:r>
      <w:r>
        <w:t>: Unique identifier of the Server</w:t>
      </w:r>
    </w:p>
    <w:p w14:paraId="1FC572CB" w14:textId="77777777" w:rsidR="007C61A3" w:rsidRPr="005860ED" w:rsidRDefault="007C61A3" w:rsidP="00711FCC">
      <w:pPr>
        <w:pStyle w:val="ListNumberalt2"/>
        <w:numPr>
          <w:ilvl w:val="1"/>
          <w:numId w:val="20"/>
        </w:numPr>
      </w:pPr>
      <w:r w:rsidRPr="00C2019E">
        <w:rPr>
          <w:i/>
        </w:rPr>
        <w:t>to</w:t>
      </w:r>
      <w:r w:rsidRPr="00C2019E">
        <w:t xml:space="preserve">: </w:t>
      </w:r>
      <w:r w:rsidRPr="005860ED">
        <w:t>U</w:t>
      </w:r>
      <w:r>
        <w:t>nique identifier of the Client</w:t>
      </w:r>
    </w:p>
    <w:p w14:paraId="74D19CB3" w14:textId="77777777" w:rsidR="007C61A3" w:rsidRPr="006C5C8A" w:rsidRDefault="007C61A3" w:rsidP="00711FCC">
      <w:pPr>
        <w:pStyle w:val="ListNumberalt2"/>
        <w:numPr>
          <w:ilvl w:val="1"/>
          <w:numId w:val="20"/>
        </w:numPr>
      </w:pPr>
      <w:r w:rsidRPr="005860ED">
        <w:rPr>
          <w:i/>
        </w:rPr>
        <w:t>ri</w:t>
      </w:r>
      <w:r>
        <w:t xml:space="preserve">: </w:t>
      </w:r>
      <w:r w:rsidRPr="006C5C8A">
        <w:t xml:space="preserve">Identifier included in the RETRIEVE </w:t>
      </w:r>
      <w:r w:rsidR="00350072">
        <w:t>r</w:t>
      </w:r>
      <w:r w:rsidRPr="006C5C8A">
        <w:t>equest</w:t>
      </w:r>
    </w:p>
    <w:p w14:paraId="28757FC2" w14:textId="77777777" w:rsidR="007C61A3" w:rsidRPr="008679DF" w:rsidRDefault="007C61A3" w:rsidP="00711FCC">
      <w:pPr>
        <w:pStyle w:val="ListNumberalt2"/>
        <w:numPr>
          <w:ilvl w:val="1"/>
          <w:numId w:val="20"/>
        </w:numPr>
      </w:pPr>
      <w:r w:rsidRPr="006C5C8A">
        <w:rPr>
          <w:i/>
        </w:rPr>
        <w:t>cn</w:t>
      </w:r>
      <w:r w:rsidRPr="006C5C8A">
        <w:t xml:space="preserve">: Information of the resource as requested by the Client </w:t>
      </w:r>
    </w:p>
    <w:p w14:paraId="3EB2EB5A" w14:textId="77777777" w:rsidR="007C61A3" w:rsidRPr="008679DF" w:rsidRDefault="007C61A3" w:rsidP="00711FCC">
      <w:pPr>
        <w:pStyle w:val="ListNumberalt2"/>
        <w:numPr>
          <w:ilvl w:val="2"/>
          <w:numId w:val="20"/>
        </w:numPr>
      </w:pPr>
      <w:r w:rsidRPr="008679DF">
        <w:rPr>
          <w:i/>
        </w:rPr>
        <w:t xml:space="preserve">cn </w:t>
      </w:r>
      <w:r w:rsidR="000F6726">
        <w:t>should</w:t>
      </w:r>
      <w:r w:rsidR="000F6726" w:rsidRPr="008679DF">
        <w:t xml:space="preserve"> </w:t>
      </w:r>
      <w:r w:rsidRPr="008679DF">
        <w:t>include the URI of the resource</w:t>
      </w:r>
      <w:r>
        <w:t xml:space="preserve"> targeted in the RETRIEVE </w:t>
      </w:r>
      <w:r w:rsidR="00350072">
        <w:t>r</w:t>
      </w:r>
      <w:r>
        <w:t>equest</w:t>
      </w:r>
      <w:r w:rsidRPr="008679DF">
        <w:t xml:space="preserve"> </w:t>
      </w:r>
    </w:p>
    <w:p w14:paraId="70FBA62C" w14:textId="77777777" w:rsidR="007C61A3" w:rsidRPr="006C5C8A" w:rsidRDefault="007C61A3" w:rsidP="007C61A3">
      <w:pPr>
        <w:pStyle w:val="ListNumberalt2"/>
        <w:numPr>
          <w:ilvl w:val="0"/>
          <w:numId w:val="0"/>
        </w:numPr>
        <w:ind w:left="675" w:hanging="318"/>
      </w:pPr>
    </w:p>
    <w:p w14:paraId="0122D4F5" w14:textId="77777777" w:rsidR="007C61A3" w:rsidRDefault="007C61A3" w:rsidP="00711FCC">
      <w:pPr>
        <w:pStyle w:val="ListNumberalt2"/>
        <w:numPr>
          <w:ilvl w:val="1"/>
          <w:numId w:val="20"/>
        </w:numPr>
      </w:pPr>
      <w:r>
        <w:rPr>
          <w:i/>
        </w:rPr>
        <w:t>rs</w:t>
      </w:r>
      <w:r w:rsidRPr="005860ED">
        <w:t>:</w:t>
      </w:r>
      <w:r>
        <w:t xml:space="preserve"> The result of the RETRIEVE operation</w:t>
      </w:r>
    </w:p>
    <w:p w14:paraId="30506EEE" w14:textId="77777777" w:rsidR="007C61A3" w:rsidRDefault="007C61A3" w:rsidP="00F92D1D">
      <w:pPr>
        <w:pStyle w:val="Heading2"/>
      </w:pPr>
      <w:bookmarkStart w:id="8504" w:name="_Toc404669752"/>
      <w:bookmarkStart w:id="8505" w:name="_Ref425879049"/>
      <w:bookmarkStart w:id="8506" w:name="_Toc509367185"/>
      <w:r>
        <w:t>UPDATE</w:t>
      </w:r>
      <w:bookmarkEnd w:id="8504"/>
      <w:bookmarkEnd w:id="8505"/>
      <w:bookmarkEnd w:id="8506"/>
    </w:p>
    <w:p w14:paraId="572224A1" w14:textId="77777777" w:rsidR="00370B4E" w:rsidRDefault="0001299C" w:rsidP="00C62F9E">
      <w:pPr>
        <w:pStyle w:val="FIGURE"/>
      </w:pPr>
      <w:r w:rsidRPr="0001299C">
        <w:t xml:space="preserve">The UPDATE operation </w:t>
      </w:r>
      <w:r w:rsidR="001C602F" w:rsidRPr="001C602F">
        <w:t>is either a Partial UPDATE</w:t>
      </w:r>
      <w:r w:rsidR="001C602F" w:rsidRPr="001C602F" w:rsidDel="001C602F">
        <w:t xml:space="preserve"> </w:t>
      </w:r>
      <w:r w:rsidRPr="0001299C">
        <w:t xml:space="preserve">or </w:t>
      </w:r>
      <w:r w:rsidR="001C602F">
        <w:t xml:space="preserve">a </w:t>
      </w:r>
      <w:r w:rsidRPr="0001299C">
        <w:t xml:space="preserve">complete replacement of the information in a </w:t>
      </w:r>
      <w:r w:rsidR="009A37CE">
        <w:t>Resource</w:t>
      </w:r>
      <w:r w:rsidR="001C602F">
        <w:t xml:space="preserve"> </w:t>
      </w:r>
      <w:r w:rsidR="001C602F" w:rsidRPr="001C602F">
        <w:t>in conjunction with the interface that is also applied to the operation</w:t>
      </w:r>
      <w:r w:rsidR="007C61A3">
        <w:t>. The UPDATE</w:t>
      </w:r>
      <w:r w:rsidR="007C61A3" w:rsidRPr="0032630A">
        <w:t xml:space="preserve"> operation</w:t>
      </w:r>
      <w:r w:rsidR="007C61A3">
        <w:t xml:space="preserve"> is initiated by the Client and</w:t>
      </w:r>
      <w:r w:rsidR="007C61A3" w:rsidRPr="0032630A">
        <w:t xml:space="preserve"> </w:t>
      </w:r>
      <w:r w:rsidR="007C61A3">
        <w:t xml:space="preserve">consists of three steps, as depicted in </w:t>
      </w:r>
      <w:r w:rsidR="00194F1E">
        <w:fldChar w:fldCharType="begin"/>
      </w:r>
      <w:r w:rsidR="00CD0231">
        <w:instrText xml:space="preserve"> REF _Ref405369440 \h </w:instrText>
      </w:r>
      <w:r w:rsidR="00194F1E">
        <w:fldChar w:fldCharType="separate"/>
      </w:r>
      <w:r w:rsidR="00370B4E">
        <w:rPr>
          <w:noProof/>
          <w:lang w:eastAsia="en-US"/>
        </w:rPr>
        <w:drawing>
          <wp:inline distT="0" distB="0" distL="0" distR="0" wp14:anchorId="3D38B09C" wp14:editId="42DC37D9">
            <wp:extent cx="2305050" cy="1571625"/>
            <wp:effectExtent l="0" t="0" r="0" b="9525"/>
            <wp:docPr id="140" name="Picture 14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70">
                      <a:extLst>
                        <a:ext uri="{28A0092B-C50C-407E-A947-70E740481C1C}">
                          <a14:useLocalDpi xmlns:a14="http://schemas.microsoft.com/office/drawing/2010/main" val="0"/>
                        </a:ext>
                      </a:extLst>
                    </a:blip>
                    <a:stretch>
                      <a:fillRect/>
                    </a:stretch>
                  </pic:blipFill>
                  <pic:spPr>
                    <a:xfrm>
                      <a:off x="0" y="0"/>
                      <a:ext cx="2305050" cy="1571625"/>
                    </a:xfrm>
                    <a:prstGeom prst="rect">
                      <a:avLst/>
                    </a:prstGeom>
                  </pic:spPr>
                </pic:pic>
              </a:graphicData>
            </a:graphic>
          </wp:inline>
        </w:drawing>
      </w:r>
    </w:p>
    <w:p w14:paraId="10F7A14C" w14:textId="77777777" w:rsidR="007C61A3" w:rsidRDefault="00370B4E" w:rsidP="007C61A3">
      <w:pPr>
        <w:pStyle w:val="PARAGRAPH"/>
      </w:pPr>
      <w:r>
        <w:t xml:space="preserve">Figure </w:t>
      </w:r>
      <w:r>
        <w:rPr>
          <w:noProof/>
        </w:rPr>
        <w:t>11</w:t>
      </w:r>
      <w:r w:rsidR="00194F1E">
        <w:fldChar w:fldCharType="end"/>
      </w:r>
      <w:r w:rsidR="00CD0231">
        <w:t xml:space="preserve"> </w:t>
      </w:r>
      <w:r w:rsidR="007C61A3">
        <w:t>and described below.</w:t>
      </w:r>
    </w:p>
    <w:p w14:paraId="06F3995F" w14:textId="77777777" w:rsidR="00997854" w:rsidRPr="00D53754" w:rsidRDefault="00997854" w:rsidP="00125B74">
      <w:pPr>
        <w:pStyle w:val="PARAGRAPH"/>
        <w:jc w:val="center"/>
      </w:pPr>
    </w:p>
    <w:p w14:paraId="4A4F888C" w14:textId="77777777" w:rsidR="00997854" w:rsidRPr="00D53754" w:rsidRDefault="00997854" w:rsidP="00E961AF">
      <w:pPr>
        <w:pStyle w:val="PlantUML"/>
      </w:pPr>
      <w:r w:rsidRPr="00D53754">
        <w:t>@startuml</w:t>
      </w:r>
    </w:p>
    <w:p w14:paraId="68363970" w14:textId="77777777" w:rsidR="00997854" w:rsidRPr="00D53754" w:rsidRDefault="00997854" w:rsidP="00E961AF">
      <w:pPr>
        <w:pStyle w:val="PlantUML"/>
      </w:pPr>
    </w:p>
    <w:p w14:paraId="0346664B" w14:textId="77777777" w:rsidR="00997854" w:rsidRPr="00D53754" w:rsidRDefault="00997854" w:rsidP="00E961AF">
      <w:pPr>
        <w:pStyle w:val="PlantUML"/>
      </w:pPr>
      <w:r w:rsidRPr="00D53754">
        <w:t>hide footbox</w:t>
      </w:r>
    </w:p>
    <w:p w14:paraId="3ECEEE3D" w14:textId="77777777" w:rsidR="00997854" w:rsidRPr="00D53754" w:rsidRDefault="00997854" w:rsidP="00E961AF">
      <w:pPr>
        <w:pStyle w:val="PlantUML"/>
      </w:pPr>
      <w:r w:rsidRPr="00D53754">
        <w:t>participant Client</w:t>
      </w:r>
    </w:p>
    <w:p w14:paraId="23966D56" w14:textId="77777777" w:rsidR="00997854" w:rsidRPr="00D53754" w:rsidRDefault="00997854" w:rsidP="00E961AF">
      <w:pPr>
        <w:pStyle w:val="PlantUML"/>
      </w:pPr>
      <w:r w:rsidRPr="00D53754">
        <w:t>participant Server</w:t>
      </w:r>
    </w:p>
    <w:p w14:paraId="5CED382F" w14:textId="77777777" w:rsidR="00997854" w:rsidRPr="00D53754" w:rsidRDefault="00997854" w:rsidP="00E961AF">
      <w:pPr>
        <w:pStyle w:val="PlantUML"/>
      </w:pPr>
    </w:p>
    <w:p w14:paraId="139148E8" w14:textId="77777777" w:rsidR="00997854" w:rsidRPr="00D53754" w:rsidRDefault="00997854" w:rsidP="00E961AF">
      <w:pPr>
        <w:pStyle w:val="PlantUML"/>
      </w:pPr>
      <w:r w:rsidRPr="00D53754">
        <w:t>Client-&gt;Server: 1: UPDATE Request</w:t>
      </w:r>
    </w:p>
    <w:p w14:paraId="47A699FD" w14:textId="77777777" w:rsidR="00997854" w:rsidRPr="00D53754" w:rsidRDefault="00997854" w:rsidP="00E961AF">
      <w:pPr>
        <w:pStyle w:val="PlantUML"/>
      </w:pPr>
      <w:r w:rsidRPr="00D53754">
        <w:t>rnote over Server: 2: Processing</w:t>
      </w:r>
    </w:p>
    <w:p w14:paraId="5D6E511B" w14:textId="77777777" w:rsidR="00997854" w:rsidRPr="00D53754" w:rsidRDefault="00997854" w:rsidP="00E961AF">
      <w:pPr>
        <w:pStyle w:val="PlantUML"/>
      </w:pPr>
      <w:r w:rsidRPr="00D53754">
        <w:t>Server-&gt;Client: 3: UPDATE Response</w:t>
      </w:r>
    </w:p>
    <w:p w14:paraId="6C2A5C9C" w14:textId="77777777" w:rsidR="00997854" w:rsidRPr="00D53754" w:rsidRDefault="00997854" w:rsidP="00E961AF">
      <w:pPr>
        <w:pStyle w:val="PlantUML"/>
      </w:pPr>
      <w:r w:rsidRPr="00D53754">
        <w:t>@enduml</w:t>
      </w:r>
    </w:p>
    <w:p w14:paraId="302FCAC7" w14:textId="77777777" w:rsidR="00E961AF" w:rsidRDefault="00E961AF" w:rsidP="00C62F9E">
      <w:pPr>
        <w:pStyle w:val="FIGURE"/>
      </w:pPr>
      <w:bookmarkStart w:id="8507" w:name="_Ref405369440"/>
      <w:r>
        <w:rPr>
          <w:noProof/>
          <w:lang w:eastAsia="en-US"/>
        </w:rPr>
        <w:lastRenderedPageBreak/>
        <w:drawing>
          <wp:inline distT="0" distB="0" distL="0" distR="0" wp14:anchorId="3D38B09C" wp14:editId="42DC37D9">
            <wp:extent cx="2305050" cy="1571625"/>
            <wp:effectExtent l="0" t="0" r="0" b="9525"/>
            <wp:docPr id="26" name="Picture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70">
                      <a:extLst>
                        <a:ext uri="{28A0092B-C50C-407E-A947-70E740481C1C}">
                          <a14:useLocalDpi xmlns:a14="http://schemas.microsoft.com/office/drawing/2010/main" val="0"/>
                        </a:ext>
                      </a:extLst>
                    </a:blip>
                    <a:stretch>
                      <a:fillRect/>
                    </a:stretch>
                  </pic:blipFill>
                  <pic:spPr>
                    <a:xfrm>
                      <a:off x="0" y="0"/>
                      <a:ext cx="2305050" cy="1571625"/>
                    </a:xfrm>
                    <a:prstGeom prst="rect">
                      <a:avLst/>
                    </a:prstGeom>
                  </pic:spPr>
                </pic:pic>
              </a:graphicData>
            </a:graphic>
          </wp:inline>
        </w:drawing>
      </w:r>
    </w:p>
    <w:p w14:paraId="348302BE" w14:textId="77777777" w:rsidR="007C61A3" w:rsidRDefault="007C61A3" w:rsidP="00485BDF">
      <w:pPr>
        <w:pStyle w:val="FIGURE-title"/>
      </w:pPr>
      <w:bookmarkStart w:id="8508" w:name="_Toc509367526"/>
      <w:r>
        <w:t xml:space="preserve">Figure </w:t>
      </w:r>
      <w:r w:rsidR="00194F1E">
        <w:fldChar w:fldCharType="begin"/>
      </w:r>
      <w:r w:rsidR="007B07C5">
        <w:instrText xml:space="preserve"> SEQ Figure \* ARABIC </w:instrText>
      </w:r>
      <w:r w:rsidR="00194F1E">
        <w:fldChar w:fldCharType="separate"/>
      </w:r>
      <w:r w:rsidR="00370B4E">
        <w:rPr>
          <w:noProof/>
        </w:rPr>
        <w:t>11</w:t>
      </w:r>
      <w:r w:rsidR="00194F1E">
        <w:rPr>
          <w:noProof/>
        </w:rPr>
        <w:fldChar w:fldCharType="end"/>
      </w:r>
      <w:bookmarkEnd w:id="8507"/>
      <w:r w:rsidR="00B80D22">
        <w:t>.</w:t>
      </w:r>
      <w:r>
        <w:rPr>
          <w:rFonts w:hint="eastAsia"/>
        </w:rPr>
        <w:t xml:space="preserve"> UPDATE operation</w:t>
      </w:r>
      <w:bookmarkEnd w:id="8508"/>
    </w:p>
    <w:p w14:paraId="210D13AF" w14:textId="77777777" w:rsidR="007C61A3" w:rsidRDefault="007C61A3" w:rsidP="00F92D1D">
      <w:pPr>
        <w:pStyle w:val="Heading3"/>
      </w:pPr>
      <w:bookmarkStart w:id="8509" w:name="_Toc509367186"/>
      <w:r>
        <w:t xml:space="preserve">UPDATE </w:t>
      </w:r>
      <w:r w:rsidR="00786427">
        <w:t>r</w:t>
      </w:r>
      <w:r>
        <w:t>equest</w:t>
      </w:r>
      <w:bookmarkEnd w:id="8509"/>
      <w:r>
        <w:t xml:space="preserve"> </w:t>
      </w:r>
    </w:p>
    <w:p w14:paraId="0DB8E031" w14:textId="77777777" w:rsidR="007C61A3" w:rsidRDefault="007C61A3" w:rsidP="007C61A3">
      <w:pPr>
        <w:pStyle w:val="PARAGRAPH"/>
      </w:pPr>
      <w:r>
        <w:t xml:space="preserve">The UPDATE </w:t>
      </w:r>
      <w:r w:rsidR="00350072">
        <w:t>r</w:t>
      </w:r>
      <w:r>
        <w:t xml:space="preserve">equest message is transmitted by the Client to the Server to request the update of information of a Resource on the Server. The UPDATE </w:t>
      </w:r>
      <w:r w:rsidR="00350072">
        <w:t>r</w:t>
      </w:r>
      <w:r>
        <w:t xml:space="preserve">equest message </w:t>
      </w:r>
      <w:r w:rsidR="00291D98">
        <w:t xml:space="preserve">will </w:t>
      </w:r>
      <w:r>
        <w:t>carry the following parameters.</w:t>
      </w:r>
    </w:p>
    <w:p w14:paraId="087D7373" w14:textId="77777777" w:rsidR="007C61A3" w:rsidRDefault="007C61A3" w:rsidP="00711FCC">
      <w:pPr>
        <w:pStyle w:val="ListNumberalt2"/>
        <w:numPr>
          <w:ilvl w:val="1"/>
          <w:numId w:val="20"/>
        </w:numPr>
      </w:pPr>
      <w:r w:rsidRPr="005860ED">
        <w:rPr>
          <w:i/>
        </w:rPr>
        <w:t>fr</w:t>
      </w:r>
      <w:r>
        <w:t>: Unique identifier of the Client</w:t>
      </w:r>
    </w:p>
    <w:p w14:paraId="4FC2A65E" w14:textId="77777777" w:rsidR="007C61A3" w:rsidRPr="008679DF" w:rsidRDefault="007C61A3" w:rsidP="00711FCC">
      <w:pPr>
        <w:pStyle w:val="ListNumberalt2"/>
        <w:numPr>
          <w:ilvl w:val="1"/>
          <w:numId w:val="20"/>
        </w:numPr>
      </w:pPr>
      <w:r w:rsidRPr="00B617E2">
        <w:rPr>
          <w:i/>
        </w:rPr>
        <w:t>to</w:t>
      </w:r>
      <w:r w:rsidRPr="00B617E2">
        <w:t xml:space="preserve">: </w:t>
      </w:r>
      <w:r w:rsidRPr="008679DF">
        <w:t>URI of the resource targeted for the information update</w:t>
      </w:r>
    </w:p>
    <w:p w14:paraId="797548B3" w14:textId="77777777" w:rsidR="007C61A3" w:rsidRDefault="007C61A3" w:rsidP="00711FCC">
      <w:pPr>
        <w:pStyle w:val="ListNumberalt2"/>
        <w:numPr>
          <w:ilvl w:val="1"/>
          <w:numId w:val="20"/>
        </w:numPr>
      </w:pPr>
      <w:r w:rsidRPr="005860ED">
        <w:rPr>
          <w:i/>
        </w:rPr>
        <w:t>ri</w:t>
      </w:r>
      <w:r>
        <w:t xml:space="preserve">: Identifier of the UPDATE </w:t>
      </w:r>
      <w:r w:rsidR="00350072">
        <w:t>r</w:t>
      </w:r>
      <w:r>
        <w:t>equest</w:t>
      </w:r>
    </w:p>
    <w:p w14:paraId="2372F217" w14:textId="77777777" w:rsidR="007C61A3" w:rsidRDefault="007C61A3" w:rsidP="00711FCC">
      <w:pPr>
        <w:pStyle w:val="ListNumberalt2"/>
        <w:numPr>
          <w:ilvl w:val="1"/>
          <w:numId w:val="20"/>
        </w:numPr>
      </w:pPr>
      <w:r w:rsidRPr="005860ED">
        <w:rPr>
          <w:i/>
        </w:rPr>
        <w:t>op</w:t>
      </w:r>
      <w:r>
        <w:t>: UPDATE</w:t>
      </w:r>
    </w:p>
    <w:p w14:paraId="0BBE27F6" w14:textId="77777777" w:rsidR="007C61A3" w:rsidRDefault="007C61A3" w:rsidP="00711FCC">
      <w:pPr>
        <w:pStyle w:val="ListNumberalt2"/>
        <w:numPr>
          <w:ilvl w:val="1"/>
          <w:numId w:val="20"/>
        </w:numPr>
      </w:pPr>
      <w:r w:rsidRPr="008679DF">
        <w:rPr>
          <w:i/>
        </w:rPr>
        <w:t>cn</w:t>
      </w:r>
      <w:r>
        <w:t xml:space="preserve">: Information, including </w:t>
      </w:r>
      <w:r w:rsidR="005454EC">
        <w:rPr>
          <w:rFonts w:eastAsiaTheme="minorEastAsia" w:hint="eastAsia"/>
          <w:lang w:eastAsia="ko-KR"/>
        </w:rPr>
        <w:t>properties</w:t>
      </w:r>
      <w:r>
        <w:t>, of the resource to be updated at the target resource</w:t>
      </w:r>
    </w:p>
    <w:p w14:paraId="190FC669" w14:textId="77777777" w:rsidR="007C61A3" w:rsidRDefault="007C61A3" w:rsidP="00F92D1D">
      <w:pPr>
        <w:pStyle w:val="Heading3"/>
      </w:pPr>
      <w:bookmarkStart w:id="8510" w:name="_Toc509367187"/>
      <w:r>
        <w:t>Processing by the Server</w:t>
      </w:r>
      <w:bookmarkEnd w:id="8510"/>
      <w:r>
        <w:t xml:space="preserve">  </w:t>
      </w:r>
    </w:p>
    <w:p w14:paraId="0D3B6CE9" w14:textId="77777777" w:rsidR="00E94102" w:rsidRDefault="007C61A3" w:rsidP="007C61A3">
      <w:pPr>
        <w:pStyle w:val="ListNumberalt"/>
        <w:numPr>
          <w:ilvl w:val="0"/>
          <w:numId w:val="0"/>
        </w:numPr>
      </w:pPr>
      <w:r>
        <w:t xml:space="preserve">Following the receipt of an UPDATE </w:t>
      </w:r>
      <w:r w:rsidR="00350072">
        <w:t>r</w:t>
      </w:r>
      <w:r>
        <w:t xml:space="preserve">equest, the Server may validate if the Client has the appropriate rights for </w:t>
      </w:r>
      <w:r w:rsidR="00387CAE">
        <w:rPr>
          <w:rFonts w:eastAsiaTheme="minorEastAsia" w:hint="eastAsia"/>
          <w:lang w:eastAsia="ko-KR"/>
        </w:rPr>
        <w:t>updating</w:t>
      </w:r>
      <w:r w:rsidR="00387CAE">
        <w:t xml:space="preserve"> </w:t>
      </w:r>
      <w:r>
        <w:t xml:space="preserve">the requested data. If the validation is successful the Server updates the target </w:t>
      </w:r>
      <w:r w:rsidR="00E94102">
        <w:t>R</w:t>
      </w:r>
      <w:r>
        <w:t xml:space="preserve">esource information according to the information carried in </w:t>
      </w:r>
      <w:r w:rsidRPr="008679DF">
        <w:rPr>
          <w:i/>
        </w:rPr>
        <w:t xml:space="preserve">cn </w:t>
      </w:r>
      <w:r>
        <w:t xml:space="preserve">parameter of the UPDATE </w:t>
      </w:r>
      <w:r w:rsidR="00350072">
        <w:t>r</w:t>
      </w:r>
      <w:r>
        <w:t xml:space="preserve">equest message. The Server caches the value of </w:t>
      </w:r>
      <w:proofErr w:type="gramStart"/>
      <w:r w:rsidRPr="005860ED">
        <w:rPr>
          <w:i/>
        </w:rPr>
        <w:t>ri</w:t>
      </w:r>
      <w:proofErr w:type="gramEnd"/>
      <w:r>
        <w:t xml:space="preserve"> parameter in the UPDATE </w:t>
      </w:r>
      <w:r w:rsidR="00350072">
        <w:t>r</w:t>
      </w:r>
      <w:r>
        <w:t>equest for use in the response.</w:t>
      </w:r>
    </w:p>
    <w:p w14:paraId="3BCDD40D" w14:textId="77777777" w:rsidR="00782681" w:rsidRDefault="00782681" w:rsidP="007C61A3">
      <w:pPr>
        <w:pStyle w:val="ListNumberalt"/>
        <w:numPr>
          <w:ilvl w:val="0"/>
          <w:numId w:val="0"/>
        </w:numPr>
      </w:pPr>
      <w:r>
        <w:t xml:space="preserve">An UPDATE request </w:t>
      </w:r>
      <w:r w:rsidRPr="00553C8A">
        <w:t xml:space="preserve">that includes </w:t>
      </w:r>
      <w:r>
        <w:t>P</w:t>
      </w:r>
      <w:r w:rsidRPr="00553C8A">
        <w:t xml:space="preserve">roperties </w:t>
      </w:r>
      <w:r>
        <w:t>that are read-only</w:t>
      </w:r>
      <w:r w:rsidRPr="00553C8A">
        <w:t xml:space="preserve"> shall be </w:t>
      </w:r>
      <w:r>
        <w:t xml:space="preserve">rejected by the Server with an </w:t>
      </w:r>
      <w:r w:rsidRPr="00D962F0">
        <w:rPr>
          <w:i/>
        </w:rPr>
        <w:t>rs</w:t>
      </w:r>
      <w:r>
        <w:t xml:space="preserve"> indicating a bad request.</w:t>
      </w:r>
    </w:p>
    <w:p w14:paraId="624CD368" w14:textId="77777777" w:rsidR="00E94102" w:rsidRDefault="00212094" w:rsidP="00E94102">
      <w:pPr>
        <w:pStyle w:val="PARAGRAPH"/>
        <w:rPr>
          <w:ins w:id="8511" w:author="Bardini, Richard A" w:date="2018-03-19T07:51:00Z"/>
          <w:lang w:val="en-US"/>
        </w:rPr>
      </w:pPr>
      <w:r>
        <w:rPr>
          <w:lang w:val="en-US"/>
        </w:rPr>
        <w:t>A</w:t>
      </w:r>
      <w:r w:rsidR="00174742">
        <w:rPr>
          <w:lang w:val="en-US"/>
        </w:rPr>
        <w:t>n</w:t>
      </w:r>
      <w:r>
        <w:rPr>
          <w:lang w:val="en-US"/>
        </w:rPr>
        <w:t xml:space="preserve"> UPDATE request shall be applied only to the Properties in the target resource visible via the applied interface that support the operation</w:t>
      </w:r>
      <w:r w:rsidR="00773592">
        <w:rPr>
          <w:lang w:val="en-US"/>
        </w:rPr>
        <w:t>.</w:t>
      </w:r>
      <w:r>
        <w:rPr>
          <w:lang w:val="en-US"/>
        </w:rPr>
        <w:t xml:space="preserve"> </w:t>
      </w:r>
      <w:r w:rsidR="00773592">
        <w:rPr>
          <w:lang w:val="en-US"/>
        </w:rPr>
        <w:t xml:space="preserve">An </w:t>
      </w:r>
      <w:r>
        <w:rPr>
          <w:lang w:val="en-US"/>
        </w:rPr>
        <w:t xml:space="preserve">UPDATE of non-existent Properties </w:t>
      </w:r>
      <w:r w:rsidR="00773592">
        <w:rPr>
          <w:lang w:val="en-US"/>
        </w:rPr>
        <w:t xml:space="preserve">is </w:t>
      </w:r>
      <w:r>
        <w:rPr>
          <w:lang w:val="en-US"/>
        </w:rPr>
        <w:t>ignored.</w:t>
      </w:r>
    </w:p>
    <w:p w14:paraId="27CA0407" w14:textId="77777777" w:rsidR="007D22CF" w:rsidRPr="00D15093" w:rsidRDefault="007D22CF" w:rsidP="007D22CF">
      <w:pPr>
        <w:pStyle w:val="PARAGRAPH"/>
        <w:rPr>
          <w:ins w:id="8512" w:author="Bardini, Richard A" w:date="2018-03-19T07:51:00Z"/>
        </w:rPr>
      </w:pPr>
      <w:commentRangeStart w:id="8513"/>
      <w:ins w:id="8514" w:author="Bardini, Richard A" w:date="2018-03-19T07:51:00Z">
        <w:r w:rsidRPr="00D15093">
          <w:t>An UPDATE request</w:t>
        </w:r>
        <w:r>
          <w:t xml:space="preserve"> shall be</w:t>
        </w:r>
        <w:r w:rsidRPr="00D15093">
          <w:t xml:space="preserve"> applied to the Properties in the target resource even if those Property Values are the same as the values currently exposed by the target resource.</w:t>
        </w:r>
      </w:ins>
      <w:commentRangeEnd w:id="8513"/>
      <w:ins w:id="8515" w:author="Bardini, Richard A" w:date="2018-03-19T07:52:00Z">
        <w:r>
          <w:rPr>
            <w:rStyle w:val="CommentReference"/>
            <w:lang w:val="en-US"/>
          </w:rPr>
          <w:commentReference w:id="8513"/>
        </w:r>
      </w:ins>
    </w:p>
    <w:p w14:paraId="5A1B6296" w14:textId="77777777" w:rsidR="004A1FD8" w:rsidRPr="001840E5" w:rsidRDefault="004A1FD8" w:rsidP="004A1FD8">
      <w:pPr>
        <w:pStyle w:val="Heading4"/>
        <w:rPr>
          <w:ins w:id="8516" w:author="Bardini, Richard A" w:date="2018-03-19T07:55:00Z"/>
        </w:rPr>
      </w:pPr>
      <w:commentRangeStart w:id="8517"/>
      <w:ins w:id="8518" w:author="Bardini, Richard A" w:date="2018-03-19T07:55:00Z">
        <w:r w:rsidRPr="001840E5">
          <w:t xml:space="preserve">Resource </w:t>
        </w:r>
        <w:r>
          <w:t>m</w:t>
        </w:r>
        <w:r w:rsidRPr="001840E5">
          <w:t>onitoring by the Server</w:t>
        </w:r>
      </w:ins>
    </w:p>
    <w:p w14:paraId="67A1EF3A" w14:textId="673EE52B" w:rsidR="004A1FD8" w:rsidRDefault="004A1FD8" w:rsidP="004A1FD8">
      <w:pPr>
        <w:pStyle w:val="PARAGRAPH"/>
        <w:rPr>
          <w:ins w:id="8519" w:author="Bardini, Richard A" w:date="2018-03-19T07:55:00Z"/>
        </w:rPr>
      </w:pPr>
      <w:ins w:id="8520" w:author="Bardini, Richard A" w:date="2018-03-19T07:55:00Z">
        <w:r>
          <w:t xml:space="preserve">The Server shall monitor the state the Resource identified in the observe request from the Client. Anytime there is a change in the state of the observed resource or an UPDATE </w:t>
        </w:r>
      </w:ins>
      <w:ins w:id="8521" w:author="Bardini, Richard A" w:date="2018-03-19T07:57:00Z">
        <w:r w:rsidR="00263381">
          <w:t>operation</w:t>
        </w:r>
      </w:ins>
      <w:ins w:id="8522" w:author="Bardini, Richard A" w:date="2018-03-19T07:55:00Z">
        <w:r>
          <w:t xml:space="preserve"> applied to the Resource, the Server sends another RETRIEVE response with the observe indication.</w:t>
        </w:r>
        <w:r w:rsidRPr="0039574F">
          <w:t xml:space="preserve"> </w:t>
        </w:r>
        <w:r>
          <w:t xml:space="preserve">The mechanism does not allow the </w:t>
        </w:r>
      </w:ins>
      <w:ins w:id="8523" w:author="Bardini, Richard A" w:date="2018-03-19T07:57:00Z">
        <w:r w:rsidR="00263381">
          <w:t>C</w:t>
        </w:r>
      </w:ins>
      <w:ins w:id="8524" w:author="Bardini, Richard A" w:date="2018-03-19T07:55:00Z">
        <w:r>
          <w:t xml:space="preserve">lient to specify any bounds or limits which trigger a notification, the decision is left entirely to the </w:t>
        </w:r>
      </w:ins>
      <w:ins w:id="8525" w:author="Bardini, Richard A" w:date="2018-03-19T07:57:00Z">
        <w:r w:rsidR="00263381">
          <w:t>S</w:t>
        </w:r>
      </w:ins>
      <w:ins w:id="8526" w:author="Bardini, Richard A" w:date="2018-03-19T07:55:00Z">
        <w:r>
          <w:t>erver.</w:t>
        </w:r>
      </w:ins>
    </w:p>
    <w:p w14:paraId="4A638300" w14:textId="77777777" w:rsidR="004A1FD8" w:rsidRDefault="004A1FD8" w:rsidP="004A1FD8">
      <w:pPr>
        <w:pStyle w:val="Heading4"/>
        <w:rPr>
          <w:ins w:id="8527" w:author="Bardini, Richard A" w:date="2018-03-19T07:55:00Z"/>
        </w:rPr>
      </w:pPr>
      <w:ins w:id="8528" w:author="Bardini, Richard A" w:date="2018-03-19T07:55:00Z">
        <w:r>
          <w:t>Additional RETRIEVE responses</w:t>
        </w:r>
        <w:r w:rsidRPr="00714AAE">
          <w:t xml:space="preserve"> </w:t>
        </w:r>
        <w:r>
          <w:t>with observe indication</w:t>
        </w:r>
      </w:ins>
    </w:p>
    <w:p w14:paraId="722C0DB1" w14:textId="0940C079" w:rsidR="004A1FD8" w:rsidRPr="00C36D44" w:rsidRDefault="004A1FD8" w:rsidP="004A1FD8">
      <w:pPr>
        <w:pStyle w:val="PARAGRAPH"/>
        <w:rPr>
          <w:ins w:id="8529" w:author="Bardini, Richard A" w:date="2018-03-19T07:55:00Z"/>
          <w:lang w:eastAsia="ko-KR"/>
        </w:rPr>
      </w:pPr>
      <w:ins w:id="8530" w:author="Bardini, Richard A" w:date="2018-03-19T07:55:00Z">
        <w:r>
          <w:t xml:space="preserve">The Server shall transmit updated RETRIEVE response messages following observed changes in the state of the Resources requested by the Client. The RETRIEVE response message shall include the parameters listed in section </w:t>
        </w:r>
      </w:ins>
      <w:ins w:id="8531" w:author="Bardini, Richard A" w:date="2018-03-19T07:56:00Z">
        <w:r>
          <w:rPr>
            <w:b/>
            <w:bCs/>
          </w:rPr>
          <w:fldChar w:fldCharType="begin"/>
        </w:r>
        <w:r>
          <w:instrText xml:space="preserve"> REF _Ref405550499 \r \h </w:instrText>
        </w:r>
      </w:ins>
      <w:r>
        <w:rPr>
          <w:b/>
          <w:bCs/>
        </w:rPr>
      </w:r>
      <w:r>
        <w:rPr>
          <w:b/>
          <w:bCs/>
        </w:rPr>
        <w:fldChar w:fldCharType="separate"/>
      </w:r>
      <w:r w:rsidR="00370B4E">
        <w:t>11.4.2.3</w:t>
      </w:r>
      <w:ins w:id="8532" w:author="Bardini, Richard A" w:date="2018-03-19T07:56:00Z">
        <w:r>
          <w:rPr>
            <w:b/>
            <w:bCs/>
          </w:rPr>
          <w:fldChar w:fldCharType="end"/>
        </w:r>
      </w:ins>
      <w:ins w:id="8533" w:author="Bardini, Richard A" w:date="2018-03-19T07:55:00Z">
        <w:r>
          <w:t>.</w:t>
        </w:r>
      </w:ins>
      <w:commentRangeEnd w:id="8517"/>
      <w:ins w:id="8534" w:author="Bardini, Richard A" w:date="2018-03-19T07:56:00Z">
        <w:r>
          <w:rPr>
            <w:rStyle w:val="CommentReference"/>
            <w:lang w:val="en-US"/>
          </w:rPr>
          <w:commentReference w:id="8517"/>
        </w:r>
      </w:ins>
    </w:p>
    <w:p w14:paraId="7D773E38" w14:textId="77777777" w:rsidR="007D22CF" w:rsidRPr="00E94102" w:rsidRDefault="007D22CF" w:rsidP="00E94102">
      <w:pPr>
        <w:pStyle w:val="PARAGRAPH"/>
      </w:pPr>
    </w:p>
    <w:p w14:paraId="38573112" w14:textId="77777777" w:rsidR="007C61A3" w:rsidRDefault="007C61A3" w:rsidP="00F92D1D">
      <w:pPr>
        <w:pStyle w:val="Heading3"/>
      </w:pPr>
      <w:bookmarkStart w:id="8535" w:name="_Toc411696022"/>
      <w:bookmarkStart w:id="8536" w:name="_Toc411704065"/>
      <w:bookmarkStart w:id="8537" w:name="_Toc411774765"/>
      <w:bookmarkStart w:id="8538" w:name="_Toc411797720"/>
      <w:bookmarkStart w:id="8539" w:name="_Toc411859066"/>
      <w:bookmarkStart w:id="8540" w:name="_Toc411861008"/>
      <w:bookmarkStart w:id="8541" w:name="_Toc412051690"/>
      <w:bookmarkStart w:id="8542" w:name="_Toc412051982"/>
      <w:bookmarkStart w:id="8543" w:name="_Toc412052274"/>
      <w:bookmarkStart w:id="8544" w:name="_Toc412052566"/>
      <w:bookmarkStart w:id="8545" w:name="_Toc412055650"/>
      <w:bookmarkStart w:id="8546" w:name="_Toc412060054"/>
      <w:bookmarkStart w:id="8547" w:name="_Toc412062325"/>
      <w:bookmarkStart w:id="8548" w:name="_Toc412071062"/>
      <w:bookmarkStart w:id="8549" w:name="_Toc412130654"/>
      <w:bookmarkStart w:id="8550" w:name="_Toc412304429"/>
      <w:bookmarkStart w:id="8551" w:name="_Toc412304949"/>
      <w:bookmarkStart w:id="8552" w:name="_Toc412314740"/>
      <w:bookmarkStart w:id="8553" w:name="_Toc412643043"/>
      <w:bookmarkStart w:id="8554" w:name="_Toc412657431"/>
      <w:bookmarkStart w:id="8555" w:name="_Toc412658353"/>
      <w:bookmarkStart w:id="8556" w:name="_Toc412734328"/>
      <w:bookmarkStart w:id="8557" w:name="_Toc509367188"/>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r>
        <w:lastRenderedPageBreak/>
        <w:t xml:space="preserve">UPDATE </w:t>
      </w:r>
      <w:r w:rsidR="00786427">
        <w:t>r</w:t>
      </w:r>
      <w:r>
        <w:t>esponse</w:t>
      </w:r>
      <w:bookmarkEnd w:id="8557"/>
      <w:r w:rsidRPr="00714AAE">
        <w:t xml:space="preserve"> </w:t>
      </w:r>
    </w:p>
    <w:p w14:paraId="040255C9" w14:textId="77777777" w:rsidR="007C61A3" w:rsidRDefault="007C61A3" w:rsidP="00EE59EE">
      <w:pPr>
        <w:pStyle w:val="PARAGRAPH"/>
      </w:pPr>
      <w:r>
        <w:t xml:space="preserve">The UPDATE </w:t>
      </w:r>
      <w:r w:rsidR="003B63CF">
        <w:t>r</w:t>
      </w:r>
      <w:r>
        <w:t xml:space="preserve">esponse message </w:t>
      </w:r>
      <w:r w:rsidR="005E6E93">
        <w:t xml:space="preserve">will </w:t>
      </w:r>
      <w:r>
        <w:t>include the following parameters</w:t>
      </w:r>
      <w:r w:rsidR="00174742">
        <w:t>:</w:t>
      </w:r>
    </w:p>
    <w:p w14:paraId="68A1B61E" w14:textId="77777777" w:rsidR="007C61A3" w:rsidRDefault="007C61A3" w:rsidP="00711FCC">
      <w:pPr>
        <w:pStyle w:val="ListNumberalt2"/>
        <w:numPr>
          <w:ilvl w:val="1"/>
          <w:numId w:val="20"/>
        </w:numPr>
      </w:pPr>
      <w:r w:rsidRPr="005860ED">
        <w:rPr>
          <w:i/>
        </w:rPr>
        <w:t>fr</w:t>
      </w:r>
      <w:r>
        <w:t>: Unique identifier of the Server</w:t>
      </w:r>
    </w:p>
    <w:p w14:paraId="1ED47C49" w14:textId="77777777" w:rsidR="007C61A3" w:rsidRPr="005860ED" w:rsidRDefault="007C61A3" w:rsidP="00711FCC">
      <w:pPr>
        <w:pStyle w:val="ListNumberalt2"/>
        <w:numPr>
          <w:ilvl w:val="1"/>
          <w:numId w:val="20"/>
        </w:numPr>
      </w:pPr>
      <w:r w:rsidRPr="00C2019E">
        <w:rPr>
          <w:i/>
        </w:rPr>
        <w:t>to</w:t>
      </w:r>
      <w:r w:rsidRPr="00C2019E">
        <w:t xml:space="preserve">: </w:t>
      </w:r>
      <w:r w:rsidRPr="005860ED">
        <w:t>U</w:t>
      </w:r>
      <w:r>
        <w:t>nique identifier of the Client</w:t>
      </w:r>
    </w:p>
    <w:p w14:paraId="58B0B8C3" w14:textId="77777777" w:rsidR="007C61A3" w:rsidRDefault="007C61A3" w:rsidP="00711FCC">
      <w:pPr>
        <w:pStyle w:val="ListNumberalt2"/>
        <w:numPr>
          <w:ilvl w:val="1"/>
          <w:numId w:val="20"/>
        </w:numPr>
      </w:pPr>
      <w:r w:rsidRPr="005860ED">
        <w:rPr>
          <w:i/>
        </w:rPr>
        <w:t>ri</w:t>
      </w:r>
      <w:r>
        <w:t xml:space="preserve">: Identifier included in the </w:t>
      </w:r>
      <w:r w:rsidR="005910A3">
        <w:t xml:space="preserve">UPDATE </w:t>
      </w:r>
      <w:r w:rsidR="00350072">
        <w:t>r</w:t>
      </w:r>
      <w:r>
        <w:t>equest</w:t>
      </w:r>
    </w:p>
    <w:p w14:paraId="0EACEC2E" w14:textId="77777777" w:rsidR="007C61A3" w:rsidRDefault="007C61A3" w:rsidP="00711FCC">
      <w:pPr>
        <w:pStyle w:val="ListNumberalt2"/>
        <w:numPr>
          <w:ilvl w:val="1"/>
          <w:numId w:val="20"/>
        </w:numPr>
      </w:pPr>
      <w:r>
        <w:rPr>
          <w:i/>
        </w:rPr>
        <w:t>rs</w:t>
      </w:r>
      <w:r w:rsidRPr="005860ED">
        <w:t>:</w:t>
      </w:r>
      <w:r>
        <w:t xml:space="preserve"> The result of the UPDATE </w:t>
      </w:r>
      <w:r w:rsidR="00E94102">
        <w:t>request</w:t>
      </w:r>
    </w:p>
    <w:p w14:paraId="1AED644D" w14:textId="77777777" w:rsidR="00174742" w:rsidRDefault="00174742" w:rsidP="00174742">
      <w:pPr>
        <w:pStyle w:val="PARAGRAPH"/>
      </w:pPr>
      <w:r w:rsidRPr="00174742">
        <w:t>The UPDATE response message may also include the following parameters:</w:t>
      </w:r>
    </w:p>
    <w:p w14:paraId="202D8B4E" w14:textId="77777777" w:rsidR="001C602F" w:rsidRDefault="00E94102" w:rsidP="00711FCC">
      <w:pPr>
        <w:pStyle w:val="ListNumberalt2"/>
        <w:numPr>
          <w:ilvl w:val="1"/>
          <w:numId w:val="20"/>
        </w:numPr>
      </w:pPr>
      <w:r w:rsidRPr="00E94102">
        <w:t xml:space="preserve">cn: </w:t>
      </w:r>
      <w:r w:rsidR="00174742" w:rsidRPr="00174742">
        <w:t>The Resource representation following processing of the UPDATE request</w:t>
      </w:r>
    </w:p>
    <w:p w14:paraId="0E46050F" w14:textId="77777777" w:rsidR="007C61A3" w:rsidRDefault="007C61A3" w:rsidP="00F92D1D">
      <w:pPr>
        <w:pStyle w:val="Heading2"/>
      </w:pPr>
      <w:bookmarkStart w:id="8558" w:name="_Toc404669753"/>
      <w:bookmarkStart w:id="8559" w:name="_Toc509367189"/>
      <w:r>
        <w:t>DELETE</w:t>
      </w:r>
      <w:bookmarkEnd w:id="8558"/>
      <w:bookmarkEnd w:id="8559"/>
    </w:p>
    <w:p w14:paraId="70C40A24" w14:textId="77777777" w:rsidR="00370B4E" w:rsidRDefault="009A37CE" w:rsidP="00C62F9E">
      <w:pPr>
        <w:pStyle w:val="FIGURE"/>
      </w:pPr>
      <w:r w:rsidRPr="009A37CE">
        <w:t xml:space="preserve">The DELETE operation is used to request the removal of a </w:t>
      </w:r>
      <w:r>
        <w:t>R</w:t>
      </w:r>
      <w:r w:rsidRPr="009A37CE">
        <w:t>esource</w:t>
      </w:r>
      <w:r w:rsidR="007C61A3">
        <w:t>.</w:t>
      </w:r>
      <w:r w:rsidR="007C61A3" w:rsidRPr="008A6C7D">
        <w:t xml:space="preserve"> </w:t>
      </w:r>
      <w:r w:rsidR="007C61A3">
        <w:t>The DELETE</w:t>
      </w:r>
      <w:r w:rsidR="007C61A3" w:rsidRPr="0032630A">
        <w:t xml:space="preserve"> operation</w:t>
      </w:r>
      <w:r w:rsidR="007C61A3">
        <w:t xml:space="preserve"> is initiated by the Client and</w:t>
      </w:r>
      <w:r w:rsidR="007C61A3" w:rsidRPr="0032630A">
        <w:t xml:space="preserve"> </w:t>
      </w:r>
      <w:r w:rsidR="007C61A3">
        <w:t xml:space="preserve">consists of three steps, as depicted in </w:t>
      </w:r>
      <w:r w:rsidR="00194F1E">
        <w:fldChar w:fldCharType="begin"/>
      </w:r>
      <w:r w:rsidR="00CD0231">
        <w:instrText xml:space="preserve"> REF _Ref405371077 \h </w:instrText>
      </w:r>
      <w:r w:rsidR="00194F1E">
        <w:fldChar w:fldCharType="separate"/>
      </w:r>
      <w:r w:rsidR="00370B4E">
        <w:rPr>
          <w:noProof/>
          <w:lang w:eastAsia="en-US"/>
        </w:rPr>
        <w:drawing>
          <wp:inline distT="0" distB="0" distL="0" distR="0" wp14:anchorId="1EB92C41" wp14:editId="40E37854">
            <wp:extent cx="2286000" cy="1571625"/>
            <wp:effectExtent l="0" t="0" r="0" b="9525"/>
            <wp:docPr id="141" name="Picture 14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71">
                      <a:extLst>
                        <a:ext uri="{28A0092B-C50C-407E-A947-70E740481C1C}">
                          <a14:useLocalDpi xmlns:a14="http://schemas.microsoft.com/office/drawing/2010/main" val="0"/>
                        </a:ext>
                      </a:extLst>
                    </a:blip>
                    <a:stretch>
                      <a:fillRect/>
                    </a:stretch>
                  </pic:blipFill>
                  <pic:spPr>
                    <a:xfrm>
                      <a:off x="0" y="0"/>
                      <a:ext cx="2286000" cy="1571625"/>
                    </a:xfrm>
                    <a:prstGeom prst="rect">
                      <a:avLst/>
                    </a:prstGeom>
                  </pic:spPr>
                </pic:pic>
              </a:graphicData>
            </a:graphic>
          </wp:inline>
        </w:drawing>
      </w:r>
    </w:p>
    <w:p w14:paraId="480A3A38" w14:textId="77777777" w:rsidR="007C61A3" w:rsidRDefault="00370B4E" w:rsidP="007C61A3">
      <w:pPr>
        <w:pStyle w:val="PARAGRAPH"/>
      </w:pPr>
      <w:r>
        <w:t xml:space="preserve">Figure </w:t>
      </w:r>
      <w:r>
        <w:rPr>
          <w:noProof/>
        </w:rPr>
        <w:t>12</w:t>
      </w:r>
      <w:r w:rsidR="00194F1E">
        <w:fldChar w:fldCharType="end"/>
      </w:r>
      <w:r w:rsidR="00CD0231">
        <w:t xml:space="preserve"> </w:t>
      </w:r>
      <w:r w:rsidR="007C61A3">
        <w:t>and described below.</w:t>
      </w:r>
    </w:p>
    <w:p w14:paraId="4B685654" w14:textId="77777777" w:rsidR="00997854" w:rsidRPr="00D53754" w:rsidRDefault="00997854" w:rsidP="008A68F8">
      <w:pPr>
        <w:pStyle w:val="PARAGRAPH"/>
        <w:jc w:val="center"/>
      </w:pPr>
    </w:p>
    <w:p w14:paraId="7CC4A223" w14:textId="77777777" w:rsidR="00997854" w:rsidRPr="00D53754" w:rsidRDefault="00997854" w:rsidP="00E961AF">
      <w:pPr>
        <w:pStyle w:val="PlantUML"/>
      </w:pPr>
      <w:r w:rsidRPr="00D53754">
        <w:t>@startuml</w:t>
      </w:r>
    </w:p>
    <w:p w14:paraId="1E8D1FD0" w14:textId="77777777" w:rsidR="00997854" w:rsidRPr="00D53754" w:rsidRDefault="00997854" w:rsidP="00E961AF">
      <w:pPr>
        <w:pStyle w:val="PlantUML"/>
      </w:pPr>
    </w:p>
    <w:p w14:paraId="270A3539" w14:textId="77777777" w:rsidR="00997854" w:rsidRPr="00D53754" w:rsidRDefault="00997854" w:rsidP="00E961AF">
      <w:pPr>
        <w:pStyle w:val="PlantUML"/>
      </w:pPr>
      <w:r w:rsidRPr="00D53754">
        <w:t>hide footbox</w:t>
      </w:r>
    </w:p>
    <w:p w14:paraId="4DA88A32" w14:textId="77777777" w:rsidR="00997854" w:rsidRPr="00D53754" w:rsidRDefault="00997854" w:rsidP="00E961AF">
      <w:pPr>
        <w:pStyle w:val="PlantUML"/>
      </w:pPr>
      <w:r w:rsidRPr="00D53754">
        <w:t>participant Client</w:t>
      </w:r>
    </w:p>
    <w:p w14:paraId="55CA8CBC" w14:textId="77777777" w:rsidR="00997854" w:rsidRPr="00D53754" w:rsidRDefault="00997854" w:rsidP="00E961AF">
      <w:pPr>
        <w:pStyle w:val="PlantUML"/>
      </w:pPr>
      <w:r w:rsidRPr="00D53754">
        <w:t>participant Server</w:t>
      </w:r>
    </w:p>
    <w:p w14:paraId="5685E9B4" w14:textId="77777777" w:rsidR="00997854" w:rsidRPr="00D53754" w:rsidRDefault="00997854" w:rsidP="00E961AF">
      <w:pPr>
        <w:pStyle w:val="PlantUML"/>
      </w:pPr>
    </w:p>
    <w:p w14:paraId="6A637D53" w14:textId="77777777" w:rsidR="00997854" w:rsidRPr="00D53754" w:rsidRDefault="00997854" w:rsidP="00E961AF">
      <w:pPr>
        <w:pStyle w:val="PlantUML"/>
      </w:pPr>
      <w:r w:rsidRPr="00D53754">
        <w:t>Client-&gt;Server: 1: DELETE Request</w:t>
      </w:r>
    </w:p>
    <w:p w14:paraId="05CBB851" w14:textId="77777777" w:rsidR="00997854" w:rsidRPr="00D53754" w:rsidRDefault="00997854" w:rsidP="00E961AF">
      <w:pPr>
        <w:pStyle w:val="PlantUML"/>
      </w:pPr>
      <w:r w:rsidRPr="00D53754">
        <w:t>rnote over Server: 2: Processing</w:t>
      </w:r>
    </w:p>
    <w:p w14:paraId="736AA2C3" w14:textId="77777777" w:rsidR="00997854" w:rsidRPr="00D53754" w:rsidRDefault="00997854" w:rsidP="00E961AF">
      <w:pPr>
        <w:pStyle w:val="PlantUML"/>
      </w:pPr>
      <w:r w:rsidRPr="00D53754">
        <w:t>Server-&gt;Client: 3: DELETE Response</w:t>
      </w:r>
    </w:p>
    <w:p w14:paraId="5CF2FA8A" w14:textId="77777777" w:rsidR="00997854" w:rsidRPr="00D53754" w:rsidRDefault="00997854" w:rsidP="00E961AF">
      <w:pPr>
        <w:pStyle w:val="PlantUML"/>
      </w:pPr>
      <w:r w:rsidRPr="00D53754">
        <w:t>@enduml</w:t>
      </w:r>
    </w:p>
    <w:p w14:paraId="708268F4" w14:textId="77777777" w:rsidR="00E961AF" w:rsidRDefault="00E961AF" w:rsidP="00C62F9E">
      <w:pPr>
        <w:pStyle w:val="FIGURE"/>
      </w:pPr>
      <w:bookmarkStart w:id="8560" w:name="_Ref405371077"/>
      <w:r>
        <w:rPr>
          <w:noProof/>
          <w:lang w:eastAsia="en-US"/>
        </w:rPr>
        <w:drawing>
          <wp:inline distT="0" distB="0" distL="0" distR="0" wp14:anchorId="1EB92C41" wp14:editId="40E37854">
            <wp:extent cx="2286000" cy="1571625"/>
            <wp:effectExtent l="0" t="0" r="0" b="9525"/>
            <wp:docPr id="27" name="Picture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71">
                      <a:extLst>
                        <a:ext uri="{28A0092B-C50C-407E-A947-70E740481C1C}">
                          <a14:useLocalDpi xmlns:a14="http://schemas.microsoft.com/office/drawing/2010/main" val="0"/>
                        </a:ext>
                      </a:extLst>
                    </a:blip>
                    <a:stretch>
                      <a:fillRect/>
                    </a:stretch>
                  </pic:blipFill>
                  <pic:spPr>
                    <a:xfrm>
                      <a:off x="0" y="0"/>
                      <a:ext cx="2286000" cy="1571625"/>
                    </a:xfrm>
                    <a:prstGeom prst="rect">
                      <a:avLst/>
                    </a:prstGeom>
                  </pic:spPr>
                </pic:pic>
              </a:graphicData>
            </a:graphic>
          </wp:inline>
        </w:drawing>
      </w:r>
    </w:p>
    <w:p w14:paraId="56015D43" w14:textId="77777777" w:rsidR="007C61A3" w:rsidRDefault="007C61A3" w:rsidP="00485BDF">
      <w:pPr>
        <w:pStyle w:val="FIGURE-title"/>
      </w:pPr>
      <w:bookmarkStart w:id="8561" w:name="_Toc509367527"/>
      <w:r>
        <w:t xml:space="preserve">Figure </w:t>
      </w:r>
      <w:r w:rsidR="00194F1E">
        <w:fldChar w:fldCharType="begin"/>
      </w:r>
      <w:r w:rsidR="007B07C5">
        <w:instrText xml:space="preserve"> SEQ Figure \* ARABIC </w:instrText>
      </w:r>
      <w:r w:rsidR="00194F1E">
        <w:fldChar w:fldCharType="separate"/>
      </w:r>
      <w:r w:rsidR="00370B4E">
        <w:rPr>
          <w:noProof/>
        </w:rPr>
        <w:t>12</w:t>
      </w:r>
      <w:r w:rsidR="00194F1E">
        <w:rPr>
          <w:noProof/>
        </w:rPr>
        <w:fldChar w:fldCharType="end"/>
      </w:r>
      <w:bookmarkEnd w:id="8560"/>
      <w:r w:rsidR="00B80D22">
        <w:t>.</w:t>
      </w:r>
      <w:r>
        <w:rPr>
          <w:rFonts w:hint="eastAsia"/>
        </w:rPr>
        <w:t xml:space="preserve"> DELETE operation</w:t>
      </w:r>
      <w:bookmarkEnd w:id="8561"/>
    </w:p>
    <w:p w14:paraId="0D63C0AA" w14:textId="77777777" w:rsidR="007C61A3" w:rsidRDefault="007C61A3" w:rsidP="00F92D1D">
      <w:pPr>
        <w:pStyle w:val="Heading3"/>
      </w:pPr>
      <w:bookmarkStart w:id="8562" w:name="_Toc509367190"/>
      <w:r>
        <w:lastRenderedPageBreak/>
        <w:t xml:space="preserve">DELETE </w:t>
      </w:r>
      <w:r w:rsidR="00786427">
        <w:t>r</w:t>
      </w:r>
      <w:r>
        <w:t>equest</w:t>
      </w:r>
      <w:bookmarkEnd w:id="8562"/>
    </w:p>
    <w:p w14:paraId="46E2EDC2" w14:textId="77777777" w:rsidR="007C61A3" w:rsidRDefault="007C61A3" w:rsidP="00216F2D">
      <w:pPr>
        <w:pStyle w:val="PARAGRAPH"/>
      </w:pPr>
      <w:r w:rsidRPr="00216F2D">
        <w:t>DELETE</w:t>
      </w:r>
      <w:r>
        <w:t xml:space="preserve"> </w:t>
      </w:r>
      <w:r w:rsidR="00350072">
        <w:t>r</w:t>
      </w:r>
      <w:r>
        <w:t xml:space="preserve">equest message is transmitted by the Client to the Server to delete a Resource on the Server. The DELETE </w:t>
      </w:r>
      <w:r w:rsidR="00350072">
        <w:t>r</w:t>
      </w:r>
      <w:r>
        <w:t xml:space="preserve">equest message </w:t>
      </w:r>
      <w:r w:rsidR="005E6E93">
        <w:t xml:space="preserve">will </w:t>
      </w:r>
      <w:r>
        <w:t>carry the following parameters:</w:t>
      </w:r>
    </w:p>
    <w:p w14:paraId="0AC80791" w14:textId="77777777" w:rsidR="007C61A3" w:rsidRDefault="007C61A3" w:rsidP="00711FCC">
      <w:pPr>
        <w:pStyle w:val="ListNumberalt2"/>
        <w:numPr>
          <w:ilvl w:val="1"/>
          <w:numId w:val="20"/>
        </w:numPr>
      </w:pPr>
      <w:r w:rsidRPr="005860ED">
        <w:rPr>
          <w:i/>
        </w:rPr>
        <w:t>fr</w:t>
      </w:r>
      <w:r>
        <w:t>: Unique identifier of the Client</w:t>
      </w:r>
    </w:p>
    <w:p w14:paraId="36D70238" w14:textId="77777777" w:rsidR="007C61A3" w:rsidRPr="008679DF" w:rsidRDefault="007C61A3" w:rsidP="00711FCC">
      <w:pPr>
        <w:pStyle w:val="ListNumberalt2"/>
        <w:numPr>
          <w:ilvl w:val="1"/>
          <w:numId w:val="20"/>
        </w:numPr>
      </w:pPr>
      <w:r w:rsidRPr="00156FAF">
        <w:rPr>
          <w:i/>
        </w:rPr>
        <w:t>to</w:t>
      </w:r>
      <w:r w:rsidRPr="00156FAF">
        <w:t xml:space="preserve">: </w:t>
      </w:r>
      <w:r w:rsidRPr="008679DF">
        <w:t xml:space="preserve">URI of the target resource which </w:t>
      </w:r>
      <w:r>
        <w:t xml:space="preserve">is the target of </w:t>
      </w:r>
      <w:r w:rsidR="00AB18F7">
        <w:t>deletion</w:t>
      </w:r>
      <w:r>
        <w:t xml:space="preserve"> </w:t>
      </w:r>
    </w:p>
    <w:p w14:paraId="717CEF30" w14:textId="77777777" w:rsidR="007C61A3" w:rsidRDefault="007C61A3" w:rsidP="00711FCC">
      <w:pPr>
        <w:pStyle w:val="ListNumberalt2"/>
        <w:numPr>
          <w:ilvl w:val="1"/>
          <w:numId w:val="20"/>
        </w:numPr>
      </w:pPr>
      <w:r w:rsidRPr="005860ED">
        <w:rPr>
          <w:i/>
        </w:rPr>
        <w:t>ri</w:t>
      </w:r>
      <w:r>
        <w:t xml:space="preserve">: Identifier of the DELETE </w:t>
      </w:r>
      <w:r w:rsidR="00350072">
        <w:t>r</w:t>
      </w:r>
      <w:r>
        <w:t>equest</w:t>
      </w:r>
    </w:p>
    <w:p w14:paraId="60F10443" w14:textId="77777777" w:rsidR="007C61A3" w:rsidRDefault="007C61A3" w:rsidP="00711FCC">
      <w:pPr>
        <w:pStyle w:val="ListNumberalt2"/>
        <w:numPr>
          <w:ilvl w:val="1"/>
          <w:numId w:val="20"/>
        </w:numPr>
      </w:pPr>
      <w:r w:rsidRPr="005860ED">
        <w:rPr>
          <w:i/>
        </w:rPr>
        <w:t>op</w:t>
      </w:r>
      <w:r>
        <w:t>: DELETE</w:t>
      </w:r>
    </w:p>
    <w:p w14:paraId="193D7A0D" w14:textId="77777777" w:rsidR="007C61A3" w:rsidRDefault="007C61A3" w:rsidP="00F92D1D">
      <w:pPr>
        <w:pStyle w:val="Heading3"/>
      </w:pPr>
      <w:bookmarkStart w:id="8563" w:name="_Toc509367191"/>
      <w:r>
        <w:t>Processing by the Server</w:t>
      </w:r>
      <w:bookmarkEnd w:id="8563"/>
    </w:p>
    <w:p w14:paraId="667FF3ED" w14:textId="77777777" w:rsidR="007C61A3" w:rsidRDefault="007C61A3" w:rsidP="00EE59EE">
      <w:pPr>
        <w:pStyle w:val="PARAGRAPH"/>
      </w:pPr>
      <w:r>
        <w:t xml:space="preserve">Following the receipt of a DELETE </w:t>
      </w:r>
      <w:r w:rsidR="00350072">
        <w:t>r</w:t>
      </w:r>
      <w:r>
        <w:t xml:space="preserve">equest, the Server may validate if the Client has the appropriate rights for deleting the identified resource, and whether the identified resource exists. If the validation is successful, the Server removes the requested resource and deletes all the associated information. The Server caches the value of </w:t>
      </w:r>
      <w:proofErr w:type="gramStart"/>
      <w:r w:rsidRPr="005860ED">
        <w:rPr>
          <w:i/>
        </w:rPr>
        <w:t>ri</w:t>
      </w:r>
      <w:proofErr w:type="gramEnd"/>
      <w:r>
        <w:t xml:space="preserve"> parameter in the DELETE </w:t>
      </w:r>
      <w:r w:rsidR="00350072">
        <w:t>r</w:t>
      </w:r>
      <w:r>
        <w:t xml:space="preserve">equest for use in the response. </w:t>
      </w:r>
    </w:p>
    <w:p w14:paraId="55BDB592" w14:textId="77777777" w:rsidR="007C61A3" w:rsidRDefault="007C61A3" w:rsidP="00F92D1D">
      <w:pPr>
        <w:pStyle w:val="Heading3"/>
      </w:pPr>
      <w:bookmarkStart w:id="8564" w:name="_Toc509367192"/>
      <w:r>
        <w:t xml:space="preserve">DELETE </w:t>
      </w:r>
      <w:r w:rsidR="00786427">
        <w:t>r</w:t>
      </w:r>
      <w:r>
        <w:t>esponse</w:t>
      </w:r>
      <w:bookmarkEnd w:id="8564"/>
      <w:r w:rsidRPr="00714AAE">
        <w:t xml:space="preserve"> </w:t>
      </w:r>
    </w:p>
    <w:p w14:paraId="69EB8026" w14:textId="77777777" w:rsidR="007C61A3" w:rsidRDefault="007C61A3" w:rsidP="00EE59EE">
      <w:pPr>
        <w:pStyle w:val="PARAGRAPH"/>
      </w:pPr>
      <w:r>
        <w:t xml:space="preserve">The Server </w:t>
      </w:r>
      <w:r w:rsidR="00F13B86">
        <w:t xml:space="preserve">shall </w:t>
      </w:r>
      <w:r>
        <w:t xml:space="preserve">transmit a DELETE </w:t>
      </w:r>
      <w:r w:rsidR="003B63CF">
        <w:t>r</w:t>
      </w:r>
      <w:r>
        <w:t xml:space="preserve">esponse message in response to a DELETE </w:t>
      </w:r>
      <w:r w:rsidR="00350072">
        <w:t>r</w:t>
      </w:r>
      <w:r>
        <w:t xml:space="preserve">equest message from a Client. The DELETE </w:t>
      </w:r>
      <w:r w:rsidR="003B63CF">
        <w:t>r</w:t>
      </w:r>
      <w:r>
        <w:t xml:space="preserve">esponse message </w:t>
      </w:r>
      <w:r w:rsidR="005E6E93">
        <w:t xml:space="preserve">will </w:t>
      </w:r>
      <w:r>
        <w:t>include the following parameters.</w:t>
      </w:r>
    </w:p>
    <w:p w14:paraId="0AA0110B" w14:textId="77777777" w:rsidR="007C61A3" w:rsidRDefault="007C61A3" w:rsidP="00711FCC">
      <w:pPr>
        <w:pStyle w:val="ListNumberalt2"/>
        <w:numPr>
          <w:ilvl w:val="1"/>
          <w:numId w:val="20"/>
        </w:numPr>
      </w:pPr>
      <w:r w:rsidRPr="005860ED">
        <w:rPr>
          <w:i/>
        </w:rPr>
        <w:t>fr</w:t>
      </w:r>
      <w:r>
        <w:t>: Unique identifier of the Server</w:t>
      </w:r>
    </w:p>
    <w:p w14:paraId="39BA814D" w14:textId="77777777" w:rsidR="007C61A3" w:rsidRPr="005860ED" w:rsidRDefault="007C61A3" w:rsidP="00711FCC">
      <w:pPr>
        <w:pStyle w:val="ListNumberalt2"/>
        <w:numPr>
          <w:ilvl w:val="1"/>
          <w:numId w:val="20"/>
        </w:numPr>
      </w:pPr>
      <w:r w:rsidRPr="00C2019E">
        <w:rPr>
          <w:i/>
        </w:rPr>
        <w:t>to</w:t>
      </w:r>
      <w:r w:rsidRPr="00C2019E">
        <w:t xml:space="preserve">: </w:t>
      </w:r>
      <w:r w:rsidRPr="005860ED">
        <w:t>U</w:t>
      </w:r>
      <w:r>
        <w:t>nique identifier of the Client</w:t>
      </w:r>
    </w:p>
    <w:p w14:paraId="42FF4A8D" w14:textId="77777777" w:rsidR="007C61A3" w:rsidRDefault="007C61A3" w:rsidP="00711FCC">
      <w:pPr>
        <w:pStyle w:val="ListNumberalt2"/>
        <w:numPr>
          <w:ilvl w:val="1"/>
          <w:numId w:val="20"/>
        </w:numPr>
      </w:pPr>
      <w:r w:rsidRPr="005860ED">
        <w:rPr>
          <w:i/>
        </w:rPr>
        <w:t>ri</w:t>
      </w:r>
      <w:r>
        <w:t xml:space="preserve">: Identifier included in the DELETE </w:t>
      </w:r>
      <w:r w:rsidR="00350072">
        <w:t>r</w:t>
      </w:r>
      <w:r>
        <w:t>equest</w:t>
      </w:r>
    </w:p>
    <w:p w14:paraId="56DBEC6C" w14:textId="77777777" w:rsidR="007C61A3" w:rsidRDefault="007C61A3" w:rsidP="00711FCC">
      <w:pPr>
        <w:pStyle w:val="ListNumberalt2"/>
        <w:numPr>
          <w:ilvl w:val="1"/>
          <w:numId w:val="20"/>
        </w:numPr>
      </w:pPr>
      <w:r>
        <w:rPr>
          <w:i/>
        </w:rPr>
        <w:t>rs</w:t>
      </w:r>
      <w:r w:rsidRPr="005860ED">
        <w:t>:</w:t>
      </w:r>
      <w:r>
        <w:t xml:space="preserve"> The result of the DELETE operation</w:t>
      </w:r>
    </w:p>
    <w:p w14:paraId="4E09C5F9" w14:textId="77777777" w:rsidR="007C61A3" w:rsidRPr="00565DB6" w:rsidRDefault="007C61A3" w:rsidP="00F92D1D">
      <w:pPr>
        <w:pStyle w:val="Heading2"/>
      </w:pPr>
      <w:bookmarkStart w:id="8565" w:name="_Toc404669754"/>
      <w:bookmarkStart w:id="8566" w:name="_Toc509367193"/>
      <w:r w:rsidRPr="00EE5989">
        <w:t>N</w:t>
      </w:r>
      <w:r>
        <w:t>OTIFY</w:t>
      </w:r>
      <w:bookmarkEnd w:id="8565"/>
      <w:bookmarkEnd w:id="8566"/>
    </w:p>
    <w:p w14:paraId="67FCBA05" w14:textId="77777777" w:rsidR="007C61A3" w:rsidRDefault="00406A96" w:rsidP="007C61A3">
      <w:pPr>
        <w:pStyle w:val="PARAGRAPH"/>
      </w:pPr>
      <w:r w:rsidRPr="00406A96">
        <w:t>The NOTIFY operation is used to request asynchronous notification of state changes</w:t>
      </w:r>
      <w:r>
        <w:t xml:space="preserve">. </w:t>
      </w:r>
      <w:r w:rsidR="007C61A3">
        <w:t xml:space="preserve">Complete description of </w:t>
      </w:r>
      <w:r w:rsidR="009A37CE">
        <w:t xml:space="preserve">the </w:t>
      </w:r>
      <w:r w:rsidR="007C61A3">
        <w:t>NOTIFY operation is provided in</w:t>
      </w:r>
      <w:r w:rsidR="00310330">
        <w:t xml:space="preserve"> </w:t>
      </w:r>
      <w:r w:rsidR="004C5827">
        <w:t xml:space="preserve">section </w:t>
      </w:r>
      <w:r w:rsidR="00194F1E">
        <w:fldChar w:fldCharType="begin"/>
      </w:r>
      <w:r w:rsidR="00310330">
        <w:instrText xml:space="preserve"> REF _Ref410817252 \r \h </w:instrText>
      </w:r>
      <w:r w:rsidR="00194F1E">
        <w:fldChar w:fldCharType="separate"/>
      </w:r>
      <w:r w:rsidR="00370B4E">
        <w:t>11.4</w:t>
      </w:r>
      <w:r w:rsidR="00194F1E">
        <w:fldChar w:fldCharType="end"/>
      </w:r>
      <w:r w:rsidR="007C61A3">
        <w:t xml:space="preserve">. </w:t>
      </w:r>
      <w:r w:rsidR="009A37CE">
        <w:t xml:space="preserve">The </w:t>
      </w:r>
      <w:r w:rsidR="007C61A3">
        <w:t xml:space="preserve">NOTIFY operation uses </w:t>
      </w:r>
      <w:r>
        <w:t>the</w:t>
      </w:r>
      <w:r w:rsidR="009A37CE">
        <w:t xml:space="preserve"> </w:t>
      </w:r>
      <w:r w:rsidR="007C61A3">
        <w:t xml:space="preserve">NOTIFICATION </w:t>
      </w:r>
      <w:r w:rsidR="003B63CF">
        <w:t>r</w:t>
      </w:r>
      <w:r w:rsidR="007C61A3">
        <w:t>esponse message which is defined here.</w:t>
      </w:r>
    </w:p>
    <w:p w14:paraId="6579467A" w14:textId="77777777" w:rsidR="007C61A3" w:rsidRDefault="007C61A3" w:rsidP="00F92D1D">
      <w:pPr>
        <w:pStyle w:val="Heading4"/>
      </w:pPr>
      <w:bookmarkStart w:id="8567" w:name="_Ref409474763"/>
      <w:r>
        <w:t xml:space="preserve">NOTIFICATION </w:t>
      </w:r>
      <w:r w:rsidR="00786427">
        <w:t>r</w:t>
      </w:r>
      <w:r>
        <w:t>esponse</w:t>
      </w:r>
      <w:bookmarkEnd w:id="8567"/>
    </w:p>
    <w:p w14:paraId="7891AF67" w14:textId="77777777" w:rsidR="007C61A3" w:rsidRDefault="00406A96" w:rsidP="009017A3">
      <w:pPr>
        <w:pStyle w:val="PARAGRAPH"/>
      </w:pPr>
      <w:r>
        <w:t>The</w:t>
      </w:r>
      <w:r w:rsidR="009A37CE">
        <w:t xml:space="preserve"> </w:t>
      </w:r>
      <w:r w:rsidR="007C61A3">
        <w:t xml:space="preserve">NOTIFICATION </w:t>
      </w:r>
      <w:r w:rsidR="003B63CF">
        <w:t>r</w:t>
      </w:r>
      <w:r w:rsidR="007C61A3">
        <w:t xml:space="preserve">esponse message is sent by a Server </w:t>
      </w:r>
      <w:r w:rsidR="007C61A3" w:rsidRPr="00593E76">
        <w:t xml:space="preserve">to notify the </w:t>
      </w:r>
      <w:r w:rsidR="00981AE2">
        <w:rPr>
          <w:rFonts w:eastAsiaTheme="minorEastAsia" w:hint="eastAsia"/>
          <w:lang w:eastAsia="ko-KR"/>
        </w:rPr>
        <w:t>URLs</w:t>
      </w:r>
      <w:r w:rsidR="00981AE2">
        <w:t xml:space="preserve"> </w:t>
      </w:r>
      <w:r w:rsidR="007C61A3">
        <w:t xml:space="preserve">identified by the </w:t>
      </w:r>
      <w:r w:rsidR="007C61A3" w:rsidRPr="00593E76">
        <w:t>Client</w:t>
      </w:r>
      <w:r w:rsidR="007C61A3">
        <w:t xml:space="preserve"> of a state change</w:t>
      </w:r>
      <w:r w:rsidR="007C61A3" w:rsidRPr="00593E76">
        <w:t>.</w:t>
      </w:r>
      <w:r w:rsidR="007C61A3">
        <w:t xml:space="preserve"> The NOTIFICATION </w:t>
      </w:r>
      <w:r w:rsidR="003B63CF">
        <w:t>r</w:t>
      </w:r>
      <w:r w:rsidR="007C61A3">
        <w:t>esponse message carries the following parameters.</w:t>
      </w:r>
    </w:p>
    <w:p w14:paraId="0802F0A4" w14:textId="77777777" w:rsidR="007C61A3" w:rsidRDefault="007C61A3" w:rsidP="00711FCC">
      <w:pPr>
        <w:pStyle w:val="ListNumberalt2"/>
        <w:numPr>
          <w:ilvl w:val="1"/>
          <w:numId w:val="20"/>
        </w:numPr>
      </w:pPr>
      <w:r w:rsidRPr="005860ED">
        <w:rPr>
          <w:i/>
        </w:rPr>
        <w:t>fr</w:t>
      </w:r>
      <w:r>
        <w:t>: Unique identifier of the Server</w:t>
      </w:r>
    </w:p>
    <w:p w14:paraId="73D67E8B" w14:textId="77777777" w:rsidR="007C61A3" w:rsidRPr="005860ED" w:rsidRDefault="007C61A3" w:rsidP="00711FCC">
      <w:pPr>
        <w:pStyle w:val="ListNumberalt2"/>
        <w:numPr>
          <w:ilvl w:val="1"/>
          <w:numId w:val="20"/>
        </w:numPr>
      </w:pPr>
      <w:r w:rsidRPr="00C2019E">
        <w:rPr>
          <w:i/>
        </w:rPr>
        <w:t>to</w:t>
      </w:r>
      <w:r w:rsidRPr="00C2019E">
        <w:t xml:space="preserve">: </w:t>
      </w:r>
      <w:r>
        <w:t xml:space="preserve">URI of the Resource target of the NOTIFICATION message </w:t>
      </w:r>
    </w:p>
    <w:p w14:paraId="06C198D4" w14:textId="77777777" w:rsidR="007C61A3" w:rsidRDefault="007C61A3" w:rsidP="00711FCC">
      <w:pPr>
        <w:pStyle w:val="ListNumberalt2"/>
        <w:numPr>
          <w:ilvl w:val="1"/>
          <w:numId w:val="20"/>
        </w:numPr>
      </w:pPr>
      <w:r w:rsidRPr="005860ED">
        <w:rPr>
          <w:i/>
        </w:rPr>
        <w:t>ri</w:t>
      </w:r>
      <w:r>
        <w:t xml:space="preserve">: Identifier included in the CREATE </w:t>
      </w:r>
      <w:r w:rsidR="00350072">
        <w:t>r</w:t>
      </w:r>
      <w:r>
        <w:t>equest</w:t>
      </w:r>
    </w:p>
    <w:p w14:paraId="4C10BA15" w14:textId="77777777" w:rsidR="007C61A3" w:rsidRDefault="007C61A3" w:rsidP="00711FCC">
      <w:pPr>
        <w:pStyle w:val="ListNumberalt2"/>
        <w:numPr>
          <w:ilvl w:val="1"/>
          <w:numId w:val="20"/>
        </w:numPr>
      </w:pPr>
      <w:r>
        <w:rPr>
          <w:i/>
        </w:rPr>
        <w:t>op</w:t>
      </w:r>
      <w:r w:rsidRPr="005860ED">
        <w:t>:</w:t>
      </w:r>
      <w:r>
        <w:t xml:space="preserve"> NOTIFY</w:t>
      </w:r>
    </w:p>
    <w:p w14:paraId="38BF92E4" w14:textId="77777777" w:rsidR="007C61A3" w:rsidRPr="007A0A2B" w:rsidRDefault="007C61A3" w:rsidP="00711FCC">
      <w:pPr>
        <w:pStyle w:val="ListNumberalt2"/>
        <w:numPr>
          <w:ilvl w:val="1"/>
          <w:numId w:val="20"/>
        </w:numPr>
      </w:pPr>
      <w:r>
        <w:rPr>
          <w:i/>
        </w:rPr>
        <w:t>cn</w:t>
      </w:r>
      <w:r w:rsidRPr="008679DF">
        <w:t>:</w:t>
      </w:r>
      <w:r>
        <w:t xml:space="preserve"> The updated state of the resource</w:t>
      </w:r>
    </w:p>
    <w:p w14:paraId="287317CF" w14:textId="77777777" w:rsidR="006B480F" w:rsidRDefault="00AE4525" w:rsidP="00B821C9">
      <w:pPr>
        <w:pStyle w:val="Heading1"/>
      </w:pPr>
      <w:bookmarkStart w:id="8568" w:name="_Toc409458330"/>
      <w:bookmarkStart w:id="8569" w:name="_Toc409459066"/>
      <w:bookmarkStart w:id="8570" w:name="_Toc409459683"/>
      <w:bookmarkStart w:id="8571" w:name="_Toc409460304"/>
      <w:bookmarkStart w:id="8572" w:name="_Toc409465161"/>
      <w:bookmarkStart w:id="8573" w:name="_Toc409465787"/>
      <w:bookmarkStart w:id="8574" w:name="_Toc409466413"/>
      <w:bookmarkStart w:id="8575" w:name="_Toc409467055"/>
      <w:bookmarkStart w:id="8576" w:name="_Toc409467683"/>
      <w:bookmarkStart w:id="8577" w:name="_Toc409468308"/>
      <w:bookmarkStart w:id="8578" w:name="_Toc409468931"/>
      <w:bookmarkStart w:id="8579" w:name="_Toc409469550"/>
      <w:bookmarkStart w:id="8580" w:name="_Toc409470165"/>
      <w:bookmarkStart w:id="8581" w:name="_Toc409470780"/>
      <w:bookmarkStart w:id="8582" w:name="_Toc409471394"/>
      <w:bookmarkStart w:id="8583" w:name="_Toc409472005"/>
      <w:bookmarkStart w:id="8584" w:name="_Toc409472615"/>
      <w:bookmarkStart w:id="8585" w:name="_Toc409473224"/>
      <w:bookmarkStart w:id="8586" w:name="_Toc409473839"/>
      <w:bookmarkStart w:id="8587" w:name="_Toc409474457"/>
      <w:bookmarkStart w:id="8588" w:name="_Toc409475101"/>
      <w:bookmarkStart w:id="8589" w:name="_Toc409512202"/>
      <w:bookmarkStart w:id="8590" w:name="_Toc409458331"/>
      <w:bookmarkStart w:id="8591" w:name="_Toc409459067"/>
      <w:bookmarkStart w:id="8592" w:name="_Toc409459684"/>
      <w:bookmarkStart w:id="8593" w:name="_Toc409460305"/>
      <w:bookmarkStart w:id="8594" w:name="_Toc409465162"/>
      <w:bookmarkStart w:id="8595" w:name="_Toc409465788"/>
      <w:bookmarkStart w:id="8596" w:name="_Toc409466414"/>
      <w:bookmarkStart w:id="8597" w:name="_Toc409467056"/>
      <w:bookmarkStart w:id="8598" w:name="_Toc409467684"/>
      <w:bookmarkStart w:id="8599" w:name="_Toc409468309"/>
      <w:bookmarkStart w:id="8600" w:name="_Toc409468932"/>
      <w:bookmarkStart w:id="8601" w:name="_Toc409469551"/>
      <w:bookmarkStart w:id="8602" w:name="_Toc409470166"/>
      <w:bookmarkStart w:id="8603" w:name="_Toc409470781"/>
      <w:bookmarkStart w:id="8604" w:name="_Toc409471395"/>
      <w:bookmarkStart w:id="8605" w:name="_Toc409472006"/>
      <w:bookmarkStart w:id="8606" w:name="_Toc409472616"/>
      <w:bookmarkStart w:id="8607" w:name="_Toc409473225"/>
      <w:bookmarkStart w:id="8608" w:name="_Toc409473840"/>
      <w:bookmarkStart w:id="8609" w:name="_Toc409474458"/>
      <w:bookmarkStart w:id="8610" w:name="_Toc409475102"/>
      <w:bookmarkStart w:id="8611" w:name="_Toc409512203"/>
      <w:bookmarkStart w:id="8612" w:name="_Toc409458332"/>
      <w:bookmarkStart w:id="8613" w:name="_Toc409459068"/>
      <w:bookmarkStart w:id="8614" w:name="_Toc409459685"/>
      <w:bookmarkStart w:id="8615" w:name="_Toc409460306"/>
      <w:bookmarkStart w:id="8616" w:name="_Toc409465163"/>
      <w:bookmarkStart w:id="8617" w:name="_Toc409465789"/>
      <w:bookmarkStart w:id="8618" w:name="_Toc409466415"/>
      <w:bookmarkStart w:id="8619" w:name="_Toc409467057"/>
      <w:bookmarkStart w:id="8620" w:name="_Toc409467685"/>
      <w:bookmarkStart w:id="8621" w:name="_Toc409468310"/>
      <w:bookmarkStart w:id="8622" w:name="_Toc409468933"/>
      <w:bookmarkStart w:id="8623" w:name="_Toc409469552"/>
      <w:bookmarkStart w:id="8624" w:name="_Toc409470167"/>
      <w:bookmarkStart w:id="8625" w:name="_Toc409470782"/>
      <w:bookmarkStart w:id="8626" w:name="_Toc409471396"/>
      <w:bookmarkStart w:id="8627" w:name="_Toc409472007"/>
      <w:bookmarkStart w:id="8628" w:name="_Toc409472617"/>
      <w:bookmarkStart w:id="8629" w:name="_Toc409473226"/>
      <w:bookmarkStart w:id="8630" w:name="_Toc409473841"/>
      <w:bookmarkStart w:id="8631" w:name="_Toc409474459"/>
      <w:bookmarkStart w:id="8632" w:name="_Toc409475103"/>
      <w:bookmarkStart w:id="8633" w:name="_Toc409512204"/>
      <w:bookmarkStart w:id="8634" w:name="_Toc409458355"/>
      <w:bookmarkStart w:id="8635" w:name="_Toc409459091"/>
      <w:bookmarkStart w:id="8636" w:name="_Toc409459708"/>
      <w:bookmarkStart w:id="8637" w:name="_Toc409460329"/>
      <w:bookmarkStart w:id="8638" w:name="_Toc409465186"/>
      <w:bookmarkStart w:id="8639" w:name="_Toc409465812"/>
      <w:bookmarkStart w:id="8640" w:name="_Toc409466438"/>
      <w:bookmarkStart w:id="8641" w:name="_Toc409467080"/>
      <w:bookmarkStart w:id="8642" w:name="_Toc409467708"/>
      <w:bookmarkStart w:id="8643" w:name="_Toc409468333"/>
      <w:bookmarkStart w:id="8644" w:name="_Toc409468956"/>
      <w:bookmarkStart w:id="8645" w:name="_Toc409469575"/>
      <w:bookmarkStart w:id="8646" w:name="_Toc409470190"/>
      <w:bookmarkStart w:id="8647" w:name="_Toc409470805"/>
      <w:bookmarkStart w:id="8648" w:name="_Toc409471419"/>
      <w:bookmarkStart w:id="8649" w:name="_Toc409472030"/>
      <w:bookmarkStart w:id="8650" w:name="_Toc409472640"/>
      <w:bookmarkStart w:id="8651" w:name="_Toc409473249"/>
      <w:bookmarkStart w:id="8652" w:name="_Toc409473864"/>
      <w:bookmarkStart w:id="8653" w:name="_Toc409474482"/>
      <w:bookmarkStart w:id="8654" w:name="_Toc409475126"/>
      <w:bookmarkStart w:id="8655" w:name="_Toc409512227"/>
      <w:bookmarkStart w:id="8656" w:name="_Toc409458363"/>
      <w:bookmarkStart w:id="8657" w:name="_Toc409459099"/>
      <w:bookmarkStart w:id="8658" w:name="_Toc409459716"/>
      <w:bookmarkStart w:id="8659" w:name="_Toc409460337"/>
      <w:bookmarkStart w:id="8660" w:name="_Toc409465194"/>
      <w:bookmarkStart w:id="8661" w:name="_Toc409465820"/>
      <w:bookmarkStart w:id="8662" w:name="_Toc409466446"/>
      <w:bookmarkStart w:id="8663" w:name="_Toc409467088"/>
      <w:bookmarkStart w:id="8664" w:name="_Toc409467716"/>
      <w:bookmarkStart w:id="8665" w:name="_Toc409468341"/>
      <w:bookmarkStart w:id="8666" w:name="_Toc409468964"/>
      <w:bookmarkStart w:id="8667" w:name="_Toc409469583"/>
      <w:bookmarkStart w:id="8668" w:name="_Toc409470198"/>
      <w:bookmarkStart w:id="8669" w:name="_Toc409470813"/>
      <w:bookmarkStart w:id="8670" w:name="_Toc409471427"/>
      <w:bookmarkStart w:id="8671" w:name="_Toc409472038"/>
      <w:bookmarkStart w:id="8672" w:name="_Toc409472648"/>
      <w:bookmarkStart w:id="8673" w:name="_Toc409473257"/>
      <w:bookmarkStart w:id="8674" w:name="_Toc409473872"/>
      <w:bookmarkStart w:id="8675" w:name="_Toc409474490"/>
      <w:bookmarkStart w:id="8676" w:name="_Toc409475134"/>
      <w:bookmarkStart w:id="8677" w:name="_Toc409512235"/>
      <w:bookmarkStart w:id="8678" w:name="_Toc409458364"/>
      <w:bookmarkStart w:id="8679" w:name="_Toc409459100"/>
      <w:bookmarkStart w:id="8680" w:name="_Toc409459717"/>
      <w:bookmarkStart w:id="8681" w:name="_Toc409460338"/>
      <w:bookmarkStart w:id="8682" w:name="_Toc409465195"/>
      <w:bookmarkStart w:id="8683" w:name="_Toc409465821"/>
      <w:bookmarkStart w:id="8684" w:name="_Toc409466447"/>
      <w:bookmarkStart w:id="8685" w:name="_Toc409467089"/>
      <w:bookmarkStart w:id="8686" w:name="_Toc409467717"/>
      <w:bookmarkStart w:id="8687" w:name="_Toc409468342"/>
      <w:bookmarkStart w:id="8688" w:name="_Toc409468965"/>
      <w:bookmarkStart w:id="8689" w:name="_Toc409469584"/>
      <w:bookmarkStart w:id="8690" w:name="_Toc409470199"/>
      <w:bookmarkStart w:id="8691" w:name="_Toc409470814"/>
      <w:bookmarkStart w:id="8692" w:name="_Toc409471428"/>
      <w:bookmarkStart w:id="8693" w:name="_Toc409472039"/>
      <w:bookmarkStart w:id="8694" w:name="_Toc409472649"/>
      <w:bookmarkStart w:id="8695" w:name="_Toc409473258"/>
      <w:bookmarkStart w:id="8696" w:name="_Toc409473873"/>
      <w:bookmarkStart w:id="8697" w:name="_Toc409474491"/>
      <w:bookmarkStart w:id="8698" w:name="_Toc409475135"/>
      <w:bookmarkStart w:id="8699" w:name="_Toc409512236"/>
      <w:bookmarkStart w:id="8700" w:name="_Toc409458365"/>
      <w:bookmarkStart w:id="8701" w:name="_Toc409459101"/>
      <w:bookmarkStart w:id="8702" w:name="_Toc409459718"/>
      <w:bookmarkStart w:id="8703" w:name="_Toc409460339"/>
      <w:bookmarkStart w:id="8704" w:name="_Toc409465196"/>
      <w:bookmarkStart w:id="8705" w:name="_Toc409465822"/>
      <w:bookmarkStart w:id="8706" w:name="_Toc409466448"/>
      <w:bookmarkStart w:id="8707" w:name="_Toc409467090"/>
      <w:bookmarkStart w:id="8708" w:name="_Toc409467718"/>
      <w:bookmarkStart w:id="8709" w:name="_Toc409468343"/>
      <w:bookmarkStart w:id="8710" w:name="_Toc409468966"/>
      <w:bookmarkStart w:id="8711" w:name="_Toc409469585"/>
      <w:bookmarkStart w:id="8712" w:name="_Toc409470200"/>
      <w:bookmarkStart w:id="8713" w:name="_Toc409470815"/>
      <w:bookmarkStart w:id="8714" w:name="_Toc409471429"/>
      <w:bookmarkStart w:id="8715" w:name="_Toc409472040"/>
      <w:bookmarkStart w:id="8716" w:name="_Toc409472650"/>
      <w:bookmarkStart w:id="8717" w:name="_Toc409473259"/>
      <w:bookmarkStart w:id="8718" w:name="_Toc409473874"/>
      <w:bookmarkStart w:id="8719" w:name="_Toc409474492"/>
      <w:bookmarkStart w:id="8720" w:name="_Toc409475136"/>
      <w:bookmarkStart w:id="8721" w:name="_Toc409512237"/>
      <w:bookmarkStart w:id="8722" w:name="_Toc409458366"/>
      <w:bookmarkStart w:id="8723" w:name="_Toc409459102"/>
      <w:bookmarkStart w:id="8724" w:name="_Toc409459719"/>
      <w:bookmarkStart w:id="8725" w:name="_Toc409460340"/>
      <w:bookmarkStart w:id="8726" w:name="_Toc409465197"/>
      <w:bookmarkStart w:id="8727" w:name="_Toc409465823"/>
      <w:bookmarkStart w:id="8728" w:name="_Toc409466449"/>
      <w:bookmarkStart w:id="8729" w:name="_Toc409467091"/>
      <w:bookmarkStart w:id="8730" w:name="_Toc409467719"/>
      <w:bookmarkStart w:id="8731" w:name="_Toc409468344"/>
      <w:bookmarkStart w:id="8732" w:name="_Toc409468967"/>
      <w:bookmarkStart w:id="8733" w:name="_Toc409469586"/>
      <w:bookmarkStart w:id="8734" w:name="_Toc409470201"/>
      <w:bookmarkStart w:id="8735" w:name="_Toc409470816"/>
      <w:bookmarkStart w:id="8736" w:name="_Toc409471430"/>
      <w:bookmarkStart w:id="8737" w:name="_Toc409472041"/>
      <w:bookmarkStart w:id="8738" w:name="_Toc409472651"/>
      <w:bookmarkStart w:id="8739" w:name="_Toc409473260"/>
      <w:bookmarkStart w:id="8740" w:name="_Toc409473875"/>
      <w:bookmarkStart w:id="8741" w:name="_Toc409474493"/>
      <w:bookmarkStart w:id="8742" w:name="_Toc409475137"/>
      <w:bookmarkStart w:id="8743" w:name="_Toc409512238"/>
      <w:bookmarkStart w:id="8744" w:name="_Toc409458367"/>
      <w:bookmarkStart w:id="8745" w:name="_Toc409459103"/>
      <w:bookmarkStart w:id="8746" w:name="_Toc409459720"/>
      <w:bookmarkStart w:id="8747" w:name="_Toc409460341"/>
      <w:bookmarkStart w:id="8748" w:name="_Toc409465198"/>
      <w:bookmarkStart w:id="8749" w:name="_Toc409465824"/>
      <w:bookmarkStart w:id="8750" w:name="_Toc409466450"/>
      <w:bookmarkStart w:id="8751" w:name="_Toc409467092"/>
      <w:bookmarkStart w:id="8752" w:name="_Toc409467720"/>
      <w:bookmarkStart w:id="8753" w:name="_Toc409468345"/>
      <w:bookmarkStart w:id="8754" w:name="_Toc409468968"/>
      <w:bookmarkStart w:id="8755" w:name="_Toc409469587"/>
      <w:bookmarkStart w:id="8756" w:name="_Toc409470202"/>
      <w:bookmarkStart w:id="8757" w:name="_Toc409470817"/>
      <w:bookmarkStart w:id="8758" w:name="_Toc409471431"/>
      <w:bookmarkStart w:id="8759" w:name="_Toc409472042"/>
      <w:bookmarkStart w:id="8760" w:name="_Toc409472652"/>
      <w:bookmarkStart w:id="8761" w:name="_Toc409473261"/>
      <w:bookmarkStart w:id="8762" w:name="_Toc409473876"/>
      <w:bookmarkStart w:id="8763" w:name="_Toc409474494"/>
      <w:bookmarkStart w:id="8764" w:name="_Toc409475138"/>
      <w:bookmarkStart w:id="8765" w:name="_Toc409512239"/>
      <w:bookmarkStart w:id="8766" w:name="_Toc409458368"/>
      <w:bookmarkStart w:id="8767" w:name="_Toc409459104"/>
      <w:bookmarkStart w:id="8768" w:name="_Toc409459721"/>
      <w:bookmarkStart w:id="8769" w:name="_Toc409460342"/>
      <w:bookmarkStart w:id="8770" w:name="_Toc409465199"/>
      <w:bookmarkStart w:id="8771" w:name="_Toc409465825"/>
      <w:bookmarkStart w:id="8772" w:name="_Toc409466451"/>
      <w:bookmarkStart w:id="8773" w:name="_Toc409467093"/>
      <w:bookmarkStart w:id="8774" w:name="_Toc409467721"/>
      <w:bookmarkStart w:id="8775" w:name="_Toc409468346"/>
      <w:bookmarkStart w:id="8776" w:name="_Toc409468969"/>
      <w:bookmarkStart w:id="8777" w:name="_Toc409469588"/>
      <w:bookmarkStart w:id="8778" w:name="_Toc409470203"/>
      <w:bookmarkStart w:id="8779" w:name="_Toc409470818"/>
      <w:bookmarkStart w:id="8780" w:name="_Toc409471432"/>
      <w:bookmarkStart w:id="8781" w:name="_Toc409472043"/>
      <w:bookmarkStart w:id="8782" w:name="_Toc409472653"/>
      <w:bookmarkStart w:id="8783" w:name="_Toc409473262"/>
      <w:bookmarkStart w:id="8784" w:name="_Toc409473877"/>
      <w:bookmarkStart w:id="8785" w:name="_Toc409474495"/>
      <w:bookmarkStart w:id="8786" w:name="_Toc409475139"/>
      <w:bookmarkStart w:id="8787" w:name="_Toc409512240"/>
      <w:bookmarkStart w:id="8788" w:name="_Toc409458369"/>
      <w:bookmarkStart w:id="8789" w:name="_Toc409459105"/>
      <w:bookmarkStart w:id="8790" w:name="_Toc409459722"/>
      <w:bookmarkStart w:id="8791" w:name="_Toc409460343"/>
      <w:bookmarkStart w:id="8792" w:name="_Toc409465200"/>
      <w:bookmarkStart w:id="8793" w:name="_Toc409465826"/>
      <w:bookmarkStart w:id="8794" w:name="_Toc409466452"/>
      <w:bookmarkStart w:id="8795" w:name="_Toc409467094"/>
      <w:bookmarkStart w:id="8796" w:name="_Toc409467722"/>
      <w:bookmarkStart w:id="8797" w:name="_Toc409468347"/>
      <w:bookmarkStart w:id="8798" w:name="_Toc409468970"/>
      <w:bookmarkStart w:id="8799" w:name="_Toc409469589"/>
      <w:bookmarkStart w:id="8800" w:name="_Toc409470204"/>
      <w:bookmarkStart w:id="8801" w:name="_Toc409470819"/>
      <w:bookmarkStart w:id="8802" w:name="_Toc409471433"/>
      <w:bookmarkStart w:id="8803" w:name="_Toc409472044"/>
      <w:bookmarkStart w:id="8804" w:name="_Toc409472654"/>
      <w:bookmarkStart w:id="8805" w:name="_Toc409473263"/>
      <w:bookmarkStart w:id="8806" w:name="_Toc409473878"/>
      <w:bookmarkStart w:id="8807" w:name="_Toc409474496"/>
      <w:bookmarkStart w:id="8808" w:name="_Toc409475140"/>
      <w:bookmarkStart w:id="8809" w:name="_Toc409512241"/>
      <w:bookmarkStart w:id="8810" w:name="_Toc409458370"/>
      <w:bookmarkStart w:id="8811" w:name="_Toc409459106"/>
      <w:bookmarkStart w:id="8812" w:name="_Toc409459723"/>
      <w:bookmarkStart w:id="8813" w:name="_Toc409460344"/>
      <w:bookmarkStart w:id="8814" w:name="_Toc409465201"/>
      <w:bookmarkStart w:id="8815" w:name="_Toc409465827"/>
      <w:bookmarkStart w:id="8816" w:name="_Toc409466453"/>
      <w:bookmarkStart w:id="8817" w:name="_Toc409467095"/>
      <w:bookmarkStart w:id="8818" w:name="_Toc409467723"/>
      <w:bookmarkStart w:id="8819" w:name="_Toc409468348"/>
      <w:bookmarkStart w:id="8820" w:name="_Toc409468971"/>
      <w:bookmarkStart w:id="8821" w:name="_Toc409469590"/>
      <w:bookmarkStart w:id="8822" w:name="_Toc409470205"/>
      <w:bookmarkStart w:id="8823" w:name="_Toc409470820"/>
      <w:bookmarkStart w:id="8824" w:name="_Toc409471434"/>
      <w:bookmarkStart w:id="8825" w:name="_Toc409472045"/>
      <w:bookmarkStart w:id="8826" w:name="_Toc409472655"/>
      <w:bookmarkStart w:id="8827" w:name="_Toc409473264"/>
      <w:bookmarkStart w:id="8828" w:name="_Toc409473879"/>
      <w:bookmarkStart w:id="8829" w:name="_Toc409474497"/>
      <w:bookmarkStart w:id="8830" w:name="_Toc409475141"/>
      <w:bookmarkStart w:id="8831" w:name="_Toc409512242"/>
      <w:bookmarkStart w:id="8832" w:name="_Toc409458371"/>
      <w:bookmarkStart w:id="8833" w:name="_Toc409459107"/>
      <w:bookmarkStart w:id="8834" w:name="_Toc409459724"/>
      <w:bookmarkStart w:id="8835" w:name="_Toc409460345"/>
      <w:bookmarkStart w:id="8836" w:name="_Toc409465202"/>
      <w:bookmarkStart w:id="8837" w:name="_Toc409465828"/>
      <w:bookmarkStart w:id="8838" w:name="_Toc409466454"/>
      <w:bookmarkStart w:id="8839" w:name="_Toc409467096"/>
      <w:bookmarkStart w:id="8840" w:name="_Toc409467724"/>
      <w:bookmarkStart w:id="8841" w:name="_Toc409468349"/>
      <w:bookmarkStart w:id="8842" w:name="_Toc409468972"/>
      <w:bookmarkStart w:id="8843" w:name="_Toc409469591"/>
      <w:bookmarkStart w:id="8844" w:name="_Toc409470206"/>
      <w:bookmarkStart w:id="8845" w:name="_Toc409470821"/>
      <w:bookmarkStart w:id="8846" w:name="_Toc409471435"/>
      <w:bookmarkStart w:id="8847" w:name="_Toc409472046"/>
      <w:bookmarkStart w:id="8848" w:name="_Toc409472656"/>
      <w:bookmarkStart w:id="8849" w:name="_Toc409473265"/>
      <w:bookmarkStart w:id="8850" w:name="_Toc409473880"/>
      <w:bookmarkStart w:id="8851" w:name="_Toc409474498"/>
      <w:bookmarkStart w:id="8852" w:name="_Toc409475142"/>
      <w:bookmarkStart w:id="8853" w:name="_Toc409512243"/>
      <w:bookmarkStart w:id="8854" w:name="_Toc409458372"/>
      <w:bookmarkStart w:id="8855" w:name="_Toc409459108"/>
      <w:bookmarkStart w:id="8856" w:name="_Toc409459725"/>
      <w:bookmarkStart w:id="8857" w:name="_Toc409460346"/>
      <w:bookmarkStart w:id="8858" w:name="_Toc409465203"/>
      <w:bookmarkStart w:id="8859" w:name="_Toc409465829"/>
      <w:bookmarkStart w:id="8860" w:name="_Toc409466455"/>
      <w:bookmarkStart w:id="8861" w:name="_Toc409467097"/>
      <w:bookmarkStart w:id="8862" w:name="_Toc409467725"/>
      <w:bookmarkStart w:id="8863" w:name="_Toc409468350"/>
      <w:bookmarkStart w:id="8864" w:name="_Toc409468973"/>
      <w:bookmarkStart w:id="8865" w:name="_Toc409469592"/>
      <w:bookmarkStart w:id="8866" w:name="_Toc409470207"/>
      <w:bookmarkStart w:id="8867" w:name="_Toc409470822"/>
      <w:bookmarkStart w:id="8868" w:name="_Toc409471436"/>
      <w:bookmarkStart w:id="8869" w:name="_Toc409472047"/>
      <w:bookmarkStart w:id="8870" w:name="_Toc409472657"/>
      <w:bookmarkStart w:id="8871" w:name="_Toc409473266"/>
      <w:bookmarkStart w:id="8872" w:name="_Toc409473881"/>
      <w:bookmarkStart w:id="8873" w:name="_Toc409474499"/>
      <w:bookmarkStart w:id="8874" w:name="_Toc409475143"/>
      <w:bookmarkStart w:id="8875" w:name="_Toc409512244"/>
      <w:bookmarkStart w:id="8876" w:name="_Toc409458373"/>
      <w:bookmarkStart w:id="8877" w:name="_Toc409459109"/>
      <w:bookmarkStart w:id="8878" w:name="_Toc409459726"/>
      <w:bookmarkStart w:id="8879" w:name="_Toc409460347"/>
      <w:bookmarkStart w:id="8880" w:name="_Toc409465204"/>
      <w:bookmarkStart w:id="8881" w:name="_Toc409465830"/>
      <w:bookmarkStart w:id="8882" w:name="_Toc409466456"/>
      <w:bookmarkStart w:id="8883" w:name="_Toc409467098"/>
      <w:bookmarkStart w:id="8884" w:name="_Toc409467726"/>
      <w:bookmarkStart w:id="8885" w:name="_Toc409468351"/>
      <w:bookmarkStart w:id="8886" w:name="_Toc409468974"/>
      <w:bookmarkStart w:id="8887" w:name="_Toc409469593"/>
      <w:bookmarkStart w:id="8888" w:name="_Toc409470208"/>
      <w:bookmarkStart w:id="8889" w:name="_Toc409470823"/>
      <w:bookmarkStart w:id="8890" w:name="_Toc409471437"/>
      <w:bookmarkStart w:id="8891" w:name="_Toc409472048"/>
      <w:bookmarkStart w:id="8892" w:name="_Toc409472658"/>
      <w:bookmarkStart w:id="8893" w:name="_Toc409473267"/>
      <w:bookmarkStart w:id="8894" w:name="_Toc409473882"/>
      <w:bookmarkStart w:id="8895" w:name="_Toc409474500"/>
      <w:bookmarkStart w:id="8896" w:name="_Toc409475144"/>
      <w:bookmarkStart w:id="8897" w:name="_Toc409512245"/>
      <w:bookmarkStart w:id="8898" w:name="_Toc409458374"/>
      <w:bookmarkStart w:id="8899" w:name="_Toc409459110"/>
      <w:bookmarkStart w:id="8900" w:name="_Toc409459727"/>
      <w:bookmarkStart w:id="8901" w:name="_Toc409460348"/>
      <w:bookmarkStart w:id="8902" w:name="_Toc409465205"/>
      <w:bookmarkStart w:id="8903" w:name="_Toc409465831"/>
      <w:bookmarkStart w:id="8904" w:name="_Toc409466457"/>
      <w:bookmarkStart w:id="8905" w:name="_Toc409467099"/>
      <w:bookmarkStart w:id="8906" w:name="_Toc409467727"/>
      <w:bookmarkStart w:id="8907" w:name="_Toc409468352"/>
      <w:bookmarkStart w:id="8908" w:name="_Toc409468975"/>
      <w:bookmarkStart w:id="8909" w:name="_Toc409469594"/>
      <w:bookmarkStart w:id="8910" w:name="_Toc409470209"/>
      <w:bookmarkStart w:id="8911" w:name="_Toc409470824"/>
      <w:bookmarkStart w:id="8912" w:name="_Toc409471438"/>
      <w:bookmarkStart w:id="8913" w:name="_Toc409472049"/>
      <w:bookmarkStart w:id="8914" w:name="_Toc409472659"/>
      <w:bookmarkStart w:id="8915" w:name="_Toc409473268"/>
      <w:bookmarkStart w:id="8916" w:name="_Toc409473883"/>
      <w:bookmarkStart w:id="8917" w:name="_Toc409474501"/>
      <w:bookmarkStart w:id="8918" w:name="_Toc409475145"/>
      <w:bookmarkStart w:id="8919" w:name="_Toc409512246"/>
      <w:bookmarkStart w:id="8920" w:name="_Toc409458375"/>
      <w:bookmarkStart w:id="8921" w:name="_Toc409459111"/>
      <w:bookmarkStart w:id="8922" w:name="_Toc409459728"/>
      <w:bookmarkStart w:id="8923" w:name="_Toc409460349"/>
      <w:bookmarkStart w:id="8924" w:name="_Toc409465206"/>
      <w:bookmarkStart w:id="8925" w:name="_Toc409465832"/>
      <w:bookmarkStart w:id="8926" w:name="_Toc409466458"/>
      <w:bookmarkStart w:id="8927" w:name="_Toc409467100"/>
      <w:bookmarkStart w:id="8928" w:name="_Toc409467728"/>
      <w:bookmarkStart w:id="8929" w:name="_Toc409468353"/>
      <w:bookmarkStart w:id="8930" w:name="_Toc409468976"/>
      <w:bookmarkStart w:id="8931" w:name="_Toc409469595"/>
      <w:bookmarkStart w:id="8932" w:name="_Toc409470210"/>
      <w:bookmarkStart w:id="8933" w:name="_Toc409470825"/>
      <w:bookmarkStart w:id="8934" w:name="_Toc409471439"/>
      <w:bookmarkStart w:id="8935" w:name="_Toc409472050"/>
      <w:bookmarkStart w:id="8936" w:name="_Toc409472660"/>
      <w:bookmarkStart w:id="8937" w:name="_Toc409473269"/>
      <w:bookmarkStart w:id="8938" w:name="_Toc409473884"/>
      <w:bookmarkStart w:id="8939" w:name="_Toc409474502"/>
      <w:bookmarkStart w:id="8940" w:name="_Toc409475146"/>
      <w:bookmarkStart w:id="8941" w:name="_Toc409512247"/>
      <w:bookmarkStart w:id="8942" w:name="_Toc409458376"/>
      <w:bookmarkStart w:id="8943" w:name="_Toc409459112"/>
      <w:bookmarkStart w:id="8944" w:name="_Toc409459729"/>
      <w:bookmarkStart w:id="8945" w:name="_Toc409460350"/>
      <w:bookmarkStart w:id="8946" w:name="_Toc409465207"/>
      <w:bookmarkStart w:id="8947" w:name="_Toc409465833"/>
      <w:bookmarkStart w:id="8948" w:name="_Toc409466459"/>
      <w:bookmarkStart w:id="8949" w:name="_Toc409467101"/>
      <w:bookmarkStart w:id="8950" w:name="_Toc409467729"/>
      <w:bookmarkStart w:id="8951" w:name="_Toc409468354"/>
      <w:bookmarkStart w:id="8952" w:name="_Toc409468977"/>
      <w:bookmarkStart w:id="8953" w:name="_Toc409469596"/>
      <w:bookmarkStart w:id="8954" w:name="_Toc409470211"/>
      <w:bookmarkStart w:id="8955" w:name="_Toc409470826"/>
      <w:bookmarkStart w:id="8956" w:name="_Toc409471440"/>
      <w:bookmarkStart w:id="8957" w:name="_Toc409472051"/>
      <w:bookmarkStart w:id="8958" w:name="_Toc409472661"/>
      <w:bookmarkStart w:id="8959" w:name="_Toc409473270"/>
      <w:bookmarkStart w:id="8960" w:name="_Toc409473885"/>
      <w:bookmarkStart w:id="8961" w:name="_Toc409474503"/>
      <w:bookmarkStart w:id="8962" w:name="_Toc409475147"/>
      <w:bookmarkStart w:id="8963" w:name="_Toc409512248"/>
      <w:bookmarkStart w:id="8964" w:name="_Toc409458377"/>
      <w:bookmarkStart w:id="8965" w:name="_Toc409459113"/>
      <w:bookmarkStart w:id="8966" w:name="_Toc409459730"/>
      <w:bookmarkStart w:id="8967" w:name="_Toc409460351"/>
      <w:bookmarkStart w:id="8968" w:name="_Toc409465208"/>
      <w:bookmarkStart w:id="8969" w:name="_Toc409465834"/>
      <w:bookmarkStart w:id="8970" w:name="_Toc409466460"/>
      <w:bookmarkStart w:id="8971" w:name="_Toc409467102"/>
      <w:bookmarkStart w:id="8972" w:name="_Toc409467730"/>
      <w:bookmarkStart w:id="8973" w:name="_Toc409468355"/>
      <w:bookmarkStart w:id="8974" w:name="_Toc409468978"/>
      <w:bookmarkStart w:id="8975" w:name="_Toc409469597"/>
      <w:bookmarkStart w:id="8976" w:name="_Toc409470212"/>
      <w:bookmarkStart w:id="8977" w:name="_Toc409470827"/>
      <w:bookmarkStart w:id="8978" w:name="_Toc409471441"/>
      <w:bookmarkStart w:id="8979" w:name="_Toc409472052"/>
      <w:bookmarkStart w:id="8980" w:name="_Toc409472662"/>
      <w:bookmarkStart w:id="8981" w:name="_Toc409473271"/>
      <w:bookmarkStart w:id="8982" w:name="_Toc409473886"/>
      <w:bookmarkStart w:id="8983" w:name="_Toc409474504"/>
      <w:bookmarkStart w:id="8984" w:name="_Toc409475148"/>
      <w:bookmarkStart w:id="8985" w:name="_Toc409512249"/>
      <w:bookmarkStart w:id="8986" w:name="_Toc409458378"/>
      <w:bookmarkStart w:id="8987" w:name="_Toc409459114"/>
      <w:bookmarkStart w:id="8988" w:name="_Toc409459731"/>
      <w:bookmarkStart w:id="8989" w:name="_Toc409460352"/>
      <w:bookmarkStart w:id="8990" w:name="_Toc409465209"/>
      <w:bookmarkStart w:id="8991" w:name="_Toc409465835"/>
      <w:bookmarkStart w:id="8992" w:name="_Toc409466461"/>
      <w:bookmarkStart w:id="8993" w:name="_Toc409467103"/>
      <w:bookmarkStart w:id="8994" w:name="_Toc409467731"/>
      <w:bookmarkStart w:id="8995" w:name="_Toc409468356"/>
      <w:bookmarkStart w:id="8996" w:name="_Toc409468979"/>
      <w:bookmarkStart w:id="8997" w:name="_Toc409469598"/>
      <w:bookmarkStart w:id="8998" w:name="_Toc409470213"/>
      <w:bookmarkStart w:id="8999" w:name="_Toc409470828"/>
      <w:bookmarkStart w:id="9000" w:name="_Toc409471442"/>
      <w:bookmarkStart w:id="9001" w:name="_Toc409472053"/>
      <w:bookmarkStart w:id="9002" w:name="_Toc409472663"/>
      <w:bookmarkStart w:id="9003" w:name="_Toc409473272"/>
      <w:bookmarkStart w:id="9004" w:name="_Toc409473887"/>
      <w:bookmarkStart w:id="9005" w:name="_Toc409474505"/>
      <w:bookmarkStart w:id="9006" w:name="_Toc409475149"/>
      <w:bookmarkStart w:id="9007" w:name="_Toc409512250"/>
      <w:bookmarkStart w:id="9008" w:name="_Toc409458379"/>
      <w:bookmarkStart w:id="9009" w:name="_Toc409459115"/>
      <w:bookmarkStart w:id="9010" w:name="_Toc409459732"/>
      <w:bookmarkStart w:id="9011" w:name="_Toc409460353"/>
      <w:bookmarkStart w:id="9012" w:name="_Toc409465210"/>
      <w:bookmarkStart w:id="9013" w:name="_Toc409465836"/>
      <w:bookmarkStart w:id="9014" w:name="_Toc409466462"/>
      <w:bookmarkStart w:id="9015" w:name="_Toc409467104"/>
      <w:bookmarkStart w:id="9016" w:name="_Toc409467732"/>
      <w:bookmarkStart w:id="9017" w:name="_Toc409468357"/>
      <w:bookmarkStart w:id="9018" w:name="_Toc409468980"/>
      <w:bookmarkStart w:id="9019" w:name="_Toc409469599"/>
      <w:bookmarkStart w:id="9020" w:name="_Toc409470214"/>
      <w:bookmarkStart w:id="9021" w:name="_Toc409470829"/>
      <w:bookmarkStart w:id="9022" w:name="_Toc409471443"/>
      <w:bookmarkStart w:id="9023" w:name="_Toc409472054"/>
      <w:bookmarkStart w:id="9024" w:name="_Toc409472664"/>
      <w:bookmarkStart w:id="9025" w:name="_Toc409473273"/>
      <w:bookmarkStart w:id="9026" w:name="_Toc409473888"/>
      <w:bookmarkStart w:id="9027" w:name="_Toc409474506"/>
      <w:bookmarkStart w:id="9028" w:name="_Toc409475150"/>
      <w:bookmarkStart w:id="9029" w:name="_Toc409512251"/>
      <w:bookmarkStart w:id="9030" w:name="_Toc409458380"/>
      <w:bookmarkStart w:id="9031" w:name="_Toc409459116"/>
      <w:bookmarkStart w:id="9032" w:name="_Toc409459733"/>
      <w:bookmarkStart w:id="9033" w:name="_Toc409460354"/>
      <w:bookmarkStart w:id="9034" w:name="_Toc409465211"/>
      <w:bookmarkStart w:id="9035" w:name="_Toc409465837"/>
      <w:bookmarkStart w:id="9036" w:name="_Toc409466463"/>
      <w:bookmarkStart w:id="9037" w:name="_Toc409467105"/>
      <w:bookmarkStart w:id="9038" w:name="_Toc409467733"/>
      <w:bookmarkStart w:id="9039" w:name="_Toc409468358"/>
      <w:bookmarkStart w:id="9040" w:name="_Toc409468981"/>
      <w:bookmarkStart w:id="9041" w:name="_Toc409469600"/>
      <w:bookmarkStart w:id="9042" w:name="_Toc409470215"/>
      <w:bookmarkStart w:id="9043" w:name="_Toc409470830"/>
      <w:bookmarkStart w:id="9044" w:name="_Toc409471444"/>
      <w:bookmarkStart w:id="9045" w:name="_Toc409472055"/>
      <w:bookmarkStart w:id="9046" w:name="_Toc409472665"/>
      <w:bookmarkStart w:id="9047" w:name="_Toc409473274"/>
      <w:bookmarkStart w:id="9048" w:name="_Toc409473889"/>
      <w:bookmarkStart w:id="9049" w:name="_Toc409474507"/>
      <w:bookmarkStart w:id="9050" w:name="_Toc409475151"/>
      <w:bookmarkStart w:id="9051" w:name="_Toc409512252"/>
      <w:bookmarkStart w:id="9052" w:name="_Toc409458381"/>
      <w:bookmarkStart w:id="9053" w:name="_Toc409459117"/>
      <w:bookmarkStart w:id="9054" w:name="_Toc409459734"/>
      <w:bookmarkStart w:id="9055" w:name="_Toc409460355"/>
      <w:bookmarkStart w:id="9056" w:name="_Toc409465212"/>
      <w:bookmarkStart w:id="9057" w:name="_Toc409465838"/>
      <w:bookmarkStart w:id="9058" w:name="_Toc409466464"/>
      <w:bookmarkStart w:id="9059" w:name="_Toc409467106"/>
      <w:bookmarkStart w:id="9060" w:name="_Toc409467734"/>
      <w:bookmarkStart w:id="9061" w:name="_Toc409468359"/>
      <w:bookmarkStart w:id="9062" w:name="_Toc409468982"/>
      <w:bookmarkStart w:id="9063" w:name="_Toc409469601"/>
      <w:bookmarkStart w:id="9064" w:name="_Toc409470216"/>
      <w:bookmarkStart w:id="9065" w:name="_Toc409470831"/>
      <w:bookmarkStart w:id="9066" w:name="_Toc409471445"/>
      <w:bookmarkStart w:id="9067" w:name="_Toc409472056"/>
      <w:bookmarkStart w:id="9068" w:name="_Toc409472666"/>
      <w:bookmarkStart w:id="9069" w:name="_Toc409473275"/>
      <w:bookmarkStart w:id="9070" w:name="_Toc409473890"/>
      <w:bookmarkStart w:id="9071" w:name="_Toc409474508"/>
      <w:bookmarkStart w:id="9072" w:name="_Toc409475152"/>
      <w:bookmarkStart w:id="9073" w:name="_Toc409512253"/>
      <w:bookmarkStart w:id="9074" w:name="_Toc409458382"/>
      <w:bookmarkStart w:id="9075" w:name="_Toc409459118"/>
      <w:bookmarkStart w:id="9076" w:name="_Toc409459735"/>
      <w:bookmarkStart w:id="9077" w:name="_Toc409460356"/>
      <w:bookmarkStart w:id="9078" w:name="_Toc409465213"/>
      <w:bookmarkStart w:id="9079" w:name="_Toc409465839"/>
      <w:bookmarkStart w:id="9080" w:name="_Toc409466465"/>
      <w:bookmarkStart w:id="9081" w:name="_Toc409467107"/>
      <w:bookmarkStart w:id="9082" w:name="_Toc409467735"/>
      <w:bookmarkStart w:id="9083" w:name="_Toc409468360"/>
      <w:bookmarkStart w:id="9084" w:name="_Toc409468983"/>
      <w:bookmarkStart w:id="9085" w:name="_Toc409469602"/>
      <w:bookmarkStart w:id="9086" w:name="_Toc409470217"/>
      <w:bookmarkStart w:id="9087" w:name="_Toc409470832"/>
      <w:bookmarkStart w:id="9088" w:name="_Toc409471446"/>
      <w:bookmarkStart w:id="9089" w:name="_Toc409472057"/>
      <w:bookmarkStart w:id="9090" w:name="_Toc409472667"/>
      <w:bookmarkStart w:id="9091" w:name="_Toc409473276"/>
      <w:bookmarkStart w:id="9092" w:name="_Toc409473891"/>
      <w:bookmarkStart w:id="9093" w:name="_Toc409474509"/>
      <w:bookmarkStart w:id="9094" w:name="_Toc409475153"/>
      <w:bookmarkStart w:id="9095" w:name="_Toc409512254"/>
      <w:bookmarkStart w:id="9096" w:name="_Toc409458383"/>
      <w:bookmarkStart w:id="9097" w:name="_Toc409459119"/>
      <w:bookmarkStart w:id="9098" w:name="_Toc409459736"/>
      <w:bookmarkStart w:id="9099" w:name="_Toc409460357"/>
      <w:bookmarkStart w:id="9100" w:name="_Toc409465214"/>
      <w:bookmarkStart w:id="9101" w:name="_Toc409465840"/>
      <w:bookmarkStart w:id="9102" w:name="_Toc409466466"/>
      <w:bookmarkStart w:id="9103" w:name="_Toc409467108"/>
      <w:bookmarkStart w:id="9104" w:name="_Toc409467736"/>
      <w:bookmarkStart w:id="9105" w:name="_Toc409468361"/>
      <w:bookmarkStart w:id="9106" w:name="_Toc409468984"/>
      <w:bookmarkStart w:id="9107" w:name="_Toc409469603"/>
      <w:bookmarkStart w:id="9108" w:name="_Toc409470218"/>
      <w:bookmarkStart w:id="9109" w:name="_Toc409470833"/>
      <w:bookmarkStart w:id="9110" w:name="_Toc409471447"/>
      <w:bookmarkStart w:id="9111" w:name="_Toc409472058"/>
      <w:bookmarkStart w:id="9112" w:name="_Toc409472668"/>
      <w:bookmarkStart w:id="9113" w:name="_Toc409473277"/>
      <w:bookmarkStart w:id="9114" w:name="_Toc409473892"/>
      <w:bookmarkStart w:id="9115" w:name="_Toc409474510"/>
      <w:bookmarkStart w:id="9116" w:name="_Toc409475154"/>
      <w:bookmarkStart w:id="9117" w:name="_Toc409512255"/>
      <w:bookmarkStart w:id="9118" w:name="_Toc409458384"/>
      <w:bookmarkStart w:id="9119" w:name="_Toc409459120"/>
      <w:bookmarkStart w:id="9120" w:name="_Toc409459737"/>
      <w:bookmarkStart w:id="9121" w:name="_Toc409460358"/>
      <w:bookmarkStart w:id="9122" w:name="_Toc409465215"/>
      <w:bookmarkStart w:id="9123" w:name="_Toc409465841"/>
      <w:bookmarkStart w:id="9124" w:name="_Toc409466467"/>
      <w:bookmarkStart w:id="9125" w:name="_Toc409467109"/>
      <w:bookmarkStart w:id="9126" w:name="_Toc409467737"/>
      <w:bookmarkStart w:id="9127" w:name="_Toc409468362"/>
      <w:bookmarkStart w:id="9128" w:name="_Toc409468985"/>
      <w:bookmarkStart w:id="9129" w:name="_Toc409469604"/>
      <w:bookmarkStart w:id="9130" w:name="_Toc409470219"/>
      <w:bookmarkStart w:id="9131" w:name="_Toc409470834"/>
      <w:bookmarkStart w:id="9132" w:name="_Toc409471448"/>
      <w:bookmarkStart w:id="9133" w:name="_Toc409472059"/>
      <w:bookmarkStart w:id="9134" w:name="_Toc409472669"/>
      <w:bookmarkStart w:id="9135" w:name="_Toc409473278"/>
      <w:bookmarkStart w:id="9136" w:name="_Toc409473893"/>
      <w:bookmarkStart w:id="9137" w:name="_Toc409474511"/>
      <w:bookmarkStart w:id="9138" w:name="_Toc409475155"/>
      <w:bookmarkStart w:id="9139" w:name="_Toc409512256"/>
      <w:bookmarkStart w:id="9140" w:name="_Toc409458385"/>
      <w:bookmarkStart w:id="9141" w:name="_Toc409459121"/>
      <w:bookmarkStart w:id="9142" w:name="_Toc409459738"/>
      <w:bookmarkStart w:id="9143" w:name="_Toc409460359"/>
      <w:bookmarkStart w:id="9144" w:name="_Toc409465216"/>
      <w:bookmarkStart w:id="9145" w:name="_Toc409465842"/>
      <w:bookmarkStart w:id="9146" w:name="_Toc409466468"/>
      <w:bookmarkStart w:id="9147" w:name="_Toc409467110"/>
      <w:bookmarkStart w:id="9148" w:name="_Toc409467738"/>
      <w:bookmarkStart w:id="9149" w:name="_Toc409468363"/>
      <w:bookmarkStart w:id="9150" w:name="_Toc409468986"/>
      <w:bookmarkStart w:id="9151" w:name="_Toc409469605"/>
      <w:bookmarkStart w:id="9152" w:name="_Toc409470220"/>
      <w:bookmarkStart w:id="9153" w:name="_Toc409470835"/>
      <w:bookmarkStart w:id="9154" w:name="_Toc409471449"/>
      <w:bookmarkStart w:id="9155" w:name="_Toc409472060"/>
      <w:bookmarkStart w:id="9156" w:name="_Toc409472670"/>
      <w:bookmarkStart w:id="9157" w:name="_Toc409473279"/>
      <w:bookmarkStart w:id="9158" w:name="_Toc409473894"/>
      <w:bookmarkStart w:id="9159" w:name="_Toc409474512"/>
      <w:bookmarkStart w:id="9160" w:name="_Toc409475156"/>
      <w:bookmarkStart w:id="9161" w:name="_Toc409512257"/>
      <w:bookmarkStart w:id="9162" w:name="_Toc409458386"/>
      <w:bookmarkStart w:id="9163" w:name="_Toc409459122"/>
      <w:bookmarkStart w:id="9164" w:name="_Toc409459739"/>
      <w:bookmarkStart w:id="9165" w:name="_Toc409460360"/>
      <w:bookmarkStart w:id="9166" w:name="_Toc409465217"/>
      <w:bookmarkStart w:id="9167" w:name="_Toc409465843"/>
      <w:bookmarkStart w:id="9168" w:name="_Toc409466469"/>
      <w:bookmarkStart w:id="9169" w:name="_Toc409467111"/>
      <w:bookmarkStart w:id="9170" w:name="_Toc409467739"/>
      <w:bookmarkStart w:id="9171" w:name="_Toc409468364"/>
      <w:bookmarkStart w:id="9172" w:name="_Toc409468987"/>
      <w:bookmarkStart w:id="9173" w:name="_Toc409469606"/>
      <w:bookmarkStart w:id="9174" w:name="_Toc409470221"/>
      <w:bookmarkStart w:id="9175" w:name="_Toc409470836"/>
      <w:bookmarkStart w:id="9176" w:name="_Toc409471450"/>
      <w:bookmarkStart w:id="9177" w:name="_Toc409472061"/>
      <w:bookmarkStart w:id="9178" w:name="_Toc409472671"/>
      <w:bookmarkStart w:id="9179" w:name="_Toc409473280"/>
      <w:bookmarkStart w:id="9180" w:name="_Toc409473895"/>
      <w:bookmarkStart w:id="9181" w:name="_Toc409474513"/>
      <w:bookmarkStart w:id="9182" w:name="_Toc409475157"/>
      <w:bookmarkStart w:id="9183" w:name="_Toc409512258"/>
      <w:bookmarkStart w:id="9184" w:name="_Toc409458387"/>
      <w:bookmarkStart w:id="9185" w:name="_Toc409459123"/>
      <w:bookmarkStart w:id="9186" w:name="_Toc409459740"/>
      <w:bookmarkStart w:id="9187" w:name="_Toc409460361"/>
      <w:bookmarkStart w:id="9188" w:name="_Toc409465218"/>
      <w:bookmarkStart w:id="9189" w:name="_Toc409465844"/>
      <w:bookmarkStart w:id="9190" w:name="_Toc409466470"/>
      <w:bookmarkStart w:id="9191" w:name="_Toc409467112"/>
      <w:bookmarkStart w:id="9192" w:name="_Toc409467740"/>
      <w:bookmarkStart w:id="9193" w:name="_Toc409468365"/>
      <w:bookmarkStart w:id="9194" w:name="_Toc409468988"/>
      <w:bookmarkStart w:id="9195" w:name="_Toc409469607"/>
      <w:bookmarkStart w:id="9196" w:name="_Toc409470222"/>
      <w:bookmarkStart w:id="9197" w:name="_Toc409470837"/>
      <w:bookmarkStart w:id="9198" w:name="_Toc409471451"/>
      <w:bookmarkStart w:id="9199" w:name="_Toc409472062"/>
      <w:bookmarkStart w:id="9200" w:name="_Toc409472672"/>
      <w:bookmarkStart w:id="9201" w:name="_Toc409473281"/>
      <w:bookmarkStart w:id="9202" w:name="_Toc409473896"/>
      <w:bookmarkStart w:id="9203" w:name="_Toc409474514"/>
      <w:bookmarkStart w:id="9204" w:name="_Toc409475158"/>
      <w:bookmarkStart w:id="9205" w:name="_Toc409512259"/>
      <w:bookmarkStart w:id="9206" w:name="_Toc409458388"/>
      <w:bookmarkStart w:id="9207" w:name="_Toc409459124"/>
      <w:bookmarkStart w:id="9208" w:name="_Toc409459741"/>
      <w:bookmarkStart w:id="9209" w:name="_Toc409460362"/>
      <w:bookmarkStart w:id="9210" w:name="_Toc409465219"/>
      <w:bookmarkStart w:id="9211" w:name="_Toc409465845"/>
      <w:bookmarkStart w:id="9212" w:name="_Toc409466471"/>
      <w:bookmarkStart w:id="9213" w:name="_Toc409467113"/>
      <w:bookmarkStart w:id="9214" w:name="_Toc409467741"/>
      <w:bookmarkStart w:id="9215" w:name="_Toc409468366"/>
      <w:bookmarkStart w:id="9216" w:name="_Toc409468989"/>
      <w:bookmarkStart w:id="9217" w:name="_Toc409469608"/>
      <w:bookmarkStart w:id="9218" w:name="_Toc409470223"/>
      <w:bookmarkStart w:id="9219" w:name="_Toc409470838"/>
      <w:bookmarkStart w:id="9220" w:name="_Toc409471452"/>
      <w:bookmarkStart w:id="9221" w:name="_Toc409472063"/>
      <w:bookmarkStart w:id="9222" w:name="_Toc409472673"/>
      <w:bookmarkStart w:id="9223" w:name="_Toc409473282"/>
      <w:bookmarkStart w:id="9224" w:name="_Toc409473897"/>
      <w:bookmarkStart w:id="9225" w:name="_Toc409474515"/>
      <w:bookmarkStart w:id="9226" w:name="_Toc409475159"/>
      <w:bookmarkStart w:id="9227" w:name="_Toc409512260"/>
      <w:bookmarkStart w:id="9228" w:name="_Toc409458389"/>
      <w:bookmarkStart w:id="9229" w:name="_Toc409459125"/>
      <w:bookmarkStart w:id="9230" w:name="_Toc409459742"/>
      <w:bookmarkStart w:id="9231" w:name="_Toc409460363"/>
      <w:bookmarkStart w:id="9232" w:name="_Toc409465220"/>
      <w:bookmarkStart w:id="9233" w:name="_Toc409465846"/>
      <w:bookmarkStart w:id="9234" w:name="_Toc409466472"/>
      <w:bookmarkStart w:id="9235" w:name="_Toc409467114"/>
      <w:bookmarkStart w:id="9236" w:name="_Toc409467742"/>
      <w:bookmarkStart w:id="9237" w:name="_Toc409468367"/>
      <w:bookmarkStart w:id="9238" w:name="_Toc409468990"/>
      <w:bookmarkStart w:id="9239" w:name="_Toc409469609"/>
      <w:bookmarkStart w:id="9240" w:name="_Toc409470224"/>
      <w:bookmarkStart w:id="9241" w:name="_Toc409470839"/>
      <w:bookmarkStart w:id="9242" w:name="_Toc409471453"/>
      <w:bookmarkStart w:id="9243" w:name="_Toc409472064"/>
      <w:bookmarkStart w:id="9244" w:name="_Toc409472674"/>
      <w:bookmarkStart w:id="9245" w:name="_Toc409473283"/>
      <w:bookmarkStart w:id="9246" w:name="_Toc409473898"/>
      <w:bookmarkStart w:id="9247" w:name="_Toc409474516"/>
      <w:bookmarkStart w:id="9248" w:name="_Toc409475160"/>
      <w:bookmarkStart w:id="9249" w:name="_Toc409512261"/>
      <w:bookmarkStart w:id="9250" w:name="_Toc409458390"/>
      <w:bookmarkStart w:id="9251" w:name="_Toc409459126"/>
      <w:bookmarkStart w:id="9252" w:name="_Toc409459743"/>
      <w:bookmarkStart w:id="9253" w:name="_Toc409460364"/>
      <w:bookmarkStart w:id="9254" w:name="_Toc409465221"/>
      <w:bookmarkStart w:id="9255" w:name="_Toc409465847"/>
      <w:bookmarkStart w:id="9256" w:name="_Toc409466473"/>
      <w:bookmarkStart w:id="9257" w:name="_Toc409467115"/>
      <w:bookmarkStart w:id="9258" w:name="_Toc409467743"/>
      <w:bookmarkStart w:id="9259" w:name="_Toc409468368"/>
      <w:bookmarkStart w:id="9260" w:name="_Toc409468991"/>
      <w:bookmarkStart w:id="9261" w:name="_Toc409469610"/>
      <w:bookmarkStart w:id="9262" w:name="_Toc409470225"/>
      <w:bookmarkStart w:id="9263" w:name="_Toc409470840"/>
      <w:bookmarkStart w:id="9264" w:name="_Toc409471454"/>
      <w:bookmarkStart w:id="9265" w:name="_Toc409472065"/>
      <w:bookmarkStart w:id="9266" w:name="_Toc409472675"/>
      <w:bookmarkStart w:id="9267" w:name="_Toc409473284"/>
      <w:bookmarkStart w:id="9268" w:name="_Toc409473899"/>
      <w:bookmarkStart w:id="9269" w:name="_Toc409474517"/>
      <w:bookmarkStart w:id="9270" w:name="_Toc409475161"/>
      <w:bookmarkStart w:id="9271" w:name="_Toc409512262"/>
      <w:bookmarkStart w:id="9272" w:name="_Toc409458391"/>
      <w:bookmarkStart w:id="9273" w:name="_Toc409459127"/>
      <w:bookmarkStart w:id="9274" w:name="_Toc409459744"/>
      <w:bookmarkStart w:id="9275" w:name="_Toc409460365"/>
      <w:bookmarkStart w:id="9276" w:name="_Toc409465222"/>
      <w:bookmarkStart w:id="9277" w:name="_Toc409465848"/>
      <w:bookmarkStart w:id="9278" w:name="_Toc409466474"/>
      <w:bookmarkStart w:id="9279" w:name="_Toc409467116"/>
      <w:bookmarkStart w:id="9280" w:name="_Toc409467744"/>
      <w:bookmarkStart w:id="9281" w:name="_Toc409468369"/>
      <w:bookmarkStart w:id="9282" w:name="_Toc409468992"/>
      <w:bookmarkStart w:id="9283" w:name="_Toc409469611"/>
      <w:bookmarkStart w:id="9284" w:name="_Toc409470226"/>
      <w:bookmarkStart w:id="9285" w:name="_Toc409470841"/>
      <w:bookmarkStart w:id="9286" w:name="_Toc409471455"/>
      <w:bookmarkStart w:id="9287" w:name="_Toc409472066"/>
      <w:bookmarkStart w:id="9288" w:name="_Toc409472676"/>
      <w:bookmarkStart w:id="9289" w:name="_Toc409473285"/>
      <w:bookmarkStart w:id="9290" w:name="_Toc409473900"/>
      <w:bookmarkStart w:id="9291" w:name="_Toc409474518"/>
      <w:bookmarkStart w:id="9292" w:name="_Toc409475162"/>
      <w:bookmarkStart w:id="9293" w:name="_Toc409512263"/>
      <w:bookmarkStart w:id="9294" w:name="_Toc409458392"/>
      <w:bookmarkStart w:id="9295" w:name="_Toc409459128"/>
      <w:bookmarkStart w:id="9296" w:name="_Toc409459745"/>
      <w:bookmarkStart w:id="9297" w:name="_Toc409460366"/>
      <w:bookmarkStart w:id="9298" w:name="_Toc409465223"/>
      <w:bookmarkStart w:id="9299" w:name="_Toc409465849"/>
      <w:bookmarkStart w:id="9300" w:name="_Toc409466475"/>
      <w:bookmarkStart w:id="9301" w:name="_Toc409467117"/>
      <w:bookmarkStart w:id="9302" w:name="_Toc409467745"/>
      <w:bookmarkStart w:id="9303" w:name="_Toc409468370"/>
      <w:bookmarkStart w:id="9304" w:name="_Toc409468993"/>
      <w:bookmarkStart w:id="9305" w:name="_Toc409469612"/>
      <w:bookmarkStart w:id="9306" w:name="_Toc409470227"/>
      <w:bookmarkStart w:id="9307" w:name="_Toc409470842"/>
      <w:bookmarkStart w:id="9308" w:name="_Toc409471456"/>
      <w:bookmarkStart w:id="9309" w:name="_Toc409472067"/>
      <w:bookmarkStart w:id="9310" w:name="_Toc409472677"/>
      <w:bookmarkStart w:id="9311" w:name="_Toc409473286"/>
      <w:bookmarkStart w:id="9312" w:name="_Toc409473901"/>
      <w:bookmarkStart w:id="9313" w:name="_Toc409474519"/>
      <w:bookmarkStart w:id="9314" w:name="_Toc409475163"/>
      <w:bookmarkStart w:id="9315" w:name="_Toc409512264"/>
      <w:bookmarkStart w:id="9316" w:name="_Toc409458393"/>
      <w:bookmarkStart w:id="9317" w:name="_Toc409459129"/>
      <w:bookmarkStart w:id="9318" w:name="_Toc409459746"/>
      <w:bookmarkStart w:id="9319" w:name="_Toc409460367"/>
      <w:bookmarkStart w:id="9320" w:name="_Toc409465224"/>
      <w:bookmarkStart w:id="9321" w:name="_Toc409465850"/>
      <w:bookmarkStart w:id="9322" w:name="_Toc409466476"/>
      <w:bookmarkStart w:id="9323" w:name="_Toc409467118"/>
      <w:bookmarkStart w:id="9324" w:name="_Toc409467746"/>
      <w:bookmarkStart w:id="9325" w:name="_Toc409468371"/>
      <w:bookmarkStart w:id="9326" w:name="_Toc409468994"/>
      <w:bookmarkStart w:id="9327" w:name="_Toc409469613"/>
      <w:bookmarkStart w:id="9328" w:name="_Toc409470228"/>
      <w:bookmarkStart w:id="9329" w:name="_Toc409470843"/>
      <w:bookmarkStart w:id="9330" w:name="_Toc409471457"/>
      <w:bookmarkStart w:id="9331" w:name="_Toc409472068"/>
      <w:bookmarkStart w:id="9332" w:name="_Toc409472678"/>
      <w:bookmarkStart w:id="9333" w:name="_Toc409473287"/>
      <w:bookmarkStart w:id="9334" w:name="_Toc409473902"/>
      <w:bookmarkStart w:id="9335" w:name="_Toc409474520"/>
      <w:bookmarkStart w:id="9336" w:name="_Toc409475164"/>
      <w:bookmarkStart w:id="9337" w:name="_Toc409512265"/>
      <w:bookmarkStart w:id="9338" w:name="_Toc409458394"/>
      <w:bookmarkStart w:id="9339" w:name="_Toc409459130"/>
      <w:bookmarkStart w:id="9340" w:name="_Toc409459747"/>
      <w:bookmarkStart w:id="9341" w:name="_Toc409460368"/>
      <w:bookmarkStart w:id="9342" w:name="_Toc409465225"/>
      <w:bookmarkStart w:id="9343" w:name="_Toc409465851"/>
      <w:bookmarkStart w:id="9344" w:name="_Toc409466477"/>
      <w:bookmarkStart w:id="9345" w:name="_Toc409467119"/>
      <w:bookmarkStart w:id="9346" w:name="_Toc409467747"/>
      <w:bookmarkStart w:id="9347" w:name="_Toc409468372"/>
      <w:bookmarkStart w:id="9348" w:name="_Toc409468995"/>
      <w:bookmarkStart w:id="9349" w:name="_Toc409469614"/>
      <w:bookmarkStart w:id="9350" w:name="_Toc409470229"/>
      <w:bookmarkStart w:id="9351" w:name="_Toc409470844"/>
      <w:bookmarkStart w:id="9352" w:name="_Toc409471458"/>
      <w:bookmarkStart w:id="9353" w:name="_Toc409472069"/>
      <w:bookmarkStart w:id="9354" w:name="_Toc409472679"/>
      <w:bookmarkStart w:id="9355" w:name="_Toc409473288"/>
      <w:bookmarkStart w:id="9356" w:name="_Toc409473903"/>
      <w:bookmarkStart w:id="9357" w:name="_Toc409474521"/>
      <w:bookmarkStart w:id="9358" w:name="_Toc409475165"/>
      <w:bookmarkStart w:id="9359" w:name="_Toc409512266"/>
      <w:bookmarkStart w:id="9360" w:name="_Toc409458395"/>
      <w:bookmarkStart w:id="9361" w:name="_Toc409459131"/>
      <w:bookmarkStart w:id="9362" w:name="_Toc409459748"/>
      <w:bookmarkStart w:id="9363" w:name="_Toc409460369"/>
      <w:bookmarkStart w:id="9364" w:name="_Toc409465226"/>
      <w:bookmarkStart w:id="9365" w:name="_Toc409465852"/>
      <w:bookmarkStart w:id="9366" w:name="_Toc409466478"/>
      <w:bookmarkStart w:id="9367" w:name="_Toc409467120"/>
      <w:bookmarkStart w:id="9368" w:name="_Toc409467748"/>
      <w:bookmarkStart w:id="9369" w:name="_Toc409468373"/>
      <w:bookmarkStart w:id="9370" w:name="_Toc409468996"/>
      <w:bookmarkStart w:id="9371" w:name="_Toc409469615"/>
      <w:bookmarkStart w:id="9372" w:name="_Toc409470230"/>
      <w:bookmarkStart w:id="9373" w:name="_Toc409470845"/>
      <w:bookmarkStart w:id="9374" w:name="_Toc409471459"/>
      <w:bookmarkStart w:id="9375" w:name="_Toc409472070"/>
      <w:bookmarkStart w:id="9376" w:name="_Toc409472680"/>
      <w:bookmarkStart w:id="9377" w:name="_Toc409473289"/>
      <w:bookmarkStart w:id="9378" w:name="_Toc409473904"/>
      <w:bookmarkStart w:id="9379" w:name="_Toc409474522"/>
      <w:bookmarkStart w:id="9380" w:name="_Toc409475166"/>
      <w:bookmarkStart w:id="9381" w:name="_Toc409512267"/>
      <w:bookmarkStart w:id="9382" w:name="_Toc409458396"/>
      <w:bookmarkStart w:id="9383" w:name="_Toc409459132"/>
      <w:bookmarkStart w:id="9384" w:name="_Toc409459749"/>
      <w:bookmarkStart w:id="9385" w:name="_Toc409460370"/>
      <w:bookmarkStart w:id="9386" w:name="_Toc409465227"/>
      <w:bookmarkStart w:id="9387" w:name="_Toc409465853"/>
      <w:bookmarkStart w:id="9388" w:name="_Toc409466479"/>
      <w:bookmarkStart w:id="9389" w:name="_Toc409467121"/>
      <w:bookmarkStart w:id="9390" w:name="_Toc409467749"/>
      <w:bookmarkStart w:id="9391" w:name="_Toc409468374"/>
      <w:bookmarkStart w:id="9392" w:name="_Toc409468997"/>
      <w:bookmarkStart w:id="9393" w:name="_Toc409469616"/>
      <w:bookmarkStart w:id="9394" w:name="_Toc409470231"/>
      <w:bookmarkStart w:id="9395" w:name="_Toc409470846"/>
      <w:bookmarkStart w:id="9396" w:name="_Toc409471460"/>
      <w:bookmarkStart w:id="9397" w:name="_Toc409472071"/>
      <w:bookmarkStart w:id="9398" w:name="_Toc409472681"/>
      <w:bookmarkStart w:id="9399" w:name="_Toc409473290"/>
      <w:bookmarkStart w:id="9400" w:name="_Toc409473905"/>
      <w:bookmarkStart w:id="9401" w:name="_Toc409474523"/>
      <w:bookmarkStart w:id="9402" w:name="_Toc409475167"/>
      <w:bookmarkStart w:id="9403" w:name="_Toc409512268"/>
      <w:bookmarkStart w:id="9404" w:name="_Toc409458397"/>
      <w:bookmarkStart w:id="9405" w:name="_Toc409459133"/>
      <w:bookmarkStart w:id="9406" w:name="_Toc409459750"/>
      <w:bookmarkStart w:id="9407" w:name="_Toc409460371"/>
      <w:bookmarkStart w:id="9408" w:name="_Toc409465228"/>
      <w:bookmarkStart w:id="9409" w:name="_Toc409465854"/>
      <w:bookmarkStart w:id="9410" w:name="_Toc409466480"/>
      <w:bookmarkStart w:id="9411" w:name="_Toc409467122"/>
      <w:bookmarkStart w:id="9412" w:name="_Toc409467750"/>
      <w:bookmarkStart w:id="9413" w:name="_Toc409468375"/>
      <w:bookmarkStart w:id="9414" w:name="_Toc409468998"/>
      <w:bookmarkStart w:id="9415" w:name="_Toc409469617"/>
      <w:bookmarkStart w:id="9416" w:name="_Toc409470232"/>
      <w:bookmarkStart w:id="9417" w:name="_Toc409470847"/>
      <w:bookmarkStart w:id="9418" w:name="_Toc409471461"/>
      <w:bookmarkStart w:id="9419" w:name="_Toc409472072"/>
      <w:bookmarkStart w:id="9420" w:name="_Toc409472682"/>
      <w:bookmarkStart w:id="9421" w:name="_Toc409473291"/>
      <w:bookmarkStart w:id="9422" w:name="_Toc409473906"/>
      <w:bookmarkStart w:id="9423" w:name="_Toc409474524"/>
      <w:bookmarkStart w:id="9424" w:name="_Toc409475168"/>
      <w:bookmarkStart w:id="9425" w:name="_Toc409512269"/>
      <w:bookmarkStart w:id="9426" w:name="_Toc409458398"/>
      <w:bookmarkStart w:id="9427" w:name="_Toc409459134"/>
      <w:bookmarkStart w:id="9428" w:name="_Toc409459751"/>
      <w:bookmarkStart w:id="9429" w:name="_Toc409460372"/>
      <w:bookmarkStart w:id="9430" w:name="_Toc409465229"/>
      <w:bookmarkStart w:id="9431" w:name="_Toc409465855"/>
      <w:bookmarkStart w:id="9432" w:name="_Toc409466481"/>
      <w:bookmarkStart w:id="9433" w:name="_Toc409467123"/>
      <w:bookmarkStart w:id="9434" w:name="_Toc409467751"/>
      <w:bookmarkStart w:id="9435" w:name="_Toc409468376"/>
      <w:bookmarkStart w:id="9436" w:name="_Toc409468999"/>
      <w:bookmarkStart w:id="9437" w:name="_Toc409469618"/>
      <w:bookmarkStart w:id="9438" w:name="_Toc409470233"/>
      <w:bookmarkStart w:id="9439" w:name="_Toc409470848"/>
      <w:bookmarkStart w:id="9440" w:name="_Toc409471462"/>
      <w:bookmarkStart w:id="9441" w:name="_Toc409472073"/>
      <w:bookmarkStart w:id="9442" w:name="_Toc409472683"/>
      <w:bookmarkStart w:id="9443" w:name="_Toc409473292"/>
      <w:bookmarkStart w:id="9444" w:name="_Toc409473907"/>
      <w:bookmarkStart w:id="9445" w:name="_Toc409474525"/>
      <w:bookmarkStart w:id="9446" w:name="_Toc409475169"/>
      <w:bookmarkStart w:id="9447" w:name="_Toc409512270"/>
      <w:bookmarkStart w:id="9448" w:name="_Toc409458399"/>
      <w:bookmarkStart w:id="9449" w:name="_Toc409459135"/>
      <w:bookmarkStart w:id="9450" w:name="_Toc409459752"/>
      <w:bookmarkStart w:id="9451" w:name="_Toc409460373"/>
      <w:bookmarkStart w:id="9452" w:name="_Toc409465230"/>
      <w:bookmarkStart w:id="9453" w:name="_Toc409465856"/>
      <w:bookmarkStart w:id="9454" w:name="_Toc409466482"/>
      <w:bookmarkStart w:id="9455" w:name="_Toc409467124"/>
      <w:bookmarkStart w:id="9456" w:name="_Toc409467752"/>
      <w:bookmarkStart w:id="9457" w:name="_Toc409468377"/>
      <w:bookmarkStart w:id="9458" w:name="_Toc409469000"/>
      <w:bookmarkStart w:id="9459" w:name="_Toc409469619"/>
      <w:bookmarkStart w:id="9460" w:name="_Toc409470234"/>
      <w:bookmarkStart w:id="9461" w:name="_Toc409470849"/>
      <w:bookmarkStart w:id="9462" w:name="_Toc409471463"/>
      <w:bookmarkStart w:id="9463" w:name="_Toc409472074"/>
      <w:bookmarkStart w:id="9464" w:name="_Toc409472684"/>
      <w:bookmarkStart w:id="9465" w:name="_Toc409473293"/>
      <w:bookmarkStart w:id="9466" w:name="_Toc409473908"/>
      <w:bookmarkStart w:id="9467" w:name="_Toc409474526"/>
      <w:bookmarkStart w:id="9468" w:name="_Toc409475170"/>
      <w:bookmarkStart w:id="9469" w:name="_Toc409512271"/>
      <w:bookmarkStart w:id="9470" w:name="_Toc409458400"/>
      <w:bookmarkStart w:id="9471" w:name="_Toc409459136"/>
      <w:bookmarkStart w:id="9472" w:name="_Toc409459753"/>
      <w:bookmarkStart w:id="9473" w:name="_Toc409460374"/>
      <w:bookmarkStart w:id="9474" w:name="_Toc409465231"/>
      <w:bookmarkStart w:id="9475" w:name="_Toc409465857"/>
      <w:bookmarkStart w:id="9476" w:name="_Toc409466483"/>
      <w:bookmarkStart w:id="9477" w:name="_Toc409467125"/>
      <w:bookmarkStart w:id="9478" w:name="_Toc409467753"/>
      <w:bookmarkStart w:id="9479" w:name="_Toc409468378"/>
      <w:bookmarkStart w:id="9480" w:name="_Toc409469001"/>
      <w:bookmarkStart w:id="9481" w:name="_Toc409469620"/>
      <w:bookmarkStart w:id="9482" w:name="_Toc409470235"/>
      <w:bookmarkStart w:id="9483" w:name="_Toc409470850"/>
      <w:bookmarkStart w:id="9484" w:name="_Toc409471464"/>
      <w:bookmarkStart w:id="9485" w:name="_Toc409472075"/>
      <w:bookmarkStart w:id="9486" w:name="_Toc409472685"/>
      <w:bookmarkStart w:id="9487" w:name="_Toc409473294"/>
      <w:bookmarkStart w:id="9488" w:name="_Toc409473909"/>
      <w:bookmarkStart w:id="9489" w:name="_Toc409474527"/>
      <w:bookmarkStart w:id="9490" w:name="_Toc409475171"/>
      <w:bookmarkStart w:id="9491" w:name="_Toc409512272"/>
      <w:bookmarkStart w:id="9492" w:name="_Toc409458401"/>
      <w:bookmarkStart w:id="9493" w:name="_Toc409459137"/>
      <w:bookmarkStart w:id="9494" w:name="_Toc409459754"/>
      <w:bookmarkStart w:id="9495" w:name="_Toc409460375"/>
      <w:bookmarkStart w:id="9496" w:name="_Toc409465232"/>
      <w:bookmarkStart w:id="9497" w:name="_Toc409465858"/>
      <w:bookmarkStart w:id="9498" w:name="_Toc409466484"/>
      <w:bookmarkStart w:id="9499" w:name="_Toc409467126"/>
      <w:bookmarkStart w:id="9500" w:name="_Toc409467754"/>
      <w:bookmarkStart w:id="9501" w:name="_Toc409468379"/>
      <w:bookmarkStart w:id="9502" w:name="_Toc409469002"/>
      <w:bookmarkStart w:id="9503" w:name="_Toc409469621"/>
      <w:bookmarkStart w:id="9504" w:name="_Toc409470236"/>
      <w:bookmarkStart w:id="9505" w:name="_Toc409470851"/>
      <w:bookmarkStart w:id="9506" w:name="_Toc409471465"/>
      <w:bookmarkStart w:id="9507" w:name="_Toc409472076"/>
      <w:bookmarkStart w:id="9508" w:name="_Toc409472686"/>
      <w:bookmarkStart w:id="9509" w:name="_Toc409473295"/>
      <w:bookmarkStart w:id="9510" w:name="_Toc409473910"/>
      <w:bookmarkStart w:id="9511" w:name="_Toc409474528"/>
      <w:bookmarkStart w:id="9512" w:name="_Toc409475172"/>
      <w:bookmarkStart w:id="9513" w:name="_Toc409512273"/>
      <w:bookmarkStart w:id="9514" w:name="_Toc409458402"/>
      <w:bookmarkStart w:id="9515" w:name="_Toc409459138"/>
      <w:bookmarkStart w:id="9516" w:name="_Toc409459755"/>
      <w:bookmarkStart w:id="9517" w:name="_Toc409460376"/>
      <w:bookmarkStart w:id="9518" w:name="_Toc409465233"/>
      <w:bookmarkStart w:id="9519" w:name="_Toc409465859"/>
      <w:bookmarkStart w:id="9520" w:name="_Toc409466485"/>
      <w:bookmarkStart w:id="9521" w:name="_Toc409467127"/>
      <w:bookmarkStart w:id="9522" w:name="_Toc409467755"/>
      <w:bookmarkStart w:id="9523" w:name="_Toc409468380"/>
      <w:bookmarkStart w:id="9524" w:name="_Toc409469003"/>
      <w:bookmarkStart w:id="9525" w:name="_Toc409469622"/>
      <w:bookmarkStart w:id="9526" w:name="_Toc409470237"/>
      <w:bookmarkStart w:id="9527" w:name="_Toc409470852"/>
      <w:bookmarkStart w:id="9528" w:name="_Toc409471466"/>
      <w:bookmarkStart w:id="9529" w:name="_Toc409472077"/>
      <w:bookmarkStart w:id="9530" w:name="_Toc409472687"/>
      <w:bookmarkStart w:id="9531" w:name="_Toc409473296"/>
      <w:bookmarkStart w:id="9532" w:name="_Toc409473911"/>
      <w:bookmarkStart w:id="9533" w:name="_Toc409474529"/>
      <w:bookmarkStart w:id="9534" w:name="_Toc409475173"/>
      <w:bookmarkStart w:id="9535" w:name="_Toc409512274"/>
      <w:bookmarkStart w:id="9536" w:name="_Toc409458403"/>
      <w:bookmarkStart w:id="9537" w:name="_Toc409459139"/>
      <w:bookmarkStart w:id="9538" w:name="_Toc409459756"/>
      <w:bookmarkStart w:id="9539" w:name="_Toc409460377"/>
      <w:bookmarkStart w:id="9540" w:name="_Toc409465234"/>
      <w:bookmarkStart w:id="9541" w:name="_Toc409465860"/>
      <w:bookmarkStart w:id="9542" w:name="_Toc409466486"/>
      <w:bookmarkStart w:id="9543" w:name="_Toc409467128"/>
      <w:bookmarkStart w:id="9544" w:name="_Toc409467756"/>
      <w:bookmarkStart w:id="9545" w:name="_Toc409468381"/>
      <w:bookmarkStart w:id="9546" w:name="_Toc409469004"/>
      <w:bookmarkStart w:id="9547" w:name="_Toc409469623"/>
      <w:bookmarkStart w:id="9548" w:name="_Toc409470238"/>
      <w:bookmarkStart w:id="9549" w:name="_Toc409470853"/>
      <w:bookmarkStart w:id="9550" w:name="_Toc409471467"/>
      <w:bookmarkStart w:id="9551" w:name="_Toc409472078"/>
      <w:bookmarkStart w:id="9552" w:name="_Toc409472688"/>
      <w:bookmarkStart w:id="9553" w:name="_Toc409473297"/>
      <w:bookmarkStart w:id="9554" w:name="_Toc409473912"/>
      <w:bookmarkStart w:id="9555" w:name="_Toc409474530"/>
      <w:bookmarkStart w:id="9556" w:name="_Toc409475174"/>
      <w:bookmarkStart w:id="9557" w:name="_Toc409512275"/>
      <w:bookmarkStart w:id="9558" w:name="_Toc409458404"/>
      <w:bookmarkStart w:id="9559" w:name="_Toc409459140"/>
      <w:bookmarkStart w:id="9560" w:name="_Toc409459757"/>
      <w:bookmarkStart w:id="9561" w:name="_Toc409460378"/>
      <w:bookmarkStart w:id="9562" w:name="_Toc409465235"/>
      <w:bookmarkStart w:id="9563" w:name="_Toc409465861"/>
      <w:bookmarkStart w:id="9564" w:name="_Toc409466487"/>
      <w:bookmarkStart w:id="9565" w:name="_Toc409467129"/>
      <w:bookmarkStart w:id="9566" w:name="_Toc409467757"/>
      <w:bookmarkStart w:id="9567" w:name="_Toc409468382"/>
      <w:bookmarkStart w:id="9568" w:name="_Toc409469005"/>
      <w:bookmarkStart w:id="9569" w:name="_Toc409469624"/>
      <w:bookmarkStart w:id="9570" w:name="_Toc409470239"/>
      <w:bookmarkStart w:id="9571" w:name="_Toc409470854"/>
      <w:bookmarkStart w:id="9572" w:name="_Toc409471468"/>
      <w:bookmarkStart w:id="9573" w:name="_Toc409472079"/>
      <w:bookmarkStart w:id="9574" w:name="_Toc409472689"/>
      <w:bookmarkStart w:id="9575" w:name="_Toc409473298"/>
      <w:bookmarkStart w:id="9576" w:name="_Toc409473913"/>
      <w:bookmarkStart w:id="9577" w:name="_Toc409474531"/>
      <w:bookmarkStart w:id="9578" w:name="_Toc409475175"/>
      <w:bookmarkStart w:id="9579" w:name="_Toc409512276"/>
      <w:bookmarkStart w:id="9580" w:name="_Toc409458405"/>
      <w:bookmarkStart w:id="9581" w:name="_Toc409459141"/>
      <w:bookmarkStart w:id="9582" w:name="_Toc409459758"/>
      <w:bookmarkStart w:id="9583" w:name="_Toc409460379"/>
      <w:bookmarkStart w:id="9584" w:name="_Toc409465236"/>
      <w:bookmarkStart w:id="9585" w:name="_Toc409465862"/>
      <w:bookmarkStart w:id="9586" w:name="_Toc409466488"/>
      <w:bookmarkStart w:id="9587" w:name="_Toc409467130"/>
      <w:bookmarkStart w:id="9588" w:name="_Toc409467758"/>
      <w:bookmarkStart w:id="9589" w:name="_Toc409468383"/>
      <w:bookmarkStart w:id="9590" w:name="_Toc409469006"/>
      <w:bookmarkStart w:id="9591" w:name="_Toc409469625"/>
      <w:bookmarkStart w:id="9592" w:name="_Toc409470240"/>
      <w:bookmarkStart w:id="9593" w:name="_Toc409470855"/>
      <w:bookmarkStart w:id="9594" w:name="_Toc409471469"/>
      <w:bookmarkStart w:id="9595" w:name="_Toc409472080"/>
      <w:bookmarkStart w:id="9596" w:name="_Toc409472690"/>
      <w:bookmarkStart w:id="9597" w:name="_Toc409473299"/>
      <w:bookmarkStart w:id="9598" w:name="_Toc409473914"/>
      <w:bookmarkStart w:id="9599" w:name="_Toc409474532"/>
      <w:bookmarkStart w:id="9600" w:name="_Toc409475176"/>
      <w:bookmarkStart w:id="9601" w:name="_Toc409512277"/>
      <w:bookmarkStart w:id="9602" w:name="_Toc409458406"/>
      <w:bookmarkStart w:id="9603" w:name="_Toc409459142"/>
      <w:bookmarkStart w:id="9604" w:name="_Toc409459759"/>
      <w:bookmarkStart w:id="9605" w:name="_Toc409460380"/>
      <w:bookmarkStart w:id="9606" w:name="_Toc409465237"/>
      <w:bookmarkStart w:id="9607" w:name="_Toc409465863"/>
      <w:bookmarkStart w:id="9608" w:name="_Toc409466489"/>
      <w:bookmarkStart w:id="9609" w:name="_Toc409467131"/>
      <w:bookmarkStart w:id="9610" w:name="_Toc409467759"/>
      <w:bookmarkStart w:id="9611" w:name="_Toc409468384"/>
      <w:bookmarkStart w:id="9612" w:name="_Toc409469007"/>
      <w:bookmarkStart w:id="9613" w:name="_Toc409469626"/>
      <w:bookmarkStart w:id="9614" w:name="_Toc409470241"/>
      <w:bookmarkStart w:id="9615" w:name="_Toc409470856"/>
      <w:bookmarkStart w:id="9616" w:name="_Toc409471470"/>
      <w:bookmarkStart w:id="9617" w:name="_Toc409472081"/>
      <w:bookmarkStart w:id="9618" w:name="_Toc409472691"/>
      <w:bookmarkStart w:id="9619" w:name="_Toc409473300"/>
      <w:bookmarkStart w:id="9620" w:name="_Toc409473915"/>
      <w:bookmarkStart w:id="9621" w:name="_Toc409474533"/>
      <w:bookmarkStart w:id="9622" w:name="_Toc409475177"/>
      <w:bookmarkStart w:id="9623" w:name="_Toc409512278"/>
      <w:bookmarkStart w:id="9624" w:name="_Toc409458407"/>
      <w:bookmarkStart w:id="9625" w:name="_Toc409459143"/>
      <w:bookmarkStart w:id="9626" w:name="_Toc409459760"/>
      <w:bookmarkStart w:id="9627" w:name="_Toc409460381"/>
      <w:bookmarkStart w:id="9628" w:name="_Toc409465238"/>
      <w:bookmarkStart w:id="9629" w:name="_Toc409465864"/>
      <w:bookmarkStart w:id="9630" w:name="_Toc409466490"/>
      <w:bookmarkStart w:id="9631" w:name="_Toc409467132"/>
      <w:bookmarkStart w:id="9632" w:name="_Toc409467760"/>
      <w:bookmarkStart w:id="9633" w:name="_Toc409468385"/>
      <w:bookmarkStart w:id="9634" w:name="_Toc409469008"/>
      <w:bookmarkStart w:id="9635" w:name="_Toc409469627"/>
      <w:bookmarkStart w:id="9636" w:name="_Toc409470242"/>
      <w:bookmarkStart w:id="9637" w:name="_Toc409470857"/>
      <w:bookmarkStart w:id="9638" w:name="_Toc409471471"/>
      <w:bookmarkStart w:id="9639" w:name="_Toc409472082"/>
      <w:bookmarkStart w:id="9640" w:name="_Toc409472692"/>
      <w:bookmarkStart w:id="9641" w:name="_Toc409473301"/>
      <w:bookmarkStart w:id="9642" w:name="_Toc409473916"/>
      <w:bookmarkStart w:id="9643" w:name="_Toc409474534"/>
      <w:bookmarkStart w:id="9644" w:name="_Toc409475178"/>
      <w:bookmarkStart w:id="9645" w:name="_Toc409512279"/>
      <w:bookmarkStart w:id="9646" w:name="_Toc409458408"/>
      <w:bookmarkStart w:id="9647" w:name="_Toc409459144"/>
      <w:bookmarkStart w:id="9648" w:name="_Toc409459761"/>
      <w:bookmarkStart w:id="9649" w:name="_Toc409460382"/>
      <w:bookmarkStart w:id="9650" w:name="_Toc409465239"/>
      <w:bookmarkStart w:id="9651" w:name="_Toc409465865"/>
      <w:bookmarkStart w:id="9652" w:name="_Toc409466491"/>
      <w:bookmarkStart w:id="9653" w:name="_Toc409467133"/>
      <w:bookmarkStart w:id="9654" w:name="_Toc409467761"/>
      <w:bookmarkStart w:id="9655" w:name="_Toc409468386"/>
      <w:bookmarkStart w:id="9656" w:name="_Toc409469009"/>
      <w:bookmarkStart w:id="9657" w:name="_Toc409469628"/>
      <w:bookmarkStart w:id="9658" w:name="_Toc409470243"/>
      <w:bookmarkStart w:id="9659" w:name="_Toc409470858"/>
      <w:bookmarkStart w:id="9660" w:name="_Toc409471472"/>
      <w:bookmarkStart w:id="9661" w:name="_Toc409472083"/>
      <w:bookmarkStart w:id="9662" w:name="_Toc409472693"/>
      <w:bookmarkStart w:id="9663" w:name="_Toc409473302"/>
      <w:bookmarkStart w:id="9664" w:name="_Toc409473917"/>
      <w:bookmarkStart w:id="9665" w:name="_Toc409474535"/>
      <w:bookmarkStart w:id="9666" w:name="_Toc409475179"/>
      <w:bookmarkStart w:id="9667" w:name="_Toc409512280"/>
      <w:bookmarkStart w:id="9668" w:name="_Toc409458409"/>
      <w:bookmarkStart w:id="9669" w:name="_Toc409459145"/>
      <w:bookmarkStart w:id="9670" w:name="_Toc409459762"/>
      <w:bookmarkStart w:id="9671" w:name="_Toc409460383"/>
      <w:bookmarkStart w:id="9672" w:name="_Toc409465240"/>
      <w:bookmarkStart w:id="9673" w:name="_Toc409465866"/>
      <w:bookmarkStart w:id="9674" w:name="_Toc409466492"/>
      <w:bookmarkStart w:id="9675" w:name="_Toc409467134"/>
      <w:bookmarkStart w:id="9676" w:name="_Toc409467762"/>
      <w:bookmarkStart w:id="9677" w:name="_Toc409468387"/>
      <w:bookmarkStart w:id="9678" w:name="_Toc409469010"/>
      <w:bookmarkStart w:id="9679" w:name="_Toc409469629"/>
      <w:bookmarkStart w:id="9680" w:name="_Toc409470244"/>
      <w:bookmarkStart w:id="9681" w:name="_Toc409470859"/>
      <w:bookmarkStart w:id="9682" w:name="_Toc409471473"/>
      <w:bookmarkStart w:id="9683" w:name="_Toc409472084"/>
      <w:bookmarkStart w:id="9684" w:name="_Toc409472694"/>
      <w:bookmarkStart w:id="9685" w:name="_Toc409473303"/>
      <w:bookmarkStart w:id="9686" w:name="_Toc409473918"/>
      <w:bookmarkStart w:id="9687" w:name="_Toc409474536"/>
      <w:bookmarkStart w:id="9688" w:name="_Toc409475180"/>
      <w:bookmarkStart w:id="9689" w:name="_Toc409512281"/>
      <w:bookmarkStart w:id="9690" w:name="_Toc409458410"/>
      <w:bookmarkStart w:id="9691" w:name="_Toc409459146"/>
      <w:bookmarkStart w:id="9692" w:name="_Toc409459763"/>
      <w:bookmarkStart w:id="9693" w:name="_Toc409460384"/>
      <w:bookmarkStart w:id="9694" w:name="_Toc409465241"/>
      <w:bookmarkStart w:id="9695" w:name="_Toc409465867"/>
      <w:bookmarkStart w:id="9696" w:name="_Toc409466493"/>
      <w:bookmarkStart w:id="9697" w:name="_Toc409467135"/>
      <w:bookmarkStart w:id="9698" w:name="_Toc409467763"/>
      <w:bookmarkStart w:id="9699" w:name="_Toc409468388"/>
      <w:bookmarkStart w:id="9700" w:name="_Toc409469011"/>
      <w:bookmarkStart w:id="9701" w:name="_Toc409469630"/>
      <w:bookmarkStart w:id="9702" w:name="_Toc409470245"/>
      <w:bookmarkStart w:id="9703" w:name="_Toc409470860"/>
      <w:bookmarkStart w:id="9704" w:name="_Toc409471474"/>
      <w:bookmarkStart w:id="9705" w:name="_Toc409472085"/>
      <w:bookmarkStart w:id="9706" w:name="_Toc409472695"/>
      <w:bookmarkStart w:id="9707" w:name="_Toc409473304"/>
      <w:bookmarkStart w:id="9708" w:name="_Toc409473919"/>
      <w:bookmarkStart w:id="9709" w:name="_Toc409474537"/>
      <w:bookmarkStart w:id="9710" w:name="_Toc409475181"/>
      <w:bookmarkStart w:id="9711" w:name="_Toc409512282"/>
      <w:bookmarkStart w:id="9712" w:name="_Toc409458411"/>
      <w:bookmarkStart w:id="9713" w:name="_Toc409459147"/>
      <w:bookmarkStart w:id="9714" w:name="_Toc409459764"/>
      <w:bookmarkStart w:id="9715" w:name="_Toc409460385"/>
      <w:bookmarkStart w:id="9716" w:name="_Toc409465242"/>
      <w:bookmarkStart w:id="9717" w:name="_Toc409465868"/>
      <w:bookmarkStart w:id="9718" w:name="_Toc409466494"/>
      <w:bookmarkStart w:id="9719" w:name="_Toc409467136"/>
      <w:bookmarkStart w:id="9720" w:name="_Toc409467764"/>
      <w:bookmarkStart w:id="9721" w:name="_Toc409468389"/>
      <w:bookmarkStart w:id="9722" w:name="_Toc409469012"/>
      <w:bookmarkStart w:id="9723" w:name="_Toc409469631"/>
      <w:bookmarkStart w:id="9724" w:name="_Toc409470246"/>
      <w:bookmarkStart w:id="9725" w:name="_Toc409470861"/>
      <w:bookmarkStart w:id="9726" w:name="_Toc409471475"/>
      <w:bookmarkStart w:id="9727" w:name="_Toc409472086"/>
      <w:bookmarkStart w:id="9728" w:name="_Toc409472696"/>
      <w:bookmarkStart w:id="9729" w:name="_Toc409473305"/>
      <w:bookmarkStart w:id="9730" w:name="_Toc409473920"/>
      <w:bookmarkStart w:id="9731" w:name="_Toc409474538"/>
      <w:bookmarkStart w:id="9732" w:name="_Toc409475182"/>
      <w:bookmarkStart w:id="9733" w:name="_Toc409512283"/>
      <w:bookmarkStart w:id="9734" w:name="_Toc409458412"/>
      <w:bookmarkStart w:id="9735" w:name="_Toc409459148"/>
      <w:bookmarkStart w:id="9736" w:name="_Toc409459765"/>
      <w:bookmarkStart w:id="9737" w:name="_Toc409460386"/>
      <w:bookmarkStart w:id="9738" w:name="_Toc409465243"/>
      <w:bookmarkStart w:id="9739" w:name="_Toc409465869"/>
      <w:bookmarkStart w:id="9740" w:name="_Toc409466495"/>
      <w:bookmarkStart w:id="9741" w:name="_Toc409467137"/>
      <w:bookmarkStart w:id="9742" w:name="_Toc409467765"/>
      <w:bookmarkStart w:id="9743" w:name="_Toc409468390"/>
      <w:bookmarkStart w:id="9744" w:name="_Toc409469013"/>
      <w:bookmarkStart w:id="9745" w:name="_Toc409469632"/>
      <w:bookmarkStart w:id="9746" w:name="_Toc409470247"/>
      <w:bookmarkStart w:id="9747" w:name="_Toc409470862"/>
      <w:bookmarkStart w:id="9748" w:name="_Toc409471476"/>
      <w:bookmarkStart w:id="9749" w:name="_Toc409472087"/>
      <w:bookmarkStart w:id="9750" w:name="_Toc409472697"/>
      <w:bookmarkStart w:id="9751" w:name="_Toc409473306"/>
      <w:bookmarkStart w:id="9752" w:name="_Toc409473921"/>
      <w:bookmarkStart w:id="9753" w:name="_Toc409474539"/>
      <w:bookmarkStart w:id="9754" w:name="_Toc409475183"/>
      <w:bookmarkStart w:id="9755" w:name="_Toc409512284"/>
      <w:bookmarkStart w:id="9756" w:name="_Toc409458413"/>
      <w:bookmarkStart w:id="9757" w:name="_Toc409459149"/>
      <w:bookmarkStart w:id="9758" w:name="_Toc409459766"/>
      <w:bookmarkStart w:id="9759" w:name="_Toc409460387"/>
      <w:bookmarkStart w:id="9760" w:name="_Toc409465244"/>
      <w:bookmarkStart w:id="9761" w:name="_Toc409465870"/>
      <w:bookmarkStart w:id="9762" w:name="_Toc409466496"/>
      <w:bookmarkStart w:id="9763" w:name="_Toc409467138"/>
      <w:bookmarkStart w:id="9764" w:name="_Toc409467766"/>
      <w:bookmarkStart w:id="9765" w:name="_Toc409468391"/>
      <w:bookmarkStart w:id="9766" w:name="_Toc409469014"/>
      <w:bookmarkStart w:id="9767" w:name="_Toc409469633"/>
      <w:bookmarkStart w:id="9768" w:name="_Toc409470248"/>
      <w:bookmarkStart w:id="9769" w:name="_Toc409470863"/>
      <w:bookmarkStart w:id="9770" w:name="_Toc409471477"/>
      <w:bookmarkStart w:id="9771" w:name="_Toc409472088"/>
      <w:bookmarkStart w:id="9772" w:name="_Toc409472698"/>
      <w:bookmarkStart w:id="9773" w:name="_Toc409473307"/>
      <w:bookmarkStart w:id="9774" w:name="_Toc409473922"/>
      <w:bookmarkStart w:id="9775" w:name="_Toc409474540"/>
      <w:bookmarkStart w:id="9776" w:name="_Toc409475184"/>
      <w:bookmarkStart w:id="9777" w:name="_Toc409512285"/>
      <w:bookmarkStart w:id="9778" w:name="_Toc409458414"/>
      <w:bookmarkStart w:id="9779" w:name="_Toc409459150"/>
      <w:bookmarkStart w:id="9780" w:name="_Toc409459767"/>
      <w:bookmarkStart w:id="9781" w:name="_Toc409460388"/>
      <w:bookmarkStart w:id="9782" w:name="_Toc409465245"/>
      <w:bookmarkStart w:id="9783" w:name="_Toc409465871"/>
      <w:bookmarkStart w:id="9784" w:name="_Toc409466497"/>
      <w:bookmarkStart w:id="9785" w:name="_Toc409467139"/>
      <w:bookmarkStart w:id="9786" w:name="_Toc409467767"/>
      <w:bookmarkStart w:id="9787" w:name="_Toc409468392"/>
      <w:bookmarkStart w:id="9788" w:name="_Toc409469015"/>
      <w:bookmarkStart w:id="9789" w:name="_Toc409469634"/>
      <w:bookmarkStart w:id="9790" w:name="_Toc409470249"/>
      <w:bookmarkStart w:id="9791" w:name="_Toc409470864"/>
      <w:bookmarkStart w:id="9792" w:name="_Toc409471478"/>
      <w:bookmarkStart w:id="9793" w:name="_Toc409472089"/>
      <w:bookmarkStart w:id="9794" w:name="_Toc409472699"/>
      <w:bookmarkStart w:id="9795" w:name="_Toc409473308"/>
      <w:bookmarkStart w:id="9796" w:name="_Toc409473923"/>
      <w:bookmarkStart w:id="9797" w:name="_Toc409474541"/>
      <w:bookmarkStart w:id="9798" w:name="_Toc409475185"/>
      <w:bookmarkStart w:id="9799" w:name="_Toc409512286"/>
      <w:bookmarkStart w:id="9800" w:name="_Toc409458415"/>
      <w:bookmarkStart w:id="9801" w:name="_Toc409459151"/>
      <w:bookmarkStart w:id="9802" w:name="_Toc409459768"/>
      <w:bookmarkStart w:id="9803" w:name="_Toc409460389"/>
      <w:bookmarkStart w:id="9804" w:name="_Toc409465246"/>
      <w:bookmarkStart w:id="9805" w:name="_Toc409465872"/>
      <w:bookmarkStart w:id="9806" w:name="_Toc409466498"/>
      <w:bookmarkStart w:id="9807" w:name="_Toc409467140"/>
      <w:bookmarkStart w:id="9808" w:name="_Toc409467768"/>
      <w:bookmarkStart w:id="9809" w:name="_Toc409468393"/>
      <w:bookmarkStart w:id="9810" w:name="_Toc409469016"/>
      <w:bookmarkStart w:id="9811" w:name="_Toc409469635"/>
      <w:bookmarkStart w:id="9812" w:name="_Toc409470250"/>
      <w:bookmarkStart w:id="9813" w:name="_Toc409470865"/>
      <w:bookmarkStart w:id="9814" w:name="_Toc409471479"/>
      <w:bookmarkStart w:id="9815" w:name="_Toc409472090"/>
      <w:bookmarkStart w:id="9816" w:name="_Toc409472700"/>
      <w:bookmarkStart w:id="9817" w:name="_Toc409473309"/>
      <w:bookmarkStart w:id="9818" w:name="_Toc409473924"/>
      <w:bookmarkStart w:id="9819" w:name="_Toc409474542"/>
      <w:bookmarkStart w:id="9820" w:name="_Toc409475186"/>
      <w:bookmarkStart w:id="9821" w:name="_Toc409512287"/>
      <w:bookmarkStart w:id="9822" w:name="_Toc409458416"/>
      <w:bookmarkStart w:id="9823" w:name="_Toc409459152"/>
      <w:bookmarkStart w:id="9824" w:name="_Toc409459769"/>
      <w:bookmarkStart w:id="9825" w:name="_Toc409460390"/>
      <w:bookmarkStart w:id="9826" w:name="_Toc409465247"/>
      <w:bookmarkStart w:id="9827" w:name="_Toc409465873"/>
      <w:bookmarkStart w:id="9828" w:name="_Toc409466499"/>
      <w:bookmarkStart w:id="9829" w:name="_Toc409467141"/>
      <w:bookmarkStart w:id="9830" w:name="_Toc409467769"/>
      <w:bookmarkStart w:id="9831" w:name="_Toc409468394"/>
      <w:bookmarkStart w:id="9832" w:name="_Toc409469017"/>
      <w:bookmarkStart w:id="9833" w:name="_Toc409469636"/>
      <w:bookmarkStart w:id="9834" w:name="_Toc409470251"/>
      <w:bookmarkStart w:id="9835" w:name="_Toc409470866"/>
      <w:bookmarkStart w:id="9836" w:name="_Toc409471480"/>
      <w:bookmarkStart w:id="9837" w:name="_Toc409472091"/>
      <w:bookmarkStart w:id="9838" w:name="_Toc409472701"/>
      <w:bookmarkStart w:id="9839" w:name="_Toc409473310"/>
      <w:bookmarkStart w:id="9840" w:name="_Toc409473925"/>
      <w:bookmarkStart w:id="9841" w:name="_Toc409474543"/>
      <w:bookmarkStart w:id="9842" w:name="_Toc409475187"/>
      <w:bookmarkStart w:id="9843" w:name="_Toc409512288"/>
      <w:bookmarkStart w:id="9844" w:name="_Toc409458417"/>
      <w:bookmarkStart w:id="9845" w:name="_Toc409459153"/>
      <w:bookmarkStart w:id="9846" w:name="_Toc409459770"/>
      <w:bookmarkStart w:id="9847" w:name="_Toc409460391"/>
      <w:bookmarkStart w:id="9848" w:name="_Toc409465248"/>
      <w:bookmarkStart w:id="9849" w:name="_Toc409465874"/>
      <w:bookmarkStart w:id="9850" w:name="_Toc409466500"/>
      <w:bookmarkStart w:id="9851" w:name="_Toc409467142"/>
      <w:bookmarkStart w:id="9852" w:name="_Toc409467770"/>
      <w:bookmarkStart w:id="9853" w:name="_Toc409468395"/>
      <w:bookmarkStart w:id="9854" w:name="_Toc409469018"/>
      <w:bookmarkStart w:id="9855" w:name="_Toc409469637"/>
      <w:bookmarkStart w:id="9856" w:name="_Toc409470252"/>
      <w:bookmarkStart w:id="9857" w:name="_Toc409470867"/>
      <w:bookmarkStart w:id="9858" w:name="_Toc409471481"/>
      <w:bookmarkStart w:id="9859" w:name="_Toc409472092"/>
      <w:bookmarkStart w:id="9860" w:name="_Toc409472702"/>
      <w:bookmarkStart w:id="9861" w:name="_Toc409473311"/>
      <w:bookmarkStart w:id="9862" w:name="_Toc409473926"/>
      <w:bookmarkStart w:id="9863" w:name="_Toc409474544"/>
      <w:bookmarkStart w:id="9864" w:name="_Toc409475188"/>
      <w:bookmarkStart w:id="9865" w:name="_Toc409512289"/>
      <w:bookmarkStart w:id="9866" w:name="_Toc409458418"/>
      <w:bookmarkStart w:id="9867" w:name="_Toc409459154"/>
      <w:bookmarkStart w:id="9868" w:name="_Toc409459771"/>
      <w:bookmarkStart w:id="9869" w:name="_Toc409460392"/>
      <w:bookmarkStart w:id="9870" w:name="_Toc409465249"/>
      <w:bookmarkStart w:id="9871" w:name="_Toc409465875"/>
      <w:bookmarkStart w:id="9872" w:name="_Toc409466501"/>
      <w:bookmarkStart w:id="9873" w:name="_Toc409467143"/>
      <w:bookmarkStart w:id="9874" w:name="_Toc409467771"/>
      <w:bookmarkStart w:id="9875" w:name="_Toc409468396"/>
      <w:bookmarkStart w:id="9876" w:name="_Toc409469019"/>
      <w:bookmarkStart w:id="9877" w:name="_Toc409469638"/>
      <w:bookmarkStart w:id="9878" w:name="_Toc409470253"/>
      <w:bookmarkStart w:id="9879" w:name="_Toc409470868"/>
      <w:bookmarkStart w:id="9880" w:name="_Toc409471482"/>
      <w:bookmarkStart w:id="9881" w:name="_Toc409472093"/>
      <w:bookmarkStart w:id="9882" w:name="_Toc409472703"/>
      <w:bookmarkStart w:id="9883" w:name="_Toc409473312"/>
      <w:bookmarkStart w:id="9884" w:name="_Toc409473927"/>
      <w:bookmarkStart w:id="9885" w:name="_Toc409474545"/>
      <w:bookmarkStart w:id="9886" w:name="_Toc409475189"/>
      <w:bookmarkStart w:id="9887" w:name="_Toc409512290"/>
      <w:bookmarkStart w:id="9888" w:name="_Toc409458419"/>
      <w:bookmarkStart w:id="9889" w:name="_Toc409459155"/>
      <w:bookmarkStart w:id="9890" w:name="_Toc409459772"/>
      <w:bookmarkStart w:id="9891" w:name="_Toc409460393"/>
      <w:bookmarkStart w:id="9892" w:name="_Toc409465250"/>
      <w:bookmarkStart w:id="9893" w:name="_Toc409465876"/>
      <w:bookmarkStart w:id="9894" w:name="_Toc409466502"/>
      <w:bookmarkStart w:id="9895" w:name="_Toc409467144"/>
      <w:bookmarkStart w:id="9896" w:name="_Toc409467772"/>
      <w:bookmarkStart w:id="9897" w:name="_Toc409468397"/>
      <w:bookmarkStart w:id="9898" w:name="_Toc409469020"/>
      <w:bookmarkStart w:id="9899" w:name="_Toc409469639"/>
      <w:bookmarkStart w:id="9900" w:name="_Toc409470254"/>
      <w:bookmarkStart w:id="9901" w:name="_Toc409470869"/>
      <w:bookmarkStart w:id="9902" w:name="_Toc409471483"/>
      <w:bookmarkStart w:id="9903" w:name="_Toc409472094"/>
      <w:bookmarkStart w:id="9904" w:name="_Toc409472704"/>
      <w:bookmarkStart w:id="9905" w:name="_Toc409473313"/>
      <w:bookmarkStart w:id="9906" w:name="_Toc409473928"/>
      <w:bookmarkStart w:id="9907" w:name="_Toc409474546"/>
      <w:bookmarkStart w:id="9908" w:name="_Toc409475190"/>
      <w:bookmarkStart w:id="9909" w:name="_Toc409512291"/>
      <w:bookmarkStart w:id="9910" w:name="_Toc409458420"/>
      <w:bookmarkStart w:id="9911" w:name="_Toc409459156"/>
      <w:bookmarkStart w:id="9912" w:name="_Toc409459773"/>
      <w:bookmarkStart w:id="9913" w:name="_Toc409460394"/>
      <w:bookmarkStart w:id="9914" w:name="_Toc409465251"/>
      <w:bookmarkStart w:id="9915" w:name="_Toc409465877"/>
      <w:bookmarkStart w:id="9916" w:name="_Toc409466503"/>
      <w:bookmarkStart w:id="9917" w:name="_Toc409467145"/>
      <w:bookmarkStart w:id="9918" w:name="_Toc409467773"/>
      <w:bookmarkStart w:id="9919" w:name="_Toc409468398"/>
      <w:bookmarkStart w:id="9920" w:name="_Toc409469021"/>
      <w:bookmarkStart w:id="9921" w:name="_Toc409469640"/>
      <w:bookmarkStart w:id="9922" w:name="_Toc409470255"/>
      <w:bookmarkStart w:id="9923" w:name="_Toc409470870"/>
      <w:bookmarkStart w:id="9924" w:name="_Toc409471484"/>
      <w:bookmarkStart w:id="9925" w:name="_Toc409472095"/>
      <w:bookmarkStart w:id="9926" w:name="_Toc409472705"/>
      <w:bookmarkStart w:id="9927" w:name="_Toc409473314"/>
      <w:bookmarkStart w:id="9928" w:name="_Toc409473929"/>
      <w:bookmarkStart w:id="9929" w:name="_Toc409474547"/>
      <w:bookmarkStart w:id="9930" w:name="_Toc409475191"/>
      <w:bookmarkStart w:id="9931" w:name="_Toc409512292"/>
      <w:bookmarkStart w:id="9932" w:name="_Toc409458421"/>
      <w:bookmarkStart w:id="9933" w:name="_Toc409459157"/>
      <w:bookmarkStart w:id="9934" w:name="_Toc409459774"/>
      <w:bookmarkStart w:id="9935" w:name="_Toc409460395"/>
      <w:bookmarkStart w:id="9936" w:name="_Toc409465252"/>
      <w:bookmarkStart w:id="9937" w:name="_Toc409465878"/>
      <w:bookmarkStart w:id="9938" w:name="_Toc409466504"/>
      <w:bookmarkStart w:id="9939" w:name="_Toc409467146"/>
      <w:bookmarkStart w:id="9940" w:name="_Toc409467774"/>
      <w:bookmarkStart w:id="9941" w:name="_Toc409468399"/>
      <w:bookmarkStart w:id="9942" w:name="_Toc409469022"/>
      <w:bookmarkStart w:id="9943" w:name="_Toc409469641"/>
      <w:bookmarkStart w:id="9944" w:name="_Toc409470256"/>
      <w:bookmarkStart w:id="9945" w:name="_Toc409470871"/>
      <w:bookmarkStart w:id="9946" w:name="_Toc409471485"/>
      <w:bookmarkStart w:id="9947" w:name="_Toc409472096"/>
      <w:bookmarkStart w:id="9948" w:name="_Toc409472706"/>
      <w:bookmarkStart w:id="9949" w:name="_Toc409473315"/>
      <w:bookmarkStart w:id="9950" w:name="_Toc409473930"/>
      <w:bookmarkStart w:id="9951" w:name="_Toc409474548"/>
      <w:bookmarkStart w:id="9952" w:name="_Toc409475192"/>
      <w:bookmarkStart w:id="9953" w:name="_Toc409512293"/>
      <w:bookmarkStart w:id="9954" w:name="_Toc409458422"/>
      <w:bookmarkStart w:id="9955" w:name="_Toc409459158"/>
      <w:bookmarkStart w:id="9956" w:name="_Toc409459775"/>
      <w:bookmarkStart w:id="9957" w:name="_Toc409460396"/>
      <w:bookmarkStart w:id="9958" w:name="_Toc409465253"/>
      <w:bookmarkStart w:id="9959" w:name="_Toc409465879"/>
      <w:bookmarkStart w:id="9960" w:name="_Toc409466505"/>
      <w:bookmarkStart w:id="9961" w:name="_Toc409467147"/>
      <w:bookmarkStart w:id="9962" w:name="_Toc409467775"/>
      <w:bookmarkStart w:id="9963" w:name="_Toc409468400"/>
      <w:bookmarkStart w:id="9964" w:name="_Toc409469023"/>
      <w:bookmarkStart w:id="9965" w:name="_Toc409469642"/>
      <w:bookmarkStart w:id="9966" w:name="_Toc409470257"/>
      <w:bookmarkStart w:id="9967" w:name="_Toc409470872"/>
      <w:bookmarkStart w:id="9968" w:name="_Toc409471486"/>
      <w:bookmarkStart w:id="9969" w:name="_Toc409472097"/>
      <w:bookmarkStart w:id="9970" w:name="_Toc409472707"/>
      <w:bookmarkStart w:id="9971" w:name="_Toc409473316"/>
      <w:bookmarkStart w:id="9972" w:name="_Toc409473931"/>
      <w:bookmarkStart w:id="9973" w:name="_Toc409474549"/>
      <w:bookmarkStart w:id="9974" w:name="_Toc409475193"/>
      <w:bookmarkStart w:id="9975" w:name="_Toc409512294"/>
      <w:bookmarkStart w:id="9976" w:name="_Toc409458423"/>
      <w:bookmarkStart w:id="9977" w:name="_Toc409459159"/>
      <w:bookmarkStart w:id="9978" w:name="_Toc409459776"/>
      <w:bookmarkStart w:id="9979" w:name="_Toc409460397"/>
      <w:bookmarkStart w:id="9980" w:name="_Toc409465254"/>
      <w:bookmarkStart w:id="9981" w:name="_Toc409465880"/>
      <w:bookmarkStart w:id="9982" w:name="_Toc409466506"/>
      <w:bookmarkStart w:id="9983" w:name="_Toc409467148"/>
      <w:bookmarkStart w:id="9984" w:name="_Toc409467776"/>
      <w:bookmarkStart w:id="9985" w:name="_Toc409468401"/>
      <w:bookmarkStart w:id="9986" w:name="_Toc409469024"/>
      <w:bookmarkStart w:id="9987" w:name="_Toc409469643"/>
      <w:bookmarkStart w:id="9988" w:name="_Toc409470258"/>
      <w:bookmarkStart w:id="9989" w:name="_Toc409470873"/>
      <w:bookmarkStart w:id="9990" w:name="_Toc409471487"/>
      <w:bookmarkStart w:id="9991" w:name="_Toc409472098"/>
      <w:bookmarkStart w:id="9992" w:name="_Toc409472708"/>
      <w:bookmarkStart w:id="9993" w:name="_Toc409473317"/>
      <w:bookmarkStart w:id="9994" w:name="_Toc409473932"/>
      <w:bookmarkStart w:id="9995" w:name="_Toc409474550"/>
      <w:bookmarkStart w:id="9996" w:name="_Toc409475194"/>
      <w:bookmarkStart w:id="9997" w:name="_Toc409512295"/>
      <w:bookmarkStart w:id="9998" w:name="_Toc409458424"/>
      <w:bookmarkStart w:id="9999" w:name="_Toc409459160"/>
      <w:bookmarkStart w:id="10000" w:name="_Toc409459777"/>
      <w:bookmarkStart w:id="10001" w:name="_Toc409460398"/>
      <w:bookmarkStart w:id="10002" w:name="_Toc409465255"/>
      <w:bookmarkStart w:id="10003" w:name="_Toc409465881"/>
      <w:bookmarkStart w:id="10004" w:name="_Toc409466507"/>
      <w:bookmarkStart w:id="10005" w:name="_Toc409467149"/>
      <w:bookmarkStart w:id="10006" w:name="_Toc409467777"/>
      <w:bookmarkStart w:id="10007" w:name="_Toc409468402"/>
      <w:bookmarkStart w:id="10008" w:name="_Toc409469025"/>
      <w:bookmarkStart w:id="10009" w:name="_Toc409469644"/>
      <w:bookmarkStart w:id="10010" w:name="_Toc409470259"/>
      <w:bookmarkStart w:id="10011" w:name="_Toc409470874"/>
      <w:bookmarkStart w:id="10012" w:name="_Toc409471488"/>
      <w:bookmarkStart w:id="10013" w:name="_Toc409472099"/>
      <w:bookmarkStart w:id="10014" w:name="_Toc409472709"/>
      <w:bookmarkStart w:id="10015" w:name="_Toc409473318"/>
      <w:bookmarkStart w:id="10016" w:name="_Toc409473933"/>
      <w:bookmarkStart w:id="10017" w:name="_Toc409474551"/>
      <w:bookmarkStart w:id="10018" w:name="_Toc409475195"/>
      <w:bookmarkStart w:id="10019" w:name="_Toc409512296"/>
      <w:bookmarkStart w:id="10020" w:name="_Toc409458425"/>
      <w:bookmarkStart w:id="10021" w:name="_Toc409459161"/>
      <w:bookmarkStart w:id="10022" w:name="_Toc409459778"/>
      <w:bookmarkStart w:id="10023" w:name="_Toc409460399"/>
      <w:bookmarkStart w:id="10024" w:name="_Toc409465256"/>
      <w:bookmarkStart w:id="10025" w:name="_Toc409465882"/>
      <w:bookmarkStart w:id="10026" w:name="_Toc409466508"/>
      <w:bookmarkStart w:id="10027" w:name="_Toc409467150"/>
      <w:bookmarkStart w:id="10028" w:name="_Toc409467778"/>
      <w:bookmarkStart w:id="10029" w:name="_Toc409468403"/>
      <w:bookmarkStart w:id="10030" w:name="_Toc409469026"/>
      <w:bookmarkStart w:id="10031" w:name="_Toc409469645"/>
      <w:bookmarkStart w:id="10032" w:name="_Toc409470260"/>
      <w:bookmarkStart w:id="10033" w:name="_Toc409470875"/>
      <w:bookmarkStart w:id="10034" w:name="_Toc409471489"/>
      <w:bookmarkStart w:id="10035" w:name="_Toc409472100"/>
      <w:bookmarkStart w:id="10036" w:name="_Toc409472710"/>
      <w:bookmarkStart w:id="10037" w:name="_Toc409473319"/>
      <w:bookmarkStart w:id="10038" w:name="_Toc409473934"/>
      <w:bookmarkStart w:id="10039" w:name="_Toc409474552"/>
      <w:bookmarkStart w:id="10040" w:name="_Toc409475196"/>
      <w:bookmarkStart w:id="10041" w:name="_Toc409512297"/>
      <w:bookmarkStart w:id="10042" w:name="_Toc409458426"/>
      <w:bookmarkStart w:id="10043" w:name="_Toc409459162"/>
      <w:bookmarkStart w:id="10044" w:name="_Toc409459779"/>
      <w:bookmarkStart w:id="10045" w:name="_Toc409460400"/>
      <w:bookmarkStart w:id="10046" w:name="_Toc409465257"/>
      <w:bookmarkStart w:id="10047" w:name="_Toc409465883"/>
      <w:bookmarkStart w:id="10048" w:name="_Toc409466509"/>
      <w:bookmarkStart w:id="10049" w:name="_Toc409467151"/>
      <w:bookmarkStart w:id="10050" w:name="_Toc409467779"/>
      <w:bookmarkStart w:id="10051" w:name="_Toc409468404"/>
      <w:bookmarkStart w:id="10052" w:name="_Toc409469027"/>
      <w:bookmarkStart w:id="10053" w:name="_Toc409469646"/>
      <w:bookmarkStart w:id="10054" w:name="_Toc409470261"/>
      <w:bookmarkStart w:id="10055" w:name="_Toc409470876"/>
      <w:bookmarkStart w:id="10056" w:name="_Toc409471490"/>
      <w:bookmarkStart w:id="10057" w:name="_Toc409472101"/>
      <w:bookmarkStart w:id="10058" w:name="_Toc409472711"/>
      <w:bookmarkStart w:id="10059" w:name="_Toc409473320"/>
      <w:bookmarkStart w:id="10060" w:name="_Toc409473935"/>
      <w:bookmarkStart w:id="10061" w:name="_Toc409474553"/>
      <w:bookmarkStart w:id="10062" w:name="_Toc409475197"/>
      <w:bookmarkStart w:id="10063" w:name="_Toc409512298"/>
      <w:bookmarkStart w:id="10064" w:name="_Toc409458427"/>
      <w:bookmarkStart w:id="10065" w:name="_Toc409459163"/>
      <w:bookmarkStart w:id="10066" w:name="_Toc409459780"/>
      <w:bookmarkStart w:id="10067" w:name="_Toc409460401"/>
      <w:bookmarkStart w:id="10068" w:name="_Toc409465258"/>
      <w:bookmarkStart w:id="10069" w:name="_Toc409465884"/>
      <w:bookmarkStart w:id="10070" w:name="_Toc409466510"/>
      <w:bookmarkStart w:id="10071" w:name="_Toc409467152"/>
      <w:bookmarkStart w:id="10072" w:name="_Toc409467780"/>
      <w:bookmarkStart w:id="10073" w:name="_Toc409468405"/>
      <w:bookmarkStart w:id="10074" w:name="_Toc409469028"/>
      <w:bookmarkStart w:id="10075" w:name="_Toc409469647"/>
      <w:bookmarkStart w:id="10076" w:name="_Toc409470262"/>
      <w:bookmarkStart w:id="10077" w:name="_Toc409470877"/>
      <w:bookmarkStart w:id="10078" w:name="_Toc409471491"/>
      <w:bookmarkStart w:id="10079" w:name="_Toc409472102"/>
      <w:bookmarkStart w:id="10080" w:name="_Toc409472712"/>
      <w:bookmarkStart w:id="10081" w:name="_Toc409473321"/>
      <w:bookmarkStart w:id="10082" w:name="_Toc409473936"/>
      <w:bookmarkStart w:id="10083" w:name="_Toc409474554"/>
      <w:bookmarkStart w:id="10084" w:name="_Toc409475198"/>
      <w:bookmarkStart w:id="10085" w:name="_Toc409512299"/>
      <w:bookmarkStart w:id="10086" w:name="_Toc409458428"/>
      <w:bookmarkStart w:id="10087" w:name="_Toc409459164"/>
      <w:bookmarkStart w:id="10088" w:name="_Toc409459781"/>
      <w:bookmarkStart w:id="10089" w:name="_Toc409460402"/>
      <w:bookmarkStart w:id="10090" w:name="_Toc409465259"/>
      <w:bookmarkStart w:id="10091" w:name="_Toc409465885"/>
      <w:bookmarkStart w:id="10092" w:name="_Toc409466511"/>
      <w:bookmarkStart w:id="10093" w:name="_Toc409467153"/>
      <w:bookmarkStart w:id="10094" w:name="_Toc409467781"/>
      <w:bookmarkStart w:id="10095" w:name="_Toc409468406"/>
      <w:bookmarkStart w:id="10096" w:name="_Toc409469029"/>
      <w:bookmarkStart w:id="10097" w:name="_Toc409469648"/>
      <w:bookmarkStart w:id="10098" w:name="_Toc409470263"/>
      <w:bookmarkStart w:id="10099" w:name="_Toc409470878"/>
      <w:bookmarkStart w:id="10100" w:name="_Toc409471492"/>
      <w:bookmarkStart w:id="10101" w:name="_Toc409472103"/>
      <w:bookmarkStart w:id="10102" w:name="_Toc409472713"/>
      <w:bookmarkStart w:id="10103" w:name="_Toc409473322"/>
      <w:bookmarkStart w:id="10104" w:name="_Toc409473937"/>
      <w:bookmarkStart w:id="10105" w:name="_Toc409474555"/>
      <w:bookmarkStart w:id="10106" w:name="_Toc409475199"/>
      <w:bookmarkStart w:id="10107" w:name="_Toc409512300"/>
      <w:bookmarkStart w:id="10108" w:name="_Toc409458429"/>
      <w:bookmarkStart w:id="10109" w:name="_Toc409459165"/>
      <w:bookmarkStart w:id="10110" w:name="_Toc409459782"/>
      <w:bookmarkStart w:id="10111" w:name="_Toc409460403"/>
      <w:bookmarkStart w:id="10112" w:name="_Toc409465260"/>
      <w:bookmarkStart w:id="10113" w:name="_Toc409465886"/>
      <w:bookmarkStart w:id="10114" w:name="_Toc409466512"/>
      <w:bookmarkStart w:id="10115" w:name="_Toc409467154"/>
      <w:bookmarkStart w:id="10116" w:name="_Toc409467782"/>
      <w:bookmarkStart w:id="10117" w:name="_Toc409468407"/>
      <w:bookmarkStart w:id="10118" w:name="_Toc409469030"/>
      <w:bookmarkStart w:id="10119" w:name="_Toc409469649"/>
      <w:bookmarkStart w:id="10120" w:name="_Toc409470264"/>
      <w:bookmarkStart w:id="10121" w:name="_Toc409470879"/>
      <w:bookmarkStart w:id="10122" w:name="_Toc409471493"/>
      <w:bookmarkStart w:id="10123" w:name="_Toc409472104"/>
      <w:bookmarkStart w:id="10124" w:name="_Toc409472714"/>
      <w:bookmarkStart w:id="10125" w:name="_Toc409473323"/>
      <w:bookmarkStart w:id="10126" w:name="_Toc409473938"/>
      <w:bookmarkStart w:id="10127" w:name="_Toc409474556"/>
      <w:bookmarkStart w:id="10128" w:name="_Toc409475200"/>
      <w:bookmarkStart w:id="10129" w:name="_Toc409512301"/>
      <w:bookmarkStart w:id="10130" w:name="_Toc409458430"/>
      <w:bookmarkStart w:id="10131" w:name="_Toc409459166"/>
      <w:bookmarkStart w:id="10132" w:name="_Toc409459783"/>
      <w:bookmarkStart w:id="10133" w:name="_Toc409460404"/>
      <w:bookmarkStart w:id="10134" w:name="_Toc409465261"/>
      <w:bookmarkStart w:id="10135" w:name="_Toc409465887"/>
      <w:bookmarkStart w:id="10136" w:name="_Toc409466513"/>
      <w:bookmarkStart w:id="10137" w:name="_Toc409467155"/>
      <w:bookmarkStart w:id="10138" w:name="_Toc409467783"/>
      <w:bookmarkStart w:id="10139" w:name="_Toc409468408"/>
      <w:bookmarkStart w:id="10140" w:name="_Toc409469031"/>
      <w:bookmarkStart w:id="10141" w:name="_Toc409469650"/>
      <w:bookmarkStart w:id="10142" w:name="_Toc409470265"/>
      <w:bookmarkStart w:id="10143" w:name="_Toc409470880"/>
      <w:bookmarkStart w:id="10144" w:name="_Toc409471494"/>
      <w:bookmarkStart w:id="10145" w:name="_Toc409472105"/>
      <w:bookmarkStart w:id="10146" w:name="_Toc409472715"/>
      <w:bookmarkStart w:id="10147" w:name="_Toc409473324"/>
      <w:bookmarkStart w:id="10148" w:name="_Toc409473939"/>
      <w:bookmarkStart w:id="10149" w:name="_Toc409474557"/>
      <w:bookmarkStart w:id="10150" w:name="_Toc409475201"/>
      <w:bookmarkStart w:id="10151" w:name="_Toc409512302"/>
      <w:bookmarkStart w:id="10152" w:name="_Toc409458431"/>
      <w:bookmarkStart w:id="10153" w:name="_Toc409459167"/>
      <w:bookmarkStart w:id="10154" w:name="_Toc409459784"/>
      <w:bookmarkStart w:id="10155" w:name="_Toc409460405"/>
      <w:bookmarkStart w:id="10156" w:name="_Toc409465262"/>
      <w:bookmarkStart w:id="10157" w:name="_Toc409465888"/>
      <w:bookmarkStart w:id="10158" w:name="_Toc409466514"/>
      <w:bookmarkStart w:id="10159" w:name="_Toc409467156"/>
      <w:bookmarkStart w:id="10160" w:name="_Toc409467784"/>
      <w:bookmarkStart w:id="10161" w:name="_Toc409468409"/>
      <w:bookmarkStart w:id="10162" w:name="_Toc409469032"/>
      <w:bookmarkStart w:id="10163" w:name="_Toc409469651"/>
      <w:bookmarkStart w:id="10164" w:name="_Toc409470266"/>
      <w:bookmarkStart w:id="10165" w:name="_Toc409470881"/>
      <w:bookmarkStart w:id="10166" w:name="_Toc409471495"/>
      <w:bookmarkStart w:id="10167" w:name="_Toc409472106"/>
      <w:bookmarkStart w:id="10168" w:name="_Toc409472716"/>
      <w:bookmarkStart w:id="10169" w:name="_Toc409473325"/>
      <w:bookmarkStart w:id="10170" w:name="_Toc409473940"/>
      <w:bookmarkStart w:id="10171" w:name="_Toc409474558"/>
      <w:bookmarkStart w:id="10172" w:name="_Toc409475202"/>
      <w:bookmarkStart w:id="10173" w:name="_Toc409512303"/>
      <w:bookmarkStart w:id="10174" w:name="_Toc409458432"/>
      <w:bookmarkStart w:id="10175" w:name="_Toc409459168"/>
      <w:bookmarkStart w:id="10176" w:name="_Toc409459785"/>
      <w:bookmarkStart w:id="10177" w:name="_Toc409460406"/>
      <w:bookmarkStart w:id="10178" w:name="_Toc409465263"/>
      <w:bookmarkStart w:id="10179" w:name="_Toc409465889"/>
      <w:bookmarkStart w:id="10180" w:name="_Toc409466515"/>
      <w:bookmarkStart w:id="10181" w:name="_Toc409467157"/>
      <w:bookmarkStart w:id="10182" w:name="_Toc409467785"/>
      <w:bookmarkStart w:id="10183" w:name="_Toc409468410"/>
      <w:bookmarkStart w:id="10184" w:name="_Toc409469033"/>
      <w:bookmarkStart w:id="10185" w:name="_Toc409469652"/>
      <w:bookmarkStart w:id="10186" w:name="_Toc409470267"/>
      <w:bookmarkStart w:id="10187" w:name="_Toc409470882"/>
      <w:bookmarkStart w:id="10188" w:name="_Toc409471496"/>
      <w:bookmarkStart w:id="10189" w:name="_Toc409472107"/>
      <w:bookmarkStart w:id="10190" w:name="_Toc409472717"/>
      <w:bookmarkStart w:id="10191" w:name="_Toc409473326"/>
      <w:bookmarkStart w:id="10192" w:name="_Toc409473941"/>
      <w:bookmarkStart w:id="10193" w:name="_Toc409474559"/>
      <w:bookmarkStart w:id="10194" w:name="_Toc409475203"/>
      <w:bookmarkStart w:id="10195" w:name="_Toc409512304"/>
      <w:bookmarkStart w:id="10196" w:name="_Toc409458433"/>
      <w:bookmarkStart w:id="10197" w:name="_Toc409459169"/>
      <w:bookmarkStart w:id="10198" w:name="_Toc409459786"/>
      <w:bookmarkStart w:id="10199" w:name="_Toc409460407"/>
      <w:bookmarkStart w:id="10200" w:name="_Toc409465264"/>
      <w:bookmarkStart w:id="10201" w:name="_Toc409465890"/>
      <w:bookmarkStart w:id="10202" w:name="_Toc409466516"/>
      <w:bookmarkStart w:id="10203" w:name="_Toc409467158"/>
      <w:bookmarkStart w:id="10204" w:name="_Toc409467786"/>
      <w:bookmarkStart w:id="10205" w:name="_Toc409468411"/>
      <w:bookmarkStart w:id="10206" w:name="_Toc409469034"/>
      <w:bookmarkStart w:id="10207" w:name="_Toc409469653"/>
      <w:bookmarkStart w:id="10208" w:name="_Toc409470268"/>
      <w:bookmarkStart w:id="10209" w:name="_Toc409470883"/>
      <w:bookmarkStart w:id="10210" w:name="_Toc409471497"/>
      <w:bookmarkStart w:id="10211" w:name="_Toc409472108"/>
      <w:bookmarkStart w:id="10212" w:name="_Toc409472718"/>
      <w:bookmarkStart w:id="10213" w:name="_Toc409473327"/>
      <w:bookmarkStart w:id="10214" w:name="_Toc409473942"/>
      <w:bookmarkStart w:id="10215" w:name="_Toc409474560"/>
      <w:bookmarkStart w:id="10216" w:name="_Toc409475204"/>
      <w:bookmarkStart w:id="10217" w:name="_Toc409512305"/>
      <w:bookmarkStart w:id="10218" w:name="_Toc409458434"/>
      <w:bookmarkStart w:id="10219" w:name="_Toc409459170"/>
      <w:bookmarkStart w:id="10220" w:name="_Toc409459787"/>
      <w:bookmarkStart w:id="10221" w:name="_Toc409460408"/>
      <w:bookmarkStart w:id="10222" w:name="_Toc409465265"/>
      <w:bookmarkStart w:id="10223" w:name="_Toc409465891"/>
      <w:bookmarkStart w:id="10224" w:name="_Toc409466517"/>
      <w:bookmarkStart w:id="10225" w:name="_Toc409467159"/>
      <w:bookmarkStart w:id="10226" w:name="_Toc409467787"/>
      <w:bookmarkStart w:id="10227" w:name="_Toc409468412"/>
      <w:bookmarkStart w:id="10228" w:name="_Toc409469035"/>
      <w:bookmarkStart w:id="10229" w:name="_Toc409469654"/>
      <w:bookmarkStart w:id="10230" w:name="_Toc409470269"/>
      <w:bookmarkStart w:id="10231" w:name="_Toc409470884"/>
      <w:bookmarkStart w:id="10232" w:name="_Toc409471498"/>
      <w:bookmarkStart w:id="10233" w:name="_Toc409472109"/>
      <w:bookmarkStart w:id="10234" w:name="_Toc409472719"/>
      <w:bookmarkStart w:id="10235" w:name="_Toc409473328"/>
      <w:bookmarkStart w:id="10236" w:name="_Toc409473943"/>
      <w:bookmarkStart w:id="10237" w:name="_Toc409474561"/>
      <w:bookmarkStart w:id="10238" w:name="_Toc409475205"/>
      <w:bookmarkStart w:id="10239" w:name="_Toc409512306"/>
      <w:bookmarkStart w:id="10240" w:name="_Toc409458435"/>
      <w:bookmarkStart w:id="10241" w:name="_Toc409459171"/>
      <w:bookmarkStart w:id="10242" w:name="_Toc409459788"/>
      <w:bookmarkStart w:id="10243" w:name="_Toc409460409"/>
      <w:bookmarkStart w:id="10244" w:name="_Toc409465266"/>
      <w:bookmarkStart w:id="10245" w:name="_Toc409465892"/>
      <w:bookmarkStart w:id="10246" w:name="_Toc409466518"/>
      <w:bookmarkStart w:id="10247" w:name="_Toc409467160"/>
      <w:bookmarkStart w:id="10248" w:name="_Toc409467788"/>
      <w:bookmarkStart w:id="10249" w:name="_Toc409468413"/>
      <w:bookmarkStart w:id="10250" w:name="_Toc409469036"/>
      <w:bookmarkStart w:id="10251" w:name="_Toc409469655"/>
      <w:bookmarkStart w:id="10252" w:name="_Toc409470270"/>
      <w:bookmarkStart w:id="10253" w:name="_Toc409470885"/>
      <w:bookmarkStart w:id="10254" w:name="_Toc409471499"/>
      <w:bookmarkStart w:id="10255" w:name="_Toc409472110"/>
      <w:bookmarkStart w:id="10256" w:name="_Toc409472720"/>
      <w:bookmarkStart w:id="10257" w:name="_Toc409473329"/>
      <w:bookmarkStart w:id="10258" w:name="_Toc409473944"/>
      <w:bookmarkStart w:id="10259" w:name="_Toc409474562"/>
      <w:bookmarkStart w:id="10260" w:name="_Toc409475206"/>
      <w:bookmarkStart w:id="10261" w:name="_Toc409512307"/>
      <w:bookmarkStart w:id="10262" w:name="_Toc409458436"/>
      <w:bookmarkStart w:id="10263" w:name="_Toc409459172"/>
      <w:bookmarkStart w:id="10264" w:name="_Toc409459789"/>
      <w:bookmarkStart w:id="10265" w:name="_Toc409460410"/>
      <w:bookmarkStart w:id="10266" w:name="_Toc409465267"/>
      <w:bookmarkStart w:id="10267" w:name="_Toc409465893"/>
      <w:bookmarkStart w:id="10268" w:name="_Toc409466519"/>
      <w:bookmarkStart w:id="10269" w:name="_Toc409467161"/>
      <w:bookmarkStart w:id="10270" w:name="_Toc409467789"/>
      <w:bookmarkStart w:id="10271" w:name="_Toc409468414"/>
      <w:bookmarkStart w:id="10272" w:name="_Toc409469037"/>
      <w:bookmarkStart w:id="10273" w:name="_Toc409469656"/>
      <w:bookmarkStart w:id="10274" w:name="_Toc409470271"/>
      <w:bookmarkStart w:id="10275" w:name="_Toc409470886"/>
      <w:bookmarkStart w:id="10276" w:name="_Toc409471500"/>
      <w:bookmarkStart w:id="10277" w:name="_Toc409472111"/>
      <w:bookmarkStart w:id="10278" w:name="_Toc409472721"/>
      <w:bookmarkStart w:id="10279" w:name="_Toc409473330"/>
      <w:bookmarkStart w:id="10280" w:name="_Toc409473945"/>
      <w:bookmarkStart w:id="10281" w:name="_Toc409474563"/>
      <w:bookmarkStart w:id="10282" w:name="_Toc409475207"/>
      <w:bookmarkStart w:id="10283" w:name="_Toc409512308"/>
      <w:bookmarkStart w:id="10284" w:name="_Toc409458437"/>
      <w:bookmarkStart w:id="10285" w:name="_Toc409459173"/>
      <w:bookmarkStart w:id="10286" w:name="_Toc409459790"/>
      <w:bookmarkStart w:id="10287" w:name="_Toc409460411"/>
      <w:bookmarkStart w:id="10288" w:name="_Toc409465268"/>
      <w:bookmarkStart w:id="10289" w:name="_Toc409465894"/>
      <w:bookmarkStart w:id="10290" w:name="_Toc409466520"/>
      <w:bookmarkStart w:id="10291" w:name="_Toc409467162"/>
      <w:bookmarkStart w:id="10292" w:name="_Toc409467790"/>
      <w:bookmarkStart w:id="10293" w:name="_Toc409468415"/>
      <w:bookmarkStart w:id="10294" w:name="_Toc409469038"/>
      <w:bookmarkStart w:id="10295" w:name="_Toc409469657"/>
      <w:bookmarkStart w:id="10296" w:name="_Toc409470272"/>
      <w:bookmarkStart w:id="10297" w:name="_Toc409470887"/>
      <w:bookmarkStart w:id="10298" w:name="_Toc409471501"/>
      <w:bookmarkStart w:id="10299" w:name="_Toc409472112"/>
      <w:bookmarkStart w:id="10300" w:name="_Toc409472722"/>
      <w:bookmarkStart w:id="10301" w:name="_Toc409473331"/>
      <w:bookmarkStart w:id="10302" w:name="_Toc409473946"/>
      <w:bookmarkStart w:id="10303" w:name="_Toc409474564"/>
      <w:bookmarkStart w:id="10304" w:name="_Toc409475208"/>
      <w:bookmarkStart w:id="10305" w:name="_Toc409512309"/>
      <w:bookmarkStart w:id="10306" w:name="_Toc409458438"/>
      <w:bookmarkStart w:id="10307" w:name="_Toc409459174"/>
      <w:bookmarkStart w:id="10308" w:name="_Toc409459791"/>
      <w:bookmarkStart w:id="10309" w:name="_Toc409460412"/>
      <w:bookmarkStart w:id="10310" w:name="_Toc409465269"/>
      <w:bookmarkStart w:id="10311" w:name="_Toc409465895"/>
      <w:bookmarkStart w:id="10312" w:name="_Toc409466521"/>
      <w:bookmarkStart w:id="10313" w:name="_Toc409467163"/>
      <w:bookmarkStart w:id="10314" w:name="_Toc409467791"/>
      <w:bookmarkStart w:id="10315" w:name="_Toc409468416"/>
      <w:bookmarkStart w:id="10316" w:name="_Toc409469039"/>
      <w:bookmarkStart w:id="10317" w:name="_Toc409469658"/>
      <w:bookmarkStart w:id="10318" w:name="_Toc409470273"/>
      <w:bookmarkStart w:id="10319" w:name="_Toc409470888"/>
      <w:bookmarkStart w:id="10320" w:name="_Toc409471502"/>
      <w:bookmarkStart w:id="10321" w:name="_Toc409472113"/>
      <w:bookmarkStart w:id="10322" w:name="_Toc409472723"/>
      <w:bookmarkStart w:id="10323" w:name="_Toc409473332"/>
      <w:bookmarkStart w:id="10324" w:name="_Toc409473947"/>
      <w:bookmarkStart w:id="10325" w:name="_Toc409474565"/>
      <w:bookmarkStart w:id="10326" w:name="_Toc409475209"/>
      <w:bookmarkStart w:id="10327" w:name="_Toc409512310"/>
      <w:bookmarkStart w:id="10328" w:name="_Toc409458439"/>
      <w:bookmarkStart w:id="10329" w:name="_Toc409459175"/>
      <w:bookmarkStart w:id="10330" w:name="_Toc409459792"/>
      <w:bookmarkStart w:id="10331" w:name="_Toc409460413"/>
      <w:bookmarkStart w:id="10332" w:name="_Toc409465270"/>
      <w:bookmarkStart w:id="10333" w:name="_Toc409465896"/>
      <w:bookmarkStart w:id="10334" w:name="_Toc409466522"/>
      <w:bookmarkStart w:id="10335" w:name="_Toc409467164"/>
      <w:bookmarkStart w:id="10336" w:name="_Toc409467792"/>
      <w:bookmarkStart w:id="10337" w:name="_Toc409468417"/>
      <w:bookmarkStart w:id="10338" w:name="_Toc409469040"/>
      <w:bookmarkStart w:id="10339" w:name="_Toc409469659"/>
      <w:bookmarkStart w:id="10340" w:name="_Toc409470274"/>
      <w:bookmarkStart w:id="10341" w:name="_Toc409470889"/>
      <w:bookmarkStart w:id="10342" w:name="_Toc409471503"/>
      <w:bookmarkStart w:id="10343" w:name="_Toc409472114"/>
      <w:bookmarkStart w:id="10344" w:name="_Toc409472724"/>
      <w:bookmarkStart w:id="10345" w:name="_Toc409473333"/>
      <w:bookmarkStart w:id="10346" w:name="_Toc409473948"/>
      <w:bookmarkStart w:id="10347" w:name="_Toc409474566"/>
      <w:bookmarkStart w:id="10348" w:name="_Toc409475210"/>
      <w:bookmarkStart w:id="10349" w:name="_Toc409512311"/>
      <w:bookmarkStart w:id="10350" w:name="_Toc409458440"/>
      <w:bookmarkStart w:id="10351" w:name="_Toc409459176"/>
      <w:bookmarkStart w:id="10352" w:name="_Toc409459793"/>
      <w:bookmarkStart w:id="10353" w:name="_Toc409460414"/>
      <w:bookmarkStart w:id="10354" w:name="_Toc409465271"/>
      <w:bookmarkStart w:id="10355" w:name="_Toc409465897"/>
      <w:bookmarkStart w:id="10356" w:name="_Toc409466523"/>
      <w:bookmarkStart w:id="10357" w:name="_Toc409467165"/>
      <w:bookmarkStart w:id="10358" w:name="_Toc409467793"/>
      <w:bookmarkStart w:id="10359" w:name="_Toc409468418"/>
      <w:bookmarkStart w:id="10360" w:name="_Toc409469041"/>
      <w:bookmarkStart w:id="10361" w:name="_Toc409469660"/>
      <w:bookmarkStart w:id="10362" w:name="_Toc409470275"/>
      <w:bookmarkStart w:id="10363" w:name="_Toc409470890"/>
      <w:bookmarkStart w:id="10364" w:name="_Toc409471504"/>
      <w:bookmarkStart w:id="10365" w:name="_Toc409472115"/>
      <w:bookmarkStart w:id="10366" w:name="_Toc409472725"/>
      <w:bookmarkStart w:id="10367" w:name="_Toc409473334"/>
      <w:bookmarkStart w:id="10368" w:name="_Toc409473949"/>
      <w:bookmarkStart w:id="10369" w:name="_Toc409474567"/>
      <w:bookmarkStart w:id="10370" w:name="_Toc409475211"/>
      <w:bookmarkStart w:id="10371" w:name="_Toc409512312"/>
      <w:bookmarkStart w:id="10372" w:name="_Toc409458441"/>
      <w:bookmarkStart w:id="10373" w:name="_Toc409459177"/>
      <w:bookmarkStart w:id="10374" w:name="_Toc409459794"/>
      <w:bookmarkStart w:id="10375" w:name="_Toc409460415"/>
      <w:bookmarkStart w:id="10376" w:name="_Toc409465272"/>
      <w:bookmarkStart w:id="10377" w:name="_Toc409465898"/>
      <w:bookmarkStart w:id="10378" w:name="_Toc409466524"/>
      <w:bookmarkStart w:id="10379" w:name="_Toc409467166"/>
      <w:bookmarkStart w:id="10380" w:name="_Toc409467794"/>
      <w:bookmarkStart w:id="10381" w:name="_Toc409468419"/>
      <w:bookmarkStart w:id="10382" w:name="_Toc409469042"/>
      <w:bookmarkStart w:id="10383" w:name="_Toc409469661"/>
      <w:bookmarkStart w:id="10384" w:name="_Toc409470276"/>
      <w:bookmarkStart w:id="10385" w:name="_Toc409470891"/>
      <w:bookmarkStart w:id="10386" w:name="_Toc409471505"/>
      <w:bookmarkStart w:id="10387" w:name="_Toc409472116"/>
      <w:bookmarkStart w:id="10388" w:name="_Toc409472726"/>
      <w:bookmarkStart w:id="10389" w:name="_Toc409473335"/>
      <w:bookmarkStart w:id="10390" w:name="_Toc409473950"/>
      <w:bookmarkStart w:id="10391" w:name="_Toc409474568"/>
      <w:bookmarkStart w:id="10392" w:name="_Toc409475212"/>
      <w:bookmarkStart w:id="10393" w:name="_Toc409512313"/>
      <w:bookmarkStart w:id="10394" w:name="_Toc409458442"/>
      <w:bookmarkStart w:id="10395" w:name="_Toc409459178"/>
      <w:bookmarkStart w:id="10396" w:name="_Toc409459795"/>
      <w:bookmarkStart w:id="10397" w:name="_Toc409460416"/>
      <w:bookmarkStart w:id="10398" w:name="_Toc409465273"/>
      <w:bookmarkStart w:id="10399" w:name="_Toc409465899"/>
      <w:bookmarkStart w:id="10400" w:name="_Toc409466525"/>
      <w:bookmarkStart w:id="10401" w:name="_Toc409467167"/>
      <w:bookmarkStart w:id="10402" w:name="_Toc409467795"/>
      <w:bookmarkStart w:id="10403" w:name="_Toc409468420"/>
      <w:bookmarkStart w:id="10404" w:name="_Toc409469043"/>
      <w:bookmarkStart w:id="10405" w:name="_Toc409469662"/>
      <w:bookmarkStart w:id="10406" w:name="_Toc409470277"/>
      <w:bookmarkStart w:id="10407" w:name="_Toc409470892"/>
      <w:bookmarkStart w:id="10408" w:name="_Toc409471506"/>
      <w:bookmarkStart w:id="10409" w:name="_Toc409472117"/>
      <w:bookmarkStart w:id="10410" w:name="_Toc409472727"/>
      <w:bookmarkStart w:id="10411" w:name="_Toc409473336"/>
      <w:bookmarkStart w:id="10412" w:name="_Toc409473951"/>
      <w:bookmarkStart w:id="10413" w:name="_Toc409474569"/>
      <w:bookmarkStart w:id="10414" w:name="_Toc409475213"/>
      <w:bookmarkStart w:id="10415" w:name="_Toc409512314"/>
      <w:bookmarkStart w:id="10416" w:name="_Toc409458443"/>
      <w:bookmarkStart w:id="10417" w:name="_Toc409459179"/>
      <w:bookmarkStart w:id="10418" w:name="_Toc409459796"/>
      <w:bookmarkStart w:id="10419" w:name="_Toc409460417"/>
      <w:bookmarkStart w:id="10420" w:name="_Toc409465274"/>
      <w:bookmarkStart w:id="10421" w:name="_Toc409465900"/>
      <w:bookmarkStart w:id="10422" w:name="_Toc409466526"/>
      <w:bookmarkStart w:id="10423" w:name="_Toc409467168"/>
      <w:bookmarkStart w:id="10424" w:name="_Toc409467796"/>
      <w:bookmarkStart w:id="10425" w:name="_Toc409468421"/>
      <w:bookmarkStart w:id="10426" w:name="_Toc409469044"/>
      <w:bookmarkStart w:id="10427" w:name="_Toc409469663"/>
      <w:bookmarkStart w:id="10428" w:name="_Toc409470278"/>
      <w:bookmarkStart w:id="10429" w:name="_Toc409470893"/>
      <w:bookmarkStart w:id="10430" w:name="_Toc409471507"/>
      <w:bookmarkStart w:id="10431" w:name="_Toc409472118"/>
      <w:bookmarkStart w:id="10432" w:name="_Toc409472728"/>
      <w:bookmarkStart w:id="10433" w:name="_Toc409473337"/>
      <w:bookmarkStart w:id="10434" w:name="_Toc409473952"/>
      <w:bookmarkStart w:id="10435" w:name="_Toc409474570"/>
      <w:bookmarkStart w:id="10436" w:name="_Toc409475214"/>
      <w:bookmarkStart w:id="10437" w:name="_Toc409512315"/>
      <w:bookmarkStart w:id="10438" w:name="_Toc409458444"/>
      <w:bookmarkStart w:id="10439" w:name="_Toc409459180"/>
      <w:bookmarkStart w:id="10440" w:name="_Toc409459797"/>
      <w:bookmarkStart w:id="10441" w:name="_Toc409460418"/>
      <w:bookmarkStart w:id="10442" w:name="_Toc409465275"/>
      <w:bookmarkStart w:id="10443" w:name="_Toc409465901"/>
      <w:bookmarkStart w:id="10444" w:name="_Toc409466527"/>
      <w:bookmarkStart w:id="10445" w:name="_Toc409467169"/>
      <w:bookmarkStart w:id="10446" w:name="_Toc409467797"/>
      <w:bookmarkStart w:id="10447" w:name="_Toc409468422"/>
      <w:bookmarkStart w:id="10448" w:name="_Toc409469045"/>
      <w:bookmarkStart w:id="10449" w:name="_Toc409469664"/>
      <w:bookmarkStart w:id="10450" w:name="_Toc409470279"/>
      <w:bookmarkStart w:id="10451" w:name="_Toc409470894"/>
      <w:bookmarkStart w:id="10452" w:name="_Toc409471508"/>
      <w:bookmarkStart w:id="10453" w:name="_Toc409472119"/>
      <w:bookmarkStart w:id="10454" w:name="_Toc409472729"/>
      <w:bookmarkStart w:id="10455" w:name="_Toc409473338"/>
      <w:bookmarkStart w:id="10456" w:name="_Toc409473953"/>
      <w:bookmarkStart w:id="10457" w:name="_Toc409474571"/>
      <w:bookmarkStart w:id="10458" w:name="_Toc409475215"/>
      <w:bookmarkStart w:id="10459" w:name="_Toc409512316"/>
      <w:bookmarkStart w:id="10460" w:name="_Toc409458445"/>
      <w:bookmarkStart w:id="10461" w:name="_Toc409459181"/>
      <w:bookmarkStart w:id="10462" w:name="_Toc409459798"/>
      <w:bookmarkStart w:id="10463" w:name="_Toc409460419"/>
      <w:bookmarkStart w:id="10464" w:name="_Toc409465276"/>
      <w:bookmarkStart w:id="10465" w:name="_Toc409465902"/>
      <w:bookmarkStart w:id="10466" w:name="_Toc409466528"/>
      <w:bookmarkStart w:id="10467" w:name="_Toc409467170"/>
      <w:bookmarkStart w:id="10468" w:name="_Toc409467798"/>
      <w:bookmarkStart w:id="10469" w:name="_Toc409468423"/>
      <w:bookmarkStart w:id="10470" w:name="_Toc409469046"/>
      <w:bookmarkStart w:id="10471" w:name="_Toc409469665"/>
      <w:bookmarkStart w:id="10472" w:name="_Toc409470280"/>
      <w:bookmarkStart w:id="10473" w:name="_Toc409470895"/>
      <w:bookmarkStart w:id="10474" w:name="_Toc409471509"/>
      <w:bookmarkStart w:id="10475" w:name="_Toc409472120"/>
      <w:bookmarkStart w:id="10476" w:name="_Toc409472730"/>
      <w:bookmarkStart w:id="10477" w:name="_Toc409473339"/>
      <w:bookmarkStart w:id="10478" w:name="_Toc409473954"/>
      <w:bookmarkStart w:id="10479" w:name="_Toc409474572"/>
      <w:bookmarkStart w:id="10480" w:name="_Toc409475216"/>
      <w:bookmarkStart w:id="10481" w:name="_Toc409512317"/>
      <w:bookmarkStart w:id="10482" w:name="_Toc409458446"/>
      <w:bookmarkStart w:id="10483" w:name="_Toc409459182"/>
      <w:bookmarkStart w:id="10484" w:name="_Toc409459799"/>
      <w:bookmarkStart w:id="10485" w:name="_Toc409460420"/>
      <w:bookmarkStart w:id="10486" w:name="_Toc409465277"/>
      <w:bookmarkStart w:id="10487" w:name="_Toc409465903"/>
      <w:bookmarkStart w:id="10488" w:name="_Toc409466529"/>
      <w:bookmarkStart w:id="10489" w:name="_Toc409467171"/>
      <w:bookmarkStart w:id="10490" w:name="_Toc409467799"/>
      <w:bookmarkStart w:id="10491" w:name="_Toc409468424"/>
      <w:bookmarkStart w:id="10492" w:name="_Toc409469047"/>
      <w:bookmarkStart w:id="10493" w:name="_Toc409469666"/>
      <w:bookmarkStart w:id="10494" w:name="_Toc409470281"/>
      <w:bookmarkStart w:id="10495" w:name="_Toc409470896"/>
      <w:bookmarkStart w:id="10496" w:name="_Toc409471510"/>
      <w:bookmarkStart w:id="10497" w:name="_Toc409472121"/>
      <w:bookmarkStart w:id="10498" w:name="_Toc409472731"/>
      <w:bookmarkStart w:id="10499" w:name="_Toc409473340"/>
      <w:bookmarkStart w:id="10500" w:name="_Toc409473955"/>
      <w:bookmarkStart w:id="10501" w:name="_Toc409474573"/>
      <w:bookmarkStart w:id="10502" w:name="_Toc409475217"/>
      <w:bookmarkStart w:id="10503" w:name="_Toc409512318"/>
      <w:bookmarkStart w:id="10504" w:name="_Toc409458447"/>
      <w:bookmarkStart w:id="10505" w:name="_Toc409459183"/>
      <w:bookmarkStart w:id="10506" w:name="_Toc409459800"/>
      <w:bookmarkStart w:id="10507" w:name="_Toc409460421"/>
      <w:bookmarkStart w:id="10508" w:name="_Toc409465278"/>
      <w:bookmarkStart w:id="10509" w:name="_Toc409465904"/>
      <w:bookmarkStart w:id="10510" w:name="_Toc409466530"/>
      <w:bookmarkStart w:id="10511" w:name="_Toc409467172"/>
      <w:bookmarkStart w:id="10512" w:name="_Toc409467800"/>
      <w:bookmarkStart w:id="10513" w:name="_Toc409468425"/>
      <w:bookmarkStart w:id="10514" w:name="_Toc409469048"/>
      <w:bookmarkStart w:id="10515" w:name="_Toc409469667"/>
      <w:bookmarkStart w:id="10516" w:name="_Toc409470282"/>
      <w:bookmarkStart w:id="10517" w:name="_Toc409470897"/>
      <w:bookmarkStart w:id="10518" w:name="_Toc409471511"/>
      <w:bookmarkStart w:id="10519" w:name="_Toc409472122"/>
      <w:bookmarkStart w:id="10520" w:name="_Toc409472732"/>
      <w:bookmarkStart w:id="10521" w:name="_Toc409473341"/>
      <w:bookmarkStart w:id="10522" w:name="_Toc409473956"/>
      <w:bookmarkStart w:id="10523" w:name="_Toc409474574"/>
      <w:bookmarkStart w:id="10524" w:name="_Toc409475218"/>
      <w:bookmarkStart w:id="10525" w:name="_Toc409512319"/>
      <w:bookmarkStart w:id="10526" w:name="_Toc409458448"/>
      <w:bookmarkStart w:id="10527" w:name="_Toc409459184"/>
      <w:bookmarkStart w:id="10528" w:name="_Toc409459801"/>
      <w:bookmarkStart w:id="10529" w:name="_Toc409460422"/>
      <w:bookmarkStart w:id="10530" w:name="_Toc409465279"/>
      <w:bookmarkStart w:id="10531" w:name="_Toc409465905"/>
      <w:bookmarkStart w:id="10532" w:name="_Toc409466531"/>
      <w:bookmarkStart w:id="10533" w:name="_Toc409467173"/>
      <w:bookmarkStart w:id="10534" w:name="_Toc409467801"/>
      <w:bookmarkStart w:id="10535" w:name="_Toc409468426"/>
      <w:bookmarkStart w:id="10536" w:name="_Toc409469049"/>
      <w:bookmarkStart w:id="10537" w:name="_Toc409469668"/>
      <w:bookmarkStart w:id="10538" w:name="_Toc409470283"/>
      <w:bookmarkStart w:id="10539" w:name="_Toc409470898"/>
      <w:bookmarkStart w:id="10540" w:name="_Toc409471512"/>
      <w:bookmarkStart w:id="10541" w:name="_Toc409472123"/>
      <w:bookmarkStart w:id="10542" w:name="_Toc409472733"/>
      <w:bookmarkStart w:id="10543" w:name="_Toc409473342"/>
      <w:bookmarkStart w:id="10544" w:name="_Toc409473957"/>
      <w:bookmarkStart w:id="10545" w:name="_Toc409474575"/>
      <w:bookmarkStart w:id="10546" w:name="_Toc409475219"/>
      <w:bookmarkStart w:id="10547" w:name="_Toc409512320"/>
      <w:bookmarkStart w:id="10548" w:name="_Toc409458449"/>
      <w:bookmarkStart w:id="10549" w:name="_Toc409459185"/>
      <w:bookmarkStart w:id="10550" w:name="_Toc409459802"/>
      <w:bookmarkStart w:id="10551" w:name="_Toc409460423"/>
      <w:bookmarkStart w:id="10552" w:name="_Toc409465280"/>
      <w:bookmarkStart w:id="10553" w:name="_Toc409465906"/>
      <w:bookmarkStart w:id="10554" w:name="_Toc409466532"/>
      <w:bookmarkStart w:id="10555" w:name="_Toc409467174"/>
      <w:bookmarkStart w:id="10556" w:name="_Toc409467802"/>
      <w:bookmarkStart w:id="10557" w:name="_Toc409468427"/>
      <w:bookmarkStart w:id="10558" w:name="_Toc409469050"/>
      <w:bookmarkStart w:id="10559" w:name="_Toc409469669"/>
      <w:bookmarkStart w:id="10560" w:name="_Toc409470284"/>
      <w:bookmarkStart w:id="10561" w:name="_Toc409470899"/>
      <w:bookmarkStart w:id="10562" w:name="_Toc409471513"/>
      <w:bookmarkStart w:id="10563" w:name="_Toc409472124"/>
      <w:bookmarkStart w:id="10564" w:name="_Toc409472734"/>
      <w:bookmarkStart w:id="10565" w:name="_Toc409473343"/>
      <w:bookmarkStart w:id="10566" w:name="_Toc409473958"/>
      <w:bookmarkStart w:id="10567" w:name="_Toc409474576"/>
      <w:bookmarkStart w:id="10568" w:name="_Toc409475220"/>
      <w:bookmarkStart w:id="10569" w:name="_Toc409512321"/>
      <w:bookmarkStart w:id="10570" w:name="_Toc409458450"/>
      <w:bookmarkStart w:id="10571" w:name="_Toc409459186"/>
      <w:bookmarkStart w:id="10572" w:name="_Toc409459803"/>
      <w:bookmarkStart w:id="10573" w:name="_Toc409460424"/>
      <w:bookmarkStart w:id="10574" w:name="_Toc409465281"/>
      <w:bookmarkStart w:id="10575" w:name="_Toc409465907"/>
      <w:bookmarkStart w:id="10576" w:name="_Toc409466533"/>
      <w:bookmarkStart w:id="10577" w:name="_Toc409467175"/>
      <w:bookmarkStart w:id="10578" w:name="_Toc409467803"/>
      <w:bookmarkStart w:id="10579" w:name="_Toc409468428"/>
      <w:bookmarkStart w:id="10580" w:name="_Toc409469051"/>
      <w:bookmarkStart w:id="10581" w:name="_Toc409469670"/>
      <w:bookmarkStart w:id="10582" w:name="_Toc409470285"/>
      <w:bookmarkStart w:id="10583" w:name="_Toc409470900"/>
      <w:bookmarkStart w:id="10584" w:name="_Toc409471514"/>
      <w:bookmarkStart w:id="10585" w:name="_Toc409472125"/>
      <w:bookmarkStart w:id="10586" w:name="_Toc409472735"/>
      <w:bookmarkStart w:id="10587" w:name="_Toc409473344"/>
      <w:bookmarkStart w:id="10588" w:name="_Toc409473959"/>
      <w:bookmarkStart w:id="10589" w:name="_Toc409474577"/>
      <w:bookmarkStart w:id="10590" w:name="_Toc409475221"/>
      <w:bookmarkStart w:id="10591" w:name="_Toc409512322"/>
      <w:bookmarkStart w:id="10592" w:name="_Toc409458451"/>
      <w:bookmarkStart w:id="10593" w:name="_Toc409459187"/>
      <w:bookmarkStart w:id="10594" w:name="_Toc409459804"/>
      <w:bookmarkStart w:id="10595" w:name="_Toc409460425"/>
      <w:bookmarkStart w:id="10596" w:name="_Toc409465282"/>
      <w:bookmarkStart w:id="10597" w:name="_Toc409465908"/>
      <w:bookmarkStart w:id="10598" w:name="_Toc409466534"/>
      <w:bookmarkStart w:id="10599" w:name="_Toc409467176"/>
      <w:bookmarkStart w:id="10600" w:name="_Toc409467804"/>
      <w:bookmarkStart w:id="10601" w:name="_Toc409468429"/>
      <w:bookmarkStart w:id="10602" w:name="_Toc409469052"/>
      <w:bookmarkStart w:id="10603" w:name="_Toc409469671"/>
      <w:bookmarkStart w:id="10604" w:name="_Toc409470286"/>
      <w:bookmarkStart w:id="10605" w:name="_Toc409470901"/>
      <w:bookmarkStart w:id="10606" w:name="_Toc409471515"/>
      <w:bookmarkStart w:id="10607" w:name="_Toc409472126"/>
      <w:bookmarkStart w:id="10608" w:name="_Toc409472736"/>
      <w:bookmarkStart w:id="10609" w:name="_Toc409473345"/>
      <w:bookmarkStart w:id="10610" w:name="_Toc409473960"/>
      <w:bookmarkStart w:id="10611" w:name="_Toc409474578"/>
      <w:bookmarkStart w:id="10612" w:name="_Toc409475222"/>
      <w:bookmarkStart w:id="10613" w:name="_Toc409512323"/>
      <w:bookmarkStart w:id="10614" w:name="_Toc409458452"/>
      <w:bookmarkStart w:id="10615" w:name="_Toc409459188"/>
      <w:bookmarkStart w:id="10616" w:name="_Toc409459805"/>
      <w:bookmarkStart w:id="10617" w:name="_Toc409460426"/>
      <w:bookmarkStart w:id="10618" w:name="_Toc409465283"/>
      <w:bookmarkStart w:id="10619" w:name="_Toc409465909"/>
      <w:bookmarkStart w:id="10620" w:name="_Toc409466535"/>
      <w:bookmarkStart w:id="10621" w:name="_Toc409467177"/>
      <w:bookmarkStart w:id="10622" w:name="_Toc409467805"/>
      <w:bookmarkStart w:id="10623" w:name="_Toc409468430"/>
      <w:bookmarkStart w:id="10624" w:name="_Toc409469053"/>
      <w:bookmarkStart w:id="10625" w:name="_Toc409469672"/>
      <w:bookmarkStart w:id="10626" w:name="_Toc409470287"/>
      <w:bookmarkStart w:id="10627" w:name="_Toc409470902"/>
      <w:bookmarkStart w:id="10628" w:name="_Toc409471516"/>
      <w:bookmarkStart w:id="10629" w:name="_Toc409472127"/>
      <w:bookmarkStart w:id="10630" w:name="_Toc409472737"/>
      <w:bookmarkStart w:id="10631" w:name="_Toc409473346"/>
      <w:bookmarkStart w:id="10632" w:name="_Toc409473961"/>
      <w:bookmarkStart w:id="10633" w:name="_Toc409474579"/>
      <w:bookmarkStart w:id="10634" w:name="_Toc409475223"/>
      <w:bookmarkStart w:id="10635" w:name="_Toc409512324"/>
      <w:bookmarkStart w:id="10636" w:name="_Toc409458453"/>
      <w:bookmarkStart w:id="10637" w:name="_Toc409459189"/>
      <w:bookmarkStart w:id="10638" w:name="_Toc409459806"/>
      <w:bookmarkStart w:id="10639" w:name="_Toc409460427"/>
      <w:bookmarkStart w:id="10640" w:name="_Toc409465284"/>
      <w:bookmarkStart w:id="10641" w:name="_Toc409465910"/>
      <w:bookmarkStart w:id="10642" w:name="_Toc409466536"/>
      <w:bookmarkStart w:id="10643" w:name="_Toc409467178"/>
      <w:bookmarkStart w:id="10644" w:name="_Toc409467806"/>
      <w:bookmarkStart w:id="10645" w:name="_Toc409468431"/>
      <w:bookmarkStart w:id="10646" w:name="_Toc409469054"/>
      <w:bookmarkStart w:id="10647" w:name="_Toc409469673"/>
      <w:bookmarkStart w:id="10648" w:name="_Toc409470288"/>
      <w:bookmarkStart w:id="10649" w:name="_Toc409470903"/>
      <w:bookmarkStart w:id="10650" w:name="_Toc409471517"/>
      <w:bookmarkStart w:id="10651" w:name="_Toc409472128"/>
      <w:bookmarkStart w:id="10652" w:name="_Toc409472738"/>
      <w:bookmarkStart w:id="10653" w:name="_Toc409473347"/>
      <w:bookmarkStart w:id="10654" w:name="_Toc409473962"/>
      <w:bookmarkStart w:id="10655" w:name="_Toc409474580"/>
      <w:bookmarkStart w:id="10656" w:name="_Toc409475224"/>
      <w:bookmarkStart w:id="10657" w:name="_Toc409512325"/>
      <w:bookmarkStart w:id="10658" w:name="_Toc409458454"/>
      <w:bookmarkStart w:id="10659" w:name="_Toc409459190"/>
      <w:bookmarkStart w:id="10660" w:name="_Toc409459807"/>
      <w:bookmarkStart w:id="10661" w:name="_Toc409460428"/>
      <w:bookmarkStart w:id="10662" w:name="_Toc409465285"/>
      <w:bookmarkStart w:id="10663" w:name="_Toc409465911"/>
      <w:bookmarkStart w:id="10664" w:name="_Toc409466537"/>
      <w:bookmarkStart w:id="10665" w:name="_Toc409467179"/>
      <w:bookmarkStart w:id="10666" w:name="_Toc409467807"/>
      <w:bookmarkStart w:id="10667" w:name="_Toc409468432"/>
      <w:bookmarkStart w:id="10668" w:name="_Toc409469055"/>
      <w:bookmarkStart w:id="10669" w:name="_Toc409469674"/>
      <w:bookmarkStart w:id="10670" w:name="_Toc409470289"/>
      <w:bookmarkStart w:id="10671" w:name="_Toc409470904"/>
      <w:bookmarkStart w:id="10672" w:name="_Toc409471518"/>
      <w:bookmarkStart w:id="10673" w:name="_Toc409472129"/>
      <w:bookmarkStart w:id="10674" w:name="_Toc409472739"/>
      <w:bookmarkStart w:id="10675" w:name="_Toc409473348"/>
      <w:bookmarkStart w:id="10676" w:name="_Toc409473963"/>
      <w:bookmarkStart w:id="10677" w:name="_Toc409474581"/>
      <w:bookmarkStart w:id="10678" w:name="_Toc409475225"/>
      <w:bookmarkStart w:id="10679" w:name="_Toc409512326"/>
      <w:bookmarkStart w:id="10680" w:name="_Toc409458455"/>
      <w:bookmarkStart w:id="10681" w:name="_Toc409459191"/>
      <w:bookmarkStart w:id="10682" w:name="_Toc409459808"/>
      <w:bookmarkStart w:id="10683" w:name="_Toc409460429"/>
      <w:bookmarkStart w:id="10684" w:name="_Toc409465286"/>
      <w:bookmarkStart w:id="10685" w:name="_Toc409465912"/>
      <w:bookmarkStart w:id="10686" w:name="_Toc409466538"/>
      <w:bookmarkStart w:id="10687" w:name="_Toc409467180"/>
      <w:bookmarkStart w:id="10688" w:name="_Toc409467808"/>
      <w:bookmarkStart w:id="10689" w:name="_Toc409468433"/>
      <w:bookmarkStart w:id="10690" w:name="_Toc409469056"/>
      <w:bookmarkStart w:id="10691" w:name="_Toc409469675"/>
      <w:bookmarkStart w:id="10692" w:name="_Toc409470290"/>
      <w:bookmarkStart w:id="10693" w:name="_Toc409470905"/>
      <w:bookmarkStart w:id="10694" w:name="_Toc409471519"/>
      <w:bookmarkStart w:id="10695" w:name="_Toc409472130"/>
      <w:bookmarkStart w:id="10696" w:name="_Toc409472740"/>
      <w:bookmarkStart w:id="10697" w:name="_Toc409473349"/>
      <w:bookmarkStart w:id="10698" w:name="_Toc409473964"/>
      <w:bookmarkStart w:id="10699" w:name="_Toc409474582"/>
      <w:bookmarkStart w:id="10700" w:name="_Toc409475226"/>
      <w:bookmarkStart w:id="10701" w:name="_Toc409512327"/>
      <w:bookmarkStart w:id="10702" w:name="_Toc409458456"/>
      <w:bookmarkStart w:id="10703" w:name="_Toc409459192"/>
      <w:bookmarkStart w:id="10704" w:name="_Toc409459809"/>
      <w:bookmarkStart w:id="10705" w:name="_Toc409460430"/>
      <w:bookmarkStart w:id="10706" w:name="_Toc409465287"/>
      <w:bookmarkStart w:id="10707" w:name="_Toc409465913"/>
      <w:bookmarkStart w:id="10708" w:name="_Toc409466539"/>
      <w:bookmarkStart w:id="10709" w:name="_Toc409467181"/>
      <w:bookmarkStart w:id="10710" w:name="_Toc409467809"/>
      <w:bookmarkStart w:id="10711" w:name="_Toc409468434"/>
      <w:bookmarkStart w:id="10712" w:name="_Toc409469057"/>
      <w:bookmarkStart w:id="10713" w:name="_Toc409469676"/>
      <w:bookmarkStart w:id="10714" w:name="_Toc409470291"/>
      <w:bookmarkStart w:id="10715" w:name="_Toc409470906"/>
      <w:bookmarkStart w:id="10716" w:name="_Toc409471520"/>
      <w:bookmarkStart w:id="10717" w:name="_Toc409472131"/>
      <w:bookmarkStart w:id="10718" w:name="_Toc409472741"/>
      <w:bookmarkStart w:id="10719" w:name="_Toc409473350"/>
      <w:bookmarkStart w:id="10720" w:name="_Toc409473965"/>
      <w:bookmarkStart w:id="10721" w:name="_Toc409474583"/>
      <w:bookmarkStart w:id="10722" w:name="_Toc409475227"/>
      <w:bookmarkStart w:id="10723" w:name="_Toc409512328"/>
      <w:bookmarkStart w:id="10724" w:name="_Toc409458457"/>
      <w:bookmarkStart w:id="10725" w:name="_Toc409459193"/>
      <w:bookmarkStart w:id="10726" w:name="_Toc409459810"/>
      <w:bookmarkStart w:id="10727" w:name="_Toc409460431"/>
      <w:bookmarkStart w:id="10728" w:name="_Toc409465288"/>
      <w:bookmarkStart w:id="10729" w:name="_Toc409465914"/>
      <w:bookmarkStart w:id="10730" w:name="_Toc409466540"/>
      <w:bookmarkStart w:id="10731" w:name="_Toc409467182"/>
      <w:bookmarkStart w:id="10732" w:name="_Toc409467810"/>
      <w:bookmarkStart w:id="10733" w:name="_Toc409468435"/>
      <w:bookmarkStart w:id="10734" w:name="_Toc409469058"/>
      <w:bookmarkStart w:id="10735" w:name="_Toc409469677"/>
      <w:bookmarkStart w:id="10736" w:name="_Toc409470292"/>
      <w:bookmarkStart w:id="10737" w:name="_Toc409470907"/>
      <w:bookmarkStart w:id="10738" w:name="_Toc409471521"/>
      <w:bookmarkStart w:id="10739" w:name="_Toc409472132"/>
      <w:bookmarkStart w:id="10740" w:name="_Toc409472742"/>
      <w:bookmarkStart w:id="10741" w:name="_Toc409473351"/>
      <w:bookmarkStart w:id="10742" w:name="_Toc409473966"/>
      <w:bookmarkStart w:id="10743" w:name="_Toc409474584"/>
      <w:bookmarkStart w:id="10744" w:name="_Toc409475228"/>
      <w:bookmarkStart w:id="10745" w:name="_Toc409512329"/>
      <w:bookmarkStart w:id="10746" w:name="_Toc409458458"/>
      <w:bookmarkStart w:id="10747" w:name="_Toc409459194"/>
      <w:bookmarkStart w:id="10748" w:name="_Toc409459811"/>
      <w:bookmarkStart w:id="10749" w:name="_Toc409460432"/>
      <w:bookmarkStart w:id="10750" w:name="_Toc409465289"/>
      <w:bookmarkStart w:id="10751" w:name="_Toc409465915"/>
      <w:bookmarkStart w:id="10752" w:name="_Toc409466541"/>
      <w:bookmarkStart w:id="10753" w:name="_Toc409467183"/>
      <w:bookmarkStart w:id="10754" w:name="_Toc409467811"/>
      <w:bookmarkStart w:id="10755" w:name="_Toc409468436"/>
      <w:bookmarkStart w:id="10756" w:name="_Toc409469059"/>
      <w:bookmarkStart w:id="10757" w:name="_Toc409469678"/>
      <w:bookmarkStart w:id="10758" w:name="_Toc409470293"/>
      <w:bookmarkStart w:id="10759" w:name="_Toc409470908"/>
      <w:bookmarkStart w:id="10760" w:name="_Toc409471522"/>
      <w:bookmarkStart w:id="10761" w:name="_Toc409472133"/>
      <w:bookmarkStart w:id="10762" w:name="_Toc409472743"/>
      <w:bookmarkStart w:id="10763" w:name="_Toc409473352"/>
      <w:bookmarkStart w:id="10764" w:name="_Toc409473967"/>
      <w:bookmarkStart w:id="10765" w:name="_Toc409474585"/>
      <w:bookmarkStart w:id="10766" w:name="_Toc409475229"/>
      <w:bookmarkStart w:id="10767" w:name="_Toc409512330"/>
      <w:bookmarkStart w:id="10768" w:name="_Toc409458459"/>
      <w:bookmarkStart w:id="10769" w:name="_Toc409459195"/>
      <w:bookmarkStart w:id="10770" w:name="_Toc409459812"/>
      <w:bookmarkStart w:id="10771" w:name="_Toc409460433"/>
      <w:bookmarkStart w:id="10772" w:name="_Toc409465290"/>
      <w:bookmarkStart w:id="10773" w:name="_Toc409465916"/>
      <w:bookmarkStart w:id="10774" w:name="_Toc409466542"/>
      <w:bookmarkStart w:id="10775" w:name="_Toc409467184"/>
      <w:bookmarkStart w:id="10776" w:name="_Toc409467812"/>
      <w:bookmarkStart w:id="10777" w:name="_Toc409468437"/>
      <w:bookmarkStart w:id="10778" w:name="_Toc409469060"/>
      <w:bookmarkStart w:id="10779" w:name="_Toc409469679"/>
      <w:bookmarkStart w:id="10780" w:name="_Toc409470294"/>
      <w:bookmarkStart w:id="10781" w:name="_Toc409470909"/>
      <w:bookmarkStart w:id="10782" w:name="_Toc409471523"/>
      <w:bookmarkStart w:id="10783" w:name="_Toc409472134"/>
      <w:bookmarkStart w:id="10784" w:name="_Toc409472744"/>
      <w:bookmarkStart w:id="10785" w:name="_Toc409473353"/>
      <w:bookmarkStart w:id="10786" w:name="_Toc409473968"/>
      <w:bookmarkStart w:id="10787" w:name="_Toc409474586"/>
      <w:bookmarkStart w:id="10788" w:name="_Toc409475230"/>
      <w:bookmarkStart w:id="10789" w:name="_Toc409512331"/>
      <w:bookmarkStart w:id="10790" w:name="_Toc409458460"/>
      <w:bookmarkStart w:id="10791" w:name="_Toc409459196"/>
      <w:bookmarkStart w:id="10792" w:name="_Toc409459813"/>
      <w:bookmarkStart w:id="10793" w:name="_Toc409460434"/>
      <w:bookmarkStart w:id="10794" w:name="_Toc409465291"/>
      <w:bookmarkStart w:id="10795" w:name="_Toc409465917"/>
      <w:bookmarkStart w:id="10796" w:name="_Toc409466543"/>
      <w:bookmarkStart w:id="10797" w:name="_Toc409467185"/>
      <w:bookmarkStart w:id="10798" w:name="_Toc409467813"/>
      <w:bookmarkStart w:id="10799" w:name="_Toc409468438"/>
      <w:bookmarkStart w:id="10800" w:name="_Toc409469061"/>
      <w:bookmarkStart w:id="10801" w:name="_Toc409469680"/>
      <w:bookmarkStart w:id="10802" w:name="_Toc409470295"/>
      <w:bookmarkStart w:id="10803" w:name="_Toc409470910"/>
      <w:bookmarkStart w:id="10804" w:name="_Toc409471524"/>
      <w:bookmarkStart w:id="10805" w:name="_Toc409472135"/>
      <w:bookmarkStart w:id="10806" w:name="_Toc409472745"/>
      <w:bookmarkStart w:id="10807" w:name="_Toc409473354"/>
      <w:bookmarkStart w:id="10808" w:name="_Toc409473969"/>
      <w:bookmarkStart w:id="10809" w:name="_Toc409474587"/>
      <w:bookmarkStart w:id="10810" w:name="_Toc409475231"/>
      <w:bookmarkStart w:id="10811" w:name="_Toc409512332"/>
      <w:bookmarkStart w:id="10812" w:name="_Toc409458461"/>
      <w:bookmarkStart w:id="10813" w:name="_Toc409459197"/>
      <w:bookmarkStart w:id="10814" w:name="_Toc409459814"/>
      <w:bookmarkStart w:id="10815" w:name="_Toc409460435"/>
      <w:bookmarkStart w:id="10816" w:name="_Toc409465292"/>
      <w:bookmarkStart w:id="10817" w:name="_Toc409465918"/>
      <w:bookmarkStart w:id="10818" w:name="_Toc409466544"/>
      <w:bookmarkStart w:id="10819" w:name="_Toc409467186"/>
      <w:bookmarkStart w:id="10820" w:name="_Toc409467814"/>
      <w:bookmarkStart w:id="10821" w:name="_Toc409468439"/>
      <w:bookmarkStart w:id="10822" w:name="_Toc409469062"/>
      <w:bookmarkStart w:id="10823" w:name="_Toc409469681"/>
      <w:bookmarkStart w:id="10824" w:name="_Toc409470296"/>
      <w:bookmarkStart w:id="10825" w:name="_Toc409470911"/>
      <w:bookmarkStart w:id="10826" w:name="_Toc409471525"/>
      <w:bookmarkStart w:id="10827" w:name="_Toc409472136"/>
      <w:bookmarkStart w:id="10828" w:name="_Toc409472746"/>
      <w:bookmarkStart w:id="10829" w:name="_Toc409473355"/>
      <w:bookmarkStart w:id="10830" w:name="_Toc409473970"/>
      <w:bookmarkStart w:id="10831" w:name="_Toc409474588"/>
      <w:bookmarkStart w:id="10832" w:name="_Toc409475232"/>
      <w:bookmarkStart w:id="10833" w:name="_Toc409512333"/>
      <w:bookmarkStart w:id="10834" w:name="_Toc409458462"/>
      <w:bookmarkStart w:id="10835" w:name="_Toc409459198"/>
      <w:bookmarkStart w:id="10836" w:name="_Toc409459815"/>
      <w:bookmarkStart w:id="10837" w:name="_Toc409460436"/>
      <w:bookmarkStart w:id="10838" w:name="_Toc409465293"/>
      <w:bookmarkStart w:id="10839" w:name="_Toc409465919"/>
      <w:bookmarkStart w:id="10840" w:name="_Toc409466545"/>
      <w:bookmarkStart w:id="10841" w:name="_Toc409467187"/>
      <w:bookmarkStart w:id="10842" w:name="_Toc409467815"/>
      <w:bookmarkStart w:id="10843" w:name="_Toc409468440"/>
      <w:bookmarkStart w:id="10844" w:name="_Toc409469063"/>
      <w:bookmarkStart w:id="10845" w:name="_Toc409469682"/>
      <w:bookmarkStart w:id="10846" w:name="_Toc409470297"/>
      <w:bookmarkStart w:id="10847" w:name="_Toc409470912"/>
      <w:bookmarkStart w:id="10848" w:name="_Toc409471526"/>
      <w:bookmarkStart w:id="10849" w:name="_Toc409472137"/>
      <w:bookmarkStart w:id="10850" w:name="_Toc409472747"/>
      <w:bookmarkStart w:id="10851" w:name="_Toc409473356"/>
      <w:bookmarkStart w:id="10852" w:name="_Toc409473971"/>
      <w:bookmarkStart w:id="10853" w:name="_Toc409474589"/>
      <w:bookmarkStart w:id="10854" w:name="_Toc409475233"/>
      <w:bookmarkStart w:id="10855" w:name="_Toc409512334"/>
      <w:bookmarkStart w:id="10856" w:name="_Toc409458463"/>
      <w:bookmarkStart w:id="10857" w:name="_Toc409459199"/>
      <w:bookmarkStart w:id="10858" w:name="_Toc409459816"/>
      <w:bookmarkStart w:id="10859" w:name="_Toc409460437"/>
      <w:bookmarkStart w:id="10860" w:name="_Toc409465294"/>
      <w:bookmarkStart w:id="10861" w:name="_Toc409465920"/>
      <w:bookmarkStart w:id="10862" w:name="_Toc409466546"/>
      <w:bookmarkStart w:id="10863" w:name="_Toc409467188"/>
      <w:bookmarkStart w:id="10864" w:name="_Toc409467816"/>
      <w:bookmarkStart w:id="10865" w:name="_Toc409468441"/>
      <w:bookmarkStart w:id="10866" w:name="_Toc409469064"/>
      <w:bookmarkStart w:id="10867" w:name="_Toc409469683"/>
      <w:bookmarkStart w:id="10868" w:name="_Toc409470298"/>
      <w:bookmarkStart w:id="10869" w:name="_Toc409470913"/>
      <w:bookmarkStart w:id="10870" w:name="_Toc409471527"/>
      <w:bookmarkStart w:id="10871" w:name="_Toc409472138"/>
      <w:bookmarkStart w:id="10872" w:name="_Toc409472748"/>
      <w:bookmarkStart w:id="10873" w:name="_Toc409473357"/>
      <w:bookmarkStart w:id="10874" w:name="_Toc409473972"/>
      <w:bookmarkStart w:id="10875" w:name="_Toc409474590"/>
      <w:bookmarkStart w:id="10876" w:name="_Toc409475234"/>
      <w:bookmarkStart w:id="10877" w:name="_Toc409512335"/>
      <w:bookmarkStart w:id="10878" w:name="_Toc409458464"/>
      <w:bookmarkStart w:id="10879" w:name="_Toc409459200"/>
      <w:bookmarkStart w:id="10880" w:name="_Toc409459817"/>
      <w:bookmarkStart w:id="10881" w:name="_Toc409460438"/>
      <w:bookmarkStart w:id="10882" w:name="_Toc409465295"/>
      <w:bookmarkStart w:id="10883" w:name="_Toc409465921"/>
      <w:bookmarkStart w:id="10884" w:name="_Toc409466547"/>
      <w:bookmarkStart w:id="10885" w:name="_Toc409467189"/>
      <w:bookmarkStart w:id="10886" w:name="_Toc409467817"/>
      <w:bookmarkStart w:id="10887" w:name="_Toc409468442"/>
      <w:bookmarkStart w:id="10888" w:name="_Toc409469065"/>
      <w:bookmarkStart w:id="10889" w:name="_Toc409469684"/>
      <w:bookmarkStart w:id="10890" w:name="_Toc409470299"/>
      <w:bookmarkStart w:id="10891" w:name="_Toc409470914"/>
      <w:bookmarkStart w:id="10892" w:name="_Toc409471528"/>
      <w:bookmarkStart w:id="10893" w:name="_Toc409472139"/>
      <w:bookmarkStart w:id="10894" w:name="_Toc409472749"/>
      <w:bookmarkStart w:id="10895" w:name="_Toc409473358"/>
      <w:bookmarkStart w:id="10896" w:name="_Toc409473973"/>
      <w:bookmarkStart w:id="10897" w:name="_Toc409474591"/>
      <w:bookmarkStart w:id="10898" w:name="_Toc409475235"/>
      <w:bookmarkStart w:id="10899" w:name="_Toc409512336"/>
      <w:bookmarkStart w:id="10900" w:name="_Toc409458465"/>
      <w:bookmarkStart w:id="10901" w:name="_Toc409459201"/>
      <w:bookmarkStart w:id="10902" w:name="_Toc409459818"/>
      <w:bookmarkStart w:id="10903" w:name="_Toc409460439"/>
      <w:bookmarkStart w:id="10904" w:name="_Toc409465296"/>
      <w:bookmarkStart w:id="10905" w:name="_Toc409465922"/>
      <w:bookmarkStart w:id="10906" w:name="_Toc409466548"/>
      <w:bookmarkStart w:id="10907" w:name="_Toc409467190"/>
      <w:bookmarkStart w:id="10908" w:name="_Toc409467818"/>
      <w:bookmarkStart w:id="10909" w:name="_Toc409468443"/>
      <w:bookmarkStart w:id="10910" w:name="_Toc409469066"/>
      <w:bookmarkStart w:id="10911" w:name="_Toc409469685"/>
      <w:bookmarkStart w:id="10912" w:name="_Toc409470300"/>
      <w:bookmarkStart w:id="10913" w:name="_Toc409470915"/>
      <w:bookmarkStart w:id="10914" w:name="_Toc409471529"/>
      <w:bookmarkStart w:id="10915" w:name="_Toc409472140"/>
      <w:bookmarkStart w:id="10916" w:name="_Toc409472750"/>
      <w:bookmarkStart w:id="10917" w:name="_Toc409473359"/>
      <w:bookmarkStart w:id="10918" w:name="_Toc409473974"/>
      <w:bookmarkStart w:id="10919" w:name="_Toc409474592"/>
      <w:bookmarkStart w:id="10920" w:name="_Toc409475236"/>
      <w:bookmarkStart w:id="10921" w:name="_Toc409512337"/>
      <w:bookmarkStart w:id="10922" w:name="_Toc409458466"/>
      <w:bookmarkStart w:id="10923" w:name="_Toc409459202"/>
      <w:bookmarkStart w:id="10924" w:name="_Toc409459819"/>
      <w:bookmarkStart w:id="10925" w:name="_Toc409460440"/>
      <w:bookmarkStart w:id="10926" w:name="_Toc409465297"/>
      <w:bookmarkStart w:id="10927" w:name="_Toc409465923"/>
      <w:bookmarkStart w:id="10928" w:name="_Toc409466549"/>
      <w:bookmarkStart w:id="10929" w:name="_Toc409467191"/>
      <w:bookmarkStart w:id="10930" w:name="_Toc409467819"/>
      <w:bookmarkStart w:id="10931" w:name="_Toc409468444"/>
      <w:bookmarkStart w:id="10932" w:name="_Toc409469067"/>
      <w:bookmarkStart w:id="10933" w:name="_Toc409469686"/>
      <w:bookmarkStart w:id="10934" w:name="_Toc409470301"/>
      <w:bookmarkStart w:id="10935" w:name="_Toc409470916"/>
      <w:bookmarkStart w:id="10936" w:name="_Toc409471530"/>
      <w:bookmarkStart w:id="10937" w:name="_Toc409472141"/>
      <w:bookmarkStart w:id="10938" w:name="_Toc409472751"/>
      <w:bookmarkStart w:id="10939" w:name="_Toc409473360"/>
      <w:bookmarkStart w:id="10940" w:name="_Toc409473975"/>
      <w:bookmarkStart w:id="10941" w:name="_Toc409474593"/>
      <w:bookmarkStart w:id="10942" w:name="_Toc409475237"/>
      <w:bookmarkStart w:id="10943" w:name="_Toc409512338"/>
      <w:bookmarkStart w:id="10944" w:name="_Toc409458467"/>
      <w:bookmarkStart w:id="10945" w:name="_Toc409459203"/>
      <w:bookmarkStart w:id="10946" w:name="_Toc409459820"/>
      <w:bookmarkStart w:id="10947" w:name="_Toc409460441"/>
      <w:bookmarkStart w:id="10948" w:name="_Toc409465298"/>
      <w:bookmarkStart w:id="10949" w:name="_Toc409465924"/>
      <w:bookmarkStart w:id="10950" w:name="_Toc409466550"/>
      <w:bookmarkStart w:id="10951" w:name="_Toc409467192"/>
      <w:bookmarkStart w:id="10952" w:name="_Toc409467820"/>
      <w:bookmarkStart w:id="10953" w:name="_Toc409468445"/>
      <w:bookmarkStart w:id="10954" w:name="_Toc409469068"/>
      <w:bookmarkStart w:id="10955" w:name="_Toc409469687"/>
      <w:bookmarkStart w:id="10956" w:name="_Toc409470302"/>
      <w:bookmarkStart w:id="10957" w:name="_Toc409470917"/>
      <w:bookmarkStart w:id="10958" w:name="_Toc409471531"/>
      <w:bookmarkStart w:id="10959" w:name="_Toc409472142"/>
      <w:bookmarkStart w:id="10960" w:name="_Toc409472752"/>
      <w:bookmarkStart w:id="10961" w:name="_Toc409473361"/>
      <w:bookmarkStart w:id="10962" w:name="_Toc409473976"/>
      <w:bookmarkStart w:id="10963" w:name="_Toc409474594"/>
      <w:bookmarkStart w:id="10964" w:name="_Toc409475238"/>
      <w:bookmarkStart w:id="10965" w:name="_Toc409512339"/>
      <w:bookmarkStart w:id="10966" w:name="_Toc409458468"/>
      <w:bookmarkStart w:id="10967" w:name="_Toc409459204"/>
      <w:bookmarkStart w:id="10968" w:name="_Toc409459821"/>
      <w:bookmarkStart w:id="10969" w:name="_Toc409460442"/>
      <w:bookmarkStart w:id="10970" w:name="_Toc409465299"/>
      <w:bookmarkStart w:id="10971" w:name="_Toc409465925"/>
      <w:bookmarkStart w:id="10972" w:name="_Toc409466551"/>
      <w:bookmarkStart w:id="10973" w:name="_Toc409467193"/>
      <w:bookmarkStart w:id="10974" w:name="_Toc409467821"/>
      <w:bookmarkStart w:id="10975" w:name="_Toc409468446"/>
      <w:bookmarkStart w:id="10976" w:name="_Toc409469069"/>
      <w:bookmarkStart w:id="10977" w:name="_Toc409469688"/>
      <w:bookmarkStart w:id="10978" w:name="_Toc409470303"/>
      <w:bookmarkStart w:id="10979" w:name="_Toc409470918"/>
      <w:bookmarkStart w:id="10980" w:name="_Toc409471532"/>
      <w:bookmarkStart w:id="10981" w:name="_Toc409472143"/>
      <w:bookmarkStart w:id="10982" w:name="_Toc409472753"/>
      <w:bookmarkStart w:id="10983" w:name="_Toc409473362"/>
      <w:bookmarkStart w:id="10984" w:name="_Toc409473977"/>
      <w:bookmarkStart w:id="10985" w:name="_Toc409474595"/>
      <w:bookmarkStart w:id="10986" w:name="_Toc409475239"/>
      <w:bookmarkStart w:id="10987" w:name="_Toc409512340"/>
      <w:bookmarkStart w:id="10988" w:name="_Toc409458469"/>
      <w:bookmarkStart w:id="10989" w:name="_Toc409459205"/>
      <w:bookmarkStart w:id="10990" w:name="_Toc409459822"/>
      <w:bookmarkStart w:id="10991" w:name="_Toc409460443"/>
      <w:bookmarkStart w:id="10992" w:name="_Toc409465300"/>
      <w:bookmarkStart w:id="10993" w:name="_Toc409465926"/>
      <w:bookmarkStart w:id="10994" w:name="_Toc409466552"/>
      <w:bookmarkStart w:id="10995" w:name="_Toc409467194"/>
      <w:bookmarkStart w:id="10996" w:name="_Toc409467822"/>
      <w:bookmarkStart w:id="10997" w:name="_Toc409468447"/>
      <w:bookmarkStart w:id="10998" w:name="_Toc409469070"/>
      <w:bookmarkStart w:id="10999" w:name="_Toc409469689"/>
      <w:bookmarkStart w:id="11000" w:name="_Toc409470304"/>
      <w:bookmarkStart w:id="11001" w:name="_Toc409470919"/>
      <w:bookmarkStart w:id="11002" w:name="_Toc409471533"/>
      <w:bookmarkStart w:id="11003" w:name="_Toc409472144"/>
      <w:bookmarkStart w:id="11004" w:name="_Toc409472754"/>
      <w:bookmarkStart w:id="11005" w:name="_Toc409473363"/>
      <w:bookmarkStart w:id="11006" w:name="_Toc409473978"/>
      <w:bookmarkStart w:id="11007" w:name="_Toc409474596"/>
      <w:bookmarkStart w:id="11008" w:name="_Toc409475240"/>
      <w:bookmarkStart w:id="11009" w:name="_Toc409512341"/>
      <w:bookmarkStart w:id="11010" w:name="_Toc409458470"/>
      <w:bookmarkStart w:id="11011" w:name="_Toc409459206"/>
      <w:bookmarkStart w:id="11012" w:name="_Toc409459823"/>
      <w:bookmarkStart w:id="11013" w:name="_Toc409460444"/>
      <w:bookmarkStart w:id="11014" w:name="_Toc409465301"/>
      <w:bookmarkStart w:id="11015" w:name="_Toc409465927"/>
      <w:bookmarkStart w:id="11016" w:name="_Toc409466553"/>
      <w:bookmarkStart w:id="11017" w:name="_Toc409467195"/>
      <w:bookmarkStart w:id="11018" w:name="_Toc409467823"/>
      <w:bookmarkStart w:id="11019" w:name="_Toc409468448"/>
      <w:bookmarkStart w:id="11020" w:name="_Toc409469071"/>
      <w:bookmarkStart w:id="11021" w:name="_Toc409469690"/>
      <w:bookmarkStart w:id="11022" w:name="_Toc409470305"/>
      <w:bookmarkStart w:id="11023" w:name="_Toc409470920"/>
      <w:bookmarkStart w:id="11024" w:name="_Toc409471534"/>
      <w:bookmarkStart w:id="11025" w:name="_Toc409472145"/>
      <w:bookmarkStart w:id="11026" w:name="_Toc409472755"/>
      <w:bookmarkStart w:id="11027" w:name="_Toc409473364"/>
      <w:bookmarkStart w:id="11028" w:name="_Toc409473979"/>
      <w:bookmarkStart w:id="11029" w:name="_Toc409474597"/>
      <w:bookmarkStart w:id="11030" w:name="_Toc409475241"/>
      <w:bookmarkStart w:id="11031" w:name="_Toc409512342"/>
      <w:bookmarkStart w:id="11032" w:name="_Toc409458471"/>
      <w:bookmarkStart w:id="11033" w:name="_Toc409459207"/>
      <w:bookmarkStart w:id="11034" w:name="_Toc409459824"/>
      <w:bookmarkStart w:id="11035" w:name="_Toc409460445"/>
      <w:bookmarkStart w:id="11036" w:name="_Toc409465302"/>
      <w:bookmarkStart w:id="11037" w:name="_Toc409465928"/>
      <w:bookmarkStart w:id="11038" w:name="_Toc409466554"/>
      <w:bookmarkStart w:id="11039" w:name="_Toc409467196"/>
      <w:bookmarkStart w:id="11040" w:name="_Toc409467824"/>
      <w:bookmarkStart w:id="11041" w:name="_Toc409468449"/>
      <w:bookmarkStart w:id="11042" w:name="_Toc409469072"/>
      <w:bookmarkStart w:id="11043" w:name="_Toc409469691"/>
      <w:bookmarkStart w:id="11044" w:name="_Toc409470306"/>
      <w:bookmarkStart w:id="11045" w:name="_Toc409470921"/>
      <w:bookmarkStart w:id="11046" w:name="_Toc409471535"/>
      <w:bookmarkStart w:id="11047" w:name="_Toc409472146"/>
      <w:bookmarkStart w:id="11048" w:name="_Toc409472756"/>
      <w:bookmarkStart w:id="11049" w:name="_Toc409473365"/>
      <w:bookmarkStart w:id="11050" w:name="_Toc409473980"/>
      <w:bookmarkStart w:id="11051" w:name="_Toc409474598"/>
      <w:bookmarkStart w:id="11052" w:name="_Toc409475242"/>
      <w:bookmarkStart w:id="11053" w:name="_Toc409512343"/>
      <w:bookmarkStart w:id="11054" w:name="_Toc409458472"/>
      <w:bookmarkStart w:id="11055" w:name="_Toc409459208"/>
      <w:bookmarkStart w:id="11056" w:name="_Toc409459825"/>
      <w:bookmarkStart w:id="11057" w:name="_Toc409460446"/>
      <w:bookmarkStart w:id="11058" w:name="_Toc409465303"/>
      <w:bookmarkStart w:id="11059" w:name="_Toc409465929"/>
      <w:bookmarkStart w:id="11060" w:name="_Toc409466555"/>
      <w:bookmarkStart w:id="11061" w:name="_Toc409467197"/>
      <w:bookmarkStart w:id="11062" w:name="_Toc409467825"/>
      <w:bookmarkStart w:id="11063" w:name="_Toc409468450"/>
      <w:bookmarkStart w:id="11064" w:name="_Toc409469073"/>
      <w:bookmarkStart w:id="11065" w:name="_Toc409469692"/>
      <w:bookmarkStart w:id="11066" w:name="_Toc409470307"/>
      <w:bookmarkStart w:id="11067" w:name="_Toc409470922"/>
      <w:bookmarkStart w:id="11068" w:name="_Toc409471536"/>
      <w:bookmarkStart w:id="11069" w:name="_Toc409472147"/>
      <w:bookmarkStart w:id="11070" w:name="_Toc409472757"/>
      <w:bookmarkStart w:id="11071" w:name="_Toc409473366"/>
      <w:bookmarkStart w:id="11072" w:name="_Toc409473981"/>
      <w:bookmarkStart w:id="11073" w:name="_Toc409474599"/>
      <w:bookmarkStart w:id="11074" w:name="_Toc409475243"/>
      <w:bookmarkStart w:id="11075" w:name="_Toc409512344"/>
      <w:bookmarkStart w:id="11076" w:name="_Toc409458473"/>
      <w:bookmarkStart w:id="11077" w:name="_Toc409459209"/>
      <w:bookmarkStart w:id="11078" w:name="_Toc409459826"/>
      <w:bookmarkStart w:id="11079" w:name="_Toc409460447"/>
      <w:bookmarkStart w:id="11080" w:name="_Toc409465304"/>
      <w:bookmarkStart w:id="11081" w:name="_Toc409465930"/>
      <w:bookmarkStart w:id="11082" w:name="_Toc409466556"/>
      <w:bookmarkStart w:id="11083" w:name="_Toc409467198"/>
      <w:bookmarkStart w:id="11084" w:name="_Toc409467826"/>
      <w:bookmarkStart w:id="11085" w:name="_Toc409468451"/>
      <w:bookmarkStart w:id="11086" w:name="_Toc409469074"/>
      <w:bookmarkStart w:id="11087" w:name="_Toc409469693"/>
      <w:bookmarkStart w:id="11088" w:name="_Toc409470308"/>
      <w:bookmarkStart w:id="11089" w:name="_Toc409470923"/>
      <w:bookmarkStart w:id="11090" w:name="_Toc409471537"/>
      <w:bookmarkStart w:id="11091" w:name="_Toc409472148"/>
      <w:bookmarkStart w:id="11092" w:name="_Toc409472758"/>
      <w:bookmarkStart w:id="11093" w:name="_Toc409473367"/>
      <w:bookmarkStart w:id="11094" w:name="_Toc409473982"/>
      <w:bookmarkStart w:id="11095" w:name="_Toc409474600"/>
      <w:bookmarkStart w:id="11096" w:name="_Toc409475244"/>
      <w:bookmarkStart w:id="11097" w:name="_Toc409512345"/>
      <w:bookmarkStart w:id="11098" w:name="_Toc409458474"/>
      <w:bookmarkStart w:id="11099" w:name="_Toc409459210"/>
      <w:bookmarkStart w:id="11100" w:name="_Toc409459827"/>
      <w:bookmarkStart w:id="11101" w:name="_Toc409460448"/>
      <w:bookmarkStart w:id="11102" w:name="_Toc409465305"/>
      <w:bookmarkStart w:id="11103" w:name="_Toc409465931"/>
      <w:bookmarkStart w:id="11104" w:name="_Toc409466557"/>
      <w:bookmarkStart w:id="11105" w:name="_Toc409467199"/>
      <w:bookmarkStart w:id="11106" w:name="_Toc409467827"/>
      <w:bookmarkStart w:id="11107" w:name="_Toc409468452"/>
      <w:bookmarkStart w:id="11108" w:name="_Toc409469075"/>
      <w:bookmarkStart w:id="11109" w:name="_Toc409469694"/>
      <w:bookmarkStart w:id="11110" w:name="_Toc409470309"/>
      <w:bookmarkStart w:id="11111" w:name="_Toc409470924"/>
      <w:bookmarkStart w:id="11112" w:name="_Toc409471538"/>
      <w:bookmarkStart w:id="11113" w:name="_Toc409472149"/>
      <w:bookmarkStart w:id="11114" w:name="_Toc409472759"/>
      <w:bookmarkStart w:id="11115" w:name="_Toc409473368"/>
      <w:bookmarkStart w:id="11116" w:name="_Toc409473983"/>
      <w:bookmarkStart w:id="11117" w:name="_Toc409474601"/>
      <w:bookmarkStart w:id="11118" w:name="_Toc409475245"/>
      <w:bookmarkStart w:id="11119" w:name="_Toc409512346"/>
      <w:bookmarkStart w:id="11120" w:name="_Toc409458475"/>
      <w:bookmarkStart w:id="11121" w:name="_Toc409459211"/>
      <w:bookmarkStart w:id="11122" w:name="_Toc409459828"/>
      <w:bookmarkStart w:id="11123" w:name="_Toc409460449"/>
      <w:bookmarkStart w:id="11124" w:name="_Toc409465306"/>
      <w:bookmarkStart w:id="11125" w:name="_Toc409465932"/>
      <w:bookmarkStart w:id="11126" w:name="_Toc409466558"/>
      <w:bookmarkStart w:id="11127" w:name="_Toc409467200"/>
      <w:bookmarkStart w:id="11128" w:name="_Toc409467828"/>
      <w:bookmarkStart w:id="11129" w:name="_Toc409468453"/>
      <w:bookmarkStart w:id="11130" w:name="_Toc409469076"/>
      <w:bookmarkStart w:id="11131" w:name="_Toc409469695"/>
      <w:bookmarkStart w:id="11132" w:name="_Toc409470310"/>
      <w:bookmarkStart w:id="11133" w:name="_Toc409470925"/>
      <w:bookmarkStart w:id="11134" w:name="_Toc409471539"/>
      <w:bookmarkStart w:id="11135" w:name="_Toc409472150"/>
      <w:bookmarkStart w:id="11136" w:name="_Toc409472760"/>
      <w:bookmarkStart w:id="11137" w:name="_Toc409473369"/>
      <w:bookmarkStart w:id="11138" w:name="_Toc409473984"/>
      <w:bookmarkStart w:id="11139" w:name="_Toc409474602"/>
      <w:bookmarkStart w:id="11140" w:name="_Toc409475246"/>
      <w:bookmarkStart w:id="11141" w:name="_Toc409512347"/>
      <w:bookmarkStart w:id="11142" w:name="_Toc409458476"/>
      <w:bookmarkStart w:id="11143" w:name="_Toc409459212"/>
      <w:bookmarkStart w:id="11144" w:name="_Toc409459829"/>
      <w:bookmarkStart w:id="11145" w:name="_Toc409460450"/>
      <w:bookmarkStart w:id="11146" w:name="_Toc409465307"/>
      <w:bookmarkStart w:id="11147" w:name="_Toc409465933"/>
      <w:bookmarkStart w:id="11148" w:name="_Toc409466559"/>
      <w:bookmarkStart w:id="11149" w:name="_Toc409467201"/>
      <w:bookmarkStart w:id="11150" w:name="_Toc409467829"/>
      <w:bookmarkStart w:id="11151" w:name="_Toc409468454"/>
      <w:bookmarkStart w:id="11152" w:name="_Toc409469077"/>
      <w:bookmarkStart w:id="11153" w:name="_Toc409469696"/>
      <w:bookmarkStart w:id="11154" w:name="_Toc409470311"/>
      <w:bookmarkStart w:id="11155" w:name="_Toc409470926"/>
      <w:bookmarkStart w:id="11156" w:name="_Toc409471540"/>
      <w:bookmarkStart w:id="11157" w:name="_Toc409472151"/>
      <w:bookmarkStart w:id="11158" w:name="_Toc409472761"/>
      <w:bookmarkStart w:id="11159" w:name="_Toc409473370"/>
      <w:bookmarkStart w:id="11160" w:name="_Toc409473985"/>
      <w:bookmarkStart w:id="11161" w:name="_Toc409474603"/>
      <w:bookmarkStart w:id="11162" w:name="_Toc409475247"/>
      <w:bookmarkStart w:id="11163" w:name="_Toc409512348"/>
      <w:bookmarkStart w:id="11164" w:name="_Toc409458477"/>
      <w:bookmarkStart w:id="11165" w:name="_Toc409459213"/>
      <w:bookmarkStart w:id="11166" w:name="_Toc409459830"/>
      <w:bookmarkStart w:id="11167" w:name="_Toc409460451"/>
      <w:bookmarkStart w:id="11168" w:name="_Toc409465308"/>
      <w:bookmarkStart w:id="11169" w:name="_Toc409465934"/>
      <w:bookmarkStart w:id="11170" w:name="_Toc409466560"/>
      <w:bookmarkStart w:id="11171" w:name="_Toc409467202"/>
      <w:bookmarkStart w:id="11172" w:name="_Toc409467830"/>
      <w:bookmarkStart w:id="11173" w:name="_Toc409468455"/>
      <w:bookmarkStart w:id="11174" w:name="_Toc409469078"/>
      <w:bookmarkStart w:id="11175" w:name="_Toc409469697"/>
      <w:bookmarkStart w:id="11176" w:name="_Toc409470312"/>
      <w:bookmarkStart w:id="11177" w:name="_Toc409470927"/>
      <w:bookmarkStart w:id="11178" w:name="_Toc409471541"/>
      <w:bookmarkStart w:id="11179" w:name="_Toc409472152"/>
      <w:bookmarkStart w:id="11180" w:name="_Toc409472762"/>
      <w:bookmarkStart w:id="11181" w:name="_Toc409473371"/>
      <w:bookmarkStart w:id="11182" w:name="_Toc409473986"/>
      <w:bookmarkStart w:id="11183" w:name="_Toc409474604"/>
      <w:bookmarkStart w:id="11184" w:name="_Toc409475248"/>
      <w:bookmarkStart w:id="11185" w:name="_Toc409512349"/>
      <w:bookmarkStart w:id="11186" w:name="_Toc409458478"/>
      <w:bookmarkStart w:id="11187" w:name="_Toc409459214"/>
      <w:bookmarkStart w:id="11188" w:name="_Toc409459831"/>
      <w:bookmarkStart w:id="11189" w:name="_Toc409460452"/>
      <w:bookmarkStart w:id="11190" w:name="_Toc409465309"/>
      <w:bookmarkStart w:id="11191" w:name="_Toc409465935"/>
      <w:bookmarkStart w:id="11192" w:name="_Toc409466561"/>
      <w:bookmarkStart w:id="11193" w:name="_Toc409467203"/>
      <w:bookmarkStart w:id="11194" w:name="_Toc409467831"/>
      <w:bookmarkStart w:id="11195" w:name="_Toc409468456"/>
      <w:bookmarkStart w:id="11196" w:name="_Toc409469079"/>
      <w:bookmarkStart w:id="11197" w:name="_Toc409469698"/>
      <w:bookmarkStart w:id="11198" w:name="_Toc409470313"/>
      <w:bookmarkStart w:id="11199" w:name="_Toc409470928"/>
      <w:bookmarkStart w:id="11200" w:name="_Toc409471542"/>
      <w:bookmarkStart w:id="11201" w:name="_Toc409472153"/>
      <w:bookmarkStart w:id="11202" w:name="_Toc409472763"/>
      <w:bookmarkStart w:id="11203" w:name="_Toc409473372"/>
      <w:bookmarkStart w:id="11204" w:name="_Toc409473987"/>
      <w:bookmarkStart w:id="11205" w:name="_Toc409474605"/>
      <w:bookmarkStart w:id="11206" w:name="_Toc409475249"/>
      <w:bookmarkStart w:id="11207" w:name="_Toc409512350"/>
      <w:bookmarkStart w:id="11208" w:name="_Toc409458479"/>
      <w:bookmarkStart w:id="11209" w:name="_Toc409459215"/>
      <w:bookmarkStart w:id="11210" w:name="_Toc409459832"/>
      <w:bookmarkStart w:id="11211" w:name="_Toc409460453"/>
      <w:bookmarkStart w:id="11212" w:name="_Toc409465310"/>
      <w:bookmarkStart w:id="11213" w:name="_Toc409465936"/>
      <w:bookmarkStart w:id="11214" w:name="_Toc409466562"/>
      <w:bookmarkStart w:id="11215" w:name="_Toc409467204"/>
      <w:bookmarkStart w:id="11216" w:name="_Toc409467832"/>
      <w:bookmarkStart w:id="11217" w:name="_Toc409468457"/>
      <w:bookmarkStart w:id="11218" w:name="_Toc409469080"/>
      <w:bookmarkStart w:id="11219" w:name="_Toc409469699"/>
      <w:bookmarkStart w:id="11220" w:name="_Toc409470314"/>
      <w:bookmarkStart w:id="11221" w:name="_Toc409470929"/>
      <w:bookmarkStart w:id="11222" w:name="_Toc409471543"/>
      <w:bookmarkStart w:id="11223" w:name="_Toc409472154"/>
      <w:bookmarkStart w:id="11224" w:name="_Toc409472764"/>
      <w:bookmarkStart w:id="11225" w:name="_Toc409473373"/>
      <w:bookmarkStart w:id="11226" w:name="_Toc409473988"/>
      <w:bookmarkStart w:id="11227" w:name="_Toc409474606"/>
      <w:bookmarkStart w:id="11228" w:name="_Toc409475250"/>
      <w:bookmarkStart w:id="11229" w:name="_Toc409512351"/>
      <w:bookmarkStart w:id="11230" w:name="_Toc409458480"/>
      <w:bookmarkStart w:id="11231" w:name="_Toc409459216"/>
      <w:bookmarkStart w:id="11232" w:name="_Toc409459833"/>
      <w:bookmarkStart w:id="11233" w:name="_Toc409460454"/>
      <w:bookmarkStart w:id="11234" w:name="_Toc409465311"/>
      <w:bookmarkStart w:id="11235" w:name="_Toc409465937"/>
      <w:bookmarkStart w:id="11236" w:name="_Toc409466563"/>
      <w:bookmarkStart w:id="11237" w:name="_Toc409467205"/>
      <w:bookmarkStart w:id="11238" w:name="_Toc409467833"/>
      <w:bookmarkStart w:id="11239" w:name="_Toc409468458"/>
      <w:bookmarkStart w:id="11240" w:name="_Toc409469081"/>
      <w:bookmarkStart w:id="11241" w:name="_Toc409469700"/>
      <w:bookmarkStart w:id="11242" w:name="_Toc409470315"/>
      <w:bookmarkStart w:id="11243" w:name="_Toc409470930"/>
      <w:bookmarkStart w:id="11244" w:name="_Toc409471544"/>
      <w:bookmarkStart w:id="11245" w:name="_Toc409472155"/>
      <w:bookmarkStart w:id="11246" w:name="_Toc409472765"/>
      <w:bookmarkStart w:id="11247" w:name="_Toc409473374"/>
      <w:bookmarkStart w:id="11248" w:name="_Toc409473989"/>
      <w:bookmarkStart w:id="11249" w:name="_Toc409474607"/>
      <w:bookmarkStart w:id="11250" w:name="_Toc409475251"/>
      <w:bookmarkStart w:id="11251" w:name="_Toc409512352"/>
      <w:bookmarkStart w:id="11252" w:name="_Toc409458481"/>
      <w:bookmarkStart w:id="11253" w:name="_Toc409459217"/>
      <w:bookmarkStart w:id="11254" w:name="_Toc409459834"/>
      <w:bookmarkStart w:id="11255" w:name="_Toc409460455"/>
      <w:bookmarkStart w:id="11256" w:name="_Toc409465312"/>
      <w:bookmarkStart w:id="11257" w:name="_Toc409465938"/>
      <w:bookmarkStart w:id="11258" w:name="_Toc409466564"/>
      <w:bookmarkStart w:id="11259" w:name="_Toc409467206"/>
      <w:bookmarkStart w:id="11260" w:name="_Toc409467834"/>
      <w:bookmarkStart w:id="11261" w:name="_Toc409468459"/>
      <w:bookmarkStart w:id="11262" w:name="_Toc409469082"/>
      <w:bookmarkStart w:id="11263" w:name="_Toc409469701"/>
      <w:bookmarkStart w:id="11264" w:name="_Toc409470316"/>
      <w:bookmarkStart w:id="11265" w:name="_Toc409470931"/>
      <w:bookmarkStart w:id="11266" w:name="_Toc409471545"/>
      <w:bookmarkStart w:id="11267" w:name="_Toc409472156"/>
      <w:bookmarkStart w:id="11268" w:name="_Toc409472766"/>
      <w:bookmarkStart w:id="11269" w:name="_Toc409473375"/>
      <w:bookmarkStart w:id="11270" w:name="_Toc409473990"/>
      <w:bookmarkStart w:id="11271" w:name="_Toc409474608"/>
      <w:bookmarkStart w:id="11272" w:name="_Toc409475252"/>
      <w:bookmarkStart w:id="11273" w:name="_Toc409512353"/>
      <w:bookmarkStart w:id="11274" w:name="_Toc409458482"/>
      <w:bookmarkStart w:id="11275" w:name="_Toc409459218"/>
      <w:bookmarkStart w:id="11276" w:name="_Toc409459835"/>
      <w:bookmarkStart w:id="11277" w:name="_Toc409460456"/>
      <w:bookmarkStart w:id="11278" w:name="_Toc409465313"/>
      <w:bookmarkStart w:id="11279" w:name="_Toc409465939"/>
      <w:bookmarkStart w:id="11280" w:name="_Toc409466565"/>
      <w:bookmarkStart w:id="11281" w:name="_Toc409467207"/>
      <w:bookmarkStart w:id="11282" w:name="_Toc409467835"/>
      <w:bookmarkStart w:id="11283" w:name="_Toc409468460"/>
      <w:bookmarkStart w:id="11284" w:name="_Toc409469083"/>
      <w:bookmarkStart w:id="11285" w:name="_Toc409469702"/>
      <w:bookmarkStart w:id="11286" w:name="_Toc409470317"/>
      <w:bookmarkStart w:id="11287" w:name="_Toc409470932"/>
      <w:bookmarkStart w:id="11288" w:name="_Toc409471546"/>
      <w:bookmarkStart w:id="11289" w:name="_Toc409472157"/>
      <w:bookmarkStart w:id="11290" w:name="_Toc409472767"/>
      <w:bookmarkStart w:id="11291" w:name="_Toc409473376"/>
      <w:bookmarkStart w:id="11292" w:name="_Toc409473991"/>
      <w:bookmarkStart w:id="11293" w:name="_Toc409474609"/>
      <w:bookmarkStart w:id="11294" w:name="_Toc409475253"/>
      <w:bookmarkStart w:id="11295" w:name="_Toc409512354"/>
      <w:bookmarkStart w:id="11296" w:name="_Toc409458483"/>
      <w:bookmarkStart w:id="11297" w:name="_Toc409459219"/>
      <w:bookmarkStart w:id="11298" w:name="_Toc409459836"/>
      <w:bookmarkStart w:id="11299" w:name="_Toc409460457"/>
      <w:bookmarkStart w:id="11300" w:name="_Toc409465314"/>
      <w:bookmarkStart w:id="11301" w:name="_Toc409465940"/>
      <w:bookmarkStart w:id="11302" w:name="_Toc409466566"/>
      <w:bookmarkStart w:id="11303" w:name="_Toc409467208"/>
      <w:bookmarkStart w:id="11304" w:name="_Toc409467836"/>
      <w:bookmarkStart w:id="11305" w:name="_Toc409468461"/>
      <w:bookmarkStart w:id="11306" w:name="_Toc409469084"/>
      <w:bookmarkStart w:id="11307" w:name="_Toc409469703"/>
      <w:bookmarkStart w:id="11308" w:name="_Toc409470318"/>
      <w:bookmarkStart w:id="11309" w:name="_Toc409470933"/>
      <w:bookmarkStart w:id="11310" w:name="_Toc409471547"/>
      <w:bookmarkStart w:id="11311" w:name="_Toc409472158"/>
      <w:bookmarkStart w:id="11312" w:name="_Toc409472768"/>
      <w:bookmarkStart w:id="11313" w:name="_Toc409473377"/>
      <w:bookmarkStart w:id="11314" w:name="_Toc409473992"/>
      <w:bookmarkStart w:id="11315" w:name="_Toc409474610"/>
      <w:bookmarkStart w:id="11316" w:name="_Toc409475254"/>
      <w:bookmarkStart w:id="11317" w:name="_Toc409512355"/>
      <w:bookmarkStart w:id="11318" w:name="_Toc409458484"/>
      <w:bookmarkStart w:id="11319" w:name="_Toc409459220"/>
      <w:bookmarkStart w:id="11320" w:name="_Toc409459837"/>
      <w:bookmarkStart w:id="11321" w:name="_Toc409460458"/>
      <w:bookmarkStart w:id="11322" w:name="_Toc409465315"/>
      <w:bookmarkStart w:id="11323" w:name="_Toc409465941"/>
      <w:bookmarkStart w:id="11324" w:name="_Toc409466567"/>
      <w:bookmarkStart w:id="11325" w:name="_Toc409467209"/>
      <w:bookmarkStart w:id="11326" w:name="_Toc409467837"/>
      <w:bookmarkStart w:id="11327" w:name="_Toc409468462"/>
      <w:bookmarkStart w:id="11328" w:name="_Toc409469085"/>
      <w:bookmarkStart w:id="11329" w:name="_Toc409469704"/>
      <w:bookmarkStart w:id="11330" w:name="_Toc409470319"/>
      <w:bookmarkStart w:id="11331" w:name="_Toc409470934"/>
      <w:bookmarkStart w:id="11332" w:name="_Toc409471548"/>
      <w:bookmarkStart w:id="11333" w:name="_Toc409472159"/>
      <w:bookmarkStart w:id="11334" w:name="_Toc409472769"/>
      <w:bookmarkStart w:id="11335" w:name="_Toc409473378"/>
      <w:bookmarkStart w:id="11336" w:name="_Toc409473993"/>
      <w:bookmarkStart w:id="11337" w:name="_Toc409474611"/>
      <w:bookmarkStart w:id="11338" w:name="_Toc409475255"/>
      <w:bookmarkStart w:id="11339" w:name="_Toc409512356"/>
      <w:bookmarkStart w:id="11340" w:name="_Toc409458485"/>
      <w:bookmarkStart w:id="11341" w:name="_Toc409459221"/>
      <w:bookmarkStart w:id="11342" w:name="_Toc409459838"/>
      <w:bookmarkStart w:id="11343" w:name="_Toc409460459"/>
      <w:bookmarkStart w:id="11344" w:name="_Toc409465316"/>
      <w:bookmarkStart w:id="11345" w:name="_Toc409465942"/>
      <w:bookmarkStart w:id="11346" w:name="_Toc409466568"/>
      <w:bookmarkStart w:id="11347" w:name="_Toc409467210"/>
      <w:bookmarkStart w:id="11348" w:name="_Toc409467838"/>
      <w:bookmarkStart w:id="11349" w:name="_Toc409468463"/>
      <w:bookmarkStart w:id="11350" w:name="_Toc409469086"/>
      <w:bookmarkStart w:id="11351" w:name="_Toc409469705"/>
      <w:bookmarkStart w:id="11352" w:name="_Toc409470320"/>
      <w:bookmarkStart w:id="11353" w:name="_Toc409470935"/>
      <w:bookmarkStart w:id="11354" w:name="_Toc409471549"/>
      <w:bookmarkStart w:id="11355" w:name="_Toc409472160"/>
      <w:bookmarkStart w:id="11356" w:name="_Toc409472770"/>
      <w:bookmarkStart w:id="11357" w:name="_Toc409473379"/>
      <w:bookmarkStart w:id="11358" w:name="_Toc409473994"/>
      <w:bookmarkStart w:id="11359" w:name="_Toc409474612"/>
      <w:bookmarkStart w:id="11360" w:name="_Toc409475256"/>
      <w:bookmarkStart w:id="11361" w:name="_Toc409512357"/>
      <w:bookmarkStart w:id="11362" w:name="_Toc409458486"/>
      <w:bookmarkStart w:id="11363" w:name="_Toc409459222"/>
      <w:bookmarkStart w:id="11364" w:name="_Toc409459839"/>
      <w:bookmarkStart w:id="11365" w:name="_Toc409460460"/>
      <w:bookmarkStart w:id="11366" w:name="_Toc409465317"/>
      <w:bookmarkStart w:id="11367" w:name="_Toc409465943"/>
      <w:bookmarkStart w:id="11368" w:name="_Toc409466569"/>
      <w:bookmarkStart w:id="11369" w:name="_Toc409467211"/>
      <w:bookmarkStart w:id="11370" w:name="_Toc409467839"/>
      <w:bookmarkStart w:id="11371" w:name="_Toc409468464"/>
      <w:bookmarkStart w:id="11372" w:name="_Toc409469087"/>
      <w:bookmarkStart w:id="11373" w:name="_Toc409469706"/>
      <w:bookmarkStart w:id="11374" w:name="_Toc409470321"/>
      <w:bookmarkStart w:id="11375" w:name="_Toc409470936"/>
      <w:bookmarkStart w:id="11376" w:name="_Toc409471550"/>
      <w:bookmarkStart w:id="11377" w:name="_Toc409472161"/>
      <w:bookmarkStart w:id="11378" w:name="_Toc409472771"/>
      <w:bookmarkStart w:id="11379" w:name="_Toc409473380"/>
      <w:bookmarkStart w:id="11380" w:name="_Toc409473995"/>
      <w:bookmarkStart w:id="11381" w:name="_Toc409474613"/>
      <w:bookmarkStart w:id="11382" w:name="_Toc409475257"/>
      <w:bookmarkStart w:id="11383" w:name="_Toc409512358"/>
      <w:bookmarkStart w:id="11384" w:name="_Toc409458487"/>
      <w:bookmarkStart w:id="11385" w:name="_Toc409459223"/>
      <w:bookmarkStart w:id="11386" w:name="_Toc409459840"/>
      <w:bookmarkStart w:id="11387" w:name="_Toc409460461"/>
      <w:bookmarkStart w:id="11388" w:name="_Toc409465318"/>
      <w:bookmarkStart w:id="11389" w:name="_Toc409465944"/>
      <w:bookmarkStart w:id="11390" w:name="_Toc409466570"/>
      <w:bookmarkStart w:id="11391" w:name="_Toc409467212"/>
      <w:bookmarkStart w:id="11392" w:name="_Toc409467840"/>
      <w:bookmarkStart w:id="11393" w:name="_Toc409468465"/>
      <w:bookmarkStart w:id="11394" w:name="_Toc409469088"/>
      <w:bookmarkStart w:id="11395" w:name="_Toc409469707"/>
      <w:bookmarkStart w:id="11396" w:name="_Toc409470322"/>
      <w:bookmarkStart w:id="11397" w:name="_Toc409470937"/>
      <w:bookmarkStart w:id="11398" w:name="_Toc409471551"/>
      <w:bookmarkStart w:id="11399" w:name="_Toc409472162"/>
      <w:bookmarkStart w:id="11400" w:name="_Toc409472772"/>
      <w:bookmarkStart w:id="11401" w:name="_Toc409473381"/>
      <w:bookmarkStart w:id="11402" w:name="_Toc409473996"/>
      <w:bookmarkStart w:id="11403" w:name="_Toc409474614"/>
      <w:bookmarkStart w:id="11404" w:name="_Toc409475258"/>
      <w:bookmarkStart w:id="11405" w:name="_Toc409512359"/>
      <w:bookmarkStart w:id="11406" w:name="_Toc409458488"/>
      <w:bookmarkStart w:id="11407" w:name="_Toc409459224"/>
      <w:bookmarkStart w:id="11408" w:name="_Toc409459841"/>
      <w:bookmarkStart w:id="11409" w:name="_Toc409460462"/>
      <w:bookmarkStart w:id="11410" w:name="_Toc409465319"/>
      <w:bookmarkStart w:id="11411" w:name="_Toc409465945"/>
      <w:bookmarkStart w:id="11412" w:name="_Toc409466571"/>
      <w:bookmarkStart w:id="11413" w:name="_Toc409467213"/>
      <w:bookmarkStart w:id="11414" w:name="_Toc409467841"/>
      <w:bookmarkStart w:id="11415" w:name="_Toc409468466"/>
      <w:bookmarkStart w:id="11416" w:name="_Toc409469089"/>
      <w:bookmarkStart w:id="11417" w:name="_Toc409469708"/>
      <w:bookmarkStart w:id="11418" w:name="_Toc409470323"/>
      <w:bookmarkStart w:id="11419" w:name="_Toc409470938"/>
      <w:bookmarkStart w:id="11420" w:name="_Toc409471552"/>
      <w:bookmarkStart w:id="11421" w:name="_Toc409472163"/>
      <w:bookmarkStart w:id="11422" w:name="_Toc409472773"/>
      <w:bookmarkStart w:id="11423" w:name="_Toc409473382"/>
      <w:bookmarkStart w:id="11424" w:name="_Toc409473997"/>
      <w:bookmarkStart w:id="11425" w:name="_Toc409474615"/>
      <w:bookmarkStart w:id="11426" w:name="_Toc409475259"/>
      <w:bookmarkStart w:id="11427" w:name="_Toc409512360"/>
      <w:bookmarkStart w:id="11428" w:name="_Toc409458489"/>
      <w:bookmarkStart w:id="11429" w:name="_Toc409459225"/>
      <w:bookmarkStart w:id="11430" w:name="_Toc409459842"/>
      <w:bookmarkStart w:id="11431" w:name="_Toc409460463"/>
      <w:bookmarkStart w:id="11432" w:name="_Toc409465320"/>
      <w:bookmarkStart w:id="11433" w:name="_Toc409465946"/>
      <w:bookmarkStart w:id="11434" w:name="_Toc409466572"/>
      <w:bookmarkStart w:id="11435" w:name="_Toc409467214"/>
      <w:bookmarkStart w:id="11436" w:name="_Toc409467842"/>
      <w:bookmarkStart w:id="11437" w:name="_Toc409468467"/>
      <w:bookmarkStart w:id="11438" w:name="_Toc409469090"/>
      <w:bookmarkStart w:id="11439" w:name="_Toc409469709"/>
      <w:bookmarkStart w:id="11440" w:name="_Toc409470324"/>
      <w:bookmarkStart w:id="11441" w:name="_Toc409470939"/>
      <w:bookmarkStart w:id="11442" w:name="_Toc409471553"/>
      <w:bookmarkStart w:id="11443" w:name="_Toc409472164"/>
      <w:bookmarkStart w:id="11444" w:name="_Toc409472774"/>
      <w:bookmarkStart w:id="11445" w:name="_Toc409473383"/>
      <w:bookmarkStart w:id="11446" w:name="_Toc409473998"/>
      <w:bookmarkStart w:id="11447" w:name="_Toc409474616"/>
      <w:bookmarkStart w:id="11448" w:name="_Toc409475260"/>
      <w:bookmarkStart w:id="11449" w:name="_Toc409512361"/>
      <w:bookmarkStart w:id="11450" w:name="_Toc409458490"/>
      <w:bookmarkStart w:id="11451" w:name="_Toc409459226"/>
      <w:bookmarkStart w:id="11452" w:name="_Toc409459843"/>
      <w:bookmarkStart w:id="11453" w:name="_Toc409460464"/>
      <w:bookmarkStart w:id="11454" w:name="_Toc409465321"/>
      <w:bookmarkStart w:id="11455" w:name="_Toc409465947"/>
      <w:bookmarkStart w:id="11456" w:name="_Toc409466573"/>
      <w:bookmarkStart w:id="11457" w:name="_Toc409467215"/>
      <w:bookmarkStart w:id="11458" w:name="_Toc409467843"/>
      <w:bookmarkStart w:id="11459" w:name="_Toc409468468"/>
      <w:bookmarkStart w:id="11460" w:name="_Toc409469091"/>
      <w:bookmarkStart w:id="11461" w:name="_Toc409469710"/>
      <w:bookmarkStart w:id="11462" w:name="_Toc409470325"/>
      <w:bookmarkStart w:id="11463" w:name="_Toc409470940"/>
      <w:bookmarkStart w:id="11464" w:name="_Toc409471554"/>
      <w:bookmarkStart w:id="11465" w:name="_Toc409472165"/>
      <w:bookmarkStart w:id="11466" w:name="_Toc409472775"/>
      <w:bookmarkStart w:id="11467" w:name="_Toc409473384"/>
      <w:bookmarkStart w:id="11468" w:name="_Toc409473999"/>
      <w:bookmarkStart w:id="11469" w:name="_Toc409474617"/>
      <w:bookmarkStart w:id="11470" w:name="_Toc409475261"/>
      <w:bookmarkStart w:id="11471" w:name="_Toc409512362"/>
      <w:bookmarkStart w:id="11472" w:name="_Toc409458491"/>
      <w:bookmarkStart w:id="11473" w:name="_Toc409459227"/>
      <w:bookmarkStart w:id="11474" w:name="_Toc409459844"/>
      <w:bookmarkStart w:id="11475" w:name="_Toc409460465"/>
      <w:bookmarkStart w:id="11476" w:name="_Toc409465322"/>
      <w:bookmarkStart w:id="11477" w:name="_Toc409465948"/>
      <w:bookmarkStart w:id="11478" w:name="_Toc409466574"/>
      <w:bookmarkStart w:id="11479" w:name="_Toc409467216"/>
      <w:bookmarkStart w:id="11480" w:name="_Toc409467844"/>
      <w:bookmarkStart w:id="11481" w:name="_Toc409468469"/>
      <w:bookmarkStart w:id="11482" w:name="_Toc409469092"/>
      <w:bookmarkStart w:id="11483" w:name="_Toc409469711"/>
      <w:bookmarkStart w:id="11484" w:name="_Toc409470326"/>
      <w:bookmarkStart w:id="11485" w:name="_Toc409470941"/>
      <w:bookmarkStart w:id="11486" w:name="_Toc409471555"/>
      <w:bookmarkStart w:id="11487" w:name="_Toc409472166"/>
      <w:bookmarkStart w:id="11488" w:name="_Toc409472776"/>
      <w:bookmarkStart w:id="11489" w:name="_Toc409473385"/>
      <w:bookmarkStart w:id="11490" w:name="_Toc409474000"/>
      <w:bookmarkStart w:id="11491" w:name="_Toc409474618"/>
      <w:bookmarkStart w:id="11492" w:name="_Toc409475262"/>
      <w:bookmarkStart w:id="11493" w:name="_Toc409512363"/>
      <w:bookmarkStart w:id="11494" w:name="_Toc409458492"/>
      <w:bookmarkStart w:id="11495" w:name="_Toc409459228"/>
      <w:bookmarkStart w:id="11496" w:name="_Toc409459845"/>
      <w:bookmarkStart w:id="11497" w:name="_Toc409460466"/>
      <w:bookmarkStart w:id="11498" w:name="_Toc409465323"/>
      <w:bookmarkStart w:id="11499" w:name="_Toc409465949"/>
      <w:bookmarkStart w:id="11500" w:name="_Toc409466575"/>
      <w:bookmarkStart w:id="11501" w:name="_Toc409467217"/>
      <w:bookmarkStart w:id="11502" w:name="_Toc409467845"/>
      <w:bookmarkStart w:id="11503" w:name="_Toc409468470"/>
      <w:bookmarkStart w:id="11504" w:name="_Toc409469093"/>
      <w:bookmarkStart w:id="11505" w:name="_Toc409469712"/>
      <w:bookmarkStart w:id="11506" w:name="_Toc409470327"/>
      <w:bookmarkStart w:id="11507" w:name="_Toc409470942"/>
      <w:bookmarkStart w:id="11508" w:name="_Toc409471556"/>
      <w:bookmarkStart w:id="11509" w:name="_Toc409472167"/>
      <w:bookmarkStart w:id="11510" w:name="_Toc409472777"/>
      <w:bookmarkStart w:id="11511" w:name="_Toc409473386"/>
      <w:bookmarkStart w:id="11512" w:name="_Toc409474001"/>
      <w:bookmarkStart w:id="11513" w:name="_Toc409474619"/>
      <w:bookmarkStart w:id="11514" w:name="_Toc409475263"/>
      <w:bookmarkStart w:id="11515" w:name="_Toc409512364"/>
      <w:bookmarkStart w:id="11516" w:name="_Toc409458493"/>
      <w:bookmarkStart w:id="11517" w:name="_Toc409459229"/>
      <w:bookmarkStart w:id="11518" w:name="_Toc409459846"/>
      <w:bookmarkStart w:id="11519" w:name="_Toc409460467"/>
      <w:bookmarkStart w:id="11520" w:name="_Toc409465324"/>
      <w:bookmarkStart w:id="11521" w:name="_Toc409465950"/>
      <w:bookmarkStart w:id="11522" w:name="_Toc409466576"/>
      <w:bookmarkStart w:id="11523" w:name="_Toc409467218"/>
      <w:bookmarkStart w:id="11524" w:name="_Toc409467846"/>
      <w:bookmarkStart w:id="11525" w:name="_Toc409468471"/>
      <w:bookmarkStart w:id="11526" w:name="_Toc409469094"/>
      <w:bookmarkStart w:id="11527" w:name="_Toc409469713"/>
      <w:bookmarkStart w:id="11528" w:name="_Toc409470328"/>
      <w:bookmarkStart w:id="11529" w:name="_Toc409470943"/>
      <w:bookmarkStart w:id="11530" w:name="_Toc409471557"/>
      <w:bookmarkStart w:id="11531" w:name="_Toc409472168"/>
      <w:bookmarkStart w:id="11532" w:name="_Toc409472778"/>
      <w:bookmarkStart w:id="11533" w:name="_Toc409473387"/>
      <w:bookmarkStart w:id="11534" w:name="_Toc409474002"/>
      <w:bookmarkStart w:id="11535" w:name="_Toc409474620"/>
      <w:bookmarkStart w:id="11536" w:name="_Toc409475264"/>
      <w:bookmarkStart w:id="11537" w:name="_Toc409512365"/>
      <w:bookmarkStart w:id="11538" w:name="_Toc409458494"/>
      <w:bookmarkStart w:id="11539" w:name="_Toc409459230"/>
      <w:bookmarkStart w:id="11540" w:name="_Toc409459847"/>
      <w:bookmarkStart w:id="11541" w:name="_Toc409460468"/>
      <w:bookmarkStart w:id="11542" w:name="_Toc409465325"/>
      <w:bookmarkStart w:id="11543" w:name="_Toc409465951"/>
      <w:bookmarkStart w:id="11544" w:name="_Toc409466577"/>
      <w:bookmarkStart w:id="11545" w:name="_Toc409467219"/>
      <w:bookmarkStart w:id="11546" w:name="_Toc409467847"/>
      <w:bookmarkStart w:id="11547" w:name="_Toc409468472"/>
      <w:bookmarkStart w:id="11548" w:name="_Toc409469095"/>
      <w:bookmarkStart w:id="11549" w:name="_Toc409469714"/>
      <w:bookmarkStart w:id="11550" w:name="_Toc409470329"/>
      <w:bookmarkStart w:id="11551" w:name="_Toc409470944"/>
      <w:bookmarkStart w:id="11552" w:name="_Toc409471558"/>
      <w:bookmarkStart w:id="11553" w:name="_Toc409472169"/>
      <w:bookmarkStart w:id="11554" w:name="_Toc409472779"/>
      <w:bookmarkStart w:id="11555" w:name="_Toc409473388"/>
      <w:bookmarkStart w:id="11556" w:name="_Toc409474003"/>
      <w:bookmarkStart w:id="11557" w:name="_Toc409474621"/>
      <w:bookmarkStart w:id="11558" w:name="_Toc409475265"/>
      <w:bookmarkStart w:id="11559" w:name="_Toc409512366"/>
      <w:bookmarkStart w:id="11560" w:name="_Toc409458495"/>
      <w:bookmarkStart w:id="11561" w:name="_Toc409459231"/>
      <w:bookmarkStart w:id="11562" w:name="_Toc409459848"/>
      <w:bookmarkStart w:id="11563" w:name="_Toc409460469"/>
      <w:bookmarkStart w:id="11564" w:name="_Toc409465326"/>
      <w:bookmarkStart w:id="11565" w:name="_Toc409465952"/>
      <w:bookmarkStart w:id="11566" w:name="_Toc409466578"/>
      <w:bookmarkStart w:id="11567" w:name="_Toc409467220"/>
      <w:bookmarkStart w:id="11568" w:name="_Toc409467848"/>
      <w:bookmarkStart w:id="11569" w:name="_Toc409468473"/>
      <w:bookmarkStart w:id="11570" w:name="_Toc409469096"/>
      <w:bookmarkStart w:id="11571" w:name="_Toc409469715"/>
      <w:bookmarkStart w:id="11572" w:name="_Toc409470330"/>
      <w:bookmarkStart w:id="11573" w:name="_Toc409470945"/>
      <w:bookmarkStart w:id="11574" w:name="_Toc409471559"/>
      <w:bookmarkStart w:id="11575" w:name="_Toc409472170"/>
      <w:bookmarkStart w:id="11576" w:name="_Toc409472780"/>
      <w:bookmarkStart w:id="11577" w:name="_Toc409473389"/>
      <w:bookmarkStart w:id="11578" w:name="_Toc409474004"/>
      <w:bookmarkStart w:id="11579" w:name="_Toc409474622"/>
      <w:bookmarkStart w:id="11580" w:name="_Toc409475266"/>
      <w:bookmarkStart w:id="11581" w:name="_Toc409512367"/>
      <w:bookmarkStart w:id="11582" w:name="_Toc409458496"/>
      <w:bookmarkStart w:id="11583" w:name="_Toc409459232"/>
      <w:bookmarkStart w:id="11584" w:name="_Toc409459849"/>
      <w:bookmarkStart w:id="11585" w:name="_Toc409460470"/>
      <w:bookmarkStart w:id="11586" w:name="_Toc409465327"/>
      <w:bookmarkStart w:id="11587" w:name="_Toc409465953"/>
      <w:bookmarkStart w:id="11588" w:name="_Toc409466579"/>
      <w:bookmarkStart w:id="11589" w:name="_Toc409467221"/>
      <w:bookmarkStart w:id="11590" w:name="_Toc409467849"/>
      <w:bookmarkStart w:id="11591" w:name="_Toc409468474"/>
      <w:bookmarkStart w:id="11592" w:name="_Toc409469097"/>
      <w:bookmarkStart w:id="11593" w:name="_Toc409469716"/>
      <w:bookmarkStart w:id="11594" w:name="_Toc409470331"/>
      <w:bookmarkStart w:id="11595" w:name="_Toc409470946"/>
      <w:bookmarkStart w:id="11596" w:name="_Toc409471560"/>
      <w:bookmarkStart w:id="11597" w:name="_Toc409472171"/>
      <w:bookmarkStart w:id="11598" w:name="_Toc409472781"/>
      <w:bookmarkStart w:id="11599" w:name="_Toc409473390"/>
      <w:bookmarkStart w:id="11600" w:name="_Toc409474005"/>
      <w:bookmarkStart w:id="11601" w:name="_Toc409474623"/>
      <w:bookmarkStart w:id="11602" w:name="_Toc409475267"/>
      <w:bookmarkStart w:id="11603" w:name="_Toc409512368"/>
      <w:bookmarkStart w:id="11604" w:name="_Toc509367194"/>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r>
        <w:t xml:space="preserve">Network and </w:t>
      </w:r>
      <w:r w:rsidR="00786427">
        <w:t>c</w:t>
      </w:r>
      <w:r>
        <w:t>onnectivity</w:t>
      </w:r>
      <w:bookmarkEnd w:id="11604"/>
      <w:r w:rsidR="006B480F">
        <w:t xml:space="preserve"> </w:t>
      </w:r>
    </w:p>
    <w:p w14:paraId="62653803" w14:textId="77777777" w:rsidR="00C7061E" w:rsidRDefault="00C7061E" w:rsidP="00F92D1D">
      <w:pPr>
        <w:pStyle w:val="Heading2"/>
      </w:pPr>
      <w:bookmarkStart w:id="11605" w:name="_Toc412643051"/>
      <w:bookmarkStart w:id="11606" w:name="_Toc412657439"/>
      <w:bookmarkStart w:id="11607" w:name="_Toc412658361"/>
      <w:bookmarkStart w:id="11608" w:name="_Toc412734336"/>
      <w:bookmarkStart w:id="11609" w:name="_Toc509367195"/>
      <w:bookmarkEnd w:id="11605"/>
      <w:bookmarkEnd w:id="11606"/>
      <w:bookmarkEnd w:id="11607"/>
      <w:bookmarkEnd w:id="11608"/>
      <w:r>
        <w:t>Introduction</w:t>
      </w:r>
      <w:bookmarkEnd w:id="11609"/>
    </w:p>
    <w:p w14:paraId="6022C6CB" w14:textId="77777777" w:rsidR="009947FB" w:rsidRDefault="009947FB" w:rsidP="009947FB">
      <w:pPr>
        <w:pStyle w:val="PARAGRAPH"/>
      </w:pPr>
      <w:r>
        <w:t>The Internet of Things is comprised of a wide range of applications which sense and actuate the physical world with a broad spectrum of device and network capabilities: from battery powered nodes transmitting 100 bytes per day and able to last 10 years on a coin cell battery, to mains p</w:t>
      </w:r>
      <w:r w:rsidR="00966C25">
        <w:t>owered nodes able to maintain Megab</w:t>
      </w:r>
      <w:r>
        <w:t>it video streams.  It is estimated that many 10s of billions of IoT devices will be deployed over the coming years.</w:t>
      </w:r>
    </w:p>
    <w:p w14:paraId="313155AE" w14:textId="77777777" w:rsidR="00FD69A9" w:rsidRDefault="009947FB" w:rsidP="007C786C">
      <w:pPr>
        <w:pStyle w:val="PARAGRAPH"/>
      </w:pPr>
      <w:r>
        <w:lastRenderedPageBreak/>
        <w:t>It is desirable that the connectivity options be adapted to the IP layer. To that end, IETF has completed considerable work to adapt Bluetooth®, Wi-Fi, 802.15.4, LPWAN, etc. to IPv6.  These adaptations, plus the larger address space and improved address management capabilities, make IPv6 the clear choice for the OCF network layer technology.</w:t>
      </w:r>
    </w:p>
    <w:p w14:paraId="4CB0B852" w14:textId="77777777" w:rsidR="00C7061E" w:rsidRDefault="00C7061E">
      <w:pPr>
        <w:pStyle w:val="Heading2"/>
      </w:pPr>
      <w:bookmarkStart w:id="11610" w:name="_Toc425882570"/>
      <w:bookmarkStart w:id="11611" w:name="_Toc427170337"/>
      <w:bookmarkStart w:id="11612" w:name="_Toc427225765"/>
      <w:bookmarkStart w:id="11613" w:name="_Toc427226032"/>
      <w:bookmarkStart w:id="11614" w:name="_Toc425882571"/>
      <w:bookmarkStart w:id="11615" w:name="_Toc427170338"/>
      <w:bookmarkStart w:id="11616" w:name="_Toc427225766"/>
      <w:bookmarkStart w:id="11617" w:name="_Toc427226033"/>
      <w:bookmarkStart w:id="11618" w:name="_Toc425882582"/>
      <w:bookmarkStart w:id="11619" w:name="_Toc427170349"/>
      <w:bookmarkStart w:id="11620" w:name="_Toc427225777"/>
      <w:bookmarkStart w:id="11621" w:name="_Toc427226044"/>
      <w:bookmarkStart w:id="11622" w:name="_Toc425882587"/>
      <w:bookmarkStart w:id="11623" w:name="_Toc427170354"/>
      <w:bookmarkStart w:id="11624" w:name="_Toc427225782"/>
      <w:bookmarkStart w:id="11625" w:name="_Toc427226049"/>
      <w:bookmarkStart w:id="11626" w:name="_Toc425882592"/>
      <w:bookmarkStart w:id="11627" w:name="_Toc427170359"/>
      <w:bookmarkStart w:id="11628" w:name="_Toc427225787"/>
      <w:bookmarkStart w:id="11629" w:name="_Toc427226054"/>
      <w:bookmarkStart w:id="11630" w:name="_Toc425882602"/>
      <w:bookmarkStart w:id="11631" w:name="_Toc427170369"/>
      <w:bookmarkStart w:id="11632" w:name="_Toc427225797"/>
      <w:bookmarkStart w:id="11633" w:name="_Toc427226064"/>
      <w:bookmarkStart w:id="11634" w:name="_Toc425882607"/>
      <w:bookmarkStart w:id="11635" w:name="_Toc427170374"/>
      <w:bookmarkStart w:id="11636" w:name="_Toc427225802"/>
      <w:bookmarkStart w:id="11637" w:name="_Toc427226069"/>
      <w:bookmarkStart w:id="11638" w:name="_Toc425882612"/>
      <w:bookmarkStart w:id="11639" w:name="_Toc427170379"/>
      <w:bookmarkStart w:id="11640" w:name="_Toc427225807"/>
      <w:bookmarkStart w:id="11641" w:name="_Toc427226074"/>
      <w:bookmarkStart w:id="11642" w:name="_Toc509367196"/>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r>
        <w:t>Architecture</w:t>
      </w:r>
      <w:bookmarkEnd w:id="11642"/>
    </w:p>
    <w:p w14:paraId="329BFFE6" w14:textId="77777777" w:rsidR="00C7061E" w:rsidRDefault="00C7061E" w:rsidP="00C7061E">
      <w:pPr>
        <w:pStyle w:val="PARAGRAPH"/>
      </w:pPr>
      <w:r>
        <w:t xml:space="preserve">While the aging IPv4 centric network has evolved to support complex topologies, its deployment was primarily provisioned by a single </w:t>
      </w:r>
      <w:r w:rsidR="003D1481">
        <w:t>Internet Service Provider (</w:t>
      </w:r>
      <w:r>
        <w:t>ISP</w:t>
      </w:r>
      <w:r w:rsidR="003D1481">
        <w:t>)</w:t>
      </w:r>
      <w:r>
        <w:t xml:space="preserve"> as a single network. More complex network topologies, often seen in residential home, are mostly introduced through the acquisition of additional home network devices, which rely on technologies like private </w:t>
      </w:r>
      <w:r w:rsidR="00BD0E0E" w:rsidRPr="00BD0E0E">
        <w:t>Network Address Translation</w:t>
      </w:r>
      <w:r w:rsidR="00BD0E0E">
        <w:t xml:space="preserve"> (</w:t>
      </w:r>
      <w:r>
        <w:t>NAT</w:t>
      </w:r>
      <w:r w:rsidR="00BD0E0E">
        <w:t>)</w:t>
      </w:r>
      <w:r>
        <w:t xml:space="preserve">. These technologies require expert assistance to set up correctly and should be avoided in a home network as they most often result in breakage of constructs like routing, naming </w:t>
      </w:r>
      <w:r w:rsidR="00BD0E0E">
        <w:t xml:space="preserve">and </w:t>
      </w:r>
      <w:r>
        <w:t>discovery services.</w:t>
      </w:r>
    </w:p>
    <w:p w14:paraId="25B4F9CA" w14:textId="77777777" w:rsidR="00C7061E" w:rsidRDefault="00C51AD6" w:rsidP="00C7061E">
      <w:pPr>
        <w:pStyle w:val="PARAGRAPH"/>
      </w:pPr>
      <w:r>
        <w:t>T</w:t>
      </w:r>
      <w:r w:rsidR="00C7061E">
        <w:t xml:space="preserve">he multi-segment ecosystem </w:t>
      </w:r>
      <w:r w:rsidR="00D67FB6">
        <w:t>OCF</w:t>
      </w:r>
      <w:r w:rsidR="001354FF">
        <w:t xml:space="preserve"> addresses</w:t>
      </w:r>
      <w:r w:rsidR="00C7061E">
        <w:t xml:space="preserve"> will </w:t>
      </w:r>
      <w:r w:rsidR="00094E3C">
        <w:t xml:space="preserve">not only </w:t>
      </w:r>
      <w:r w:rsidR="00C7061E">
        <w:t xml:space="preserve">cause a proliferation of new </w:t>
      </w:r>
      <w:r w:rsidR="00966C25">
        <w:t>devices and</w:t>
      </w:r>
      <w:r w:rsidR="00094E3C">
        <w:t xml:space="preserve"> associated routers, but also new services introducing additional edge routers. </w:t>
      </w:r>
      <w:r w:rsidR="00C7061E">
        <w:t xml:space="preserve">All these new requirements require </w:t>
      </w:r>
      <w:r w:rsidR="00E22B25">
        <w:t xml:space="preserve">advance </w:t>
      </w:r>
      <w:r w:rsidR="00C7061E">
        <w:t>architectural construct</w:t>
      </w:r>
      <w:r w:rsidR="00E22B25">
        <w:t>s</w:t>
      </w:r>
      <w:r w:rsidR="00C7061E">
        <w:t xml:space="preserve"> to address complex network topologies like the one </w:t>
      </w:r>
      <w:r w:rsidR="001354FF">
        <w:t xml:space="preserve">shown in </w:t>
      </w:r>
      <w:r w:rsidR="00194F1E">
        <w:fldChar w:fldCharType="begin"/>
      </w:r>
      <w:r w:rsidR="001354FF">
        <w:instrText xml:space="preserve"> REF _Ref416211297 \h </w:instrText>
      </w:r>
      <w:r w:rsidR="00194F1E">
        <w:fldChar w:fldCharType="separate"/>
      </w:r>
      <w:r w:rsidR="00370B4E">
        <w:t xml:space="preserve">Figure </w:t>
      </w:r>
      <w:r w:rsidR="00370B4E">
        <w:rPr>
          <w:noProof/>
        </w:rPr>
        <w:t>13</w:t>
      </w:r>
      <w:r w:rsidR="00194F1E">
        <w:fldChar w:fldCharType="end"/>
      </w:r>
      <w:r w:rsidR="00C7061E">
        <w:t>.</w:t>
      </w:r>
    </w:p>
    <w:p w14:paraId="2ADF8F0E" w14:textId="77777777" w:rsidR="00C7061E" w:rsidRDefault="00495A45" w:rsidP="00C7061E">
      <w:pPr>
        <w:pStyle w:val="PARAGRAPH"/>
      </w:pPr>
      <w:r>
        <w:rPr>
          <w:noProof/>
          <w:lang w:val="en-US" w:eastAsia="en-US"/>
        </w:rPr>
        <mc:AlternateContent>
          <mc:Choice Requires="wpc">
            <w:drawing>
              <wp:inline distT="0" distB="0" distL="0" distR="0" wp14:anchorId="718C09A0" wp14:editId="245A3A89">
                <wp:extent cx="5943600" cy="4493895"/>
                <wp:effectExtent l="19050" t="19050" r="9525" b="11430"/>
                <wp:docPr id="80"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9" name="Cloud 100"/>
                        <wps:cNvSpPr>
                          <a:spLocks/>
                        </wps:cNvSpPr>
                        <wps:spPr bwMode="auto">
                          <a:xfrm>
                            <a:off x="4406800" y="243405"/>
                            <a:ext cx="1221000" cy="1252926"/>
                          </a:xfrm>
                          <a:custGeom>
                            <a:avLst/>
                            <a:gdLst>
                              <a:gd name="T0" fmla="*/ 105957532 w 43200"/>
                              <a:gd name="T1" fmla="*/ 638489146 h 43200"/>
                              <a:gd name="T2" fmla="*/ 48768040 w 43200"/>
                              <a:gd name="T3" fmla="*/ 619049361 h 43200"/>
                              <a:gd name="T4" fmla="*/ 156419116 w 43200"/>
                              <a:gd name="T5" fmla="*/ 851229688 h 43200"/>
                              <a:gd name="T6" fmla="*/ 131403200 w 43200"/>
                              <a:gd name="T7" fmla="*/ 860522686 h 43200"/>
                              <a:gd name="T8" fmla="*/ 372037626 w 43200"/>
                              <a:gd name="T9" fmla="*/ 953453513 h 43200"/>
                              <a:gd name="T10" fmla="*/ 356955393 w 43200"/>
                              <a:gd name="T11" fmla="*/ 911012588 h 43200"/>
                              <a:gd name="T12" fmla="*/ 650851337 w 43200"/>
                              <a:gd name="T13" fmla="*/ 847620333 h 43200"/>
                              <a:gd name="T14" fmla="*/ 644823243 w 43200"/>
                              <a:gd name="T15" fmla="*/ 894182891 h 43200"/>
                              <a:gd name="T16" fmla="*/ 770558629 w 43200"/>
                              <a:gd name="T17" fmla="*/ 559876306 h 43200"/>
                              <a:gd name="T18" fmla="*/ 843959129 w 43200"/>
                              <a:gd name="T19" fmla="*/ 733932496 h 43200"/>
                              <a:gd name="T20" fmla="*/ 943708017 w 43200"/>
                              <a:gd name="T21" fmla="*/ 374503352 h 43200"/>
                              <a:gd name="T22" fmla="*/ 911015177 w 43200"/>
                              <a:gd name="T23" fmla="*/ 439773894 h 43200"/>
                              <a:gd name="T24" fmla="*/ 865273182 w 43200"/>
                              <a:gd name="T25" fmla="*/ 132347008 h 43200"/>
                              <a:gd name="T26" fmla="*/ 866989111 w 43200"/>
                              <a:gd name="T27" fmla="*/ 163177602 h 43200"/>
                              <a:gd name="T28" fmla="*/ 656518359 w 43200"/>
                              <a:gd name="T29" fmla="*/ 96393833 h 43200"/>
                              <a:gd name="T30" fmla="*/ 673270988 w 43200"/>
                              <a:gd name="T31" fmla="*/ 57075246 h 43200"/>
                              <a:gd name="T32" fmla="*/ 499895545 w 43200"/>
                              <a:gd name="T33" fmla="*/ 115127049 h 43200"/>
                              <a:gd name="T34" fmla="*/ 508001459 w 43200"/>
                              <a:gd name="T35" fmla="*/ 81222900 h 43200"/>
                              <a:gd name="T36" fmla="*/ 316089541 w 43200"/>
                              <a:gd name="T37" fmla="*/ 126639002 h 43200"/>
                              <a:gd name="T38" fmla="*/ 345440798 w 43200"/>
                              <a:gd name="T39" fmla="*/ 159518623 h 43200"/>
                              <a:gd name="T40" fmla="*/ 93178354 w 43200"/>
                              <a:gd name="T41" fmla="*/ 385113576 h 43200"/>
                              <a:gd name="T42" fmla="*/ 88053743 w 43200"/>
                              <a:gd name="T43" fmla="*/ 350502046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6B163974" w14:textId="77777777" w:rsidR="00FB5756" w:rsidRPr="006A2F0A" w:rsidRDefault="00FB5756" w:rsidP="00E7288B">
                              <w:pPr>
                                <w:jc w:val="center"/>
                                <w:rPr>
                                  <w:sz w:val="14"/>
                                </w:rPr>
                              </w:pPr>
                              <w:r>
                                <w:rPr>
                                  <w:sz w:val="14"/>
                                </w:rPr>
                                <w:t>Sensor N</w:t>
                              </w:r>
                              <w:r w:rsidRPr="006A2F0A">
                                <w:rPr>
                                  <w:sz w:val="14"/>
                                </w:rPr>
                                <w:t>etwork</w:t>
                              </w:r>
                            </w:p>
                            <w:p w14:paraId="4EA70A14" w14:textId="77777777" w:rsidR="00FB5756" w:rsidRDefault="00FB5756" w:rsidP="00E7288B">
                              <w:pPr>
                                <w:jc w:val="center"/>
                                <w:rPr>
                                  <w:sz w:val="14"/>
                                </w:rPr>
                              </w:pPr>
                              <w:r w:rsidRPr="006A2F0A">
                                <w:rPr>
                                  <w:sz w:val="14"/>
                                </w:rPr>
                                <w:t>(6LowPan)</w:t>
                              </w:r>
                            </w:p>
                            <w:p w14:paraId="793A93AE" w14:textId="77777777" w:rsidR="00FB5756" w:rsidRDefault="00FB5756" w:rsidP="00E7288B">
                              <w:pPr>
                                <w:jc w:val="center"/>
                                <w:rPr>
                                  <w:sz w:val="14"/>
                                </w:rPr>
                              </w:pPr>
                              <w:r>
                                <w:rPr>
                                  <w:sz w:val="14"/>
                                </w:rPr>
                                <w:t>/</w:t>
                              </w:r>
                            </w:p>
                            <w:p w14:paraId="5740620F" w14:textId="77777777" w:rsidR="00FB5756" w:rsidRPr="006A2F0A" w:rsidRDefault="00FB5756" w:rsidP="00E7288B">
                              <w:pPr>
                                <w:jc w:val="center"/>
                                <w:rPr>
                                  <w:sz w:val="14"/>
                                </w:rPr>
                              </w:pPr>
                              <w:r>
                                <w:rPr>
                                  <w:sz w:val="14"/>
                                </w:rPr>
                                <w:t>Subnets</w:t>
                              </w:r>
                            </w:p>
                          </w:txbxContent>
                        </wps:txbx>
                        <wps:bodyPr rot="0" vert="horz" wrap="square" lIns="91440" tIns="45720" rIns="91440" bIns="45720" anchor="ctr" anchorCtr="0" upright="1">
                          <a:noAutofit/>
                        </wps:bodyPr>
                      </wps:wsp>
                      <wps:wsp>
                        <wps:cNvPr id="50" name="Cloud 161"/>
                        <wps:cNvSpPr>
                          <a:spLocks/>
                        </wps:cNvSpPr>
                        <wps:spPr bwMode="auto">
                          <a:xfrm>
                            <a:off x="2747600" y="1306028"/>
                            <a:ext cx="1109600" cy="1030622"/>
                          </a:xfrm>
                          <a:custGeom>
                            <a:avLst/>
                            <a:gdLst>
                              <a:gd name="T0" fmla="*/ 79527010 w 43200"/>
                              <a:gd name="T1" fmla="*/ 355405726 h 43200"/>
                              <a:gd name="T2" fmla="*/ 36603058 w 43200"/>
                              <a:gd name="T3" fmla="*/ 344585102 h 43200"/>
                              <a:gd name="T4" fmla="*/ 117401356 w 43200"/>
                              <a:gd name="T5" fmla="*/ 473824600 h 43200"/>
                              <a:gd name="T6" fmla="*/ 98625486 w 43200"/>
                              <a:gd name="T7" fmla="*/ 478997821 h 43200"/>
                              <a:gd name="T8" fmla="*/ 279234796 w 43200"/>
                              <a:gd name="T9" fmla="*/ 530726290 h 43200"/>
                              <a:gd name="T10" fmla="*/ 267915180 w 43200"/>
                              <a:gd name="T11" fmla="*/ 507102048 h 43200"/>
                              <a:gd name="T12" fmla="*/ 488500090 w 43200"/>
                              <a:gd name="T13" fmla="*/ 471815388 h 43200"/>
                              <a:gd name="T14" fmla="*/ 483975670 w 43200"/>
                              <a:gd name="T15" fmla="*/ 497733980 h 43200"/>
                              <a:gd name="T16" fmla="*/ 578347227 w 43200"/>
                              <a:gd name="T17" fmla="*/ 311647449 h 43200"/>
                              <a:gd name="T18" fmla="*/ 633438559 w 43200"/>
                              <a:gd name="T19" fmla="*/ 408532644 h 43200"/>
                              <a:gd name="T20" fmla="*/ 708305891 w 43200"/>
                              <a:gd name="T21" fmla="*/ 208462003 h 43200"/>
                              <a:gd name="T22" fmla="*/ 683767935 w 43200"/>
                              <a:gd name="T23" fmla="*/ 244793671 h 43200"/>
                              <a:gd name="T24" fmla="*/ 649435652 w 43200"/>
                              <a:gd name="T25" fmla="*/ 73669075 h 43200"/>
                              <a:gd name="T26" fmla="*/ 650723430 w 43200"/>
                              <a:gd name="T27" fmla="*/ 90830315 h 43200"/>
                              <a:gd name="T28" fmla="*/ 492753377 w 43200"/>
                              <a:gd name="T29" fmla="*/ 53656257 h 43200"/>
                              <a:gd name="T30" fmla="*/ 505327816 w 43200"/>
                              <a:gd name="T31" fmla="*/ 31770283 h 43200"/>
                              <a:gd name="T32" fmla="*/ 375199605 w 43200"/>
                              <a:gd name="T33" fmla="*/ 64083575 h 43200"/>
                              <a:gd name="T34" fmla="*/ 381283629 w 43200"/>
                              <a:gd name="T35" fmla="*/ 45211383 h 43200"/>
                              <a:gd name="T36" fmla="*/ 237243062 w 43200"/>
                              <a:gd name="T37" fmla="*/ 70491944 h 43200"/>
                              <a:gd name="T38" fmla="*/ 259272732 w 43200"/>
                              <a:gd name="T39" fmla="*/ 88793811 h 43200"/>
                              <a:gd name="T40" fmla="*/ 69935853 w 43200"/>
                              <a:gd name="T41" fmla="*/ 214367778 h 43200"/>
                              <a:gd name="T42" fmla="*/ 66088983 w 43200"/>
                              <a:gd name="T43" fmla="*/ 195101731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598C3D60" w14:textId="77777777" w:rsidR="00FB5756" w:rsidRDefault="00FB5756" w:rsidP="00E7288B">
                              <w:pPr>
                                <w:jc w:val="center"/>
                              </w:pPr>
                              <w:r w:rsidRPr="006A2F0A">
                                <w:rPr>
                                  <w:sz w:val="14"/>
                                </w:rPr>
                                <w:t xml:space="preserve">IPv6 Local </w:t>
                              </w:r>
                              <w:r>
                                <w:rPr>
                                  <w:sz w:val="14"/>
                                </w:rPr>
                                <w:t>N</w:t>
                              </w:r>
                              <w:r w:rsidRPr="006A2F0A">
                                <w:rPr>
                                  <w:sz w:val="14"/>
                                </w:rPr>
                                <w:t>etwork</w:t>
                              </w:r>
                              <w:r>
                                <w:t xml:space="preserve"> </w:t>
                              </w:r>
                            </w:p>
                          </w:txbxContent>
                        </wps:txbx>
                        <wps:bodyPr rot="0" vert="horz" wrap="square" lIns="91440" tIns="45720" rIns="91440" bIns="45720" anchor="ctr" anchorCtr="0" upright="1">
                          <a:noAutofit/>
                        </wps:bodyPr>
                      </wps:wsp>
                      <wps:wsp>
                        <wps:cNvPr id="51" name="Cloud 164"/>
                        <wps:cNvSpPr>
                          <a:spLocks/>
                        </wps:cNvSpPr>
                        <wps:spPr bwMode="auto">
                          <a:xfrm>
                            <a:off x="4518500" y="1654835"/>
                            <a:ext cx="1109300" cy="1279027"/>
                          </a:xfrm>
                          <a:custGeom>
                            <a:avLst/>
                            <a:gdLst>
                              <a:gd name="T0" fmla="*/ 79462908 w 43200"/>
                              <a:gd name="T1" fmla="*/ 679243513 h 43200"/>
                              <a:gd name="T2" fmla="*/ 36573390 w 43200"/>
                              <a:gd name="T3" fmla="*/ 658562831 h 43200"/>
                              <a:gd name="T4" fmla="*/ 117306241 w 43200"/>
                              <a:gd name="T5" fmla="*/ 905562781 h 43200"/>
                              <a:gd name="T6" fmla="*/ 98545128 w 43200"/>
                              <a:gd name="T7" fmla="*/ 915448624 h 43200"/>
                              <a:gd name="T8" fmla="*/ 279008671 w 43200"/>
                              <a:gd name="T9" fmla="*/ 1014310660 h 43200"/>
                              <a:gd name="T10" fmla="*/ 267697791 w 43200"/>
                              <a:gd name="T11" fmla="*/ 969160770 h 43200"/>
                              <a:gd name="T12" fmla="*/ 488104762 w 43200"/>
                              <a:gd name="T13" fmla="*/ 901721674 h 43200"/>
                              <a:gd name="T14" fmla="*/ 483583466 w 43200"/>
                              <a:gd name="T15" fmla="*/ 951257027 h 43200"/>
                              <a:gd name="T16" fmla="*/ 577878947 w 43200"/>
                              <a:gd name="T17" fmla="*/ 595612586 h 43200"/>
                              <a:gd name="T18" fmla="*/ 632925957 w 43200"/>
                              <a:gd name="T19" fmla="*/ 780778183 h 43200"/>
                              <a:gd name="T20" fmla="*/ 707732373 w 43200"/>
                              <a:gd name="T21" fmla="*/ 398406548 h 43200"/>
                              <a:gd name="T22" fmla="*/ 683214275 w 43200"/>
                              <a:gd name="T23" fmla="*/ 467844213 h 43200"/>
                              <a:gd name="T24" fmla="*/ 648909789 w 43200"/>
                              <a:gd name="T25" fmla="*/ 140794078 h 43200"/>
                              <a:gd name="T26" fmla="*/ 650196217 w 43200"/>
                              <a:gd name="T27" fmla="*/ 173592357 h 43200"/>
                              <a:gd name="T28" fmla="*/ 492354434 w 43200"/>
                              <a:gd name="T29" fmla="*/ 102547115 h 43200"/>
                              <a:gd name="T30" fmla="*/ 504918104 w 43200"/>
                              <a:gd name="T31" fmla="*/ 60718491 h 43200"/>
                              <a:gd name="T32" fmla="*/ 374895870 w 43200"/>
                              <a:gd name="T33" fmla="*/ 122474829 h 43200"/>
                              <a:gd name="T34" fmla="*/ 380974628 w 43200"/>
                              <a:gd name="T35" fmla="*/ 86406978 h 43200"/>
                              <a:gd name="T36" fmla="*/ 237050836 w 43200"/>
                              <a:gd name="T37" fmla="*/ 134722134 h 43200"/>
                              <a:gd name="T38" fmla="*/ 259062661 w 43200"/>
                              <a:gd name="T39" fmla="*/ 169700444 h 43200"/>
                              <a:gd name="T40" fmla="*/ 69878941 w 43200"/>
                              <a:gd name="T41" fmla="*/ 409694050 h 43200"/>
                              <a:gd name="T42" fmla="*/ 66035448 w 43200"/>
                              <a:gd name="T43" fmla="*/ 372874090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14:paraId="5BE01AB8" w14:textId="77777777" w:rsidR="00FB5756" w:rsidRPr="006A2F0A" w:rsidRDefault="00FB5756" w:rsidP="00E7288B">
                              <w:pPr>
                                <w:pStyle w:val="NormalWeb"/>
                                <w:jc w:val="center"/>
                                <w:rPr>
                                  <w:rFonts w:ascii="Arial" w:hAnsi="Arial" w:cs="Arial"/>
                                  <w:sz w:val="14"/>
                                  <w:szCs w:val="14"/>
                                </w:rPr>
                              </w:pPr>
                              <w:r w:rsidRPr="006A2F0A">
                                <w:rPr>
                                  <w:rFonts w:ascii="Arial" w:hAnsi="Arial" w:cs="Arial"/>
                                  <w:sz w:val="14"/>
                                  <w:szCs w:val="14"/>
                                </w:rPr>
                                <w:t>IPv4</w:t>
                              </w:r>
                              <w:r>
                                <w:rPr>
                                  <w:rFonts w:ascii="Arial" w:hAnsi="Arial" w:cs="Arial"/>
                                  <w:sz w:val="14"/>
                                  <w:szCs w:val="14"/>
                                </w:rPr>
                                <w:t xml:space="preserve">-only </w:t>
                              </w:r>
                              <w:r w:rsidRPr="006A2F0A">
                                <w:rPr>
                                  <w:rFonts w:ascii="Arial" w:hAnsi="Arial" w:cs="Arial"/>
                                  <w:sz w:val="14"/>
                                  <w:szCs w:val="14"/>
                                </w:rPr>
                                <w:t>or Legacy</w:t>
                              </w:r>
                            </w:p>
                            <w:p w14:paraId="3F6DDF48" w14:textId="77777777" w:rsidR="00FB5756" w:rsidRPr="00F80A9B" w:rsidRDefault="00FB5756" w:rsidP="00E7288B">
                              <w:pPr>
                                <w:pStyle w:val="NormalWeb"/>
                                <w:jc w:val="center"/>
                              </w:pPr>
                              <w:r w:rsidRPr="006A2F0A">
                                <w:rPr>
                                  <w:rFonts w:ascii="Arial" w:hAnsi="Arial" w:cs="Arial"/>
                                  <w:sz w:val="14"/>
                                  <w:szCs w:val="14"/>
                                </w:rPr>
                                <w:t>(</w:t>
                              </w:r>
                              <w:proofErr w:type="gramStart"/>
                              <w:r w:rsidRPr="006A2F0A">
                                <w:rPr>
                                  <w:rFonts w:ascii="Arial" w:hAnsi="Arial" w:cs="Arial"/>
                                  <w:sz w:val="14"/>
                                  <w:szCs w:val="14"/>
                                </w:rPr>
                                <w:t>Zigbee, …)</w:t>
                              </w:r>
                              <w:proofErr w:type="gramEnd"/>
                            </w:p>
                          </w:txbxContent>
                        </wps:txbx>
                        <wps:bodyPr rot="0" vert="horz" wrap="square" lIns="91440" tIns="45720" rIns="91440" bIns="45720" anchor="ctr" anchorCtr="0" upright="1">
                          <a:noAutofit/>
                        </wps:bodyPr>
                      </wps:wsp>
                      <wps:wsp>
                        <wps:cNvPr id="52" name="Cube 101"/>
                        <wps:cNvSpPr>
                          <a:spLocks noChangeArrowheads="1"/>
                        </wps:cNvSpPr>
                        <wps:spPr bwMode="auto">
                          <a:xfrm>
                            <a:off x="3709500" y="737716"/>
                            <a:ext cx="697100" cy="636913"/>
                          </a:xfrm>
                          <a:prstGeom prst="cube">
                            <a:avLst>
                              <a:gd name="adj" fmla="val 25000"/>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4243E667" w14:textId="77777777" w:rsidR="00FB5756" w:rsidRPr="006A2F0A" w:rsidRDefault="00FB5756" w:rsidP="00E7288B">
                              <w:pPr>
                                <w:jc w:val="center"/>
                                <w:rPr>
                                  <w:sz w:val="14"/>
                                  <w:szCs w:val="14"/>
                                </w:rPr>
                              </w:pPr>
                              <w:r w:rsidRPr="006A2F0A">
                                <w:rPr>
                                  <w:sz w:val="14"/>
                                  <w:szCs w:val="14"/>
                                </w:rPr>
                                <w:t>Border Router</w:t>
                              </w:r>
                            </w:p>
                          </w:txbxContent>
                        </wps:txbx>
                        <wps:bodyPr rot="0" vert="horz" wrap="square" lIns="91440" tIns="45720" rIns="91440" bIns="45720" anchor="ctr" anchorCtr="0" upright="1">
                          <a:noAutofit/>
                        </wps:bodyPr>
                      </wps:wsp>
                      <wps:wsp>
                        <wps:cNvPr id="53" name="Cube 165"/>
                        <wps:cNvSpPr>
                          <a:spLocks noChangeArrowheads="1"/>
                        </wps:cNvSpPr>
                        <wps:spPr bwMode="auto">
                          <a:xfrm>
                            <a:off x="3745200" y="2016643"/>
                            <a:ext cx="697200" cy="481010"/>
                          </a:xfrm>
                          <a:prstGeom prst="cube">
                            <a:avLst>
                              <a:gd name="adj" fmla="val 25000"/>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68091F64" w14:textId="77777777" w:rsidR="00FB5756" w:rsidRPr="006A2F0A" w:rsidRDefault="00FB5756" w:rsidP="00E7288B">
                              <w:pPr>
                                <w:rPr>
                                  <w:sz w:val="12"/>
                                  <w:szCs w:val="14"/>
                                </w:rPr>
                              </w:pPr>
                              <w:r w:rsidRPr="006A2F0A">
                                <w:rPr>
                                  <w:sz w:val="12"/>
                                  <w:szCs w:val="14"/>
                                </w:rPr>
                                <w:t>Gateway</w:t>
                              </w:r>
                            </w:p>
                            <w:p w14:paraId="41062229" w14:textId="77777777" w:rsidR="00FB5756" w:rsidRPr="006A2F0A" w:rsidRDefault="00FB5756" w:rsidP="00E7288B">
                              <w:pPr>
                                <w:rPr>
                                  <w:sz w:val="12"/>
                                  <w:szCs w:val="14"/>
                                </w:rPr>
                              </w:pPr>
                              <w:r w:rsidRPr="006A2F0A">
                                <w:rPr>
                                  <w:sz w:val="12"/>
                                  <w:szCs w:val="14"/>
                                </w:rPr>
                                <w:t>(</w:t>
                              </w:r>
                              <w:proofErr w:type="gramStart"/>
                              <w:r w:rsidRPr="00F80A9B">
                                <w:rPr>
                                  <w:sz w:val="12"/>
                                  <w:szCs w:val="14"/>
                                </w:rPr>
                                <w:t>iotivity</w:t>
                              </w:r>
                              <w:proofErr w:type="gramEnd"/>
                              <w:r w:rsidRPr="006A2F0A">
                                <w:rPr>
                                  <w:sz w:val="12"/>
                                  <w:szCs w:val="14"/>
                                </w:rPr>
                                <w:t>+ plugins)</w:t>
                              </w:r>
                            </w:p>
                          </w:txbxContent>
                        </wps:txbx>
                        <wps:bodyPr rot="0" vert="horz" wrap="square" lIns="91440" tIns="45720" rIns="91440" bIns="45720" anchor="ctr" anchorCtr="0" upright="1">
                          <a:noAutofit/>
                        </wps:bodyPr>
                      </wps:wsp>
                      <wps:wsp>
                        <wps:cNvPr id="55" name="Cloud 166"/>
                        <wps:cNvSpPr>
                          <a:spLocks/>
                        </wps:cNvSpPr>
                        <wps:spPr bwMode="auto">
                          <a:xfrm>
                            <a:off x="983000" y="592513"/>
                            <a:ext cx="1457300" cy="1136524"/>
                          </a:xfrm>
                          <a:custGeom>
                            <a:avLst/>
                            <a:gdLst>
                              <a:gd name="T0" fmla="*/ 180156419 w 43200"/>
                              <a:gd name="T1" fmla="*/ 476580766 h 43200"/>
                              <a:gd name="T2" fmla="*/ 82919257 w 43200"/>
                              <a:gd name="T3" fmla="*/ 462070801 h 43200"/>
                              <a:gd name="T4" fmla="*/ 265954754 w 43200"/>
                              <a:gd name="T5" fmla="*/ 635375031 h 43200"/>
                              <a:gd name="T6" fmla="*/ 223419742 w 43200"/>
                              <a:gd name="T7" fmla="*/ 642311300 h 43200"/>
                              <a:gd name="T8" fmla="*/ 632562823 w 43200"/>
                              <a:gd name="T9" fmla="*/ 711676754 h 43200"/>
                              <a:gd name="T10" fmla="*/ 606918695 w 43200"/>
                              <a:gd name="T11" fmla="*/ 679997752 h 43200"/>
                              <a:gd name="T12" fmla="*/ 1106619106 w 43200"/>
                              <a:gd name="T13" fmla="*/ 632679996 h 43200"/>
                              <a:gd name="T14" fmla="*/ 1096369430 w 43200"/>
                              <a:gd name="T15" fmla="*/ 667435374 h 43200"/>
                              <a:gd name="T16" fmla="*/ 1310153956 w 43200"/>
                              <a:gd name="T17" fmla="*/ 417902795 h 43200"/>
                              <a:gd name="T18" fmla="*/ 1434955037 w 43200"/>
                              <a:gd name="T19" fmla="*/ 547821800 h 43200"/>
                              <a:gd name="T20" fmla="*/ 1604554531 w 43200"/>
                              <a:gd name="T21" fmla="*/ 279536681 h 43200"/>
                              <a:gd name="T22" fmla="*/ 1548968151 w 43200"/>
                              <a:gd name="T23" fmla="*/ 328255939 h 43200"/>
                              <a:gd name="T24" fmla="*/ 1471193635 w 43200"/>
                              <a:gd name="T25" fmla="*/ 98786087 h 43200"/>
                              <a:gd name="T26" fmla="*/ 1474111406 w 43200"/>
                              <a:gd name="T27" fmla="*/ 121798541 h 43200"/>
                              <a:gd name="T28" fmla="*/ 1116255435 w 43200"/>
                              <a:gd name="T29" fmla="*/ 71950441 h 43200"/>
                              <a:gd name="T30" fmla="*/ 1144738802 w 43200"/>
                              <a:gd name="T31" fmla="*/ 42602471 h 43200"/>
                              <a:gd name="T32" fmla="*/ 849955888 w 43200"/>
                              <a:gd name="T33" fmla="*/ 85933027 h 43200"/>
                              <a:gd name="T34" fmla="*/ 863736684 w 43200"/>
                              <a:gd name="T35" fmla="*/ 60626242 h 43200"/>
                              <a:gd name="T36" fmla="*/ 537436588 w 43200"/>
                              <a:gd name="T37" fmla="*/ 94526174 h 43200"/>
                              <a:gd name="T38" fmla="*/ 587341084 w 43200"/>
                              <a:gd name="T39" fmla="*/ 119068200 h 43200"/>
                              <a:gd name="T40" fmla="*/ 158428042 w 43200"/>
                              <a:gd name="T41" fmla="*/ 287456411 h 43200"/>
                              <a:gd name="T42" fmla="*/ 149714602 w 43200"/>
                              <a:gd name="T43" fmla="*/ 261621563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14:paraId="3349B184" w14:textId="77777777" w:rsidR="00FB5756" w:rsidRPr="006A2F0A" w:rsidRDefault="00FB5756" w:rsidP="00E7288B">
                              <w:pPr>
                                <w:jc w:val="center"/>
                                <w:rPr>
                                  <w:sz w:val="14"/>
                                </w:rPr>
                              </w:pPr>
                              <w:r w:rsidRPr="006A2F0A">
                                <w:rPr>
                                  <w:sz w:val="14"/>
                                </w:rPr>
                                <w:t>IPv6</w:t>
                              </w:r>
                              <w:r>
                                <w:rPr>
                                  <w:sz w:val="14"/>
                                </w:rPr>
                                <w:t xml:space="preserve"> + IPv4</w:t>
                              </w:r>
                            </w:p>
                          </w:txbxContent>
                        </wps:txbx>
                        <wps:bodyPr rot="0" vert="horz" wrap="square" lIns="91440" tIns="45720" rIns="91440" bIns="45720" anchor="ctr" anchorCtr="0" upright="1">
                          <a:noAutofit/>
                        </wps:bodyPr>
                      </wps:wsp>
                      <wps:wsp>
                        <wps:cNvPr id="56" name="Text Box 102"/>
                        <wps:cNvSpPr txBox="1">
                          <a:spLocks noChangeArrowheads="1"/>
                        </wps:cNvSpPr>
                        <wps:spPr bwMode="auto">
                          <a:xfrm>
                            <a:off x="1557000" y="212104"/>
                            <a:ext cx="654685"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B41C16" w14:textId="77777777" w:rsidR="00FB5756" w:rsidRDefault="00FB5756" w:rsidP="00E7288B">
                              <w:r>
                                <w:t xml:space="preserve">Internet </w:t>
                              </w:r>
                            </w:p>
                            <w:p w14:paraId="00A63297" w14:textId="77777777" w:rsidR="00FB5756" w:rsidRDefault="00FB5756" w:rsidP="00E7288B">
                              <w:r>
                                <w:t>Core</w:t>
                              </w:r>
                            </w:p>
                          </w:txbxContent>
                        </wps:txbx>
                        <wps:bodyPr rot="0" vert="horz" wrap="none" lIns="91440" tIns="45720" rIns="91440" bIns="45720" anchor="t" anchorCtr="0" upright="1">
                          <a:noAutofit/>
                        </wps:bodyPr>
                      </wps:wsp>
                      <wps:wsp>
                        <wps:cNvPr id="57" name="Text Box 102"/>
                        <wps:cNvSpPr txBox="1">
                          <a:spLocks noChangeArrowheads="1"/>
                        </wps:cNvSpPr>
                        <wps:spPr bwMode="auto">
                          <a:xfrm>
                            <a:off x="4189100" y="25401"/>
                            <a:ext cx="139319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0D91B5" w14:textId="77777777" w:rsidR="00FB5756" w:rsidRPr="006A2F0A" w:rsidRDefault="00FB5756" w:rsidP="00E7288B">
                              <w:pPr>
                                <w:pStyle w:val="NormalWeb"/>
                                <w:rPr>
                                  <w:sz w:val="18"/>
                                  <w:szCs w:val="18"/>
                                </w:rPr>
                              </w:pPr>
                              <w:r w:rsidRPr="006A2F0A">
                                <w:rPr>
                                  <w:rFonts w:ascii="Arial" w:hAnsi="Arial" w:cs="Arial"/>
                                  <w:sz w:val="18"/>
                                  <w:szCs w:val="18"/>
                                </w:rPr>
                                <w:t xml:space="preserve">IPv6 </w:t>
                              </w:r>
                              <w:r w:rsidRPr="006A2F0A">
                                <w:rPr>
                                  <w:rFonts w:ascii="Arial" w:hAnsi="Arial" w:cs="Arial"/>
                                  <w:sz w:val="20"/>
                                  <w:szCs w:val="20"/>
                                </w:rPr>
                                <w:t>Sensor</w:t>
                              </w:r>
                              <w:r w:rsidRPr="006A2F0A">
                                <w:rPr>
                                  <w:rFonts w:ascii="Arial" w:hAnsi="Arial" w:cs="Arial"/>
                                  <w:sz w:val="18"/>
                                  <w:szCs w:val="18"/>
                                </w:rPr>
                                <w:t xml:space="preserve"> Network</w:t>
                              </w:r>
                            </w:p>
                          </w:txbxContent>
                        </wps:txbx>
                        <wps:bodyPr rot="0" vert="horz" wrap="none" lIns="91440" tIns="45720" rIns="91440" bIns="45720" anchor="t" anchorCtr="0" upright="1">
                          <a:noAutofit/>
                        </wps:bodyPr>
                      </wps:wsp>
                      <wps:wsp>
                        <wps:cNvPr id="58" name="Text Box 102"/>
                        <wps:cNvSpPr txBox="1">
                          <a:spLocks noChangeArrowheads="1"/>
                        </wps:cNvSpPr>
                        <wps:spPr bwMode="auto">
                          <a:xfrm>
                            <a:off x="4516100" y="2899461"/>
                            <a:ext cx="121539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424E7" w14:textId="77777777" w:rsidR="00FB5756" w:rsidRPr="00F80A9B" w:rsidRDefault="00FB5756" w:rsidP="00E7288B">
                              <w:pPr>
                                <w:pStyle w:val="NormalWeb"/>
                              </w:pPr>
                              <w:r w:rsidRPr="006A2F0A">
                                <w:rPr>
                                  <w:rFonts w:ascii="Arial" w:hAnsi="Arial" w:cs="Arial"/>
                                  <w:sz w:val="20"/>
                                  <w:szCs w:val="20"/>
                                </w:rPr>
                                <w:t>Non</w:t>
                              </w:r>
                              <w:r w:rsidRPr="006A2F0A">
                                <w:rPr>
                                  <w:rFonts w:ascii="Arial" w:hAnsi="Arial" w:cs="Arial"/>
                                  <w:sz w:val="18"/>
                                  <w:szCs w:val="18"/>
                                </w:rPr>
                                <w:t>-IPv6 Network</w:t>
                              </w:r>
                            </w:p>
                          </w:txbxContent>
                        </wps:txbx>
                        <wps:bodyPr rot="0" vert="horz" wrap="none" lIns="91440" tIns="45720" rIns="91440" bIns="45720" anchor="t" anchorCtr="0" upright="1">
                          <a:noAutofit/>
                        </wps:bodyPr>
                      </wps:wsp>
                      <wps:wsp>
                        <wps:cNvPr id="59" name="Text Box 102"/>
                        <wps:cNvSpPr txBox="1">
                          <a:spLocks noChangeArrowheads="1"/>
                        </wps:cNvSpPr>
                        <wps:spPr bwMode="auto">
                          <a:xfrm>
                            <a:off x="2875300" y="956320"/>
                            <a:ext cx="826770"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5E6546" w14:textId="77777777" w:rsidR="00FB5756" w:rsidRDefault="00FB5756" w:rsidP="00E7288B">
                              <w:pPr>
                                <w:pStyle w:val="NormalWeb"/>
                                <w:rPr>
                                  <w:rFonts w:ascii="Arial" w:hAnsi="Arial" w:cs="Arial"/>
                                  <w:sz w:val="20"/>
                                  <w:szCs w:val="20"/>
                                </w:rPr>
                              </w:pPr>
                              <w:r w:rsidRPr="006A2F0A">
                                <w:rPr>
                                  <w:rFonts w:ascii="Arial" w:hAnsi="Arial" w:cs="Arial"/>
                                  <w:sz w:val="20"/>
                                  <w:szCs w:val="20"/>
                                </w:rPr>
                                <w:t xml:space="preserve">IPv6 Local </w:t>
                              </w:r>
                            </w:p>
                            <w:p w14:paraId="44600F03" w14:textId="77777777" w:rsidR="00FB5756" w:rsidRPr="00F80A9B" w:rsidRDefault="00FB5756" w:rsidP="00E7288B">
                              <w:pPr>
                                <w:pStyle w:val="NormalWeb"/>
                              </w:pPr>
                              <w:r w:rsidRPr="006A2F0A">
                                <w:rPr>
                                  <w:rFonts w:ascii="Arial" w:hAnsi="Arial" w:cs="Arial"/>
                                  <w:sz w:val="20"/>
                                  <w:szCs w:val="20"/>
                                </w:rPr>
                                <w:t>Network</w:t>
                              </w:r>
                            </w:p>
                          </w:txbxContent>
                        </wps:txbx>
                        <wps:bodyPr rot="0" vert="horz" wrap="none" lIns="91440" tIns="45720" rIns="91440" bIns="45720" anchor="t" anchorCtr="0" upright="1">
                          <a:noAutofit/>
                        </wps:bodyPr>
                      </wps:wsp>
                      <wps:wsp>
                        <wps:cNvPr id="61" name="Oval 103"/>
                        <wps:cNvSpPr>
                          <a:spLocks noChangeArrowheads="1"/>
                        </wps:cNvSpPr>
                        <wps:spPr bwMode="auto">
                          <a:xfrm>
                            <a:off x="465000" y="355108"/>
                            <a:ext cx="829900" cy="3807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34923636" w14:textId="77777777" w:rsidR="00FB5756" w:rsidRPr="006A2F0A" w:rsidRDefault="00FB5756" w:rsidP="00E7288B">
                              <w:pPr>
                                <w:rPr>
                                  <w:sz w:val="12"/>
                                  <w:szCs w:val="12"/>
                                </w:rPr>
                              </w:pPr>
                              <w:r>
                                <w:rPr>
                                  <w:sz w:val="12"/>
                                  <w:szCs w:val="12"/>
                                </w:rPr>
                                <w:t>User Interface</w:t>
                              </w:r>
                            </w:p>
                          </w:txbxContent>
                        </wps:txbx>
                        <wps:bodyPr rot="0" vert="horz" wrap="square" lIns="91440" tIns="45720" rIns="91440" bIns="45720" anchor="ctr" anchorCtr="0" upright="1">
                          <a:noAutofit/>
                        </wps:bodyPr>
                      </wps:wsp>
                      <wps:wsp>
                        <wps:cNvPr id="62" name="Oval 170"/>
                        <wps:cNvSpPr>
                          <a:spLocks noChangeArrowheads="1"/>
                        </wps:cNvSpPr>
                        <wps:spPr bwMode="auto">
                          <a:xfrm>
                            <a:off x="100300" y="735816"/>
                            <a:ext cx="882400" cy="3803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0DBA893E" w14:textId="77777777" w:rsidR="00FB5756" w:rsidRPr="00F80A9B" w:rsidRDefault="00FB5756" w:rsidP="00E7288B">
                              <w:pPr>
                                <w:pStyle w:val="NormalWeb"/>
                              </w:pPr>
                              <w:r w:rsidRPr="006A2F0A">
                                <w:rPr>
                                  <w:rFonts w:ascii="Arial" w:hAnsi="Arial" w:cs="Arial"/>
                                  <w:sz w:val="12"/>
                                  <w:szCs w:val="12"/>
                                </w:rPr>
                                <w:t>Monitoring</w:t>
                              </w:r>
                            </w:p>
                          </w:txbxContent>
                        </wps:txbx>
                        <wps:bodyPr rot="0" vert="horz" wrap="square" lIns="91440" tIns="45720" rIns="91440" bIns="45720" anchor="ctr" anchorCtr="0" upright="1">
                          <a:noAutofit/>
                        </wps:bodyPr>
                      </wps:wsp>
                      <wps:wsp>
                        <wps:cNvPr id="63" name="Oval 171"/>
                        <wps:cNvSpPr>
                          <a:spLocks noChangeArrowheads="1"/>
                        </wps:cNvSpPr>
                        <wps:spPr bwMode="auto">
                          <a:xfrm>
                            <a:off x="100700" y="1158424"/>
                            <a:ext cx="882000" cy="3805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6D1074E2" w14:textId="77777777" w:rsidR="00FB5756" w:rsidRPr="00F80A9B" w:rsidRDefault="00FB5756" w:rsidP="00E7288B">
                              <w:pPr>
                                <w:pStyle w:val="NormalWeb"/>
                              </w:pPr>
                              <w:r w:rsidRPr="006A2F0A">
                                <w:rPr>
                                  <w:rFonts w:ascii="Arial" w:hAnsi="Arial" w:cs="Arial"/>
                                  <w:sz w:val="12"/>
                                  <w:szCs w:val="12"/>
                                </w:rPr>
                                <w:t>Intrusion detection</w:t>
                              </w:r>
                            </w:p>
                          </w:txbxContent>
                        </wps:txbx>
                        <wps:bodyPr rot="0" vert="horz" wrap="square" lIns="91440" tIns="45720" rIns="91440" bIns="45720" anchor="ctr" anchorCtr="0" upright="1">
                          <a:noAutofit/>
                        </wps:bodyPr>
                      </wps:wsp>
                      <wps:wsp>
                        <wps:cNvPr id="64" name="Oval 172"/>
                        <wps:cNvSpPr>
                          <a:spLocks noChangeArrowheads="1"/>
                        </wps:cNvSpPr>
                        <wps:spPr bwMode="auto">
                          <a:xfrm>
                            <a:off x="265800" y="1576133"/>
                            <a:ext cx="959700" cy="3804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410FF9C6" w14:textId="77777777" w:rsidR="00FB5756" w:rsidRDefault="00FB5756" w:rsidP="00E7288B">
                              <w:pPr>
                                <w:pStyle w:val="NormalWeb"/>
                                <w:rPr>
                                  <w:rFonts w:ascii="Arial" w:hAnsi="Arial" w:cs="Arial"/>
                                  <w:sz w:val="12"/>
                                  <w:szCs w:val="12"/>
                                </w:rPr>
                              </w:pPr>
                              <w:r>
                                <w:rPr>
                                  <w:rFonts w:ascii="Arial" w:hAnsi="Arial" w:cs="Arial"/>
                                  <w:sz w:val="12"/>
                                  <w:szCs w:val="12"/>
                                </w:rPr>
                                <w:t xml:space="preserve">Private </w:t>
                              </w:r>
                            </w:p>
                            <w:p w14:paraId="1CEDF8E6" w14:textId="77777777" w:rsidR="00FB5756" w:rsidRPr="00F80A9B" w:rsidRDefault="00FB5756" w:rsidP="00E7288B">
                              <w:pPr>
                                <w:pStyle w:val="NormalWeb"/>
                              </w:pPr>
                              <w:r>
                                <w:rPr>
                                  <w:rFonts w:ascii="Arial" w:hAnsi="Arial" w:cs="Arial"/>
                                  <w:sz w:val="12"/>
                                  <w:szCs w:val="12"/>
                                </w:rPr>
                                <w:t>VPN Service</w:t>
                              </w:r>
                            </w:p>
                          </w:txbxContent>
                        </wps:txbx>
                        <wps:bodyPr rot="0" vert="horz" wrap="square" lIns="91440" tIns="45720" rIns="91440" bIns="45720" anchor="ctr" anchorCtr="0" upright="1">
                          <a:noAutofit/>
                        </wps:bodyPr>
                      </wps:wsp>
                      <wps:wsp>
                        <wps:cNvPr id="65" name="Text Box 102"/>
                        <wps:cNvSpPr txBox="1">
                          <a:spLocks noChangeArrowheads="1"/>
                        </wps:cNvSpPr>
                        <wps:spPr bwMode="auto">
                          <a:xfrm>
                            <a:off x="265400" y="0"/>
                            <a:ext cx="71056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EC8B48" w14:textId="77777777" w:rsidR="00FB5756" w:rsidRDefault="00FB5756" w:rsidP="00E7288B">
                              <w:pPr>
                                <w:pStyle w:val="NormalWeb"/>
                                <w:rPr>
                                  <w:rFonts w:ascii="Arial" w:hAnsi="Arial" w:cs="Arial"/>
                                  <w:sz w:val="20"/>
                                  <w:szCs w:val="20"/>
                                </w:rPr>
                              </w:pPr>
                              <w:r w:rsidRPr="006A2F0A">
                                <w:rPr>
                                  <w:rFonts w:ascii="Arial" w:hAnsi="Arial" w:cs="Arial"/>
                                  <w:sz w:val="20"/>
                                  <w:szCs w:val="20"/>
                                </w:rPr>
                                <w:t xml:space="preserve">Internet </w:t>
                              </w:r>
                            </w:p>
                            <w:p w14:paraId="6CA83460" w14:textId="77777777" w:rsidR="00FB5756" w:rsidRPr="00F80A9B" w:rsidRDefault="00FB5756" w:rsidP="00E7288B">
                              <w:pPr>
                                <w:pStyle w:val="NormalWeb"/>
                              </w:pPr>
                              <w:r w:rsidRPr="006A2F0A">
                                <w:rPr>
                                  <w:rFonts w:ascii="Arial" w:hAnsi="Arial" w:cs="Arial"/>
                                  <w:sz w:val="20"/>
                                  <w:szCs w:val="20"/>
                                </w:rPr>
                                <w:t>Services</w:t>
                              </w:r>
                            </w:p>
                          </w:txbxContent>
                        </wps:txbx>
                        <wps:bodyPr rot="0" vert="horz" wrap="none" lIns="91440" tIns="45720" rIns="91440" bIns="45720" anchor="t" anchorCtr="0" upright="1">
                          <a:noAutofit/>
                        </wps:bodyPr>
                      </wps:wsp>
                      <wps:wsp>
                        <wps:cNvPr id="66" name="Cube 174"/>
                        <wps:cNvSpPr>
                          <a:spLocks noChangeArrowheads="1"/>
                        </wps:cNvSpPr>
                        <wps:spPr bwMode="auto">
                          <a:xfrm>
                            <a:off x="2273000" y="1333428"/>
                            <a:ext cx="533900" cy="395608"/>
                          </a:xfrm>
                          <a:prstGeom prst="cube">
                            <a:avLst>
                              <a:gd name="adj" fmla="val 25000"/>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14:paraId="4EC220AB" w14:textId="77777777" w:rsidR="00FB5756" w:rsidRPr="006A2F0A" w:rsidRDefault="00FB5756" w:rsidP="00E7288B">
                              <w:pPr>
                                <w:pStyle w:val="NormalWeb"/>
                                <w:jc w:val="center"/>
                                <w:rPr>
                                  <w:sz w:val="20"/>
                                </w:rPr>
                              </w:pPr>
                              <w:r>
                                <w:rPr>
                                  <w:rFonts w:ascii="Arial" w:hAnsi="Arial" w:cs="Arial"/>
                                  <w:sz w:val="10"/>
                                  <w:szCs w:val="14"/>
                                </w:rPr>
                                <w:t xml:space="preserve">SP CE </w:t>
                              </w:r>
                              <w:r w:rsidRPr="006A2F0A">
                                <w:rPr>
                                  <w:rFonts w:ascii="Arial" w:hAnsi="Arial" w:cs="Arial"/>
                                  <w:sz w:val="10"/>
                                  <w:szCs w:val="14"/>
                                </w:rPr>
                                <w:t>Router</w:t>
                              </w:r>
                            </w:p>
                          </w:txbxContent>
                        </wps:txbx>
                        <wps:bodyPr rot="0" vert="horz" wrap="square" lIns="91440" tIns="45720" rIns="91440" bIns="45720" anchor="ctr" anchorCtr="0" upright="1">
                          <a:noAutofit/>
                        </wps:bodyPr>
                      </wps:wsp>
                      <wps:wsp>
                        <wps:cNvPr id="67" name="Oval 259"/>
                        <wps:cNvSpPr>
                          <a:spLocks noChangeArrowheads="1"/>
                        </wps:cNvSpPr>
                        <wps:spPr bwMode="auto">
                          <a:xfrm>
                            <a:off x="1018200" y="1862939"/>
                            <a:ext cx="881300" cy="3805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36636195" w14:textId="77777777" w:rsidR="00FB5756" w:rsidRPr="00F80A9B" w:rsidRDefault="00FB5756" w:rsidP="00E7288B">
                              <w:pPr>
                                <w:pStyle w:val="NormalWeb"/>
                              </w:pPr>
                              <w:r>
                                <w:rPr>
                                  <w:rFonts w:ascii="Arial" w:hAnsi="Arial" w:cs="Arial"/>
                                  <w:sz w:val="12"/>
                                  <w:szCs w:val="12"/>
                                </w:rPr>
                                <w:t>Private P</w:t>
                              </w:r>
                              <w:r w:rsidRPr="006A2F0A">
                                <w:rPr>
                                  <w:rFonts w:ascii="Arial" w:hAnsi="Arial" w:cs="Arial"/>
                                  <w:sz w:val="12"/>
                                  <w:szCs w:val="12"/>
                                </w:rPr>
                                <w:t>roxy</w:t>
                              </w:r>
                            </w:p>
                          </w:txbxContent>
                        </wps:txbx>
                        <wps:bodyPr rot="0" vert="horz" wrap="square" lIns="91440" tIns="45720" rIns="91440" bIns="45720" anchor="ctr" anchorCtr="0" upright="1">
                          <a:noAutofit/>
                        </wps:bodyPr>
                      </wps:wsp>
                      <wps:wsp>
                        <wps:cNvPr id="68" name="Cube 262"/>
                        <wps:cNvSpPr>
                          <a:spLocks noChangeArrowheads="1"/>
                        </wps:cNvSpPr>
                        <wps:spPr bwMode="auto">
                          <a:xfrm>
                            <a:off x="2314500" y="2155946"/>
                            <a:ext cx="601500" cy="587712"/>
                          </a:xfrm>
                          <a:prstGeom prst="cube">
                            <a:avLst>
                              <a:gd name="adj" fmla="val 25000"/>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14:paraId="20FDE142" w14:textId="77777777" w:rsidR="00FB5756" w:rsidRPr="00153381" w:rsidRDefault="00FB5756" w:rsidP="00E7288B">
                              <w:pPr>
                                <w:pStyle w:val="NormalWeb"/>
                                <w:jc w:val="center"/>
                              </w:pPr>
                              <w:r w:rsidRPr="00153381">
                                <w:rPr>
                                  <w:rFonts w:ascii="Arial" w:hAnsi="Arial" w:cs="Arial"/>
                                  <w:sz w:val="10"/>
                                  <w:szCs w:val="10"/>
                                </w:rPr>
                                <w:t>Smart</w:t>
                              </w:r>
                              <w:r>
                                <w:rPr>
                                  <w:rFonts w:ascii="Arial" w:hAnsi="Arial" w:cs="Arial"/>
                                  <w:sz w:val="10"/>
                                  <w:szCs w:val="10"/>
                                </w:rPr>
                                <w:t xml:space="preserve"> </w:t>
                              </w:r>
                              <w:r w:rsidRPr="006A2F0A">
                                <w:rPr>
                                  <w:rFonts w:ascii="Arial" w:hAnsi="Arial" w:cs="Arial"/>
                                  <w:sz w:val="10"/>
                                  <w:szCs w:val="10"/>
                                </w:rPr>
                                <w:t>Grid</w:t>
                              </w:r>
                              <w:r>
                                <w:rPr>
                                  <w:rFonts w:ascii="Arial" w:hAnsi="Arial" w:cs="Arial"/>
                                  <w:sz w:val="10"/>
                                  <w:szCs w:val="10"/>
                                </w:rPr>
                                <w:t xml:space="preserve">) SP CE </w:t>
                              </w:r>
                              <w:r w:rsidRPr="006A2F0A">
                                <w:rPr>
                                  <w:rFonts w:ascii="Arial" w:hAnsi="Arial" w:cs="Arial"/>
                                  <w:sz w:val="10"/>
                                  <w:szCs w:val="10"/>
                                </w:rPr>
                                <w:t>Router</w:t>
                              </w:r>
                            </w:p>
                          </w:txbxContent>
                        </wps:txbx>
                        <wps:bodyPr rot="0" vert="horz" wrap="square" lIns="91440" tIns="45720" rIns="91440" bIns="45720" anchor="ctr" anchorCtr="0" upright="1">
                          <a:noAutofit/>
                        </wps:bodyPr>
                      </wps:wsp>
                      <wps:wsp>
                        <wps:cNvPr id="69" name="Oval 263"/>
                        <wps:cNvSpPr>
                          <a:spLocks noChangeArrowheads="1"/>
                        </wps:cNvSpPr>
                        <wps:spPr bwMode="auto">
                          <a:xfrm>
                            <a:off x="510300" y="2770559"/>
                            <a:ext cx="1259000" cy="380308"/>
                          </a:xfrm>
                          <a:prstGeom prst="ellipse">
                            <a:avLst/>
                          </a:prstGeom>
                          <a:gradFill rotWithShape="1">
                            <a:gsLst>
                              <a:gs pos="0">
                                <a:schemeClr val="accent6">
                                  <a:lumMod val="60000"/>
                                  <a:lumOff val="40000"/>
                                </a:schemeClr>
                              </a:gs>
                              <a:gs pos="100000">
                                <a:schemeClr val="accent1">
                                  <a:lumMod val="100000"/>
                                  <a:lumOff val="0"/>
                                </a:schemeClr>
                              </a:gs>
                            </a:gsLst>
                            <a:lin ang="5400000"/>
                          </a:gradFill>
                          <a:ln w="6350">
                            <a:solidFill>
                              <a:schemeClr val="accent1">
                                <a:lumMod val="100000"/>
                                <a:lumOff val="0"/>
                              </a:schemeClr>
                            </a:solidFill>
                            <a:miter lim="800000"/>
                            <a:headEnd/>
                            <a:tailEnd/>
                          </a:ln>
                        </wps:spPr>
                        <wps:txbx>
                          <w:txbxContent>
                            <w:p w14:paraId="074B9CF9" w14:textId="77777777" w:rsidR="00FB5756" w:rsidRPr="006A2F0A" w:rsidRDefault="00FB5756" w:rsidP="00E7288B">
                              <w:pPr>
                                <w:pStyle w:val="NormalWeb"/>
                                <w:jc w:val="center"/>
                                <w:rPr>
                                  <w:rFonts w:ascii="Arial" w:hAnsi="Arial" w:cs="Arial"/>
                                  <w:sz w:val="12"/>
                                  <w:szCs w:val="12"/>
                                </w:rPr>
                              </w:pPr>
                              <w:r w:rsidRPr="006A2F0A">
                                <w:rPr>
                                  <w:rFonts w:ascii="Arial" w:hAnsi="Arial" w:cs="Arial"/>
                                  <w:sz w:val="12"/>
                                  <w:szCs w:val="12"/>
                                </w:rPr>
                                <w:t>Smart Grid</w:t>
                              </w:r>
                            </w:p>
                            <w:p w14:paraId="7AD1B433" w14:textId="77777777" w:rsidR="00FB5756" w:rsidRPr="00153381" w:rsidRDefault="00FB5756" w:rsidP="00E7288B">
                              <w:pPr>
                                <w:pStyle w:val="NormalWeb"/>
                                <w:jc w:val="center"/>
                              </w:pPr>
                              <w:r w:rsidRPr="006A2F0A">
                                <w:rPr>
                                  <w:rFonts w:ascii="Arial" w:hAnsi="Arial" w:cs="Arial"/>
                                  <w:sz w:val="12"/>
                                  <w:szCs w:val="12"/>
                                </w:rPr>
                                <w:t>(Energy segment)</w:t>
                              </w:r>
                            </w:p>
                          </w:txbxContent>
                        </wps:txbx>
                        <wps:bodyPr rot="0" vert="horz" wrap="square" lIns="91440" tIns="45720" rIns="91440" bIns="45720" anchor="ctr" anchorCtr="0" upright="1">
                          <a:noAutofit/>
                        </wps:bodyPr>
                      </wps:wsp>
                      <wps:wsp>
                        <wps:cNvPr id="70" name="Cloud 264"/>
                        <wps:cNvSpPr>
                          <a:spLocks/>
                        </wps:cNvSpPr>
                        <wps:spPr bwMode="auto">
                          <a:xfrm>
                            <a:off x="1680300" y="2541654"/>
                            <a:ext cx="743900" cy="487010"/>
                          </a:xfrm>
                          <a:custGeom>
                            <a:avLst/>
                            <a:gdLst>
                              <a:gd name="T0" fmla="*/ 23961604 w 43200"/>
                              <a:gd name="T1" fmla="*/ 37492397 h 43200"/>
                              <a:gd name="T2" fmla="*/ 11028662 w 43200"/>
                              <a:gd name="T3" fmla="*/ 36350844 h 43200"/>
                              <a:gd name="T4" fmla="*/ 35373082 w 43200"/>
                              <a:gd name="T5" fmla="*/ 49984610 h 43200"/>
                              <a:gd name="T6" fmla="*/ 29715981 w 43200"/>
                              <a:gd name="T7" fmla="*/ 50530297 h 43200"/>
                              <a:gd name="T8" fmla="*/ 84133695 w 43200"/>
                              <a:gd name="T9" fmla="*/ 55987233 h 43200"/>
                              <a:gd name="T10" fmla="*/ 80723051 w 43200"/>
                              <a:gd name="T11" fmla="*/ 53495072 h 43200"/>
                              <a:gd name="T12" fmla="*/ 147185626 w 43200"/>
                              <a:gd name="T13" fmla="*/ 49772647 h 43200"/>
                              <a:gd name="T14" fmla="*/ 145822498 w 43200"/>
                              <a:gd name="T15" fmla="*/ 52506769 h 43200"/>
                              <a:gd name="T16" fmla="*/ 174256887 w 43200"/>
                              <a:gd name="T17" fmla="*/ 32876219 h 43200"/>
                              <a:gd name="T18" fmla="*/ 190855776 w 43200"/>
                              <a:gd name="T19" fmla="*/ 43096879 h 43200"/>
                              <a:gd name="T20" fmla="*/ 213413338 w 43200"/>
                              <a:gd name="T21" fmla="*/ 21990937 h 43200"/>
                              <a:gd name="T22" fmla="*/ 206020074 w 43200"/>
                              <a:gd name="T23" fmla="*/ 25823795 h 43200"/>
                              <a:gd name="T24" fmla="*/ 195675800 w 43200"/>
                              <a:gd name="T25" fmla="*/ 7771451 h 43200"/>
                              <a:gd name="T26" fmla="*/ 196063662 w 43200"/>
                              <a:gd name="T27" fmla="*/ 9581832 h 43200"/>
                              <a:gd name="T28" fmla="*/ 148467200 w 43200"/>
                              <a:gd name="T29" fmla="*/ 5660274 h 43200"/>
                              <a:gd name="T30" fmla="*/ 152255907 w 43200"/>
                              <a:gd name="T31" fmla="*/ 3351474 h 43200"/>
                              <a:gd name="T32" fmla="*/ 113048158 w 43200"/>
                              <a:gd name="T33" fmla="*/ 6760274 h 43200"/>
                              <a:gd name="T34" fmla="*/ 114880976 w 43200"/>
                              <a:gd name="T35" fmla="*/ 4769440 h 43200"/>
                              <a:gd name="T36" fmla="*/ 71481558 w 43200"/>
                              <a:gd name="T37" fmla="*/ 7436338 h 43200"/>
                              <a:gd name="T38" fmla="*/ 78119264 w 43200"/>
                              <a:gd name="T39" fmla="*/ 9367062 h 43200"/>
                              <a:gd name="T40" fmla="*/ 21071674 w 43200"/>
                              <a:gd name="T41" fmla="*/ 22614005 h 43200"/>
                              <a:gd name="T42" fmla="*/ 19912860 w 43200"/>
                              <a:gd name="T43" fmla="*/ 20581618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14:paraId="0F59B65F" w14:textId="77777777" w:rsidR="00FB5756" w:rsidRPr="00153381" w:rsidRDefault="00FB5756" w:rsidP="00E7288B">
                              <w:pPr>
                                <w:pStyle w:val="NormalWeb"/>
                                <w:jc w:val="center"/>
                              </w:pPr>
                              <w:r w:rsidRPr="006A2F0A">
                                <w:rPr>
                                  <w:rFonts w:ascii="Arial" w:hAnsi="Arial" w:cs="Arial"/>
                                  <w:sz w:val="14"/>
                                  <w:szCs w:val="14"/>
                                </w:rPr>
                                <w:t>Power Grid</w:t>
                              </w:r>
                            </w:p>
                          </w:txbxContent>
                        </wps:txbx>
                        <wps:bodyPr rot="0" vert="horz" wrap="square" lIns="91440" tIns="45720" rIns="91440" bIns="45720" anchor="ctr" anchorCtr="0" upright="1">
                          <a:noAutofit/>
                        </wps:bodyPr>
                      </wps:wsp>
                      <wps:wsp>
                        <wps:cNvPr id="71" name="Oval 260"/>
                        <wps:cNvSpPr>
                          <a:spLocks noChangeArrowheads="1"/>
                        </wps:cNvSpPr>
                        <wps:spPr bwMode="auto">
                          <a:xfrm>
                            <a:off x="3396300" y="1467231"/>
                            <a:ext cx="135600" cy="135703"/>
                          </a:xfrm>
                          <a:prstGeom prst="ellipse">
                            <a:avLst/>
                          </a:prstGeom>
                          <a:solidFill>
                            <a:schemeClr val="accent6">
                              <a:lumMod val="100000"/>
                              <a:lumOff val="0"/>
                            </a:schemeClr>
                          </a:solidFill>
                          <a:ln w="12700">
                            <a:solidFill>
                              <a:schemeClr val="accent6">
                                <a:lumMod val="50000"/>
                                <a:lumOff val="0"/>
                              </a:schemeClr>
                            </a:solidFill>
                            <a:miter lim="800000"/>
                            <a:headEnd/>
                            <a:tailEnd/>
                          </a:ln>
                        </wps:spPr>
                        <wps:bodyPr rot="0" vert="horz" wrap="square" lIns="91440" tIns="45720" rIns="91440" bIns="45720" anchor="ctr" anchorCtr="0" upright="1">
                          <a:noAutofit/>
                        </wps:bodyPr>
                      </wps:wsp>
                      <wps:wsp>
                        <wps:cNvPr id="72" name="Oval 288"/>
                        <wps:cNvSpPr>
                          <a:spLocks noChangeArrowheads="1"/>
                        </wps:cNvSpPr>
                        <wps:spPr bwMode="auto">
                          <a:xfrm>
                            <a:off x="3592900" y="1656835"/>
                            <a:ext cx="135200" cy="135303"/>
                          </a:xfrm>
                          <a:prstGeom prst="ellipse">
                            <a:avLst/>
                          </a:prstGeom>
                          <a:solidFill>
                            <a:schemeClr val="accent6">
                              <a:lumMod val="100000"/>
                              <a:lumOff val="0"/>
                            </a:schemeClr>
                          </a:solidFill>
                          <a:ln w="12700">
                            <a:solidFill>
                              <a:schemeClr val="accent6">
                                <a:lumMod val="50000"/>
                                <a:lumOff val="0"/>
                              </a:schemeClr>
                            </a:solidFill>
                            <a:miter lim="800000"/>
                            <a:headEnd/>
                            <a:tailEnd/>
                          </a:ln>
                        </wps:spPr>
                        <wps:txbx>
                          <w:txbxContent>
                            <w:p w14:paraId="08C477BF" w14:textId="77777777" w:rsidR="00FB5756" w:rsidRDefault="00FB5756" w:rsidP="00E7288B"/>
                          </w:txbxContent>
                        </wps:txbx>
                        <wps:bodyPr rot="0" vert="horz" wrap="square" lIns="91440" tIns="45720" rIns="91440" bIns="45720" anchor="ctr" anchorCtr="0" upright="1">
                          <a:noAutofit/>
                        </wps:bodyPr>
                      </wps:wsp>
                      <wps:wsp>
                        <wps:cNvPr id="73" name="Oval 289"/>
                        <wps:cNvSpPr>
                          <a:spLocks noChangeArrowheads="1"/>
                        </wps:cNvSpPr>
                        <wps:spPr bwMode="auto">
                          <a:xfrm>
                            <a:off x="3477600" y="1919341"/>
                            <a:ext cx="134600" cy="134703"/>
                          </a:xfrm>
                          <a:prstGeom prst="ellipse">
                            <a:avLst/>
                          </a:prstGeom>
                          <a:solidFill>
                            <a:schemeClr val="accent6">
                              <a:lumMod val="100000"/>
                              <a:lumOff val="0"/>
                            </a:schemeClr>
                          </a:solidFill>
                          <a:ln w="12700">
                            <a:solidFill>
                              <a:schemeClr val="accent6">
                                <a:lumMod val="50000"/>
                                <a:lumOff val="0"/>
                              </a:schemeClr>
                            </a:solidFill>
                            <a:miter lim="800000"/>
                            <a:headEnd/>
                            <a:tailEnd/>
                          </a:ln>
                        </wps:spPr>
                        <wps:txbx>
                          <w:txbxContent>
                            <w:p w14:paraId="52ACE6A1" w14:textId="77777777" w:rsidR="00FB5756" w:rsidRDefault="00FB5756" w:rsidP="00E7288B">
                              <w:pPr>
                                <w:pStyle w:val="NormalWeb"/>
                              </w:pPr>
                              <w:r>
                                <w:rPr>
                                  <w:rFonts w:ascii="Arial" w:hAnsi="Arial" w:cs="Arial"/>
                                  <w:sz w:val="20"/>
                                  <w:szCs w:val="20"/>
                                </w:rPr>
                                <w:t> </w:t>
                              </w:r>
                            </w:p>
                          </w:txbxContent>
                        </wps:txbx>
                        <wps:bodyPr rot="0" vert="horz" wrap="square" lIns="91440" tIns="45720" rIns="91440" bIns="45720" anchor="ctr" anchorCtr="0" upright="1">
                          <a:noAutofit/>
                        </wps:bodyPr>
                      </wps:wsp>
                      <wpg:wgp>
                        <wpg:cNvPr id="74" name="Group 66"/>
                        <wpg:cNvGrpSpPr>
                          <a:grpSpLocks/>
                        </wpg:cNvGrpSpPr>
                        <wpg:grpSpPr bwMode="auto">
                          <a:xfrm>
                            <a:off x="189500" y="3706378"/>
                            <a:ext cx="1379800" cy="752016"/>
                            <a:chOff x="0" y="0"/>
                            <a:chExt cx="13802" cy="7521"/>
                          </a:xfrm>
                        </wpg:grpSpPr>
                        <wps:wsp>
                          <wps:cNvPr id="75" name="Text Box 2"/>
                          <wps:cNvSpPr txBox="1">
                            <a:spLocks noChangeArrowheads="1"/>
                          </wps:cNvSpPr>
                          <wps:spPr bwMode="auto">
                            <a:xfrm>
                              <a:off x="0" y="0"/>
                              <a:ext cx="13802" cy="7521"/>
                            </a:xfrm>
                            <a:prstGeom prst="rect">
                              <a:avLst/>
                            </a:prstGeom>
                            <a:solidFill>
                              <a:schemeClr val="lt1">
                                <a:lumMod val="100000"/>
                                <a:lumOff val="0"/>
                              </a:schemeClr>
                            </a:solidFill>
                            <a:ln w="3175">
                              <a:solidFill>
                                <a:schemeClr val="tx1">
                                  <a:lumMod val="100000"/>
                                  <a:lumOff val="0"/>
                                </a:schemeClr>
                              </a:solidFill>
                              <a:prstDash val="dash"/>
                              <a:miter lim="800000"/>
                              <a:headEnd/>
                              <a:tailEnd/>
                            </a:ln>
                          </wps:spPr>
                          <wps:txbx>
                            <w:txbxContent>
                              <w:p w14:paraId="1E834C92" w14:textId="77777777" w:rsidR="00FB5756" w:rsidRDefault="00FB5756" w:rsidP="00E22B25">
                                <w:pPr>
                                  <w:pStyle w:val="NormalWeb"/>
                                </w:pPr>
                                <w:r>
                                  <w:rPr>
                                    <w:rFonts w:ascii="Arial" w:hAnsi="Arial" w:cs="Arial"/>
                                    <w:b/>
                                    <w:bCs/>
                                    <w:sz w:val="14"/>
                                    <w:szCs w:val="14"/>
                                    <w:u w:val="single"/>
                                  </w:rPr>
                                  <w:t>Legend</w:t>
                                </w:r>
                                <w:r>
                                  <w:rPr>
                                    <w:rFonts w:ascii="Arial" w:hAnsi="Arial" w:cs="Arial"/>
                                    <w:sz w:val="14"/>
                                    <w:szCs w:val="14"/>
                                  </w:rPr>
                                  <w:t>:</w:t>
                                </w:r>
                              </w:p>
                              <w:p w14:paraId="2E1D2FC4" w14:textId="77777777" w:rsidR="00FB5756" w:rsidRDefault="00FB5756" w:rsidP="00E22B25">
                                <w:pPr>
                                  <w:pStyle w:val="NormalWeb"/>
                                  <w:ind w:left="720"/>
                                </w:pPr>
                                <w:r>
                                  <w:rPr>
                                    <w:rFonts w:ascii="Arial" w:hAnsi="Arial" w:cs="Arial"/>
                                    <w:color w:val="008080"/>
                                    <w:sz w:val="14"/>
                                    <w:szCs w:val="14"/>
                                    <w:u w:val="single"/>
                                  </w:rPr>
                                  <w:t> </w:t>
                                </w:r>
                              </w:p>
                              <w:p w14:paraId="30BE4AEB" w14:textId="77777777" w:rsidR="00FB5756" w:rsidRDefault="00FB5756" w:rsidP="00E22B25">
                                <w:pPr>
                                  <w:pStyle w:val="NormalWeb"/>
                                  <w:ind w:left="720"/>
                                </w:pPr>
                                <w:r>
                                  <w:rPr>
                                    <w:rFonts w:ascii="Arial" w:hAnsi="Arial" w:cs="Arial"/>
                                    <w:sz w:val="14"/>
                                    <w:szCs w:val="14"/>
                                  </w:rPr>
                                  <w:t>OCF</w:t>
                                </w:r>
                              </w:p>
                              <w:p w14:paraId="0F4CF59C" w14:textId="77777777" w:rsidR="00FB5756" w:rsidRDefault="00FB5756" w:rsidP="00E22B25">
                                <w:pPr>
                                  <w:pStyle w:val="NormalWeb"/>
                                  <w:ind w:left="720"/>
                                </w:pPr>
                                <w:r>
                                  <w:rPr>
                                    <w:rFonts w:ascii="Arial" w:hAnsi="Arial" w:cs="Arial"/>
                                    <w:sz w:val="14"/>
                                    <w:szCs w:val="14"/>
                                  </w:rPr>
                                  <w:t>OCF aware</w:t>
                                </w:r>
                              </w:p>
                              <w:p w14:paraId="16772C27" w14:textId="77777777" w:rsidR="00FB5756" w:rsidRDefault="00FB5756" w:rsidP="00E22B25">
                                <w:pPr>
                                  <w:pStyle w:val="NormalWeb"/>
                                  <w:ind w:firstLine="720"/>
                                </w:pPr>
                                <w:r>
                                  <w:rPr>
                                    <w:rFonts w:ascii="Arial" w:hAnsi="Arial" w:cs="Arial"/>
                                    <w:sz w:val="14"/>
                                    <w:szCs w:val="14"/>
                                  </w:rPr>
                                  <w:t>OCF plugged-in</w:t>
                                </w:r>
                              </w:p>
                              <w:p w14:paraId="74E59CC5" w14:textId="77777777" w:rsidR="00FB5756" w:rsidRDefault="00FB5756" w:rsidP="00E22B25">
                                <w:pPr>
                                  <w:pStyle w:val="NormalWeb"/>
                                  <w:ind w:firstLine="720"/>
                                </w:pPr>
                                <w:r>
                                  <w:rPr>
                                    <w:rFonts w:ascii="Arial" w:hAnsi="Arial" w:cs="Arial"/>
                                    <w:color w:val="008080"/>
                                    <w:sz w:val="14"/>
                                    <w:szCs w:val="14"/>
                                    <w:u w:val="single"/>
                                  </w:rPr>
                                  <w:t>Infrastructure</w:t>
                                </w:r>
                              </w:p>
                            </w:txbxContent>
                          </wps:txbx>
                          <wps:bodyPr rot="0" vert="horz" wrap="square" lIns="91440" tIns="45720" rIns="91440" bIns="45720" anchor="t" anchorCtr="0" upright="1">
                            <a:noAutofit/>
                          </wps:bodyPr>
                        </wps:wsp>
                        <wps:wsp>
                          <wps:cNvPr id="76" name="Rectangle 68"/>
                          <wps:cNvSpPr>
                            <a:spLocks noChangeArrowheads="1"/>
                          </wps:cNvSpPr>
                          <wps:spPr bwMode="auto">
                            <a:xfrm>
                              <a:off x="593" y="2361"/>
                              <a:ext cx="4517" cy="779"/>
                            </a:xfrm>
                            <a:prstGeom prst="rect">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77" name="Rectangle 69"/>
                          <wps:cNvSpPr>
                            <a:spLocks noChangeArrowheads="1"/>
                          </wps:cNvSpPr>
                          <wps:spPr bwMode="auto">
                            <a:xfrm>
                              <a:off x="595" y="3476"/>
                              <a:ext cx="4515" cy="780"/>
                            </a:xfrm>
                            <a:prstGeom prst="rect">
                              <a:avLst/>
                            </a:prstGeom>
                            <a:gradFill rotWithShape="1">
                              <a:gsLst>
                                <a:gs pos="0">
                                  <a:schemeClr val="accent6">
                                    <a:lumMod val="60000"/>
                                    <a:lumOff val="40000"/>
                                  </a:schemeClr>
                                </a:gs>
                                <a:gs pos="100000">
                                  <a:schemeClr val="accent1">
                                    <a:lumMod val="100000"/>
                                    <a:lumOff val="0"/>
                                  </a:schemeClr>
                                </a:gs>
                              </a:gsLst>
                              <a:lin ang="0" scaled="1"/>
                            </a:gradFill>
                            <a:ln w="6350">
                              <a:solidFill>
                                <a:schemeClr val="accent1">
                                  <a:lumMod val="100000"/>
                                  <a:lumOff val="0"/>
                                </a:schemeClr>
                              </a:solidFill>
                              <a:miter lim="800000"/>
                              <a:headEnd/>
                              <a:tailEnd/>
                            </a:ln>
                          </wps:spPr>
                          <wps:txbx>
                            <w:txbxContent>
                              <w:p w14:paraId="79DC8397" w14:textId="77777777" w:rsidR="00FB5756" w:rsidRDefault="00FB5756" w:rsidP="00E22B25">
                                <w:pPr>
                                  <w:pStyle w:val="NormalWeb"/>
                                </w:pPr>
                                <w:r>
                                  <w:rPr>
                                    <w:rFonts w:ascii="Arial" w:hAnsi="Arial" w:cs="Arial"/>
                                    <w:sz w:val="20"/>
                                    <w:szCs w:val="20"/>
                                  </w:rPr>
                                  <w:t> </w:t>
                                </w:r>
                              </w:p>
                            </w:txbxContent>
                          </wps:txbx>
                          <wps:bodyPr rot="0" vert="horz" wrap="square" lIns="91440" tIns="45720" rIns="91440" bIns="45720" anchor="ctr" anchorCtr="0" upright="1">
                            <a:noAutofit/>
                          </wps:bodyPr>
                        </wps:wsp>
                        <wps:wsp>
                          <wps:cNvPr id="78" name="Rectangle 70"/>
                          <wps:cNvSpPr>
                            <a:spLocks noChangeArrowheads="1"/>
                          </wps:cNvSpPr>
                          <wps:spPr bwMode="auto">
                            <a:xfrm>
                              <a:off x="601" y="4613"/>
                              <a:ext cx="4509" cy="780"/>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14:paraId="7598AD9C" w14:textId="77777777" w:rsidR="00FB5756" w:rsidRDefault="00FB5756" w:rsidP="00E22B25">
                                <w:pPr>
                                  <w:pStyle w:val="NormalWeb"/>
                                </w:pPr>
                                <w:r>
                                  <w:rPr>
                                    <w:rFonts w:ascii="Arial" w:hAnsi="Arial" w:cs="Arial"/>
                                    <w:sz w:val="20"/>
                                    <w:szCs w:val="20"/>
                                  </w:rPr>
                                  <w:t> </w:t>
                                </w:r>
                              </w:p>
                            </w:txbxContent>
                          </wps:txbx>
                          <wps:bodyPr rot="0" vert="horz" wrap="square" lIns="91440" tIns="45720" rIns="91440" bIns="45720" anchor="ctr" anchorCtr="0" upright="1">
                            <a:noAutofit/>
                          </wps:bodyPr>
                        </wps:wsp>
                        <wps:wsp>
                          <wps:cNvPr id="79" name="Rectangle 71"/>
                          <wps:cNvSpPr>
                            <a:spLocks noChangeArrowheads="1"/>
                          </wps:cNvSpPr>
                          <wps:spPr bwMode="auto">
                            <a:xfrm>
                              <a:off x="601" y="5765"/>
                              <a:ext cx="4509" cy="775"/>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14:paraId="7A94D6D8" w14:textId="77777777" w:rsidR="00FB5756" w:rsidRDefault="00FB5756" w:rsidP="00E22B25">
                                <w:pPr>
                                  <w:pStyle w:val="NormalWeb"/>
                                </w:pPr>
                                <w:r>
                                  <w:rPr>
                                    <w:rFonts w:ascii="Arial" w:hAnsi="Arial" w:cs="Arial"/>
                                    <w:sz w:val="20"/>
                                    <w:szCs w:val="20"/>
                                  </w:rPr>
                                  <w:t> </w:t>
                                </w:r>
                              </w:p>
                            </w:txbxContent>
                          </wps:txbx>
                          <wps:bodyPr rot="0" vert="horz" wrap="square" lIns="91440" tIns="45720" rIns="91440" bIns="45720" anchor="ctr" anchorCtr="0" upright="1">
                            <a:noAutofit/>
                          </wps:bodyPr>
                        </wps:wsp>
                      </wpg:wgp>
                    </wpc:wpc>
                  </a:graphicData>
                </a:graphic>
              </wp:inline>
            </w:drawing>
          </mc:Choice>
          <mc:Fallback>
            <w:pict>
              <v:group w14:anchorId="718C09A0" id="Canvas 99" o:spid="_x0000_s1102" editas="canvas" style="width:468pt;height:353.85pt;mso-position-horizontal-relative:char;mso-position-vertical-relative:line" coordsize="59436,4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">
                <v:shape id="_x0000_s1103" type="#_x0000_t75" style="position:absolute;width:59436;height:44938;visibility:visible;mso-wrap-style:square" stroked="t" strokecolor="#5b9bd5 [3204]">
                  <v:fill o:detectmouseclick="t"/>
                  <v:path o:connecttype="none"/>
                </v:shape>
                <v:shape id="Cloud 100" o:spid="_x0000_s1104" style="position:absolute;left:44068;top:2434;width:12210;height:1252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ScIA&#10;AADbAAAADwAAAGRycy9kb3ducmV2LnhtbESPzYrCQBCE74LvMLSwFzGTFTEaHUUEYT14MLsP0GQ6&#10;P5rpCZnZmH37HUHwWFTVV9R2P5hG9NS52rKCzygGQZxbXXOp4Of7NFuBcB5ZY2OZFPyRg/1uPNpi&#10;qu2Dr9RnvhQBwi5FBZX3bSqlyysy6CLbEgevsJ1BH2RXSt3hI8BNI+dxvJQGaw4LFbZ0rCi/Z79G&#10;wf02GExcIk++kFkxPV8S22ulPibDYQPC0+Df4Vf7SytYrOH5JfwA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VJwgAAANs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5d5a7" strokecolor="#70ad47 [3209]" strokeweight=".5pt">
                  <v:fill color2="#9cca86" rotate="t" colors="0 #b5d5a7;.5 #aace99;1 #9cca86" focus="100%" type="gradient">
                    <o:fill v:ext="view" type="gradientUnscaled"/>
                  </v:fill>
                  <v:stroke joinstyle="miter"/>
                  <v:formulas/>
                  <v:path arrowok="t" o:connecttype="custom" o:connectlocs="2147483646,2147483646;137837446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655348603;2147483646,2147483646;2147483646,2147483646;2147483646,2147483646;2147483646,2147483646;2147483646,2147483646;2147483646,2147483646" o:connectangles="0,0,0,0,0,0,0,0,0,0,0,0,0,0,0,0,0,0,0,0,0,0" textboxrect="0,0,43200,43200"/>
                  <v:textbox>
                    <w:txbxContent>
                      <w:p w14:paraId="6B163974" w14:textId="77777777" w:rsidR="00FB5756" w:rsidRPr="006A2F0A" w:rsidRDefault="00FB5756" w:rsidP="00E7288B">
                        <w:pPr>
                          <w:jc w:val="center"/>
                          <w:rPr>
                            <w:sz w:val="14"/>
                          </w:rPr>
                        </w:pPr>
                        <w:r>
                          <w:rPr>
                            <w:sz w:val="14"/>
                          </w:rPr>
                          <w:t>Sensor N</w:t>
                        </w:r>
                        <w:r w:rsidRPr="006A2F0A">
                          <w:rPr>
                            <w:sz w:val="14"/>
                          </w:rPr>
                          <w:t>etwork</w:t>
                        </w:r>
                      </w:p>
                      <w:p w14:paraId="4EA70A14" w14:textId="77777777" w:rsidR="00FB5756" w:rsidRDefault="00FB5756" w:rsidP="00E7288B">
                        <w:pPr>
                          <w:jc w:val="center"/>
                          <w:rPr>
                            <w:sz w:val="14"/>
                          </w:rPr>
                        </w:pPr>
                        <w:r w:rsidRPr="006A2F0A">
                          <w:rPr>
                            <w:sz w:val="14"/>
                          </w:rPr>
                          <w:t>(6LowPan)</w:t>
                        </w:r>
                      </w:p>
                      <w:p w14:paraId="793A93AE" w14:textId="77777777" w:rsidR="00FB5756" w:rsidRDefault="00FB5756" w:rsidP="00E7288B">
                        <w:pPr>
                          <w:jc w:val="center"/>
                          <w:rPr>
                            <w:sz w:val="14"/>
                          </w:rPr>
                        </w:pPr>
                        <w:r>
                          <w:rPr>
                            <w:sz w:val="14"/>
                          </w:rPr>
                          <w:t>/</w:t>
                        </w:r>
                      </w:p>
                      <w:p w14:paraId="5740620F" w14:textId="77777777" w:rsidR="00FB5756" w:rsidRPr="006A2F0A" w:rsidRDefault="00FB5756" w:rsidP="00E7288B">
                        <w:pPr>
                          <w:jc w:val="center"/>
                          <w:rPr>
                            <w:sz w:val="14"/>
                          </w:rPr>
                        </w:pPr>
                        <w:r>
                          <w:rPr>
                            <w:sz w:val="14"/>
                          </w:rPr>
                          <w:t>Subnets</w:t>
                        </w:r>
                      </w:p>
                    </w:txbxContent>
                  </v:textbox>
                </v:shape>
                <v:shape id="Cloud 161" o:spid="_x0000_s1105" style="position:absolute;left:27476;top:13060;width:11096;height:10306;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dqCb8A&#10;AADbAAAADwAAAGRycy9kb3ducmV2LnhtbERPy4rCMBTdC/5DuIIbmaYOaIfaKMOAMLNwYfUDLs3t&#10;wzY3pYm1/v1kIbg8nHd2mEwnRhpcY1nBOopBEBdWN1wpuF6OH18gnEfW2FkmBU9ycNjPZxmm2j74&#10;TGPuKxFC2KWooPa+T6V0RU0GXWR74sCVdjDoAxwqqQd8hHDTyc843kqDDYeGGnv6qalo87tR0N4m&#10;g4lL5NGXMi9Xf6fEjlqp5WL63oHwNPm3+OX+1Qo2YX34En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12oJvwAAANsAAAAPAAAAAAAAAAAAAAAAAJgCAABkcnMvZG93bnJl&#10;di54bWxQSwUGAAAAAAQABAD1AAAAhA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5d5a7" strokecolor="#70ad47 [3209]" strokeweight=".5pt">
                  <v:fill color2="#9cca86" rotate="t" colors="0 #b5d5a7;.5 #aace99;1 #9cca86" focus="100%" type="gradient">
                    <o:fill v:ext="view" type="gradientUnscaled"/>
                  </v:fill>
                  <v:stroke joinstyle="miter"/>
                  <v:formulas/>
                  <v:path arrowok="t" o:connecttype="custom" o:connectlocs="2042665979,2147483646;940156323,2147483646;2147483646,2147483646;2147483646,2147483646;2147483646,2147483646;2147483646,2147483646;2147483646,2147483646;2147483646,2147483646;2147483646,2147483646;2147483646,2147483646;2147483646,2147483646;2147483646,2147483646;2147483646,1757522440;2147483646,2147483646;2147483646,1280076826;2147483646,757943347;2147483646,1528841255;2147483646,1078607546;2147483646,1681725655;2147483646,2118353127;1796315335,2147483646;1697507767,2147483646" o:connectangles="0,0,0,0,0,0,0,0,0,0,0,0,0,0,0,0,0,0,0,0,0,0" textboxrect="0,0,43200,43200"/>
                  <v:textbox>
                    <w:txbxContent>
                      <w:p w14:paraId="598C3D60" w14:textId="77777777" w:rsidR="00FB5756" w:rsidRDefault="00FB5756" w:rsidP="00E7288B">
                        <w:pPr>
                          <w:jc w:val="center"/>
                        </w:pPr>
                        <w:r w:rsidRPr="006A2F0A">
                          <w:rPr>
                            <w:sz w:val="14"/>
                          </w:rPr>
                          <w:t xml:space="preserve">IPv6 Local </w:t>
                        </w:r>
                        <w:r>
                          <w:rPr>
                            <w:sz w:val="14"/>
                          </w:rPr>
                          <w:t>N</w:t>
                        </w:r>
                        <w:r w:rsidRPr="006A2F0A">
                          <w:rPr>
                            <w:sz w:val="14"/>
                          </w:rPr>
                          <w:t>etwork</w:t>
                        </w:r>
                        <w:r>
                          <w:t xml:space="preserve"> </w:t>
                        </w:r>
                      </w:p>
                    </w:txbxContent>
                  </v:textbox>
                </v:shape>
                <v:shape id="Cloud 164" o:spid="_x0000_s1106" style="position:absolute;left:45185;top:16548;width:11093;height:12790;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53MQA&#10;AADbAAAADwAAAGRycy9kb3ducmV2LnhtbESPQWvCQBSE7wX/w/IEL0U3ChaJrhKEFOmlaEp6fWSf&#10;2WD2bcxuNf33XUHocZiZb5jNbrCtuFHvG8cK5rMEBHHldMO1gq8in65A+ICssXVMCn7Jw247etlg&#10;qt2dj3Q7hVpECPsUFZgQulRKXxmy6GeuI47e2fUWQ5R9LXWP9wi3rVwkyZu02HBcMNjR3lB1Of1Y&#10;BcUqe60WH7nJy2vx+T24sszyd6Um4yFbgwg0hP/ws33QCpZzeHy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Odz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1cbe9" strokecolor="#5b9bd5 [3204]" strokeweight=".5pt">
                  <v:fill color2="#92b9e4" rotate="t" colors="0 #b1cbe9;.5 #a3c1e5;1 #92b9e4" focus="100%" type="gradient">
                    <o:fill v:ext="view" type="gradientUnscaled"/>
                  </v:fill>
                  <v:stroke joinstyle="miter"/>
                  <v:formulas/>
                  <v:path arrowok="t" o:connecttype="custom" o:connectlocs="2040467682,2147483646;939140313,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797698828;2147483646,2147483646;2147483646,2147483646;2147483646,2147483646;2147483646,2147483646;1794368270,2147483646;1695674131,2147483646" o:connectangles="0,0,0,0,0,0,0,0,0,0,0,0,0,0,0,0,0,0,0,0,0,0" textboxrect="0,0,43200,43200"/>
                  <v:textbox>
                    <w:txbxContent>
                      <w:p w14:paraId="5BE01AB8" w14:textId="77777777" w:rsidR="00FB5756" w:rsidRPr="006A2F0A" w:rsidRDefault="00FB5756" w:rsidP="00E7288B">
                        <w:pPr>
                          <w:pStyle w:val="NormalWeb"/>
                          <w:jc w:val="center"/>
                          <w:rPr>
                            <w:rFonts w:ascii="Arial" w:hAnsi="Arial" w:cs="Arial"/>
                            <w:sz w:val="14"/>
                            <w:szCs w:val="14"/>
                          </w:rPr>
                        </w:pPr>
                        <w:r w:rsidRPr="006A2F0A">
                          <w:rPr>
                            <w:rFonts w:ascii="Arial" w:hAnsi="Arial" w:cs="Arial"/>
                            <w:sz w:val="14"/>
                            <w:szCs w:val="14"/>
                          </w:rPr>
                          <w:t>IPv4</w:t>
                        </w:r>
                        <w:r>
                          <w:rPr>
                            <w:rFonts w:ascii="Arial" w:hAnsi="Arial" w:cs="Arial"/>
                            <w:sz w:val="14"/>
                            <w:szCs w:val="14"/>
                          </w:rPr>
                          <w:t xml:space="preserve">-only </w:t>
                        </w:r>
                        <w:r w:rsidRPr="006A2F0A">
                          <w:rPr>
                            <w:rFonts w:ascii="Arial" w:hAnsi="Arial" w:cs="Arial"/>
                            <w:sz w:val="14"/>
                            <w:szCs w:val="14"/>
                          </w:rPr>
                          <w:t>or Legacy</w:t>
                        </w:r>
                      </w:p>
                      <w:p w14:paraId="3F6DDF48" w14:textId="77777777" w:rsidR="00FB5756" w:rsidRPr="00F80A9B" w:rsidRDefault="00FB5756" w:rsidP="00E7288B">
                        <w:pPr>
                          <w:pStyle w:val="NormalWeb"/>
                          <w:jc w:val="center"/>
                        </w:pPr>
                        <w:r w:rsidRPr="006A2F0A">
                          <w:rPr>
                            <w:rFonts w:ascii="Arial" w:hAnsi="Arial" w:cs="Arial"/>
                            <w:sz w:val="14"/>
                            <w:szCs w:val="14"/>
                          </w:rPr>
                          <w:t>(</w:t>
                        </w:r>
                        <w:proofErr w:type="gramStart"/>
                        <w:r w:rsidRPr="006A2F0A">
                          <w:rPr>
                            <w:rFonts w:ascii="Arial" w:hAnsi="Arial" w:cs="Arial"/>
                            <w:sz w:val="14"/>
                            <w:szCs w:val="14"/>
                          </w:rPr>
                          <w:t>Zigbee, …)</w:t>
                        </w:r>
                        <w:proofErr w:type="gramEnd"/>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1" o:spid="_x0000_s1107" type="#_x0000_t16" style="position:absolute;left:37095;top:7377;width:697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NsMUA&#10;AADbAAAADwAAAGRycy9kb3ducmV2LnhtbESPQWsCMRSE74L/ITyhN826UJWtUWRRqFIKaks9Pjav&#10;u6Gbl2WTavrvm0LB4zAz3zDLdbStuFLvjWMF00kGgrhy2nCt4O28Gy9A+ICssXVMCn7Iw3o1HCyx&#10;0O7GR7qeQi0ShH2BCpoQukJKXzVk0U9cR5y8T9dbDEn2tdQ93hLctjLPspm0aDgtNNhR2VD1dfq2&#10;CmIeu3I7X8jLfH/5eHkvzevsYJR6GMXNE4hAMdzD/+1nreAxh78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Q2wxQAAANsAAAAPAAAAAAAAAAAAAAAAAJgCAABkcnMv&#10;ZG93bnJldi54bWxQSwUGAAAAAAQABAD1AAAAigMAAAAA&#10;" fillcolor="#b5d5a7" strokecolor="#70ad47 [3209]" strokeweight=".5pt">
                  <v:fill color2="#9cca86" rotate="t" colors="0 #b5d5a7;.5 #aace99;1 #9cca86" focus="100%" type="gradient">
                    <o:fill v:ext="view" type="gradientUnscaled"/>
                  </v:fill>
                  <v:textbox>
                    <w:txbxContent>
                      <w:p w14:paraId="4243E667" w14:textId="77777777" w:rsidR="00FB5756" w:rsidRPr="006A2F0A" w:rsidRDefault="00FB5756" w:rsidP="00E7288B">
                        <w:pPr>
                          <w:jc w:val="center"/>
                          <w:rPr>
                            <w:sz w:val="14"/>
                            <w:szCs w:val="14"/>
                          </w:rPr>
                        </w:pPr>
                        <w:r w:rsidRPr="006A2F0A">
                          <w:rPr>
                            <w:sz w:val="14"/>
                            <w:szCs w:val="14"/>
                          </w:rPr>
                          <w:t>Border Router</w:t>
                        </w:r>
                      </w:p>
                    </w:txbxContent>
                  </v:textbox>
                </v:shape>
                <v:shape id="Cube 165" o:spid="_x0000_s1108" type="#_x0000_t16" style="position:absolute;left:37452;top:20166;width:6972;height:4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uj8YA&#10;AADbAAAADwAAAGRycy9kb3ducmV2LnhtbESPW2vCQBSE3wv9D8sp9K1uTKmX1FVaaaEgIl7A12P2&#10;NIlmz4bsJsZ/7wqCj8PMfMNMZp0pRUu1Kywr6PciEMSp1QVnCnbb37cRCOeRNZaWScGFHMymz08T&#10;TLQ985rajc9EgLBLUEHufZVI6dKcDLqerYiD929rgz7IOpO6xnOAm1LGUTSQBgsOCzlWNM8pPW0a&#10;oyAbD79X2+VxETeHfjxv9ot28DNU6vWl+/oE4anzj/C9/acVfLzD7Uv4AX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ruj8YAAADbAAAADwAAAAAAAAAAAAAAAACYAgAAZHJz&#10;L2Rvd25yZXYueG1sUEsFBgAAAAAEAAQA9QAAAIsDAAAAAA==&#10;" fillcolor="#a8d08d [1945]" strokecolor="#5b9bd5 [3204]" strokeweight=".5pt">
                  <v:fill color2="#5b9bd5 [3204]" rotate="t" focus="100%" type="gradient">
                    <o:fill v:ext="view" type="gradientUnscaled"/>
                  </v:fill>
                  <v:textbox>
                    <w:txbxContent>
                      <w:p w14:paraId="68091F64" w14:textId="77777777" w:rsidR="00FB5756" w:rsidRPr="006A2F0A" w:rsidRDefault="00FB5756" w:rsidP="00E7288B">
                        <w:pPr>
                          <w:rPr>
                            <w:sz w:val="12"/>
                            <w:szCs w:val="14"/>
                          </w:rPr>
                        </w:pPr>
                        <w:r w:rsidRPr="006A2F0A">
                          <w:rPr>
                            <w:sz w:val="12"/>
                            <w:szCs w:val="14"/>
                          </w:rPr>
                          <w:t>Gateway</w:t>
                        </w:r>
                      </w:p>
                      <w:p w14:paraId="41062229" w14:textId="77777777" w:rsidR="00FB5756" w:rsidRPr="006A2F0A" w:rsidRDefault="00FB5756" w:rsidP="00E7288B">
                        <w:pPr>
                          <w:rPr>
                            <w:sz w:val="12"/>
                            <w:szCs w:val="14"/>
                          </w:rPr>
                        </w:pPr>
                        <w:r w:rsidRPr="006A2F0A">
                          <w:rPr>
                            <w:sz w:val="12"/>
                            <w:szCs w:val="14"/>
                          </w:rPr>
                          <w:t>(</w:t>
                        </w:r>
                        <w:proofErr w:type="gramStart"/>
                        <w:r w:rsidRPr="00F80A9B">
                          <w:rPr>
                            <w:sz w:val="12"/>
                            <w:szCs w:val="14"/>
                          </w:rPr>
                          <w:t>iotivity</w:t>
                        </w:r>
                        <w:proofErr w:type="gramEnd"/>
                        <w:r w:rsidRPr="006A2F0A">
                          <w:rPr>
                            <w:sz w:val="12"/>
                            <w:szCs w:val="14"/>
                          </w:rPr>
                          <w:t>+ plugins)</w:t>
                        </w:r>
                      </w:p>
                    </w:txbxContent>
                  </v:textbox>
                </v:shape>
                <v:shape id="Cloud 166" o:spid="_x0000_s1109" style="position:absolute;left:9830;top:5925;width:14573;height:1136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NpcQA&#10;AADbAAAADwAAAGRycy9kb3ducmV2LnhtbESPQWsCMRSE74X+h/AKvdWspWpZjVJsC3sRWlfw+tw8&#10;dxeTlyVJ1/XfG6HgcZiZb5jFarBG9ORD61jBeJSBIK6cbrlWsCu/X95BhIis0TgmBRcKsFo+Piww&#10;1+7Mv9RvYy0ShEOOCpoYu1zKUDVkMYxcR5y8o/MWY5K+ltrjOcGtka9ZNpUWW04LDXa0bqg6bf+s&#10;gv2s/9rNzI952xTrrDqUn35alEo9Pw0fcxCRhngP/7cLrWAygdu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AzaX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2d2d2" strokecolor="#a5a5a5 [3206]" strokeweight=".5pt">
                  <v:fill color2="silver" rotate="t" colors="0 #d2d2d2;.5 #c8c8c8;1 silver" focus="100%" type="gradient">
                    <o:fill v:ext="view" type="gradientUnscaled"/>
                  </v:fill>
                  <v:stroke joinstyle="miter"/>
                  <v:formulas/>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892902847;2147483646,1120803953;2147483646,2147483646;2147483646,1594980997;2147483646,2147483646;2147483646,2147483646;2147483646,2147483646;2147483646,2147483646" o:connectangles="0,0,0,0,0,0,0,0,0,0,0,0,0,0,0,0,0,0,0,0,0,0" textboxrect="0,0,43200,43200"/>
                  <v:textbox>
                    <w:txbxContent>
                      <w:p w14:paraId="3349B184" w14:textId="77777777" w:rsidR="00FB5756" w:rsidRPr="006A2F0A" w:rsidRDefault="00FB5756" w:rsidP="00E7288B">
                        <w:pPr>
                          <w:jc w:val="center"/>
                          <w:rPr>
                            <w:sz w:val="14"/>
                          </w:rPr>
                        </w:pPr>
                        <w:r w:rsidRPr="006A2F0A">
                          <w:rPr>
                            <w:sz w:val="14"/>
                          </w:rPr>
                          <w:t>IPv6</w:t>
                        </w:r>
                        <w:r>
                          <w:rPr>
                            <w:sz w:val="14"/>
                          </w:rPr>
                          <w:t xml:space="preserve"> + IPv4</w:t>
                        </w:r>
                      </w:p>
                    </w:txbxContent>
                  </v:textbox>
                </v:shape>
                <v:shape id="Text Box 102" o:spid="_x0000_s1110" type="#_x0000_t202" style="position:absolute;left:15570;top:2121;width:6546;height:4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kHMUA&#10;AADbAAAADwAAAGRycy9kb3ducmV2LnhtbESPQWsCMRSE74L/IbxCL1KzFrr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WQcxQAAANsAAAAPAAAAAAAAAAAAAAAAAJgCAABkcnMv&#10;ZG93bnJldi54bWxQSwUGAAAAAAQABAD1AAAAigMAAAAA&#10;" filled="f" stroked="f" strokeweight=".5pt">
                  <v:textbox>
                    <w:txbxContent>
                      <w:p w14:paraId="08B41C16" w14:textId="77777777" w:rsidR="00FB5756" w:rsidRDefault="00FB5756" w:rsidP="00E7288B">
                        <w:r>
                          <w:t xml:space="preserve">Internet </w:t>
                        </w:r>
                      </w:p>
                      <w:p w14:paraId="00A63297" w14:textId="77777777" w:rsidR="00FB5756" w:rsidRDefault="00FB5756" w:rsidP="00E7288B">
                        <w:r>
                          <w:t>Core</w:t>
                        </w:r>
                      </w:p>
                    </w:txbxContent>
                  </v:textbox>
                </v:shape>
                <v:shape id="Text Box 102" o:spid="_x0000_s1111" type="#_x0000_t202" style="position:absolute;left:41891;top:254;width:13931;height:24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14:paraId="390D91B5" w14:textId="77777777" w:rsidR="00FB5756" w:rsidRPr="006A2F0A" w:rsidRDefault="00FB5756" w:rsidP="00E7288B">
                        <w:pPr>
                          <w:pStyle w:val="NormalWeb"/>
                          <w:rPr>
                            <w:sz w:val="18"/>
                            <w:szCs w:val="18"/>
                          </w:rPr>
                        </w:pPr>
                        <w:r w:rsidRPr="006A2F0A">
                          <w:rPr>
                            <w:rFonts w:ascii="Arial" w:hAnsi="Arial" w:cs="Arial"/>
                            <w:sz w:val="18"/>
                            <w:szCs w:val="18"/>
                          </w:rPr>
                          <w:t xml:space="preserve">IPv6 </w:t>
                        </w:r>
                        <w:r w:rsidRPr="006A2F0A">
                          <w:rPr>
                            <w:rFonts w:ascii="Arial" w:hAnsi="Arial" w:cs="Arial"/>
                            <w:sz w:val="20"/>
                            <w:szCs w:val="20"/>
                          </w:rPr>
                          <w:t>Sensor</w:t>
                        </w:r>
                        <w:r w:rsidRPr="006A2F0A">
                          <w:rPr>
                            <w:rFonts w:ascii="Arial" w:hAnsi="Arial" w:cs="Arial"/>
                            <w:sz w:val="18"/>
                            <w:szCs w:val="18"/>
                          </w:rPr>
                          <w:t xml:space="preserve"> Network</w:t>
                        </w:r>
                      </w:p>
                    </w:txbxContent>
                  </v:textbox>
                </v:shape>
                <v:shape id="Text Box 102" o:spid="_x0000_s1112" type="#_x0000_t202" style="position:absolute;left:45161;top:28994;width:12153;height:24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V9cIA&#10;AADbAAAADwAAAGRycy9kb3ducmV2LnhtbERPTWsCMRC9C/0PYQpeimYVl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lX1wgAAANsAAAAPAAAAAAAAAAAAAAAAAJgCAABkcnMvZG93&#10;bnJldi54bWxQSwUGAAAAAAQABAD1AAAAhwMAAAAA&#10;" filled="f" stroked="f" strokeweight=".5pt">
                  <v:textbox>
                    <w:txbxContent>
                      <w:p w14:paraId="65E424E7" w14:textId="77777777" w:rsidR="00FB5756" w:rsidRPr="00F80A9B" w:rsidRDefault="00FB5756" w:rsidP="00E7288B">
                        <w:pPr>
                          <w:pStyle w:val="NormalWeb"/>
                        </w:pPr>
                        <w:r w:rsidRPr="006A2F0A">
                          <w:rPr>
                            <w:rFonts w:ascii="Arial" w:hAnsi="Arial" w:cs="Arial"/>
                            <w:sz w:val="20"/>
                            <w:szCs w:val="20"/>
                          </w:rPr>
                          <w:t>Non</w:t>
                        </w:r>
                        <w:r w:rsidRPr="006A2F0A">
                          <w:rPr>
                            <w:rFonts w:ascii="Arial" w:hAnsi="Arial" w:cs="Arial"/>
                            <w:sz w:val="18"/>
                            <w:szCs w:val="18"/>
                          </w:rPr>
                          <w:t>-IPv6 Network</w:t>
                        </w:r>
                      </w:p>
                    </w:txbxContent>
                  </v:textbox>
                </v:shape>
                <v:shape id="Text Box 102" o:spid="_x0000_s1113" type="#_x0000_t202" style="position:absolute;left:28753;top:9563;width:8267;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545E6546" w14:textId="77777777" w:rsidR="00FB5756" w:rsidRDefault="00FB5756" w:rsidP="00E7288B">
                        <w:pPr>
                          <w:pStyle w:val="NormalWeb"/>
                          <w:rPr>
                            <w:rFonts w:ascii="Arial" w:hAnsi="Arial" w:cs="Arial"/>
                            <w:sz w:val="20"/>
                            <w:szCs w:val="20"/>
                          </w:rPr>
                        </w:pPr>
                        <w:r w:rsidRPr="006A2F0A">
                          <w:rPr>
                            <w:rFonts w:ascii="Arial" w:hAnsi="Arial" w:cs="Arial"/>
                            <w:sz w:val="20"/>
                            <w:szCs w:val="20"/>
                          </w:rPr>
                          <w:t xml:space="preserve">IPv6 Local </w:t>
                        </w:r>
                      </w:p>
                      <w:p w14:paraId="44600F03" w14:textId="77777777" w:rsidR="00FB5756" w:rsidRPr="00F80A9B" w:rsidRDefault="00FB5756" w:rsidP="00E7288B">
                        <w:pPr>
                          <w:pStyle w:val="NormalWeb"/>
                        </w:pPr>
                        <w:r w:rsidRPr="006A2F0A">
                          <w:rPr>
                            <w:rFonts w:ascii="Arial" w:hAnsi="Arial" w:cs="Arial"/>
                            <w:sz w:val="20"/>
                            <w:szCs w:val="20"/>
                          </w:rPr>
                          <w:t>Network</w:t>
                        </w:r>
                      </w:p>
                    </w:txbxContent>
                  </v:textbox>
                </v:shape>
                <v:oval id="Oval 103" o:spid="_x0000_s1114" style="position:absolute;left:4650;top:3551;width:829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fOsUA&#10;AADbAAAADwAAAGRycy9kb3ducmV2LnhtbESPT2vCQBTE7wW/w/IEb3WTHkRSVzGCxYOHVlPQ2zP7&#10;8gezb0N2jfHbdwuCx2FmfsMsVoNpRE+dqy0riKcRCOLc6ppLBdlx+z4H4TyyxsYyKXiQg9Vy9LbA&#10;RNs7/1B/8KUIEHYJKqi8bxMpXV6RQTe1LXHwCtsZ9EF2pdQd3gPcNPIjimbSYM1hocKWNhXl18PN&#10;KLjs++u5+Dql82wojtmjSH+/41SpyXhYf4LwNPhX+NneaQWzGP6/h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h86xQAAANsAAAAPAAAAAAAAAAAAAAAAAJgCAABkcnMv&#10;ZG93bnJldi54bWxQSwUGAAAAAAQABAD1AAAAigMAAAAA&#10;" fillcolor="#a8d08d [1945]" strokecolor="#5b9bd5 [3204]" strokeweight=".5pt">
                  <v:fill color2="#5b9bd5 [3204]" rotate="t" focus="100%" type="gradient">
                    <o:fill v:ext="view" type="gradientUnscaled"/>
                  </v:fill>
                  <v:stroke joinstyle="miter"/>
                  <v:textbox>
                    <w:txbxContent>
                      <w:p w14:paraId="34923636" w14:textId="77777777" w:rsidR="00FB5756" w:rsidRPr="006A2F0A" w:rsidRDefault="00FB5756" w:rsidP="00E7288B">
                        <w:pPr>
                          <w:rPr>
                            <w:sz w:val="12"/>
                            <w:szCs w:val="12"/>
                          </w:rPr>
                        </w:pPr>
                        <w:r>
                          <w:rPr>
                            <w:sz w:val="12"/>
                            <w:szCs w:val="12"/>
                          </w:rPr>
                          <w:t>User Interface</w:t>
                        </w:r>
                      </w:p>
                    </w:txbxContent>
                  </v:textbox>
                </v:oval>
                <v:oval id="Oval 170" o:spid="_x0000_s1115" style="position:absolute;left:1003;top:7358;width:8824;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BTcQA&#10;AADbAAAADwAAAGRycy9kb3ducmV2LnhtbESPT4vCMBTE7wt+h/AEb2uqB5FqFCsoe/CwqxX09mxe&#10;/2DzUppsrd9+syB4HGbmN8xy3ZtadNS6yrKCyTgCQZxZXXGhID3tPucgnEfWWFsmBU9ysF4NPpYY&#10;a/vgH+qOvhABwi5GBaX3TSyly0oy6Ma2IQ5ebluDPsi2kLrFR4CbWk6jaCYNVhwWSmxoW1J2P/4a&#10;BbdDd7/m+0syT/v8lD7z5Pw9SZQaDfvNAoSn3r/Dr/aXVjCbwv+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4gU3EAAAA2wAAAA8AAAAAAAAAAAAAAAAAmAIAAGRycy9k&#10;b3ducmV2LnhtbFBLBQYAAAAABAAEAPUAAACJAwAAAAA=&#10;" fillcolor="#a8d08d [1945]" strokecolor="#5b9bd5 [3204]" strokeweight=".5pt">
                  <v:fill color2="#5b9bd5 [3204]" rotate="t" focus="100%" type="gradient">
                    <o:fill v:ext="view" type="gradientUnscaled"/>
                  </v:fill>
                  <v:stroke joinstyle="miter"/>
                  <v:textbox>
                    <w:txbxContent>
                      <w:p w14:paraId="0DBA893E" w14:textId="77777777" w:rsidR="00FB5756" w:rsidRPr="00F80A9B" w:rsidRDefault="00FB5756" w:rsidP="00E7288B">
                        <w:pPr>
                          <w:pStyle w:val="NormalWeb"/>
                        </w:pPr>
                        <w:r w:rsidRPr="006A2F0A">
                          <w:rPr>
                            <w:rFonts w:ascii="Arial" w:hAnsi="Arial" w:cs="Arial"/>
                            <w:sz w:val="12"/>
                            <w:szCs w:val="12"/>
                          </w:rPr>
                          <w:t>Monitoring</w:t>
                        </w:r>
                      </w:p>
                    </w:txbxContent>
                  </v:textbox>
                </v:oval>
                <v:oval id="Oval 171" o:spid="_x0000_s1116" style="position:absolute;left:1007;top:11584;width:8820;height:3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k1sUA&#10;AADbAAAADwAAAGRycy9kb3ducmV2LnhtbESPT2vCQBTE7wW/w/KE3urGFkSiqxjB4sGD1Qh6e2Zf&#10;/mD2bciuMX77bqHgcZiZ3zDzZW9q0VHrKssKxqMIBHFmdcWFgvS4+ZiCcB5ZY22ZFDzJwXIxeJtj&#10;rO2Df6g7+EIECLsYFZTeN7GULivJoBvZhjh4uW0N+iDbQuoWHwFuavkZRRNpsOKwUGJD65Ky2+Fu&#10;FFx33e2Sf5+Tadrnx/SZJ6f9OFHqfdivZiA89f4V/m9vtYLJ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CTWxQAAANsAAAAPAAAAAAAAAAAAAAAAAJgCAABkcnMv&#10;ZG93bnJldi54bWxQSwUGAAAAAAQABAD1AAAAigMAAAAA&#10;" fillcolor="#a8d08d [1945]" strokecolor="#5b9bd5 [3204]" strokeweight=".5pt">
                  <v:fill color2="#5b9bd5 [3204]" rotate="t" focus="100%" type="gradient">
                    <o:fill v:ext="view" type="gradientUnscaled"/>
                  </v:fill>
                  <v:stroke joinstyle="miter"/>
                  <v:textbox>
                    <w:txbxContent>
                      <w:p w14:paraId="6D1074E2" w14:textId="77777777" w:rsidR="00FB5756" w:rsidRPr="00F80A9B" w:rsidRDefault="00FB5756" w:rsidP="00E7288B">
                        <w:pPr>
                          <w:pStyle w:val="NormalWeb"/>
                        </w:pPr>
                        <w:r w:rsidRPr="006A2F0A">
                          <w:rPr>
                            <w:rFonts w:ascii="Arial" w:hAnsi="Arial" w:cs="Arial"/>
                            <w:sz w:val="12"/>
                            <w:szCs w:val="12"/>
                          </w:rPr>
                          <w:t>Intrusion detection</w:t>
                        </w:r>
                      </w:p>
                    </w:txbxContent>
                  </v:textbox>
                </v:oval>
                <v:oval id="Oval 172" o:spid="_x0000_s1117" style="position:absolute;left:2658;top:15761;width:959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28osUA&#10;AADbAAAADwAAAGRycy9kb3ducmV2LnhtbESPT2vCQBTE7wW/w/KE3urGUkSiqxjB4sGD1Qh6e2Zf&#10;/mD2bciuMX77bqHgcZiZ3zDzZW9q0VHrKssKxqMIBHFmdcWFgvS4+ZiCcB5ZY22ZFDzJwXIxeJtj&#10;rO2Df6g7+EIECLsYFZTeN7GULivJoBvZhjh4uW0N+iDbQuoWHwFuavkZRRNpsOKwUGJD65Ky2+Fu&#10;FFx33e2Sf5+Tadrnx/SZJ6f9OFHqfdivZiA89f4V/m9vtYLJ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byixQAAANsAAAAPAAAAAAAAAAAAAAAAAJgCAABkcnMv&#10;ZG93bnJldi54bWxQSwUGAAAAAAQABAD1AAAAigMAAAAA&#10;" fillcolor="#a8d08d [1945]" strokecolor="#5b9bd5 [3204]" strokeweight=".5pt">
                  <v:fill color2="#5b9bd5 [3204]" rotate="t" focus="100%" type="gradient">
                    <o:fill v:ext="view" type="gradientUnscaled"/>
                  </v:fill>
                  <v:stroke joinstyle="miter"/>
                  <v:textbox>
                    <w:txbxContent>
                      <w:p w14:paraId="410FF9C6" w14:textId="77777777" w:rsidR="00FB5756" w:rsidRDefault="00FB5756" w:rsidP="00E7288B">
                        <w:pPr>
                          <w:pStyle w:val="NormalWeb"/>
                          <w:rPr>
                            <w:rFonts w:ascii="Arial" w:hAnsi="Arial" w:cs="Arial"/>
                            <w:sz w:val="12"/>
                            <w:szCs w:val="12"/>
                          </w:rPr>
                        </w:pPr>
                        <w:r>
                          <w:rPr>
                            <w:rFonts w:ascii="Arial" w:hAnsi="Arial" w:cs="Arial"/>
                            <w:sz w:val="12"/>
                            <w:szCs w:val="12"/>
                          </w:rPr>
                          <w:t xml:space="preserve">Private </w:t>
                        </w:r>
                      </w:p>
                      <w:p w14:paraId="1CEDF8E6" w14:textId="77777777" w:rsidR="00FB5756" w:rsidRPr="00F80A9B" w:rsidRDefault="00FB5756" w:rsidP="00E7288B">
                        <w:pPr>
                          <w:pStyle w:val="NormalWeb"/>
                        </w:pPr>
                        <w:r>
                          <w:rPr>
                            <w:rFonts w:ascii="Arial" w:hAnsi="Arial" w:cs="Arial"/>
                            <w:sz w:val="12"/>
                            <w:szCs w:val="12"/>
                          </w:rPr>
                          <w:t>VPN Service</w:t>
                        </w:r>
                      </w:p>
                    </w:txbxContent>
                  </v:textbox>
                </v:oval>
                <v:shape id="Text Box 102" o:spid="_x0000_s1118" type="#_x0000_t202" style="position:absolute;left:2654;width:7105;height:42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w1sUA&#10;AADbAAAADwAAAGRycy9kb3ducmV2LnhtbESPQWsCMRSE74L/IbxCL1KzFrr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zDWxQAAANsAAAAPAAAAAAAAAAAAAAAAAJgCAABkcnMv&#10;ZG93bnJldi54bWxQSwUGAAAAAAQABAD1AAAAigMAAAAA&#10;" filled="f" stroked="f" strokeweight=".5pt">
                  <v:textbox>
                    <w:txbxContent>
                      <w:p w14:paraId="6BEC8B48" w14:textId="77777777" w:rsidR="00FB5756" w:rsidRDefault="00FB5756" w:rsidP="00E7288B">
                        <w:pPr>
                          <w:pStyle w:val="NormalWeb"/>
                          <w:rPr>
                            <w:rFonts w:ascii="Arial" w:hAnsi="Arial" w:cs="Arial"/>
                            <w:sz w:val="20"/>
                            <w:szCs w:val="20"/>
                          </w:rPr>
                        </w:pPr>
                        <w:r w:rsidRPr="006A2F0A">
                          <w:rPr>
                            <w:rFonts w:ascii="Arial" w:hAnsi="Arial" w:cs="Arial"/>
                            <w:sz w:val="20"/>
                            <w:szCs w:val="20"/>
                          </w:rPr>
                          <w:t xml:space="preserve">Internet </w:t>
                        </w:r>
                      </w:p>
                      <w:p w14:paraId="6CA83460" w14:textId="77777777" w:rsidR="00FB5756" w:rsidRPr="00F80A9B" w:rsidRDefault="00FB5756" w:rsidP="00E7288B">
                        <w:pPr>
                          <w:pStyle w:val="NormalWeb"/>
                        </w:pPr>
                        <w:r w:rsidRPr="006A2F0A">
                          <w:rPr>
                            <w:rFonts w:ascii="Arial" w:hAnsi="Arial" w:cs="Arial"/>
                            <w:sz w:val="20"/>
                            <w:szCs w:val="20"/>
                          </w:rPr>
                          <w:t>Services</w:t>
                        </w:r>
                      </w:p>
                    </w:txbxContent>
                  </v:textbox>
                </v:shape>
                <v:shape id="Cube 174" o:spid="_x0000_s1119" type="#_x0000_t16" style="position:absolute;left:22730;top:13334;width:5339;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sGsQA&#10;AADbAAAADwAAAGRycy9kb3ducmV2LnhtbESPwWrDMBBE74X8g9hAb43chJjUjWIcQ6D0UBqnH7BY&#10;W9vUWjmS4jh/HxUKPQ4z84bZ5pPpxUjOd5YVPC8SEMS11R03Cr5Oh6cNCB+QNfaWScGNPOS72cMW&#10;M22vfKSxCo2IEPYZKmhDGDIpfd2SQb+wA3H0vq0zGKJ0jdQOrxFuerlMklQa7DgutDhQ2VL9U12M&#10;gvXne3F6wY+w2S/PznT7cn1cVUo9zqfiFUSgKfyH/9pvWkGawu+X+AP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2rBrEAAAA2w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14:paraId="4EC220AB" w14:textId="77777777" w:rsidR="00FB5756" w:rsidRPr="006A2F0A" w:rsidRDefault="00FB5756" w:rsidP="00E7288B">
                        <w:pPr>
                          <w:pStyle w:val="NormalWeb"/>
                          <w:jc w:val="center"/>
                          <w:rPr>
                            <w:sz w:val="20"/>
                          </w:rPr>
                        </w:pPr>
                        <w:r>
                          <w:rPr>
                            <w:rFonts w:ascii="Arial" w:hAnsi="Arial" w:cs="Arial"/>
                            <w:sz w:val="10"/>
                            <w:szCs w:val="14"/>
                          </w:rPr>
                          <w:t xml:space="preserve">SP CE </w:t>
                        </w:r>
                        <w:r w:rsidRPr="006A2F0A">
                          <w:rPr>
                            <w:rFonts w:ascii="Arial" w:hAnsi="Arial" w:cs="Arial"/>
                            <w:sz w:val="10"/>
                            <w:szCs w:val="14"/>
                          </w:rPr>
                          <w:t>Router</w:t>
                        </w:r>
                      </w:p>
                    </w:txbxContent>
                  </v:textbox>
                </v:shape>
                <v:oval id="Oval 259" o:spid="_x0000_s1120" style="position:absolute;left:10182;top:18629;width:8813;height:3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i1cUA&#10;AADbAAAADwAAAGRycy9kb3ducmV2LnhtbESPzWvCQBTE7wX/h+UJ3upGDyqpqzSC0oMHP1Job6/Z&#10;lw/Mvg3ZbYz/vSsIHoeZ+Q2zXPemFh21rrKsYDKOQBBnVldcKEjP2/cFCOeRNdaWScGNHKxXg7cl&#10;xtpe+UjdyRciQNjFqKD0vomldFlJBt3YNsTBy21r0AfZFlK3eA1wU8tpFM2kwYrDQokNbUrKLqd/&#10;o+Bv311+891Pskj7/Jze8uT7MEmUGg37zw8Qnnr/Cj/bX1rBbA6P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LVxQAAANsAAAAPAAAAAAAAAAAAAAAAAJgCAABkcnMv&#10;ZG93bnJldi54bWxQSwUGAAAAAAQABAD1AAAAigMAAAAA&#10;" fillcolor="#a8d08d [1945]" strokecolor="#5b9bd5 [3204]" strokeweight=".5pt">
                  <v:fill color2="#5b9bd5 [3204]" rotate="t" focus="100%" type="gradient">
                    <o:fill v:ext="view" type="gradientUnscaled"/>
                  </v:fill>
                  <v:stroke joinstyle="miter"/>
                  <v:textbox>
                    <w:txbxContent>
                      <w:p w14:paraId="36636195" w14:textId="77777777" w:rsidR="00FB5756" w:rsidRPr="00F80A9B" w:rsidRDefault="00FB5756" w:rsidP="00E7288B">
                        <w:pPr>
                          <w:pStyle w:val="NormalWeb"/>
                        </w:pPr>
                        <w:r>
                          <w:rPr>
                            <w:rFonts w:ascii="Arial" w:hAnsi="Arial" w:cs="Arial"/>
                            <w:sz w:val="12"/>
                            <w:szCs w:val="12"/>
                          </w:rPr>
                          <w:t>Private P</w:t>
                        </w:r>
                        <w:r w:rsidRPr="006A2F0A">
                          <w:rPr>
                            <w:rFonts w:ascii="Arial" w:hAnsi="Arial" w:cs="Arial"/>
                            <w:sz w:val="12"/>
                            <w:szCs w:val="12"/>
                          </w:rPr>
                          <w:t>roxy</w:t>
                        </w:r>
                      </w:p>
                    </w:txbxContent>
                  </v:textbox>
                </v:oval>
                <v:shape id="Cube 262" o:spid="_x0000_s1121" type="#_x0000_t16" style="position:absolute;left:23145;top:21559;width:6015;height:5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d88AA&#10;AADbAAAADwAAAGRycy9kb3ducmV2LnhtbERPzYrCMBC+C/sOYRa8abqK4nabigqCeFi0+gBDM7bF&#10;ZtJNota3N4cFjx/ff7bsTSvu5HxjWcHXOAFBXFrdcKXgfNqOFiB8QNbYWiYFT/KwzD8GGabaPvhI&#10;9yJUIoawT1FBHUKXSunLmgz6se2II3exzmCI0FVSO3zEcNPKSZLMpcGGY0ONHW1qKq/FzSiYHfar&#10;0zf+hsV68udMs97MjtNCqeFnv/oBEagPb/G/e6cVzOPY+CX+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Wd88AAAADbAAAADwAAAAAAAAAAAAAAAACYAgAAZHJzL2Rvd25y&#10;ZXYueG1sUEsFBgAAAAAEAAQA9QAAAIUDAAAAAA==&#10;" fillcolor="#d2d2d2" strokecolor="#a5a5a5 [3206]" strokeweight=".5pt">
                  <v:fill color2="silver" rotate="t" colors="0 #d2d2d2;.5 #c8c8c8;1 silver" focus="100%" type="gradient">
                    <o:fill v:ext="view" type="gradientUnscaled"/>
                  </v:fill>
                  <v:textbox>
                    <w:txbxContent>
                      <w:p w14:paraId="20FDE142" w14:textId="77777777" w:rsidR="00FB5756" w:rsidRPr="00153381" w:rsidRDefault="00FB5756" w:rsidP="00E7288B">
                        <w:pPr>
                          <w:pStyle w:val="NormalWeb"/>
                          <w:jc w:val="center"/>
                        </w:pPr>
                        <w:r w:rsidRPr="00153381">
                          <w:rPr>
                            <w:rFonts w:ascii="Arial" w:hAnsi="Arial" w:cs="Arial"/>
                            <w:sz w:val="10"/>
                            <w:szCs w:val="10"/>
                          </w:rPr>
                          <w:t>Smart</w:t>
                        </w:r>
                        <w:r>
                          <w:rPr>
                            <w:rFonts w:ascii="Arial" w:hAnsi="Arial" w:cs="Arial"/>
                            <w:sz w:val="10"/>
                            <w:szCs w:val="10"/>
                          </w:rPr>
                          <w:t xml:space="preserve"> </w:t>
                        </w:r>
                        <w:r w:rsidRPr="006A2F0A">
                          <w:rPr>
                            <w:rFonts w:ascii="Arial" w:hAnsi="Arial" w:cs="Arial"/>
                            <w:sz w:val="10"/>
                            <w:szCs w:val="10"/>
                          </w:rPr>
                          <w:t>Grid</w:t>
                        </w:r>
                        <w:r>
                          <w:rPr>
                            <w:rFonts w:ascii="Arial" w:hAnsi="Arial" w:cs="Arial"/>
                            <w:sz w:val="10"/>
                            <w:szCs w:val="10"/>
                          </w:rPr>
                          <w:t xml:space="preserve">) SP CE </w:t>
                        </w:r>
                        <w:r w:rsidRPr="006A2F0A">
                          <w:rPr>
                            <w:rFonts w:ascii="Arial" w:hAnsi="Arial" w:cs="Arial"/>
                            <w:sz w:val="10"/>
                            <w:szCs w:val="10"/>
                          </w:rPr>
                          <w:t>Router</w:t>
                        </w:r>
                      </w:p>
                    </w:txbxContent>
                  </v:textbox>
                </v:shape>
                <v:oval id="Oval 263" o:spid="_x0000_s1122" style="position:absolute;left:5103;top:27705;width:12590;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TPMUA&#10;AADbAAAADwAAAGRycy9kb3ducmV2LnhtbESPzWvCQBTE74L/w/IEb7rRg9jUVRpB6cGDHym0t9fs&#10;ywdm34bsNsb/3hUKHoeZ+Q2z2vSmFh21rrKsYDaNQBBnVldcKEgvu8kShPPIGmvLpOBODjbr4WCF&#10;sbY3PlF39oUIEHYxKii9b2IpXVaSQTe1DXHwctsa9EG2hdQt3gLc1HIeRQtpsOKwUGJD25Ky6/nP&#10;KPg9dNeffP+dLNM+v6T3PPk6zhKlxqP+4x2Ep96/wv/tT61g8QbPL+EH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BM8xQAAANsAAAAPAAAAAAAAAAAAAAAAAJgCAABkcnMv&#10;ZG93bnJldi54bWxQSwUGAAAAAAQABAD1AAAAigMAAAAA&#10;" fillcolor="#a8d08d [1945]" strokecolor="#5b9bd5 [3204]" strokeweight=".5pt">
                  <v:fill color2="#5b9bd5 [3204]" rotate="t" focus="100%" type="gradient">
                    <o:fill v:ext="view" type="gradientUnscaled"/>
                  </v:fill>
                  <v:stroke joinstyle="miter"/>
                  <v:textbox>
                    <w:txbxContent>
                      <w:p w14:paraId="074B9CF9" w14:textId="77777777" w:rsidR="00FB5756" w:rsidRPr="006A2F0A" w:rsidRDefault="00FB5756" w:rsidP="00E7288B">
                        <w:pPr>
                          <w:pStyle w:val="NormalWeb"/>
                          <w:jc w:val="center"/>
                          <w:rPr>
                            <w:rFonts w:ascii="Arial" w:hAnsi="Arial" w:cs="Arial"/>
                            <w:sz w:val="12"/>
                            <w:szCs w:val="12"/>
                          </w:rPr>
                        </w:pPr>
                        <w:r w:rsidRPr="006A2F0A">
                          <w:rPr>
                            <w:rFonts w:ascii="Arial" w:hAnsi="Arial" w:cs="Arial"/>
                            <w:sz w:val="12"/>
                            <w:szCs w:val="12"/>
                          </w:rPr>
                          <w:t>Smart Grid</w:t>
                        </w:r>
                      </w:p>
                      <w:p w14:paraId="7AD1B433" w14:textId="77777777" w:rsidR="00FB5756" w:rsidRPr="00153381" w:rsidRDefault="00FB5756" w:rsidP="00E7288B">
                        <w:pPr>
                          <w:pStyle w:val="NormalWeb"/>
                          <w:jc w:val="center"/>
                        </w:pPr>
                        <w:r w:rsidRPr="006A2F0A">
                          <w:rPr>
                            <w:rFonts w:ascii="Arial" w:hAnsi="Arial" w:cs="Arial"/>
                            <w:sz w:val="12"/>
                            <w:szCs w:val="12"/>
                          </w:rPr>
                          <w:t>(Energy segment)</w:t>
                        </w:r>
                      </w:p>
                    </w:txbxContent>
                  </v:textbox>
                </v:oval>
                <v:shape id="Cloud 264" o:spid="_x0000_s1123" style="position:absolute;left:16803;top:25416;width:7439;height:4870;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yXcEA&#10;AADbAAAADwAAAGRycy9kb3ducmV2LnhtbERPz2vCMBS+D/wfwhN2m+lkWKlGGbpBL4OtFbw+m2db&#10;TF5KktXuv18Ogx0/vt/b/WSNGMmH3rGC50UGgrhxuudWwal+f1qDCBFZo3FMCn4owH43e9hiod2d&#10;v2isYitSCIcCFXQxDoWUoenIYli4gThxV+ctxgR9K7XHewq3Ri6zbCUt9pwaOhzo0FFzq76tgnM+&#10;vp1y82lePspD1lzqo1+VtVKP8+l1AyLSFP/Ff+5SK8jT+vQl/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CMl3BAAAA2w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2d2d2" strokecolor="#a5a5a5 [3206]" strokeweight=".5pt">
                  <v:fill color2="silver" rotate="t" colors="0 #d2d2d2;.5 #c8c8c8;1 silver" focus="100%" type="gradient">
                    <o:fill v:ext="view" type="gradientUnscaled"/>
                  </v:fill>
                  <v:stroke joinstyle="miter"/>
                  <v:formulas/>
                  <v:path arrowok="t" o:connecttype="custom" o:connectlocs="412616602,422666025;189912538,409796864;609121197,563495484;511706441,569647221;1448774438,631165332;1390043464,603070255;2147483646,561105945;2147483646,591928740;2147483646,370626098;2147483646,485847478;2147483646,247912181;2147483646,291121445;2147483646,87610517;2147483646,108019630;2147483646,63810418;2147483646,37782439;1946678813,76211135;1978239770,53767708;1230905810,83832661;1345206493,105598446;362852275,254936263;342897605,232024393" o:connectangles="0,0,0,0,0,0,0,0,0,0,0,0,0,0,0,0,0,0,0,0,0,0" textboxrect="0,0,43200,43200"/>
                  <v:textbox>
                    <w:txbxContent>
                      <w:p w14:paraId="0F59B65F" w14:textId="77777777" w:rsidR="00FB5756" w:rsidRPr="00153381" w:rsidRDefault="00FB5756" w:rsidP="00E7288B">
                        <w:pPr>
                          <w:pStyle w:val="NormalWeb"/>
                          <w:jc w:val="center"/>
                        </w:pPr>
                        <w:r w:rsidRPr="006A2F0A">
                          <w:rPr>
                            <w:rFonts w:ascii="Arial" w:hAnsi="Arial" w:cs="Arial"/>
                            <w:sz w:val="14"/>
                            <w:szCs w:val="14"/>
                          </w:rPr>
                          <w:t>Power Grid</w:t>
                        </w:r>
                      </w:p>
                    </w:txbxContent>
                  </v:textbox>
                </v:shape>
                <v:oval id="Oval 260" o:spid="_x0000_s1124" style="position:absolute;left:33963;top:14672;width:1356;height:1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szMIA&#10;AADbAAAADwAAAGRycy9kb3ducmV2LnhtbESPzWrDMBCE74W8g9hAb43sHPrjRAmhUPChhNbNAyzW&#10;xhaxdh1LSey3rwKFHoeZ+YZZb0ffqSsNwQkbyBcZKOJarOPGwOHn4+kVVIjIFjthMjBRgO1m9rDG&#10;wsqNv+laxUYlCIcCDbQx9oXWoW7JY1hIT5y8owweY5JDo+2AtwT3nV5m2bP26DgttNjTe0v1qbp4&#10;A6e3sj9nQgf53FvnokxfNjhjHufjbgUq0hj/w3/t0hp4yeH+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CzMwgAAANsAAAAPAAAAAAAAAAAAAAAAAJgCAABkcnMvZG93&#10;bnJldi54bWxQSwUGAAAAAAQABAD1AAAAhwMAAAAA&#10;" fillcolor="#70ad47 [3209]" strokecolor="#375623 [1609]" strokeweight="1pt">
                  <v:stroke joinstyle="miter"/>
                </v:oval>
                <v:oval id="Oval 288" o:spid="_x0000_s1125" style="position:absolute;left:35929;top:16568;width:1352;height: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yu8IA&#10;AADbAAAADwAAAGRycy9kb3ducmV2LnhtbESPzWrDMBCE74W8g9hAb40cH/rjRAkhEPChlDbNAyzW&#10;xhaxdh1LsZ23rwqFHoeZ+YZZbyffqoH64IQNLBcZKOJKrOPawOn78PQKKkRki60wGbhTgO1m9rDG&#10;wsrIXzQcY60ShEOBBpoYu0LrUDXkMSykI07eWXqPMcm+1rbHMcF9q/Mse9YeHaeFBjvaN1Rdjjdv&#10;4PJWdtdM6CTvH9a5KPdPG5wxj/NptwIVaYr/4b92aQ285PD7Jf0A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rK7wgAAANsAAAAPAAAAAAAAAAAAAAAAAJgCAABkcnMvZG93&#10;bnJldi54bWxQSwUGAAAAAAQABAD1AAAAhwMAAAAA&#10;" fillcolor="#70ad47 [3209]" strokecolor="#375623 [1609]" strokeweight="1pt">
                  <v:stroke joinstyle="miter"/>
                  <v:textbox>
                    <w:txbxContent>
                      <w:p w14:paraId="08C477BF" w14:textId="77777777" w:rsidR="00FB5756" w:rsidRDefault="00FB5756" w:rsidP="00E7288B"/>
                    </w:txbxContent>
                  </v:textbox>
                </v:oval>
                <v:oval id="Oval 289" o:spid="_x0000_s1126" style="position:absolute;left:34776;top:19193;width:1346;height:1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XIMEA&#10;AADbAAAADwAAAGRycy9kb3ducmV2LnhtbESPUWvCQBCE34X+h2MLvulFhdZGTylCwQcpNvoDltw2&#10;Ocztprmrxn/vCYKPw8x8wyzXvW/UmbrghA1Mxhko4lKs48rA8fA1moMKEdliI0wGrhRgvXoZLDG3&#10;cuEfOhexUgnCIUcDdYxtrnUoa/IYxtISJ+9XOo8xya7StsNLgvtGT7PsTXt0nBZqbGlTU3kq/r2B&#10;08e2/cuEjrL7ts5Fue5tcMYMX/vPBahIfXyGH+2tNfA+g/uX9AP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yFyDBAAAA2wAAAA8AAAAAAAAAAAAAAAAAmAIAAGRycy9kb3du&#10;cmV2LnhtbFBLBQYAAAAABAAEAPUAAACGAwAAAAA=&#10;" fillcolor="#70ad47 [3209]" strokecolor="#375623 [1609]" strokeweight="1pt">
                  <v:stroke joinstyle="miter"/>
                  <v:textbox>
                    <w:txbxContent>
                      <w:p w14:paraId="52ACE6A1" w14:textId="77777777" w:rsidR="00FB5756" w:rsidRDefault="00FB5756" w:rsidP="00E7288B">
                        <w:pPr>
                          <w:pStyle w:val="NormalWeb"/>
                        </w:pPr>
                        <w:r>
                          <w:rPr>
                            <w:rFonts w:ascii="Arial" w:hAnsi="Arial" w:cs="Arial"/>
                            <w:sz w:val="20"/>
                            <w:szCs w:val="20"/>
                          </w:rPr>
                          <w:t> </w:t>
                        </w:r>
                      </w:p>
                    </w:txbxContent>
                  </v:textbox>
                </v:oval>
                <v:group id="Group 66" o:spid="_x0000_s1127" style="position:absolute;left:1895;top:37063;width:13798;height:7520" coordsize="13802,7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Text Box 2" o:spid="_x0000_s1128" type="#_x0000_t202" style="position:absolute;width:13802;height:7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h1cUA&#10;AADbAAAADwAAAGRycy9kb3ducmV2LnhtbESPT2sCMRTE7wW/Q3iCF9FsC626GmUrFj20B//g+bl5&#10;7q7dvCxJ1O23b4RCj8PM/IaZLVpTixs5X1lW8DxMQBDnVldcKDjsPwZjED4ga6wtk4If8rCYd55m&#10;mGp75y3ddqEQEcI+RQVlCE0qpc9LMuiHtiGO3tk6gyFKV0jt8B7hppYvSfImDVYcF0psaFlS/r27&#10;GgXrYtn/yt4nl9Bf8+fRZKvk5FZK9bptNgURqA3/4b/2RisYvcLj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eHVxQAAANsAAAAPAAAAAAAAAAAAAAAAAJgCAABkcnMv&#10;ZG93bnJldi54bWxQSwUGAAAAAAQABAD1AAAAigMAAAAA&#10;" fillcolor="white [3201]" strokecolor="black [3213]" strokeweight=".25pt">
                    <v:stroke dashstyle="dash"/>
                    <v:textbox>
                      <w:txbxContent>
                        <w:p w14:paraId="1E834C92" w14:textId="77777777" w:rsidR="00FB5756" w:rsidRDefault="00FB5756" w:rsidP="00E22B25">
                          <w:pPr>
                            <w:pStyle w:val="NormalWeb"/>
                          </w:pPr>
                          <w:r>
                            <w:rPr>
                              <w:rFonts w:ascii="Arial" w:hAnsi="Arial" w:cs="Arial"/>
                              <w:b/>
                              <w:bCs/>
                              <w:sz w:val="14"/>
                              <w:szCs w:val="14"/>
                              <w:u w:val="single"/>
                            </w:rPr>
                            <w:t>Legend</w:t>
                          </w:r>
                          <w:r>
                            <w:rPr>
                              <w:rFonts w:ascii="Arial" w:hAnsi="Arial" w:cs="Arial"/>
                              <w:sz w:val="14"/>
                              <w:szCs w:val="14"/>
                            </w:rPr>
                            <w:t>:</w:t>
                          </w:r>
                        </w:p>
                        <w:p w14:paraId="2E1D2FC4" w14:textId="77777777" w:rsidR="00FB5756" w:rsidRDefault="00FB5756" w:rsidP="00E22B25">
                          <w:pPr>
                            <w:pStyle w:val="NormalWeb"/>
                            <w:ind w:left="720"/>
                          </w:pPr>
                          <w:r>
                            <w:rPr>
                              <w:rFonts w:ascii="Arial" w:hAnsi="Arial" w:cs="Arial"/>
                              <w:color w:val="008080"/>
                              <w:sz w:val="14"/>
                              <w:szCs w:val="14"/>
                              <w:u w:val="single"/>
                            </w:rPr>
                            <w:t> </w:t>
                          </w:r>
                        </w:p>
                        <w:p w14:paraId="30BE4AEB" w14:textId="77777777" w:rsidR="00FB5756" w:rsidRDefault="00FB5756" w:rsidP="00E22B25">
                          <w:pPr>
                            <w:pStyle w:val="NormalWeb"/>
                            <w:ind w:left="720"/>
                          </w:pPr>
                          <w:r>
                            <w:rPr>
                              <w:rFonts w:ascii="Arial" w:hAnsi="Arial" w:cs="Arial"/>
                              <w:sz w:val="14"/>
                              <w:szCs w:val="14"/>
                            </w:rPr>
                            <w:t>OCF</w:t>
                          </w:r>
                        </w:p>
                        <w:p w14:paraId="0F4CF59C" w14:textId="77777777" w:rsidR="00FB5756" w:rsidRDefault="00FB5756" w:rsidP="00E22B25">
                          <w:pPr>
                            <w:pStyle w:val="NormalWeb"/>
                            <w:ind w:left="720"/>
                          </w:pPr>
                          <w:r>
                            <w:rPr>
                              <w:rFonts w:ascii="Arial" w:hAnsi="Arial" w:cs="Arial"/>
                              <w:sz w:val="14"/>
                              <w:szCs w:val="14"/>
                            </w:rPr>
                            <w:t>OCF aware</w:t>
                          </w:r>
                        </w:p>
                        <w:p w14:paraId="16772C27" w14:textId="77777777" w:rsidR="00FB5756" w:rsidRDefault="00FB5756" w:rsidP="00E22B25">
                          <w:pPr>
                            <w:pStyle w:val="NormalWeb"/>
                            <w:ind w:firstLine="720"/>
                          </w:pPr>
                          <w:r>
                            <w:rPr>
                              <w:rFonts w:ascii="Arial" w:hAnsi="Arial" w:cs="Arial"/>
                              <w:sz w:val="14"/>
                              <w:szCs w:val="14"/>
                            </w:rPr>
                            <w:t>OCF plugged-in</w:t>
                          </w:r>
                        </w:p>
                        <w:p w14:paraId="74E59CC5" w14:textId="77777777" w:rsidR="00FB5756" w:rsidRDefault="00FB5756" w:rsidP="00E22B25">
                          <w:pPr>
                            <w:pStyle w:val="NormalWeb"/>
                            <w:ind w:firstLine="720"/>
                          </w:pPr>
                          <w:r>
                            <w:rPr>
                              <w:rFonts w:ascii="Arial" w:hAnsi="Arial" w:cs="Arial"/>
                              <w:color w:val="008080"/>
                              <w:sz w:val="14"/>
                              <w:szCs w:val="14"/>
                              <w:u w:val="single"/>
                            </w:rPr>
                            <w:t>Infrastructure</w:t>
                          </w:r>
                        </w:p>
                      </w:txbxContent>
                    </v:textbox>
                  </v:shape>
                  <v:rect id="Rectangle 68" o:spid="_x0000_s1129" style="position:absolute;left:593;top:2361;width:4517;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hF3sEA&#10;AADbAAAADwAAAGRycy9kb3ducmV2LnhtbESPwW7CMBBE75X6D9ZW6q1x2kNAAYOgUkWvBD5gFS9J&#10;IF5HtgH773GlShxHM/NGs1xHM4obOT9YVvBZlCCIW6sH7hQcDz8fcxA+IGscLZOCRB7Wq9eXJdba&#10;3nlPtyZ0IkPY16igD2GqpfRtTwZ9YSfi7J2sMxiydJ3UDu8Zbkb5VZaVNDhwXuhxou+e2ktzNQqm&#10;eDjvY7V121FeU3PcpTRvk1Lvb3GzABEohmf4v/2rFcwq+PuSf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d7BAAAA2wAAAA8AAAAAAAAAAAAAAAAAmAIAAGRycy9kb3du&#10;cmV2LnhtbFBLBQYAAAAABAAEAPUAAACGAwAAAAA=&#10;" fillcolor="#b5d5a7" strokecolor="#70ad47 [3209]" strokeweight=".5pt">
                    <v:fill color2="#9cca86" rotate="t" colors="0 #b5d5a7;.5 #aace99;1 #9cca86" focus="100%" type="gradient">
                      <o:fill v:ext="view" type="gradientUnscaled"/>
                    </v:fill>
                  </v:rect>
                  <v:rect id="Rectangle 69" o:spid="_x0000_s1130" style="position:absolute;left:595;top:3476;width:4515;height: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DSsIA&#10;AADbAAAADwAAAGRycy9kb3ducmV2LnhtbESP0YrCMBRE34X9h3AXfNNUBZVqFNdlUR8ErX7Apbm2&#10;xeamNNma/fuNIPg4zMwZZrkOphYdta6yrGA0TEAQ51ZXXCi4Xn4GcxDOI2usLZOCP3KwXn30lphq&#10;++AzdZkvRISwS1FB6X2TSunykgy6oW2Io3ezrUEfZVtI3eIjwk0tx0kylQYrjgslNrQtKb9nv0bB&#10;yYbJPtm5ezM+ZN31uAvfW/elVP8zbBYgPAX/Dr/ae61gNoP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9ENKwgAAANsAAAAPAAAAAAAAAAAAAAAAAJgCAABkcnMvZG93&#10;bnJldi54bWxQSwUGAAAAAAQABAD1AAAAhwMAAAAA&#10;" fillcolor="#a8d08d [1945]" strokecolor="#5b9bd5 [3204]" strokeweight=".5pt">
                    <v:fill color2="#5b9bd5 [3204]" rotate="t" angle="90" focus="100%" type="gradient"/>
                    <v:textbox>
                      <w:txbxContent>
                        <w:p w14:paraId="79DC8397" w14:textId="77777777" w:rsidR="00FB5756" w:rsidRDefault="00FB5756" w:rsidP="00E22B25">
                          <w:pPr>
                            <w:pStyle w:val="NormalWeb"/>
                          </w:pPr>
                          <w:r>
                            <w:rPr>
                              <w:rFonts w:ascii="Arial" w:hAnsi="Arial" w:cs="Arial"/>
                              <w:sz w:val="20"/>
                              <w:szCs w:val="20"/>
                            </w:rPr>
                            <w:t> </w:t>
                          </w:r>
                        </w:p>
                      </w:txbxContent>
                    </v:textbox>
                  </v:rect>
                  <v:rect id="Rectangle 70" o:spid="_x0000_s1131" style="position:absolute;left:601;top:4613;width:4509;height: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C+78A&#10;AADbAAAADwAAAGRycy9kb3ducmV2LnhtbERPy2oCMRTdC/5DuEJ3mrELLVOj+KBQqEK1/YDL5DqJ&#10;TW6GSeqMf28WgsvDeS9WvXfiSm20gRVMJwUI4ipoy7WC35+P8RuImJA1usCk4EYRVsvhYIGlDh0f&#10;6XpKtcghHEtUYFJqSiljZchjnISGOHPn0HpMGba11C12Odw7+VoUM+nRcm4w2NDWUPV3+vcKzujI&#10;dd+7y5e9xEO0+81+tjNKvYz69TuIRH16ih/uT61gnsfmL/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dsL7vwAAANsAAAAPAAAAAAAAAAAAAAAAAJgCAABkcnMvZG93bnJl&#10;di54bWxQSwUGAAAAAAQABAD1AAAAhAMAAAAA&#10;" fillcolor="#b1cbe9" strokecolor="#5b9bd5 [3204]" strokeweight=".5pt">
                    <v:fill color2="#92b9e4" rotate="t" colors="0 #b1cbe9;.5 #a3c1e5;1 #92b9e4" focus="100%" type="gradient">
                      <o:fill v:ext="view" type="gradientUnscaled"/>
                    </v:fill>
                    <v:textbox>
                      <w:txbxContent>
                        <w:p w14:paraId="7598AD9C" w14:textId="77777777" w:rsidR="00FB5756" w:rsidRDefault="00FB5756" w:rsidP="00E22B25">
                          <w:pPr>
                            <w:pStyle w:val="NormalWeb"/>
                          </w:pPr>
                          <w:r>
                            <w:rPr>
                              <w:rFonts w:ascii="Arial" w:hAnsi="Arial" w:cs="Arial"/>
                              <w:sz w:val="20"/>
                              <w:szCs w:val="20"/>
                            </w:rPr>
                            <w:t> </w:t>
                          </w:r>
                        </w:p>
                      </w:txbxContent>
                    </v:textbox>
                  </v:rect>
                  <v:rect id="Rectangle 71" o:spid="_x0000_s1132" style="position:absolute;left:601;top:5765;width:4509;height: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Ne8UA&#10;AADbAAAADwAAAGRycy9kb3ducmV2LnhtbESPT2sCMRTE74V+h/AKvRTNWop/VqOIpdCDF1cv3p6b&#10;525s8rJuUt1++0YQPA4z8xtmtuicFRdqg/GsYNDPQBCXXhuuFOy2X70xiBCRNVrPpOCPAizmz08z&#10;zLW/8oYuRaxEgnDIUUEdY5NLGcqaHIa+b4iTd/Stw5hkW0nd4jXBnZXvWTaUDg2nhRobWtVU/hS/&#10;TsFpeDiX9nPp3gb7tfkojivrzkap15duOQURqYuP8L39rRWMJnD7kn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Q17xQAAANsAAAAPAAAAAAAAAAAAAAAAAJgCAABkcnMv&#10;ZG93bnJldi54bWxQSwUGAAAAAAQABAD1AAAAigMAAAAA&#10;" fillcolor="#d2d2d2" strokecolor="#a5a5a5 [3206]" strokeweight=".5pt">
                    <v:fill color2="silver" rotate="t" colors="0 #d2d2d2;.5 #c8c8c8;1 silver" focus="100%" type="gradient">
                      <o:fill v:ext="view" type="gradientUnscaled"/>
                    </v:fill>
                    <v:textbox>
                      <w:txbxContent>
                        <w:p w14:paraId="7A94D6D8" w14:textId="77777777" w:rsidR="00FB5756" w:rsidRDefault="00FB5756" w:rsidP="00E22B25">
                          <w:pPr>
                            <w:pStyle w:val="NormalWeb"/>
                          </w:pPr>
                          <w:r>
                            <w:rPr>
                              <w:rFonts w:ascii="Arial" w:hAnsi="Arial" w:cs="Arial"/>
                              <w:sz w:val="20"/>
                              <w:szCs w:val="20"/>
                            </w:rPr>
                            <w:t> </w:t>
                          </w:r>
                        </w:p>
                      </w:txbxContent>
                    </v:textbox>
                  </v:rect>
                </v:group>
                <w10:anchorlock/>
              </v:group>
            </w:pict>
          </mc:Fallback>
        </mc:AlternateContent>
      </w:r>
    </w:p>
    <w:p w14:paraId="5D7FC94D" w14:textId="77777777" w:rsidR="00E7288B" w:rsidRDefault="00E7288B" w:rsidP="00E7288B">
      <w:pPr>
        <w:pStyle w:val="FIGURE-title"/>
      </w:pPr>
      <w:bookmarkStart w:id="11643" w:name="_Ref416211297"/>
      <w:bookmarkStart w:id="11644" w:name="_Toc509367528"/>
      <w:r>
        <w:t xml:space="preserve">Figure </w:t>
      </w:r>
      <w:r w:rsidR="00194F1E">
        <w:fldChar w:fldCharType="begin"/>
      </w:r>
      <w:r w:rsidR="007B07C5">
        <w:instrText xml:space="preserve"> SEQ Figure \* ARABIC </w:instrText>
      </w:r>
      <w:r w:rsidR="00194F1E">
        <w:fldChar w:fldCharType="separate"/>
      </w:r>
      <w:r w:rsidR="00370B4E">
        <w:rPr>
          <w:noProof/>
        </w:rPr>
        <w:t>13</w:t>
      </w:r>
      <w:r w:rsidR="00194F1E">
        <w:rPr>
          <w:noProof/>
        </w:rPr>
        <w:fldChar w:fldCharType="end"/>
      </w:r>
      <w:bookmarkEnd w:id="11643"/>
      <w:r>
        <w:t>.</w:t>
      </w:r>
      <w:r>
        <w:rPr>
          <w:rFonts w:hint="eastAsia"/>
        </w:rPr>
        <w:t xml:space="preserve"> </w:t>
      </w:r>
      <w:r w:rsidRPr="00E7288B">
        <w:t>High Level Network &amp; Connectivity Architecture</w:t>
      </w:r>
      <w:bookmarkEnd w:id="11644"/>
    </w:p>
    <w:p w14:paraId="0A5A782D" w14:textId="77777777" w:rsidR="00B40BC1" w:rsidRPr="003E6127" w:rsidRDefault="00B40BC1" w:rsidP="00B23B9B">
      <w:pPr>
        <w:pStyle w:val="PARAGRAPH"/>
      </w:pPr>
      <w:r w:rsidRPr="003E6127">
        <w:t xml:space="preserve">In terms of </w:t>
      </w:r>
      <w:r w:rsidR="00724155">
        <w:fldChar w:fldCharType="begin"/>
      </w:r>
      <w:r w:rsidR="00724155">
        <w:instrText xml:space="preserve"> REF ref_RFC_6434 \h </w:instrText>
      </w:r>
      <w:r w:rsidR="00724155">
        <w:fldChar w:fldCharType="separate"/>
      </w:r>
      <w:r w:rsidR="00370B4E" w:rsidRPr="00952D86">
        <w:rPr>
          <w:rStyle w:val="Hyperlink"/>
          <w:rFonts w:eastAsiaTheme="minorEastAsia"/>
          <w:color w:val="auto"/>
          <w:u w:val="none"/>
          <w:lang w:eastAsia="ko-KR"/>
        </w:rPr>
        <w:t>IETF RFC 6434</w:t>
      </w:r>
      <w:r w:rsidR="00724155">
        <w:fldChar w:fldCharType="end"/>
      </w:r>
      <w:r w:rsidRPr="003E6127">
        <w:t>, IPv6 nodes assume either a router or host role. Nodes may further implement various specializations of those roles:</w:t>
      </w:r>
    </w:p>
    <w:p w14:paraId="4BC10AB9" w14:textId="77777777" w:rsidR="00B40BC1" w:rsidRPr="003E6127" w:rsidRDefault="00B40BC1" w:rsidP="00B23B9B">
      <w:pPr>
        <w:pStyle w:val="ListBullet"/>
      </w:pPr>
      <w:r w:rsidRPr="003E6127">
        <w:lastRenderedPageBreak/>
        <w:t xml:space="preserve">A Router may implement Customer Edge Router capabilities as defined in </w:t>
      </w:r>
      <w:r w:rsidR="00724155">
        <w:fldChar w:fldCharType="begin"/>
      </w:r>
      <w:r w:rsidR="00724155">
        <w:instrText xml:space="preserve"> REF ref_RFC_7084 \h </w:instrText>
      </w:r>
      <w:r w:rsidR="00724155">
        <w:fldChar w:fldCharType="separate"/>
      </w:r>
      <w:r w:rsidR="00370B4E">
        <w:rPr>
          <w:rStyle w:val="Hyperlink"/>
          <w:color w:val="auto"/>
          <w:u w:val="none"/>
        </w:rPr>
        <w:t>IETF RFC 7084</w:t>
      </w:r>
      <w:r w:rsidR="00724155">
        <w:fldChar w:fldCharType="end"/>
      </w:r>
      <w:r w:rsidRPr="003E6127">
        <w:t>.</w:t>
      </w:r>
    </w:p>
    <w:p w14:paraId="47C533C6" w14:textId="77777777" w:rsidR="00B40BC1" w:rsidRPr="003E6127" w:rsidRDefault="00B40BC1" w:rsidP="00B23B9B">
      <w:pPr>
        <w:pStyle w:val="ListBullet"/>
      </w:pPr>
      <w:r w:rsidRPr="003E6127">
        <w:t xml:space="preserve">Nodes limited in processing power, memory, non-volatile storage or transmission capacity requires special IP adaptation layers (6LoWPAN) and/or dedicated routing protocols (RPL). Examples include </w:t>
      </w:r>
      <w:r w:rsidR="003E6127" w:rsidRPr="003E6127">
        <w:t>devices transmitting</w:t>
      </w:r>
      <w:r w:rsidRPr="003E6127">
        <w:t xml:space="preserve"> over low power physical layer like IEEE 802.14.5, ITU G9959, Bluetooth Low Energy, DECT Ultra Low Energy, </w:t>
      </w:r>
      <w:r w:rsidR="00966C25" w:rsidRPr="003E6127">
        <w:t>and Near</w:t>
      </w:r>
      <w:r w:rsidRPr="003E6127">
        <w:t xml:space="preserve"> Field Communication (NFC</w:t>
      </w:r>
      <w:r w:rsidR="00724155" w:rsidRPr="003E6127">
        <w:t>)</w:t>
      </w:r>
      <w:r w:rsidR="00724155">
        <w:t>.</w:t>
      </w:r>
    </w:p>
    <w:p w14:paraId="7360013A" w14:textId="77777777" w:rsidR="006D5FDE" w:rsidRDefault="00B40BC1" w:rsidP="007C786C">
      <w:pPr>
        <w:pStyle w:val="ListBullet"/>
      </w:pPr>
      <w:r>
        <w:t>A node may translate and route messaging between IPv6 and non-IPv6 networks.</w:t>
      </w:r>
    </w:p>
    <w:p w14:paraId="451C0728" w14:textId="77777777" w:rsidR="00EF66FE" w:rsidRDefault="00ED5E2C" w:rsidP="00F92D1D">
      <w:pPr>
        <w:pStyle w:val="Heading2"/>
      </w:pPr>
      <w:bookmarkStart w:id="11645" w:name="_Toc509367197"/>
      <w:r>
        <w:t xml:space="preserve">IPv6 </w:t>
      </w:r>
      <w:r w:rsidR="00084131">
        <w:t>n</w:t>
      </w:r>
      <w:r w:rsidR="00EF66FE">
        <w:t xml:space="preserve">etwork </w:t>
      </w:r>
      <w:r w:rsidR="00084131">
        <w:t>l</w:t>
      </w:r>
      <w:r w:rsidR="00EF66FE">
        <w:t>ayer</w:t>
      </w:r>
      <w:r>
        <w:t xml:space="preserve"> requirements</w:t>
      </w:r>
      <w:bookmarkEnd w:id="11645"/>
    </w:p>
    <w:p w14:paraId="5F4B5163" w14:textId="77777777" w:rsidR="00084131" w:rsidRDefault="00084131" w:rsidP="00F92D1D">
      <w:pPr>
        <w:pStyle w:val="Heading3"/>
      </w:pPr>
      <w:bookmarkStart w:id="11646" w:name="_Toc509367198"/>
      <w:r>
        <w:t>Introduction</w:t>
      </w:r>
      <w:bookmarkEnd w:id="11646"/>
    </w:p>
    <w:p w14:paraId="677E2438" w14:textId="77777777" w:rsidR="00084131" w:rsidRDefault="00084131" w:rsidP="00084131">
      <w:pPr>
        <w:pStyle w:val="PARAGRAPH"/>
      </w:pPr>
      <w:r>
        <w:t>Projections indicate that many 10s of billions of new IoT endpoints and related services will be brought online in the next few years. These endpoint’s capabilities will span from battery powered nodes with limited compute, storage, and bandwidth to more richly resourced devices operating over Ethernet and WiFi links.</w:t>
      </w:r>
    </w:p>
    <w:p w14:paraId="6D406FB4" w14:textId="77777777" w:rsidR="00084131" w:rsidRDefault="00084131" w:rsidP="00084131">
      <w:pPr>
        <w:pStyle w:val="PARAGRAPH"/>
      </w:pPr>
      <w:r>
        <w:t xml:space="preserve">Internet Protocol version 4 (IPv4), deployed some 30 years ago, has matured to support a wide variety of applications such as Web browsing, email, voice, video, and critical system monitoring and control.  However, the capabilities of IPv4 are at the point of exhaustion, not the least of which is that available address space has been consumed. </w:t>
      </w:r>
    </w:p>
    <w:p w14:paraId="5C0A33CA" w14:textId="77777777" w:rsidR="00084131" w:rsidRDefault="00084131" w:rsidP="00084131">
      <w:pPr>
        <w:pStyle w:val="PARAGRAPH"/>
      </w:pPr>
      <w:r>
        <w:t xml:space="preserve">The IETF long ago saw the need for a successor to IPv4, thus the development of IPv6. </w:t>
      </w:r>
      <w:r w:rsidR="00DF07AA">
        <w:t>OCF</w:t>
      </w:r>
      <w:r>
        <w:t xml:space="preserve"> recommends IPv6 at the network layer. Amongst the reasons for IPv6 recommendations are:</w:t>
      </w:r>
    </w:p>
    <w:p w14:paraId="0E71BFB3" w14:textId="77777777" w:rsidR="00084131" w:rsidRDefault="00084131" w:rsidP="00084131">
      <w:pPr>
        <w:pStyle w:val="ListBullet"/>
      </w:pPr>
      <w:r>
        <w:t>Larger address space.  Side-effect: greatly reduce the need for NATs.</w:t>
      </w:r>
    </w:p>
    <w:p w14:paraId="3CD3FE69" w14:textId="77777777" w:rsidR="00084131" w:rsidRDefault="00084131" w:rsidP="00084131">
      <w:pPr>
        <w:pStyle w:val="ListBullet"/>
      </w:pPr>
      <w:r>
        <w:t>More flexible addressing architecture.  Multiple addresses and types per interface: Link-local, ULA, GUA, variously scoped Multicast addresses, etc.  Better ability to support multi-homed networks, better re-numbering capability, etc.</w:t>
      </w:r>
    </w:p>
    <w:p w14:paraId="2BD3C774" w14:textId="77777777" w:rsidR="00084131" w:rsidRDefault="00084131" w:rsidP="00084131">
      <w:pPr>
        <w:pStyle w:val="ListBullet"/>
      </w:pPr>
      <w:r>
        <w:t>More capable auto configuration capabilities: DHCPv6, SLAAC, Router Discovery, etc.</w:t>
      </w:r>
    </w:p>
    <w:p w14:paraId="769787A7" w14:textId="77777777" w:rsidR="00084131" w:rsidRDefault="00084131" w:rsidP="00084131">
      <w:pPr>
        <w:pStyle w:val="ListBullet"/>
      </w:pPr>
      <w:r>
        <w:t>Technologies enabling IP connectivity on constrained nodes are based upon IPv6.</w:t>
      </w:r>
    </w:p>
    <w:p w14:paraId="2E3BFBB1" w14:textId="77777777" w:rsidR="00084131" w:rsidRDefault="00084131" w:rsidP="00084131">
      <w:pPr>
        <w:pStyle w:val="ListBullet"/>
      </w:pPr>
      <w:r>
        <w:t>All major consumer operating systems (IoS, Android, Windows, Linux) are already IPv6 enabled.</w:t>
      </w:r>
    </w:p>
    <w:p w14:paraId="4E33900A" w14:textId="77777777" w:rsidR="00084131" w:rsidRPr="00084131" w:rsidRDefault="00084131" w:rsidP="00084131">
      <w:pPr>
        <w:pStyle w:val="ListBullet"/>
      </w:pPr>
      <w:r>
        <w:t>Major Service Providers around the globe are deploying IPv6.</w:t>
      </w:r>
    </w:p>
    <w:p w14:paraId="2B29A833" w14:textId="77777777" w:rsidR="002C0A6D" w:rsidRDefault="002C0A6D" w:rsidP="00F92D1D">
      <w:pPr>
        <w:pStyle w:val="Heading3"/>
      </w:pPr>
      <w:bookmarkStart w:id="11647" w:name="_Ref425861885"/>
      <w:bookmarkStart w:id="11648" w:name="_Toc509367199"/>
      <w:r>
        <w:t>IPv6 node requirements</w:t>
      </w:r>
      <w:bookmarkEnd w:id="11647"/>
      <w:bookmarkEnd w:id="11648"/>
    </w:p>
    <w:p w14:paraId="78267AD3" w14:textId="77777777" w:rsidR="002C0A6D" w:rsidRDefault="002C0A6D" w:rsidP="00F92D1D">
      <w:pPr>
        <w:pStyle w:val="Heading4"/>
      </w:pPr>
      <w:r>
        <w:t>Introduction</w:t>
      </w:r>
    </w:p>
    <w:p w14:paraId="7742E9BC" w14:textId="77777777" w:rsidR="002C0A6D" w:rsidRPr="002C0A6D" w:rsidRDefault="002C0A6D" w:rsidP="00105641">
      <w:pPr>
        <w:pStyle w:val="PARAGRAPH"/>
      </w:pPr>
      <w:r w:rsidRPr="002C0A6D">
        <w:t xml:space="preserve">In order to ensure network layer services interoperability from node to node, mandating a common network layer across all nodes is vital. The protocol should enable the network to be: secure, manageable, </w:t>
      </w:r>
      <w:r w:rsidR="00966C25" w:rsidRPr="002C0A6D">
        <w:t>and scalable</w:t>
      </w:r>
      <w:r w:rsidRPr="002C0A6D">
        <w:t xml:space="preserve"> and to include constrained and self-organizing meshed nodes. </w:t>
      </w:r>
      <w:r w:rsidR="00D67FB6">
        <w:t>OCF</w:t>
      </w:r>
      <w:r w:rsidRPr="002C0A6D">
        <w:t xml:space="preserve"> </w:t>
      </w:r>
      <w:r w:rsidR="001C682C">
        <w:t>mandates</w:t>
      </w:r>
      <w:r w:rsidR="001C682C" w:rsidRPr="002C0A6D">
        <w:t xml:space="preserve"> </w:t>
      </w:r>
      <w:r w:rsidRPr="002C0A6D">
        <w:t xml:space="preserve">IPv6 as the common network layer protocol to ensure interoperability across all </w:t>
      </w:r>
      <w:r w:rsidR="000438CD">
        <w:t>D</w:t>
      </w:r>
      <w:r w:rsidRPr="002C0A6D">
        <w:t xml:space="preserve">evices. More capable devices may also include additional protocols creating multiple-stack devices. </w:t>
      </w:r>
      <w:r w:rsidR="00E2502E">
        <w:rPr>
          <w:color w:val="000000"/>
        </w:rPr>
        <w:t>The remainder of this section will focus on interoperability requirements for IPv6 hosts, IPv6 constrained hosts and IPv6 routers</w:t>
      </w:r>
      <w:r w:rsidRPr="002C0A6D">
        <w:t>. The various protocol translation permutations included in multi-stack gateway devices may be addresses in subsequent addendums of this specification.</w:t>
      </w:r>
    </w:p>
    <w:p w14:paraId="5D0DBF84" w14:textId="77777777" w:rsidR="00A969E6" w:rsidRDefault="00A969E6" w:rsidP="00F92D1D">
      <w:pPr>
        <w:pStyle w:val="Heading4"/>
      </w:pPr>
      <w:r>
        <w:t>IP Layer</w:t>
      </w:r>
    </w:p>
    <w:p w14:paraId="73790C48" w14:textId="77777777" w:rsidR="00A969E6" w:rsidRDefault="00A969E6" w:rsidP="00A969E6">
      <w:pPr>
        <w:pStyle w:val="PARAGRAPH"/>
      </w:pPr>
      <w:r>
        <w:t>A</w:t>
      </w:r>
      <w:r w:rsidR="00084131">
        <w:t>n IPv6</w:t>
      </w:r>
      <w:r>
        <w:t xml:space="preserve"> node </w:t>
      </w:r>
      <w:r w:rsidR="001C682C">
        <w:t xml:space="preserve">shall </w:t>
      </w:r>
      <w:r>
        <w:t>support IPv6</w:t>
      </w:r>
      <w:r w:rsidR="001C682C">
        <w:t xml:space="preserve"> and</w:t>
      </w:r>
      <w:r>
        <w:t xml:space="preserve"> it shall conform to the requirements as </w:t>
      </w:r>
      <w:r w:rsidR="00A4303E">
        <w:t xml:space="preserve">specified in </w:t>
      </w:r>
      <w:r w:rsidR="00A4303E">
        <w:fldChar w:fldCharType="begin"/>
      </w:r>
      <w:r w:rsidR="00A4303E">
        <w:instrText xml:space="preserve"> REF ref_RFC_6434 \h </w:instrText>
      </w:r>
      <w:r w:rsidR="00A4303E">
        <w:fldChar w:fldCharType="separate"/>
      </w:r>
      <w:r w:rsidR="00370B4E" w:rsidRPr="00952D86">
        <w:rPr>
          <w:rStyle w:val="Hyperlink"/>
          <w:rFonts w:eastAsiaTheme="minorEastAsia"/>
          <w:color w:val="auto"/>
          <w:u w:val="none"/>
          <w:lang w:eastAsia="ko-KR"/>
        </w:rPr>
        <w:t>IETF RFC 6434</w:t>
      </w:r>
      <w:r w:rsidR="00A4303E">
        <w:fldChar w:fldCharType="end"/>
      </w:r>
      <w:r w:rsidR="00997854">
        <w:t>.</w:t>
      </w:r>
    </w:p>
    <w:p w14:paraId="05D9247D" w14:textId="77777777" w:rsidR="00F60B52" w:rsidRDefault="00F60B52" w:rsidP="00F60B52">
      <w:pPr>
        <w:pStyle w:val="PARAGRAPH"/>
      </w:pPr>
      <w:bookmarkStart w:id="11649" w:name="_Toc425882618"/>
      <w:bookmarkStart w:id="11650" w:name="_Toc427170385"/>
      <w:bookmarkStart w:id="11651" w:name="_Toc427225813"/>
      <w:bookmarkStart w:id="11652" w:name="_Toc427226080"/>
      <w:bookmarkEnd w:id="11649"/>
      <w:bookmarkEnd w:id="11650"/>
      <w:bookmarkEnd w:id="11651"/>
      <w:bookmarkEnd w:id="11652"/>
    </w:p>
    <w:p w14:paraId="76598C79" w14:textId="77777777" w:rsidR="00362784" w:rsidRDefault="00362784" w:rsidP="00362784">
      <w:pPr>
        <w:pStyle w:val="Heading1"/>
        <w:rPr>
          <w:rFonts w:eastAsiaTheme="minorEastAsia"/>
          <w:lang w:eastAsia="ko-KR"/>
        </w:rPr>
      </w:pPr>
      <w:bookmarkStart w:id="11653" w:name="_Ref409474761"/>
      <w:bookmarkStart w:id="11654" w:name="_Toc509367200"/>
      <w:bookmarkStart w:id="11655" w:name="_Ref409466704"/>
      <w:bookmarkStart w:id="11656" w:name="_Ref413699501"/>
      <w:r>
        <w:rPr>
          <w:rFonts w:eastAsiaTheme="minorEastAsia" w:hint="eastAsia"/>
          <w:lang w:eastAsia="ko-KR"/>
        </w:rPr>
        <w:lastRenderedPageBreak/>
        <w:t>Endpoint</w:t>
      </w:r>
      <w:bookmarkEnd w:id="11653"/>
      <w:bookmarkEnd w:id="11654"/>
    </w:p>
    <w:p w14:paraId="646EFF95" w14:textId="77777777" w:rsidR="00427ED3" w:rsidRDefault="00427ED3" w:rsidP="00F92D1D">
      <w:pPr>
        <w:pStyle w:val="Heading2"/>
      </w:pPr>
      <w:bookmarkStart w:id="11657" w:name="_Toc509367201"/>
      <w:r>
        <w:t>Endpoint definition</w:t>
      </w:r>
      <w:bookmarkEnd w:id="11657"/>
    </w:p>
    <w:p w14:paraId="114FDA43" w14:textId="31A347EE" w:rsidR="00427ED3" w:rsidRDefault="00427ED3" w:rsidP="00427ED3">
      <w:pPr>
        <w:pStyle w:val="PARAGRAPH"/>
      </w:pPr>
      <w:r>
        <w:t xml:space="preserve">The specific definition of an Endpoint depends on the Transport Protocol Suite being used. For the example of CoAP over UDP over IPv6, the </w:t>
      </w:r>
      <w:commentRangeStart w:id="11658"/>
      <w:del w:id="11659" w:author="Bardini, Richard A" w:date="2018-03-19T02:39:00Z">
        <w:r w:rsidDel="00A168DB">
          <w:delText>e</w:delText>
        </w:r>
      </w:del>
      <w:ins w:id="11660" w:author="Bardini, Richard A" w:date="2018-03-19T02:39:00Z">
        <w:r w:rsidR="00A168DB">
          <w:t>E</w:t>
        </w:r>
        <w:commentRangeEnd w:id="11658"/>
        <w:r w:rsidR="00A168DB">
          <w:rPr>
            <w:rStyle w:val="CommentReference"/>
            <w:lang w:val="en-US"/>
          </w:rPr>
          <w:commentReference w:id="11658"/>
        </w:r>
      </w:ins>
      <w:r>
        <w:t xml:space="preserve">ndpoint is identified by an IPv6 address and UDP port number. </w:t>
      </w:r>
    </w:p>
    <w:p w14:paraId="3F74FBBB" w14:textId="05E147DF" w:rsidR="00427ED3" w:rsidRDefault="00427ED3" w:rsidP="00427ED3">
      <w:pPr>
        <w:pStyle w:val="PARAGRAPH"/>
      </w:pPr>
      <w:r>
        <w:t>Each OCF Device shall associate with at least one Endpoint with which it can exchange request and response messages. When a message is sent to an Endpoint, it shall be delivered to the OCF Device which is associated with the Endpoint. When a request message is delivered to an Endpoint, path component is enough to locate the target Resource.</w:t>
      </w:r>
    </w:p>
    <w:p w14:paraId="05EA020A" w14:textId="3EB3CE23" w:rsidR="00427ED3" w:rsidRDefault="00427ED3" w:rsidP="00427ED3">
      <w:pPr>
        <w:pStyle w:val="PARAGRAPH"/>
      </w:pPr>
      <w:r>
        <w:t xml:space="preserve">OCF Device can be associated with multiple Endpoints. For example, an OCF Device can have several IP addresses or port numbers or support both CoAP and HTTP transfer protocol. </w:t>
      </w:r>
      <w:commentRangeStart w:id="11661"/>
      <w:ins w:id="11662" w:author="Bardini, Richard A" w:date="2018-03-19T02:40:00Z">
        <w:r w:rsidR="00A168DB">
          <w:rPr>
            <w:rFonts w:hint="eastAsia"/>
            <w:lang w:eastAsia="ko-KR"/>
          </w:rPr>
          <w:t>Different Resources in an OCF Device may be accessed with the same Endpoint or need different ones. Some Resources may use one Endpoint and others a different one. It depends on an implementation.</w:t>
        </w:r>
      </w:ins>
      <w:commentRangeEnd w:id="11661"/>
      <w:ins w:id="11663" w:author="Bardini, Richard A" w:date="2018-03-19T02:41:00Z">
        <w:r w:rsidR="00A168DB">
          <w:rPr>
            <w:rStyle w:val="CommentReference"/>
            <w:lang w:val="en-US"/>
          </w:rPr>
          <w:commentReference w:id="11661"/>
        </w:r>
      </w:ins>
    </w:p>
    <w:p w14:paraId="7D5CE995" w14:textId="5A175FD0" w:rsidR="00427ED3" w:rsidRPr="00427ED3" w:rsidRDefault="00427ED3" w:rsidP="00427ED3">
      <w:pPr>
        <w:pStyle w:val="PARAGRAPH"/>
      </w:pPr>
      <w:r>
        <w:t>On the other hand, an Endpoint can be shared among multiple OCF Devices, only when there is a way to clearly designate the target Resource with request URI. For example, when multiple CoAP servers use uniquely different URI paths for all their hosted Resources, a</w:t>
      </w:r>
      <w:r w:rsidR="00966C25">
        <w:t>nd the CoAP implementation de</w:t>
      </w:r>
      <w:commentRangeStart w:id="11664"/>
      <w:del w:id="11665" w:author="Bardini, Richard A" w:date="2018-03-19T02:44:00Z">
        <w:r w:rsidR="00966C25" w:rsidDel="00173B0A">
          <w:delText>-</w:delText>
        </w:r>
      </w:del>
      <w:commentRangeEnd w:id="11664"/>
      <w:r w:rsidR="00173B0A">
        <w:rPr>
          <w:rStyle w:val="CommentReference"/>
          <w:lang w:val="en-US"/>
        </w:rPr>
        <w:commentReference w:id="11664"/>
      </w:r>
      <w:r w:rsidR="00966C25">
        <w:t>multiplex</w:t>
      </w:r>
      <w:r>
        <w:t xml:space="preserve">es by path, they can share the same CoAP Endpoint. However, this is not possible </w:t>
      </w:r>
      <w:commentRangeStart w:id="11666"/>
      <w:del w:id="11667" w:author="Bardini, Richard A" w:date="2018-03-19T02:46:00Z">
        <w:r w:rsidDel="00706BA0">
          <w:delText xml:space="preserve">for </w:delText>
        </w:r>
      </w:del>
      <w:ins w:id="11668" w:author="Bardini, Richard A" w:date="2018-03-19T02:46:00Z">
        <w:r w:rsidR="00706BA0">
          <w:rPr>
            <w:rFonts w:hint="eastAsia"/>
            <w:lang w:eastAsia="ko-KR"/>
          </w:rPr>
          <w:t>in this version of the</w:t>
        </w:r>
        <w:r w:rsidR="00706BA0">
          <w:t xml:space="preserve"> specification</w:t>
        </w:r>
      </w:ins>
      <w:ins w:id="11669" w:author="Bardini, Richard A" w:date="2018-03-19T02:47:00Z">
        <w:r w:rsidR="00706BA0">
          <w:t>,</w:t>
        </w:r>
      </w:ins>
      <w:ins w:id="11670" w:author="Bardini, Richard A" w:date="2018-03-19T02:46:00Z">
        <w:r w:rsidR="00706BA0">
          <w:t xml:space="preserve"> </w:t>
        </w:r>
      </w:ins>
      <w:del w:id="11671" w:author="Bardini, Richard A" w:date="2018-03-19T02:46:00Z">
        <w:r w:rsidDel="00706BA0">
          <w:delText xml:space="preserve">OIC 1.1 and OCF 1.0 </w:delText>
        </w:r>
      </w:del>
      <w:r>
        <w:t xml:space="preserve">because </w:t>
      </w:r>
      <w:ins w:id="11672" w:author="Bardini, Richard A" w:date="2018-03-19T02:47:00Z">
        <w:r w:rsidR="00706BA0">
          <w:t xml:space="preserve">a </w:t>
        </w:r>
        <w:commentRangeEnd w:id="11666"/>
        <w:r w:rsidR="00706BA0">
          <w:rPr>
            <w:rStyle w:val="CommentReference"/>
            <w:lang w:val="en-US"/>
          </w:rPr>
          <w:commentReference w:id="11666"/>
        </w:r>
      </w:ins>
      <w:r>
        <w:t xml:space="preserve">pre-determined URI (e.g. </w:t>
      </w:r>
      <w:r w:rsidR="00700D5E">
        <w:t>“</w:t>
      </w:r>
      <w:r>
        <w:t>/oic/d</w:t>
      </w:r>
      <w:r w:rsidR="00700D5E">
        <w:t>”</w:t>
      </w:r>
      <w:r>
        <w:t>) is mandatory for some mandatory Resources (e.g. "oic.wk.d").</w:t>
      </w:r>
    </w:p>
    <w:p w14:paraId="707A02EB" w14:textId="77777777" w:rsidR="00427ED3" w:rsidRDefault="00427ED3" w:rsidP="00F92D1D">
      <w:pPr>
        <w:pStyle w:val="Heading2"/>
      </w:pPr>
      <w:bookmarkStart w:id="11673" w:name="_Ref476329314"/>
      <w:bookmarkStart w:id="11674" w:name="_Toc509367202"/>
      <w:r>
        <w:t>Endpoint information</w:t>
      </w:r>
      <w:bookmarkEnd w:id="11673"/>
      <w:bookmarkEnd w:id="11674"/>
    </w:p>
    <w:p w14:paraId="13CEF313" w14:textId="77777777" w:rsidR="00427ED3" w:rsidRDefault="00427ED3" w:rsidP="00F3255E">
      <w:pPr>
        <w:pStyle w:val="Heading3"/>
      </w:pPr>
      <w:bookmarkStart w:id="11675" w:name="_Toc509367203"/>
      <w:r>
        <w:t>Introduction</w:t>
      </w:r>
      <w:bookmarkEnd w:id="11675"/>
    </w:p>
    <w:p w14:paraId="054FE391" w14:textId="77777777" w:rsidR="00427ED3" w:rsidRDefault="00F3255E" w:rsidP="00F3255E">
      <w:pPr>
        <w:pStyle w:val="PARAGRAPH"/>
      </w:pPr>
      <w:r w:rsidRPr="00F3255E">
        <w:t xml:space="preserve">Endpoint is represented by Endpoint information which consists of </w:t>
      </w:r>
      <w:r>
        <w:t>two</w:t>
      </w:r>
      <w:r w:rsidRPr="00F3255E">
        <w:t xml:space="preserve"> items of key-value pair, "ep" and "pri".</w:t>
      </w:r>
    </w:p>
    <w:p w14:paraId="64D9E5F9" w14:textId="77777777" w:rsidR="00427ED3" w:rsidRDefault="00F3255E" w:rsidP="00F3255E">
      <w:pPr>
        <w:pStyle w:val="Heading3"/>
      </w:pPr>
      <w:bookmarkStart w:id="11676" w:name="_Toc509367204"/>
      <w:r>
        <w:t>“</w:t>
      </w:r>
      <w:proofErr w:type="gramStart"/>
      <w:r>
        <w:t>ep</w:t>
      </w:r>
      <w:proofErr w:type="gramEnd"/>
      <w:r w:rsidR="00395948">
        <w:t>”</w:t>
      </w:r>
      <w:bookmarkEnd w:id="11676"/>
    </w:p>
    <w:p w14:paraId="1658796C" w14:textId="77777777" w:rsidR="00F3255E" w:rsidRDefault="00F3255E" w:rsidP="00F3255E">
      <w:pPr>
        <w:pStyle w:val="PARAGRAPH"/>
      </w:pPr>
      <w:r w:rsidRPr="00F3255E">
        <w:t>"</w:t>
      </w:r>
      <w:proofErr w:type="gramStart"/>
      <w:r w:rsidRPr="00F3255E">
        <w:t>ep</w:t>
      </w:r>
      <w:proofErr w:type="gramEnd"/>
      <w:r w:rsidRPr="00F3255E">
        <w:t xml:space="preserve">" represents Transport Protocol Suite and Endpoint Locator specified </w:t>
      </w:r>
      <w:r>
        <w:t>as follows:</w:t>
      </w:r>
    </w:p>
    <w:p w14:paraId="5B36D04A" w14:textId="4DD111E0" w:rsidR="00F3255E" w:rsidRPr="00F3255E" w:rsidRDefault="00F3255E" w:rsidP="005F3B8E">
      <w:pPr>
        <w:pStyle w:val="ListBullet"/>
      </w:pPr>
      <w:r w:rsidRPr="00F3255E">
        <w:rPr>
          <w:b/>
        </w:rPr>
        <w:t>Transport Protocol Suite</w:t>
      </w:r>
      <w:r w:rsidRPr="00F3255E">
        <w:t xml:space="preserve"> - a combination of protocols (e.g. CoAP + UDP + IPv6) with which request and response messages can be exchanged for RESTful transaction (i.e. CRUDN). </w:t>
      </w:r>
      <w:r w:rsidR="005F3B8E">
        <w:t xml:space="preserve">A </w:t>
      </w:r>
      <w:r w:rsidRPr="00F3255E">
        <w:t>Transport Protocol Suite</w:t>
      </w:r>
      <w:commentRangeStart w:id="11677"/>
      <w:del w:id="11678" w:author="Bardini, Richard A" w:date="2018-03-19T02:48:00Z">
        <w:r w:rsidRPr="00F3255E" w:rsidDel="00D00E8D">
          <w:delText>s</w:delText>
        </w:r>
      </w:del>
      <w:commentRangeEnd w:id="11677"/>
      <w:r w:rsidR="00520393">
        <w:rPr>
          <w:rStyle w:val="CommentReference"/>
        </w:rPr>
        <w:commentReference w:id="11677"/>
      </w:r>
      <w:r w:rsidRPr="00F3255E">
        <w:t xml:space="preserve"> shall be indicated by </w:t>
      </w:r>
      <w:r w:rsidR="005F3B8E">
        <w:t xml:space="preserve">a URI scheme name. </w:t>
      </w:r>
      <w:r w:rsidR="005F3B8E" w:rsidRPr="005F3B8E">
        <w:t xml:space="preserve">All </w:t>
      </w:r>
      <w:commentRangeStart w:id="11679"/>
      <w:del w:id="11680" w:author="Bardini, Richard A" w:date="2018-03-19T02:49:00Z">
        <w:r w:rsidR="005F3B8E" w:rsidRPr="005F3B8E" w:rsidDel="00D00E8D">
          <w:delText xml:space="preserve">OCF-defined </w:delText>
        </w:r>
      </w:del>
      <w:r w:rsidR="005F3B8E" w:rsidRPr="005F3B8E">
        <w:t>scheme</w:t>
      </w:r>
      <w:ins w:id="11681" w:author="Bardini, Richard A" w:date="2018-03-19T02:50:00Z">
        <w:r w:rsidR="00D00E8D" w:rsidRPr="00D00E8D">
          <w:t xml:space="preserve"> </w:t>
        </w:r>
        <w:r w:rsidR="00D00E8D">
          <w:t>names supported by this specification</w:t>
        </w:r>
        <w:r w:rsidR="00D00E8D" w:rsidRPr="005F3B8E" w:rsidDel="00D00E8D">
          <w:t xml:space="preserve"> </w:t>
        </w:r>
      </w:ins>
      <w:del w:id="11682" w:author="Bardini, Richard A" w:date="2018-03-19T02:50:00Z">
        <w:r w:rsidR="005F3B8E" w:rsidRPr="005F3B8E" w:rsidDel="00D00E8D">
          <w:delText>s</w:delText>
        </w:r>
      </w:del>
      <w:r w:rsidR="005F3B8E" w:rsidRPr="005F3B8E">
        <w:t xml:space="preserve"> </w:t>
      </w:r>
      <w:commentRangeEnd w:id="11679"/>
      <w:r w:rsidR="00D00E8D">
        <w:rPr>
          <w:rStyle w:val="CommentReference"/>
        </w:rPr>
        <w:commentReference w:id="11679"/>
      </w:r>
      <w:r w:rsidR="005F3B8E" w:rsidRPr="005F3B8E">
        <w:t>are IANA registered</w:t>
      </w:r>
      <w:commentRangeStart w:id="11683"/>
      <w:ins w:id="11684" w:author="Bardini, Richard A" w:date="2018-03-19T02:52:00Z">
        <w:r w:rsidR="00DC697E">
          <w:t xml:space="preserve">, these are listed in </w:t>
        </w:r>
      </w:ins>
      <w:ins w:id="11685" w:author="Bardini, Richard A" w:date="2018-03-19T02:58:00Z">
        <w:r w:rsidR="00DC697E">
          <w:rPr>
            <w:highlight w:val="yellow"/>
          </w:rPr>
          <w:fldChar w:fldCharType="begin"/>
        </w:r>
        <w:r w:rsidR="00DC697E">
          <w:instrText xml:space="preserve"> REF _Ref476330998 \h </w:instrText>
        </w:r>
      </w:ins>
      <w:r w:rsidR="00DC697E">
        <w:rPr>
          <w:highlight w:val="yellow"/>
        </w:rPr>
      </w:r>
      <w:ins w:id="11686" w:author="Bardini, Richard A" w:date="2018-03-19T02:58:00Z">
        <w:r w:rsidR="00DC697E">
          <w:rPr>
            <w:highlight w:val="yellow"/>
          </w:rPr>
          <w:fldChar w:fldCharType="separate"/>
        </w:r>
      </w:ins>
      <w:r w:rsidR="00370B4E" w:rsidRPr="00CC4BD7">
        <w:t xml:space="preserve">Table </w:t>
      </w:r>
      <w:r w:rsidR="00370B4E">
        <w:rPr>
          <w:noProof/>
        </w:rPr>
        <w:t>12</w:t>
      </w:r>
      <w:ins w:id="11687" w:author="Bardini, Richard A" w:date="2018-03-19T02:58:00Z">
        <w:r w:rsidR="00DC697E">
          <w:rPr>
            <w:highlight w:val="yellow"/>
          </w:rPr>
          <w:fldChar w:fldCharType="end"/>
        </w:r>
      </w:ins>
      <w:ins w:id="11688" w:author="Bardini, Richard A" w:date="2018-03-19T02:52:00Z">
        <w:r w:rsidR="00DC697E">
          <w:t>. A vendor may also make use of a non-IANA registered scheme name for their own use (e.g. “com.example.foo”), this shall follow the syntax for such scheme names defined by</w:t>
        </w:r>
      </w:ins>
      <w:del w:id="11689" w:author="Bardini, Richard A" w:date="2018-03-19T02:53:00Z">
        <w:r w:rsidR="005F3B8E" w:rsidRPr="005F3B8E" w:rsidDel="00DC697E">
          <w:delText>, but URI scheme names in general can be IANA registered or vendor-defined (e.g., "com.example.foo"), as explained in</w:delText>
        </w:r>
      </w:del>
      <w:r w:rsidR="005F3B8E" w:rsidRPr="005F3B8E">
        <w:t xml:space="preserve"> </w:t>
      </w:r>
      <w:r w:rsidR="005F3B8E">
        <w:fldChar w:fldCharType="begin"/>
      </w:r>
      <w:r w:rsidR="005F3B8E">
        <w:instrText xml:space="preserve"> REF ref_RFC_7595 \h </w:instrText>
      </w:r>
      <w:r w:rsidR="005F3B8E">
        <w:fldChar w:fldCharType="separate"/>
      </w:r>
      <w:r w:rsidR="00370B4E">
        <w:rPr>
          <w:rStyle w:val="Hyperlink"/>
          <w:color w:val="auto"/>
          <w:u w:val="none"/>
        </w:rPr>
        <w:t>IETF RFC 7595</w:t>
      </w:r>
      <w:r w:rsidR="005F3B8E">
        <w:fldChar w:fldCharType="end"/>
      </w:r>
      <w:r w:rsidR="005F3B8E">
        <w:t>.</w:t>
      </w:r>
      <w:ins w:id="11690" w:author="Bardini, Richard A" w:date="2018-03-19T02:55:00Z">
        <w:r w:rsidR="00DC697E" w:rsidRPr="00DC697E">
          <w:t xml:space="preserve"> </w:t>
        </w:r>
        <w:r w:rsidR="00DC697E">
          <w:t>The behaviour of a</w:t>
        </w:r>
        <w:r w:rsidR="00DC697E">
          <w:rPr>
            <w:rFonts w:hint="eastAsia"/>
            <w:lang w:eastAsia="ko-KR"/>
          </w:rPr>
          <w:t xml:space="preserve"> vendor-defined scheme </w:t>
        </w:r>
        <w:r w:rsidR="00DC697E">
          <w:rPr>
            <w:lang w:eastAsia="ko-KR"/>
          </w:rPr>
          <w:t>name is undefined by this specification. A</w:t>
        </w:r>
        <w:r w:rsidR="00DC697E">
          <w:t>ll OCF defined Resource Types when exposing</w:t>
        </w:r>
        <w:r w:rsidR="00DC697E" w:rsidRPr="00505811">
          <w:t xml:space="preserve"> </w:t>
        </w:r>
        <w:r w:rsidR="00DC697E">
          <w:t>Endpoint Information in an “</w:t>
        </w:r>
        <w:r w:rsidR="00DC697E" w:rsidRPr="00505811">
          <w:t>eps</w:t>
        </w:r>
        <w:r w:rsidR="00DC697E">
          <w:t xml:space="preserve">” (see </w:t>
        </w:r>
      </w:ins>
      <w:ins w:id="11691" w:author="Bardini, Richard A" w:date="2018-03-19T02:57:00Z">
        <w:r w:rsidR="00DC697E">
          <w:t>s</w:t>
        </w:r>
      </w:ins>
      <w:ins w:id="11692" w:author="Bardini, Richard A" w:date="2018-03-19T02:55:00Z">
        <w:r w:rsidR="00DC697E" w:rsidRPr="00DC697E">
          <w:t xml:space="preserve">ection </w:t>
        </w:r>
      </w:ins>
      <w:ins w:id="11693" w:author="Bardini, Richard A" w:date="2018-03-19T02:58:00Z">
        <w:r w:rsidR="00DC697E">
          <w:fldChar w:fldCharType="begin"/>
        </w:r>
        <w:r w:rsidR="00DC697E">
          <w:instrText xml:space="preserve"> REF _Ref509191617 \r \h </w:instrText>
        </w:r>
      </w:ins>
      <w:r w:rsidR="00DC697E">
        <w:fldChar w:fldCharType="separate"/>
      </w:r>
      <w:r w:rsidR="00370B4E">
        <w:t>10.2.4</w:t>
      </w:r>
      <w:ins w:id="11694" w:author="Bardini, Richard A" w:date="2018-03-19T02:58:00Z">
        <w:r w:rsidR="00DC697E">
          <w:fldChar w:fldCharType="end"/>
        </w:r>
      </w:ins>
      <w:ins w:id="11695" w:author="Bardini, Richard A" w:date="2018-03-19T02:55:00Z">
        <w:r w:rsidR="00DC697E">
          <w:t>) shall include at least one “ep” with a Transport P</w:t>
        </w:r>
        <w:r w:rsidR="00DC697E" w:rsidRPr="00505811">
          <w:t>rotocol</w:t>
        </w:r>
        <w:r w:rsidR="00DC697E">
          <w:t xml:space="preserve"> Suite</w:t>
        </w:r>
        <w:r w:rsidR="00DC697E" w:rsidRPr="00505811">
          <w:t xml:space="preserve"> as </w:t>
        </w:r>
        <w:r w:rsidR="00DC697E">
          <w:t xml:space="preserve">defined in </w:t>
        </w:r>
      </w:ins>
      <w:ins w:id="11696" w:author="Bardini, Richard A" w:date="2018-03-19T02:58:00Z">
        <w:r w:rsidR="00DC697E">
          <w:rPr>
            <w:highlight w:val="yellow"/>
          </w:rPr>
          <w:fldChar w:fldCharType="begin"/>
        </w:r>
        <w:r w:rsidR="00DC697E">
          <w:instrText xml:space="preserve"> REF _Ref476330998 \h </w:instrText>
        </w:r>
      </w:ins>
      <w:r w:rsidR="00DC697E">
        <w:rPr>
          <w:highlight w:val="yellow"/>
        </w:rPr>
      </w:r>
      <w:r w:rsidR="00DC697E">
        <w:rPr>
          <w:highlight w:val="yellow"/>
        </w:rPr>
        <w:fldChar w:fldCharType="separate"/>
      </w:r>
      <w:r w:rsidR="00370B4E" w:rsidRPr="00CC4BD7">
        <w:t xml:space="preserve">Table </w:t>
      </w:r>
      <w:r w:rsidR="00370B4E">
        <w:rPr>
          <w:noProof/>
        </w:rPr>
        <w:t>12</w:t>
      </w:r>
      <w:ins w:id="11697" w:author="Bardini, Richard A" w:date="2018-03-19T02:58:00Z">
        <w:r w:rsidR="00DC697E">
          <w:rPr>
            <w:highlight w:val="yellow"/>
          </w:rPr>
          <w:fldChar w:fldCharType="end"/>
        </w:r>
      </w:ins>
      <w:ins w:id="11698" w:author="Bardini, Richard A" w:date="2018-03-19T02:55:00Z">
        <w:r w:rsidR="00DC697E">
          <w:t>.</w:t>
        </w:r>
      </w:ins>
      <w:commentRangeEnd w:id="11683"/>
      <w:ins w:id="11699" w:author="Bardini, Richard A" w:date="2018-03-19T02:59:00Z">
        <w:r w:rsidR="00DC697E">
          <w:rPr>
            <w:rStyle w:val="CommentReference"/>
          </w:rPr>
          <w:commentReference w:id="11683"/>
        </w:r>
      </w:ins>
    </w:p>
    <w:p w14:paraId="60E19F97" w14:textId="77777777" w:rsidR="00F3255E" w:rsidRDefault="00F3255E" w:rsidP="00F3255E">
      <w:pPr>
        <w:pStyle w:val="ListBullet"/>
      </w:pPr>
      <w:r w:rsidRPr="00F3255E">
        <w:rPr>
          <w:b/>
        </w:rPr>
        <w:t>Endpoint Locator</w:t>
      </w:r>
      <w:r w:rsidRPr="00F3255E">
        <w:t xml:space="preserve"> – an address (e.g. IPv6 address + Port number) through which a message can be sent to the Endpoint and in turn associated OCF Device. The Endpoint Locator for "coap", "coaps", "coap+tcp", "coaps+tcp", "http", and "https" shall be specified as "IP address: port number". Temporary addresses should not be used because Endpoint Locators are for the purpose of accepting incoming sessions, whereas temporary addresses are for initiating outgoing sessions</w:t>
      </w:r>
      <w:r w:rsidR="002E7694">
        <w:t xml:space="preserve"> </w:t>
      </w:r>
      <w:r w:rsidR="00892A62">
        <w:t>(</w:t>
      </w:r>
      <w:r w:rsidR="00892A62">
        <w:fldChar w:fldCharType="begin"/>
      </w:r>
      <w:r w:rsidR="00892A62">
        <w:instrText xml:space="preserve"> REF ref_RFC_4941 \h </w:instrText>
      </w:r>
      <w:r w:rsidR="00892A62">
        <w:fldChar w:fldCharType="separate"/>
      </w:r>
      <w:r w:rsidR="00370B4E" w:rsidRPr="00892A62">
        <w:rPr>
          <w:rStyle w:val="Hyperlink"/>
          <w:color w:val="auto"/>
          <w:u w:val="none"/>
        </w:rPr>
        <w:t>IETF RFC 4941</w:t>
      </w:r>
      <w:r w:rsidR="00892A62">
        <w:fldChar w:fldCharType="end"/>
      </w:r>
      <w:r w:rsidR="002E7694">
        <w:t>)</w:t>
      </w:r>
      <w:r w:rsidRPr="00F3255E">
        <w:t xml:space="preserve">. Moreover its inclusion in </w:t>
      </w:r>
      <w:r w:rsidR="00700D5E">
        <w:t>“</w:t>
      </w:r>
      <w:r w:rsidRPr="00F3255E">
        <w:t>/oic/res</w:t>
      </w:r>
      <w:r w:rsidR="00700D5E">
        <w:t>”</w:t>
      </w:r>
      <w:r w:rsidRPr="00F3255E">
        <w:t xml:space="preserve"> can cause a privacy concern </w:t>
      </w:r>
      <w:r w:rsidR="00892A62">
        <w:t>(</w:t>
      </w:r>
      <w:r w:rsidR="00892A62">
        <w:fldChar w:fldCharType="begin"/>
      </w:r>
      <w:r w:rsidR="00892A62">
        <w:instrText xml:space="preserve"> REF ref_RFC_7721 \h </w:instrText>
      </w:r>
      <w:r w:rsidR="00892A62">
        <w:fldChar w:fldCharType="separate"/>
      </w:r>
      <w:r w:rsidR="00370B4E">
        <w:t>IETF RFC 7721</w:t>
      </w:r>
      <w:r w:rsidR="00892A62">
        <w:fldChar w:fldCharType="end"/>
      </w:r>
      <w:r w:rsidR="00892A62">
        <w:t>)</w:t>
      </w:r>
      <w:r w:rsidRPr="00F3255E">
        <w:t>.</w:t>
      </w:r>
    </w:p>
    <w:p w14:paraId="4AB45599" w14:textId="77777777" w:rsidR="0060530E" w:rsidRDefault="00F3255E" w:rsidP="0060530E">
      <w:pPr>
        <w:pStyle w:val="PARAGRAPH"/>
        <w:rPr>
          <w:rFonts w:eastAsiaTheme="minorEastAsia"/>
          <w:lang w:eastAsia="ko-KR"/>
        </w:rPr>
      </w:pPr>
      <w:r w:rsidRPr="00F3255E">
        <w:t>"</w:t>
      </w:r>
      <w:proofErr w:type="gramStart"/>
      <w:r w:rsidRPr="00F3255E">
        <w:t>ep</w:t>
      </w:r>
      <w:proofErr w:type="gramEnd"/>
      <w:r w:rsidRPr="00F3255E">
        <w:t xml:space="preserve">" shall have as its value a URI (as specified </w:t>
      </w:r>
      <w:r w:rsidR="002E7694">
        <w:t xml:space="preserve">in </w:t>
      </w:r>
      <w:r w:rsidR="002E7694">
        <w:rPr>
          <w:highlight w:val="yellow"/>
        </w:rPr>
        <w:fldChar w:fldCharType="begin"/>
      </w:r>
      <w:r w:rsidR="002E7694">
        <w:instrText xml:space="preserve"> REF ref_RFC_3986 \h </w:instrText>
      </w:r>
      <w:r w:rsidR="002E7694">
        <w:rPr>
          <w:highlight w:val="yellow"/>
        </w:rPr>
      </w:r>
      <w:r w:rsidR="002E7694">
        <w:rPr>
          <w:highlight w:val="yellow"/>
        </w:rPr>
        <w:fldChar w:fldCharType="separate"/>
      </w:r>
      <w:r w:rsidR="00370B4E" w:rsidRPr="00734EA6">
        <w:t>IETF RFC 3986</w:t>
      </w:r>
      <w:r w:rsidR="002E7694">
        <w:rPr>
          <w:highlight w:val="yellow"/>
        </w:rPr>
        <w:fldChar w:fldCharType="end"/>
      </w:r>
      <w:r w:rsidRPr="00F3255E">
        <w:t>) with the scheme component indicating Transport Protocol Suite and the authority component indicating the Endpoint Locator</w:t>
      </w:r>
      <w:r w:rsidR="00464ADA">
        <w:t>:</w:t>
      </w:r>
    </w:p>
    <w:tbl>
      <w:tblPr>
        <w:tblStyle w:val="TableGrid"/>
        <w:tblW w:w="0" w:type="auto"/>
        <w:tblLook w:val="04A0" w:firstRow="1" w:lastRow="0" w:firstColumn="1" w:lastColumn="0" w:noHBand="0" w:noVBand="1"/>
      </w:tblPr>
      <w:tblGrid>
        <w:gridCol w:w="9350"/>
      </w:tblGrid>
      <w:tr w:rsidR="0060530E" w14:paraId="23F9C0BC" w14:textId="77777777" w:rsidTr="00A821C3">
        <w:tc>
          <w:tcPr>
            <w:tcW w:w="9350" w:type="dxa"/>
          </w:tcPr>
          <w:p w14:paraId="03449E16" w14:textId="77777777" w:rsidR="0060530E" w:rsidRDefault="0060530E" w:rsidP="00A821C3">
            <w:pPr>
              <w:spacing w:line="24" w:lineRule="atLeast"/>
              <w:rPr>
                <w:rFonts w:ascii="Courier New" w:hAnsi="Courier New" w:cs="Courier New"/>
                <w:sz w:val="18"/>
                <w:szCs w:val="18"/>
                <w:lang w:eastAsia="ko-KR"/>
              </w:rPr>
            </w:pPr>
          </w:p>
          <w:p w14:paraId="7A715AC0" w14:textId="77777777" w:rsidR="0060530E" w:rsidRDefault="0060530E" w:rsidP="00A821C3">
            <w:pPr>
              <w:spacing w:line="24" w:lineRule="atLeast"/>
              <w:jc w:val="center"/>
              <w:rPr>
                <w:rFonts w:ascii="Courier New" w:hAnsi="Courier New" w:cs="Courier New"/>
                <w:sz w:val="18"/>
                <w:szCs w:val="18"/>
                <w:lang w:eastAsia="ko-KR"/>
              </w:rPr>
            </w:pPr>
            <w:r w:rsidRPr="00227EE8">
              <w:rPr>
                <w:rFonts w:ascii="Courier New" w:hAnsi="Courier New" w:cs="Courier New"/>
                <w:sz w:val="18"/>
                <w:szCs w:val="18"/>
              </w:rPr>
              <w:t>"ep": "coap://[</w:t>
            </w:r>
            <w:r w:rsidR="007D6983" w:rsidRPr="007D6983">
              <w:rPr>
                <w:rFonts w:ascii="Courier New" w:hAnsi="Courier New" w:cs="Courier New"/>
                <w:sz w:val="18"/>
                <w:szCs w:val="18"/>
              </w:rPr>
              <w:t>fe80::b1d6</w:t>
            </w:r>
            <w:r w:rsidRPr="00227EE8">
              <w:rPr>
                <w:rFonts w:ascii="Courier New" w:hAnsi="Courier New" w:cs="Courier New"/>
                <w:sz w:val="18"/>
                <w:szCs w:val="18"/>
              </w:rPr>
              <w:t>]:1111"</w:t>
            </w:r>
          </w:p>
          <w:p w14:paraId="69B370C2" w14:textId="77777777" w:rsidR="0060530E" w:rsidRDefault="0060530E" w:rsidP="00A821C3">
            <w:pPr>
              <w:spacing w:line="24" w:lineRule="atLeast"/>
              <w:rPr>
                <w:rFonts w:ascii="Courier New" w:hAnsi="Courier New" w:cs="Courier New"/>
                <w:sz w:val="18"/>
                <w:szCs w:val="18"/>
                <w:lang w:eastAsia="ko-KR"/>
              </w:rPr>
            </w:pPr>
          </w:p>
        </w:tc>
      </w:tr>
    </w:tbl>
    <w:p w14:paraId="3F63A23F" w14:textId="77777777" w:rsidR="00997854" w:rsidRDefault="00997854" w:rsidP="00F3255E">
      <w:pPr>
        <w:pStyle w:val="PARAGRAPH"/>
      </w:pPr>
      <w:bookmarkStart w:id="11700" w:name="_Ref476330658"/>
    </w:p>
    <w:bookmarkEnd w:id="11700"/>
    <w:p w14:paraId="6C541C55" w14:textId="77777777" w:rsidR="00F3255E" w:rsidRDefault="00241BF8" w:rsidP="00F3255E">
      <w:pPr>
        <w:pStyle w:val="PARAGRAPH"/>
      </w:pPr>
      <w:r w:rsidRPr="00241BF8">
        <w:t>The current list of "ep" with corresponding Transpo</w:t>
      </w:r>
      <w:r>
        <w:t xml:space="preserve">rt Protocol Suite is </w:t>
      </w:r>
      <w:r w:rsidR="00CC4BD7">
        <w:t xml:space="preserve">shown in </w:t>
      </w:r>
      <w:r w:rsidR="00CC4BD7">
        <w:fldChar w:fldCharType="begin"/>
      </w:r>
      <w:r w:rsidR="00CC4BD7">
        <w:instrText xml:space="preserve"> REF _Ref476330998 \h </w:instrText>
      </w:r>
      <w:r w:rsidR="00CC4BD7">
        <w:fldChar w:fldCharType="separate"/>
      </w:r>
      <w:r w:rsidR="00370B4E" w:rsidRPr="00CC4BD7">
        <w:t xml:space="preserve">Table </w:t>
      </w:r>
      <w:r w:rsidR="00370B4E">
        <w:rPr>
          <w:noProof/>
        </w:rPr>
        <w:t>12</w:t>
      </w:r>
      <w:r w:rsidR="00CC4BD7">
        <w:fldChar w:fldCharType="end"/>
      </w:r>
      <w:r>
        <w:t>:</w:t>
      </w:r>
    </w:p>
    <w:p w14:paraId="71CFD3B9" w14:textId="77777777" w:rsidR="00241BF8" w:rsidRPr="00CC4BD7" w:rsidRDefault="00CC4BD7" w:rsidP="00CC4BD7">
      <w:pPr>
        <w:pStyle w:val="TABLE-title"/>
      </w:pPr>
      <w:bookmarkStart w:id="11701" w:name="_Ref476330998"/>
      <w:bookmarkStart w:id="11702" w:name="_Ref476330917"/>
      <w:bookmarkStart w:id="11703" w:name="_Toc509367565"/>
      <w:r w:rsidRPr="00CC4BD7">
        <w:t xml:space="preserve">Table </w:t>
      </w:r>
      <w:r w:rsidRPr="00CC4BD7">
        <w:fldChar w:fldCharType="begin"/>
      </w:r>
      <w:r w:rsidRPr="00CC4BD7">
        <w:instrText xml:space="preserve"> SEQ Table \* ARABIC </w:instrText>
      </w:r>
      <w:r w:rsidRPr="00CC4BD7">
        <w:fldChar w:fldCharType="separate"/>
      </w:r>
      <w:r w:rsidR="00370B4E">
        <w:rPr>
          <w:noProof/>
        </w:rPr>
        <w:t>12</w:t>
      </w:r>
      <w:r w:rsidRPr="00CC4BD7">
        <w:fldChar w:fldCharType="end"/>
      </w:r>
      <w:bookmarkEnd w:id="11701"/>
      <w:r w:rsidRPr="00CC4BD7">
        <w:t>. “</w:t>
      </w:r>
      <w:proofErr w:type="gramStart"/>
      <w:r w:rsidRPr="00CC4BD7">
        <w:t>ep</w:t>
      </w:r>
      <w:proofErr w:type="gramEnd"/>
      <w:r w:rsidRPr="00CC4BD7">
        <w:t>” value for Transport Protocol Suite</w:t>
      </w:r>
      <w:bookmarkEnd w:id="11702"/>
      <w:bookmarkEnd w:id="11703"/>
    </w:p>
    <w:tbl>
      <w:tblPr>
        <w:tblStyle w:val="GridTable41"/>
        <w:tblW w:w="9606" w:type="dxa"/>
        <w:tblLook w:val="04A0" w:firstRow="1" w:lastRow="0" w:firstColumn="1" w:lastColumn="0" w:noHBand="0" w:noVBand="1"/>
      </w:tblPr>
      <w:tblGrid>
        <w:gridCol w:w="1951"/>
        <w:gridCol w:w="1134"/>
        <w:gridCol w:w="2693"/>
        <w:gridCol w:w="3828"/>
      </w:tblGrid>
      <w:tr w:rsidR="00CC4BD7" w:rsidRPr="00C63F04" w14:paraId="21FDAC0E" w14:textId="77777777" w:rsidTr="00A821C3">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951" w:type="dxa"/>
          </w:tcPr>
          <w:p w14:paraId="4CFA614F" w14:textId="77777777" w:rsidR="00CC4BD7" w:rsidRPr="00CC4BD7" w:rsidRDefault="00CC4BD7" w:rsidP="004B77C9">
            <w:pPr>
              <w:pStyle w:val="TABLE-col-heading"/>
              <w:rPr>
                <w:rFonts w:eastAsiaTheme="minorEastAsia"/>
              </w:rPr>
            </w:pPr>
            <w:r w:rsidRPr="00CC4BD7">
              <w:rPr>
                <w:rFonts w:eastAsiaTheme="minorEastAsia" w:hint="eastAsia"/>
              </w:rPr>
              <w:t>Transport Protocol Suite</w:t>
            </w:r>
          </w:p>
        </w:tc>
        <w:tc>
          <w:tcPr>
            <w:tcW w:w="1134" w:type="dxa"/>
          </w:tcPr>
          <w:p w14:paraId="3C73EC57" w14:textId="77777777" w:rsidR="00CC4BD7" w:rsidRPr="00CC4BD7" w:rsidRDefault="00CC4BD7" w:rsidP="00CC4BD7">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CC4BD7">
              <w:rPr>
                <w:rFonts w:eastAsiaTheme="minorEastAsia" w:hint="eastAsia"/>
              </w:rPr>
              <w:t>scheme</w:t>
            </w:r>
          </w:p>
        </w:tc>
        <w:tc>
          <w:tcPr>
            <w:tcW w:w="2693" w:type="dxa"/>
          </w:tcPr>
          <w:p w14:paraId="463E9AE0" w14:textId="77777777" w:rsidR="00CC4BD7" w:rsidRPr="00CC4BD7" w:rsidRDefault="00CC4BD7" w:rsidP="00CC4BD7">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CC4BD7">
              <w:rPr>
                <w:rFonts w:eastAsiaTheme="minorEastAsia" w:hint="eastAsia"/>
              </w:rPr>
              <w:t>Endpoint Locator</w:t>
            </w:r>
          </w:p>
        </w:tc>
        <w:tc>
          <w:tcPr>
            <w:tcW w:w="3828" w:type="dxa"/>
          </w:tcPr>
          <w:p w14:paraId="6AC851F9" w14:textId="77777777" w:rsidR="00CC4BD7" w:rsidRPr="00CC4BD7" w:rsidRDefault="00CC4BD7" w:rsidP="00CC4BD7">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CC4BD7">
              <w:rPr>
                <w:rFonts w:eastAsiaTheme="minorEastAsia" w:hint="eastAsia"/>
              </w:rPr>
              <w:t>"ep" Value example</w:t>
            </w:r>
          </w:p>
        </w:tc>
      </w:tr>
      <w:tr w:rsidR="00CC4BD7" w:rsidRPr="00F94C13" w14:paraId="088E1B66" w14:textId="77777777" w:rsidTr="00A8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BBE4C76" w14:textId="77777777" w:rsidR="00CC4BD7" w:rsidRPr="00724671" w:rsidRDefault="00CC4BD7" w:rsidP="00CC4BD7">
            <w:pPr>
              <w:pStyle w:val="TABLE-cell"/>
            </w:pPr>
            <w:r w:rsidRPr="00724671">
              <w:t>coap + udp + ip</w:t>
            </w:r>
          </w:p>
        </w:tc>
        <w:tc>
          <w:tcPr>
            <w:tcW w:w="1134" w:type="dxa"/>
          </w:tcPr>
          <w:p w14:paraId="6E880742"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coap</w:t>
            </w:r>
          </w:p>
        </w:tc>
        <w:tc>
          <w:tcPr>
            <w:tcW w:w="2693" w:type="dxa"/>
          </w:tcPr>
          <w:p w14:paraId="738B583F"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IP address + port number</w:t>
            </w:r>
          </w:p>
        </w:tc>
        <w:tc>
          <w:tcPr>
            <w:tcW w:w="3828" w:type="dxa"/>
          </w:tcPr>
          <w:p w14:paraId="43C57108"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coap://[fe80::b1d6]:1111</w:t>
            </w:r>
          </w:p>
        </w:tc>
      </w:tr>
      <w:tr w:rsidR="00CC4BD7" w:rsidRPr="00F94C13" w14:paraId="5B6DCED8" w14:textId="77777777" w:rsidTr="00A821C3">
        <w:tc>
          <w:tcPr>
            <w:cnfStyle w:val="001000000000" w:firstRow="0" w:lastRow="0" w:firstColumn="1" w:lastColumn="0" w:oddVBand="0" w:evenVBand="0" w:oddHBand="0" w:evenHBand="0" w:firstRowFirstColumn="0" w:firstRowLastColumn="0" w:lastRowFirstColumn="0" w:lastRowLastColumn="0"/>
            <w:tcW w:w="1951" w:type="dxa"/>
          </w:tcPr>
          <w:p w14:paraId="4EBDC336" w14:textId="77777777" w:rsidR="00CC4BD7" w:rsidRPr="00724671" w:rsidRDefault="00CC4BD7" w:rsidP="00CC4BD7">
            <w:pPr>
              <w:pStyle w:val="TABLE-cell"/>
            </w:pPr>
            <w:r w:rsidRPr="00724671">
              <w:t>coaps + udp + ip</w:t>
            </w:r>
          </w:p>
        </w:tc>
        <w:tc>
          <w:tcPr>
            <w:tcW w:w="1134" w:type="dxa"/>
          </w:tcPr>
          <w:p w14:paraId="60F6E06E"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coaps</w:t>
            </w:r>
          </w:p>
        </w:tc>
        <w:tc>
          <w:tcPr>
            <w:tcW w:w="2693" w:type="dxa"/>
          </w:tcPr>
          <w:p w14:paraId="7A0CD8CA"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IP address + port number</w:t>
            </w:r>
          </w:p>
        </w:tc>
        <w:tc>
          <w:tcPr>
            <w:tcW w:w="3828" w:type="dxa"/>
          </w:tcPr>
          <w:p w14:paraId="59E5AEC0"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coaps://[fe80::b1d6]:1122</w:t>
            </w:r>
          </w:p>
        </w:tc>
      </w:tr>
      <w:tr w:rsidR="00CC4BD7" w:rsidRPr="00F94C13" w14:paraId="3A941038" w14:textId="77777777" w:rsidTr="00A8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A51F2B" w14:textId="77777777" w:rsidR="00CC4BD7" w:rsidRPr="00724671" w:rsidRDefault="00CC4BD7" w:rsidP="00CC4BD7">
            <w:pPr>
              <w:pStyle w:val="TABLE-cell"/>
            </w:pPr>
            <w:r w:rsidRPr="00724671">
              <w:t>coap + tcp + ip</w:t>
            </w:r>
          </w:p>
        </w:tc>
        <w:tc>
          <w:tcPr>
            <w:tcW w:w="1134" w:type="dxa"/>
          </w:tcPr>
          <w:p w14:paraId="3FA98146"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coap+tcp</w:t>
            </w:r>
          </w:p>
        </w:tc>
        <w:tc>
          <w:tcPr>
            <w:tcW w:w="2693" w:type="dxa"/>
          </w:tcPr>
          <w:p w14:paraId="64D12D4C"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IP address + port number</w:t>
            </w:r>
          </w:p>
        </w:tc>
        <w:tc>
          <w:tcPr>
            <w:tcW w:w="3828" w:type="dxa"/>
          </w:tcPr>
          <w:p w14:paraId="47C3B8C4"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coap+tcp://[2001:db8:a::123]:2222</w:t>
            </w:r>
          </w:p>
        </w:tc>
      </w:tr>
      <w:tr w:rsidR="00CC4BD7" w:rsidRPr="00F94C13" w14:paraId="1908F038" w14:textId="77777777" w:rsidTr="00A821C3">
        <w:tc>
          <w:tcPr>
            <w:cnfStyle w:val="001000000000" w:firstRow="0" w:lastRow="0" w:firstColumn="1" w:lastColumn="0" w:oddVBand="0" w:evenVBand="0" w:oddHBand="0" w:evenHBand="0" w:firstRowFirstColumn="0" w:firstRowLastColumn="0" w:lastRowFirstColumn="0" w:lastRowLastColumn="0"/>
            <w:tcW w:w="1951" w:type="dxa"/>
          </w:tcPr>
          <w:p w14:paraId="5D3F0617" w14:textId="77777777" w:rsidR="00CC4BD7" w:rsidRPr="00724671" w:rsidRDefault="00CC4BD7" w:rsidP="00CC4BD7">
            <w:pPr>
              <w:pStyle w:val="TABLE-cell"/>
            </w:pPr>
            <w:r w:rsidRPr="00724671">
              <w:t xml:space="preserve">coaps + </w:t>
            </w:r>
            <w:r>
              <w:rPr>
                <w:rFonts w:hint="eastAsia"/>
                <w:lang w:eastAsia="ko-KR"/>
              </w:rPr>
              <w:t>tc</w:t>
            </w:r>
            <w:r w:rsidRPr="00724671">
              <w:t>p + ip</w:t>
            </w:r>
          </w:p>
        </w:tc>
        <w:tc>
          <w:tcPr>
            <w:tcW w:w="1134" w:type="dxa"/>
          </w:tcPr>
          <w:p w14:paraId="55D980B6"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coaps+tcp</w:t>
            </w:r>
          </w:p>
        </w:tc>
        <w:tc>
          <w:tcPr>
            <w:tcW w:w="2693" w:type="dxa"/>
          </w:tcPr>
          <w:p w14:paraId="142BB696"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IP address + port number</w:t>
            </w:r>
          </w:p>
        </w:tc>
        <w:tc>
          <w:tcPr>
            <w:tcW w:w="3828" w:type="dxa"/>
          </w:tcPr>
          <w:p w14:paraId="6C08649E"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coaps+tcp://[2001:db8:a::123]:2233</w:t>
            </w:r>
          </w:p>
        </w:tc>
      </w:tr>
      <w:tr w:rsidR="00CC4BD7" w:rsidRPr="00F94C13" w14:paraId="427FBDA6" w14:textId="77777777" w:rsidTr="00A8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6F460B3" w14:textId="77777777" w:rsidR="00CC4BD7" w:rsidRPr="00724671" w:rsidRDefault="00CC4BD7" w:rsidP="00CC4BD7">
            <w:pPr>
              <w:pStyle w:val="TABLE-cell"/>
            </w:pPr>
            <w:r w:rsidRPr="00724671">
              <w:t>http + t</w:t>
            </w:r>
            <w:r>
              <w:rPr>
                <w:rFonts w:hint="eastAsia"/>
                <w:lang w:eastAsia="ko-KR"/>
              </w:rPr>
              <w:t>c</w:t>
            </w:r>
            <w:r w:rsidRPr="00724671">
              <w:t>p + ip</w:t>
            </w:r>
          </w:p>
        </w:tc>
        <w:tc>
          <w:tcPr>
            <w:tcW w:w="1134" w:type="dxa"/>
          </w:tcPr>
          <w:p w14:paraId="682E6A06"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http</w:t>
            </w:r>
          </w:p>
        </w:tc>
        <w:tc>
          <w:tcPr>
            <w:tcW w:w="2693" w:type="dxa"/>
          </w:tcPr>
          <w:p w14:paraId="57A64E75"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IP address + port number</w:t>
            </w:r>
          </w:p>
        </w:tc>
        <w:tc>
          <w:tcPr>
            <w:tcW w:w="3828" w:type="dxa"/>
          </w:tcPr>
          <w:p w14:paraId="221CB606" w14:textId="77777777" w:rsidR="00CC4BD7" w:rsidRPr="00724671" w:rsidRDefault="00CC4BD7" w:rsidP="00CC4BD7">
            <w:pPr>
              <w:pStyle w:val="TABLE-cell"/>
              <w:cnfStyle w:val="000000100000" w:firstRow="0" w:lastRow="0" w:firstColumn="0" w:lastColumn="0" w:oddVBand="0" w:evenVBand="0" w:oddHBand="1" w:evenHBand="0" w:firstRowFirstColumn="0" w:firstRowLastColumn="0" w:lastRowFirstColumn="0" w:lastRowLastColumn="0"/>
            </w:pPr>
            <w:r w:rsidRPr="00724671">
              <w:t>http://[</w:t>
            </w:r>
            <w:r w:rsidR="007D6983" w:rsidRPr="007D6983">
              <w:t>2001:db8:a::123</w:t>
            </w:r>
            <w:r w:rsidRPr="00724671">
              <w:t>]:1111</w:t>
            </w:r>
          </w:p>
        </w:tc>
      </w:tr>
      <w:tr w:rsidR="00CC4BD7" w:rsidRPr="00F94C13" w14:paraId="549D440D" w14:textId="77777777" w:rsidTr="00A821C3">
        <w:tc>
          <w:tcPr>
            <w:cnfStyle w:val="001000000000" w:firstRow="0" w:lastRow="0" w:firstColumn="1" w:lastColumn="0" w:oddVBand="0" w:evenVBand="0" w:oddHBand="0" w:evenHBand="0" w:firstRowFirstColumn="0" w:firstRowLastColumn="0" w:lastRowFirstColumn="0" w:lastRowLastColumn="0"/>
            <w:tcW w:w="1951" w:type="dxa"/>
          </w:tcPr>
          <w:p w14:paraId="399B6F5C" w14:textId="77777777" w:rsidR="00CC4BD7" w:rsidRPr="00724671" w:rsidRDefault="00CC4BD7" w:rsidP="00CC4BD7">
            <w:pPr>
              <w:pStyle w:val="TABLE-cell"/>
            </w:pPr>
            <w:r w:rsidRPr="00724671">
              <w:t>https</w:t>
            </w:r>
            <w:r>
              <w:rPr>
                <w:rFonts w:hint="eastAsia"/>
                <w:lang w:eastAsia="ko-KR"/>
              </w:rPr>
              <w:t xml:space="preserve"> </w:t>
            </w:r>
            <w:r w:rsidRPr="00724671">
              <w:t>+</w:t>
            </w:r>
            <w:r>
              <w:rPr>
                <w:rFonts w:hint="eastAsia"/>
                <w:lang w:eastAsia="ko-KR"/>
              </w:rPr>
              <w:t xml:space="preserve"> </w:t>
            </w:r>
            <w:r w:rsidRPr="00724671">
              <w:t>tcp</w:t>
            </w:r>
            <w:r>
              <w:rPr>
                <w:rFonts w:hint="eastAsia"/>
                <w:lang w:eastAsia="ko-KR"/>
              </w:rPr>
              <w:t xml:space="preserve"> </w:t>
            </w:r>
            <w:r w:rsidRPr="00724671">
              <w:t>+</w:t>
            </w:r>
            <w:r>
              <w:rPr>
                <w:rFonts w:hint="eastAsia"/>
                <w:lang w:eastAsia="ko-KR"/>
              </w:rPr>
              <w:t xml:space="preserve"> </w:t>
            </w:r>
            <w:r w:rsidRPr="00724671">
              <w:t xml:space="preserve">ip </w:t>
            </w:r>
          </w:p>
        </w:tc>
        <w:tc>
          <w:tcPr>
            <w:tcW w:w="1134" w:type="dxa"/>
          </w:tcPr>
          <w:p w14:paraId="1B0BDF09"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https</w:t>
            </w:r>
          </w:p>
        </w:tc>
        <w:tc>
          <w:tcPr>
            <w:tcW w:w="2693" w:type="dxa"/>
          </w:tcPr>
          <w:p w14:paraId="3178221B"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IP address + port number</w:t>
            </w:r>
          </w:p>
        </w:tc>
        <w:tc>
          <w:tcPr>
            <w:tcW w:w="3828" w:type="dxa"/>
          </w:tcPr>
          <w:p w14:paraId="68C1245F" w14:textId="77777777" w:rsidR="00CC4BD7" w:rsidRPr="00724671" w:rsidRDefault="00CC4BD7" w:rsidP="00CC4BD7">
            <w:pPr>
              <w:pStyle w:val="TABLE-cell"/>
              <w:cnfStyle w:val="000000000000" w:firstRow="0" w:lastRow="0" w:firstColumn="0" w:lastColumn="0" w:oddVBand="0" w:evenVBand="0" w:oddHBand="0" w:evenHBand="0" w:firstRowFirstColumn="0" w:firstRowLastColumn="0" w:lastRowFirstColumn="0" w:lastRowLastColumn="0"/>
            </w:pPr>
            <w:r w:rsidRPr="00724671">
              <w:t>https://[</w:t>
            </w:r>
            <w:r w:rsidR="007D6983" w:rsidRPr="007D6983">
              <w:t>2001:db8:a::123</w:t>
            </w:r>
            <w:r w:rsidRPr="00724671">
              <w:t>]:1122</w:t>
            </w:r>
          </w:p>
        </w:tc>
      </w:tr>
    </w:tbl>
    <w:p w14:paraId="30488402" w14:textId="77777777" w:rsidR="00F3255E" w:rsidRDefault="00F3255E" w:rsidP="00F3255E">
      <w:pPr>
        <w:pStyle w:val="Heading3"/>
      </w:pPr>
      <w:bookmarkStart w:id="11704" w:name="_Toc509367205"/>
      <w:r>
        <w:t>“</w:t>
      </w:r>
      <w:proofErr w:type="gramStart"/>
      <w:r>
        <w:t>pri</w:t>
      </w:r>
      <w:proofErr w:type="gramEnd"/>
      <w:r>
        <w:t>”</w:t>
      </w:r>
      <w:bookmarkEnd w:id="11704"/>
    </w:p>
    <w:p w14:paraId="68FD2008" w14:textId="77777777" w:rsidR="00241BF8" w:rsidRDefault="00241BF8" w:rsidP="00241BF8">
      <w:pPr>
        <w:pStyle w:val="PARAGRAPH"/>
      </w:pPr>
      <w:r>
        <w:t xml:space="preserve">When there are multiple Endpoints, "pri" indicates the priority among them. </w:t>
      </w:r>
    </w:p>
    <w:p w14:paraId="51C2D4E8" w14:textId="77777777" w:rsidR="00241BF8" w:rsidRDefault="00241BF8" w:rsidP="00241BF8">
      <w:pPr>
        <w:pStyle w:val="PARAGRAPH"/>
      </w:pPr>
      <w:r>
        <w:t>"</w:t>
      </w:r>
      <w:proofErr w:type="gramStart"/>
      <w:r>
        <w:t>pri</w:t>
      </w:r>
      <w:proofErr w:type="gramEnd"/>
      <w:r>
        <w:t>" shall be represented as a positive integer (e.g. "pri": 1) and the lower the value, the higher the priority.</w:t>
      </w:r>
    </w:p>
    <w:p w14:paraId="3A6EA7BE" w14:textId="77777777" w:rsidR="00F3255E" w:rsidRPr="00F3255E" w:rsidRDefault="00241BF8" w:rsidP="00241BF8">
      <w:pPr>
        <w:pStyle w:val="PARAGRAPH"/>
      </w:pPr>
      <w:r>
        <w:t>The default "pri" value is 1, i.e. when "pri" is not present, it shall be equivalent to "pri": 1.</w:t>
      </w:r>
    </w:p>
    <w:p w14:paraId="4225E73C" w14:textId="77777777" w:rsidR="00F3255E" w:rsidRDefault="00F3255E" w:rsidP="00F3255E">
      <w:pPr>
        <w:pStyle w:val="Heading3"/>
      </w:pPr>
      <w:bookmarkStart w:id="11705" w:name="_Ref509191617"/>
      <w:bookmarkStart w:id="11706" w:name="_Toc509367206"/>
      <w:r w:rsidRPr="00F3255E">
        <w:t>Endpoint information in "eps" Parameter</w:t>
      </w:r>
      <w:bookmarkEnd w:id="11705"/>
      <w:bookmarkEnd w:id="11706"/>
    </w:p>
    <w:p w14:paraId="28186C6E" w14:textId="77777777" w:rsidR="00BB6903" w:rsidRDefault="00241BF8" w:rsidP="00892A62">
      <w:pPr>
        <w:pStyle w:val="PARAGRAPH"/>
        <w:rPr>
          <w:ins w:id="11707" w:author="Bardini, Richard A" w:date="2018-03-19T03:05:00Z"/>
        </w:rPr>
      </w:pPr>
      <w:r w:rsidRPr="00241BF8">
        <w:t xml:space="preserve">To carry Endpoint information, a new Link Parameter "eps" is defined in </w:t>
      </w:r>
      <w:r w:rsidR="00892A62">
        <w:rPr>
          <w:highlight w:val="yellow"/>
        </w:rPr>
        <w:fldChar w:fldCharType="begin"/>
      </w:r>
      <w:r w:rsidR="00892A62">
        <w:instrText xml:space="preserve"> REF _Ref476330153 \r \h </w:instrText>
      </w:r>
      <w:r w:rsidR="00892A62">
        <w:rPr>
          <w:highlight w:val="yellow"/>
        </w:rPr>
      </w:r>
      <w:r w:rsidR="00892A62">
        <w:rPr>
          <w:highlight w:val="yellow"/>
        </w:rPr>
        <w:fldChar w:fldCharType="separate"/>
      </w:r>
      <w:r w:rsidR="00370B4E">
        <w:t>7.8.2.1.5</w:t>
      </w:r>
      <w:r w:rsidR="00892A62">
        <w:rPr>
          <w:highlight w:val="yellow"/>
        </w:rPr>
        <w:fldChar w:fldCharType="end"/>
      </w:r>
      <w:r w:rsidRPr="00241BF8">
        <w:t>. "eps" has an array of items as its value and each item represents Endpoint information with two key-value pairs, "ep" and "pri", of which "ep" is mandatory and "pri" is optional.</w:t>
      </w:r>
      <w:commentRangeStart w:id="11708"/>
    </w:p>
    <w:p w14:paraId="2C9D9822" w14:textId="77777777" w:rsidR="00BB6903" w:rsidRPr="00966B7C" w:rsidRDefault="00BB6903" w:rsidP="00BB6903">
      <w:pPr>
        <w:pStyle w:val="PARAGRAPH"/>
        <w:rPr>
          <w:ins w:id="11709" w:author="Bardini, Richard A" w:date="2018-03-19T03:06:00Z"/>
          <w:lang w:eastAsia="ko-KR"/>
        </w:rPr>
      </w:pPr>
      <w:ins w:id="11710" w:author="Bardini, Richard A" w:date="2018-03-19T03:06:00Z">
        <w:r w:rsidRPr="00966B7C">
          <w:rPr>
            <w:lang w:eastAsia="ko-KR"/>
          </w:rPr>
          <w:t>Endpoint Information in an "eps" Parameter is valid for the target Resource of the Link, i.e., the Resource referred by "href" Parameter. Endpoint information in an "eps" Parameter may be used to access other Resources</w:t>
        </w:r>
        <w:r>
          <w:rPr>
            <w:lang w:eastAsia="ko-KR"/>
          </w:rPr>
          <w:t xml:space="preserve"> on the Device</w:t>
        </w:r>
        <w:r w:rsidRPr="00966B7C">
          <w:rPr>
            <w:lang w:eastAsia="ko-KR"/>
          </w:rPr>
          <w:t>, but such access is not guaranteed.</w:t>
        </w:r>
      </w:ins>
    </w:p>
    <w:p w14:paraId="3F996EA1" w14:textId="4B34ADD5" w:rsidR="00520393" w:rsidRPr="00966B7C" w:rsidRDefault="001F0A71" w:rsidP="00BB6903">
      <w:pPr>
        <w:pStyle w:val="PARAGRAPH"/>
        <w:rPr>
          <w:ins w:id="11711" w:author="Bardini, Richard A" w:date="2018-03-19T03:03:00Z"/>
          <w:lang w:eastAsia="ko-KR"/>
        </w:rPr>
      </w:pPr>
      <w:proofErr w:type="gramStart"/>
      <w:r>
        <w:t>A</w:t>
      </w:r>
      <w:proofErr w:type="gramEnd"/>
      <w:r w:rsidR="00241BF8" w:rsidRPr="00241BF8">
        <w:t xml:space="preserve"> </w:t>
      </w:r>
      <w:ins w:id="11712" w:author="Bardini, Richard A" w:date="2018-03-19T03:05:00Z">
        <w:r w:rsidR="00BB6903">
          <w:t>L</w:t>
        </w:r>
      </w:ins>
      <w:del w:id="11713" w:author="Bardini, Richard A" w:date="2018-03-19T03:05:00Z">
        <w:r w:rsidR="00241BF8" w:rsidRPr="00241BF8" w:rsidDel="00BB6903">
          <w:delText>l</w:delText>
        </w:r>
      </w:del>
      <w:r w:rsidR="00241BF8" w:rsidRPr="00241BF8">
        <w:t>ink with "eps"</w:t>
      </w:r>
      <w:r>
        <w:t>:</w:t>
      </w:r>
      <w:commentRangeEnd w:id="11708"/>
      <w:r w:rsidR="00BB6903">
        <w:rPr>
          <w:rStyle w:val="CommentReference"/>
          <w:lang w:val="en-US"/>
        </w:rPr>
        <w:commentReference w:id="11708"/>
      </w:r>
    </w:p>
    <w:tbl>
      <w:tblPr>
        <w:tblStyle w:val="TableGrid"/>
        <w:tblW w:w="0" w:type="auto"/>
        <w:tblLook w:val="04A0" w:firstRow="1" w:lastRow="0" w:firstColumn="1" w:lastColumn="0" w:noHBand="0" w:noVBand="1"/>
      </w:tblPr>
      <w:tblGrid>
        <w:gridCol w:w="9350"/>
      </w:tblGrid>
      <w:tr w:rsidR="00892A62" w14:paraId="5E014BB5" w14:textId="77777777" w:rsidTr="00A821C3">
        <w:tc>
          <w:tcPr>
            <w:tcW w:w="9350" w:type="dxa"/>
          </w:tcPr>
          <w:p w14:paraId="73E71D69" w14:textId="77777777" w:rsidR="00892A62" w:rsidRDefault="00892A62" w:rsidP="00A821C3">
            <w:pPr>
              <w:spacing w:line="24" w:lineRule="atLeast"/>
              <w:rPr>
                <w:rFonts w:ascii="Courier New" w:hAnsi="Courier New" w:cs="Courier New"/>
                <w:sz w:val="18"/>
                <w:szCs w:val="18"/>
                <w:lang w:eastAsia="ko-KR"/>
              </w:rPr>
            </w:pPr>
          </w:p>
          <w:p w14:paraId="04603BAF" w14:textId="77777777" w:rsidR="00892A62" w:rsidRPr="00C71715"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w:t>
            </w:r>
          </w:p>
          <w:p w14:paraId="7ADE69D5" w14:textId="12C35651" w:rsidR="00892A62" w:rsidRPr="00C71715"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"anchor": "ocf://</w:t>
            </w:r>
            <w:commentRangeStart w:id="11714"/>
            <w:ins w:id="11715" w:author="Bardini, Richard A" w:date="2018-03-19T03:04:00Z">
              <w:r w:rsidR="00BB6903" w:rsidRPr="00352B24">
                <w:rPr>
                  <w:rFonts w:ascii="Courier New" w:hAnsi="Courier New" w:cs="Courier New"/>
                  <w:sz w:val="18"/>
                  <w:szCs w:val="18"/>
                </w:rPr>
                <w:t>e61c3e6b-9c54-4b81-8ce5-f9039c1d04d9</w:t>
              </w:r>
              <w:r w:rsidR="00BB6903" w:rsidDel="00AA0246">
                <w:rPr>
                  <w:rStyle w:val="CommentReference"/>
                </w:rPr>
                <w:t xml:space="preserve"> </w:t>
              </w:r>
            </w:ins>
            <w:del w:id="11716" w:author="Bardini, Richard A" w:date="2018-03-19T03:04:00Z">
              <w:r w:rsidRPr="00C71715" w:rsidDel="00BB6903">
                <w:rPr>
                  <w:rFonts w:ascii="Courier New" w:hAnsi="Courier New" w:cs="Courier New"/>
                  <w:sz w:val="18"/>
                  <w:szCs w:val="18"/>
                  <w:lang w:eastAsia="ko-KR"/>
                </w:rPr>
                <w:delText>light_device_id</w:delText>
              </w:r>
            </w:del>
            <w:commentRangeEnd w:id="11714"/>
            <w:r w:rsidR="00BB6903">
              <w:rPr>
                <w:rStyle w:val="CommentReference"/>
              </w:rPr>
              <w:commentReference w:id="11714"/>
            </w:r>
            <w:r w:rsidRPr="00C71715">
              <w:rPr>
                <w:rFonts w:ascii="Courier New" w:hAnsi="Courier New" w:cs="Courier New"/>
                <w:sz w:val="18"/>
                <w:szCs w:val="18"/>
                <w:lang w:eastAsia="ko-KR"/>
              </w:rPr>
              <w:t>",</w:t>
            </w:r>
          </w:p>
          <w:p w14:paraId="418F1899" w14:textId="77777777" w:rsidR="00892A62" w:rsidRPr="00C71715"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"href": "/myLightSwitch",</w:t>
            </w:r>
          </w:p>
          <w:p w14:paraId="29AF881D" w14:textId="77777777" w:rsidR="00892A62" w:rsidRPr="00C71715"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"rt": ["oic.r.switch.binary"],</w:t>
            </w:r>
          </w:p>
          <w:p w14:paraId="4E0594E7" w14:textId="77777777" w:rsidR="00892A62"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"if": ["oic.if.a", "oic.if.baseline"],</w:t>
            </w:r>
          </w:p>
          <w:p w14:paraId="472E4FFD" w14:textId="77777777" w:rsidR="00892A62" w:rsidRPr="00652717"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w:t>
            </w:r>
            <w:r>
              <w:rPr>
                <w:rFonts w:ascii="Courier New" w:hAnsi="Courier New" w:cs="Courier New" w:hint="eastAsia"/>
                <w:sz w:val="18"/>
                <w:szCs w:val="18"/>
                <w:lang w:eastAsia="ko-KR"/>
              </w:rPr>
              <w:t>p</w:t>
            </w:r>
            <w:r w:rsidRPr="00C71715">
              <w:rPr>
                <w:rFonts w:ascii="Courier New" w:hAnsi="Courier New" w:cs="Courier New"/>
                <w:sz w:val="18"/>
                <w:szCs w:val="18"/>
                <w:lang w:eastAsia="ko-KR"/>
              </w:rPr>
              <w:t xml:space="preserve">": </w:t>
            </w:r>
            <w:r>
              <w:rPr>
                <w:rFonts w:ascii="Courier New" w:hAnsi="Courier New" w:cs="Courier New" w:hint="eastAsia"/>
                <w:sz w:val="18"/>
                <w:szCs w:val="18"/>
                <w:lang w:eastAsia="ko-KR"/>
              </w:rPr>
              <w:t>{"bm": 3}</w:t>
            </w:r>
            <w:r w:rsidRPr="00C71715">
              <w:rPr>
                <w:rFonts w:ascii="Courier New" w:hAnsi="Courier New" w:cs="Courier New"/>
                <w:sz w:val="18"/>
                <w:szCs w:val="18"/>
                <w:lang w:eastAsia="ko-KR"/>
              </w:rPr>
              <w:t>,</w:t>
            </w:r>
          </w:p>
          <w:p w14:paraId="56BF703B" w14:textId="77777777" w:rsidR="00892A62" w:rsidRPr="00C71715"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 xml:space="preserve">  "eps": [{"ep": "</w:t>
            </w:r>
            <w:r w:rsidRPr="00FA4424">
              <w:rPr>
                <w:rFonts w:ascii="Courier New" w:hAnsi="Courier New" w:cs="Courier New"/>
                <w:sz w:val="18"/>
                <w:szCs w:val="18"/>
              </w:rPr>
              <w:t>coap://[fe80::b1d6]:</w:t>
            </w:r>
            <w:r w:rsidRPr="00C71715">
              <w:rPr>
                <w:rFonts w:ascii="Courier New" w:hAnsi="Courier New" w:cs="Courier New"/>
                <w:sz w:val="18"/>
                <w:szCs w:val="18"/>
                <w:lang w:eastAsia="ko-KR"/>
              </w:rPr>
              <w:t>1111"</w:t>
            </w:r>
            <w:r>
              <w:rPr>
                <w:rFonts w:ascii="Courier New" w:hAnsi="Courier New" w:cs="Courier New" w:hint="eastAsia"/>
                <w:sz w:val="18"/>
                <w:szCs w:val="18"/>
                <w:lang w:eastAsia="ko-KR"/>
              </w:rPr>
              <w:t>, "pri": 2</w:t>
            </w:r>
            <w:r w:rsidRPr="00C71715">
              <w:rPr>
                <w:rFonts w:ascii="Courier New" w:hAnsi="Courier New" w:cs="Courier New"/>
                <w:sz w:val="18"/>
                <w:szCs w:val="18"/>
                <w:lang w:eastAsia="ko-KR"/>
              </w:rPr>
              <w:t>},</w:t>
            </w:r>
            <w:r>
              <w:rPr>
                <w:rFonts w:ascii="Courier New" w:hAnsi="Courier New" w:cs="Courier New" w:hint="eastAsia"/>
                <w:sz w:val="18"/>
                <w:szCs w:val="18"/>
                <w:lang w:eastAsia="ko-KR"/>
              </w:rPr>
              <w:t xml:space="preserve"> {"</w:t>
            </w:r>
            <w:r w:rsidRPr="00C71715">
              <w:rPr>
                <w:rFonts w:ascii="Courier New" w:hAnsi="Courier New" w:cs="Courier New"/>
                <w:sz w:val="18"/>
                <w:szCs w:val="18"/>
                <w:lang w:eastAsia="ko-KR"/>
              </w:rPr>
              <w:t>ep": "</w:t>
            </w:r>
            <w:r w:rsidRPr="00FA4424">
              <w:rPr>
                <w:rFonts w:ascii="Courier New" w:hAnsi="Courier New" w:cs="Courier New"/>
                <w:sz w:val="18"/>
                <w:szCs w:val="18"/>
              </w:rPr>
              <w:t>coaps://[fe80::b1d6]:1122</w:t>
            </w:r>
            <w:r w:rsidRPr="00C71715">
              <w:rPr>
                <w:rFonts w:ascii="Courier New" w:hAnsi="Courier New" w:cs="Courier New"/>
                <w:sz w:val="18"/>
                <w:szCs w:val="18"/>
                <w:lang w:eastAsia="ko-KR"/>
              </w:rPr>
              <w:t xml:space="preserve">"}] </w:t>
            </w:r>
          </w:p>
          <w:p w14:paraId="094160AD" w14:textId="77777777" w:rsidR="00892A62" w:rsidRDefault="00892A62" w:rsidP="00892A62">
            <w:pPr>
              <w:spacing w:line="24" w:lineRule="atLeast"/>
              <w:jc w:val="left"/>
              <w:rPr>
                <w:rFonts w:ascii="Courier New" w:hAnsi="Courier New" w:cs="Courier New"/>
                <w:sz w:val="18"/>
                <w:szCs w:val="18"/>
                <w:lang w:eastAsia="ko-KR"/>
              </w:rPr>
            </w:pPr>
            <w:r w:rsidRPr="00C71715">
              <w:rPr>
                <w:rFonts w:ascii="Courier New" w:hAnsi="Courier New" w:cs="Courier New"/>
                <w:sz w:val="18"/>
                <w:szCs w:val="18"/>
                <w:lang w:eastAsia="ko-KR"/>
              </w:rPr>
              <w:t>}</w:t>
            </w:r>
          </w:p>
          <w:p w14:paraId="2C268D23" w14:textId="77777777" w:rsidR="00892A62" w:rsidRDefault="00892A62" w:rsidP="00A821C3">
            <w:pPr>
              <w:spacing w:line="24" w:lineRule="atLeast"/>
              <w:rPr>
                <w:rFonts w:ascii="Courier New" w:hAnsi="Courier New" w:cs="Courier New"/>
                <w:sz w:val="18"/>
                <w:szCs w:val="18"/>
                <w:lang w:eastAsia="ko-KR"/>
              </w:rPr>
            </w:pPr>
          </w:p>
        </w:tc>
      </w:tr>
    </w:tbl>
    <w:p w14:paraId="239127E5" w14:textId="77777777" w:rsidR="00241BF8" w:rsidRDefault="00241BF8" w:rsidP="00241BF8">
      <w:pPr>
        <w:pStyle w:val="PARAGRAPH"/>
      </w:pPr>
      <w:r>
        <w:t xml:space="preserve">In </w:t>
      </w:r>
      <w:r w:rsidR="001F0A71">
        <w:t>the previous example</w:t>
      </w:r>
      <w:r>
        <w:t>, "anchor" represents the hosting OCF Device, "href", target Resource and "eps" the two Endpoints for the target Resource.</w:t>
      </w:r>
    </w:p>
    <w:p w14:paraId="12B453A3" w14:textId="77777777" w:rsidR="00241BF8" w:rsidRDefault="00241BF8" w:rsidP="00241BF8">
      <w:pPr>
        <w:pStyle w:val="PARAGRAPH"/>
      </w:pPr>
      <w:r>
        <w:t>If the target Resource of a Link requires a secure connection (e.g. CoAPS), "eps" Parameter shall be used to indicate the necessary information (e.g. port number) in OCF 1.0 payload, because "sec" and "port" shall be used only in OIC 1.1 payload.</w:t>
      </w:r>
    </w:p>
    <w:p w14:paraId="2AF946B8" w14:textId="77777777" w:rsidR="00427ED3" w:rsidRDefault="00427ED3" w:rsidP="00F92D1D">
      <w:pPr>
        <w:pStyle w:val="Heading2"/>
      </w:pPr>
      <w:bookmarkStart w:id="11717" w:name="_Toc509367207"/>
      <w:r>
        <w:lastRenderedPageBreak/>
        <w:t>Endpoint discovery</w:t>
      </w:r>
      <w:bookmarkEnd w:id="11717"/>
    </w:p>
    <w:p w14:paraId="381AC4A8" w14:textId="77777777" w:rsidR="00F3255E" w:rsidRDefault="00F3255E" w:rsidP="00F3255E">
      <w:pPr>
        <w:pStyle w:val="Heading3"/>
      </w:pPr>
      <w:bookmarkStart w:id="11718" w:name="_Toc509367208"/>
      <w:r>
        <w:t>Introduction</w:t>
      </w:r>
      <w:bookmarkEnd w:id="11718"/>
    </w:p>
    <w:p w14:paraId="75F72344" w14:textId="77777777" w:rsidR="00F3255E" w:rsidRDefault="00241BF8" w:rsidP="00F3255E">
      <w:pPr>
        <w:pStyle w:val="PARAGRAPH"/>
      </w:pPr>
      <w:r w:rsidRPr="00241BF8">
        <w:t>"Endpoint discovery" is defined as the process for a Client to acquire the Endpoint information for OCF Device or Resource.</w:t>
      </w:r>
    </w:p>
    <w:p w14:paraId="2510D76C" w14:textId="77777777" w:rsidR="00F3255E" w:rsidRDefault="00F3255E" w:rsidP="00F3255E">
      <w:pPr>
        <w:pStyle w:val="Heading3"/>
      </w:pPr>
      <w:bookmarkStart w:id="11719" w:name="_Ref476331124"/>
      <w:bookmarkStart w:id="11720" w:name="_Toc509367209"/>
      <w:r>
        <w:t>Implicit discovery</w:t>
      </w:r>
      <w:bookmarkEnd w:id="11719"/>
      <w:bookmarkEnd w:id="11720"/>
    </w:p>
    <w:p w14:paraId="12251D7C" w14:textId="23F1C328" w:rsidR="00241BF8" w:rsidRDefault="00241BF8" w:rsidP="00241BF8">
      <w:pPr>
        <w:pStyle w:val="PARAGRAPH"/>
      </w:pPr>
      <w:r>
        <w:t xml:space="preserve">If a Device is the source of a CoAP message (e.g. </w:t>
      </w:r>
      <w:r w:rsidR="00700D5E">
        <w:t>“</w:t>
      </w:r>
      <w:r>
        <w:t>/oic/res</w:t>
      </w:r>
      <w:r w:rsidR="00700D5E">
        <w:t>”</w:t>
      </w:r>
      <w:r>
        <w:t xml:space="preserve"> response), the source IP address and port number </w:t>
      </w:r>
      <w:commentRangeStart w:id="11721"/>
      <w:del w:id="11722" w:author="Bardini, Richard A" w:date="2018-03-19T03:11:00Z">
        <w:r w:rsidDel="00BD54A7">
          <w:delText xml:space="preserve">can </w:delText>
        </w:r>
      </w:del>
      <w:ins w:id="11723" w:author="Bardini, Richard A" w:date="2018-03-19T03:11:00Z">
        <w:r w:rsidR="00BD54A7">
          <w:t>may</w:t>
        </w:r>
      </w:ins>
      <w:commentRangeEnd w:id="11721"/>
      <w:ins w:id="11724" w:author="Bardini, Richard A" w:date="2018-03-19T03:12:00Z">
        <w:r w:rsidR="00BD54A7">
          <w:rPr>
            <w:rStyle w:val="CommentReference"/>
            <w:lang w:val="en-US"/>
          </w:rPr>
          <w:commentReference w:id="11721"/>
        </w:r>
      </w:ins>
      <w:ins w:id="11725" w:author="Bardini, Richard A" w:date="2018-03-19T03:11:00Z">
        <w:r w:rsidR="00BD54A7">
          <w:t xml:space="preserve"> </w:t>
        </w:r>
      </w:ins>
      <w:r>
        <w:t xml:space="preserve">be combined to form the Endpoint Locator for the Device. Along with a "coap" scheme and default “pri” value, Endpoint information for the Device </w:t>
      </w:r>
      <w:commentRangeStart w:id="11726"/>
      <w:del w:id="11727" w:author="Bardini, Richard A" w:date="2018-03-19T03:12:00Z">
        <w:r w:rsidDel="00BD54A7">
          <w:delText xml:space="preserve">can </w:delText>
        </w:r>
      </w:del>
      <w:ins w:id="11728" w:author="Bardini, Richard A" w:date="2018-03-19T03:12:00Z">
        <w:r w:rsidR="00BD54A7">
          <w:t xml:space="preserve">may </w:t>
        </w:r>
        <w:commentRangeEnd w:id="11726"/>
        <w:r w:rsidR="00BD54A7">
          <w:rPr>
            <w:rStyle w:val="CommentReference"/>
            <w:lang w:val="en-US"/>
          </w:rPr>
          <w:commentReference w:id="11726"/>
        </w:r>
      </w:ins>
      <w:r>
        <w:t xml:space="preserve">be constructed. </w:t>
      </w:r>
    </w:p>
    <w:p w14:paraId="34E8C9F5" w14:textId="7B651C20" w:rsidR="00F3255E" w:rsidRDefault="00241BF8" w:rsidP="00241BF8">
      <w:pPr>
        <w:pStyle w:val="PARAGRAPH"/>
      </w:pPr>
      <w:r>
        <w:t xml:space="preserve">In other words, </w:t>
      </w:r>
      <w:proofErr w:type="gramStart"/>
      <w:r>
        <w:t>an</w:t>
      </w:r>
      <w:proofErr w:type="gramEnd"/>
      <w:r>
        <w:t xml:space="preserve"> </w:t>
      </w:r>
      <w:r w:rsidR="00700D5E">
        <w:t>“</w:t>
      </w:r>
      <w:r>
        <w:t>/oic/res</w:t>
      </w:r>
      <w:r w:rsidR="00700D5E">
        <w:t>”</w:t>
      </w:r>
      <w:r>
        <w:t xml:space="preserve"> response message with CoAP </w:t>
      </w:r>
      <w:commentRangeStart w:id="11729"/>
      <w:del w:id="11730" w:author="Bardini, Richard A" w:date="2018-03-19T03:11:00Z">
        <w:r w:rsidDel="00BD54A7">
          <w:delText xml:space="preserve">can </w:delText>
        </w:r>
      </w:del>
      <w:ins w:id="11731" w:author="Bardini, Richard A" w:date="2018-03-19T03:11:00Z">
        <w:r w:rsidR="00BD54A7">
          <w:t xml:space="preserve">may </w:t>
        </w:r>
      </w:ins>
      <w:commentRangeEnd w:id="11729"/>
      <w:ins w:id="11732" w:author="Bardini, Richard A" w:date="2018-03-19T03:12:00Z">
        <w:r w:rsidR="00BD54A7">
          <w:rPr>
            <w:rStyle w:val="CommentReference"/>
            <w:lang w:val="en-US"/>
          </w:rPr>
          <w:commentReference w:id="11729"/>
        </w:r>
      </w:ins>
      <w:r>
        <w:t xml:space="preserve">implicitly carry the Endpoint information of the responding Device and in turn all the hosted Resources, which </w:t>
      </w:r>
      <w:commentRangeStart w:id="11733"/>
      <w:del w:id="11734" w:author="Bardini, Richard A" w:date="2018-03-19T03:11:00Z">
        <w:r w:rsidDel="00BD54A7">
          <w:delText xml:space="preserve">can </w:delText>
        </w:r>
      </w:del>
      <w:ins w:id="11735" w:author="Bardini, Richard A" w:date="2018-03-19T03:11:00Z">
        <w:r w:rsidR="00BD54A7">
          <w:t xml:space="preserve">may </w:t>
        </w:r>
      </w:ins>
      <w:commentRangeEnd w:id="11733"/>
      <w:ins w:id="11736" w:author="Bardini, Richard A" w:date="2018-03-19T03:12:00Z">
        <w:r w:rsidR="00BD54A7">
          <w:rPr>
            <w:rStyle w:val="CommentReference"/>
            <w:lang w:val="en-US"/>
          </w:rPr>
          <w:commentReference w:id="11733"/>
        </w:r>
      </w:ins>
      <w:r>
        <w:t>be accessed with the same transfer protocol of CoAP.</w:t>
      </w:r>
    </w:p>
    <w:p w14:paraId="61988069" w14:textId="77777777" w:rsidR="00F3255E" w:rsidRDefault="00F3255E" w:rsidP="00F3255E">
      <w:pPr>
        <w:pStyle w:val="Heading3"/>
      </w:pPr>
      <w:bookmarkStart w:id="11737" w:name="_Toc509367210"/>
      <w:r w:rsidRPr="00F3255E">
        <w:t xml:space="preserve">Explicit discovery with </w:t>
      </w:r>
      <w:r w:rsidR="00700D5E">
        <w:t>“</w:t>
      </w:r>
      <w:r w:rsidRPr="00F3255E">
        <w:t>/oic/res</w:t>
      </w:r>
      <w:r w:rsidR="00700D5E">
        <w:t>”</w:t>
      </w:r>
      <w:r w:rsidRPr="00F3255E">
        <w:t xml:space="preserve"> response</w:t>
      </w:r>
      <w:bookmarkEnd w:id="11737"/>
    </w:p>
    <w:p w14:paraId="32833621" w14:textId="72D888FC" w:rsidR="00241BF8" w:rsidRDefault="00241BF8" w:rsidP="00241BF8">
      <w:pPr>
        <w:pStyle w:val="PARAGRAPH"/>
      </w:pPr>
      <w:r>
        <w:t xml:space="preserve">Endpoint information </w:t>
      </w:r>
      <w:commentRangeStart w:id="11738"/>
      <w:del w:id="11739" w:author="Bardini, Richard A" w:date="2018-03-19T03:13:00Z">
        <w:r w:rsidDel="00506081">
          <w:delText xml:space="preserve">can </w:delText>
        </w:r>
      </w:del>
      <w:ins w:id="11740" w:author="Bardini, Richard A" w:date="2018-03-19T03:13:00Z">
        <w:r w:rsidR="00506081">
          <w:t xml:space="preserve">may </w:t>
        </w:r>
      </w:ins>
      <w:commentRangeEnd w:id="11738"/>
      <w:ins w:id="11741" w:author="Bardini, Richard A" w:date="2018-03-19T03:14:00Z">
        <w:r w:rsidR="00506081">
          <w:rPr>
            <w:rStyle w:val="CommentReference"/>
            <w:lang w:val="en-US"/>
          </w:rPr>
          <w:commentReference w:id="11738"/>
        </w:r>
      </w:ins>
      <w:r>
        <w:t xml:space="preserve">be explicitly indicated with the "eps" Parameter of the Links in </w:t>
      </w:r>
      <w:r w:rsidR="00700D5E">
        <w:t>“</w:t>
      </w:r>
      <w:r>
        <w:t>/oic/res</w:t>
      </w:r>
      <w:r w:rsidR="00700D5E">
        <w:t>”</w:t>
      </w:r>
      <w:r>
        <w:t xml:space="preserve">. </w:t>
      </w:r>
    </w:p>
    <w:p w14:paraId="06539537" w14:textId="77777777" w:rsidR="008232EF" w:rsidRDefault="00241BF8" w:rsidP="00241BF8">
      <w:pPr>
        <w:pStyle w:val="PARAGRAPH"/>
        <w:rPr>
          <w:ins w:id="11742" w:author="Bardini, Richard A" w:date="2018-03-19T03:18:00Z"/>
        </w:rPr>
      </w:pPr>
      <w:r>
        <w:t xml:space="preserve">As in </w:t>
      </w:r>
      <w:r w:rsidR="00CC4BD7">
        <w:rPr>
          <w:highlight w:val="yellow"/>
        </w:rPr>
        <w:fldChar w:fldCharType="begin"/>
      </w:r>
      <w:r w:rsidR="00CC4BD7">
        <w:instrText xml:space="preserve"> REF _Ref476331124 \r \h </w:instrText>
      </w:r>
      <w:r w:rsidR="00CC4BD7">
        <w:rPr>
          <w:highlight w:val="yellow"/>
        </w:rPr>
      </w:r>
      <w:r w:rsidR="00CC4BD7">
        <w:rPr>
          <w:highlight w:val="yellow"/>
        </w:rPr>
        <w:fldChar w:fldCharType="separate"/>
      </w:r>
      <w:r w:rsidR="00370B4E">
        <w:t>10.3.2</w:t>
      </w:r>
      <w:r w:rsidR="00CC4BD7">
        <w:rPr>
          <w:highlight w:val="yellow"/>
        </w:rPr>
        <w:fldChar w:fldCharType="end"/>
      </w:r>
      <w:r>
        <w:t xml:space="preserve">, </w:t>
      </w:r>
      <w:proofErr w:type="gramStart"/>
      <w:r>
        <w:t>an</w:t>
      </w:r>
      <w:proofErr w:type="gramEnd"/>
      <w:r>
        <w:t xml:space="preserve"> </w:t>
      </w:r>
      <w:r w:rsidR="00700D5E">
        <w:t>“</w:t>
      </w:r>
      <w:r>
        <w:t>/oic/res</w:t>
      </w:r>
      <w:r w:rsidR="00700D5E">
        <w:t>”</w:t>
      </w:r>
      <w:r>
        <w:t xml:space="preserve"> response </w:t>
      </w:r>
      <w:commentRangeStart w:id="11743"/>
      <w:del w:id="11744" w:author="Bardini, Richard A" w:date="2018-03-19T03:13:00Z">
        <w:r w:rsidDel="00506081">
          <w:delText xml:space="preserve">can </w:delText>
        </w:r>
      </w:del>
      <w:ins w:id="11745" w:author="Bardini, Richard A" w:date="2018-03-19T03:13:00Z">
        <w:r w:rsidR="00506081">
          <w:t xml:space="preserve">may </w:t>
        </w:r>
      </w:ins>
      <w:commentRangeEnd w:id="11743"/>
      <w:ins w:id="11746" w:author="Bardini, Richard A" w:date="2018-03-19T03:14:00Z">
        <w:r w:rsidR="00506081">
          <w:rPr>
            <w:rStyle w:val="CommentReference"/>
            <w:lang w:val="en-US"/>
          </w:rPr>
          <w:commentReference w:id="11743"/>
        </w:r>
      </w:ins>
      <w:r>
        <w:t xml:space="preserve">implicitly indicate the Endpoint information for </w:t>
      </w:r>
      <w:commentRangeStart w:id="11747"/>
      <w:del w:id="11748" w:author="Bardini, Richard A" w:date="2018-03-19T03:15:00Z">
        <w:r w:rsidDel="00506081">
          <w:delText>the target</w:delText>
        </w:r>
      </w:del>
      <w:ins w:id="11749" w:author="Bardini, Richard A" w:date="2018-03-19T03:15:00Z">
        <w:r w:rsidR="00506081">
          <w:t>some</w:t>
        </w:r>
      </w:ins>
      <w:commentRangeEnd w:id="11747"/>
      <w:ins w:id="11750" w:author="Bardini, Richard A" w:date="2018-03-19T03:17:00Z">
        <w:r w:rsidR="00506081">
          <w:rPr>
            <w:rStyle w:val="CommentReference"/>
            <w:lang w:val="en-US"/>
          </w:rPr>
          <w:commentReference w:id="11747"/>
        </w:r>
      </w:ins>
      <w:r>
        <w:t xml:space="preserve"> Resources hosted by the responding Device. However </w:t>
      </w:r>
      <w:commentRangeStart w:id="11751"/>
      <w:ins w:id="11752" w:author="Bardini, Richard A" w:date="2018-03-19T03:16:00Z">
        <w:r w:rsidR="00506081">
          <w:rPr>
            <w:lang w:eastAsia="ko-KR"/>
          </w:rPr>
          <w:t>implicit</w:t>
        </w:r>
        <w:r w:rsidR="00506081">
          <w:rPr>
            <w:rFonts w:hint="eastAsia"/>
            <w:lang w:eastAsia="ko-KR"/>
          </w:rPr>
          <w:t xml:space="preserve"> </w:t>
        </w:r>
        <w:r w:rsidR="00506081">
          <w:rPr>
            <w:lang w:eastAsia="ko-KR"/>
          </w:rPr>
          <w:t>discovery</w:t>
        </w:r>
        <w:r w:rsidR="00506081">
          <w:rPr>
            <w:rFonts w:hint="eastAsia"/>
            <w:lang w:eastAsia="ko-KR"/>
          </w:rPr>
          <w:t>, i.e., inference of Endpoint information from CoAP response message, may not work for some Resources on the same Device. For example, some Resources may allow only secure access via CoAPS</w:t>
        </w:r>
        <w:r w:rsidR="00506081">
          <w:rPr>
            <w:lang w:eastAsia="ko-KR"/>
          </w:rPr>
          <w:t xml:space="preserve"> which requires the "eps" Parameter to indicate the port number</w:t>
        </w:r>
        <w:r w:rsidR="00506081">
          <w:rPr>
            <w:rFonts w:hint="eastAsia"/>
            <w:lang w:eastAsia="ko-KR"/>
          </w:rPr>
          <w:t>. Moreover</w:t>
        </w:r>
        <w:r w:rsidR="00506081">
          <w:t xml:space="preserve"> </w:t>
        </w:r>
        <w:commentRangeEnd w:id="11751"/>
        <w:r w:rsidR="00506081">
          <w:rPr>
            <w:rStyle w:val="CommentReference"/>
            <w:lang w:val="en-US"/>
          </w:rPr>
          <w:commentReference w:id="11751"/>
        </w:r>
      </w:ins>
      <w:r w:rsidR="00700D5E">
        <w:t>“</w:t>
      </w:r>
      <w:r>
        <w:t>/oic/res</w:t>
      </w:r>
      <w:r w:rsidR="00700D5E">
        <w:t>”</w:t>
      </w:r>
      <w:r>
        <w:t xml:space="preserve"> may expose a target Resource which belongs to another Device. </w:t>
      </w:r>
    </w:p>
    <w:p w14:paraId="6EC05EBC" w14:textId="4FA777E0" w:rsidR="00241BF8" w:rsidRDefault="00241BF8" w:rsidP="00241BF8">
      <w:pPr>
        <w:pStyle w:val="PARAGRAPH"/>
      </w:pPr>
      <w:r>
        <w:t xml:space="preserve">When the Endpoint for a target Resource of a Link cannot be implicitly inferred, the "eps" Parameter shall be included to provide explicit Endpoint information with which a Client can access the target Resource. </w:t>
      </w:r>
      <w:commentRangeStart w:id="11753"/>
      <w:ins w:id="11754" w:author="Bardini, Richard A" w:date="2018-03-19T03:19:00Z">
        <w:r w:rsidR="008232EF">
          <w:rPr>
            <w:rFonts w:hint="eastAsia"/>
            <w:lang w:eastAsia="ko-KR"/>
          </w:rPr>
          <w:t xml:space="preserve">To access the target Resource of a Link, a Client may use the </w:t>
        </w:r>
        <w:r w:rsidR="008232EF">
          <w:rPr>
            <w:lang w:eastAsia="ko-KR"/>
          </w:rPr>
          <w:t>“</w:t>
        </w:r>
        <w:r w:rsidR="008232EF">
          <w:rPr>
            <w:rFonts w:hint="eastAsia"/>
            <w:lang w:eastAsia="ko-KR"/>
          </w:rPr>
          <w:t>eps</w:t>
        </w:r>
        <w:r w:rsidR="008232EF">
          <w:rPr>
            <w:lang w:eastAsia="ko-KR"/>
          </w:rPr>
          <w:t>”</w:t>
        </w:r>
        <w:r w:rsidR="008232EF">
          <w:rPr>
            <w:rFonts w:hint="eastAsia"/>
            <w:lang w:eastAsia="ko-KR"/>
          </w:rPr>
          <w:t xml:space="preserve"> Parameter in the Link, if it is present and fall back on implicit discovery if not.</w:t>
        </w:r>
      </w:ins>
      <w:commentRangeEnd w:id="11753"/>
      <w:ins w:id="11755" w:author="Bardini, Richard A" w:date="2018-03-19T03:20:00Z">
        <w:r w:rsidR="008232EF">
          <w:rPr>
            <w:rStyle w:val="CommentReference"/>
            <w:lang w:val="en-US"/>
          </w:rPr>
          <w:commentReference w:id="11753"/>
        </w:r>
      </w:ins>
    </w:p>
    <w:p w14:paraId="64FF4ED3" w14:textId="77777777" w:rsidR="00241BF8" w:rsidRDefault="00241BF8" w:rsidP="00241BF8">
      <w:pPr>
        <w:pStyle w:val="PARAGRAPH"/>
      </w:pPr>
      <w:r>
        <w:t xml:space="preserve">This applies to the case of </w:t>
      </w:r>
      <w:r w:rsidR="00700D5E">
        <w:t>“</w:t>
      </w:r>
      <w:r>
        <w:t>/oic/res</w:t>
      </w:r>
      <w:r w:rsidR="00700D5E">
        <w:t>”</w:t>
      </w:r>
      <w:r>
        <w:t xml:space="preserve"> for a Resource Directory or Bridge Device which usually carries the Links for Resources which another Device hosts. </w:t>
      </w:r>
    </w:p>
    <w:p w14:paraId="317FF0A9" w14:textId="4B448A01" w:rsidR="008F0783" w:rsidRDefault="001F0A71" w:rsidP="008F0783">
      <w:pPr>
        <w:pStyle w:val="PARAGRAPH"/>
        <w:rPr>
          <w:rFonts w:eastAsiaTheme="minorEastAsia"/>
          <w:lang w:eastAsia="ko-KR"/>
        </w:rPr>
      </w:pPr>
      <w:proofErr w:type="gramStart"/>
      <w:r>
        <w:t>An</w:t>
      </w:r>
      <w:proofErr w:type="gramEnd"/>
      <w:r w:rsidR="00241BF8">
        <w:t xml:space="preserve"> </w:t>
      </w:r>
      <w:r w:rsidR="00700D5E">
        <w:t>“</w:t>
      </w:r>
      <w:r w:rsidR="00241BF8">
        <w:t>/oic/res</w:t>
      </w:r>
      <w:r w:rsidR="00700D5E">
        <w:t>”</w:t>
      </w:r>
      <w:r w:rsidR="00241BF8">
        <w:t xml:space="preserve"> response </w:t>
      </w:r>
      <w:commentRangeStart w:id="11756"/>
      <w:ins w:id="11757" w:author="Bardini, Richard A" w:date="2018-03-19T03:21:00Z">
        <w:r w:rsidR="00BF2AEF">
          <w:rPr>
            <w:rFonts w:hint="eastAsia"/>
            <w:lang w:eastAsia="ko-KR"/>
          </w:rPr>
          <w:t>from a Bridge Device with two Bridged Devices, having</w:t>
        </w:r>
      </w:ins>
      <w:del w:id="11758" w:author="Bardini, Richard A" w:date="2018-03-19T03:21:00Z">
        <w:r w:rsidR="00241BF8" w:rsidDel="00BF2AEF">
          <w:delText xml:space="preserve">with </w:delText>
        </w:r>
      </w:del>
      <w:commentRangeEnd w:id="11756"/>
      <w:r w:rsidR="00BF2AEF">
        <w:rPr>
          <w:rStyle w:val="CommentReference"/>
          <w:lang w:val="en-US"/>
        </w:rPr>
        <w:commentReference w:id="11756"/>
      </w:r>
      <w:r w:rsidR="00241BF8">
        <w:t>the "eps" Parameter in Links</w:t>
      </w:r>
      <w:r>
        <w:t>:</w:t>
      </w:r>
    </w:p>
    <w:tbl>
      <w:tblPr>
        <w:tblStyle w:val="TableGrid"/>
        <w:tblW w:w="0" w:type="auto"/>
        <w:tblLook w:val="04A0" w:firstRow="1" w:lastRow="0" w:firstColumn="1" w:lastColumn="0" w:noHBand="0" w:noVBand="1"/>
      </w:tblPr>
      <w:tblGrid>
        <w:gridCol w:w="9350"/>
      </w:tblGrid>
      <w:tr w:rsidR="008F0783" w14:paraId="1470B48D" w14:textId="77777777" w:rsidTr="00A821C3">
        <w:tc>
          <w:tcPr>
            <w:tcW w:w="9350" w:type="dxa"/>
          </w:tcPr>
          <w:p w14:paraId="14404E7A" w14:textId="77777777" w:rsidR="008F0783" w:rsidRDefault="008F0783" w:rsidP="00A821C3">
            <w:pPr>
              <w:spacing w:line="24" w:lineRule="atLeast"/>
              <w:rPr>
                <w:rFonts w:ascii="Courier New" w:hAnsi="Courier New" w:cs="Courier New"/>
                <w:sz w:val="18"/>
                <w:szCs w:val="18"/>
                <w:lang w:val="en-GB" w:eastAsia="ko-KR"/>
              </w:rPr>
            </w:pPr>
          </w:p>
          <w:p w14:paraId="020F51F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w:t>
            </w:r>
          </w:p>
          <w:p w14:paraId="20C7908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230035D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 </w:t>
            </w:r>
          </w:p>
          <w:p w14:paraId="5A1DEBF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"/oic/res", </w:t>
            </w:r>
          </w:p>
          <w:p w14:paraId="48F3514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"rel": "self",</w:t>
            </w:r>
          </w:p>
          <w:p w14:paraId="3982011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["oic.wk.res"],</w:t>
            </w:r>
          </w:p>
          <w:p w14:paraId="4B7173B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["oic.if.ll", "oic.if.baseline"],</w:t>
            </w:r>
          </w:p>
          <w:p w14:paraId="5A71774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4DF95D9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"coap://[2001:db8:a::b1d4]:55555"},</w:t>
            </w:r>
          </w:p>
          <w:p w14:paraId="72886DA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"coaps://[2001:db8:a::b1d4]:11111"}]</w:t>
            </w:r>
          </w:p>
          <w:p w14:paraId="76E38CE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 </w:t>
            </w:r>
          </w:p>
          <w:p w14:paraId="12A1C08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6264CF7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5077034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"/oic/d",</w:t>
            </w:r>
          </w:p>
          <w:p w14:paraId="00C6BEB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["oic.wk.d", "oic.d.bridge"],</w:t>
            </w:r>
          </w:p>
          <w:p w14:paraId="638E9A1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70B94B2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0F8404D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"coap://[2001:db8:a::b1d4]:55555"},</w:t>
            </w:r>
          </w:p>
          <w:p w14:paraId="56BA431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"coaps://[2001:db8:a::b1d4]:11111"}]</w:t>
            </w:r>
          </w:p>
          <w:p w14:paraId="42AD59F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F606B6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105747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lastRenderedPageBreak/>
              <w:t xml:space="preserve">   "anchor": "ocf://e61c3e6b-9c54-4b81-8ce5-f9039c1d04d9",</w:t>
            </w:r>
          </w:p>
          <w:p w14:paraId="49519A2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"/oic/p",</w:t>
            </w:r>
          </w:p>
          <w:p w14:paraId="5A928D8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["oic.wk.p"],</w:t>
            </w:r>
          </w:p>
          <w:p w14:paraId="434B3E9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38AC1D1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5B35937D" w14:textId="77777777" w:rsidR="00732C22" w:rsidRDefault="004A19A8" w:rsidP="004A19A8">
            <w:pPr>
              <w:spacing w:line="24" w:lineRule="atLeast"/>
              <w:rPr>
                <w:ins w:id="11759" w:author="Bardini, Richard A" w:date="2018-03-19T03:24:00Z"/>
                <w:rFonts w:ascii="Courier New" w:hAnsi="Courier New" w:cs="Courier New"/>
                <w:sz w:val="18"/>
                <w:szCs w:val="18"/>
              </w:rPr>
            </w:pPr>
            <w:r w:rsidRPr="00352B24">
              <w:rPr>
                <w:rFonts w:ascii="Courier New" w:hAnsi="Courier New" w:cs="Courier New"/>
                <w:sz w:val="18"/>
                <w:szCs w:val="18"/>
                <w:lang w:eastAsia="ko-KR"/>
              </w:rPr>
              <w:t xml:space="preserve">   "eps": [</w:t>
            </w:r>
            <w:commentRangeStart w:id="11760"/>
            <w:ins w:id="11761" w:author="Bardini, Richard A" w:date="2018-03-19T03:24:00Z">
              <w:r w:rsidR="00447202" w:rsidRPr="00352B24">
                <w:rPr>
                  <w:rFonts w:ascii="Courier New" w:hAnsi="Courier New" w:cs="Courier New"/>
                  <w:sz w:val="18"/>
                  <w:szCs w:val="18"/>
                </w:rPr>
                <w:t>{"ep": "coap://[2001:db8:a::b1d4]:55555"},</w:t>
              </w:r>
            </w:ins>
          </w:p>
          <w:p w14:paraId="3DE3C73A" w14:textId="77514C67" w:rsidR="004A19A8" w:rsidRPr="00352B24" w:rsidRDefault="00732C22" w:rsidP="004A19A8">
            <w:pPr>
              <w:spacing w:line="24" w:lineRule="atLeast"/>
              <w:rPr>
                <w:rFonts w:ascii="Courier New" w:hAnsi="Courier New" w:cs="Courier New"/>
                <w:sz w:val="18"/>
                <w:szCs w:val="18"/>
                <w:lang w:eastAsia="ko-KR"/>
              </w:rPr>
            </w:pPr>
            <w:ins w:id="11762" w:author="Bardini, Richard A" w:date="2018-03-19T03:24:00Z">
              <w:r>
                <w:rPr>
                  <w:rFonts w:ascii="Courier New" w:hAnsi="Courier New" w:cs="Courier New"/>
                  <w:sz w:val="18"/>
                  <w:szCs w:val="18"/>
                </w:rPr>
                <w:t xml:space="preserve">           </w:t>
              </w:r>
            </w:ins>
            <w:commentRangeEnd w:id="11760"/>
            <w:ins w:id="11763" w:author="Bardini, Richard A" w:date="2018-03-19T03:32:00Z">
              <w:r>
                <w:rPr>
                  <w:rStyle w:val="CommentReference"/>
                </w:rPr>
                <w:commentReference w:id="11760"/>
              </w:r>
            </w:ins>
            <w:r w:rsidR="004A19A8" w:rsidRPr="00352B24">
              <w:rPr>
                <w:rFonts w:ascii="Courier New" w:hAnsi="Courier New" w:cs="Courier New"/>
                <w:sz w:val="18"/>
                <w:szCs w:val="18"/>
                <w:lang w:eastAsia="ko-KR"/>
              </w:rPr>
              <w:t>{"ep": "coaps://[2001:db8:a::b1d4]:11111"}]</w:t>
            </w:r>
          </w:p>
          <w:p w14:paraId="665EE2C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612F871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75DAB0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5F76540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"/mySecureMode",</w:t>
            </w:r>
          </w:p>
          <w:p w14:paraId="5982646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["oic.r.securemode"],</w:t>
            </w:r>
          </w:p>
          <w:p w14:paraId="7A520D9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["oic.if.rw", "oic.if.baseline"],</w:t>
            </w:r>
          </w:p>
          <w:p w14:paraId="38E1569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37C2CF5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"coaps://[2001:db8:a::b1d4]:11111"}]</w:t>
            </w:r>
          </w:p>
          <w:p w14:paraId="479A290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025EB1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9B94FA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6531F2F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"/oic/sec/doxm",</w:t>
            </w:r>
          </w:p>
          <w:p w14:paraId="4842DD8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["oic.r.doxm"],</w:t>
            </w:r>
          </w:p>
          <w:p w14:paraId="483937D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561F3A7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0712FCD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"coap://[2001:db8:a::b1d4]:55555"},</w:t>
            </w:r>
          </w:p>
          <w:p w14:paraId="7E7B7A0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"coaps://[2001:db8:a::b1d4]:11111"}]</w:t>
            </w:r>
          </w:p>
          <w:p w14:paraId="620482C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621912D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6F464B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18C8E3E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"/oic/sec/pstat",</w:t>
            </w:r>
          </w:p>
          <w:p w14:paraId="6DDBCE8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["oic.r.pstat"],</w:t>
            </w:r>
          </w:p>
          <w:p w14:paraId="248F51C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2940603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25B7BE3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"coaps://[2001:db8:a::b1d4]:11111"}]</w:t>
            </w:r>
          </w:p>
          <w:p w14:paraId="1508886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36614D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E3A36C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1A542C6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"/oic/sec/cred",</w:t>
            </w:r>
          </w:p>
          <w:p w14:paraId="2A379F8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["oic.r.cred"],</w:t>
            </w:r>
          </w:p>
          <w:p w14:paraId="32EF64B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24F7B18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4D63255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"coaps://[2001:db8:a::b1d4]:11111"}]</w:t>
            </w:r>
          </w:p>
          <w:p w14:paraId="6F9D7B5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7926E1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795162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4D80CFA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"/oic/sec/acl2",</w:t>
            </w:r>
          </w:p>
          <w:p w14:paraId="61AB3DE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["oic.r.acl2"],</w:t>
            </w:r>
          </w:p>
          <w:p w14:paraId="01732AB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3A39F60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5CA17FE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"coaps://[2001:db8:a::b1d4]:11111"}]</w:t>
            </w:r>
          </w:p>
          <w:p w14:paraId="3AB4C02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33C359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7E1B0A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"ocf://e61c3e6b-9c54-4b81-8ce5-f9039c1d04d9",</w:t>
            </w:r>
          </w:p>
          <w:p w14:paraId="2842269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"/myIntrospection",</w:t>
            </w:r>
          </w:p>
          <w:p w14:paraId="0CCE824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["oic.wk.introspection"],</w:t>
            </w:r>
          </w:p>
          <w:p w14:paraId="6968FCC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7BB6BC2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2C5D1E2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"coaps://[2001:db8:a::b1d4]:11111"}]</w:t>
            </w:r>
          </w:p>
          <w:p w14:paraId="0B5A8CE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2BDCE98A" w14:textId="77777777" w:rsidR="004A19A8" w:rsidRPr="00352B24" w:rsidRDefault="004A19A8" w:rsidP="004A19A8">
            <w:pPr>
              <w:spacing w:line="24" w:lineRule="atLeast"/>
              <w:rPr>
                <w:rFonts w:ascii="Courier New" w:hAnsi="Courier New" w:cs="Courier New"/>
                <w:sz w:val="18"/>
                <w:szCs w:val="18"/>
                <w:lang w:eastAsia="ko-KR"/>
              </w:rPr>
            </w:pPr>
          </w:p>
          <w:p w14:paraId="54F828A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F3B65A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34B6B3B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"/oic/res",</w:t>
            </w:r>
          </w:p>
          <w:p w14:paraId="601978B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["oic.wk.res"],</w:t>
            </w:r>
          </w:p>
          <w:p w14:paraId="4C38699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["oic.if.ll", "oic.if.baseline"],</w:t>
            </w:r>
          </w:p>
          <w:p w14:paraId="2B374AF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lastRenderedPageBreak/>
              <w:t xml:space="preserve">   "p": {"bm": 3},</w:t>
            </w:r>
          </w:p>
          <w:p w14:paraId="0343339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"coap://[2001:db8:a::b1d4]:66666"}, </w:t>
            </w:r>
          </w:p>
          <w:p w14:paraId="441F874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"coaps://[2001:db8:a::b1d4]:22222"}]</w:t>
            </w:r>
          </w:p>
          <w:p w14:paraId="089614C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 </w:t>
            </w:r>
          </w:p>
          <w:p w14:paraId="00A6E5B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DC665E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5F404E5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"/oic/d",</w:t>
            </w:r>
          </w:p>
          <w:p w14:paraId="410B76B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["oic.wk.d", "oic.d.light", "oic.d.virtual"],</w:t>
            </w:r>
          </w:p>
          <w:p w14:paraId="6FD6A86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1907EB7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5FE0D89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"coap://[2001:db8:a::b1d4]:66666"}, </w:t>
            </w:r>
          </w:p>
          <w:p w14:paraId="4FE1368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"coaps://[2001:db8:a::b1d4]:22222"}]</w:t>
            </w:r>
          </w:p>
          <w:p w14:paraId="0DF68D1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68EE12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2615BE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1C10987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"/oic/p",</w:t>
            </w:r>
          </w:p>
          <w:p w14:paraId="43B619B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["oic.wk.p"],</w:t>
            </w:r>
          </w:p>
          <w:p w14:paraId="3C0597C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3D9CE21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7B0D0867" w14:textId="77777777" w:rsidR="00732C22" w:rsidRDefault="004A19A8" w:rsidP="004A19A8">
            <w:pPr>
              <w:spacing w:line="24" w:lineRule="atLeast"/>
              <w:rPr>
                <w:ins w:id="11764" w:author="Bardini, Richard A" w:date="2018-03-19T03:28:00Z"/>
                <w:rFonts w:ascii="Courier New" w:hAnsi="Courier New" w:cs="Courier New"/>
                <w:sz w:val="18"/>
                <w:szCs w:val="18"/>
              </w:rPr>
            </w:pPr>
            <w:r w:rsidRPr="00352B24">
              <w:rPr>
                <w:rFonts w:ascii="Courier New" w:hAnsi="Courier New" w:cs="Courier New"/>
                <w:sz w:val="18"/>
                <w:szCs w:val="18"/>
                <w:lang w:eastAsia="ko-KR"/>
              </w:rPr>
              <w:t xml:space="preserve">   "eps": </w:t>
            </w:r>
            <w:commentRangeStart w:id="11765"/>
            <w:r w:rsidRPr="00352B24">
              <w:rPr>
                <w:rFonts w:ascii="Courier New" w:hAnsi="Courier New" w:cs="Courier New"/>
                <w:sz w:val="18"/>
                <w:szCs w:val="18"/>
                <w:lang w:eastAsia="ko-KR"/>
              </w:rPr>
              <w:t>[</w:t>
            </w:r>
            <w:ins w:id="11766" w:author="Bardini, Richard A" w:date="2018-03-19T03:28:00Z">
              <w:r w:rsidR="00732C22" w:rsidRPr="0055592A">
                <w:rPr>
                  <w:rFonts w:ascii="Courier New" w:hAnsi="Courier New" w:cs="Courier New"/>
                  <w:sz w:val="18"/>
                  <w:szCs w:val="18"/>
                </w:rPr>
                <w:t>{"ep": "coap://[2001:db8:a::b1d4]:66666"},</w:t>
              </w:r>
            </w:ins>
          </w:p>
          <w:p w14:paraId="469A9806" w14:textId="6BB26133" w:rsidR="004A19A8" w:rsidRPr="00352B24" w:rsidRDefault="00732C22" w:rsidP="004A19A8">
            <w:pPr>
              <w:spacing w:line="24" w:lineRule="atLeast"/>
              <w:rPr>
                <w:rFonts w:ascii="Courier New" w:hAnsi="Courier New" w:cs="Courier New"/>
                <w:sz w:val="18"/>
                <w:szCs w:val="18"/>
                <w:lang w:eastAsia="ko-KR"/>
              </w:rPr>
            </w:pPr>
            <w:ins w:id="11767" w:author="Bardini, Richard A" w:date="2018-03-19T03:28:00Z">
              <w:r>
                <w:rPr>
                  <w:rFonts w:ascii="Courier New" w:hAnsi="Courier New" w:cs="Courier New"/>
                  <w:sz w:val="18"/>
                  <w:szCs w:val="18"/>
                </w:rPr>
                <w:t xml:space="preserve">           </w:t>
              </w:r>
            </w:ins>
            <w:commentRangeEnd w:id="11765"/>
            <w:ins w:id="11768" w:author="Bardini, Richard A" w:date="2018-03-19T03:32:00Z">
              <w:r>
                <w:rPr>
                  <w:rStyle w:val="CommentReference"/>
                </w:rPr>
                <w:commentReference w:id="11765"/>
              </w:r>
            </w:ins>
            <w:r w:rsidR="004A19A8" w:rsidRPr="00352B24">
              <w:rPr>
                <w:rFonts w:ascii="Courier New" w:hAnsi="Courier New" w:cs="Courier New"/>
                <w:sz w:val="18"/>
                <w:szCs w:val="18"/>
                <w:lang w:eastAsia="ko-KR"/>
              </w:rPr>
              <w:t>{"ep": "coaps://[2001:db8:a::b1d4]:22222"}]</w:t>
            </w:r>
          </w:p>
          <w:p w14:paraId="33C6E7D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0B8C56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B7AA16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2A8F4FF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"/myLight",</w:t>
            </w:r>
          </w:p>
          <w:p w14:paraId="56FBF60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["oic.r.switch.binary"],</w:t>
            </w:r>
          </w:p>
          <w:p w14:paraId="1B1A139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["oic.if.a", "oic.if.baseline"],</w:t>
            </w:r>
          </w:p>
          <w:p w14:paraId="526EE97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03FF510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"coaps://[2001:db8:a::b1d4]:22222"}]</w:t>
            </w:r>
          </w:p>
          <w:p w14:paraId="74D32D8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6485E37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F7517A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4A18B14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"/oic/sec/doxm",</w:t>
            </w:r>
          </w:p>
          <w:p w14:paraId="30554AA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["oic.r.doxm"],</w:t>
            </w:r>
          </w:p>
          <w:p w14:paraId="531DD76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3ADDC2D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6887A67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"coap://[2001:db8:a::b1d4]:66666"}, </w:t>
            </w:r>
          </w:p>
          <w:p w14:paraId="370900B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"coaps://[2001:db8:a::b1d4]:22222"}]</w:t>
            </w:r>
          </w:p>
          <w:p w14:paraId="6F6D20C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88F6A4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0EC121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3B7F957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"/oic/sec/pstat",</w:t>
            </w:r>
          </w:p>
          <w:p w14:paraId="2896A3A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["oic.r.pstat"],</w:t>
            </w:r>
          </w:p>
          <w:p w14:paraId="3611A6F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5E40503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6453189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"coaps://[2001:db8:a::b1d4]:22222"}]</w:t>
            </w:r>
          </w:p>
          <w:p w14:paraId="62E2356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 {</w:t>
            </w:r>
          </w:p>
          <w:p w14:paraId="1B28DD7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09C4AE3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"/oic/sec/cred",</w:t>
            </w:r>
          </w:p>
          <w:p w14:paraId="595B5BB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["oic.r.cred"],</w:t>
            </w:r>
          </w:p>
          <w:p w14:paraId="20DAC4D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03BD3C0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0DB4919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"coaps://[2001:db8:a::b1d4]:22222"}]</w:t>
            </w:r>
          </w:p>
          <w:p w14:paraId="634123E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550BC9B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0460EB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"ocf://dc70373c-1e8d-4fb3-962e-017eaa863989",</w:t>
            </w:r>
          </w:p>
          <w:p w14:paraId="5AAEE31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"/oic/sec/acl2",</w:t>
            </w:r>
          </w:p>
          <w:p w14:paraId="024A98B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["oic.r.acl2"],</w:t>
            </w:r>
          </w:p>
          <w:p w14:paraId="02D1502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32FD312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36528F9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"coaps://[2001:db8:a::b1d4]:22222"}]</w:t>
            </w:r>
          </w:p>
          <w:p w14:paraId="185C109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EF53E2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15F55E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lastRenderedPageBreak/>
              <w:t xml:space="preserve">   "anchor": "ocf://dc70373c-1e8d-4fb3-962e-017eaa863989",</w:t>
            </w:r>
          </w:p>
          <w:p w14:paraId="017088E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"/myLightIntrospection",</w:t>
            </w:r>
          </w:p>
          <w:p w14:paraId="55406F3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["oic.wk.introspection"],</w:t>
            </w:r>
          </w:p>
          <w:p w14:paraId="23F7696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659339E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5C20660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"coaps://[2001:db8:a::b1d4]:22222"}]</w:t>
            </w:r>
          </w:p>
          <w:p w14:paraId="61F7B71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738F527" w14:textId="77777777" w:rsidR="004A19A8" w:rsidRPr="00352B24" w:rsidRDefault="004A19A8" w:rsidP="004A19A8">
            <w:pPr>
              <w:spacing w:line="24" w:lineRule="atLeast"/>
              <w:rPr>
                <w:rFonts w:ascii="Courier New" w:hAnsi="Courier New" w:cs="Courier New"/>
                <w:sz w:val="18"/>
                <w:szCs w:val="18"/>
                <w:lang w:eastAsia="ko-KR"/>
              </w:rPr>
            </w:pPr>
          </w:p>
          <w:p w14:paraId="5F21D1A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2F74D08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2F6FC0B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"/oic/res",</w:t>
            </w:r>
          </w:p>
          <w:p w14:paraId="6D416D9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["oic.wk.res"],</w:t>
            </w:r>
          </w:p>
          <w:p w14:paraId="0215574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["oic.if.ll", "oic.if.baseline"],</w:t>
            </w:r>
          </w:p>
          <w:p w14:paraId="07C10A9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13C0229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"coap://[2001:db8:a::b1d4]:77777"}, </w:t>
            </w:r>
          </w:p>
          <w:p w14:paraId="4CFCD71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"coaps://[2001:db8:a::b1d4]:33333"}]</w:t>
            </w:r>
          </w:p>
          <w:p w14:paraId="1AD5485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 </w:t>
            </w:r>
          </w:p>
          <w:p w14:paraId="0344263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687BD1B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712863D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"/oic/d",</w:t>
            </w:r>
          </w:p>
          <w:p w14:paraId="358B3F9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["oic.wk.d", "oic.d.fan", "oic.d.virtual"],</w:t>
            </w:r>
          </w:p>
          <w:p w14:paraId="3A127F4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72AAC72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1CA7DC2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"coap://[2001:db8:a::b1d4]:77777"}, </w:t>
            </w:r>
          </w:p>
          <w:p w14:paraId="6EB5465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"coaps://[2001:db8:a::b1d4]:33333"}]</w:t>
            </w:r>
          </w:p>
          <w:p w14:paraId="3B585BB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7C3225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240A546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3B54CE9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"/oic/p",</w:t>
            </w:r>
          </w:p>
          <w:p w14:paraId="3F86EC5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["oic.wk.p"],</w:t>
            </w:r>
          </w:p>
          <w:p w14:paraId="3624E1B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3FF4718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5060EB1F" w14:textId="77777777" w:rsidR="00732C22" w:rsidRDefault="004A19A8" w:rsidP="00732C22">
            <w:pPr>
              <w:spacing w:line="24" w:lineRule="atLeast"/>
              <w:rPr>
                <w:ins w:id="11769" w:author="Bardini, Richard A" w:date="2018-03-19T03:30:00Z"/>
                <w:rFonts w:ascii="Courier New" w:hAnsi="Courier New" w:cs="Courier New"/>
                <w:sz w:val="18"/>
                <w:szCs w:val="18"/>
              </w:rPr>
            </w:pPr>
            <w:r w:rsidRPr="00352B24">
              <w:rPr>
                <w:rFonts w:ascii="Courier New" w:hAnsi="Courier New" w:cs="Courier New"/>
                <w:sz w:val="18"/>
                <w:szCs w:val="18"/>
                <w:lang w:eastAsia="ko-KR"/>
              </w:rPr>
              <w:t xml:space="preserve">   "eps": </w:t>
            </w:r>
            <w:commentRangeStart w:id="11770"/>
            <w:r w:rsidRPr="00352B24">
              <w:rPr>
                <w:rFonts w:ascii="Courier New" w:hAnsi="Courier New" w:cs="Courier New"/>
                <w:sz w:val="18"/>
                <w:szCs w:val="18"/>
                <w:lang w:eastAsia="ko-KR"/>
              </w:rPr>
              <w:t>[</w:t>
            </w:r>
            <w:ins w:id="11771" w:author="Bardini, Richard A" w:date="2018-03-19T03:30:00Z">
              <w:r w:rsidR="00732C22" w:rsidRPr="00352B24">
                <w:rPr>
                  <w:rFonts w:ascii="Courier New" w:hAnsi="Courier New" w:cs="Courier New"/>
                  <w:sz w:val="18"/>
                  <w:szCs w:val="18"/>
                </w:rPr>
                <w:t>{"ep": "coap://[2001:db8:a::b1d4]:77777"},</w:t>
              </w:r>
            </w:ins>
          </w:p>
          <w:p w14:paraId="1FB4943A" w14:textId="1E232821" w:rsidR="004A19A8" w:rsidRPr="00352B24" w:rsidRDefault="00732C22" w:rsidP="004A19A8">
            <w:pPr>
              <w:spacing w:line="24" w:lineRule="atLeast"/>
              <w:rPr>
                <w:rFonts w:ascii="Courier New" w:hAnsi="Courier New" w:cs="Courier New"/>
                <w:sz w:val="18"/>
                <w:szCs w:val="18"/>
                <w:lang w:eastAsia="ko-KR"/>
              </w:rPr>
            </w:pPr>
            <w:ins w:id="11772" w:author="Bardini, Richard A" w:date="2018-03-19T03:30:00Z">
              <w:r>
                <w:rPr>
                  <w:rFonts w:ascii="Courier New" w:hAnsi="Courier New" w:cs="Courier New"/>
                  <w:sz w:val="18"/>
                  <w:szCs w:val="18"/>
                  <w:lang w:eastAsia="ko-KR"/>
                </w:rPr>
                <w:t xml:space="preserve">           </w:t>
              </w:r>
            </w:ins>
            <w:commentRangeEnd w:id="11770"/>
            <w:ins w:id="11773" w:author="Bardini, Richard A" w:date="2018-03-19T03:31:00Z">
              <w:r>
                <w:rPr>
                  <w:rStyle w:val="CommentReference"/>
                </w:rPr>
                <w:commentReference w:id="11770"/>
              </w:r>
            </w:ins>
            <w:r w:rsidR="004A19A8" w:rsidRPr="00352B24">
              <w:rPr>
                <w:rFonts w:ascii="Courier New" w:hAnsi="Courier New" w:cs="Courier New"/>
                <w:sz w:val="18"/>
                <w:szCs w:val="18"/>
                <w:lang w:eastAsia="ko-KR"/>
              </w:rPr>
              <w:t>{"ep": "coaps://[2001:db8:a::b1d4]:33333"}]</w:t>
            </w:r>
          </w:p>
          <w:p w14:paraId="6DA7276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40A0367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5D568A8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5C0C932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"/myFan",</w:t>
            </w:r>
          </w:p>
          <w:p w14:paraId="6976885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["oic.r.switch.binary"],</w:t>
            </w:r>
          </w:p>
          <w:p w14:paraId="0359B33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["oic.if.a", "oic.if.baseline"],</w:t>
            </w:r>
          </w:p>
          <w:p w14:paraId="233D52F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02A4D5F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"coaps://[2001:db8:a::b1d4]:33333"}]</w:t>
            </w:r>
          </w:p>
          <w:p w14:paraId="08B0ADA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D02F2D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752A95F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7DC7B8B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"/oic/sec/doxm",</w:t>
            </w:r>
          </w:p>
          <w:p w14:paraId="7206F151"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["oic.r.doxm"],</w:t>
            </w:r>
          </w:p>
          <w:p w14:paraId="0F64955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20C2915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634D67F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"coap://[2001:db8:a::b1d4]:77777"}, </w:t>
            </w:r>
          </w:p>
          <w:p w14:paraId="2B99D6D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 "coaps://[2001:db8:a::b1d4]:33333"}]</w:t>
            </w:r>
          </w:p>
          <w:p w14:paraId="47D35F0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2F16B7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52B522A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09FF39C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"/oic/sec/pstat",</w:t>
            </w:r>
          </w:p>
          <w:p w14:paraId="1F57A032"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["oic.r.pstat"],</w:t>
            </w:r>
          </w:p>
          <w:p w14:paraId="7FA9540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1E09CE1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7934F74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"coaps://[2001:db8:a::b1d4]:33333"}]</w:t>
            </w:r>
          </w:p>
          <w:p w14:paraId="7FFFBA0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090B155"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9EFB710"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1C4EA89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"/oic/sec/cred",</w:t>
            </w:r>
          </w:p>
          <w:p w14:paraId="10A6A983"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lastRenderedPageBreak/>
              <w:t xml:space="preserve">   "rt": ["oic.r.cred"],</w:t>
            </w:r>
          </w:p>
          <w:p w14:paraId="64C1B55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7656D7F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7CA9221B"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"coaps://[2001:db8:a::b1d4]:33333"}]</w:t>
            </w:r>
          </w:p>
          <w:p w14:paraId="7F8E694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56ACD26"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3D4CEF5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4B87A45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"/oic/sec/acl2",</w:t>
            </w:r>
          </w:p>
          <w:p w14:paraId="2DB88A7A"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["oic.r.acl2"],</w:t>
            </w:r>
          </w:p>
          <w:p w14:paraId="1BA5413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["oic.if.baseline"],</w:t>
            </w:r>
          </w:p>
          <w:p w14:paraId="2DC48F9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1},</w:t>
            </w:r>
          </w:p>
          <w:p w14:paraId="68C6345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"coaps://[2001:db8:a::b1d4]:33333"}]</w:t>
            </w:r>
          </w:p>
          <w:p w14:paraId="16D2607F"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FCCA3C8"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08B3F99D"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"anchor": "ocf://88b7c7f0-4b51-4e0a-9faa-cfb439fd7f49",</w:t>
            </w:r>
          </w:p>
          <w:p w14:paraId="7B7BBA39"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"href": "/myFanIntrospection",</w:t>
            </w:r>
          </w:p>
          <w:p w14:paraId="54A413C4"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"rt": ["oic.wk.introspection"],</w:t>
            </w:r>
          </w:p>
          <w:p w14:paraId="3597382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"if": ["oic.if.r", "oic.if.baseline"],</w:t>
            </w:r>
          </w:p>
          <w:p w14:paraId="0552AE07"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"p": {"bm": 3},</w:t>
            </w:r>
          </w:p>
          <w:p w14:paraId="4FEB054E"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"eps": [{"ep": "coaps://[2001:db8:a::b1d4]:33333"}]</w:t>
            </w:r>
          </w:p>
          <w:p w14:paraId="0637551C" w14:textId="77777777" w:rsidR="004A19A8" w:rsidRPr="00352B24"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 xml:space="preserve"> }</w:t>
            </w:r>
          </w:p>
          <w:p w14:paraId="13C8C97F" w14:textId="77777777" w:rsidR="004A19A8" w:rsidRDefault="004A19A8" w:rsidP="004A19A8">
            <w:pPr>
              <w:spacing w:line="24" w:lineRule="atLeast"/>
              <w:rPr>
                <w:rFonts w:ascii="Courier New" w:hAnsi="Courier New" w:cs="Courier New"/>
                <w:sz w:val="18"/>
                <w:szCs w:val="18"/>
                <w:lang w:eastAsia="ko-KR"/>
              </w:rPr>
            </w:pPr>
            <w:r w:rsidRPr="00352B24">
              <w:rPr>
                <w:rFonts w:ascii="Courier New" w:hAnsi="Courier New" w:cs="Courier New"/>
                <w:sz w:val="18"/>
                <w:szCs w:val="18"/>
                <w:lang w:eastAsia="ko-KR"/>
              </w:rPr>
              <w:t>]</w:t>
            </w:r>
          </w:p>
          <w:p w14:paraId="18E6DB11" w14:textId="77777777" w:rsidR="004A19A8" w:rsidRDefault="004A19A8" w:rsidP="004A19A8">
            <w:pPr>
              <w:spacing w:line="24" w:lineRule="atLeast"/>
              <w:rPr>
                <w:rFonts w:ascii="Courier New" w:hAnsi="Courier New" w:cs="Courier New"/>
                <w:sz w:val="18"/>
                <w:szCs w:val="18"/>
                <w:lang w:eastAsia="ko-KR"/>
              </w:rPr>
            </w:pPr>
          </w:p>
          <w:p w14:paraId="6B6ECB0D" w14:textId="77777777" w:rsidR="008F0783" w:rsidRDefault="008F0783" w:rsidP="00A821C3">
            <w:pPr>
              <w:spacing w:line="24" w:lineRule="atLeast"/>
              <w:rPr>
                <w:rFonts w:ascii="Courier New" w:hAnsi="Courier New" w:cs="Courier New"/>
                <w:sz w:val="18"/>
                <w:szCs w:val="18"/>
                <w:lang w:eastAsia="ko-KR"/>
              </w:rPr>
            </w:pPr>
          </w:p>
        </w:tc>
      </w:tr>
    </w:tbl>
    <w:p w14:paraId="42CB3E65" w14:textId="77777777" w:rsidR="001F0A71" w:rsidRPr="00561B90" w:rsidRDefault="001F0A71" w:rsidP="008A68F8">
      <w:pPr>
        <w:pStyle w:val="PARAGRAPH"/>
      </w:pPr>
    </w:p>
    <w:p w14:paraId="0A2572E0" w14:textId="77777777" w:rsidR="00241BF8" w:rsidRDefault="00241BF8" w:rsidP="00241BF8">
      <w:pPr>
        <w:pStyle w:val="PARAGRAPH"/>
      </w:pPr>
      <w:r w:rsidRPr="00241BF8">
        <w:t xml:space="preserve">The exact format of the </w:t>
      </w:r>
      <w:r w:rsidR="00700D5E">
        <w:t>“</w:t>
      </w:r>
      <w:r w:rsidRPr="00241BF8">
        <w:t>/oic/res</w:t>
      </w:r>
      <w:r w:rsidR="00700D5E">
        <w:t>”</w:t>
      </w:r>
      <w:r w:rsidRPr="00241BF8">
        <w:t xml:space="preserve"> response and </w:t>
      </w:r>
      <w:r w:rsidR="008F0783">
        <w:t>a way for a Client to acquire a</w:t>
      </w:r>
      <w:r w:rsidRPr="00241BF8">
        <w:t xml:space="preserve"> </w:t>
      </w:r>
      <w:r w:rsidR="00700D5E">
        <w:t>“</w:t>
      </w:r>
      <w:r w:rsidRPr="00241BF8">
        <w:t>/oic/res</w:t>
      </w:r>
      <w:r w:rsidR="00700D5E">
        <w:t>”</w:t>
      </w:r>
      <w:r w:rsidRPr="00241BF8">
        <w:t xml:space="preserve"> response message is specified in </w:t>
      </w:r>
      <w:r w:rsidR="00BA06A3">
        <w:fldChar w:fldCharType="begin"/>
      </w:r>
      <w:r w:rsidR="00BA06A3">
        <w:instrText xml:space="preserve"> REF _Ref505355109 \r \h </w:instrText>
      </w:r>
      <w:r w:rsidR="00BA06A3">
        <w:fldChar w:fldCharType="separate"/>
      </w:r>
      <w:r w:rsidR="00370B4E">
        <w:t>D.9</w:t>
      </w:r>
      <w:r w:rsidR="00BA06A3">
        <w:fldChar w:fldCharType="end"/>
      </w:r>
      <w:r w:rsidR="00BA06A3">
        <w:t xml:space="preserve"> </w:t>
      </w:r>
      <w:r w:rsidRPr="00CC4BD7">
        <w:t xml:space="preserve">and </w:t>
      </w:r>
      <w:r w:rsidR="00CC4BD7" w:rsidRPr="00CC4BD7">
        <w:fldChar w:fldCharType="begin"/>
      </w:r>
      <w:r w:rsidR="00CC4BD7" w:rsidRPr="00CC4BD7">
        <w:instrText xml:space="preserve"> REF _Ref425873197 \r \h </w:instrText>
      </w:r>
      <w:r w:rsidR="00CC4BD7">
        <w:instrText xml:space="preserve"> \* MERGEFORMAT </w:instrText>
      </w:r>
      <w:r w:rsidR="00CC4BD7" w:rsidRPr="00CC4BD7">
        <w:fldChar w:fldCharType="separate"/>
      </w:r>
      <w:r w:rsidR="00370B4E">
        <w:t>11.3.5</w:t>
      </w:r>
      <w:r w:rsidR="00CC4BD7" w:rsidRPr="00CC4BD7">
        <w:fldChar w:fldCharType="end"/>
      </w:r>
      <w:r w:rsidRPr="00241BF8">
        <w:t xml:space="preserve"> respectively.</w:t>
      </w:r>
    </w:p>
    <w:p w14:paraId="59B4A81B" w14:textId="77777777" w:rsidR="00362784" w:rsidRDefault="00362784" w:rsidP="00F92D1D">
      <w:pPr>
        <w:pStyle w:val="Heading2"/>
      </w:pPr>
      <w:bookmarkStart w:id="11774" w:name="_Toc411797784"/>
      <w:bookmarkStart w:id="11775" w:name="_Toc411859130"/>
      <w:bookmarkStart w:id="11776" w:name="_Toc411861072"/>
      <w:bookmarkStart w:id="11777" w:name="_Toc412051754"/>
      <w:bookmarkStart w:id="11778" w:name="_Toc412052046"/>
      <w:bookmarkStart w:id="11779" w:name="_Toc412052338"/>
      <w:bookmarkStart w:id="11780" w:name="_Toc412052630"/>
      <w:bookmarkStart w:id="11781" w:name="_Toc412055714"/>
      <w:bookmarkStart w:id="11782" w:name="_Toc412060118"/>
      <w:bookmarkStart w:id="11783" w:name="_Toc412062389"/>
      <w:bookmarkStart w:id="11784" w:name="_Toc412071126"/>
      <w:bookmarkStart w:id="11785" w:name="_Toc412130720"/>
      <w:bookmarkStart w:id="11786" w:name="_Toc412304508"/>
      <w:bookmarkStart w:id="11787" w:name="_Toc412305028"/>
      <w:bookmarkStart w:id="11788" w:name="_Toc412314819"/>
      <w:bookmarkStart w:id="11789" w:name="_Toc412643140"/>
      <w:bookmarkStart w:id="11790" w:name="_Toc412657533"/>
      <w:bookmarkStart w:id="11791" w:name="_Toc412658455"/>
      <w:bookmarkStart w:id="11792" w:name="_Toc412734430"/>
      <w:bookmarkStart w:id="11793" w:name="_Toc411797785"/>
      <w:bookmarkStart w:id="11794" w:name="_Toc411859131"/>
      <w:bookmarkStart w:id="11795" w:name="_Toc411861073"/>
      <w:bookmarkStart w:id="11796" w:name="_Toc412051755"/>
      <w:bookmarkStart w:id="11797" w:name="_Toc412052047"/>
      <w:bookmarkStart w:id="11798" w:name="_Toc412052339"/>
      <w:bookmarkStart w:id="11799" w:name="_Toc412052631"/>
      <w:bookmarkStart w:id="11800" w:name="_Toc412055715"/>
      <w:bookmarkStart w:id="11801" w:name="_Toc412060119"/>
      <w:bookmarkStart w:id="11802" w:name="_Toc412062390"/>
      <w:bookmarkStart w:id="11803" w:name="_Toc412071127"/>
      <w:bookmarkStart w:id="11804" w:name="_Toc412130721"/>
      <w:bookmarkStart w:id="11805" w:name="_Toc412304509"/>
      <w:bookmarkStart w:id="11806" w:name="_Toc412305029"/>
      <w:bookmarkStart w:id="11807" w:name="_Toc412314820"/>
      <w:bookmarkStart w:id="11808" w:name="_Toc412643141"/>
      <w:bookmarkStart w:id="11809" w:name="_Toc412657534"/>
      <w:bookmarkStart w:id="11810" w:name="_Toc412658456"/>
      <w:bookmarkStart w:id="11811" w:name="_Toc412734431"/>
      <w:bookmarkStart w:id="11812" w:name="_Toc411797786"/>
      <w:bookmarkStart w:id="11813" w:name="_Toc411859132"/>
      <w:bookmarkStart w:id="11814" w:name="_Toc411861074"/>
      <w:bookmarkStart w:id="11815" w:name="_Toc412051756"/>
      <w:bookmarkStart w:id="11816" w:name="_Toc412052048"/>
      <w:bookmarkStart w:id="11817" w:name="_Toc412052340"/>
      <w:bookmarkStart w:id="11818" w:name="_Toc412052632"/>
      <w:bookmarkStart w:id="11819" w:name="_Toc412055716"/>
      <w:bookmarkStart w:id="11820" w:name="_Toc412060120"/>
      <w:bookmarkStart w:id="11821" w:name="_Toc412062391"/>
      <w:bookmarkStart w:id="11822" w:name="_Toc412071128"/>
      <w:bookmarkStart w:id="11823" w:name="_Toc412130722"/>
      <w:bookmarkStart w:id="11824" w:name="_Toc412304510"/>
      <w:bookmarkStart w:id="11825" w:name="_Toc412305030"/>
      <w:bookmarkStart w:id="11826" w:name="_Toc412314821"/>
      <w:bookmarkStart w:id="11827" w:name="_Toc412643142"/>
      <w:bookmarkStart w:id="11828" w:name="_Toc412657535"/>
      <w:bookmarkStart w:id="11829" w:name="_Toc412658457"/>
      <w:bookmarkStart w:id="11830" w:name="_Toc412734432"/>
      <w:bookmarkStart w:id="11831" w:name="_Toc411797787"/>
      <w:bookmarkStart w:id="11832" w:name="_Toc411859133"/>
      <w:bookmarkStart w:id="11833" w:name="_Toc411861075"/>
      <w:bookmarkStart w:id="11834" w:name="_Toc412051757"/>
      <w:bookmarkStart w:id="11835" w:name="_Toc412052049"/>
      <w:bookmarkStart w:id="11836" w:name="_Toc412052341"/>
      <w:bookmarkStart w:id="11837" w:name="_Toc412052633"/>
      <w:bookmarkStart w:id="11838" w:name="_Toc412055717"/>
      <w:bookmarkStart w:id="11839" w:name="_Toc412060121"/>
      <w:bookmarkStart w:id="11840" w:name="_Toc412062392"/>
      <w:bookmarkStart w:id="11841" w:name="_Toc412071129"/>
      <w:bookmarkStart w:id="11842" w:name="_Toc412130723"/>
      <w:bookmarkStart w:id="11843" w:name="_Toc412304511"/>
      <w:bookmarkStart w:id="11844" w:name="_Toc412305031"/>
      <w:bookmarkStart w:id="11845" w:name="_Toc412314822"/>
      <w:bookmarkStart w:id="11846" w:name="_Toc412643143"/>
      <w:bookmarkStart w:id="11847" w:name="_Toc412657536"/>
      <w:bookmarkStart w:id="11848" w:name="_Toc412658458"/>
      <w:bookmarkStart w:id="11849" w:name="_Toc412734433"/>
      <w:bookmarkStart w:id="11850" w:name="_Toc411797788"/>
      <w:bookmarkStart w:id="11851" w:name="_Toc411859134"/>
      <w:bookmarkStart w:id="11852" w:name="_Toc411861076"/>
      <w:bookmarkStart w:id="11853" w:name="_Toc412051758"/>
      <w:bookmarkStart w:id="11854" w:name="_Toc412052050"/>
      <w:bookmarkStart w:id="11855" w:name="_Toc412052342"/>
      <w:bookmarkStart w:id="11856" w:name="_Toc412052634"/>
      <w:bookmarkStart w:id="11857" w:name="_Toc412055718"/>
      <w:bookmarkStart w:id="11858" w:name="_Toc412060122"/>
      <w:bookmarkStart w:id="11859" w:name="_Toc412062393"/>
      <w:bookmarkStart w:id="11860" w:name="_Toc412071130"/>
      <w:bookmarkStart w:id="11861" w:name="_Toc412130724"/>
      <w:bookmarkStart w:id="11862" w:name="_Toc412304512"/>
      <w:bookmarkStart w:id="11863" w:name="_Toc412305032"/>
      <w:bookmarkStart w:id="11864" w:name="_Toc412314823"/>
      <w:bookmarkStart w:id="11865" w:name="_Toc412643144"/>
      <w:bookmarkStart w:id="11866" w:name="_Toc412657537"/>
      <w:bookmarkStart w:id="11867" w:name="_Toc412658459"/>
      <w:bookmarkStart w:id="11868" w:name="_Toc412734434"/>
      <w:bookmarkStart w:id="11869" w:name="_Toc411797789"/>
      <w:bookmarkStart w:id="11870" w:name="_Toc411859135"/>
      <w:bookmarkStart w:id="11871" w:name="_Toc411861077"/>
      <w:bookmarkStart w:id="11872" w:name="_Toc412051759"/>
      <w:bookmarkStart w:id="11873" w:name="_Toc412052051"/>
      <w:bookmarkStart w:id="11874" w:name="_Toc412052343"/>
      <w:bookmarkStart w:id="11875" w:name="_Toc412052635"/>
      <w:bookmarkStart w:id="11876" w:name="_Toc412055719"/>
      <w:bookmarkStart w:id="11877" w:name="_Toc412060123"/>
      <w:bookmarkStart w:id="11878" w:name="_Toc412062394"/>
      <w:bookmarkStart w:id="11879" w:name="_Toc412071131"/>
      <w:bookmarkStart w:id="11880" w:name="_Toc412130725"/>
      <w:bookmarkStart w:id="11881" w:name="_Toc412304513"/>
      <w:bookmarkStart w:id="11882" w:name="_Toc412305033"/>
      <w:bookmarkStart w:id="11883" w:name="_Toc412314824"/>
      <w:bookmarkStart w:id="11884" w:name="_Toc412643145"/>
      <w:bookmarkStart w:id="11885" w:name="_Toc412657538"/>
      <w:bookmarkStart w:id="11886" w:name="_Toc412658460"/>
      <w:bookmarkStart w:id="11887" w:name="_Toc412734435"/>
      <w:bookmarkStart w:id="11888" w:name="_Toc411797790"/>
      <w:bookmarkStart w:id="11889" w:name="_Toc411859136"/>
      <w:bookmarkStart w:id="11890" w:name="_Toc411861078"/>
      <w:bookmarkStart w:id="11891" w:name="_Toc412051760"/>
      <w:bookmarkStart w:id="11892" w:name="_Toc412052052"/>
      <w:bookmarkStart w:id="11893" w:name="_Toc412052344"/>
      <w:bookmarkStart w:id="11894" w:name="_Toc412052636"/>
      <w:bookmarkStart w:id="11895" w:name="_Toc412055720"/>
      <w:bookmarkStart w:id="11896" w:name="_Toc412060124"/>
      <w:bookmarkStart w:id="11897" w:name="_Toc412062395"/>
      <w:bookmarkStart w:id="11898" w:name="_Toc412071132"/>
      <w:bookmarkStart w:id="11899" w:name="_Toc412130726"/>
      <w:bookmarkStart w:id="11900" w:name="_Toc412304514"/>
      <w:bookmarkStart w:id="11901" w:name="_Toc412305034"/>
      <w:bookmarkStart w:id="11902" w:name="_Toc412314825"/>
      <w:bookmarkStart w:id="11903" w:name="_Toc412643146"/>
      <w:bookmarkStart w:id="11904" w:name="_Toc412657539"/>
      <w:bookmarkStart w:id="11905" w:name="_Toc412658461"/>
      <w:bookmarkStart w:id="11906" w:name="_Toc412734436"/>
      <w:bookmarkStart w:id="11907" w:name="_Toc411797791"/>
      <w:bookmarkStart w:id="11908" w:name="_Toc411859137"/>
      <w:bookmarkStart w:id="11909" w:name="_Toc411861079"/>
      <w:bookmarkStart w:id="11910" w:name="_Toc412051761"/>
      <w:bookmarkStart w:id="11911" w:name="_Toc412052053"/>
      <w:bookmarkStart w:id="11912" w:name="_Toc412052345"/>
      <w:bookmarkStart w:id="11913" w:name="_Toc412052637"/>
      <w:bookmarkStart w:id="11914" w:name="_Toc412055721"/>
      <w:bookmarkStart w:id="11915" w:name="_Toc412060125"/>
      <w:bookmarkStart w:id="11916" w:name="_Toc412062396"/>
      <w:bookmarkStart w:id="11917" w:name="_Toc412071133"/>
      <w:bookmarkStart w:id="11918" w:name="_Toc412130727"/>
      <w:bookmarkStart w:id="11919" w:name="_Toc412304515"/>
      <w:bookmarkStart w:id="11920" w:name="_Toc412305035"/>
      <w:bookmarkStart w:id="11921" w:name="_Toc412314826"/>
      <w:bookmarkStart w:id="11922" w:name="_Toc412643147"/>
      <w:bookmarkStart w:id="11923" w:name="_Toc412657540"/>
      <w:bookmarkStart w:id="11924" w:name="_Toc412658462"/>
      <w:bookmarkStart w:id="11925" w:name="_Toc412734437"/>
      <w:bookmarkStart w:id="11926" w:name="_Toc411797792"/>
      <w:bookmarkStart w:id="11927" w:name="_Toc411859138"/>
      <w:bookmarkStart w:id="11928" w:name="_Toc411861080"/>
      <w:bookmarkStart w:id="11929" w:name="_Toc412051762"/>
      <w:bookmarkStart w:id="11930" w:name="_Toc412052054"/>
      <w:bookmarkStart w:id="11931" w:name="_Toc412052346"/>
      <w:bookmarkStart w:id="11932" w:name="_Toc412052638"/>
      <w:bookmarkStart w:id="11933" w:name="_Toc412055722"/>
      <w:bookmarkStart w:id="11934" w:name="_Toc412060126"/>
      <w:bookmarkStart w:id="11935" w:name="_Toc412062397"/>
      <w:bookmarkStart w:id="11936" w:name="_Toc412071134"/>
      <w:bookmarkStart w:id="11937" w:name="_Toc412130728"/>
      <w:bookmarkStart w:id="11938" w:name="_Toc412304516"/>
      <w:bookmarkStart w:id="11939" w:name="_Toc412305036"/>
      <w:bookmarkStart w:id="11940" w:name="_Toc412314827"/>
      <w:bookmarkStart w:id="11941" w:name="_Toc412643148"/>
      <w:bookmarkStart w:id="11942" w:name="_Toc412657541"/>
      <w:bookmarkStart w:id="11943" w:name="_Toc412658463"/>
      <w:bookmarkStart w:id="11944" w:name="_Toc412734438"/>
      <w:bookmarkStart w:id="11945" w:name="_Toc411797793"/>
      <w:bookmarkStart w:id="11946" w:name="_Toc411859139"/>
      <w:bookmarkStart w:id="11947" w:name="_Toc411861081"/>
      <w:bookmarkStart w:id="11948" w:name="_Toc412051763"/>
      <w:bookmarkStart w:id="11949" w:name="_Toc412052055"/>
      <w:bookmarkStart w:id="11950" w:name="_Toc412052347"/>
      <w:bookmarkStart w:id="11951" w:name="_Toc412052639"/>
      <w:bookmarkStart w:id="11952" w:name="_Toc412055723"/>
      <w:bookmarkStart w:id="11953" w:name="_Toc412060127"/>
      <w:bookmarkStart w:id="11954" w:name="_Toc412062398"/>
      <w:bookmarkStart w:id="11955" w:name="_Toc412071135"/>
      <w:bookmarkStart w:id="11956" w:name="_Toc412130729"/>
      <w:bookmarkStart w:id="11957" w:name="_Toc412304517"/>
      <w:bookmarkStart w:id="11958" w:name="_Toc412305037"/>
      <w:bookmarkStart w:id="11959" w:name="_Toc412314828"/>
      <w:bookmarkStart w:id="11960" w:name="_Toc412643149"/>
      <w:bookmarkStart w:id="11961" w:name="_Toc412657542"/>
      <w:bookmarkStart w:id="11962" w:name="_Toc412658464"/>
      <w:bookmarkStart w:id="11963" w:name="_Toc412734439"/>
      <w:bookmarkStart w:id="11964" w:name="_Toc411797794"/>
      <w:bookmarkStart w:id="11965" w:name="_Toc411859140"/>
      <w:bookmarkStart w:id="11966" w:name="_Toc411861082"/>
      <w:bookmarkStart w:id="11967" w:name="_Toc412051764"/>
      <w:bookmarkStart w:id="11968" w:name="_Toc412052056"/>
      <w:bookmarkStart w:id="11969" w:name="_Toc412052348"/>
      <w:bookmarkStart w:id="11970" w:name="_Toc412052640"/>
      <w:bookmarkStart w:id="11971" w:name="_Toc412055724"/>
      <w:bookmarkStart w:id="11972" w:name="_Toc412060128"/>
      <w:bookmarkStart w:id="11973" w:name="_Toc412062399"/>
      <w:bookmarkStart w:id="11974" w:name="_Toc412071136"/>
      <w:bookmarkStart w:id="11975" w:name="_Toc412130730"/>
      <w:bookmarkStart w:id="11976" w:name="_Toc412304518"/>
      <w:bookmarkStart w:id="11977" w:name="_Toc412305038"/>
      <w:bookmarkStart w:id="11978" w:name="_Toc412314829"/>
      <w:bookmarkStart w:id="11979" w:name="_Toc412643150"/>
      <w:bookmarkStart w:id="11980" w:name="_Toc412657543"/>
      <w:bookmarkStart w:id="11981" w:name="_Toc412658465"/>
      <w:bookmarkStart w:id="11982" w:name="_Toc412734440"/>
      <w:bookmarkStart w:id="11983" w:name="_Toc411797795"/>
      <w:bookmarkStart w:id="11984" w:name="_Toc411859141"/>
      <w:bookmarkStart w:id="11985" w:name="_Toc411861083"/>
      <w:bookmarkStart w:id="11986" w:name="_Toc412051765"/>
      <w:bookmarkStart w:id="11987" w:name="_Toc412052057"/>
      <w:bookmarkStart w:id="11988" w:name="_Toc412052349"/>
      <w:bookmarkStart w:id="11989" w:name="_Toc412052641"/>
      <w:bookmarkStart w:id="11990" w:name="_Toc412055725"/>
      <w:bookmarkStart w:id="11991" w:name="_Toc412060129"/>
      <w:bookmarkStart w:id="11992" w:name="_Toc412062400"/>
      <w:bookmarkStart w:id="11993" w:name="_Toc412071137"/>
      <w:bookmarkStart w:id="11994" w:name="_Toc412130731"/>
      <w:bookmarkStart w:id="11995" w:name="_Toc412304519"/>
      <w:bookmarkStart w:id="11996" w:name="_Toc412305039"/>
      <w:bookmarkStart w:id="11997" w:name="_Toc412314830"/>
      <w:bookmarkStart w:id="11998" w:name="_Toc412643151"/>
      <w:bookmarkStart w:id="11999" w:name="_Toc412657544"/>
      <w:bookmarkStart w:id="12000" w:name="_Toc412658466"/>
      <w:bookmarkStart w:id="12001" w:name="_Toc412734441"/>
      <w:bookmarkStart w:id="12002" w:name="_Toc411797796"/>
      <w:bookmarkStart w:id="12003" w:name="_Toc411859142"/>
      <w:bookmarkStart w:id="12004" w:name="_Toc411861084"/>
      <w:bookmarkStart w:id="12005" w:name="_Toc412051766"/>
      <w:bookmarkStart w:id="12006" w:name="_Toc412052058"/>
      <w:bookmarkStart w:id="12007" w:name="_Toc412052350"/>
      <w:bookmarkStart w:id="12008" w:name="_Toc412052642"/>
      <w:bookmarkStart w:id="12009" w:name="_Toc412055726"/>
      <w:bookmarkStart w:id="12010" w:name="_Toc412060130"/>
      <w:bookmarkStart w:id="12011" w:name="_Toc412062401"/>
      <w:bookmarkStart w:id="12012" w:name="_Toc412071138"/>
      <w:bookmarkStart w:id="12013" w:name="_Toc412130732"/>
      <w:bookmarkStart w:id="12014" w:name="_Toc412304520"/>
      <w:bookmarkStart w:id="12015" w:name="_Toc412305040"/>
      <w:bookmarkStart w:id="12016" w:name="_Toc412314831"/>
      <w:bookmarkStart w:id="12017" w:name="_Toc412643152"/>
      <w:bookmarkStart w:id="12018" w:name="_Toc412657545"/>
      <w:bookmarkStart w:id="12019" w:name="_Toc412658467"/>
      <w:bookmarkStart w:id="12020" w:name="_Toc412734442"/>
      <w:bookmarkStart w:id="12021" w:name="_Toc411797797"/>
      <w:bookmarkStart w:id="12022" w:name="_Toc411859143"/>
      <w:bookmarkStart w:id="12023" w:name="_Toc411861085"/>
      <w:bookmarkStart w:id="12024" w:name="_Toc412051767"/>
      <w:bookmarkStart w:id="12025" w:name="_Toc412052059"/>
      <w:bookmarkStart w:id="12026" w:name="_Toc412052351"/>
      <w:bookmarkStart w:id="12027" w:name="_Toc412052643"/>
      <w:bookmarkStart w:id="12028" w:name="_Toc412055727"/>
      <w:bookmarkStart w:id="12029" w:name="_Toc412060131"/>
      <w:bookmarkStart w:id="12030" w:name="_Toc412062402"/>
      <w:bookmarkStart w:id="12031" w:name="_Toc412071139"/>
      <w:bookmarkStart w:id="12032" w:name="_Toc412130733"/>
      <w:bookmarkStart w:id="12033" w:name="_Toc412304521"/>
      <w:bookmarkStart w:id="12034" w:name="_Toc412305041"/>
      <w:bookmarkStart w:id="12035" w:name="_Toc412314832"/>
      <w:bookmarkStart w:id="12036" w:name="_Toc412643153"/>
      <w:bookmarkStart w:id="12037" w:name="_Toc412657546"/>
      <w:bookmarkStart w:id="12038" w:name="_Toc412658468"/>
      <w:bookmarkStart w:id="12039" w:name="_Toc412734443"/>
      <w:bookmarkStart w:id="12040" w:name="_Toc411797820"/>
      <w:bookmarkStart w:id="12041" w:name="_Toc411859166"/>
      <w:bookmarkStart w:id="12042" w:name="_Toc411861108"/>
      <w:bookmarkStart w:id="12043" w:name="_Toc412051790"/>
      <w:bookmarkStart w:id="12044" w:name="_Toc412052082"/>
      <w:bookmarkStart w:id="12045" w:name="_Toc412052374"/>
      <w:bookmarkStart w:id="12046" w:name="_Toc412052666"/>
      <w:bookmarkStart w:id="12047" w:name="_Toc412055750"/>
      <w:bookmarkStart w:id="12048" w:name="_Toc412060154"/>
      <w:bookmarkStart w:id="12049" w:name="_Toc412062425"/>
      <w:bookmarkStart w:id="12050" w:name="_Toc412071162"/>
      <w:bookmarkStart w:id="12051" w:name="_Toc412130756"/>
      <w:bookmarkStart w:id="12052" w:name="_Toc412304544"/>
      <w:bookmarkStart w:id="12053" w:name="_Toc412305064"/>
      <w:bookmarkStart w:id="12054" w:name="_Toc412314855"/>
      <w:bookmarkStart w:id="12055" w:name="_Toc412643176"/>
      <w:bookmarkStart w:id="12056" w:name="_Toc412657569"/>
      <w:bookmarkStart w:id="12057" w:name="_Toc412658491"/>
      <w:bookmarkStart w:id="12058" w:name="_Toc412734466"/>
      <w:bookmarkStart w:id="12059" w:name="_Toc411797871"/>
      <w:bookmarkStart w:id="12060" w:name="_Toc411859217"/>
      <w:bookmarkStart w:id="12061" w:name="_Toc411861159"/>
      <w:bookmarkStart w:id="12062" w:name="_Toc412051841"/>
      <w:bookmarkStart w:id="12063" w:name="_Toc412052133"/>
      <w:bookmarkStart w:id="12064" w:name="_Toc412052425"/>
      <w:bookmarkStart w:id="12065" w:name="_Toc412052717"/>
      <w:bookmarkStart w:id="12066" w:name="_Toc412055801"/>
      <w:bookmarkStart w:id="12067" w:name="_Toc412060205"/>
      <w:bookmarkStart w:id="12068" w:name="_Toc412062476"/>
      <w:bookmarkStart w:id="12069" w:name="_Toc412071213"/>
      <w:bookmarkStart w:id="12070" w:name="_Toc412130807"/>
      <w:bookmarkStart w:id="12071" w:name="_Toc412304595"/>
      <w:bookmarkStart w:id="12072" w:name="_Toc412305115"/>
      <w:bookmarkStart w:id="12073" w:name="_Toc412314906"/>
      <w:bookmarkStart w:id="12074" w:name="_Toc412643227"/>
      <w:bookmarkStart w:id="12075" w:name="_Toc412657620"/>
      <w:bookmarkStart w:id="12076" w:name="_Toc412658542"/>
      <w:bookmarkStart w:id="12077" w:name="_Toc412734517"/>
      <w:bookmarkStart w:id="12078" w:name="_Toc411797872"/>
      <w:bookmarkStart w:id="12079" w:name="_Toc411859218"/>
      <w:bookmarkStart w:id="12080" w:name="_Toc411861160"/>
      <w:bookmarkStart w:id="12081" w:name="_Toc412051842"/>
      <w:bookmarkStart w:id="12082" w:name="_Toc412052134"/>
      <w:bookmarkStart w:id="12083" w:name="_Toc412052426"/>
      <w:bookmarkStart w:id="12084" w:name="_Toc412052718"/>
      <w:bookmarkStart w:id="12085" w:name="_Toc412055802"/>
      <w:bookmarkStart w:id="12086" w:name="_Toc412060206"/>
      <w:bookmarkStart w:id="12087" w:name="_Toc412062477"/>
      <w:bookmarkStart w:id="12088" w:name="_Toc412071214"/>
      <w:bookmarkStart w:id="12089" w:name="_Toc412130808"/>
      <w:bookmarkStart w:id="12090" w:name="_Toc412304596"/>
      <w:bookmarkStart w:id="12091" w:name="_Toc412305116"/>
      <w:bookmarkStart w:id="12092" w:name="_Toc412314907"/>
      <w:bookmarkStart w:id="12093" w:name="_Toc412643228"/>
      <w:bookmarkStart w:id="12094" w:name="_Toc412657621"/>
      <w:bookmarkStart w:id="12095" w:name="_Toc412658543"/>
      <w:bookmarkStart w:id="12096" w:name="_Toc412734518"/>
      <w:bookmarkStart w:id="12097" w:name="_Ref425842018"/>
      <w:bookmarkStart w:id="12098" w:name="_Ref425876079"/>
      <w:bookmarkStart w:id="12099" w:name="_Toc476332759"/>
      <w:bookmarkStart w:id="12100" w:name="_Toc476333052"/>
      <w:bookmarkStart w:id="12101" w:name="_Toc476334247"/>
      <w:bookmarkStart w:id="12102" w:name="_Toc476334461"/>
      <w:bookmarkStart w:id="12103" w:name="_Toc476334754"/>
      <w:bookmarkStart w:id="12104" w:name="_Toc509367211"/>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r>
        <w:t xml:space="preserve">CoAP </w:t>
      </w:r>
      <w:r>
        <w:rPr>
          <w:rFonts w:hint="eastAsia"/>
        </w:rPr>
        <w:t xml:space="preserve">based Endpoint </w:t>
      </w:r>
      <w:r>
        <w:t>d</w:t>
      </w:r>
      <w:r>
        <w:rPr>
          <w:rFonts w:hint="eastAsia"/>
        </w:rPr>
        <w:t>iscovery</w:t>
      </w:r>
      <w:bookmarkEnd w:id="12097"/>
      <w:bookmarkEnd w:id="12098"/>
      <w:bookmarkEnd w:id="12099"/>
      <w:bookmarkEnd w:id="12100"/>
      <w:bookmarkEnd w:id="12101"/>
      <w:bookmarkEnd w:id="12102"/>
      <w:bookmarkEnd w:id="12103"/>
      <w:bookmarkEnd w:id="12104"/>
    </w:p>
    <w:p w14:paraId="02A1FE83" w14:textId="77777777" w:rsidR="00576759" w:rsidRPr="003E6127" w:rsidRDefault="00576759" w:rsidP="00BE1BAD">
      <w:pPr>
        <w:pStyle w:val="PARAGRAPH"/>
        <w:rPr>
          <w:rFonts w:eastAsiaTheme="minorEastAsia"/>
          <w:lang w:eastAsia="ko-KR"/>
        </w:rPr>
      </w:pPr>
      <w:r w:rsidRPr="00BE1BAD">
        <w:rPr>
          <w:rFonts w:eastAsiaTheme="minorEastAsia"/>
          <w:lang w:eastAsia="ko-KR"/>
        </w:rPr>
        <w:t>The following describes CoAP based Endpoint discovery:</w:t>
      </w:r>
      <w:r w:rsidR="0015023B">
        <w:rPr>
          <w:rFonts w:eastAsiaTheme="minorEastAsia"/>
          <w:lang w:eastAsia="ko-KR"/>
        </w:rPr>
        <w:t xml:space="preserve"> </w:t>
      </w:r>
    </w:p>
    <w:p w14:paraId="1BAD8DE1" w14:textId="77777777" w:rsidR="00576759" w:rsidRPr="006877E0" w:rsidRDefault="00576759" w:rsidP="006877E0">
      <w:pPr>
        <w:pStyle w:val="ListNumber"/>
        <w:tabs>
          <w:tab w:val="clear" w:pos="340"/>
          <w:tab w:val="num" w:pos="360"/>
        </w:tabs>
        <w:ind w:left="360" w:hanging="360"/>
        <w:rPr>
          <w:rFonts w:eastAsiaTheme="minorEastAsia"/>
          <w:lang w:eastAsia="ko-KR"/>
        </w:rPr>
      </w:pPr>
      <w:r w:rsidRPr="006877E0">
        <w:rPr>
          <w:rFonts w:eastAsiaTheme="minorEastAsia"/>
          <w:lang w:eastAsia="ko-KR"/>
        </w:rPr>
        <w:t xml:space="preserve">Devices shall join the ‘All </w:t>
      </w:r>
      <w:r w:rsidR="000F14A4" w:rsidRPr="006877E0">
        <w:rPr>
          <w:rFonts w:eastAsiaTheme="minorEastAsia"/>
          <w:lang w:eastAsia="ko-KR"/>
        </w:rPr>
        <w:t>OCF</w:t>
      </w:r>
      <w:r w:rsidRPr="006877E0">
        <w:rPr>
          <w:rFonts w:eastAsiaTheme="minorEastAsia"/>
          <w:lang w:eastAsia="ko-KR"/>
        </w:rPr>
        <w:t xml:space="preserve"> Nodes’ multicast group</w:t>
      </w:r>
      <w:r w:rsidR="000F14A4" w:rsidRPr="006877E0">
        <w:rPr>
          <w:rFonts w:eastAsiaTheme="minorEastAsia"/>
          <w:lang w:eastAsia="ko-KR"/>
        </w:rPr>
        <w:t>s</w:t>
      </w:r>
      <w:r w:rsidRPr="006877E0">
        <w:rPr>
          <w:rFonts w:eastAsiaTheme="minorEastAsia"/>
          <w:lang w:eastAsia="ko-KR"/>
        </w:rPr>
        <w:t xml:space="preserve"> </w:t>
      </w:r>
      <w:r w:rsidR="009F0E22" w:rsidRPr="006877E0">
        <w:rPr>
          <w:rFonts w:eastAsiaTheme="minorEastAsia"/>
          <w:lang w:eastAsia="ko-KR"/>
        </w:rPr>
        <w:t>(as defined in [</w:t>
      </w:r>
      <w:r w:rsidR="00DF0593">
        <w:rPr>
          <w:rFonts w:eastAsiaTheme="minorEastAsia"/>
          <w:lang w:eastAsia="ko-KR"/>
        </w:rPr>
        <w:fldChar w:fldCharType="begin"/>
      </w:r>
      <w:r w:rsidR="00DF0593">
        <w:rPr>
          <w:rFonts w:eastAsiaTheme="minorEastAsia"/>
          <w:lang w:eastAsia="ko-KR"/>
        </w:rPr>
        <w:instrText xml:space="preserve"> REF ref_IANA_IPv6_Multicast_Registry \h </w:instrText>
      </w:r>
      <w:r w:rsidR="00DF0593">
        <w:rPr>
          <w:rFonts w:eastAsiaTheme="minorEastAsia"/>
          <w:lang w:eastAsia="ko-KR"/>
        </w:rPr>
      </w:r>
      <w:r w:rsidR="00DF0593">
        <w:rPr>
          <w:rFonts w:eastAsiaTheme="minorEastAsia"/>
          <w:lang w:eastAsia="ko-KR"/>
        </w:rPr>
        <w:fldChar w:fldCharType="separate"/>
      </w:r>
      <w:r w:rsidR="00370B4E" w:rsidRPr="009F0E22">
        <w:t>IANA IPv6 Multicast Address Space Regis</w:t>
      </w:r>
      <w:r w:rsidR="00370B4E">
        <w:t>try</w:t>
      </w:r>
      <w:r w:rsidR="00DF0593">
        <w:rPr>
          <w:rFonts w:eastAsiaTheme="minorEastAsia"/>
          <w:lang w:eastAsia="ko-KR"/>
        </w:rPr>
        <w:fldChar w:fldCharType="end"/>
      </w:r>
      <w:r w:rsidR="009F0E22" w:rsidRPr="006877E0">
        <w:rPr>
          <w:rFonts w:eastAsiaTheme="minorEastAsia"/>
          <w:lang w:eastAsia="ko-KR"/>
        </w:rPr>
        <w:t xml:space="preserve">]) </w:t>
      </w:r>
      <w:r w:rsidR="00CF2CD3" w:rsidRPr="006877E0">
        <w:rPr>
          <w:rFonts w:eastAsiaTheme="minorEastAsia"/>
          <w:lang w:eastAsia="ko-KR"/>
        </w:rPr>
        <w:t>with scopes 2, 3, and 5 (</w:t>
      </w:r>
      <w:r w:rsidR="00CF2CD3">
        <w:rPr>
          <w:rFonts w:eastAsiaTheme="minorEastAsia"/>
          <w:lang w:eastAsia="ko-KR"/>
        </w:rPr>
        <w:t>i.e</w:t>
      </w:r>
      <w:r w:rsidR="0015023B">
        <w:rPr>
          <w:rFonts w:eastAsiaTheme="minorEastAsia"/>
          <w:lang w:eastAsia="ko-KR"/>
        </w:rPr>
        <w:t>.</w:t>
      </w:r>
      <w:r w:rsidR="00CF2CD3" w:rsidRPr="006877E0">
        <w:rPr>
          <w:rFonts w:eastAsiaTheme="minorEastAsia"/>
          <w:lang w:eastAsia="ko-KR"/>
        </w:rPr>
        <w:t>, ff02::158, ff03::158 and ff05::158)</w:t>
      </w:r>
      <w:r w:rsidR="00CF2CD3">
        <w:rPr>
          <w:rFonts w:eastAsiaTheme="minorEastAsia"/>
          <w:lang w:eastAsia="ko-KR"/>
        </w:rPr>
        <w:t xml:space="preserve"> </w:t>
      </w:r>
      <w:r w:rsidRPr="006877E0">
        <w:rPr>
          <w:rFonts w:eastAsiaTheme="minorEastAsia"/>
          <w:lang w:eastAsia="ko-KR"/>
        </w:rPr>
        <w:t xml:space="preserve">and </w:t>
      </w:r>
      <w:r w:rsidR="006877E0">
        <w:rPr>
          <w:rFonts w:eastAsiaTheme="minorEastAsia"/>
          <w:lang w:eastAsia="ko-KR"/>
        </w:rPr>
        <w:t xml:space="preserve">shall </w:t>
      </w:r>
      <w:r w:rsidRPr="006877E0">
        <w:rPr>
          <w:rFonts w:eastAsiaTheme="minorEastAsia"/>
          <w:lang w:eastAsia="ko-KR"/>
        </w:rPr>
        <w:t>listen on the port 5683.</w:t>
      </w:r>
      <w:r w:rsidR="007806A0">
        <w:rPr>
          <w:rFonts w:eastAsiaTheme="minorEastAsia"/>
          <w:lang w:eastAsia="ko-KR"/>
        </w:rPr>
        <w:t xml:space="preserve"> For compliance to </w:t>
      </w:r>
      <w:r w:rsidR="007806A0">
        <w:rPr>
          <w:rFonts w:eastAsiaTheme="minorEastAsia"/>
          <w:lang w:eastAsia="ko-KR"/>
        </w:rPr>
        <w:fldChar w:fldCharType="begin"/>
      </w:r>
      <w:r w:rsidR="007806A0">
        <w:rPr>
          <w:rFonts w:eastAsiaTheme="minorEastAsia"/>
          <w:lang w:eastAsia="ko-KR"/>
        </w:rPr>
        <w:instrText xml:space="preserve"> REF ref_RFC_7252 \h </w:instrText>
      </w:r>
      <w:r w:rsidR="007806A0">
        <w:rPr>
          <w:rFonts w:eastAsiaTheme="minorEastAsia"/>
          <w:lang w:eastAsia="ko-KR"/>
        </w:rPr>
      </w:r>
      <w:r w:rsidR="007806A0">
        <w:rPr>
          <w:rFonts w:eastAsiaTheme="minorEastAsia"/>
          <w:lang w:eastAsia="ko-KR"/>
        </w:rPr>
        <w:fldChar w:fldCharType="separate"/>
      </w:r>
      <w:r w:rsidR="00370B4E">
        <w:t>IETF RFC 7252</w:t>
      </w:r>
      <w:r w:rsidR="007806A0">
        <w:rPr>
          <w:rFonts w:eastAsiaTheme="minorEastAsia"/>
          <w:lang w:eastAsia="ko-KR"/>
        </w:rPr>
        <w:fldChar w:fldCharType="end"/>
      </w:r>
      <w:r w:rsidR="007806A0">
        <w:rPr>
          <w:rFonts w:eastAsiaTheme="minorEastAsia"/>
          <w:lang w:eastAsia="ko-KR"/>
        </w:rPr>
        <w:t xml:space="preserve"> a Device may additionally join the ‘All CoAP Nodes’ multicast groups.</w:t>
      </w:r>
    </w:p>
    <w:p w14:paraId="6C28C39C" w14:textId="77777777" w:rsidR="00576759" w:rsidRDefault="00576759" w:rsidP="006877E0">
      <w:pPr>
        <w:pStyle w:val="ListNumber"/>
        <w:tabs>
          <w:tab w:val="clear" w:pos="340"/>
          <w:tab w:val="num" w:pos="360"/>
        </w:tabs>
        <w:ind w:left="360" w:hanging="360"/>
        <w:rPr>
          <w:rFonts w:eastAsiaTheme="minorEastAsia"/>
          <w:lang w:eastAsia="ko-KR"/>
        </w:rPr>
      </w:pPr>
      <w:r w:rsidRPr="006877E0">
        <w:rPr>
          <w:rFonts w:eastAsiaTheme="minorEastAsia"/>
          <w:lang w:eastAsia="ko-KR"/>
        </w:rPr>
        <w:t>Clients intending to discover resources shall join the multicast group</w:t>
      </w:r>
      <w:r w:rsidR="000F14A4" w:rsidRPr="006877E0">
        <w:rPr>
          <w:rFonts w:eastAsiaTheme="minorEastAsia"/>
          <w:lang w:eastAsia="ko-KR"/>
        </w:rPr>
        <w:t xml:space="preserve">s as defined in </w:t>
      </w:r>
      <w:r w:rsidR="007806A0">
        <w:rPr>
          <w:rFonts w:eastAsiaTheme="minorEastAsia"/>
          <w:lang w:eastAsia="ko-KR"/>
        </w:rPr>
        <w:t>a).</w:t>
      </w:r>
    </w:p>
    <w:p w14:paraId="72E52477" w14:textId="77777777" w:rsidR="00693A6E" w:rsidRPr="006877E0" w:rsidRDefault="00693A6E" w:rsidP="006877E0">
      <w:pPr>
        <w:pStyle w:val="ListNumber"/>
        <w:tabs>
          <w:tab w:val="clear" w:pos="340"/>
          <w:tab w:val="num" w:pos="360"/>
        </w:tabs>
        <w:ind w:left="360" w:hanging="360"/>
        <w:rPr>
          <w:rFonts w:eastAsiaTheme="minorEastAsia"/>
          <w:lang w:eastAsia="ko-KR"/>
        </w:rPr>
      </w:pPr>
      <w:r>
        <w:rPr>
          <w:lang w:eastAsia="ko-KR"/>
        </w:rPr>
        <w:t xml:space="preserve">Devices </w:t>
      </w:r>
      <w:r w:rsidRPr="00F81443">
        <w:rPr>
          <w:lang w:eastAsia="ko-KR"/>
        </w:rPr>
        <w:t xml:space="preserve">shall expose </w:t>
      </w:r>
      <w:r>
        <w:rPr>
          <w:rFonts w:eastAsiaTheme="minorEastAsia"/>
          <w:lang w:eastAsia="ko-KR"/>
        </w:rPr>
        <w:t>“</w:t>
      </w:r>
      <w:r>
        <w:rPr>
          <w:lang w:eastAsia="ko-KR"/>
        </w:rPr>
        <w:t>/oic/res</w:t>
      </w:r>
      <w:r>
        <w:rPr>
          <w:rFonts w:eastAsiaTheme="minorEastAsia"/>
          <w:lang w:eastAsia="ko-KR"/>
        </w:rPr>
        <w:t xml:space="preserve">” </w:t>
      </w:r>
      <w:r>
        <w:rPr>
          <w:lang w:eastAsia="ko-KR"/>
        </w:rPr>
        <w:t xml:space="preserve">via </w:t>
      </w:r>
      <w:r w:rsidRPr="00F81443">
        <w:rPr>
          <w:lang w:eastAsia="ko-KR"/>
        </w:rPr>
        <w:t xml:space="preserve">an unsecured </w:t>
      </w:r>
      <w:r>
        <w:rPr>
          <w:lang w:eastAsia="ko-KR"/>
        </w:rPr>
        <w:t>endpoint.</w:t>
      </w:r>
    </w:p>
    <w:p w14:paraId="5BB4DF8A" w14:textId="77777777" w:rsidR="00576759" w:rsidRPr="006877E0" w:rsidRDefault="00576759" w:rsidP="006877E0">
      <w:pPr>
        <w:pStyle w:val="ListNumber"/>
        <w:tabs>
          <w:tab w:val="clear" w:pos="340"/>
          <w:tab w:val="num" w:pos="360"/>
        </w:tabs>
        <w:ind w:left="360" w:hanging="360"/>
        <w:rPr>
          <w:rFonts w:eastAsiaTheme="minorEastAsia"/>
          <w:lang w:eastAsia="ko-KR"/>
        </w:rPr>
      </w:pPr>
      <w:r w:rsidRPr="006877E0">
        <w:rPr>
          <w:rFonts w:eastAsiaTheme="minorEastAsia"/>
          <w:lang w:eastAsia="ko-KR"/>
        </w:rPr>
        <w:t>Clients shall send</w:t>
      </w:r>
      <w:r w:rsidR="007C7A16" w:rsidRPr="006877E0">
        <w:rPr>
          <w:rFonts w:eastAsiaTheme="minorEastAsia"/>
          <w:lang w:eastAsia="ko-KR"/>
        </w:rPr>
        <w:t xml:space="preserve"> </w:t>
      </w:r>
      <w:r w:rsidRPr="006877E0">
        <w:rPr>
          <w:rFonts w:eastAsiaTheme="minorEastAsia"/>
          <w:lang w:eastAsia="ko-KR"/>
        </w:rPr>
        <w:t xml:space="preserve">discovery requests (GET request) to the 'All </w:t>
      </w:r>
      <w:r w:rsidR="000F14A4" w:rsidRPr="006877E0">
        <w:rPr>
          <w:rFonts w:eastAsiaTheme="minorEastAsia"/>
          <w:lang w:eastAsia="ko-KR"/>
        </w:rPr>
        <w:t>OCF</w:t>
      </w:r>
      <w:r w:rsidRPr="006877E0">
        <w:rPr>
          <w:rFonts w:eastAsiaTheme="minorEastAsia"/>
          <w:lang w:eastAsia="ko-KR"/>
        </w:rPr>
        <w:t xml:space="preserve"> Nodes’ multicast group address </w:t>
      </w:r>
      <w:r w:rsidR="00CF2CD3">
        <w:rPr>
          <w:rFonts w:eastAsiaTheme="minorEastAsia"/>
          <w:lang w:eastAsia="ko-KR"/>
        </w:rPr>
        <w:t>with</w:t>
      </w:r>
      <w:r w:rsidR="00CF2CD3" w:rsidRPr="006877E0">
        <w:rPr>
          <w:rFonts w:eastAsiaTheme="minorEastAsia"/>
          <w:lang w:eastAsia="ko-KR"/>
        </w:rPr>
        <w:t xml:space="preserve"> scope 2 (ff02::158)</w:t>
      </w:r>
      <w:r w:rsidR="00CF2CD3">
        <w:rPr>
          <w:rFonts w:eastAsiaTheme="minorEastAsia"/>
          <w:lang w:eastAsia="ko-KR"/>
        </w:rPr>
        <w:t xml:space="preserve"> </w:t>
      </w:r>
      <w:r w:rsidRPr="006877E0">
        <w:rPr>
          <w:rFonts w:eastAsiaTheme="minorEastAsia"/>
          <w:lang w:eastAsia="ko-KR"/>
        </w:rPr>
        <w:t xml:space="preserve">at port 5683. The requested URI shall be </w:t>
      </w:r>
      <w:r w:rsidR="00700D5E">
        <w:rPr>
          <w:rFonts w:eastAsiaTheme="minorEastAsia"/>
          <w:lang w:eastAsia="ko-KR"/>
        </w:rPr>
        <w:t>“</w:t>
      </w:r>
      <w:r w:rsidRPr="006877E0">
        <w:rPr>
          <w:rFonts w:eastAsiaTheme="minorEastAsia"/>
          <w:lang w:eastAsia="ko-KR"/>
        </w:rPr>
        <w:t>/oic/res</w:t>
      </w:r>
      <w:r w:rsidR="00700D5E">
        <w:rPr>
          <w:rFonts w:eastAsiaTheme="minorEastAsia"/>
          <w:lang w:eastAsia="ko-KR"/>
        </w:rPr>
        <w:t>”</w:t>
      </w:r>
      <w:r w:rsidRPr="006877E0">
        <w:rPr>
          <w:rFonts w:eastAsiaTheme="minorEastAsia"/>
          <w:lang w:eastAsia="ko-KR"/>
        </w:rPr>
        <w:t xml:space="preserve">. </w:t>
      </w:r>
      <w:r w:rsidR="007806A0">
        <w:rPr>
          <w:rFonts w:eastAsiaTheme="minorEastAsia"/>
          <w:lang w:eastAsia="ko-KR"/>
        </w:rPr>
        <w:t xml:space="preserve">For compliance to </w:t>
      </w:r>
      <w:r w:rsidR="007806A0">
        <w:rPr>
          <w:rFonts w:eastAsiaTheme="minorEastAsia"/>
          <w:lang w:eastAsia="ko-KR"/>
        </w:rPr>
        <w:fldChar w:fldCharType="begin"/>
      </w:r>
      <w:r w:rsidR="007806A0">
        <w:rPr>
          <w:rFonts w:eastAsiaTheme="minorEastAsia"/>
          <w:lang w:eastAsia="ko-KR"/>
        </w:rPr>
        <w:instrText xml:space="preserve"> REF ref_RFC_7252 \h </w:instrText>
      </w:r>
      <w:r w:rsidR="007806A0">
        <w:rPr>
          <w:rFonts w:eastAsiaTheme="minorEastAsia"/>
          <w:lang w:eastAsia="ko-KR"/>
        </w:rPr>
      </w:r>
      <w:r w:rsidR="007806A0">
        <w:rPr>
          <w:rFonts w:eastAsiaTheme="minorEastAsia"/>
          <w:lang w:eastAsia="ko-KR"/>
        </w:rPr>
        <w:fldChar w:fldCharType="separate"/>
      </w:r>
      <w:r w:rsidR="00370B4E">
        <w:t>IETF RFC 7252</w:t>
      </w:r>
      <w:r w:rsidR="007806A0">
        <w:rPr>
          <w:rFonts w:eastAsiaTheme="minorEastAsia"/>
          <w:lang w:eastAsia="ko-KR"/>
        </w:rPr>
        <w:fldChar w:fldCharType="end"/>
      </w:r>
      <w:r w:rsidR="007806A0">
        <w:rPr>
          <w:rFonts w:eastAsiaTheme="minorEastAsia"/>
          <w:lang w:eastAsia="ko-KR"/>
        </w:rPr>
        <w:t xml:space="preserve"> a Client may additionally send to the ‘All CoAP Nodes’ multicast groups.</w:t>
      </w:r>
    </w:p>
    <w:p w14:paraId="44F0AA24" w14:textId="77777777" w:rsidR="00576759" w:rsidRPr="003E6127" w:rsidRDefault="00576759" w:rsidP="009B1C23">
      <w:pPr>
        <w:pStyle w:val="ListNumber"/>
        <w:rPr>
          <w:rFonts w:eastAsiaTheme="minorEastAsia"/>
          <w:lang w:eastAsia="ko-KR"/>
        </w:rPr>
      </w:pPr>
      <w:r w:rsidRPr="003E6127">
        <w:rPr>
          <w:rFonts w:eastAsiaTheme="minorEastAsia"/>
          <w:lang w:eastAsia="ko-KR"/>
        </w:rPr>
        <w:t xml:space="preserve">If the discovery request is intended for a specific </w:t>
      </w:r>
      <w:r w:rsidR="00711552">
        <w:rPr>
          <w:rFonts w:eastAsiaTheme="minorEastAsia"/>
          <w:lang w:eastAsia="ko-KR"/>
        </w:rPr>
        <w:t>R</w:t>
      </w:r>
      <w:r w:rsidRPr="003E6127">
        <w:rPr>
          <w:rFonts w:eastAsiaTheme="minorEastAsia"/>
          <w:lang w:eastAsia="ko-KR"/>
        </w:rPr>
        <w:t xml:space="preserve">esource </w:t>
      </w:r>
      <w:r w:rsidR="00711552">
        <w:rPr>
          <w:rFonts w:eastAsiaTheme="minorEastAsia"/>
          <w:lang w:eastAsia="ko-KR"/>
        </w:rPr>
        <w:t>T</w:t>
      </w:r>
      <w:r w:rsidRPr="003E6127">
        <w:rPr>
          <w:rFonts w:eastAsiaTheme="minorEastAsia"/>
          <w:lang w:eastAsia="ko-KR"/>
        </w:rPr>
        <w:t xml:space="preserve">ype, the Query parameter "rt" shall be included in the request (section </w:t>
      </w:r>
      <w:r w:rsidR="00194F1E">
        <w:rPr>
          <w:rFonts w:eastAsiaTheme="minorEastAsia"/>
          <w:lang w:eastAsia="ko-KR"/>
        </w:rPr>
        <w:fldChar w:fldCharType="begin"/>
      </w:r>
      <w:r w:rsidR="009B1C23">
        <w:rPr>
          <w:rFonts w:eastAsiaTheme="minorEastAsia"/>
          <w:lang w:eastAsia="ko-KR"/>
        </w:rPr>
        <w:instrText xml:space="preserve"> REF _Ref412302672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6.2.1</w:t>
      </w:r>
      <w:r w:rsidR="00194F1E">
        <w:rPr>
          <w:rFonts w:eastAsiaTheme="minorEastAsia"/>
          <w:lang w:eastAsia="ko-KR"/>
        </w:rPr>
        <w:fldChar w:fldCharType="end"/>
      </w:r>
      <w:r w:rsidRPr="003E6127">
        <w:rPr>
          <w:rFonts w:eastAsiaTheme="minorEastAsia"/>
          <w:lang w:eastAsia="ko-KR"/>
        </w:rPr>
        <w:t xml:space="preserve">) with its value set to the desired </w:t>
      </w:r>
      <w:r w:rsidR="00711552">
        <w:rPr>
          <w:rFonts w:eastAsiaTheme="minorEastAsia"/>
          <w:lang w:eastAsia="ko-KR"/>
        </w:rPr>
        <w:t>R</w:t>
      </w:r>
      <w:r w:rsidRPr="003E6127">
        <w:rPr>
          <w:rFonts w:eastAsiaTheme="minorEastAsia"/>
          <w:lang w:eastAsia="ko-KR"/>
        </w:rPr>
        <w:t xml:space="preserve">esource </w:t>
      </w:r>
      <w:r w:rsidR="00711552">
        <w:rPr>
          <w:rFonts w:eastAsiaTheme="minorEastAsia"/>
          <w:lang w:eastAsia="ko-KR"/>
        </w:rPr>
        <w:t>T</w:t>
      </w:r>
      <w:r w:rsidRPr="003E6127">
        <w:rPr>
          <w:rFonts w:eastAsiaTheme="minorEastAsia"/>
          <w:lang w:eastAsia="ko-KR"/>
        </w:rPr>
        <w:t xml:space="preserve">ype. Only Devices hosting the </w:t>
      </w:r>
      <w:r w:rsidR="00711552">
        <w:rPr>
          <w:rFonts w:eastAsiaTheme="minorEastAsia"/>
          <w:lang w:eastAsia="ko-KR"/>
        </w:rPr>
        <w:t>R</w:t>
      </w:r>
      <w:r w:rsidRPr="003E6127">
        <w:rPr>
          <w:rFonts w:eastAsiaTheme="minorEastAsia"/>
          <w:lang w:eastAsia="ko-KR"/>
        </w:rPr>
        <w:t xml:space="preserve">esource </w:t>
      </w:r>
      <w:r w:rsidR="00711552">
        <w:rPr>
          <w:rFonts w:eastAsiaTheme="minorEastAsia"/>
          <w:lang w:eastAsia="ko-KR"/>
        </w:rPr>
        <w:t>T</w:t>
      </w:r>
      <w:r w:rsidRPr="003E6127">
        <w:rPr>
          <w:rFonts w:eastAsiaTheme="minorEastAsia"/>
          <w:lang w:eastAsia="ko-KR"/>
        </w:rPr>
        <w:t>ype shall respond to the discovery request.</w:t>
      </w:r>
    </w:p>
    <w:p w14:paraId="5FBC0E54" w14:textId="77777777" w:rsidR="00576759" w:rsidRPr="003E6127" w:rsidRDefault="00576759" w:rsidP="009B1C23">
      <w:pPr>
        <w:pStyle w:val="ListNumber"/>
        <w:rPr>
          <w:rFonts w:eastAsiaTheme="minorEastAsia"/>
          <w:lang w:eastAsia="ko-KR"/>
        </w:rPr>
      </w:pPr>
      <w:r w:rsidRPr="003E6127">
        <w:rPr>
          <w:rFonts w:eastAsiaTheme="minorEastAsia"/>
          <w:lang w:eastAsia="ko-KR"/>
        </w:rPr>
        <w:t>When the “rt” Query parameter is omitted, all Devices shall respond to the discovery request.</w:t>
      </w:r>
    </w:p>
    <w:p w14:paraId="4C7E91E5" w14:textId="77777777" w:rsidR="00576759" w:rsidRPr="003E6127" w:rsidRDefault="00576759" w:rsidP="009B1C23">
      <w:pPr>
        <w:pStyle w:val="ListNumber"/>
        <w:rPr>
          <w:rFonts w:eastAsiaTheme="minorEastAsia"/>
          <w:lang w:eastAsia="ko-KR"/>
        </w:rPr>
      </w:pPr>
      <w:r w:rsidRPr="003E6127">
        <w:rPr>
          <w:rFonts w:eastAsiaTheme="minorEastAsia"/>
          <w:lang w:eastAsia="ko-KR"/>
        </w:rPr>
        <w:t xml:space="preserve">Handling of multicast requests shall be as described in section 8 of </w:t>
      </w:r>
      <w:r w:rsidR="00194F1E">
        <w:rPr>
          <w:rFonts w:eastAsiaTheme="minorEastAsia"/>
          <w:lang w:eastAsia="ko-KR"/>
        </w:rPr>
        <w:fldChar w:fldCharType="begin"/>
      </w:r>
      <w:r w:rsidR="009B1C23">
        <w:rPr>
          <w:rFonts w:eastAsiaTheme="minorEastAsia"/>
          <w:lang w:eastAsia="ko-KR"/>
        </w:rPr>
        <w:instrText xml:space="preserve"> REF ref_RFC_7252 \h </w:instrText>
      </w:r>
      <w:r w:rsidR="00194F1E">
        <w:rPr>
          <w:rFonts w:eastAsiaTheme="minorEastAsia"/>
          <w:lang w:eastAsia="ko-KR"/>
        </w:rPr>
      </w:r>
      <w:r w:rsidR="00194F1E">
        <w:rPr>
          <w:rFonts w:eastAsiaTheme="minorEastAsia"/>
          <w:lang w:eastAsia="ko-KR"/>
        </w:rPr>
        <w:fldChar w:fldCharType="separate"/>
      </w:r>
      <w:r w:rsidR="00370B4E">
        <w:t>IETF RFC 7252</w:t>
      </w:r>
      <w:r w:rsidR="00194F1E">
        <w:rPr>
          <w:rFonts w:eastAsiaTheme="minorEastAsia"/>
          <w:lang w:eastAsia="ko-KR"/>
        </w:rPr>
        <w:fldChar w:fldCharType="end"/>
      </w:r>
      <w:r w:rsidRPr="003E6127">
        <w:rPr>
          <w:rFonts w:eastAsiaTheme="minorEastAsia"/>
          <w:lang w:eastAsia="ko-KR"/>
        </w:rPr>
        <w:t xml:space="preserve"> and section 4.1 in </w:t>
      </w:r>
      <w:r w:rsidR="00194F1E">
        <w:rPr>
          <w:rFonts w:eastAsiaTheme="minorEastAsia"/>
          <w:lang w:eastAsia="ko-KR"/>
        </w:rPr>
        <w:fldChar w:fldCharType="begin"/>
      </w:r>
      <w:r w:rsidR="009B1C23">
        <w:rPr>
          <w:rFonts w:eastAsiaTheme="minorEastAsia"/>
          <w:lang w:eastAsia="ko-KR"/>
        </w:rPr>
        <w:instrText xml:space="preserve"> REF ref_RFC_6690 \h </w:instrText>
      </w:r>
      <w:r w:rsidR="00194F1E">
        <w:rPr>
          <w:rFonts w:eastAsiaTheme="minorEastAsia"/>
          <w:lang w:eastAsia="ko-KR"/>
        </w:rPr>
      </w:r>
      <w:r w:rsidR="00194F1E">
        <w:rPr>
          <w:rFonts w:eastAsiaTheme="minorEastAsia"/>
          <w:lang w:eastAsia="ko-KR"/>
        </w:rPr>
        <w:fldChar w:fldCharType="separate"/>
      </w:r>
      <w:r w:rsidR="00370B4E">
        <w:rPr>
          <w:lang w:eastAsia="ja-JP"/>
        </w:rPr>
        <w:t>IETF</w:t>
      </w:r>
      <w:r w:rsidR="00370B4E" w:rsidRPr="00734EA6">
        <w:t> </w:t>
      </w:r>
      <w:r w:rsidR="00370B4E">
        <w:t>RFC 6690</w:t>
      </w:r>
      <w:r w:rsidR="00194F1E">
        <w:rPr>
          <w:rFonts w:eastAsiaTheme="minorEastAsia"/>
          <w:lang w:eastAsia="ko-KR"/>
        </w:rPr>
        <w:fldChar w:fldCharType="end"/>
      </w:r>
      <w:r w:rsidRPr="003E6127">
        <w:rPr>
          <w:rFonts w:eastAsiaTheme="minorEastAsia"/>
          <w:lang w:eastAsia="ko-KR"/>
        </w:rPr>
        <w:t>.</w:t>
      </w:r>
    </w:p>
    <w:p w14:paraId="2EAFCED1" w14:textId="77777777" w:rsidR="009941D4" w:rsidRDefault="00576759" w:rsidP="00E93049">
      <w:pPr>
        <w:pStyle w:val="ListNumber"/>
        <w:rPr>
          <w:rFonts w:eastAsiaTheme="minorEastAsia"/>
          <w:lang w:eastAsia="ko-KR"/>
        </w:rPr>
      </w:pPr>
      <w:r w:rsidRPr="003E6127">
        <w:rPr>
          <w:rFonts w:eastAsiaTheme="minorEastAsia"/>
          <w:lang w:eastAsia="ko-KR"/>
        </w:rPr>
        <w:t xml:space="preserve">Devices which receive the request shall respond using CBOR payload encoding. A Device shall indicate support for CBOR payload encoding for multicast discovery as described in section </w:t>
      </w:r>
      <w:r w:rsidR="00F30296">
        <w:rPr>
          <w:rFonts w:eastAsiaTheme="minorEastAsia"/>
          <w:lang w:eastAsia="ko-KR"/>
        </w:rPr>
        <w:fldChar w:fldCharType="begin"/>
      </w:r>
      <w:r w:rsidR="00F30296">
        <w:rPr>
          <w:rFonts w:eastAsiaTheme="minorEastAsia"/>
          <w:lang w:eastAsia="ko-KR"/>
        </w:rPr>
        <w:instrText xml:space="preserve"> REF _Ref476632279 \r \h </w:instrText>
      </w:r>
      <w:r w:rsidR="00F30296">
        <w:rPr>
          <w:rFonts w:eastAsiaTheme="minorEastAsia"/>
          <w:lang w:eastAsia="ko-KR"/>
        </w:rPr>
      </w:r>
      <w:r w:rsidR="00F30296">
        <w:rPr>
          <w:rFonts w:eastAsiaTheme="minorEastAsia"/>
          <w:lang w:eastAsia="ko-KR"/>
        </w:rPr>
        <w:fldChar w:fldCharType="separate"/>
      </w:r>
      <w:r w:rsidR="00370B4E">
        <w:rPr>
          <w:rFonts w:eastAsiaTheme="minorEastAsia"/>
          <w:lang w:eastAsia="ko-KR"/>
        </w:rPr>
        <w:t>12.3.6</w:t>
      </w:r>
      <w:r w:rsidR="00F30296">
        <w:rPr>
          <w:rFonts w:eastAsiaTheme="minorEastAsia"/>
          <w:lang w:eastAsia="ko-KR"/>
        </w:rPr>
        <w:fldChar w:fldCharType="end"/>
      </w:r>
      <w:r w:rsidR="009941D4" w:rsidRPr="009941D4">
        <w:rPr>
          <w:rFonts w:eastAsiaTheme="minorEastAsia"/>
          <w:lang w:eastAsia="ko-KR"/>
        </w:rPr>
        <w:t>.</w:t>
      </w:r>
    </w:p>
    <w:p w14:paraId="299DEC7D" w14:textId="77777777" w:rsidR="00B821C9" w:rsidRDefault="00AE4525" w:rsidP="00B821C9">
      <w:pPr>
        <w:pStyle w:val="Heading1"/>
      </w:pPr>
      <w:bookmarkStart w:id="12105" w:name="_Toc509367212"/>
      <w:r>
        <w:lastRenderedPageBreak/>
        <w:t xml:space="preserve">Functional </w:t>
      </w:r>
      <w:r w:rsidR="009B47E9">
        <w:t>i</w:t>
      </w:r>
      <w:r>
        <w:t>nteractions</w:t>
      </w:r>
      <w:bookmarkEnd w:id="11655"/>
      <w:bookmarkEnd w:id="11656"/>
      <w:bookmarkEnd w:id="12105"/>
    </w:p>
    <w:p w14:paraId="2A86329B" w14:textId="77777777" w:rsidR="009B47E9" w:rsidRPr="009B47E9" w:rsidRDefault="009B47E9" w:rsidP="00F92D1D">
      <w:pPr>
        <w:pStyle w:val="Heading2"/>
      </w:pPr>
      <w:bookmarkStart w:id="12106" w:name="_Toc509367213"/>
      <w:r>
        <w:t>Introduction</w:t>
      </w:r>
      <w:bookmarkEnd w:id="12106"/>
    </w:p>
    <w:p w14:paraId="79502AD0" w14:textId="77777777" w:rsidR="00A320BD" w:rsidRDefault="00814A63" w:rsidP="00403E9F">
      <w:pPr>
        <w:pStyle w:val="PARAGRAPH"/>
        <w:rPr>
          <w:rFonts w:eastAsiaTheme="minorEastAsia"/>
          <w:lang w:eastAsia="ko-KR"/>
        </w:rPr>
      </w:pPr>
      <w:r>
        <w:t>T</w:t>
      </w:r>
      <w:r w:rsidR="00A320BD">
        <w:t xml:space="preserve">he functional interactions between </w:t>
      </w:r>
      <w:r w:rsidR="006C17B9">
        <w:t xml:space="preserve">a </w:t>
      </w:r>
      <w:r w:rsidR="00A320BD">
        <w:t xml:space="preserve">Client and </w:t>
      </w:r>
      <w:r w:rsidR="005B26A2">
        <w:t xml:space="preserve">a </w:t>
      </w:r>
      <w:r w:rsidR="00A320BD">
        <w:t>Server</w:t>
      </w:r>
      <w:r>
        <w:t xml:space="preserve"> are described in</w:t>
      </w:r>
      <w:r w:rsidR="00D55CDF">
        <w:rPr>
          <w:rFonts w:eastAsiaTheme="minorEastAsia" w:hint="eastAsia"/>
          <w:lang w:eastAsia="ko-KR"/>
        </w:rPr>
        <w:t xml:space="preserve"> </w:t>
      </w:r>
      <w:r w:rsidR="004C5827">
        <w:t>section</w:t>
      </w:r>
      <w:r>
        <w:t xml:space="preserve"> </w:t>
      </w:r>
      <w:r w:rsidR="00DE209A">
        <w:fldChar w:fldCharType="begin"/>
      </w:r>
      <w:r w:rsidR="00DE209A">
        <w:instrText xml:space="preserve"> REF _Ref409474752 \r \h  \* MERGEFORMAT </w:instrText>
      </w:r>
      <w:r w:rsidR="00DE209A">
        <w:fldChar w:fldCharType="separate"/>
      </w:r>
      <w:r w:rsidR="00370B4E">
        <w:t>11.2</w:t>
      </w:r>
      <w:r w:rsidR="00DE209A">
        <w:fldChar w:fldCharType="end"/>
      </w:r>
      <w:r>
        <w:t xml:space="preserve"> through</w:t>
      </w:r>
      <w:r w:rsidR="004C5827">
        <w:t xml:space="preserve"> section</w:t>
      </w:r>
      <w:r>
        <w:t xml:space="preserve"> </w:t>
      </w:r>
      <w:r w:rsidR="00194F1E">
        <w:fldChar w:fldCharType="begin"/>
      </w:r>
      <w:r w:rsidR="00B5085D">
        <w:instrText xml:space="preserve"> REF _Ref427656509 \r \h </w:instrText>
      </w:r>
      <w:r w:rsidR="00194F1E">
        <w:fldChar w:fldCharType="separate"/>
      </w:r>
      <w:r w:rsidR="00370B4E">
        <w:t>11.6</w:t>
      </w:r>
      <w:r w:rsidR="00194F1E">
        <w:fldChar w:fldCharType="end"/>
      </w:r>
      <w:r>
        <w:t xml:space="preserve"> respectively</w:t>
      </w:r>
      <w:r w:rsidR="00A320BD">
        <w:t xml:space="preserve">. The functional interactions use CRUDN </w:t>
      </w:r>
      <w:r w:rsidR="00A320BD" w:rsidRPr="00EF11E3">
        <w:t>messages</w:t>
      </w:r>
      <w:r w:rsidR="00C71EF8">
        <w:rPr>
          <w:rFonts w:eastAsiaTheme="minorEastAsia" w:hint="eastAsia"/>
          <w:lang w:eastAsia="ko-KR"/>
        </w:rPr>
        <w:t xml:space="preserve"> </w:t>
      </w:r>
      <w:r w:rsidR="00A320BD" w:rsidRPr="00EF11E3">
        <w:t>(</w:t>
      </w:r>
      <w:r w:rsidR="004C5827">
        <w:t xml:space="preserve">section </w:t>
      </w:r>
      <w:r w:rsidR="00194F1E">
        <w:fldChar w:fldCharType="begin"/>
      </w:r>
      <w:r w:rsidR="00423348">
        <w:instrText xml:space="preserve"> REF _Ref412131602 \r \h </w:instrText>
      </w:r>
      <w:r w:rsidR="00194F1E">
        <w:fldChar w:fldCharType="separate"/>
      </w:r>
      <w:r w:rsidR="00370B4E">
        <w:t>8</w:t>
      </w:r>
      <w:r w:rsidR="00194F1E">
        <w:fldChar w:fldCharType="end"/>
      </w:r>
      <w:r w:rsidR="00A320BD" w:rsidRPr="00EF11E3">
        <w:t>) a</w:t>
      </w:r>
      <w:r w:rsidR="00A320BD">
        <w:t xml:space="preserve">nd include Discovery, Notification, </w:t>
      </w:r>
      <w:r w:rsidR="004C5827">
        <w:t>and Device</w:t>
      </w:r>
      <w:r w:rsidR="00A320BD">
        <w:t xml:space="preserve"> management.</w:t>
      </w:r>
      <w:r w:rsidR="00D55CDF">
        <w:rPr>
          <w:rFonts w:eastAsiaTheme="minorEastAsia" w:hint="eastAsia"/>
          <w:lang w:eastAsia="ko-KR"/>
        </w:rPr>
        <w:t xml:space="preserve"> These functions require support of core defined resources</w:t>
      </w:r>
      <w:r w:rsidR="006E5D78">
        <w:rPr>
          <w:rFonts w:eastAsiaTheme="minorEastAsia" w:hint="eastAsia"/>
          <w:lang w:eastAsia="ko-KR"/>
        </w:rPr>
        <w:t xml:space="preserve"> as defined in </w:t>
      </w:r>
      <w:r w:rsidR="00194F1E">
        <w:rPr>
          <w:rFonts w:eastAsiaTheme="minorEastAsia"/>
          <w:lang w:eastAsia="ko-KR"/>
        </w:rPr>
        <w:fldChar w:fldCharType="begin"/>
      </w:r>
      <w:r w:rsidR="006C17B9">
        <w:rPr>
          <w:rFonts w:eastAsiaTheme="minorEastAsia"/>
          <w:lang w:eastAsia="ko-KR"/>
        </w:rPr>
        <w:instrText xml:space="preserve"> REF _Ref416393181 \h </w:instrText>
      </w:r>
      <w:r w:rsidR="00194F1E">
        <w:rPr>
          <w:rFonts w:eastAsiaTheme="minorEastAsia"/>
          <w:lang w:eastAsia="ko-KR"/>
        </w:rPr>
      </w:r>
      <w:r w:rsidR="00194F1E">
        <w:rPr>
          <w:rFonts w:eastAsiaTheme="minorEastAsia"/>
          <w:lang w:eastAsia="ko-KR"/>
        </w:rPr>
        <w:fldChar w:fldCharType="separate"/>
      </w:r>
      <w:r w:rsidR="00370B4E" w:rsidRPr="000D29DB">
        <w:t xml:space="preserve">Table </w:t>
      </w:r>
      <w:r w:rsidR="00370B4E">
        <w:rPr>
          <w:noProof/>
        </w:rPr>
        <w:t>13</w:t>
      </w:r>
      <w:r w:rsidR="00194F1E">
        <w:rPr>
          <w:rFonts w:eastAsiaTheme="minorEastAsia"/>
          <w:lang w:eastAsia="ko-KR"/>
        </w:rPr>
        <w:fldChar w:fldCharType="end"/>
      </w:r>
      <w:r w:rsidR="006E5D78">
        <w:rPr>
          <w:rFonts w:eastAsiaTheme="minorEastAsia" w:hint="eastAsia"/>
          <w:lang w:eastAsia="ko-KR"/>
        </w:rPr>
        <w:t>. More details about these resources are provided later in this section.</w:t>
      </w:r>
    </w:p>
    <w:p w14:paraId="13876AD8" w14:textId="77777777" w:rsidR="006C17B9" w:rsidRDefault="006C17B9" w:rsidP="002E0458">
      <w:pPr>
        <w:pStyle w:val="TABLE-title"/>
        <w:rPr>
          <w:rFonts w:eastAsiaTheme="minorEastAsia"/>
          <w:lang w:eastAsia="ko-KR"/>
        </w:rPr>
      </w:pPr>
      <w:bookmarkStart w:id="12107" w:name="_Ref416393181"/>
      <w:bookmarkStart w:id="12108" w:name="_Ref416393174"/>
      <w:bookmarkStart w:id="12109" w:name="_Toc509367566"/>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13</w:t>
      </w:r>
      <w:r w:rsidR="00194F1E" w:rsidRPr="000D29DB">
        <w:fldChar w:fldCharType="end"/>
      </w:r>
      <w:bookmarkEnd w:id="12107"/>
      <w:r w:rsidRPr="000D29DB">
        <w:t xml:space="preserve">. </w:t>
      </w:r>
      <w:r>
        <w:t>List of Core Resources</w:t>
      </w:r>
      <w:bookmarkEnd w:id="12108"/>
      <w:bookmarkEnd w:id="12109"/>
    </w:p>
    <w:tbl>
      <w:tblPr>
        <w:tblStyle w:val="GridTable41"/>
        <w:tblW w:w="7692" w:type="dxa"/>
        <w:jc w:val="center"/>
        <w:tblLayout w:type="fixed"/>
        <w:tblLook w:val="04A0" w:firstRow="1" w:lastRow="0" w:firstColumn="1" w:lastColumn="0" w:noHBand="0" w:noVBand="1"/>
      </w:tblPr>
      <w:tblGrid>
        <w:gridCol w:w="1254"/>
        <w:gridCol w:w="2050"/>
        <w:gridCol w:w="1494"/>
        <w:gridCol w:w="1494"/>
        <w:gridCol w:w="1400"/>
      </w:tblGrid>
      <w:tr w:rsidR="00B22C2E" w:rsidRPr="00113C22" w14:paraId="13E6BA5E" w14:textId="77777777" w:rsidTr="00DE0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Pr>
          <w:p w14:paraId="4D1AAEEB" w14:textId="77777777" w:rsidR="00B22C2E" w:rsidRPr="00113C22" w:rsidRDefault="00B22C2E" w:rsidP="0085398D">
            <w:pPr>
              <w:pStyle w:val="TABLE-cell"/>
            </w:pPr>
            <w:r>
              <w:rPr>
                <w:rFonts w:eastAsiaTheme="minorEastAsia"/>
                <w:lang w:eastAsia="ko-KR"/>
              </w:rPr>
              <w:t>Pre-defined</w:t>
            </w:r>
            <w:r w:rsidRPr="004F79DF">
              <w:rPr>
                <w:rFonts w:eastAsiaTheme="minorEastAsia"/>
                <w:lang w:eastAsia="ko-KR"/>
              </w:rPr>
              <w:t xml:space="preserve"> URI</w:t>
            </w:r>
          </w:p>
        </w:tc>
        <w:tc>
          <w:tcPr>
            <w:tcW w:w="2050" w:type="dxa"/>
          </w:tcPr>
          <w:p w14:paraId="13B54E08" w14:textId="77777777" w:rsidR="00B22C2E" w:rsidRPr="00033172" w:rsidRDefault="00B22C2E" w:rsidP="00B22C2E">
            <w:pPr>
              <w:pStyle w:val="TABLE-cell"/>
              <w:jc w:val="center"/>
              <w:cnfStyle w:val="100000000000" w:firstRow="1" w:lastRow="0" w:firstColumn="0" w:lastColumn="0" w:oddVBand="0" w:evenVBand="0" w:oddHBand="0" w:evenHBand="0" w:firstRowFirstColumn="0" w:firstRowLastColumn="0" w:lastRowFirstColumn="0" w:lastRowLastColumn="0"/>
              <w:rPr>
                <w:rFonts w:eastAsiaTheme="minorEastAsia"/>
                <w:b w:val="0"/>
                <w:lang w:eastAsia="ko-KR"/>
              </w:rPr>
            </w:pPr>
            <w:r w:rsidRPr="00033172">
              <w:rPr>
                <w:rFonts w:eastAsiaTheme="minorEastAsia"/>
                <w:lang w:eastAsia="ko-KR"/>
              </w:rPr>
              <w:t xml:space="preserve">Resource </w:t>
            </w:r>
            <w:r>
              <w:rPr>
                <w:rFonts w:eastAsiaTheme="minorEastAsia"/>
                <w:lang w:eastAsia="ko-KR"/>
              </w:rPr>
              <w:t>Name</w:t>
            </w:r>
            <w:r w:rsidRPr="00033172">
              <w:rPr>
                <w:rFonts w:eastAsiaTheme="minorEastAsia"/>
                <w:lang w:eastAsia="ko-KR"/>
              </w:rPr>
              <w:t xml:space="preserve"> </w:t>
            </w:r>
          </w:p>
        </w:tc>
        <w:tc>
          <w:tcPr>
            <w:tcW w:w="1494" w:type="dxa"/>
          </w:tcPr>
          <w:p w14:paraId="2D7F4886" w14:textId="77777777" w:rsidR="00B22C2E" w:rsidRDefault="00C00101" w:rsidP="0085398D">
            <w:pPr>
              <w:pStyle w:val="TABLE-cell"/>
              <w:cnfStyle w:val="100000000000" w:firstRow="1" w:lastRow="0" w:firstColumn="0" w:lastColumn="0" w:oddVBand="0" w:evenVBand="0" w:oddHBand="0" w:evenHBand="0" w:firstRowFirstColumn="0" w:firstRowLastColumn="0" w:lastRowFirstColumn="0" w:lastRowLastColumn="0"/>
              <w:rPr>
                <w:rFonts w:eastAsiaTheme="minorEastAsia"/>
                <w:b w:val="0"/>
                <w:lang w:eastAsia="ko-KR"/>
              </w:rPr>
            </w:pPr>
            <w:r>
              <w:rPr>
                <w:rFonts w:eastAsiaTheme="minorEastAsia"/>
                <w:lang w:eastAsia="ko-KR"/>
              </w:rPr>
              <w:t>Resource</w:t>
            </w:r>
            <w:r w:rsidR="00B22C2E">
              <w:rPr>
                <w:rFonts w:eastAsiaTheme="minorEastAsia"/>
                <w:lang w:eastAsia="ko-KR"/>
              </w:rPr>
              <w:t xml:space="preserve"> Type</w:t>
            </w:r>
          </w:p>
        </w:tc>
        <w:tc>
          <w:tcPr>
            <w:tcW w:w="1494" w:type="dxa"/>
          </w:tcPr>
          <w:p w14:paraId="070DF854" w14:textId="77777777" w:rsidR="00B22C2E" w:rsidRPr="00113C22" w:rsidRDefault="00B22C2E" w:rsidP="0085398D">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c>
          <w:tcPr>
            <w:tcW w:w="1400" w:type="dxa"/>
          </w:tcPr>
          <w:p w14:paraId="3DFC521B" w14:textId="77777777" w:rsidR="00B22C2E" w:rsidRPr="00113C22" w:rsidRDefault="00B22C2E" w:rsidP="0085398D">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Mandatory</w:t>
            </w:r>
          </w:p>
        </w:tc>
      </w:tr>
      <w:tr w:rsidR="00B22C2E" w14:paraId="55E6658B" w14:textId="77777777" w:rsidTr="00DE02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Pr>
          <w:p w14:paraId="1588527C" w14:textId="77777777" w:rsidR="00B22C2E" w:rsidRPr="003824EF" w:rsidRDefault="0019321D" w:rsidP="0085398D">
            <w:pPr>
              <w:pStyle w:val="TABLE-cell"/>
              <w:rPr>
                <w:b w:val="0"/>
              </w:rPr>
            </w:pPr>
            <w:r>
              <w:t>“</w:t>
            </w:r>
            <w:r w:rsidR="00B22C2E" w:rsidRPr="003824EF">
              <w:t>/oic/res</w:t>
            </w:r>
            <w:r>
              <w:t>”</w:t>
            </w:r>
          </w:p>
        </w:tc>
        <w:tc>
          <w:tcPr>
            <w:tcW w:w="2050" w:type="dxa"/>
          </w:tcPr>
          <w:p w14:paraId="29D12A94"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pPr>
            <w:r>
              <w:t>Default</w:t>
            </w:r>
          </w:p>
        </w:tc>
        <w:tc>
          <w:tcPr>
            <w:tcW w:w="1494" w:type="dxa"/>
          </w:tcPr>
          <w:p w14:paraId="585B26D6" w14:textId="77777777" w:rsidR="00B22C2E" w:rsidRDefault="0019321D"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w:t>
            </w:r>
            <w:r w:rsidR="00B22C2E">
              <w:rPr>
                <w:rFonts w:eastAsiaTheme="minorEastAsia"/>
                <w:lang w:eastAsia="ko-KR"/>
              </w:rPr>
              <w:t>oic.wk.res</w:t>
            </w:r>
            <w:r>
              <w:rPr>
                <w:rFonts w:eastAsiaTheme="minorEastAsia"/>
                <w:lang w:eastAsia="ko-KR"/>
              </w:rPr>
              <w:t>”</w:t>
            </w:r>
          </w:p>
        </w:tc>
        <w:tc>
          <w:tcPr>
            <w:tcW w:w="1494" w:type="dxa"/>
          </w:tcPr>
          <w:p w14:paraId="3BEDCCFD"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Discovery</w:t>
            </w:r>
          </w:p>
        </w:tc>
        <w:tc>
          <w:tcPr>
            <w:tcW w:w="1400" w:type="dxa"/>
          </w:tcPr>
          <w:p w14:paraId="2CDDD94F"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Yes</w:t>
            </w:r>
          </w:p>
        </w:tc>
      </w:tr>
      <w:tr w:rsidR="00B22C2E" w14:paraId="275CAD34" w14:textId="77777777" w:rsidTr="00DE02A7">
        <w:trPr>
          <w:jc w:val="center"/>
        </w:trPr>
        <w:tc>
          <w:tcPr>
            <w:cnfStyle w:val="001000000000" w:firstRow="0" w:lastRow="0" w:firstColumn="1" w:lastColumn="0" w:oddVBand="0" w:evenVBand="0" w:oddHBand="0" w:evenHBand="0" w:firstRowFirstColumn="0" w:firstRowLastColumn="0" w:lastRowFirstColumn="0" w:lastRowLastColumn="0"/>
            <w:tcW w:w="1254" w:type="dxa"/>
            <w:shd w:val="clear" w:color="auto" w:fill="auto"/>
          </w:tcPr>
          <w:p w14:paraId="02D26808" w14:textId="77777777" w:rsidR="00B22C2E" w:rsidRPr="003824EF" w:rsidRDefault="0019321D" w:rsidP="0085398D">
            <w:pPr>
              <w:pStyle w:val="TABLE-cell"/>
              <w:rPr>
                <w:b w:val="0"/>
              </w:rPr>
            </w:pPr>
            <w:r>
              <w:t>“</w:t>
            </w:r>
            <w:r w:rsidR="00B22C2E">
              <w:t>/oic/p</w:t>
            </w:r>
            <w:r>
              <w:t>”</w:t>
            </w:r>
          </w:p>
        </w:tc>
        <w:tc>
          <w:tcPr>
            <w:tcW w:w="2050" w:type="dxa"/>
            <w:shd w:val="clear" w:color="auto" w:fill="auto"/>
          </w:tcPr>
          <w:p w14:paraId="5CEDA8E9" w14:textId="77777777" w:rsidR="00B22C2E" w:rsidRPr="00F455EB" w:rsidRDefault="00B22C2E"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 xml:space="preserve">Platform </w:t>
            </w:r>
          </w:p>
        </w:tc>
        <w:tc>
          <w:tcPr>
            <w:tcW w:w="1494" w:type="dxa"/>
          </w:tcPr>
          <w:p w14:paraId="2475E0B8" w14:textId="77777777" w:rsidR="00B22C2E" w:rsidRDefault="005B26A2"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w:t>
            </w:r>
            <w:r w:rsidR="00B22C2E">
              <w:rPr>
                <w:rFonts w:eastAsiaTheme="minorEastAsia"/>
                <w:lang w:eastAsia="ko-KR"/>
              </w:rPr>
              <w:t>oic.wk.p</w:t>
            </w:r>
            <w:r>
              <w:rPr>
                <w:rFonts w:eastAsiaTheme="minorEastAsia"/>
                <w:lang w:eastAsia="ko-KR"/>
              </w:rPr>
              <w:t>”</w:t>
            </w:r>
          </w:p>
        </w:tc>
        <w:tc>
          <w:tcPr>
            <w:tcW w:w="1494" w:type="dxa"/>
            <w:shd w:val="clear" w:color="auto" w:fill="auto"/>
          </w:tcPr>
          <w:p w14:paraId="593AB6CD" w14:textId="77777777" w:rsidR="00B22C2E" w:rsidRDefault="00B22C2E" w:rsidP="0085398D">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Discovery</w:t>
            </w:r>
          </w:p>
        </w:tc>
        <w:tc>
          <w:tcPr>
            <w:tcW w:w="1400" w:type="dxa"/>
            <w:shd w:val="clear" w:color="auto" w:fill="auto"/>
          </w:tcPr>
          <w:p w14:paraId="3C83CD02" w14:textId="77777777" w:rsidR="00B22C2E" w:rsidRDefault="00B22C2E" w:rsidP="0085398D">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lang w:eastAsia="ko-KR"/>
              </w:rPr>
              <w:t>Yes</w:t>
            </w:r>
          </w:p>
        </w:tc>
      </w:tr>
      <w:tr w:rsidR="00B22C2E" w14:paraId="389A0985" w14:textId="77777777" w:rsidTr="00DE02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Pr>
          <w:p w14:paraId="296D77D0" w14:textId="77777777" w:rsidR="00B22C2E" w:rsidRPr="003824EF" w:rsidRDefault="005B26A2" w:rsidP="0085398D">
            <w:pPr>
              <w:pStyle w:val="TABLE-cell"/>
            </w:pPr>
            <w:r>
              <w:t>“</w:t>
            </w:r>
            <w:r w:rsidR="00B22C2E" w:rsidRPr="003824EF">
              <w:t>/oic/</w:t>
            </w:r>
            <w:r w:rsidR="00B22C2E">
              <w:t>d</w:t>
            </w:r>
            <w:r>
              <w:t>”</w:t>
            </w:r>
          </w:p>
        </w:tc>
        <w:tc>
          <w:tcPr>
            <w:tcW w:w="2050" w:type="dxa"/>
          </w:tcPr>
          <w:p w14:paraId="679A2AD2" w14:textId="77777777" w:rsidR="00B22C2E" w:rsidRPr="002E0458" w:rsidRDefault="00B22C2E"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Device</w:t>
            </w:r>
          </w:p>
        </w:tc>
        <w:tc>
          <w:tcPr>
            <w:tcW w:w="1494" w:type="dxa"/>
          </w:tcPr>
          <w:p w14:paraId="2069A657" w14:textId="77777777" w:rsidR="00B22C2E" w:rsidRDefault="0019321D"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w:t>
            </w:r>
            <w:r w:rsidR="00B22C2E">
              <w:rPr>
                <w:rFonts w:eastAsiaTheme="minorEastAsia"/>
                <w:lang w:eastAsia="ko-KR"/>
              </w:rPr>
              <w:t>oic.wk.d</w:t>
            </w:r>
            <w:r>
              <w:rPr>
                <w:rFonts w:eastAsiaTheme="minorEastAsia"/>
                <w:lang w:eastAsia="ko-KR"/>
              </w:rPr>
              <w:t>”</w:t>
            </w:r>
          </w:p>
        </w:tc>
        <w:tc>
          <w:tcPr>
            <w:tcW w:w="1494" w:type="dxa"/>
          </w:tcPr>
          <w:p w14:paraId="101F083D"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Discovery</w:t>
            </w:r>
          </w:p>
        </w:tc>
        <w:tc>
          <w:tcPr>
            <w:tcW w:w="1400" w:type="dxa"/>
          </w:tcPr>
          <w:p w14:paraId="118BBB38"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Yes</w:t>
            </w:r>
          </w:p>
        </w:tc>
      </w:tr>
      <w:tr w:rsidR="00B22C2E" w14:paraId="0A6D5851" w14:textId="77777777" w:rsidTr="00DE02A7">
        <w:trPr>
          <w:jc w:val="center"/>
        </w:trPr>
        <w:tc>
          <w:tcPr>
            <w:cnfStyle w:val="001000000000" w:firstRow="0" w:lastRow="0" w:firstColumn="1" w:lastColumn="0" w:oddVBand="0" w:evenVBand="0" w:oddHBand="0" w:evenHBand="0" w:firstRowFirstColumn="0" w:firstRowLastColumn="0" w:lastRowFirstColumn="0" w:lastRowLastColumn="0"/>
            <w:tcW w:w="1254" w:type="dxa"/>
          </w:tcPr>
          <w:p w14:paraId="086BF34F" w14:textId="77777777" w:rsidR="00B22C2E" w:rsidRPr="003824EF" w:rsidRDefault="00F32471" w:rsidP="0085398D">
            <w:pPr>
              <w:pStyle w:val="TABLE-cell"/>
            </w:pPr>
            <w:r>
              <w:t>(none)</w:t>
            </w:r>
          </w:p>
        </w:tc>
        <w:tc>
          <w:tcPr>
            <w:tcW w:w="2050" w:type="dxa"/>
          </w:tcPr>
          <w:p w14:paraId="3061D5D2" w14:textId="77777777" w:rsidR="00B22C2E" w:rsidRDefault="00B22C2E">
            <w:pPr>
              <w:pStyle w:val="TABLE-cell"/>
              <w:cnfStyle w:val="000000000000" w:firstRow="0" w:lastRow="0" w:firstColumn="0" w:lastColumn="0" w:oddVBand="0" w:evenVBand="0" w:oddHBand="0" w:evenHBand="0" w:firstRowFirstColumn="0" w:firstRowLastColumn="0" w:lastRowFirstColumn="0" w:lastRowLastColumn="0"/>
            </w:pPr>
            <w:r>
              <w:t>Configuration</w:t>
            </w:r>
          </w:p>
        </w:tc>
        <w:tc>
          <w:tcPr>
            <w:tcW w:w="1494" w:type="dxa"/>
          </w:tcPr>
          <w:p w14:paraId="3454B501" w14:textId="77777777" w:rsidR="00B22C2E" w:rsidRDefault="005B26A2"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w:t>
            </w:r>
            <w:r w:rsidR="00B22C2E">
              <w:rPr>
                <w:rFonts w:eastAsiaTheme="minorEastAsia"/>
                <w:lang w:eastAsia="ko-KR"/>
              </w:rPr>
              <w:t>oic.wk.con</w:t>
            </w:r>
            <w:r>
              <w:rPr>
                <w:rFonts w:eastAsiaTheme="minorEastAsia"/>
                <w:lang w:eastAsia="ko-KR"/>
              </w:rPr>
              <w:t>”</w:t>
            </w:r>
          </w:p>
        </w:tc>
        <w:tc>
          <w:tcPr>
            <w:tcW w:w="1494" w:type="dxa"/>
          </w:tcPr>
          <w:p w14:paraId="30B0A76E" w14:textId="77777777" w:rsidR="00B22C2E" w:rsidRDefault="00B22C2E"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Device Management</w:t>
            </w:r>
          </w:p>
        </w:tc>
        <w:tc>
          <w:tcPr>
            <w:tcW w:w="1400" w:type="dxa"/>
          </w:tcPr>
          <w:p w14:paraId="0413E60E" w14:textId="77777777" w:rsidR="00B22C2E" w:rsidRDefault="00B22C2E"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No</w:t>
            </w:r>
          </w:p>
        </w:tc>
      </w:tr>
      <w:tr w:rsidR="00B22C2E" w14:paraId="6A7A3B9E" w14:textId="77777777" w:rsidTr="00DE02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Pr>
          <w:p w14:paraId="1FE1DBDE" w14:textId="77777777" w:rsidR="00B22C2E" w:rsidRPr="00AB75F6" w:rsidRDefault="0019321D" w:rsidP="0085398D">
            <w:pPr>
              <w:pStyle w:val="TABLE-cell"/>
              <w:rPr>
                <w:rFonts w:eastAsiaTheme="minorEastAsia"/>
                <w:b w:val="0"/>
                <w:lang w:eastAsia="ko-KR"/>
              </w:rPr>
            </w:pPr>
            <w:r>
              <w:rPr>
                <w:rFonts w:eastAsiaTheme="minorEastAsia"/>
                <w:lang w:eastAsia="ko-KR"/>
              </w:rPr>
              <w:t>“</w:t>
            </w:r>
            <w:r w:rsidR="00B22C2E" w:rsidRPr="00AB75F6">
              <w:rPr>
                <w:rFonts w:eastAsiaTheme="minorEastAsia"/>
                <w:lang w:eastAsia="ko-KR"/>
              </w:rPr>
              <w:t>/oic/mnt</w:t>
            </w:r>
            <w:r>
              <w:rPr>
                <w:rFonts w:eastAsiaTheme="minorEastAsia"/>
                <w:lang w:eastAsia="ko-KR"/>
              </w:rPr>
              <w:t>”</w:t>
            </w:r>
          </w:p>
        </w:tc>
        <w:tc>
          <w:tcPr>
            <w:tcW w:w="2050" w:type="dxa"/>
          </w:tcPr>
          <w:p w14:paraId="36BC8F38" w14:textId="77777777" w:rsidR="00B22C2E" w:rsidRPr="002E0458" w:rsidRDefault="00B22C2E"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Maintenance</w:t>
            </w:r>
          </w:p>
        </w:tc>
        <w:tc>
          <w:tcPr>
            <w:tcW w:w="1494" w:type="dxa"/>
          </w:tcPr>
          <w:p w14:paraId="7ACF1A54" w14:textId="77777777" w:rsidR="00B22C2E" w:rsidRDefault="0019321D"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w:t>
            </w:r>
            <w:r w:rsidR="00B22C2E">
              <w:rPr>
                <w:rFonts w:eastAsiaTheme="minorEastAsia"/>
                <w:lang w:eastAsia="ko-KR"/>
              </w:rPr>
              <w:t>oic.wk.mnt</w:t>
            </w:r>
            <w:r>
              <w:rPr>
                <w:rFonts w:eastAsiaTheme="minorEastAsia"/>
                <w:lang w:eastAsia="ko-KR"/>
              </w:rPr>
              <w:t>”</w:t>
            </w:r>
          </w:p>
        </w:tc>
        <w:tc>
          <w:tcPr>
            <w:tcW w:w="1494" w:type="dxa"/>
          </w:tcPr>
          <w:p w14:paraId="7631F130"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Device Management</w:t>
            </w:r>
          </w:p>
        </w:tc>
        <w:tc>
          <w:tcPr>
            <w:tcW w:w="1400" w:type="dxa"/>
          </w:tcPr>
          <w:p w14:paraId="74FEB532" w14:textId="77777777" w:rsidR="00B22C2E" w:rsidRDefault="00B22C2E"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r>
    </w:tbl>
    <w:p w14:paraId="6E4E115C" w14:textId="77777777" w:rsidR="007772AB" w:rsidRPr="002E0458" w:rsidRDefault="007772AB" w:rsidP="00403E9F">
      <w:pPr>
        <w:pStyle w:val="PARAGRAPH"/>
        <w:rPr>
          <w:rFonts w:eastAsiaTheme="minorEastAsia"/>
          <w:lang w:eastAsia="ko-KR"/>
        </w:rPr>
      </w:pPr>
    </w:p>
    <w:p w14:paraId="43FCE504" w14:textId="77777777" w:rsidR="00362784" w:rsidRDefault="00DE1C79" w:rsidP="00F92D1D">
      <w:pPr>
        <w:pStyle w:val="Heading2"/>
      </w:pPr>
      <w:bookmarkStart w:id="12110" w:name="_Toc509367214"/>
      <w:bookmarkStart w:id="12111" w:name="_Ref409474752"/>
      <w:r>
        <w:t xml:space="preserve">Onboarding, </w:t>
      </w:r>
      <w:r w:rsidR="00362784">
        <w:rPr>
          <w:rFonts w:hint="eastAsia"/>
        </w:rPr>
        <w:t>Provisioning</w:t>
      </w:r>
      <w:r>
        <w:t xml:space="preserve"> and Configuration</w:t>
      </w:r>
      <w:bookmarkEnd w:id="12110"/>
    </w:p>
    <w:p w14:paraId="57EAA830" w14:textId="77777777" w:rsidR="00DE1C79" w:rsidRDefault="00DE1C79" w:rsidP="00362784">
      <w:r w:rsidRPr="00DE1C79">
        <w:t xml:space="preserve">Onboarding and Provisioning are fully defined by the </w:t>
      </w:r>
      <w:r w:rsidR="005767B6">
        <w:fldChar w:fldCharType="begin"/>
      </w:r>
      <w:r w:rsidR="005767B6">
        <w:instrText xml:space="preserve"> REF ref_OIC_Security \h </w:instrText>
      </w:r>
      <w:r w:rsidR="005767B6">
        <w:fldChar w:fldCharType="separate"/>
      </w:r>
      <w:r w:rsidR="00370B4E">
        <w:t>OCF Security</w:t>
      </w:r>
      <w:r w:rsidR="005767B6">
        <w:fldChar w:fldCharType="end"/>
      </w:r>
      <w:r w:rsidRPr="00DE1C79">
        <w:t xml:space="preserve"> Specification.</w:t>
      </w:r>
    </w:p>
    <w:p w14:paraId="60431C31" w14:textId="77777777" w:rsidR="00DE1C79" w:rsidRDefault="00DE1C79" w:rsidP="00362784"/>
    <w:p w14:paraId="099D6D14" w14:textId="77777777" w:rsidR="00DE1C79" w:rsidRDefault="00DE1C79" w:rsidP="00362784">
      <w:r w:rsidRPr="00DE1C79">
        <w:t xml:space="preserve">Should a Device support Client update of configurable information it shall do so via exposing </w:t>
      </w:r>
      <w:r w:rsidR="00DC2217" w:rsidRPr="00DC2217">
        <w:t xml:space="preserve">an oic.wk.con </w:t>
      </w:r>
      <w:r w:rsidRPr="00DE1C79">
        <w:t xml:space="preserve">Core Resource </w:t>
      </w:r>
      <w:r w:rsidR="005767B6">
        <w:t>(</w:t>
      </w:r>
      <w:r w:rsidR="005767B6">
        <w:fldChar w:fldCharType="begin"/>
      </w:r>
      <w:r w:rsidR="005767B6">
        <w:instrText xml:space="preserve"> REF _Ref426379163 \h </w:instrText>
      </w:r>
      <w:r w:rsidR="005767B6">
        <w:fldChar w:fldCharType="separate"/>
      </w:r>
      <w:r w:rsidR="00370B4E" w:rsidRPr="000D29DB">
        <w:t xml:space="preserve">Table </w:t>
      </w:r>
      <w:r w:rsidR="00370B4E">
        <w:rPr>
          <w:noProof/>
        </w:rPr>
        <w:t>14</w:t>
      </w:r>
      <w:r w:rsidR="005767B6">
        <w:fldChar w:fldCharType="end"/>
      </w:r>
      <w:r w:rsidR="005767B6">
        <w:t xml:space="preserve">) </w:t>
      </w:r>
      <w:r w:rsidRPr="00DE1C79">
        <w:t xml:space="preserve">in </w:t>
      </w:r>
      <w:r w:rsidR="00700D5E">
        <w:t>“</w:t>
      </w:r>
      <w:r w:rsidRPr="00DE1C79">
        <w:t>/oic/res</w:t>
      </w:r>
      <w:r w:rsidR="00700D5E">
        <w:t>”</w:t>
      </w:r>
      <w:r w:rsidRPr="00DE1C79">
        <w:t>;</w:t>
      </w:r>
    </w:p>
    <w:p w14:paraId="776E539B" w14:textId="77777777" w:rsidR="00362784" w:rsidRPr="002E0458" w:rsidRDefault="00362784" w:rsidP="00362784">
      <w:pPr>
        <w:pStyle w:val="PARAGRAPH"/>
        <w:rPr>
          <w:rFonts w:eastAsiaTheme="minorEastAsia"/>
          <w:lang w:val="en-US" w:eastAsia="ko-KR"/>
        </w:rPr>
      </w:pPr>
    </w:p>
    <w:p w14:paraId="5E8A5C1D" w14:textId="77777777" w:rsidR="00362784" w:rsidRDefault="00362784" w:rsidP="00362784">
      <w:pPr>
        <w:pStyle w:val="TABLE-title"/>
      </w:pPr>
      <w:bookmarkStart w:id="12112" w:name="_Ref426379163"/>
      <w:bookmarkStart w:id="12113" w:name="_Toc509367567"/>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14</w:t>
      </w:r>
      <w:r w:rsidR="00194F1E" w:rsidRPr="000D29DB">
        <w:fldChar w:fldCharType="end"/>
      </w:r>
      <w:bookmarkEnd w:id="12112"/>
      <w:r w:rsidRPr="000D29DB">
        <w:t xml:space="preserve">. </w:t>
      </w:r>
      <w:r>
        <w:t>Configuration Resource</w:t>
      </w:r>
      <w:bookmarkEnd w:id="12113"/>
    </w:p>
    <w:tbl>
      <w:tblPr>
        <w:tblStyle w:val="GridTable41"/>
        <w:tblW w:w="10075" w:type="dxa"/>
        <w:tblLayout w:type="fixed"/>
        <w:tblLook w:val="04A0" w:firstRow="1" w:lastRow="0" w:firstColumn="1" w:lastColumn="0" w:noHBand="0" w:noVBand="1"/>
      </w:tblPr>
      <w:tblGrid>
        <w:gridCol w:w="895"/>
        <w:gridCol w:w="1350"/>
        <w:gridCol w:w="1080"/>
        <w:gridCol w:w="1080"/>
        <w:gridCol w:w="3960"/>
        <w:gridCol w:w="1710"/>
      </w:tblGrid>
      <w:tr w:rsidR="00362784" w:rsidRPr="00113C22" w14:paraId="77CF6694" w14:textId="77777777" w:rsidTr="002E0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CFCB9A5" w14:textId="77777777" w:rsidR="00362784" w:rsidRPr="00113C22" w:rsidRDefault="00DC1C82" w:rsidP="00752E94">
            <w:pPr>
              <w:pStyle w:val="TABLE-cell"/>
            </w:pPr>
            <w:r>
              <w:rPr>
                <w:rFonts w:eastAsiaTheme="minorEastAsia"/>
                <w:lang w:eastAsia="ko-KR"/>
              </w:rPr>
              <w:t>Example</w:t>
            </w:r>
            <w:r w:rsidR="00B26DBF" w:rsidRPr="004F79DF">
              <w:rPr>
                <w:rFonts w:eastAsiaTheme="minorEastAsia"/>
                <w:lang w:eastAsia="ko-KR"/>
              </w:rPr>
              <w:t xml:space="preserve"> </w:t>
            </w:r>
            <w:r w:rsidR="00362784" w:rsidRPr="004F79DF">
              <w:rPr>
                <w:rFonts w:eastAsiaTheme="minorEastAsia"/>
                <w:lang w:eastAsia="ko-KR"/>
              </w:rPr>
              <w:t>URI</w:t>
            </w:r>
          </w:p>
        </w:tc>
        <w:tc>
          <w:tcPr>
            <w:tcW w:w="1350" w:type="dxa"/>
          </w:tcPr>
          <w:p w14:paraId="066AEB7A" w14:textId="77777777" w:rsidR="00362784" w:rsidRPr="00113C22" w:rsidRDefault="00362784" w:rsidP="00752E9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080" w:type="dxa"/>
          </w:tcPr>
          <w:p w14:paraId="4ED85699" w14:textId="77777777" w:rsidR="00362784" w:rsidRPr="00113C22" w:rsidRDefault="00362784" w:rsidP="00752E9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080" w:type="dxa"/>
          </w:tcPr>
          <w:p w14:paraId="5C7F1D06" w14:textId="77777777" w:rsidR="00362784" w:rsidRPr="00113C22" w:rsidRDefault="00362784" w:rsidP="00752E9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3960" w:type="dxa"/>
          </w:tcPr>
          <w:p w14:paraId="1389492C" w14:textId="77777777" w:rsidR="00362784" w:rsidRPr="00113C22" w:rsidRDefault="00362784" w:rsidP="00752E9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710" w:type="dxa"/>
          </w:tcPr>
          <w:p w14:paraId="14C8D63C" w14:textId="77777777" w:rsidR="00362784" w:rsidRPr="00113C22" w:rsidRDefault="00362784" w:rsidP="00752E9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362784" w14:paraId="700BDDF2"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A9F311A" w14:textId="77777777" w:rsidR="00362784" w:rsidRPr="002E0458" w:rsidRDefault="00002C63" w:rsidP="00752E94">
            <w:pPr>
              <w:pStyle w:val="TABLE-cell"/>
              <w:rPr>
                <w:b w:val="0"/>
              </w:rPr>
            </w:pPr>
            <w:r>
              <w:t>“</w:t>
            </w:r>
            <w:r w:rsidR="00DC1C82">
              <w:t>/example</w:t>
            </w:r>
            <w:r w:rsidR="00362784" w:rsidRPr="008C1D6E">
              <w:t>/oic/con</w:t>
            </w:r>
            <w:r>
              <w:t>”</w:t>
            </w:r>
          </w:p>
        </w:tc>
        <w:tc>
          <w:tcPr>
            <w:tcW w:w="1350" w:type="dxa"/>
          </w:tcPr>
          <w:p w14:paraId="782B9DAA" w14:textId="77777777" w:rsidR="00362784" w:rsidRPr="002E0458" w:rsidRDefault="00DC1C82" w:rsidP="008A4EF6">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Device </w:t>
            </w:r>
            <w:r w:rsidR="00362784">
              <w:t>Configuration</w:t>
            </w:r>
          </w:p>
        </w:tc>
        <w:tc>
          <w:tcPr>
            <w:tcW w:w="1080" w:type="dxa"/>
          </w:tcPr>
          <w:p w14:paraId="3C4C8030" w14:textId="77777777" w:rsidR="00362784" w:rsidRDefault="00002C63"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w:t>
            </w:r>
            <w:r w:rsidR="00362784">
              <w:t>oic.wk.con</w:t>
            </w:r>
            <w:r>
              <w:t>”</w:t>
            </w:r>
          </w:p>
        </w:tc>
        <w:tc>
          <w:tcPr>
            <w:tcW w:w="1080" w:type="dxa"/>
          </w:tcPr>
          <w:p w14:paraId="5DDE8DF9" w14:textId="77777777" w:rsidR="00362784" w:rsidRDefault="005D4032" w:rsidP="00752E94">
            <w:pPr>
              <w:pStyle w:val="TABLE-cell"/>
              <w:cnfStyle w:val="000000100000" w:firstRow="0" w:lastRow="0" w:firstColumn="0" w:lastColumn="0" w:oddVBand="0" w:evenVBand="0" w:oddHBand="1" w:evenHBand="0" w:firstRowFirstColumn="0" w:firstRowLastColumn="0" w:lastRowFirstColumn="0" w:lastRowLastColumn="0"/>
            </w:pPr>
            <w:r>
              <w:t>“</w:t>
            </w:r>
            <w:r w:rsidR="00362784" w:rsidRPr="004F020A">
              <w:t>oic.</w:t>
            </w:r>
            <w:r w:rsidR="00362784" w:rsidRPr="004F020A">
              <w:rPr>
                <w:rFonts w:eastAsiaTheme="minorEastAsia" w:hint="eastAsia"/>
                <w:lang w:eastAsia="ko-KR"/>
              </w:rPr>
              <w:t>if</w:t>
            </w:r>
            <w:r w:rsidR="00362784" w:rsidRPr="004F020A">
              <w:t>.</w:t>
            </w:r>
            <w:r w:rsidR="00362784" w:rsidRPr="004F020A">
              <w:rPr>
                <w:rFonts w:eastAsiaTheme="minorEastAsia" w:hint="eastAsia"/>
                <w:lang w:eastAsia="ko-KR"/>
              </w:rPr>
              <w:t>r</w:t>
            </w:r>
            <w:r w:rsidR="00362784">
              <w:rPr>
                <w:rFonts w:eastAsiaTheme="minorEastAsia"/>
                <w:lang w:eastAsia="ko-KR"/>
              </w:rPr>
              <w:t>w</w:t>
            </w:r>
            <w:r>
              <w:rPr>
                <w:rFonts w:eastAsiaTheme="minorEastAsia"/>
                <w:lang w:eastAsia="ko-KR"/>
              </w:rPr>
              <w:t>”</w:t>
            </w:r>
          </w:p>
        </w:tc>
        <w:tc>
          <w:tcPr>
            <w:tcW w:w="3960" w:type="dxa"/>
          </w:tcPr>
          <w:p w14:paraId="3DF96FCF" w14:textId="77777777" w:rsidR="00362784" w:rsidRDefault="00362784" w:rsidP="00752E9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w:t>
            </w:r>
            <w:r w:rsidR="00711552">
              <w:t>R</w:t>
            </w:r>
            <w:r>
              <w:t xml:space="preserve">esource </w:t>
            </w:r>
            <w:r w:rsidR="00711552">
              <w:t>T</w:t>
            </w:r>
            <w:r w:rsidR="00DC1C82">
              <w:t xml:space="preserve">ype </w:t>
            </w:r>
            <w:r>
              <w:rPr>
                <w:rFonts w:eastAsiaTheme="minorEastAsia" w:hint="eastAsia"/>
                <w:lang w:eastAsia="ko-KR"/>
              </w:rPr>
              <w:t xml:space="preserve">through which </w:t>
            </w:r>
            <w:r>
              <w:t>configurable information specific to the Device is exposed.</w:t>
            </w:r>
          </w:p>
          <w:p w14:paraId="254336B0" w14:textId="77777777" w:rsidR="00362784" w:rsidRDefault="00362784" w:rsidP="00DC1C82">
            <w:pPr>
              <w:pStyle w:val="TABLE-cell"/>
              <w:cnfStyle w:val="000000100000" w:firstRow="0" w:lastRow="0" w:firstColumn="0" w:lastColumn="0" w:oddVBand="0" w:evenVBand="0" w:oddHBand="1" w:evenHBand="0" w:firstRowFirstColumn="0" w:firstRowLastColumn="0" w:lastRowFirstColumn="0" w:lastRowLastColumn="0"/>
            </w:pPr>
            <w:r w:rsidRPr="00113C22">
              <w:rPr>
                <w:rFonts w:eastAsiaTheme="minorEastAsia"/>
                <w:lang w:eastAsia="ko-KR"/>
              </w:rPr>
              <w:t xml:space="preserve">The </w:t>
            </w:r>
            <w:r w:rsidRPr="00F0397B">
              <w:rPr>
                <w:rFonts w:eastAsiaTheme="minorEastAsia" w:hint="eastAsia"/>
                <w:b/>
                <w:lang w:eastAsia="ko-KR"/>
              </w:rPr>
              <w:t>resource properties</w:t>
            </w:r>
            <w:r>
              <w:t xml:space="preserve"> exposed </w:t>
            </w:r>
            <w:r w:rsidR="00DC1C82">
              <w:t xml:space="preserve">in </w:t>
            </w:r>
            <w:r w:rsidR="00002C63">
              <w:t>“</w:t>
            </w:r>
            <w:r w:rsidR="00DC1C82">
              <w:t>oic.wk.con</w:t>
            </w:r>
            <w:r w:rsidR="00002C63">
              <w:t>”</w:t>
            </w:r>
            <w:r w:rsidR="00E72E4E">
              <w:t xml:space="preserve"> </w:t>
            </w:r>
            <w:r>
              <w:t xml:space="preserve">are listed in </w:t>
            </w:r>
            <w:r w:rsidR="00194F1E">
              <w:fldChar w:fldCharType="begin"/>
            </w:r>
            <w:r w:rsidR="00A45BF5">
              <w:instrText xml:space="preserve"> REF _Ref416393894 \h </w:instrText>
            </w:r>
            <w:r w:rsidR="00194F1E">
              <w:fldChar w:fldCharType="separate"/>
            </w:r>
            <w:r w:rsidR="00370B4E" w:rsidRPr="000D29DB">
              <w:t xml:space="preserve">Table </w:t>
            </w:r>
            <w:r w:rsidR="00370B4E">
              <w:rPr>
                <w:noProof/>
              </w:rPr>
              <w:t>15</w:t>
            </w:r>
            <w:r w:rsidR="00194F1E">
              <w:fldChar w:fldCharType="end"/>
            </w:r>
            <w:r w:rsidR="00E72E4E">
              <w:t>.</w:t>
            </w:r>
          </w:p>
        </w:tc>
        <w:tc>
          <w:tcPr>
            <w:tcW w:w="1710" w:type="dxa"/>
          </w:tcPr>
          <w:p w14:paraId="1E95B34A" w14:textId="77777777" w:rsidR="00362784" w:rsidRDefault="00362784" w:rsidP="00752E9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Configuration</w:t>
            </w:r>
          </w:p>
        </w:tc>
      </w:tr>
      <w:tr w:rsidR="00DC1C82" w14:paraId="6D99BEEB" w14:textId="77777777" w:rsidTr="002E0458">
        <w:tc>
          <w:tcPr>
            <w:cnfStyle w:val="001000000000" w:firstRow="0" w:lastRow="0" w:firstColumn="1" w:lastColumn="0" w:oddVBand="0" w:evenVBand="0" w:oddHBand="0" w:evenHBand="0" w:firstRowFirstColumn="0" w:firstRowLastColumn="0" w:lastRowFirstColumn="0" w:lastRowLastColumn="0"/>
            <w:tcW w:w="895" w:type="dxa"/>
          </w:tcPr>
          <w:p w14:paraId="124E725F" w14:textId="77777777" w:rsidR="00DC1C82" w:rsidRDefault="00002C63" w:rsidP="00DC1C82">
            <w:pPr>
              <w:pStyle w:val="TABLE-cell"/>
            </w:pPr>
            <w:r>
              <w:t>“</w:t>
            </w:r>
            <w:r w:rsidR="00DC1C82">
              <w:t>/example/oic/con</w:t>
            </w:r>
            <w:r>
              <w:t>”</w:t>
            </w:r>
          </w:p>
        </w:tc>
        <w:tc>
          <w:tcPr>
            <w:tcW w:w="1350" w:type="dxa"/>
          </w:tcPr>
          <w:p w14:paraId="668657E3" w14:textId="77777777" w:rsidR="00DC1C82" w:rsidRDefault="00DC1C82" w:rsidP="00DC1C82">
            <w:pPr>
              <w:pStyle w:val="TABLE-cell"/>
              <w:tabs>
                <w:tab w:val="left" w:pos="340"/>
              </w:tabs>
              <w:cnfStyle w:val="000000000000" w:firstRow="0" w:lastRow="0" w:firstColumn="0" w:lastColumn="0" w:oddVBand="0" w:evenVBand="0" w:oddHBand="0" w:evenHBand="0" w:firstRowFirstColumn="0" w:firstRowLastColumn="0" w:lastRowFirstColumn="0" w:lastRowLastColumn="0"/>
            </w:pPr>
            <w:r>
              <w:t>Platform Configuration</w:t>
            </w:r>
          </w:p>
        </w:tc>
        <w:tc>
          <w:tcPr>
            <w:tcW w:w="1080" w:type="dxa"/>
          </w:tcPr>
          <w:p w14:paraId="4AE69434" w14:textId="77777777" w:rsidR="00DC1C82" w:rsidRDefault="00002C63" w:rsidP="00DC1C82">
            <w:pPr>
              <w:pStyle w:val="TABLE-cell"/>
              <w:cnfStyle w:val="000000000000" w:firstRow="0" w:lastRow="0" w:firstColumn="0" w:lastColumn="0" w:oddVBand="0" w:evenVBand="0" w:oddHBand="0" w:evenHBand="0" w:firstRowFirstColumn="0" w:firstRowLastColumn="0" w:lastRowFirstColumn="0" w:lastRowLastColumn="0"/>
            </w:pPr>
            <w:r>
              <w:t>“</w:t>
            </w:r>
            <w:r w:rsidR="00DC1C82">
              <w:t>oic.wk.con.p</w:t>
            </w:r>
            <w:r>
              <w:t>”</w:t>
            </w:r>
          </w:p>
        </w:tc>
        <w:tc>
          <w:tcPr>
            <w:tcW w:w="1080" w:type="dxa"/>
          </w:tcPr>
          <w:p w14:paraId="0AD06895" w14:textId="77777777" w:rsidR="00DC1C82" w:rsidRPr="004F020A" w:rsidRDefault="005D4032" w:rsidP="00DC1C82">
            <w:pPr>
              <w:pStyle w:val="TABLE-cell"/>
              <w:cnfStyle w:val="000000000000" w:firstRow="0" w:lastRow="0" w:firstColumn="0" w:lastColumn="0" w:oddVBand="0" w:evenVBand="0" w:oddHBand="0" w:evenHBand="0" w:firstRowFirstColumn="0" w:firstRowLastColumn="0" w:lastRowFirstColumn="0" w:lastRowLastColumn="0"/>
            </w:pPr>
            <w:r>
              <w:t>“</w:t>
            </w:r>
            <w:r w:rsidR="00DC1C82">
              <w:t>oic.if.rw</w:t>
            </w:r>
            <w:r>
              <w:t>”</w:t>
            </w:r>
          </w:p>
        </w:tc>
        <w:tc>
          <w:tcPr>
            <w:tcW w:w="3960" w:type="dxa"/>
          </w:tcPr>
          <w:p w14:paraId="7848DFDC" w14:textId="4B84CE5F" w:rsidR="00DC1C82" w:rsidRDefault="00DC1C82" w:rsidP="00C82886">
            <w:pPr>
              <w:pStyle w:val="TABLE-cell"/>
              <w:cnfStyle w:val="000000000000" w:firstRow="0" w:lastRow="0" w:firstColumn="0" w:lastColumn="0" w:oddVBand="0" w:evenVBand="0" w:oddHBand="0" w:evenHBand="0" w:firstRowFirstColumn="0" w:firstRowLastColumn="0" w:lastRowFirstColumn="0" w:lastRowLastColumn="0"/>
            </w:pPr>
            <w:r>
              <w:t xml:space="preserve">The optional </w:t>
            </w:r>
            <w:r w:rsidR="00711552">
              <w:t>R</w:t>
            </w:r>
            <w:r>
              <w:t xml:space="preserve">esource </w:t>
            </w:r>
            <w:r w:rsidR="00711552">
              <w:t>T</w:t>
            </w:r>
            <w:r>
              <w:t xml:space="preserve">ype through which configurable information specific to the Platform is exposed.  The </w:t>
            </w:r>
            <w:commentRangeStart w:id="12114"/>
            <w:del w:id="12115" w:author="Bardini, Richard A" w:date="2018-03-19T04:04:00Z">
              <w:r w:rsidR="000C764E" w:rsidDel="00C82886">
                <w:delText>r</w:delText>
              </w:r>
              <w:r w:rsidDel="00C82886">
                <w:delText>esource p</w:delText>
              </w:r>
            </w:del>
            <w:ins w:id="12116" w:author="Bardini, Richard A" w:date="2018-03-19T04:04:00Z">
              <w:r w:rsidR="00C82886">
                <w:t>P</w:t>
              </w:r>
            </w:ins>
            <w:r>
              <w:t xml:space="preserve">roperties </w:t>
            </w:r>
            <w:commentRangeEnd w:id="12114"/>
            <w:r w:rsidR="00C82886">
              <w:rPr>
                <w:rStyle w:val="CommentReference"/>
                <w:bCs w:val="0"/>
                <w:lang w:val="en-US"/>
              </w:rPr>
              <w:commentReference w:id="12114"/>
            </w:r>
            <w:r>
              <w:t xml:space="preserve">exposed in </w:t>
            </w:r>
            <w:r w:rsidR="00002C63">
              <w:t>“</w:t>
            </w:r>
            <w:r>
              <w:t>oic.wk.con.p</w:t>
            </w:r>
            <w:r w:rsidR="00002C63">
              <w:t>”</w:t>
            </w:r>
            <w:r>
              <w:t xml:space="preserve"> are listed in</w:t>
            </w:r>
            <w:r w:rsidR="009364AA">
              <w:t xml:space="preserve"> </w:t>
            </w:r>
            <w:r w:rsidR="009364AA">
              <w:fldChar w:fldCharType="begin"/>
            </w:r>
            <w:r w:rsidR="009364AA">
              <w:instrText xml:space="preserve"> REF _Ref476316756 \h </w:instrText>
            </w:r>
            <w:r w:rsidR="009364AA">
              <w:fldChar w:fldCharType="separate"/>
            </w:r>
            <w:r w:rsidR="00370B4E" w:rsidRPr="000D29DB">
              <w:t xml:space="preserve">Table </w:t>
            </w:r>
            <w:r w:rsidR="00370B4E">
              <w:rPr>
                <w:noProof/>
              </w:rPr>
              <w:t>16</w:t>
            </w:r>
            <w:r w:rsidR="009364AA">
              <w:fldChar w:fldCharType="end"/>
            </w:r>
            <w:r>
              <w:t>.</w:t>
            </w:r>
          </w:p>
        </w:tc>
        <w:tc>
          <w:tcPr>
            <w:tcW w:w="1710" w:type="dxa"/>
          </w:tcPr>
          <w:p w14:paraId="1EC102EB" w14:textId="77777777" w:rsidR="00DC1C82"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Configuration</w:t>
            </w:r>
          </w:p>
        </w:tc>
      </w:tr>
    </w:tbl>
    <w:p w14:paraId="3E3E3D80" w14:textId="77777777" w:rsidR="00362784" w:rsidRDefault="00362784" w:rsidP="00362784">
      <w:pPr>
        <w:pStyle w:val="PARAGRAPH"/>
        <w:rPr>
          <w:rFonts w:eastAsiaTheme="minorEastAsia"/>
          <w:lang w:eastAsia="ko-KR"/>
        </w:rPr>
      </w:pPr>
    </w:p>
    <w:p w14:paraId="74CA225A" w14:textId="77777777" w:rsidR="00362784" w:rsidRPr="00460163" w:rsidRDefault="00194F1E" w:rsidP="00362784">
      <w:pPr>
        <w:rPr>
          <w:b/>
        </w:rPr>
      </w:pPr>
      <w:r>
        <w:fldChar w:fldCharType="begin"/>
      </w:r>
      <w:r w:rsidR="00362784">
        <w:instrText xml:space="preserve"> REF _Ref416393894 \h </w:instrText>
      </w:r>
      <w:r>
        <w:fldChar w:fldCharType="separate"/>
      </w:r>
      <w:r w:rsidR="00370B4E" w:rsidRPr="000D29DB">
        <w:t xml:space="preserve">Table </w:t>
      </w:r>
      <w:r w:rsidR="00370B4E">
        <w:rPr>
          <w:noProof/>
        </w:rPr>
        <w:t>15</w:t>
      </w:r>
      <w:r>
        <w:fldChar w:fldCharType="end"/>
      </w:r>
      <w:r w:rsidR="00362784">
        <w:t xml:space="preserve"> defines the </w:t>
      </w:r>
      <w:r w:rsidR="00CD16AB">
        <w:t>“</w:t>
      </w:r>
      <w:r w:rsidR="00362784">
        <w:t>oic.wk.con</w:t>
      </w:r>
      <w:r w:rsidR="00CD16AB">
        <w:t>”</w:t>
      </w:r>
      <w:r w:rsidR="00362784">
        <w:t xml:space="preserve"> resource type.</w:t>
      </w:r>
    </w:p>
    <w:p w14:paraId="0994C225" w14:textId="77777777" w:rsidR="00362784" w:rsidRDefault="00362784" w:rsidP="00362784"/>
    <w:p w14:paraId="2AE8CB34" w14:textId="77777777" w:rsidR="00362784" w:rsidRDefault="00362784" w:rsidP="00362784">
      <w:pPr>
        <w:pStyle w:val="TABLE-title"/>
      </w:pPr>
      <w:bookmarkStart w:id="12117" w:name="_Ref416393894"/>
      <w:bookmarkStart w:id="12118" w:name="_Ref415573378"/>
      <w:bookmarkStart w:id="12119" w:name="_Toc509367568"/>
      <w:r w:rsidRPr="000D29DB">
        <w:lastRenderedPageBreak/>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15</w:t>
      </w:r>
      <w:r w:rsidR="00194F1E" w:rsidRPr="000D29DB">
        <w:fldChar w:fldCharType="end"/>
      </w:r>
      <w:bookmarkEnd w:id="12117"/>
      <w:r w:rsidRPr="000D29DB">
        <w:t xml:space="preserve">. </w:t>
      </w:r>
      <w:r w:rsidR="00CD16AB">
        <w:t>“</w:t>
      </w:r>
      <w:r>
        <w:t>oic.wk.con</w:t>
      </w:r>
      <w:r w:rsidR="00CD16AB">
        <w:t>”</w:t>
      </w:r>
      <w:r w:rsidRPr="00734602">
        <w:t xml:space="preserve"> </w:t>
      </w:r>
      <w:r w:rsidR="00711552">
        <w:t>R</w:t>
      </w:r>
      <w:r w:rsidRPr="00734602">
        <w:t xml:space="preserve">esource </w:t>
      </w:r>
      <w:r w:rsidR="00711552">
        <w:t>T</w:t>
      </w:r>
      <w:r w:rsidRPr="00734602">
        <w:t>ype definition</w:t>
      </w:r>
      <w:bookmarkEnd w:id="12118"/>
      <w:bookmarkEnd w:id="12119"/>
    </w:p>
    <w:tbl>
      <w:tblPr>
        <w:tblStyle w:val="GridTable41"/>
        <w:tblW w:w="9625" w:type="dxa"/>
        <w:tblLook w:val="04A0" w:firstRow="1" w:lastRow="0" w:firstColumn="1" w:lastColumn="0" w:noHBand="0" w:noVBand="1"/>
      </w:tblPr>
      <w:tblGrid>
        <w:gridCol w:w="1337"/>
        <w:gridCol w:w="1729"/>
        <w:gridCol w:w="1000"/>
        <w:gridCol w:w="701"/>
        <w:gridCol w:w="877"/>
        <w:gridCol w:w="780"/>
        <w:gridCol w:w="1061"/>
        <w:gridCol w:w="2140"/>
      </w:tblGrid>
      <w:tr w:rsidR="00362784" w:rsidRPr="00C63F04" w14:paraId="2A2F069D" w14:textId="77777777" w:rsidTr="002E0458">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56" w:type="dxa"/>
          </w:tcPr>
          <w:p w14:paraId="3FC8417D" w14:textId="77777777" w:rsidR="00362784" w:rsidRPr="00C63F04" w:rsidRDefault="00362784" w:rsidP="00752E94">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80" w:type="dxa"/>
          </w:tcPr>
          <w:p w14:paraId="008529B6"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55" w:type="dxa"/>
          </w:tcPr>
          <w:p w14:paraId="0F9DE1AB"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38" w:type="dxa"/>
          </w:tcPr>
          <w:p w14:paraId="36E71997"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60" w:type="dxa"/>
          </w:tcPr>
          <w:p w14:paraId="5ACD8B3C"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1A6368FF"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8" w:type="dxa"/>
          </w:tcPr>
          <w:p w14:paraId="72BFBD33"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878" w:type="dxa"/>
          </w:tcPr>
          <w:p w14:paraId="40CA4111" w14:textId="77777777" w:rsidR="00362784" w:rsidRPr="00C63F04" w:rsidRDefault="00362784" w:rsidP="00752E9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362784" w:rsidRPr="00C63F04" w14:paraId="38D824DB"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1D7BEA" w14:textId="77777777" w:rsidR="00362784" w:rsidRPr="002E0458" w:rsidRDefault="00362784">
            <w:pPr>
              <w:pStyle w:val="TABLE-cell"/>
              <w:rPr>
                <w:rFonts w:eastAsiaTheme="minorEastAsia"/>
              </w:rPr>
            </w:pPr>
            <w:r w:rsidRPr="00DC15B8">
              <w:t>(Device) Name</w:t>
            </w:r>
          </w:p>
        </w:tc>
        <w:tc>
          <w:tcPr>
            <w:tcW w:w="980" w:type="dxa"/>
          </w:tcPr>
          <w:p w14:paraId="2B27B9C5"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n</w:t>
            </w:r>
            <w:r w:rsidR="005767B6">
              <w:rPr>
                <w:rFonts w:eastAsiaTheme="minorEastAsia"/>
              </w:rPr>
              <w:t xml:space="preserve"> </w:t>
            </w:r>
            <w:r w:rsidR="005767B6" w:rsidRPr="005767B6">
              <w:rPr>
                <w:rFonts w:eastAsiaTheme="minorEastAsia"/>
              </w:rPr>
              <w:t xml:space="preserve">(Common Property of </w:t>
            </w:r>
            <w:r w:rsidR="00002C63">
              <w:rPr>
                <w:rFonts w:eastAsiaTheme="minorEastAsia"/>
              </w:rPr>
              <w:t>“</w:t>
            </w:r>
            <w:r w:rsidR="005767B6">
              <w:rPr>
                <w:rFonts w:eastAsiaTheme="minorEastAsia"/>
              </w:rPr>
              <w:t>/example</w:t>
            </w:r>
            <w:r w:rsidR="005767B6" w:rsidRPr="005767B6">
              <w:rPr>
                <w:rFonts w:eastAsiaTheme="minorEastAsia"/>
              </w:rPr>
              <w:t>/oic/con</w:t>
            </w:r>
            <w:r w:rsidR="00002C63">
              <w:rPr>
                <w:rFonts w:eastAsiaTheme="minorEastAsia"/>
              </w:rPr>
              <w:t>”</w:t>
            </w:r>
            <w:r w:rsidR="005767B6" w:rsidRPr="005767B6">
              <w:rPr>
                <w:rFonts w:eastAsiaTheme="minorEastAsia"/>
              </w:rPr>
              <w:t>)</w:t>
            </w:r>
          </w:p>
        </w:tc>
        <w:tc>
          <w:tcPr>
            <w:tcW w:w="955" w:type="dxa"/>
          </w:tcPr>
          <w:p w14:paraId="2E0E746A"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string</w:t>
            </w:r>
          </w:p>
        </w:tc>
        <w:tc>
          <w:tcPr>
            <w:tcW w:w="738" w:type="dxa"/>
          </w:tcPr>
          <w:p w14:paraId="7B94C2AC" w14:textId="77777777" w:rsidR="00362784" w:rsidRPr="00DC15B8" w:rsidRDefault="00362784">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14FD3B38"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51D59B33"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R, W</w:t>
            </w:r>
          </w:p>
        </w:tc>
        <w:tc>
          <w:tcPr>
            <w:tcW w:w="1078" w:type="dxa"/>
          </w:tcPr>
          <w:p w14:paraId="0AAFD4CA"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yes</w:t>
            </w:r>
          </w:p>
        </w:tc>
        <w:tc>
          <w:tcPr>
            <w:tcW w:w="2878" w:type="dxa"/>
          </w:tcPr>
          <w:p w14:paraId="1682F405" w14:textId="77777777" w:rsidR="00362784" w:rsidRPr="002E0458" w:rsidRDefault="00362784" w:rsidP="00D80322">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DC15B8">
              <w:t>Human friendly name</w:t>
            </w:r>
            <w:r w:rsidR="00B8745D">
              <w:t xml:space="preserve"> </w:t>
            </w:r>
            <w:r w:rsidR="00B8745D" w:rsidRPr="00B8745D">
              <w:t>configurable by the end user (e.g. Bob's thermostat)</w:t>
            </w:r>
            <w:r w:rsidR="00B8745D">
              <w:t>.</w:t>
            </w:r>
            <w:r w:rsidR="001217B2">
              <w:t xml:space="preserve"> </w:t>
            </w:r>
            <w:r w:rsidR="00D80322">
              <w:t xml:space="preserve">The </w:t>
            </w:r>
            <w:r w:rsidR="001217B2" w:rsidRPr="001217B2">
              <w:t xml:space="preserve">"n" </w:t>
            </w:r>
            <w:r w:rsidR="005767B6">
              <w:t xml:space="preserve">Common </w:t>
            </w:r>
            <w:r w:rsidR="001217B2" w:rsidRPr="001217B2">
              <w:t xml:space="preserve">Property </w:t>
            </w:r>
            <w:r w:rsidR="00D80322" w:rsidRPr="00D80322">
              <w:t>of the oic.wk.con Core Resource</w:t>
            </w:r>
            <w:r w:rsidR="001217B2" w:rsidRPr="001217B2">
              <w:t xml:space="preserve"> and </w:t>
            </w:r>
            <w:r w:rsidR="00D80322">
              <w:t xml:space="preserve">the </w:t>
            </w:r>
            <w:r w:rsidR="001217B2" w:rsidRPr="001217B2">
              <w:t xml:space="preserve">"n" </w:t>
            </w:r>
            <w:r w:rsidR="005767B6">
              <w:t xml:space="preserve">Common </w:t>
            </w:r>
            <w:r w:rsidR="001217B2" w:rsidRPr="001217B2">
              <w:t xml:space="preserve">Property </w:t>
            </w:r>
            <w:r w:rsidR="00D80322">
              <w:t xml:space="preserve">of the </w:t>
            </w:r>
            <w:r w:rsidR="007A6AFF">
              <w:t>“</w:t>
            </w:r>
            <w:r w:rsidR="001217B2" w:rsidRPr="001217B2">
              <w:t>/oic/d</w:t>
            </w:r>
            <w:r w:rsidR="007A6AFF">
              <w:t>”</w:t>
            </w:r>
            <w:r w:rsidR="001217B2" w:rsidRPr="001217B2">
              <w:t xml:space="preserve"> </w:t>
            </w:r>
            <w:r w:rsidR="00D80322">
              <w:t xml:space="preserve">Core Resource </w:t>
            </w:r>
            <w:r w:rsidR="001217B2" w:rsidRPr="001217B2">
              <w:t xml:space="preserve">shall have the same Value. When </w:t>
            </w:r>
            <w:r w:rsidR="000C764E">
              <w:t xml:space="preserve">the </w:t>
            </w:r>
            <w:r w:rsidR="001217B2" w:rsidRPr="001217B2">
              <w:t xml:space="preserve">"n" </w:t>
            </w:r>
            <w:r w:rsidR="005767B6">
              <w:t xml:space="preserve">Common </w:t>
            </w:r>
            <w:r w:rsidR="001217B2" w:rsidRPr="001217B2">
              <w:t xml:space="preserve">Property Value of </w:t>
            </w:r>
            <w:r w:rsidR="00D80322" w:rsidRPr="00D80322">
              <w:t>the oic.wk.con Core Resource</w:t>
            </w:r>
            <w:r w:rsidR="001217B2" w:rsidRPr="001217B2">
              <w:t xml:space="preserve"> is modified, it shall be reflected to </w:t>
            </w:r>
            <w:r w:rsidR="000C764E">
              <w:t xml:space="preserve">the </w:t>
            </w:r>
            <w:r w:rsidR="001217B2" w:rsidRPr="001217B2">
              <w:t xml:space="preserve">"n" </w:t>
            </w:r>
            <w:r w:rsidR="005767B6">
              <w:t xml:space="preserve">Common </w:t>
            </w:r>
            <w:r w:rsidR="001217B2" w:rsidRPr="001217B2">
              <w:t xml:space="preserve">Property of </w:t>
            </w:r>
            <w:r w:rsidR="007A6AFF">
              <w:t>“</w:t>
            </w:r>
            <w:r w:rsidR="001217B2" w:rsidRPr="001217B2">
              <w:t>/oic/d</w:t>
            </w:r>
            <w:r w:rsidR="007A6AFF">
              <w:t>”</w:t>
            </w:r>
            <w:r w:rsidR="00D80322">
              <w:t xml:space="preserve"> Core Resource</w:t>
            </w:r>
            <w:r w:rsidR="001217B2" w:rsidRPr="001217B2">
              <w:t>.</w:t>
            </w:r>
          </w:p>
        </w:tc>
      </w:tr>
      <w:tr w:rsidR="00362784" w:rsidRPr="00C63F04" w14:paraId="4356CE59" w14:textId="77777777" w:rsidTr="002E0458">
        <w:tc>
          <w:tcPr>
            <w:cnfStyle w:val="001000000000" w:firstRow="0" w:lastRow="0" w:firstColumn="1" w:lastColumn="0" w:oddVBand="0" w:evenVBand="0" w:oddHBand="0" w:evenHBand="0" w:firstRowFirstColumn="0" w:firstRowLastColumn="0" w:lastRowFirstColumn="0" w:lastRowLastColumn="0"/>
            <w:tcW w:w="1656" w:type="dxa"/>
          </w:tcPr>
          <w:p w14:paraId="570AB282" w14:textId="77777777" w:rsidR="00362784" w:rsidRPr="002E0458" w:rsidRDefault="00362784">
            <w:pPr>
              <w:pStyle w:val="TABLE-cell"/>
            </w:pPr>
            <w:r w:rsidRPr="00DC15B8">
              <w:t>Location</w:t>
            </w:r>
          </w:p>
        </w:tc>
        <w:tc>
          <w:tcPr>
            <w:tcW w:w="980" w:type="dxa"/>
          </w:tcPr>
          <w:p w14:paraId="506F13F8"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DC15B8">
              <w:t>loc</w:t>
            </w:r>
          </w:p>
        </w:tc>
        <w:tc>
          <w:tcPr>
            <w:tcW w:w="955" w:type="dxa"/>
          </w:tcPr>
          <w:p w14:paraId="505DFCC4" w14:textId="77777777" w:rsidR="00362784" w:rsidRPr="002E0458" w:rsidRDefault="000C764E" w:rsidP="000C76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0C764E">
              <w:rPr>
                <w:rFonts w:eastAsiaTheme="minorEastAsia"/>
              </w:rPr>
              <w:t xml:space="preserve">array of float </w:t>
            </w:r>
            <w:r w:rsidR="00362784" w:rsidRPr="00DC15B8">
              <w:t xml:space="preserve">(has two </w:t>
            </w:r>
            <w:r w:rsidRPr="000C764E">
              <w:t xml:space="preserve">elements, the first is latitude, the second is </w:t>
            </w:r>
            <w:r w:rsidR="00362784" w:rsidRPr="00DC15B8">
              <w:t>longitude)</w:t>
            </w:r>
          </w:p>
        </w:tc>
        <w:tc>
          <w:tcPr>
            <w:tcW w:w="738" w:type="dxa"/>
          </w:tcPr>
          <w:p w14:paraId="40B6C5B7" w14:textId="77777777" w:rsidR="00362784" w:rsidRPr="00DC15B8" w:rsidRDefault="00362784">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3ECBE781" w14:textId="77777777" w:rsidR="00362784" w:rsidRPr="002E0458" w:rsidRDefault="000C764E"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Degrees</w:t>
            </w:r>
          </w:p>
        </w:tc>
        <w:tc>
          <w:tcPr>
            <w:tcW w:w="780" w:type="dxa"/>
          </w:tcPr>
          <w:p w14:paraId="2F7D1A87"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DC15B8">
              <w:t>R, W</w:t>
            </w:r>
          </w:p>
        </w:tc>
        <w:tc>
          <w:tcPr>
            <w:tcW w:w="1078" w:type="dxa"/>
          </w:tcPr>
          <w:p w14:paraId="6D6F7EA3"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DC15B8">
              <w:t>no</w:t>
            </w:r>
          </w:p>
        </w:tc>
        <w:tc>
          <w:tcPr>
            <w:tcW w:w="2878" w:type="dxa"/>
          </w:tcPr>
          <w:p w14:paraId="695A2BFF" w14:textId="77777777" w:rsidR="00362784" w:rsidRPr="00DC15B8" w:rsidRDefault="00362784" w:rsidP="002E0458">
            <w:pPr>
              <w:pStyle w:val="TABLE-cell"/>
              <w:cnfStyle w:val="000000000000" w:firstRow="0" w:lastRow="0" w:firstColumn="0" w:lastColumn="0" w:oddVBand="0" w:evenVBand="0" w:oddHBand="0" w:evenHBand="0" w:firstRowFirstColumn="0" w:firstRowLastColumn="0" w:lastRowFirstColumn="0" w:lastRowLastColumn="0"/>
            </w:pPr>
            <w:r w:rsidRPr="00DC15B8">
              <w:t>Provides location information where available.</w:t>
            </w:r>
          </w:p>
        </w:tc>
      </w:tr>
      <w:tr w:rsidR="00362784" w:rsidRPr="00C63F04" w14:paraId="50988A2D" w14:textId="77777777" w:rsidTr="00752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436F7B5" w14:textId="77777777" w:rsidR="00362784" w:rsidRPr="002E0458" w:rsidRDefault="00362784" w:rsidP="00752E94">
            <w:pPr>
              <w:pStyle w:val="TABLE-cell"/>
            </w:pPr>
            <w:r>
              <w:t>Location Name</w:t>
            </w:r>
          </w:p>
        </w:tc>
        <w:tc>
          <w:tcPr>
            <w:tcW w:w="980" w:type="dxa"/>
          </w:tcPr>
          <w:p w14:paraId="7BC9D09D" w14:textId="77777777" w:rsidR="00362784" w:rsidRPr="00DC15B8" w:rsidRDefault="00362784"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pPr>
            <w:r>
              <w:t>locn</w:t>
            </w:r>
          </w:p>
        </w:tc>
        <w:tc>
          <w:tcPr>
            <w:tcW w:w="955" w:type="dxa"/>
          </w:tcPr>
          <w:p w14:paraId="08550C9A" w14:textId="77777777" w:rsidR="00362784" w:rsidRPr="00DC15B8" w:rsidRDefault="00362784"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string</w:t>
            </w:r>
          </w:p>
        </w:tc>
        <w:tc>
          <w:tcPr>
            <w:tcW w:w="738" w:type="dxa"/>
          </w:tcPr>
          <w:p w14:paraId="41D12345" w14:textId="77777777" w:rsidR="00362784" w:rsidRPr="00DC15B8" w:rsidRDefault="00362784" w:rsidP="00752E94">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0F42F82B" w14:textId="77777777" w:rsidR="00362784" w:rsidRPr="00DC15B8" w:rsidRDefault="00362784" w:rsidP="00752E9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173744E4" w14:textId="77777777" w:rsidR="00362784" w:rsidRPr="00DC15B8" w:rsidRDefault="00362784"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pPr>
            <w:r>
              <w:t>R, W</w:t>
            </w:r>
          </w:p>
        </w:tc>
        <w:tc>
          <w:tcPr>
            <w:tcW w:w="1078" w:type="dxa"/>
          </w:tcPr>
          <w:p w14:paraId="3E5AAC4E" w14:textId="77777777" w:rsidR="00362784" w:rsidRPr="00DC15B8" w:rsidRDefault="00362784"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pPr>
            <w:r>
              <w:t>no</w:t>
            </w:r>
          </w:p>
        </w:tc>
        <w:tc>
          <w:tcPr>
            <w:tcW w:w="2878" w:type="dxa"/>
          </w:tcPr>
          <w:p w14:paraId="3790FF22" w14:textId="77777777" w:rsidR="00362784" w:rsidRPr="00DC15B8" w:rsidRDefault="00362784"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pPr>
            <w:r>
              <w:t>Human friendly name for location</w:t>
            </w:r>
            <w:r>
              <w:br/>
              <w:t>For example, “Living Room”.</w:t>
            </w:r>
          </w:p>
        </w:tc>
      </w:tr>
      <w:tr w:rsidR="00362784" w:rsidRPr="00C63F04" w14:paraId="40D8DBB7" w14:textId="77777777" w:rsidTr="002E0458">
        <w:tc>
          <w:tcPr>
            <w:cnfStyle w:val="001000000000" w:firstRow="0" w:lastRow="0" w:firstColumn="1" w:lastColumn="0" w:oddVBand="0" w:evenVBand="0" w:oddHBand="0" w:evenHBand="0" w:firstRowFirstColumn="0" w:firstRowLastColumn="0" w:lastRowFirstColumn="0" w:lastRowLastColumn="0"/>
            <w:tcW w:w="1656" w:type="dxa"/>
          </w:tcPr>
          <w:p w14:paraId="06F9BD7D" w14:textId="77777777" w:rsidR="00362784" w:rsidRPr="002E0458" w:rsidRDefault="00362784" w:rsidP="002E0458">
            <w:pPr>
              <w:pStyle w:val="TABLE-cell"/>
            </w:pPr>
            <w:r w:rsidRPr="002E0458">
              <w:rPr>
                <w:rFonts w:eastAsiaTheme="minorEastAsia"/>
              </w:rPr>
              <w:t>Currency</w:t>
            </w:r>
          </w:p>
        </w:tc>
        <w:tc>
          <w:tcPr>
            <w:tcW w:w="980" w:type="dxa"/>
          </w:tcPr>
          <w:p w14:paraId="35E70F6C"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2E0458">
              <w:rPr>
                <w:rFonts w:eastAsiaTheme="minorEastAsia"/>
              </w:rPr>
              <w:t>c</w:t>
            </w:r>
          </w:p>
        </w:tc>
        <w:tc>
          <w:tcPr>
            <w:tcW w:w="955" w:type="dxa"/>
          </w:tcPr>
          <w:p w14:paraId="7C475FBF"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2E0458">
              <w:rPr>
                <w:rFonts w:eastAsiaTheme="minorEastAsia"/>
              </w:rPr>
              <w:t>string</w:t>
            </w:r>
          </w:p>
        </w:tc>
        <w:tc>
          <w:tcPr>
            <w:tcW w:w="738" w:type="dxa"/>
          </w:tcPr>
          <w:p w14:paraId="59312775" w14:textId="77777777" w:rsidR="00362784" w:rsidRPr="00DC15B8" w:rsidRDefault="00362784">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4DC3A41F"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657C1353"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2E0458">
              <w:rPr>
                <w:rFonts w:eastAsiaTheme="minorEastAsia"/>
              </w:rPr>
              <w:t>R,W</w:t>
            </w:r>
          </w:p>
        </w:tc>
        <w:tc>
          <w:tcPr>
            <w:tcW w:w="1078" w:type="dxa"/>
          </w:tcPr>
          <w:p w14:paraId="63FE3DBA" w14:textId="77777777" w:rsidR="00362784" w:rsidRPr="002E0458" w:rsidRDefault="00362784" w:rsidP="002E0458">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2E0458">
              <w:rPr>
                <w:rFonts w:eastAsiaTheme="minorEastAsia"/>
              </w:rPr>
              <w:t>n</w:t>
            </w:r>
            <w:r w:rsidRPr="00DC15B8">
              <w:t>o</w:t>
            </w:r>
          </w:p>
        </w:tc>
        <w:tc>
          <w:tcPr>
            <w:tcW w:w="2878" w:type="dxa"/>
          </w:tcPr>
          <w:p w14:paraId="2B92FBF6" w14:textId="77777777" w:rsidR="00362784" w:rsidRPr="00DC15B8" w:rsidRDefault="00362784" w:rsidP="002E0458">
            <w:pPr>
              <w:pStyle w:val="TABLE-cell"/>
              <w:cnfStyle w:val="000000000000" w:firstRow="0" w:lastRow="0" w:firstColumn="0" w:lastColumn="0" w:oddVBand="0" w:evenVBand="0" w:oddHBand="0" w:evenHBand="0" w:firstRowFirstColumn="0" w:firstRowLastColumn="0" w:lastRowFirstColumn="0" w:lastRowLastColumn="0"/>
            </w:pPr>
            <w:r w:rsidRPr="002E0458">
              <w:rPr>
                <w:rFonts w:eastAsia="Arial Unicode MS"/>
              </w:rPr>
              <w:t>Indicates the currency that is used for any monetary transactions</w:t>
            </w:r>
          </w:p>
        </w:tc>
      </w:tr>
      <w:tr w:rsidR="00362784" w:rsidRPr="00C63F04" w14:paraId="642A395D"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A71E308" w14:textId="77777777" w:rsidR="00362784" w:rsidRPr="002E0458" w:rsidRDefault="00362784">
            <w:pPr>
              <w:pStyle w:val="TABLE-cell"/>
            </w:pPr>
            <w:r w:rsidRPr="002E0458">
              <w:rPr>
                <w:rFonts w:eastAsiaTheme="minorEastAsia"/>
              </w:rPr>
              <w:t>Region</w:t>
            </w:r>
          </w:p>
        </w:tc>
        <w:tc>
          <w:tcPr>
            <w:tcW w:w="980" w:type="dxa"/>
          </w:tcPr>
          <w:p w14:paraId="5E1F84CB"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r</w:t>
            </w:r>
          </w:p>
        </w:tc>
        <w:tc>
          <w:tcPr>
            <w:tcW w:w="955" w:type="dxa"/>
          </w:tcPr>
          <w:p w14:paraId="7A36463F"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string</w:t>
            </w:r>
          </w:p>
        </w:tc>
        <w:tc>
          <w:tcPr>
            <w:tcW w:w="738" w:type="dxa"/>
          </w:tcPr>
          <w:p w14:paraId="0F31CB50" w14:textId="77777777" w:rsidR="00362784" w:rsidRPr="00DC15B8" w:rsidRDefault="00362784">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04516940"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423F5DAB"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R,W</w:t>
            </w:r>
          </w:p>
        </w:tc>
        <w:tc>
          <w:tcPr>
            <w:tcW w:w="1078" w:type="dxa"/>
          </w:tcPr>
          <w:p w14:paraId="13F9436A" w14:textId="77777777" w:rsidR="00362784" w:rsidRPr="002E0458" w:rsidRDefault="00362784"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n</w:t>
            </w:r>
            <w:r w:rsidRPr="00DC15B8">
              <w:t>o</w:t>
            </w:r>
          </w:p>
        </w:tc>
        <w:tc>
          <w:tcPr>
            <w:tcW w:w="2878" w:type="dxa"/>
          </w:tcPr>
          <w:p w14:paraId="5C9BE843" w14:textId="77777777" w:rsidR="00362784" w:rsidRPr="00DC15B8" w:rsidRDefault="00362784" w:rsidP="00637030">
            <w:pPr>
              <w:pStyle w:val="TABLE-cell"/>
              <w:cnfStyle w:val="000000100000" w:firstRow="0" w:lastRow="0" w:firstColumn="0" w:lastColumn="0" w:oddVBand="0" w:evenVBand="0" w:oddHBand="1" w:evenHBand="0" w:firstRowFirstColumn="0" w:firstRowLastColumn="0" w:lastRowFirstColumn="0" w:lastRowLastColumn="0"/>
            </w:pPr>
            <w:r w:rsidRPr="002E0458">
              <w:rPr>
                <w:rFonts w:eastAsia="Arial Unicode MS"/>
              </w:rPr>
              <w:t xml:space="preserve">Free form text Indicating the current region in which the device is located geographically. </w:t>
            </w:r>
          </w:p>
        </w:tc>
      </w:tr>
      <w:tr w:rsidR="00DC1C82" w:rsidRPr="00C63F04" w14:paraId="0E87CAD0" w14:textId="77777777" w:rsidTr="002E0458">
        <w:tc>
          <w:tcPr>
            <w:cnfStyle w:val="001000000000" w:firstRow="0" w:lastRow="0" w:firstColumn="1" w:lastColumn="0" w:oddVBand="0" w:evenVBand="0" w:oddHBand="0" w:evenHBand="0" w:firstRowFirstColumn="0" w:firstRowLastColumn="0" w:lastRowFirstColumn="0" w:lastRowLastColumn="0"/>
            <w:tcW w:w="1656" w:type="dxa"/>
          </w:tcPr>
          <w:p w14:paraId="42E79B9F" w14:textId="77777777" w:rsidR="00DC1C82" w:rsidRPr="002E0458" w:rsidRDefault="00DC1C82" w:rsidP="00DC1C82">
            <w:pPr>
              <w:pStyle w:val="TABLE-cell"/>
              <w:rPr>
                <w:rFonts w:eastAsiaTheme="minorEastAsia"/>
              </w:rPr>
            </w:pPr>
            <w:r>
              <w:t>Localized Names</w:t>
            </w:r>
          </w:p>
        </w:tc>
        <w:tc>
          <w:tcPr>
            <w:tcW w:w="980" w:type="dxa"/>
          </w:tcPr>
          <w:p w14:paraId="4A49FFBF" w14:textId="77777777" w:rsidR="00DC1C82" w:rsidRPr="002E0458"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ln</w:t>
            </w:r>
          </w:p>
        </w:tc>
        <w:tc>
          <w:tcPr>
            <w:tcW w:w="955" w:type="dxa"/>
          </w:tcPr>
          <w:p w14:paraId="13E52C30" w14:textId="77777777" w:rsidR="00DC1C82" w:rsidRPr="002E0458"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array</w:t>
            </w:r>
          </w:p>
        </w:tc>
        <w:tc>
          <w:tcPr>
            <w:tcW w:w="738" w:type="dxa"/>
          </w:tcPr>
          <w:p w14:paraId="59DCF332" w14:textId="77777777" w:rsidR="00DC1C82" w:rsidRPr="00DC15B8" w:rsidRDefault="00DC1C82" w:rsidP="00DC1C82">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0C6AA321" w14:textId="77777777" w:rsidR="00DC1C82" w:rsidRPr="002E0458"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7200D3EB" w14:textId="77777777" w:rsidR="00DC1C82" w:rsidRPr="002E0458"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t>R,W</w:t>
            </w:r>
          </w:p>
        </w:tc>
        <w:tc>
          <w:tcPr>
            <w:tcW w:w="1078" w:type="dxa"/>
          </w:tcPr>
          <w:p w14:paraId="24CEE1A6" w14:textId="77777777" w:rsidR="00DC1C82" w:rsidRPr="002E0458" w:rsidRDefault="00DC1C82" w:rsidP="00DC1C82">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t>no</w:t>
            </w:r>
          </w:p>
        </w:tc>
        <w:tc>
          <w:tcPr>
            <w:tcW w:w="2878" w:type="dxa"/>
          </w:tcPr>
          <w:p w14:paraId="2FB359C6" w14:textId="77777777" w:rsidR="00DC1C82" w:rsidRPr="002E0458" w:rsidRDefault="00DC1C82" w:rsidP="004A25DB">
            <w:pPr>
              <w:pStyle w:val="TABLE-cell"/>
              <w:cnfStyle w:val="000000000000" w:firstRow="0" w:lastRow="0" w:firstColumn="0" w:lastColumn="0" w:oddVBand="0" w:evenVBand="0" w:oddHBand="0" w:evenHBand="0" w:firstRowFirstColumn="0" w:firstRowLastColumn="0" w:lastRowFirstColumn="0" w:lastRowLastColumn="0"/>
              <w:rPr>
                <w:rFonts w:eastAsia="Arial Unicode MS"/>
              </w:rPr>
            </w:pPr>
            <w:r w:rsidRPr="000D3499">
              <w:t xml:space="preserve">Human-friendly name </w:t>
            </w:r>
            <w:r>
              <w:t>of the D</w:t>
            </w:r>
            <w:r w:rsidRPr="000D3499">
              <w:t xml:space="preserve">evice, in one or more languages.  This property is an array of objects where each object has a ‘language’ field (containing an </w:t>
            </w:r>
            <w:r w:rsidR="004A25DB">
              <w:rPr>
                <w:highlight w:val="yellow"/>
              </w:rPr>
              <w:fldChar w:fldCharType="begin"/>
            </w:r>
            <w:r w:rsidR="004A25DB">
              <w:instrText xml:space="preserve"> REF ref_RFC_5646 \h </w:instrText>
            </w:r>
            <w:r w:rsidR="004A25DB">
              <w:rPr>
                <w:highlight w:val="yellow"/>
              </w:rPr>
            </w:r>
            <w:r w:rsidR="004A25DB">
              <w:rPr>
                <w:highlight w:val="yellow"/>
              </w:rPr>
              <w:fldChar w:fldCharType="separate"/>
            </w:r>
            <w:r w:rsidR="00370B4E" w:rsidRPr="004A25DB">
              <w:rPr>
                <w:rStyle w:val="Hyperlink"/>
                <w:color w:val="auto"/>
                <w:u w:val="none"/>
              </w:rPr>
              <w:t>IETF RFC 5646</w:t>
            </w:r>
            <w:r w:rsidR="004A25DB">
              <w:rPr>
                <w:highlight w:val="yellow"/>
              </w:rPr>
              <w:fldChar w:fldCharType="end"/>
            </w:r>
            <w:r w:rsidRPr="000D3499">
              <w:t xml:space="preserve"> language tag) and a ‘value’ field containing the device name in the indicated language.  If this property and the Device Name (n) property are both supported, the Device Name (n) value shall be included in this array.</w:t>
            </w:r>
          </w:p>
        </w:tc>
      </w:tr>
      <w:tr w:rsidR="005E3E4D" w:rsidRPr="00C63F04" w14:paraId="71AEFDC0"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A7C44CA" w14:textId="77777777" w:rsidR="005E3E4D" w:rsidRDefault="005E3E4D" w:rsidP="005E3E4D">
            <w:pPr>
              <w:pStyle w:val="TABLE-cell"/>
            </w:pPr>
            <w:r>
              <w:t>Default Language</w:t>
            </w:r>
          </w:p>
        </w:tc>
        <w:tc>
          <w:tcPr>
            <w:tcW w:w="980" w:type="dxa"/>
          </w:tcPr>
          <w:p w14:paraId="5C67A7D6"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dl</w:t>
            </w:r>
          </w:p>
        </w:tc>
        <w:tc>
          <w:tcPr>
            <w:tcW w:w="955" w:type="dxa"/>
          </w:tcPr>
          <w:p w14:paraId="0F9EAE43"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language-tag</w:t>
            </w:r>
          </w:p>
        </w:tc>
        <w:tc>
          <w:tcPr>
            <w:tcW w:w="738" w:type="dxa"/>
          </w:tcPr>
          <w:p w14:paraId="558FFAEF" w14:textId="77777777" w:rsidR="005E3E4D" w:rsidRPr="00DC15B8" w:rsidRDefault="005E3E4D" w:rsidP="005E3E4D">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0F9A7E51"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34EC9496"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pPr>
            <w:r>
              <w:t>R,W</w:t>
            </w:r>
          </w:p>
        </w:tc>
        <w:tc>
          <w:tcPr>
            <w:tcW w:w="1078" w:type="dxa"/>
          </w:tcPr>
          <w:p w14:paraId="730D09F1"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pPr>
            <w:r>
              <w:t>no</w:t>
            </w:r>
          </w:p>
        </w:tc>
        <w:tc>
          <w:tcPr>
            <w:tcW w:w="2878" w:type="dxa"/>
          </w:tcPr>
          <w:p w14:paraId="56435F61" w14:textId="77777777" w:rsidR="005E3E4D" w:rsidRPr="000D3499" w:rsidRDefault="005E3E4D" w:rsidP="005E3E4D">
            <w:pPr>
              <w:pStyle w:val="TABLE-cell"/>
              <w:cnfStyle w:val="000000100000" w:firstRow="0" w:lastRow="0" w:firstColumn="0" w:lastColumn="0" w:oddVBand="0" w:evenVBand="0" w:oddHBand="1" w:evenHBand="0" w:firstRowFirstColumn="0" w:firstRowLastColumn="0" w:lastRowFirstColumn="0" w:lastRowLastColumn="0"/>
            </w:pPr>
            <w:r w:rsidRPr="000D3499">
              <w:t>The def</w:t>
            </w:r>
            <w:r>
              <w:t>ault language supported by the D</w:t>
            </w:r>
            <w:r w:rsidRPr="000D3499">
              <w:t xml:space="preserve">evice, specified as an </w:t>
            </w:r>
            <w:r w:rsidR="004A25DB">
              <w:rPr>
                <w:highlight w:val="yellow"/>
              </w:rPr>
              <w:fldChar w:fldCharType="begin"/>
            </w:r>
            <w:r w:rsidR="004A25DB">
              <w:instrText xml:space="preserve"> REF ref_RFC_5646 \h </w:instrText>
            </w:r>
            <w:r w:rsidR="004A25DB">
              <w:rPr>
                <w:highlight w:val="yellow"/>
              </w:rPr>
            </w:r>
            <w:r w:rsidR="004A25DB">
              <w:rPr>
                <w:highlight w:val="yellow"/>
              </w:rPr>
              <w:fldChar w:fldCharType="separate"/>
            </w:r>
            <w:r w:rsidR="00370B4E" w:rsidRPr="004A25DB">
              <w:rPr>
                <w:rStyle w:val="Hyperlink"/>
                <w:color w:val="auto"/>
                <w:u w:val="none"/>
              </w:rPr>
              <w:t>IETF RFC 5646</w:t>
            </w:r>
            <w:r w:rsidR="004A25DB">
              <w:rPr>
                <w:highlight w:val="yellow"/>
              </w:rPr>
              <w:fldChar w:fldCharType="end"/>
            </w:r>
            <w:r w:rsidRPr="000D3499">
              <w:t xml:space="preserve"> </w:t>
            </w:r>
            <w:r w:rsidRPr="000D3499">
              <w:lastRenderedPageBreak/>
              <w:t>language tag. By default, clients can treat any string property as being in this language unless the property specifies otherwise.</w:t>
            </w:r>
          </w:p>
        </w:tc>
      </w:tr>
    </w:tbl>
    <w:p w14:paraId="6149B612" w14:textId="77777777" w:rsidR="00362784" w:rsidRDefault="00362784" w:rsidP="00362784">
      <w:pPr>
        <w:pStyle w:val="PARAGRAPH"/>
        <w:rPr>
          <w:rFonts w:eastAsiaTheme="minorEastAsia"/>
          <w:lang w:val="en-US" w:eastAsia="ko-KR"/>
        </w:rPr>
      </w:pPr>
    </w:p>
    <w:p w14:paraId="63DAAC2D" w14:textId="77777777" w:rsidR="005E3E4D" w:rsidRDefault="005E3E4D" w:rsidP="00362784">
      <w:pPr>
        <w:pStyle w:val="PARAGRAPH"/>
        <w:rPr>
          <w:rFonts w:eastAsiaTheme="minorEastAsia"/>
          <w:lang w:val="en-US" w:eastAsia="ko-KR"/>
        </w:rPr>
      </w:pPr>
      <w:r>
        <w:rPr>
          <w:rFonts w:eastAsiaTheme="minorEastAsia"/>
          <w:lang w:val="en-US" w:eastAsia="ko-KR"/>
        </w:rPr>
        <w:fldChar w:fldCharType="begin"/>
      </w:r>
      <w:r>
        <w:rPr>
          <w:rFonts w:eastAsiaTheme="minorEastAsia"/>
          <w:lang w:val="en-US" w:eastAsia="ko-KR"/>
        </w:rPr>
        <w:instrText xml:space="preserve"> REF _Ref476316756 \h </w:instrText>
      </w:r>
      <w:r>
        <w:rPr>
          <w:rFonts w:eastAsiaTheme="minorEastAsia"/>
          <w:lang w:val="en-US" w:eastAsia="ko-KR"/>
        </w:rPr>
      </w:r>
      <w:r>
        <w:rPr>
          <w:rFonts w:eastAsiaTheme="minorEastAsia"/>
          <w:lang w:val="en-US" w:eastAsia="ko-KR"/>
        </w:rPr>
        <w:fldChar w:fldCharType="separate"/>
      </w:r>
      <w:r w:rsidR="00370B4E" w:rsidRPr="000D29DB">
        <w:t xml:space="preserve">Table </w:t>
      </w:r>
      <w:r w:rsidR="00370B4E">
        <w:rPr>
          <w:noProof/>
        </w:rPr>
        <w:t>16</w:t>
      </w:r>
      <w:r>
        <w:rPr>
          <w:rFonts w:eastAsiaTheme="minorEastAsia"/>
          <w:lang w:val="en-US" w:eastAsia="ko-KR"/>
        </w:rPr>
        <w:fldChar w:fldCharType="end"/>
      </w:r>
      <w:r>
        <w:rPr>
          <w:rFonts w:eastAsiaTheme="minorEastAsia"/>
          <w:lang w:val="en-US" w:eastAsia="ko-KR"/>
        </w:rPr>
        <w:t xml:space="preserve"> </w:t>
      </w:r>
      <w:r w:rsidRPr="005E3E4D">
        <w:rPr>
          <w:rFonts w:eastAsiaTheme="minorEastAsia"/>
          <w:lang w:val="en-US" w:eastAsia="ko-KR"/>
        </w:rPr>
        <w:t xml:space="preserve">defines the </w:t>
      </w:r>
      <w:r w:rsidR="00CD16AB">
        <w:rPr>
          <w:rFonts w:eastAsiaTheme="minorEastAsia"/>
          <w:lang w:val="en-US" w:eastAsia="ko-KR"/>
        </w:rPr>
        <w:t>“</w:t>
      </w:r>
      <w:r w:rsidRPr="005E3E4D">
        <w:rPr>
          <w:rFonts w:eastAsiaTheme="minorEastAsia"/>
          <w:lang w:val="en-US" w:eastAsia="ko-KR"/>
        </w:rPr>
        <w:t>oic.wk.con.p</w:t>
      </w:r>
      <w:r w:rsidR="00CD16AB">
        <w:rPr>
          <w:rFonts w:eastAsiaTheme="minorEastAsia"/>
          <w:lang w:val="en-US" w:eastAsia="ko-KR"/>
        </w:rPr>
        <w:t>”</w:t>
      </w:r>
      <w:r w:rsidRPr="005E3E4D">
        <w:rPr>
          <w:rFonts w:eastAsiaTheme="minorEastAsia"/>
          <w:lang w:val="en-US" w:eastAsia="ko-KR"/>
        </w:rPr>
        <w:t xml:space="preserve"> resource type.</w:t>
      </w:r>
    </w:p>
    <w:p w14:paraId="570C19CE" w14:textId="77777777" w:rsidR="005E3E4D" w:rsidRDefault="005E3E4D" w:rsidP="005E3E4D">
      <w:pPr>
        <w:pStyle w:val="TABLE-title"/>
      </w:pPr>
      <w:bookmarkStart w:id="12120" w:name="_Ref476316756"/>
      <w:bookmarkStart w:id="12121" w:name="_Toc509367569"/>
      <w:r w:rsidRPr="000D29DB">
        <w:t xml:space="preserve">Table </w:t>
      </w:r>
      <w:r w:rsidRPr="000D29DB">
        <w:fldChar w:fldCharType="begin"/>
      </w:r>
      <w:r w:rsidRPr="000D29DB">
        <w:instrText xml:space="preserve"> SEQ Table \* ARABIC </w:instrText>
      </w:r>
      <w:r w:rsidRPr="000D29DB">
        <w:fldChar w:fldCharType="separate"/>
      </w:r>
      <w:r w:rsidR="00370B4E">
        <w:rPr>
          <w:noProof/>
        </w:rPr>
        <w:t>16</w:t>
      </w:r>
      <w:r w:rsidRPr="000D29DB">
        <w:fldChar w:fldCharType="end"/>
      </w:r>
      <w:bookmarkEnd w:id="12120"/>
      <w:r w:rsidRPr="000D29DB">
        <w:t xml:space="preserve">. </w:t>
      </w:r>
      <w:r w:rsidR="00CD16AB">
        <w:t>“</w:t>
      </w:r>
      <w:r>
        <w:t>oic.wk.con.p</w:t>
      </w:r>
      <w:r w:rsidR="00CD16AB">
        <w:t>”</w:t>
      </w:r>
      <w:r w:rsidRPr="00734602">
        <w:t xml:space="preserve"> </w:t>
      </w:r>
      <w:r w:rsidR="00711552">
        <w:t>R</w:t>
      </w:r>
      <w:r w:rsidRPr="00734602">
        <w:t xml:space="preserve">esource </w:t>
      </w:r>
      <w:r w:rsidR="00711552">
        <w:t>T</w:t>
      </w:r>
      <w:r w:rsidRPr="00734602">
        <w:t>ype definition</w:t>
      </w:r>
      <w:bookmarkEnd w:id="12121"/>
    </w:p>
    <w:tbl>
      <w:tblPr>
        <w:tblStyle w:val="GridTable41"/>
        <w:tblW w:w="9625" w:type="dxa"/>
        <w:tblLook w:val="04A0" w:firstRow="1" w:lastRow="0" w:firstColumn="1" w:lastColumn="0" w:noHBand="0" w:noVBand="1"/>
      </w:tblPr>
      <w:tblGrid>
        <w:gridCol w:w="1645"/>
        <w:gridCol w:w="978"/>
        <w:gridCol w:w="1000"/>
        <w:gridCol w:w="737"/>
        <w:gridCol w:w="559"/>
        <w:gridCol w:w="780"/>
        <w:gridCol w:w="1077"/>
        <w:gridCol w:w="2849"/>
      </w:tblGrid>
      <w:tr w:rsidR="005E3E4D" w:rsidRPr="00C63F04" w14:paraId="0E7597EC" w14:textId="77777777" w:rsidTr="005E3E4D">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45" w:type="dxa"/>
          </w:tcPr>
          <w:p w14:paraId="0646DD6A" w14:textId="77777777" w:rsidR="005E3E4D" w:rsidRPr="00C63F04" w:rsidRDefault="005E3E4D" w:rsidP="00427ED3">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78" w:type="dxa"/>
          </w:tcPr>
          <w:p w14:paraId="67A8DC5C"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1000" w:type="dxa"/>
          </w:tcPr>
          <w:p w14:paraId="541A9FBF"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37" w:type="dxa"/>
          </w:tcPr>
          <w:p w14:paraId="1C6F3290"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9" w:type="dxa"/>
          </w:tcPr>
          <w:p w14:paraId="70F37F6C"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486C4C84"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7" w:type="dxa"/>
          </w:tcPr>
          <w:p w14:paraId="7DC04E93"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849" w:type="dxa"/>
          </w:tcPr>
          <w:p w14:paraId="55934973" w14:textId="77777777" w:rsidR="005E3E4D" w:rsidRPr="00C63F04" w:rsidRDefault="005E3E4D" w:rsidP="00427ED3">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5E3E4D" w:rsidRPr="00C63F04" w14:paraId="648DB072" w14:textId="77777777" w:rsidTr="005E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5051F5BA" w14:textId="77777777" w:rsidR="005E3E4D" w:rsidRPr="002E0458" w:rsidRDefault="005E3E4D" w:rsidP="005E3E4D">
            <w:pPr>
              <w:pStyle w:val="TABLE-cell"/>
              <w:rPr>
                <w:rFonts w:eastAsiaTheme="minorEastAsia"/>
              </w:rPr>
            </w:pPr>
            <w:r>
              <w:t>Platform Names</w:t>
            </w:r>
          </w:p>
        </w:tc>
        <w:tc>
          <w:tcPr>
            <w:tcW w:w="978" w:type="dxa"/>
          </w:tcPr>
          <w:p w14:paraId="734CB4DD"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mnpn</w:t>
            </w:r>
          </w:p>
        </w:tc>
        <w:tc>
          <w:tcPr>
            <w:tcW w:w="1000" w:type="dxa"/>
          </w:tcPr>
          <w:p w14:paraId="60C36963"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lang w:eastAsia="ko-KR"/>
              </w:rPr>
              <w:t>array</w:t>
            </w:r>
          </w:p>
        </w:tc>
        <w:tc>
          <w:tcPr>
            <w:tcW w:w="737" w:type="dxa"/>
          </w:tcPr>
          <w:p w14:paraId="43AED268" w14:textId="77777777" w:rsidR="005E3E4D" w:rsidRPr="00DC15B8" w:rsidRDefault="005E3E4D" w:rsidP="005E3E4D">
            <w:pPr>
              <w:pStyle w:val="TABLE-cell"/>
              <w:cnfStyle w:val="000000100000" w:firstRow="0" w:lastRow="0" w:firstColumn="0" w:lastColumn="0" w:oddVBand="0" w:evenVBand="0" w:oddHBand="1" w:evenHBand="0" w:firstRowFirstColumn="0" w:firstRowLastColumn="0" w:lastRowFirstColumn="0" w:lastRowLastColumn="0"/>
            </w:pPr>
          </w:p>
        </w:tc>
        <w:tc>
          <w:tcPr>
            <w:tcW w:w="559" w:type="dxa"/>
          </w:tcPr>
          <w:p w14:paraId="24CAB8A6"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101A7C1E"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R,W</w:t>
            </w:r>
          </w:p>
        </w:tc>
        <w:tc>
          <w:tcPr>
            <w:tcW w:w="1077" w:type="dxa"/>
          </w:tcPr>
          <w:p w14:paraId="63184D22"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no</w:t>
            </w:r>
          </w:p>
        </w:tc>
        <w:tc>
          <w:tcPr>
            <w:tcW w:w="2849" w:type="dxa"/>
          </w:tcPr>
          <w:p w14:paraId="36540112"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pPr>
            <w:r>
              <w:t>Friendly n</w:t>
            </w:r>
            <w:r w:rsidRPr="00F03070">
              <w:t xml:space="preserve">ame of the </w:t>
            </w:r>
            <w:r>
              <w:t>Platform</w:t>
            </w:r>
            <w:r w:rsidRPr="00F03070">
              <w:t>.</w:t>
            </w:r>
            <w:r>
              <w:t xml:space="preserve">  This property is an array of objects where each object has a ‘language’ field (containing an </w:t>
            </w:r>
            <w:r w:rsidR="004A25DB">
              <w:rPr>
                <w:highlight w:val="yellow"/>
              </w:rPr>
              <w:fldChar w:fldCharType="begin"/>
            </w:r>
            <w:r w:rsidR="004A25DB">
              <w:instrText xml:space="preserve"> REF ref_RFC_5646 \h </w:instrText>
            </w:r>
            <w:r w:rsidR="004A25DB">
              <w:rPr>
                <w:highlight w:val="yellow"/>
              </w:rPr>
            </w:r>
            <w:r w:rsidR="004A25DB">
              <w:rPr>
                <w:highlight w:val="yellow"/>
              </w:rPr>
              <w:fldChar w:fldCharType="separate"/>
            </w:r>
            <w:r w:rsidR="00370B4E" w:rsidRPr="004A25DB">
              <w:rPr>
                <w:rStyle w:val="Hyperlink"/>
                <w:color w:val="auto"/>
                <w:u w:val="none"/>
              </w:rPr>
              <w:t>IETF RFC 5646</w:t>
            </w:r>
            <w:r w:rsidR="004A25DB">
              <w:rPr>
                <w:highlight w:val="yellow"/>
              </w:rPr>
              <w:fldChar w:fldCharType="end"/>
            </w:r>
            <w:r>
              <w:t xml:space="preserve"> language tag) and a ‘value’ field containing the platform friendly name in the indicated language.</w:t>
            </w:r>
          </w:p>
          <w:p w14:paraId="4FB9E2B5"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pPr>
          </w:p>
          <w:p w14:paraId="293B2B6C" w14:textId="77777777" w:rsidR="005E3E4D" w:rsidRDefault="005E3E4D" w:rsidP="005E3E4D">
            <w:pPr>
              <w:pStyle w:val="TABLE-cell"/>
              <w:cnfStyle w:val="000000100000" w:firstRow="0" w:lastRow="0" w:firstColumn="0" w:lastColumn="0" w:oddVBand="0" w:evenVBand="0" w:oddHBand="1" w:evenHBand="0" w:firstRowFirstColumn="0" w:firstRowLastColumn="0" w:lastRowFirstColumn="0" w:lastRowLastColumn="0"/>
            </w:pPr>
            <w:r>
              <w:t>For example,</w:t>
            </w:r>
          </w:p>
          <w:p w14:paraId="5DFD96C3" w14:textId="77777777" w:rsidR="005E3E4D" w:rsidRPr="002E0458" w:rsidRDefault="005E3E4D" w:rsidP="005E3E4D">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[{“language”:”en”,</w:t>
            </w:r>
            <w:r>
              <w:br/>
              <w:t xml:space="preserve"> “value”:”Dave’s Laptop”}]</w:t>
            </w:r>
          </w:p>
        </w:tc>
      </w:tr>
    </w:tbl>
    <w:p w14:paraId="2AB6FE0D" w14:textId="77777777" w:rsidR="005E3E4D" w:rsidRDefault="005E3E4D" w:rsidP="00362784">
      <w:pPr>
        <w:pStyle w:val="PARAGRAPH"/>
        <w:rPr>
          <w:rFonts w:eastAsiaTheme="minorEastAsia"/>
          <w:lang w:val="en-US" w:eastAsia="ko-KR"/>
        </w:rPr>
      </w:pPr>
    </w:p>
    <w:p w14:paraId="493CFD22" w14:textId="77777777" w:rsidR="005E3E4D" w:rsidRPr="002E0458" w:rsidRDefault="005E3E4D" w:rsidP="00362784">
      <w:pPr>
        <w:pStyle w:val="PARAGRAPH"/>
        <w:rPr>
          <w:rFonts w:eastAsiaTheme="minorEastAsia"/>
          <w:lang w:val="en-US" w:eastAsia="ko-KR"/>
        </w:rPr>
      </w:pPr>
    </w:p>
    <w:p w14:paraId="43C7D4F9" w14:textId="77777777" w:rsidR="0084170B" w:rsidRDefault="00074451" w:rsidP="00F92D1D">
      <w:pPr>
        <w:pStyle w:val="Heading2"/>
      </w:pPr>
      <w:bookmarkStart w:id="12122" w:name="_Ref426374306"/>
      <w:bookmarkStart w:id="12123" w:name="_Toc509367215"/>
      <w:r>
        <w:t>Resource d</w:t>
      </w:r>
      <w:r w:rsidR="0084170B">
        <w:t>iscovery</w:t>
      </w:r>
      <w:bookmarkEnd w:id="12111"/>
      <w:bookmarkEnd w:id="12122"/>
      <w:bookmarkEnd w:id="12123"/>
    </w:p>
    <w:p w14:paraId="64422334" w14:textId="77777777" w:rsidR="005A7410" w:rsidRPr="00F2331D" w:rsidRDefault="005A7410" w:rsidP="00F92D1D">
      <w:pPr>
        <w:pStyle w:val="Heading3"/>
      </w:pPr>
      <w:bookmarkStart w:id="12124" w:name="_Toc509367216"/>
      <w:r>
        <w:t>Introduction</w:t>
      </w:r>
      <w:bookmarkEnd w:id="12124"/>
    </w:p>
    <w:p w14:paraId="584D7E6C" w14:textId="77777777" w:rsidR="007407B8" w:rsidRPr="00F2331D" w:rsidRDefault="007407B8" w:rsidP="00F2331D">
      <w:pPr>
        <w:pStyle w:val="PARAGRAPH"/>
        <w:rPr>
          <w:rFonts w:eastAsiaTheme="minorEastAsia"/>
          <w:lang w:eastAsia="ko-KR"/>
        </w:rPr>
      </w:pPr>
      <w:r>
        <w:rPr>
          <w:rFonts w:eastAsiaTheme="minorEastAsia" w:hint="eastAsia"/>
          <w:lang w:eastAsia="ko-KR"/>
        </w:rPr>
        <w:t xml:space="preserve">Discovery is a function </w:t>
      </w:r>
      <w:r w:rsidR="00F93035">
        <w:rPr>
          <w:rFonts w:eastAsiaTheme="minorEastAsia" w:hint="eastAsia"/>
          <w:lang w:eastAsia="ko-KR"/>
        </w:rPr>
        <w:t>which enables</w:t>
      </w:r>
      <w:r>
        <w:rPr>
          <w:rFonts w:eastAsiaTheme="minorEastAsia" w:hint="eastAsia"/>
          <w:lang w:eastAsia="ko-KR"/>
        </w:rPr>
        <w:t xml:space="preserve"> </w:t>
      </w:r>
      <w:r w:rsidR="005A7410">
        <w:rPr>
          <w:rFonts w:eastAsiaTheme="minorEastAsia"/>
          <w:lang w:eastAsia="ko-KR"/>
        </w:rPr>
        <w:t>e</w:t>
      </w:r>
      <w:r>
        <w:rPr>
          <w:rFonts w:eastAsiaTheme="minorEastAsia" w:hint="eastAsia"/>
          <w:lang w:eastAsia="ko-KR"/>
        </w:rPr>
        <w:t>ndpoint</w:t>
      </w:r>
      <w:r w:rsidR="00F93035">
        <w:rPr>
          <w:rFonts w:eastAsiaTheme="minorEastAsia" w:hint="eastAsia"/>
          <w:lang w:eastAsia="ko-KR"/>
        </w:rPr>
        <w:t xml:space="preserve"> discovery</w:t>
      </w:r>
      <w:r>
        <w:rPr>
          <w:rFonts w:eastAsiaTheme="minorEastAsia" w:hint="eastAsia"/>
          <w:lang w:eastAsia="ko-KR"/>
        </w:rPr>
        <w:t xml:space="preserve"> as well as </w:t>
      </w:r>
      <w:r w:rsidR="005A7410">
        <w:rPr>
          <w:rFonts w:eastAsiaTheme="minorEastAsia"/>
          <w:lang w:eastAsia="ko-KR"/>
        </w:rPr>
        <w:t>r</w:t>
      </w:r>
      <w:r>
        <w:rPr>
          <w:rFonts w:eastAsiaTheme="minorEastAsia" w:hint="eastAsia"/>
          <w:lang w:eastAsia="ko-KR"/>
        </w:rPr>
        <w:t>esource</w:t>
      </w:r>
      <w:r w:rsidR="00F93035">
        <w:rPr>
          <w:rFonts w:eastAsiaTheme="minorEastAsia" w:hint="eastAsia"/>
          <w:lang w:eastAsia="ko-KR"/>
        </w:rPr>
        <w:t xml:space="preserve"> </w:t>
      </w:r>
      <w:r w:rsidR="00D2068F">
        <w:rPr>
          <w:rFonts w:eastAsiaTheme="minorEastAsia" w:hint="eastAsia"/>
          <w:lang w:eastAsia="ko-KR"/>
        </w:rPr>
        <w:t xml:space="preserve">based </w:t>
      </w:r>
      <w:r w:rsidR="00F93035">
        <w:rPr>
          <w:rFonts w:eastAsiaTheme="minorEastAsia" w:hint="eastAsia"/>
          <w:lang w:eastAsia="ko-KR"/>
        </w:rPr>
        <w:t>discovery</w:t>
      </w:r>
      <w:r>
        <w:rPr>
          <w:rFonts w:eastAsiaTheme="minorEastAsia" w:hint="eastAsia"/>
          <w:lang w:eastAsia="ko-KR"/>
        </w:rPr>
        <w:t xml:space="preserve">. </w:t>
      </w:r>
      <w:r w:rsidR="003F7747">
        <w:rPr>
          <w:rFonts w:eastAsiaTheme="minorEastAsia" w:hint="eastAsia"/>
          <w:lang w:eastAsia="ko-KR"/>
        </w:rPr>
        <w:t xml:space="preserve">Endpoint discovery is described in </w:t>
      </w:r>
      <w:r w:rsidR="00E53395">
        <w:rPr>
          <w:rFonts w:eastAsiaTheme="minorEastAsia" w:hint="eastAsia"/>
          <w:lang w:eastAsia="ko-KR"/>
        </w:rPr>
        <w:t xml:space="preserve">detail in </w:t>
      </w:r>
      <w:r w:rsidR="002079D5">
        <w:rPr>
          <w:rFonts w:eastAsiaTheme="minorEastAsia"/>
          <w:lang w:eastAsia="ko-KR"/>
        </w:rPr>
        <w:t>s</w:t>
      </w:r>
      <w:r w:rsidR="003F7747">
        <w:rPr>
          <w:rFonts w:eastAsiaTheme="minorEastAsia" w:hint="eastAsia"/>
          <w:lang w:eastAsia="ko-KR"/>
        </w:rPr>
        <w:t xml:space="preserve">ection </w:t>
      </w:r>
      <w:r w:rsidR="00194F1E">
        <w:rPr>
          <w:rFonts w:eastAsiaTheme="minorEastAsia"/>
          <w:lang w:eastAsia="ko-KR"/>
        </w:rPr>
        <w:fldChar w:fldCharType="begin"/>
      </w:r>
      <w:r w:rsidR="003F7747">
        <w:rPr>
          <w:rFonts w:eastAsiaTheme="minorEastAsia"/>
          <w:lang w:eastAsia="ko-KR"/>
        </w:rPr>
        <w:instrText xml:space="preserve"> </w:instrText>
      </w:r>
      <w:r w:rsidR="003F7747">
        <w:rPr>
          <w:rFonts w:eastAsiaTheme="minorEastAsia" w:hint="eastAsia"/>
          <w:lang w:eastAsia="ko-KR"/>
        </w:rPr>
        <w:instrText>REF _Ref409474761 \r \h</w:instrText>
      </w:r>
      <w:r w:rsidR="003F7747">
        <w:rPr>
          <w:rFonts w:eastAsiaTheme="minorEastAsia"/>
          <w:lang w:eastAsia="ko-KR"/>
        </w:rPr>
        <w:instrText xml:space="preserve">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10</w:t>
      </w:r>
      <w:r w:rsidR="00194F1E">
        <w:rPr>
          <w:rFonts w:eastAsiaTheme="minorEastAsia"/>
          <w:lang w:eastAsia="ko-KR"/>
        </w:rPr>
        <w:fldChar w:fldCharType="end"/>
      </w:r>
      <w:r w:rsidR="003F7747">
        <w:rPr>
          <w:rFonts w:eastAsiaTheme="minorEastAsia" w:hint="eastAsia"/>
          <w:lang w:eastAsia="ko-KR"/>
        </w:rPr>
        <w:t>.</w:t>
      </w:r>
      <w:r w:rsidR="00E53395">
        <w:rPr>
          <w:rFonts w:eastAsiaTheme="minorEastAsia" w:hint="eastAsia"/>
          <w:lang w:eastAsia="ko-KR"/>
        </w:rPr>
        <w:t xml:space="preserve"> This section mainly describes the </w:t>
      </w:r>
      <w:r w:rsidR="005A7410">
        <w:rPr>
          <w:rFonts w:eastAsiaTheme="minorEastAsia"/>
          <w:lang w:eastAsia="ko-KR"/>
        </w:rPr>
        <w:t>r</w:t>
      </w:r>
      <w:r w:rsidR="00E53395">
        <w:rPr>
          <w:rFonts w:eastAsiaTheme="minorEastAsia" w:hint="eastAsia"/>
          <w:lang w:eastAsia="ko-KR"/>
        </w:rPr>
        <w:t xml:space="preserve">esource </w:t>
      </w:r>
      <w:r w:rsidR="00D2068F">
        <w:rPr>
          <w:rFonts w:eastAsiaTheme="minorEastAsia" w:hint="eastAsia"/>
          <w:lang w:eastAsia="ko-KR"/>
        </w:rPr>
        <w:t xml:space="preserve">based </w:t>
      </w:r>
      <w:r w:rsidR="00E53395">
        <w:rPr>
          <w:rFonts w:eastAsiaTheme="minorEastAsia" w:hint="eastAsia"/>
          <w:lang w:eastAsia="ko-KR"/>
        </w:rPr>
        <w:t>discovery.</w:t>
      </w:r>
    </w:p>
    <w:p w14:paraId="2FF7CABB" w14:textId="77777777" w:rsidR="009B47E9" w:rsidRPr="009B47E9" w:rsidRDefault="009B47E9" w:rsidP="00F92D1D">
      <w:pPr>
        <w:pStyle w:val="Heading3"/>
      </w:pPr>
      <w:bookmarkStart w:id="12125" w:name="_Toc509367217"/>
      <w:r w:rsidRPr="000B5351">
        <w:t>Resource</w:t>
      </w:r>
      <w:r>
        <w:t xml:space="preserve"> </w:t>
      </w:r>
      <w:r w:rsidR="004D5EFB">
        <w:rPr>
          <w:rFonts w:hint="eastAsia"/>
        </w:rPr>
        <w:t>b</w:t>
      </w:r>
      <w:r>
        <w:t>ased discovery</w:t>
      </w:r>
      <w:r w:rsidR="0057352A">
        <w:rPr>
          <w:rFonts w:hint="eastAsia"/>
        </w:rPr>
        <w:t>:</w:t>
      </w:r>
      <w:r w:rsidR="004D5EFB">
        <w:rPr>
          <w:rFonts w:hint="eastAsia"/>
        </w:rPr>
        <w:t xml:space="preserve"> </w:t>
      </w:r>
      <w:r w:rsidR="005A7410">
        <w:t>m</w:t>
      </w:r>
      <w:r w:rsidR="004D5EFB">
        <w:rPr>
          <w:rFonts w:hint="eastAsia"/>
        </w:rPr>
        <w:t>echanisms</w:t>
      </w:r>
      <w:bookmarkEnd w:id="12125"/>
    </w:p>
    <w:p w14:paraId="50292513" w14:textId="77777777" w:rsidR="005A7410" w:rsidRDefault="005A7410" w:rsidP="00F92D1D">
      <w:pPr>
        <w:pStyle w:val="Heading4"/>
      </w:pPr>
      <w:r>
        <w:t>Overview</w:t>
      </w:r>
    </w:p>
    <w:p w14:paraId="55802C22" w14:textId="77777777" w:rsidR="00625322" w:rsidRPr="00F2331D" w:rsidRDefault="00625322" w:rsidP="00376B12">
      <w:pPr>
        <w:pStyle w:val="PARAGRAPH"/>
        <w:rPr>
          <w:rFonts w:eastAsiaTheme="minorEastAsia"/>
          <w:lang w:eastAsia="ko-KR"/>
        </w:rPr>
      </w:pPr>
      <w:r>
        <w:t xml:space="preserve">As part of discovery, a Client may find appropriate information about other </w:t>
      </w:r>
      <w:r w:rsidR="00D67FB6">
        <w:rPr>
          <w:rFonts w:eastAsiaTheme="minorEastAsia"/>
          <w:lang w:eastAsia="ko-KR"/>
        </w:rPr>
        <w:t>OCF</w:t>
      </w:r>
      <w:r w:rsidR="00D67FB6">
        <w:rPr>
          <w:rFonts w:eastAsiaTheme="minorEastAsia" w:hint="eastAsia"/>
          <w:lang w:eastAsia="ko-KR"/>
        </w:rPr>
        <w:t xml:space="preserve"> </w:t>
      </w:r>
      <w:r>
        <w:t xml:space="preserve">peers. This information could be instances of </w:t>
      </w:r>
      <w:r w:rsidR="00711552">
        <w:t>R</w:t>
      </w:r>
      <w:r>
        <w:t xml:space="preserve">esources, </w:t>
      </w:r>
      <w:r w:rsidR="00711552">
        <w:t>R</w:t>
      </w:r>
      <w:r>
        <w:t xml:space="preserve">esource </w:t>
      </w:r>
      <w:r w:rsidR="00711552">
        <w:t>T</w:t>
      </w:r>
      <w:r>
        <w:t xml:space="preserve">ypes or any other information represented in the resource model that an </w:t>
      </w:r>
      <w:r w:rsidR="00DF07AA">
        <w:t>OCF</w:t>
      </w:r>
      <w:r>
        <w:t xml:space="preserve"> peer would want another </w:t>
      </w:r>
      <w:r w:rsidR="00D67FB6">
        <w:rPr>
          <w:rFonts w:eastAsiaTheme="minorEastAsia"/>
          <w:lang w:eastAsia="ko-KR"/>
        </w:rPr>
        <w:t>OCF</w:t>
      </w:r>
      <w:r w:rsidR="00D67FB6">
        <w:rPr>
          <w:rFonts w:eastAsiaTheme="minorEastAsia" w:hint="eastAsia"/>
          <w:lang w:eastAsia="ko-KR"/>
        </w:rPr>
        <w:t xml:space="preserve"> </w:t>
      </w:r>
      <w:r>
        <w:t>peer to discover.</w:t>
      </w:r>
    </w:p>
    <w:p w14:paraId="3129F336" w14:textId="77777777" w:rsidR="00625322" w:rsidRDefault="00625322" w:rsidP="00376B12">
      <w:pPr>
        <w:pStyle w:val="PARAGRAPH"/>
      </w:pPr>
      <w:r>
        <w:t xml:space="preserve">At the minimum, </w:t>
      </w:r>
      <w:r w:rsidR="0045162A">
        <w:rPr>
          <w:rFonts w:eastAsiaTheme="minorEastAsia" w:hint="eastAsia"/>
          <w:lang w:eastAsia="ko-KR"/>
        </w:rPr>
        <w:t xml:space="preserve">Resource based </w:t>
      </w:r>
      <w:r>
        <w:t xml:space="preserve">discovery </w:t>
      </w:r>
      <w:r w:rsidR="00766BA8">
        <w:t>uses</w:t>
      </w:r>
      <w:r w:rsidR="00766BA8">
        <w:rPr>
          <w:rFonts w:eastAsiaTheme="minorEastAsia" w:hint="eastAsia"/>
          <w:lang w:eastAsia="ko-KR"/>
        </w:rPr>
        <w:t xml:space="preserve"> </w:t>
      </w:r>
      <w:r w:rsidR="0045162A">
        <w:rPr>
          <w:rFonts w:eastAsiaTheme="minorEastAsia" w:hint="eastAsia"/>
          <w:lang w:eastAsia="ko-KR"/>
        </w:rPr>
        <w:t>the following</w:t>
      </w:r>
      <w:r>
        <w:t>:</w:t>
      </w:r>
    </w:p>
    <w:p w14:paraId="316436CF" w14:textId="77777777" w:rsidR="00654A68" w:rsidRPr="00F2331D" w:rsidRDefault="00625322" w:rsidP="00711FCC">
      <w:pPr>
        <w:pStyle w:val="ListNumberalt"/>
        <w:numPr>
          <w:ilvl w:val="0"/>
          <w:numId w:val="27"/>
        </w:numPr>
      </w:pPr>
      <w:r>
        <w:t xml:space="preserve">A resource </w:t>
      </w:r>
      <w:r w:rsidR="00EB7C3B">
        <w:t>to enable discovery shall be defined</w:t>
      </w:r>
      <w:r w:rsidR="00766BA8">
        <w:t>.</w:t>
      </w:r>
      <w:r w:rsidR="00EB7C3B">
        <w:t xml:space="preserve"> </w:t>
      </w:r>
      <w:r w:rsidR="00766BA8">
        <w:t>The</w:t>
      </w:r>
      <w:r w:rsidR="00CE3661">
        <w:rPr>
          <w:rFonts w:eastAsiaTheme="minorEastAsia" w:hint="eastAsia"/>
          <w:lang w:eastAsia="ko-KR"/>
        </w:rPr>
        <w:t xml:space="preserve"> </w:t>
      </w:r>
      <w:r>
        <w:t xml:space="preserve">representation </w:t>
      </w:r>
      <w:r w:rsidR="00766BA8">
        <w:t xml:space="preserve">of that resource shall contain </w:t>
      </w:r>
      <w:r>
        <w:t xml:space="preserve">the information </w:t>
      </w:r>
      <w:r w:rsidR="00766BA8">
        <w:t>that can be</w:t>
      </w:r>
      <w:r>
        <w:t xml:space="preserve"> discovered. </w:t>
      </w:r>
    </w:p>
    <w:p w14:paraId="6C977505" w14:textId="77777777" w:rsidR="00625322" w:rsidRDefault="00AF48AA" w:rsidP="00376B12">
      <w:pPr>
        <w:pStyle w:val="ListNumberalt"/>
      </w:pPr>
      <w:r w:rsidRPr="00AF48AA">
        <w:t>The resource to enable discovery shall be specified and commonly known a-priori</w:t>
      </w:r>
      <w:r>
        <w:t>.</w:t>
      </w:r>
      <w:r w:rsidR="00966C25">
        <w:t xml:space="preserve"> </w:t>
      </w:r>
      <w:r w:rsidR="00625322">
        <w:t>A</w:t>
      </w:r>
      <w:r w:rsidR="004D4610">
        <w:t xml:space="preserve"> Device </w:t>
      </w:r>
      <w:r w:rsidR="00625322">
        <w:t xml:space="preserve">for </w:t>
      </w:r>
      <w:r w:rsidR="0060432E">
        <w:rPr>
          <w:rFonts w:eastAsiaTheme="minorEastAsia" w:hint="eastAsia"/>
          <w:lang w:eastAsia="ko-KR"/>
        </w:rPr>
        <w:t xml:space="preserve">hosting </w:t>
      </w:r>
      <w:r w:rsidR="00625322">
        <w:t>the resource</w:t>
      </w:r>
      <w:r w:rsidR="00F37B1D">
        <w:rPr>
          <w:rFonts w:eastAsiaTheme="minorEastAsia" w:hint="eastAsia"/>
          <w:lang w:eastAsia="ko-KR"/>
        </w:rPr>
        <w:t xml:space="preserve"> </w:t>
      </w:r>
      <w:r w:rsidR="00E44E5D">
        <w:rPr>
          <w:rFonts w:eastAsiaTheme="minorEastAsia" w:hint="eastAsia"/>
          <w:lang w:eastAsia="ko-KR"/>
        </w:rPr>
        <w:t xml:space="preserve">to enable discovery </w:t>
      </w:r>
      <w:r w:rsidR="00F37B1D">
        <w:rPr>
          <w:rFonts w:eastAsiaTheme="minorEastAsia" w:hint="eastAsia"/>
          <w:lang w:eastAsia="ko-KR"/>
        </w:rPr>
        <w:t>shall be identified</w:t>
      </w:r>
      <w:r w:rsidR="00625322">
        <w:t xml:space="preserve">. </w:t>
      </w:r>
    </w:p>
    <w:p w14:paraId="09712825" w14:textId="77777777" w:rsidR="00625322" w:rsidRDefault="00625322" w:rsidP="00376B12">
      <w:pPr>
        <w:pStyle w:val="ListNumberalt"/>
      </w:pPr>
      <w:r>
        <w:t xml:space="preserve">A mechanism and process to </w:t>
      </w:r>
      <w:r w:rsidR="00520237">
        <w:rPr>
          <w:rFonts w:eastAsiaTheme="minorEastAsia" w:hint="eastAsia"/>
          <w:lang w:eastAsia="ko-KR"/>
        </w:rPr>
        <w:t xml:space="preserve">publish </w:t>
      </w:r>
      <w:r w:rsidR="00CF7E84">
        <w:rPr>
          <w:rFonts w:eastAsiaTheme="minorEastAsia" w:hint="eastAsia"/>
          <w:lang w:eastAsia="ko-KR"/>
        </w:rPr>
        <w:t>the information that needs to be discovered</w:t>
      </w:r>
      <w:r>
        <w:t xml:space="preserve"> with the resource</w:t>
      </w:r>
      <w:r w:rsidR="00E44E5D">
        <w:rPr>
          <w:rFonts w:eastAsiaTheme="minorEastAsia" w:hint="eastAsia"/>
          <w:lang w:eastAsia="ko-KR"/>
        </w:rPr>
        <w:t xml:space="preserve"> to enable discovery</w:t>
      </w:r>
      <w:r w:rsidR="00CF7E84">
        <w:rPr>
          <w:rFonts w:eastAsiaTheme="minorEastAsia" w:hint="eastAsia"/>
          <w:lang w:eastAsia="ko-KR"/>
        </w:rPr>
        <w:t>.</w:t>
      </w:r>
    </w:p>
    <w:p w14:paraId="551DD980" w14:textId="77777777" w:rsidR="00625322" w:rsidRDefault="00625322" w:rsidP="00376B12">
      <w:pPr>
        <w:pStyle w:val="ListNumberalt"/>
      </w:pPr>
      <w:r>
        <w:t>A mechanism and process to access and obtain the information from the resource</w:t>
      </w:r>
      <w:r w:rsidR="006B5591">
        <w:rPr>
          <w:rFonts w:eastAsiaTheme="minorEastAsia" w:hint="eastAsia"/>
          <w:lang w:eastAsia="ko-KR"/>
        </w:rPr>
        <w:t xml:space="preserve"> to enable discovery</w:t>
      </w:r>
      <w:r>
        <w:t>. A query may be used in the request to limit the returned information.</w:t>
      </w:r>
    </w:p>
    <w:p w14:paraId="752DD6F8" w14:textId="77777777" w:rsidR="00625322" w:rsidRDefault="00625322" w:rsidP="00376B12">
      <w:pPr>
        <w:pStyle w:val="ListNumberalt"/>
      </w:pPr>
      <w:r>
        <w:t xml:space="preserve">A scope for the </w:t>
      </w:r>
      <w:r w:rsidR="00C44CE6">
        <w:rPr>
          <w:rFonts w:eastAsiaTheme="minorEastAsia" w:hint="eastAsia"/>
          <w:lang w:eastAsia="ko-KR"/>
        </w:rPr>
        <w:t>publication</w:t>
      </w:r>
      <w:r w:rsidR="00C44CE6">
        <w:t xml:space="preserve"> </w:t>
      </w:r>
    </w:p>
    <w:p w14:paraId="7A9CCF44" w14:textId="77777777" w:rsidR="00625322" w:rsidRDefault="00625322" w:rsidP="00376B12">
      <w:pPr>
        <w:pStyle w:val="ListNumberalt"/>
      </w:pPr>
      <w:r>
        <w:t>A scope for the access.</w:t>
      </w:r>
    </w:p>
    <w:p w14:paraId="6CC8688C" w14:textId="77777777" w:rsidR="00625322" w:rsidRDefault="00625322" w:rsidP="00376B12">
      <w:pPr>
        <w:pStyle w:val="ListNumberalt"/>
      </w:pPr>
      <w:r>
        <w:lastRenderedPageBreak/>
        <w:t>A policy for visibility of the information.</w:t>
      </w:r>
    </w:p>
    <w:p w14:paraId="5F5FC502" w14:textId="77777777" w:rsidR="008971B9" w:rsidRDefault="008971B9" w:rsidP="00F2331D">
      <w:pPr>
        <w:pStyle w:val="PARAGRAPH"/>
        <w:rPr>
          <w:rFonts w:eastAsiaTheme="minorEastAsia"/>
          <w:lang w:eastAsia="ko-KR"/>
        </w:rPr>
      </w:pPr>
    </w:p>
    <w:p w14:paraId="7815CB32" w14:textId="77777777" w:rsidR="008971B9" w:rsidRDefault="008971B9" w:rsidP="008971B9">
      <w:r>
        <w:t>Depending on</w:t>
      </w:r>
      <w:r w:rsidR="002A23D1">
        <w:t xml:space="preserve"> the</w:t>
      </w:r>
      <w:r>
        <w:t xml:space="preserve"> choice of the base aspects defined above, the Framework defines three </w:t>
      </w:r>
      <w:r w:rsidR="00226D44">
        <w:rPr>
          <w:rFonts w:eastAsiaTheme="minorEastAsia" w:hint="eastAsia"/>
          <w:lang w:eastAsia="ko-KR"/>
        </w:rPr>
        <w:t xml:space="preserve">resource based </w:t>
      </w:r>
      <w:r>
        <w:t>discovery mechanisms:</w:t>
      </w:r>
    </w:p>
    <w:p w14:paraId="77212576" w14:textId="77777777" w:rsidR="008971B9" w:rsidRDefault="008971B9" w:rsidP="00711FCC">
      <w:pPr>
        <w:pStyle w:val="ListParagraph"/>
        <w:numPr>
          <w:ilvl w:val="0"/>
          <w:numId w:val="21"/>
        </w:numPr>
        <w:spacing w:after="200" w:line="276" w:lineRule="auto"/>
        <w:contextualSpacing/>
        <w:jc w:val="left"/>
      </w:pPr>
      <w:r>
        <w:t>Direct discovery, where the Resources are published locally at the Device hosting the resources and are discovered through peer inquiry.</w:t>
      </w:r>
    </w:p>
    <w:p w14:paraId="4DA71A13" w14:textId="77777777" w:rsidR="008971B9" w:rsidRDefault="008971B9" w:rsidP="00711FCC">
      <w:pPr>
        <w:pStyle w:val="ListParagraph"/>
        <w:numPr>
          <w:ilvl w:val="0"/>
          <w:numId w:val="21"/>
        </w:numPr>
        <w:spacing w:after="200" w:line="276" w:lineRule="auto"/>
        <w:contextualSpacing/>
        <w:jc w:val="left"/>
      </w:pPr>
      <w:r>
        <w:t xml:space="preserve">Indirect discovery, where Resources are </w:t>
      </w:r>
      <w:r w:rsidR="00520237">
        <w:rPr>
          <w:rFonts w:eastAsiaTheme="minorEastAsia" w:hint="eastAsia"/>
          <w:lang w:eastAsia="ko-KR"/>
        </w:rPr>
        <w:t>published</w:t>
      </w:r>
      <w:r>
        <w:t xml:space="preserve"> at a third party assisting with the discovery and peers </w:t>
      </w:r>
      <w:r w:rsidR="00520237">
        <w:rPr>
          <w:rFonts w:eastAsiaTheme="minorEastAsia" w:hint="eastAsia"/>
          <w:lang w:eastAsia="ko-KR"/>
        </w:rPr>
        <w:t>publish</w:t>
      </w:r>
      <w:r>
        <w:t xml:space="preserve"> and perform discovery against the resource</w:t>
      </w:r>
      <w:r w:rsidR="002E1080" w:rsidRPr="002E1080">
        <w:t xml:space="preserve"> </w:t>
      </w:r>
      <w:r w:rsidR="002E1080" w:rsidRPr="00AF7882">
        <w:t>to enable discovery</w:t>
      </w:r>
      <w:r>
        <w:t xml:space="preserve"> on the assisting 3</w:t>
      </w:r>
      <w:r w:rsidRPr="006D20C9">
        <w:rPr>
          <w:vertAlign w:val="superscript"/>
        </w:rPr>
        <w:t>rd</w:t>
      </w:r>
      <w:r>
        <w:t xml:space="preserve"> party.</w:t>
      </w:r>
    </w:p>
    <w:p w14:paraId="1EA02EA2" w14:textId="77777777" w:rsidR="002A23D1" w:rsidRDefault="00690251" w:rsidP="00711FCC">
      <w:pPr>
        <w:pStyle w:val="ListParagraph"/>
        <w:numPr>
          <w:ilvl w:val="0"/>
          <w:numId w:val="21"/>
        </w:numPr>
        <w:spacing w:after="200" w:line="276" w:lineRule="auto"/>
        <w:contextualSpacing/>
        <w:jc w:val="left"/>
      </w:pPr>
      <w:r>
        <w:t>Advertisement discovery</w:t>
      </w:r>
      <w:r w:rsidR="008971B9">
        <w:t xml:space="preserve">, where the resource </w:t>
      </w:r>
      <w:r w:rsidR="00AF7882" w:rsidRPr="00AF7882">
        <w:t>to enable discovery</w:t>
      </w:r>
      <w:r w:rsidR="00AF7882">
        <w:t xml:space="preserve"> </w:t>
      </w:r>
      <w:r w:rsidR="008971B9">
        <w:t xml:space="preserve">is hosted local to the initiator of the discovery inquiry but remote to the Devices that are </w:t>
      </w:r>
      <w:r w:rsidR="00520237">
        <w:rPr>
          <w:rFonts w:eastAsiaTheme="minorEastAsia" w:hint="eastAsia"/>
          <w:lang w:eastAsia="ko-KR"/>
        </w:rPr>
        <w:t>publishing</w:t>
      </w:r>
      <w:r w:rsidR="008971B9">
        <w:t xml:space="preserve"> discovery information.</w:t>
      </w:r>
    </w:p>
    <w:p w14:paraId="0229CDA1" w14:textId="77777777" w:rsidR="002A23D1" w:rsidRPr="00D87444" w:rsidRDefault="002A23D1" w:rsidP="002A23D1">
      <w:pPr>
        <w:pStyle w:val="PARAEQUATION"/>
      </w:pPr>
      <w:r>
        <w:t>A Device shall support direct discovery.</w:t>
      </w:r>
    </w:p>
    <w:p w14:paraId="18C245A0" w14:textId="77777777" w:rsidR="008971B9" w:rsidRPr="00216F2D" w:rsidRDefault="008971B9" w:rsidP="00F92D1D">
      <w:pPr>
        <w:pStyle w:val="Heading4"/>
      </w:pPr>
      <w:r>
        <w:t xml:space="preserve"> Direct discovery</w:t>
      </w:r>
    </w:p>
    <w:p w14:paraId="6FF5BE13" w14:textId="77777777" w:rsidR="008971B9" w:rsidRDefault="008971B9" w:rsidP="008971B9">
      <w:pPr>
        <w:pStyle w:val="ListParagraph"/>
        <w:ind w:left="0"/>
      </w:pPr>
      <w:r>
        <w:t xml:space="preserve">In direct discovery, </w:t>
      </w:r>
    </w:p>
    <w:p w14:paraId="4189E387" w14:textId="77777777" w:rsidR="008971B9" w:rsidRDefault="008971B9" w:rsidP="00711FCC">
      <w:pPr>
        <w:pStyle w:val="ListParagraph"/>
        <w:numPr>
          <w:ilvl w:val="0"/>
          <w:numId w:val="22"/>
        </w:numPr>
        <w:spacing w:after="200" w:line="276" w:lineRule="auto"/>
        <w:contextualSpacing/>
        <w:jc w:val="left"/>
      </w:pPr>
      <w:r>
        <w:t xml:space="preserve">The Device that is providing the information </w:t>
      </w:r>
      <w:r w:rsidR="005215C7">
        <w:t>shall</w:t>
      </w:r>
      <w:r>
        <w:t xml:space="preserve"> host </w:t>
      </w:r>
      <w:r w:rsidR="00766BA8">
        <w:t>the resource</w:t>
      </w:r>
      <w:r w:rsidR="000F00EF">
        <w:t xml:space="preserve"> to enable discovery</w:t>
      </w:r>
      <w:r>
        <w:t>.</w:t>
      </w:r>
    </w:p>
    <w:p w14:paraId="61EA7900" w14:textId="77777777" w:rsidR="008971B9" w:rsidRDefault="008971B9" w:rsidP="00711FCC">
      <w:pPr>
        <w:pStyle w:val="ListParagraph"/>
        <w:numPr>
          <w:ilvl w:val="0"/>
          <w:numId w:val="22"/>
        </w:numPr>
        <w:spacing w:after="200" w:line="276" w:lineRule="auto"/>
        <w:contextualSpacing/>
        <w:jc w:val="left"/>
      </w:pPr>
      <w:r>
        <w:t xml:space="preserve">The Device publishes the information available for discovery with the </w:t>
      </w:r>
      <w:r w:rsidR="00766BA8">
        <w:t>local resource</w:t>
      </w:r>
      <w:r w:rsidR="002E1080" w:rsidRPr="002E1080">
        <w:t xml:space="preserve"> </w:t>
      </w:r>
      <w:r w:rsidR="002E1080" w:rsidRPr="00AF7882">
        <w:t>to enable discovery</w:t>
      </w:r>
      <w:r>
        <w:t xml:space="preserve"> (i.e. local scope).</w:t>
      </w:r>
    </w:p>
    <w:p w14:paraId="7B30CF5C" w14:textId="77777777" w:rsidR="008971B9" w:rsidRDefault="008971B9" w:rsidP="00711FCC">
      <w:pPr>
        <w:pStyle w:val="ListParagraph"/>
        <w:numPr>
          <w:ilvl w:val="0"/>
          <w:numId w:val="22"/>
        </w:numPr>
        <w:spacing w:after="200" w:line="276" w:lineRule="auto"/>
        <w:contextualSpacing/>
        <w:jc w:val="left"/>
      </w:pPr>
      <w:r>
        <w:t xml:space="preserve">Clients interested in discovering information about this Device </w:t>
      </w:r>
      <w:r w:rsidR="005215C7">
        <w:t>shall</w:t>
      </w:r>
      <w:r>
        <w:t xml:space="preserve"> issue RETRIEVE requests directly to the resource. The request may be made as a unicast or multicast. The request may be generic or may be qualified or limited by using appropriate queries in the request.</w:t>
      </w:r>
    </w:p>
    <w:p w14:paraId="1A8FFEE0" w14:textId="77777777" w:rsidR="008971B9" w:rsidRDefault="008971B9" w:rsidP="00711FCC">
      <w:pPr>
        <w:pStyle w:val="ListParagraph"/>
        <w:numPr>
          <w:ilvl w:val="0"/>
          <w:numId w:val="22"/>
        </w:numPr>
        <w:spacing w:after="200" w:line="276" w:lineRule="auto"/>
        <w:contextualSpacing/>
        <w:jc w:val="left"/>
      </w:pPr>
      <w:r>
        <w:t xml:space="preserve">The “server” Device that receives the request </w:t>
      </w:r>
      <w:r w:rsidR="005215C7">
        <w:t>shall</w:t>
      </w:r>
      <w:r>
        <w:t xml:space="preserve"> send a response with the discovered information directly back to the requesting “client” Device. </w:t>
      </w:r>
    </w:p>
    <w:p w14:paraId="213193FF" w14:textId="77777777" w:rsidR="008971B9" w:rsidRDefault="008971B9" w:rsidP="00711FCC">
      <w:pPr>
        <w:pStyle w:val="ListParagraph"/>
        <w:numPr>
          <w:ilvl w:val="0"/>
          <w:numId w:val="22"/>
        </w:numPr>
        <w:spacing w:after="200" w:line="276" w:lineRule="auto"/>
        <w:contextualSpacing/>
        <w:jc w:val="left"/>
      </w:pPr>
      <w:r>
        <w:t xml:space="preserve">The information that is included in the request is determined by the policies set for </w:t>
      </w:r>
      <w:r w:rsidR="002079D5">
        <w:t>the resource</w:t>
      </w:r>
      <w:r w:rsidR="000F00EF">
        <w:t xml:space="preserve"> to be discovered</w:t>
      </w:r>
      <w:r>
        <w:t xml:space="preserve"> locally on the responding Device. </w:t>
      </w:r>
    </w:p>
    <w:p w14:paraId="06074F18" w14:textId="77777777" w:rsidR="008971B9" w:rsidRDefault="008971B9" w:rsidP="008971B9">
      <w:pPr>
        <w:pStyle w:val="ListParagraph"/>
        <w:ind w:left="0"/>
      </w:pPr>
    </w:p>
    <w:p w14:paraId="6171FAB2" w14:textId="77777777" w:rsidR="008971B9" w:rsidRPr="00216F2D" w:rsidRDefault="008971B9" w:rsidP="00F92D1D">
      <w:pPr>
        <w:pStyle w:val="Heading4"/>
      </w:pPr>
      <w:bookmarkStart w:id="12126" w:name="_Ref426360038"/>
      <w:r>
        <w:t>Indirect discovery</w:t>
      </w:r>
      <w:r w:rsidR="0032515C">
        <w:t xml:space="preserve"> of Resources</w:t>
      </w:r>
      <w:r w:rsidR="002D30F3">
        <w:t xml:space="preserve"> (resource directory based discover</w:t>
      </w:r>
      <w:r w:rsidR="00546B41">
        <w:rPr>
          <w:rFonts w:hint="eastAsia"/>
        </w:rPr>
        <w:t>y</w:t>
      </w:r>
      <w:r w:rsidR="002D30F3">
        <w:t>)</w:t>
      </w:r>
      <w:bookmarkEnd w:id="12126"/>
    </w:p>
    <w:p w14:paraId="6CAB7A98" w14:textId="77777777" w:rsidR="008971B9" w:rsidRDefault="002064A9" w:rsidP="008971B9">
      <w:pPr>
        <w:pStyle w:val="PARAGRAPH"/>
      </w:pPr>
      <w:r>
        <w:rPr>
          <w:rFonts w:eastAsiaTheme="minorEastAsia" w:hint="eastAsia"/>
          <w:lang w:eastAsia="ko-KR"/>
        </w:rPr>
        <w:t>I</w:t>
      </w:r>
      <w:r w:rsidR="008971B9">
        <w:t xml:space="preserve">n indirect discovery </w:t>
      </w:r>
      <w:r w:rsidR="00464D02">
        <w:t xml:space="preserve">the information about the resource to be discovered is hosted on </w:t>
      </w:r>
      <w:r w:rsidR="00A11B0C">
        <w:t xml:space="preserve">a </w:t>
      </w:r>
      <w:r w:rsidR="00464D02">
        <w:t xml:space="preserve">Server that is not hosting the resource. </w:t>
      </w:r>
      <w:r w:rsidR="00F43DDF">
        <w:t xml:space="preserve">See section </w:t>
      </w:r>
      <w:r w:rsidR="00194F1E">
        <w:fldChar w:fldCharType="begin"/>
      </w:r>
      <w:r w:rsidR="00F43DDF">
        <w:instrText xml:space="preserve"> REF _Ref426356852 \r \h </w:instrText>
      </w:r>
      <w:r w:rsidR="00194F1E">
        <w:fldChar w:fldCharType="separate"/>
      </w:r>
      <w:r w:rsidR="00370B4E">
        <w:t>11.3.6</w:t>
      </w:r>
      <w:r w:rsidR="00194F1E">
        <w:fldChar w:fldCharType="end"/>
      </w:r>
      <w:r w:rsidR="00F43DDF">
        <w:t xml:space="preserve"> for detail</w:t>
      </w:r>
      <w:r w:rsidR="002827D7">
        <w:t>s on resource directory based discovery.</w:t>
      </w:r>
    </w:p>
    <w:p w14:paraId="098B03B2" w14:textId="77777777" w:rsidR="008971B9" w:rsidRDefault="008971B9" w:rsidP="008971B9">
      <w:pPr>
        <w:pStyle w:val="PARAGRAPH"/>
      </w:pPr>
      <w:r>
        <w:t>In indirect discovery:</w:t>
      </w:r>
    </w:p>
    <w:p w14:paraId="35197B7D" w14:textId="77777777" w:rsidR="008971B9" w:rsidRDefault="008971B9" w:rsidP="00711FCC">
      <w:pPr>
        <w:pStyle w:val="ListParagraph"/>
        <w:numPr>
          <w:ilvl w:val="0"/>
          <w:numId w:val="23"/>
        </w:numPr>
        <w:spacing w:after="200" w:line="276" w:lineRule="auto"/>
        <w:contextualSpacing/>
        <w:jc w:val="left"/>
      </w:pPr>
      <w:r>
        <w:t>The resource</w:t>
      </w:r>
      <w:r w:rsidR="000F00EF">
        <w:t xml:space="preserve"> to be discovered</w:t>
      </w:r>
      <w:r>
        <w:t xml:space="preserve"> is hosted on a Device</w:t>
      </w:r>
      <w:r w:rsidR="002340D1">
        <w:rPr>
          <w:rFonts w:eastAsiaTheme="minorEastAsia" w:hint="eastAsia"/>
          <w:lang w:eastAsia="ko-KR"/>
        </w:rPr>
        <w:t xml:space="preserve"> </w:t>
      </w:r>
      <w:r>
        <w:t xml:space="preserve">that is neither the client initiating the discovery </w:t>
      </w:r>
      <w:r w:rsidR="002340D1">
        <w:rPr>
          <w:rFonts w:eastAsiaTheme="minorEastAsia" w:hint="eastAsia"/>
          <w:lang w:eastAsia="ko-KR"/>
        </w:rPr>
        <w:t>n</w:t>
      </w:r>
      <w:r>
        <w:t>or the Device that is providing or publishing the information to be discovered. This Device may use the same resource to provide discovery for multiple agents looking to discover and for multiple agents with information to be discovered.</w:t>
      </w:r>
    </w:p>
    <w:p w14:paraId="2DA32A40" w14:textId="77777777" w:rsidR="008971B9" w:rsidRDefault="008971B9" w:rsidP="00711FCC">
      <w:pPr>
        <w:pStyle w:val="ListParagraph"/>
        <w:numPr>
          <w:ilvl w:val="0"/>
          <w:numId w:val="23"/>
        </w:numPr>
        <w:spacing w:after="200" w:line="276" w:lineRule="auto"/>
        <w:contextualSpacing/>
        <w:jc w:val="left"/>
      </w:pPr>
      <w:r>
        <w:t xml:space="preserve">The Device to be discovered or with information to discover, </w:t>
      </w:r>
      <w:r w:rsidR="003B2540">
        <w:rPr>
          <w:rFonts w:eastAsiaTheme="minorEastAsia" w:hint="eastAsia"/>
          <w:lang w:eastAsia="ko-KR"/>
        </w:rPr>
        <w:t>publishes</w:t>
      </w:r>
      <w:r>
        <w:t xml:space="preserve"> that information with resource</w:t>
      </w:r>
      <w:r w:rsidR="000F00EF">
        <w:t xml:space="preserve"> to be discovered</w:t>
      </w:r>
      <w:r>
        <w:t xml:space="preserve"> on </w:t>
      </w:r>
      <w:r w:rsidR="0032515C">
        <w:t xml:space="preserve">a different </w:t>
      </w:r>
      <w:r w:rsidR="002340D1">
        <w:rPr>
          <w:rFonts w:eastAsiaTheme="minorEastAsia" w:hint="eastAsia"/>
          <w:lang w:eastAsia="ko-KR"/>
        </w:rPr>
        <w:t>Device</w:t>
      </w:r>
      <w:r>
        <w:t>. The policies on the information shared including the lifetime/validity are specified by the publishing Device. The publishing Device may modify these policies as required.</w:t>
      </w:r>
    </w:p>
    <w:p w14:paraId="6798A9CC" w14:textId="77777777" w:rsidR="008971B9" w:rsidRDefault="008971B9" w:rsidP="00711FCC">
      <w:pPr>
        <w:pStyle w:val="ListParagraph"/>
        <w:numPr>
          <w:ilvl w:val="0"/>
          <w:numId w:val="23"/>
        </w:numPr>
        <w:spacing w:after="200" w:line="276" w:lineRule="auto"/>
        <w:contextualSpacing/>
        <w:jc w:val="left"/>
      </w:pPr>
      <w:r>
        <w:t xml:space="preserve">The client doing the discovery may send a unicast discovery request to the </w:t>
      </w:r>
      <w:r w:rsidR="0032515C">
        <w:t xml:space="preserve">Device hosting the discovery information </w:t>
      </w:r>
      <w:r>
        <w:t xml:space="preserve">or send a multicast request that </w:t>
      </w:r>
      <w:r w:rsidR="005215C7">
        <w:t>shall</w:t>
      </w:r>
      <w:r>
        <w:t xml:space="preserve"> be monitored and responded to by the </w:t>
      </w:r>
      <w:r w:rsidR="002340D1">
        <w:rPr>
          <w:rFonts w:eastAsiaTheme="minorEastAsia" w:hint="eastAsia"/>
          <w:lang w:eastAsia="ko-KR"/>
        </w:rPr>
        <w:t>Device</w:t>
      </w:r>
      <w:r>
        <w:t>. In both cases, the Device</w:t>
      </w:r>
      <w:r w:rsidR="0032515C">
        <w:t xml:space="preserve"> hosting the discovery information</w:t>
      </w:r>
      <w:r>
        <w:t xml:space="preserve"> is acting on behalf of the publishing Device.</w:t>
      </w:r>
    </w:p>
    <w:p w14:paraId="66B6DB10" w14:textId="77777777" w:rsidR="008971B9" w:rsidRDefault="008971B9" w:rsidP="00711FCC">
      <w:pPr>
        <w:pStyle w:val="ListParagraph"/>
        <w:numPr>
          <w:ilvl w:val="0"/>
          <w:numId w:val="23"/>
        </w:numPr>
        <w:spacing w:after="200" w:line="276" w:lineRule="auto"/>
        <w:contextualSpacing/>
        <w:jc w:val="left"/>
      </w:pPr>
      <w:r>
        <w:lastRenderedPageBreak/>
        <w:t xml:space="preserve">The discovery policies may be set by the Device </w:t>
      </w:r>
      <w:r w:rsidR="0032515C">
        <w:t xml:space="preserve">hosting the discovery information </w:t>
      </w:r>
      <w:r>
        <w:t xml:space="preserve">or by the party that is </w:t>
      </w:r>
      <w:r w:rsidR="003B2540">
        <w:rPr>
          <w:rFonts w:eastAsiaTheme="minorEastAsia" w:hint="eastAsia"/>
          <w:lang w:eastAsia="ko-KR"/>
        </w:rPr>
        <w:t>publishing</w:t>
      </w:r>
      <w:r>
        <w:t xml:space="preserve"> the information to be discovered. The discovery information that is returned in the discovery response shall adhere to the policies that are in effect at the time of the request.</w:t>
      </w:r>
    </w:p>
    <w:p w14:paraId="0FFEDA7E" w14:textId="77777777" w:rsidR="008971B9" w:rsidRDefault="008971B9" w:rsidP="008971B9">
      <w:pPr>
        <w:pStyle w:val="ListParagraph"/>
        <w:ind w:left="0"/>
      </w:pPr>
    </w:p>
    <w:p w14:paraId="3F10D9E8" w14:textId="77777777" w:rsidR="008971B9" w:rsidRPr="00216F2D" w:rsidRDefault="00B07F51" w:rsidP="00F92D1D">
      <w:pPr>
        <w:pStyle w:val="Heading4"/>
      </w:pPr>
      <w:r>
        <w:rPr>
          <w:rFonts w:hint="eastAsia"/>
        </w:rPr>
        <w:t xml:space="preserve">Advertisement </w:t>
      </w:r>
      <w:r w:rsidR="002340D1">
        <w:rPr>
          <w:rFonts w:hint="eastAsia"/>
        </w:rPr>
        <w:t>Discovery</w:t>
      </w:r>
    </w:p>
    <w:p w14:paraId="048473B9" w14:textId="77777777" w:rsidR="008971B9" w:rsidRPr="0085109B" w:rsidRDefault="008971B9" w:rsidP="008971B9">
      <w:pPr>
        <w:pStyle w:val="PARAGRAPH"/>
        <w:rPr>
          <w:rFonts w:eastAsiaTheme="minorEastAsia"/>
          <w:lang w:eastAsia="ko-KR"/>
        </w:rPr>
      </w:pPr>
      <w:r>
        <w:t xml:space="preserve">In </w:t>
      </w:r>
      <w:r w:rsidR="009C01DD">
        <w:rPr>
          <w:rFonts w:eastAsiaTheme="minorEastAsia" w:hint="eastAsia"/>
          <w:lang w:eastAsia="ko-KR"/>
        </w:rPr>
        <w:t>advertisement</w:t>
      </w:r>
      <w:r w:rsidR="009C01DD">
        <w:t xml:space="preserve"> </w:t>
      </w:r>
      <w:r w:rsidR="009812F3">
        <w:rPr>
          <w:rFonts w:eastAsiaTheme="minorEastAsia" w:hint="eastAsia"/>
          <w:lang w:eastAsia="ko-KR"/>
        </w:rPr>
        <w:t>discovery</w:t>
      </w:r>
      <w:r w:rsidR="00C42AA2">
        <w:rPr>
          <w:rFonts w:eastAsiaTheme="minorEastAsia" w:hint="eastAsia"/>
          <w:lang w:eastAsia="ko-KR"/>
        </w:rPr>
        <w:t>:</w:t>
      </w:r>
    </w:p>
    <w:p w14:paraId="68583CE6" w14:textId="77777777" w:rsidR="008971B9" w:rsidRDefault="008971B9" w:rsidP="008971B9">
      <w:pPr>
        <w:pStyle w:val="ListNumberalt2"/>
      </w:pPr>
      <w:r>
        <w:t>The resource</w:t>
      </w:r>
      <w:r w:rsidR="002E1080" w:rsidRPr="002E1080">
        <w:t xml:space="preserve"> </w:t>
      </w:r>
      <w:r w:rsidR="002E1080" w:rsidRPr="00AF7882">
        <w:t>to enable discovery</w:t>
      </w:r>
      <w:r>
        <w:t xml:space="preserve"> is hosted local to the Device that is initiating the discovery request (client). The resource </w:t>
      </w:r>
      <w:r w:rsidR="00871CBB" w:rsidRPr="00AF7882">
        <w:t>to enable discovery</w:t>
      </w:r>
      <w:r w:rsidR="00871CBB">
        <w:t xml:space="preserve"> </w:t>
      </w:r>
      <w:r>
        <w:t>may be a Core Resource or discovered as part of a bootstrap.</w:t>
      </w:r>
    </w:p>
    <w:p w14:paraId="1C252257" w14:textId="77777777" w:rsidR="008971B9" w:rsidRDefault="008971B9" w:rsidP="008971B9">
      <w:pPr>
        <w:pStyle w:val="ListNumberalt2"/>
      </w:pPr>
      <w:r>
        <w:t>The request could be an implementation dependent lookup or be a local RETRIEVE request against the resource</w:t>
      </w:r>
      <w:r w:rsidR="002E1080" w:rsidRPr="002E1080">
        <w:t xml:space="preserve"> </w:t>
      </w:r>
      <w:r w:rsidR="002E1080">
        <w:t>that</w:t>
      </w:r>
      <w:r w:rsidR="002E1080" w:rsidRPr="00AF7882">
        <w:t xml:space="preserve"> enable</w:t>
      </w:r>
      <w:r w:rsidR="002E1080">
        <w:t>s</w:t>
      </w:r>
      <w:r w:rsidR="002E1080" w:rsidRPr="00AF7882">
        <w:t xml:space="preserve"> discovery</w:t>
      </w:r>
      <w:r>
        <w:t>.</w:t>
      </w:r>
    </w:p>
    <w:p w14:paraId="57A334D4" w14:textId="77777777" w:rsidR="008971B9" w:rsidRDefault="008971B9" w:rsidP="008971B9">
      <w:pPr>
        <w:pStyle w:val="ListNumberalt2"/>
      </w:pPr>
      <w:r>
        <w:t xml:space="preserve">The Device with information to be discovered </w:t>
      </w:r>
      <w:r w:rsidR="00957287">
        <w:rPr>
          <w:rFonts w:eastAsiaTheme="minorEastAsia" w:hint="eastAsia"/>
          <w:lang w:eastAsia="ko-KR"/>
        </w:rPr>
        <w:t xml:space="preserve">shall </w:t>
      </w:r>
      <w:r>
        <w:t xml:space="preserve">publish the appropriate information </w:t>
      </w:r>
      <w:r w:rsidR="00E33924">
        <w:t xml:space="preserve">to </w:t>
      </w:r>
      <w:r>
        <w:t xml:space="preserve">the resource </w:t>
      </w:r>
      <w:r w:rsidR="002E1080">
        <w:t>that</w:t>
      </w:r>
      <w:r w:rsidR="002E1080" w:rsidRPr="00AF7882">
        <w:t xml:space="preserve"> enable</w:t>
      </w:r>
      <w:r w:rsidR="002E1080">
        <w:t>s</w:t>
      </w:r>
      <w:r w:rsidR="002E1080" w:rsidRPr="00AF7882">
        <w:t xml:space="preserve"> discovery</w:t>
      </w:r>
      <w:r>
        <w:t xml:space="preserve">. </w:t>
      </w:r>
    </w:p>
    <w:p w14:paraId="2B2E7EF6" w14:textId="77777777" w:rsidR="008971B9" w:rsidRDefault="008971B9" w:rsidP="008971B9">
      <w:pPr>
        <w:pStyle w:val="ListNumberalt2"/>
      </w:pPr>
      <w:r>
        <w:t xml:space="preserve">The publishing Device is responsible for the published information. The publishing Device may UPDATE the information at the resource </w:t>
      </w:r>
      <w:r w:rsidR="002E1080" w:rsidRPr="00AF7882">
        <w:t>to enable discovery</w:t>
      </w:r>
      <w:r w:rsidR="002E1080">
        <w:t xml:space="preserve"> </w:t>
      </w:r>
      <w:r>
        <w:t xml:space="preserve">based on its needs by sending additional </w:t>
      </w:r>
      <w:r w:rsidR="00991B4E">
        <w:rPr>
          <w:rFonts w:eastAsiaTheme="minorEastAsia" w:hint="eastAsia"/>
          <w:lang w:eastAsia="ko-KR"/>
        </w:rPr>
        <w:t>publication</w:t>
      </w:r>
      <w:r>
        <w:t xml:space="preserve"> requests. The policies on the information that is discovered including lifetime is determined by the publishing Device.</w:t>
      </w:r>
    </w:p>
    <w:p w14:paraId="31C963F5" w14:textId="77777777" w:rsidR="008971B9" w:rsidRPr="0085109B" w:rsidRDefault="008971B9" w:rsidP="0085109B">
      <w:pPr>
        <w:pStyle w:val="PARAGRAPH"/>
        <w:rPr>
          <w:rFonts w:eastAsiaTheme="minorEastAsia"/>
          <w:lang w:eastAsia="ko-KR"/>
        </w:rPr>
      </w:pPr>
    </w:p>
    <w:p w14:paraId="160C7783" w14:textId="77777777" w:rsidR="004323FD" w:rsidRPr="00216F2D" w:rsidRDefault="00FA4C90" w:rsidP="00F92D1D">
      <w:pPr>
        <w:pStyle w:val="Heading3"/>
      </w:pPr>
      <w:bookmarkStart w:id="12127" w:name="_Toc412052578"/>
      <w:bookmarkStart w:id="12128" w:name="_Toc412055662"/>
      <w:bookmarkStart w:id="12129" w:name="_Toc412060066"/>
      <w:bookmarkStart w:id="12130" w:name="_Toc412062337"/>
      <w:bookmarkStart w:id="12131" w:name="_Toc412071074"/>
      <w:bookmarkStart w:id="12132" w:name="_Toc412130667"/>
      <w:bookmarkStart w:id="12133" w:name="_Toc412304442"/>
      <w:bookmarkStart w:id="12134" w:name="_Toc412304962"/>
      <w:bookmarkStart w:id="12135" w:name="_Toc412314753"/>
      <w:bookmarkStart w:id="12136" w:name="_Toc412643064"/>
      <w:bookmarkStart w:id="12137" w:name="_Toc412657452"/>
      <w:bookmarkStart w:id="12138" w:name="_Toc412658374"/>
      <w:bookmarkStart w:id="12139" w:name="_Toc412734349"/>
      <w:bookmarkStart w:id="12140" w:name="_Toc411797733"/>
      <w:bookmarkStart w:id="12141" w:name="_Toc411859079"/>
      <w:bookmarkStart w:id="12142" w:name="_Toc411861021"/>
      <w:bookmarkStart w:id="12143" w:name="_Toc412051703"/>
      <w:bookmarkStart w:id="12144" w:name="_Toc412051995"/>
      <w:bookmarkStart w:id="12145" w:name="_Toc412052287"/>
      <w:bookmarkStart w:id="12146" w:name="_Toc412052579"/>
      <w:bookmarkStart w:id="12147" w:name="_Toc412055663"/>
      <w:bookmarkStart w:id="12148" w:name="_Toc412060067"/>
      <w:bookmarkStart w:id="12149" w:name="_Toc412062338"/>
      <w:bookmarkStart w:id="12150" w:name="_Toc412071075"/>
      <w:bookmarkStart w:id="12151" w:name="_Toc412130668"/>
      <w:bookmarkStart w:id="12152" w:name="_Toc412304443"/>
      <w:bookmarkStart w:id="12153" w:name="_Toc412304963"/>
      <w:bookmarkStart w:id="12154" w:name="_Toc412314754"/>
      <w:bookmarkStart w:id="12155" w:name="_Toc412643065"/>
      <w:bookmarkStart w:id="12156" w:name="_Toc412657453"/>
      <w:bookmarkStart w:id="12157" w:name="_Toc412658375"/>
      <w:bookmarkStart w:id="12158" w:name="_Toc412734350"/>
      <w:bookmarkStart w:id="12159" w:name="_Toc509367218"/>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r>
        <w:rPr>
          <w:rFonts w:hint="eastAsia"/>
        </w:rPr>
        <w:t xml:space="preserve">Resource based discovery: Information </w:t>
      </w:r>
      <w:r w:rsidR="004D5EFB">
        <w:rPr>
          <w:rFonts w:hint="eastAsia"/>
        </w:rPr>
        <w:t>p</w:t>
      </w:r>
      <w:r w:rsidR="00CC3699">
        <w:rPr>
          <w:rFonts w:hint="eastAsia"/>
        </w:rPr>
        <w:t xml:space="preserve">ublication </w:t>
      </w:r>
      <w:r w:rsidR="004D5EFB">
        <w:rPr>
          <w:rFonts w:hint="eastAsia"/>
        </w:rPr>
        <w:t>p</w:t>
      </w:r>
      <w:r w:rsidR="004323FD">
        <w:t>rocess</w:t>
      </w:r>
      <w:bookmarkEnd w:id="12159"/>
    </w:p>
    <w:p w14:paraId="6343B2AB" w14:textId="77777777" w:rsidR="00370B4E" w:rsidRDefault="00625322" w:rsidP="00C62F9E">
      <w:pPr>
        <w:pStyle w:val="FIGURE"/>
      </w:pPr>
      <w:r>
        <w:t xml:space="preserve">The mechanism to </w:t>
      </w:r>
      <w:r w:rsidR="00814A63">
        <w:t xml:space="preserve">publish </w:t>
      </w:r>
      <w:r>
        <w:t>information with the resource</w:t>
      </w:r>
      <w:r w:rsidR="002E1080" w:rsidRPr="002E1080">
        <w:t xml:space="preserve"> </w:t>
      </w:r>
      <w:r w:rsidR="002E1080" w:rsidRPr="00AF7882">
        <w:t>to enable discovery</w:t>
      </w:r>
      <w:r>
        <w:t xml:space="preserve"> can be done </w:t>
      </w:r>
      <w:r w:rsidR="004D76C0">
        <w:rPr>
          <w:rFonts w:eastAsiaTheme="minorEastAsia" w:hint="eastAsia"/>
          <w:lang w:eastAsia="ko-KR"/>
        </w:rPr>
        <w:t xml:space="preserve">either </w:t>
      </w:r>
      <w:r>
        <w:t>locally o</w:t>
      </w:r>
      <w:r w:rsidR="004D76C0">
        <w:rPr>
          <w:rFonts w:eastAsiaTheme="minorEastAsia" w:hint="eastAsia"/>
          <w:lang w:eastAsia="ko-KR"/>
        </w:rPr>
        <w:t xml:space="preserve">r </w:t>
      </w:r>
      <w:r>
        <w:t xml:space="preserve">remotely. The </w:t>
      </w:r>
      <w:r w:rsidR="00814A63">
        <w:t xml:space="preserve">publication </w:t>
      </w:r>
      <w:r w:rsidR="00EF2119">
        <w:t xml:space="preserve">process is depicted in </w:t>
      </w:r>
      <w:r w:rsidR="00194F1E">
        <w:fldChar w:fldCharType="begin"/>
      </w:r>
      <w:r w:rsidR="00EF2119">
        <w:instrText xml:space="preserve"> REF _Ref409511337 \h </w:instrText>
      </w:r>
      <w:r w:rsidR="00194F1E">
        <w:fldChar w:fldCharType="separate"/>
      </w:r>
      <w:r w:rsidR="00370B4E">
        <w:rPr>
          <w:noProof/>
          <w:lang w:eastAsia="en-US"/>
        </w:rPr>
        <w:drawing>
          <wp:inline distT="0" distB="0" distL="0" distR="0" wp14:anchorId="4AD87527" wp14:editId="6D1346DC">
            <wp:extent cx="3571875" cy="2066925"/>
            <wp:effectExtent l="0" t="0" r="9525" b="9525"/>
            <wp:docPr id="142" name="Picture 14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2">
                      <a:extLst>
                        <a:ext uri="{28A0092B-C50C-407E-A947-70E740481C1C}">
                          <a14:useLocalDpi xmlns:a14="http://schemas.microsoft.com/office/drawing/2010/main" val="0"/>
                        </a:ext>
                      </a:extLst>
                    </a:blip>
                    <a:stretch>
                      <a:fillRect/>
                    </a:stretch>
                  </pic:blipFill>
                  <pic:spPr>
                    <a:xfrm>
                      <a:off x="0" y="0"/>
                      <a:ext cx="3571875" cy="2066925"/>
                    </a:xfrm>
                    <a:prstGeom prst="rect">
                      <a:avLst/>
                    </a:prstGeom>
                  </pic:spPr>
                </pic:pic>
              </a:graphicData>
            </a:graphic>
          </wp:inline>
        </w:drawing>
      </w:r>
    </w:p>
    <w:p w14:paraId="1027814E" w14:textId="77777777" w:rsidR="00625322" w:rsidRDefault="00370B4E" w:rsidP="009017A3">
      <w:pPr>
        <w:pStyle w:val="PARAGRAPH"/>
      </w:pPr>
      <w:r w:rsidRPr="00FB10F5">
        <w:t xml:space="preserve">Figure </w:t>
      </w:r>
      <w:r>
        <w:rPr>
          <w:noProof/>
        </w:rPr>
        <w:t>14</w:t>
      </w:r>
      <w:r w:rsidR="00194F1E">
        <w:fldChar w:fldCharType="end"/>
      </w:r>
      <w:r w:rsidR="00625322">
        <w:t xml:space="preserve">. The </w:t>
      </w:r>
      <w:r w:rsidR="00814A63">
        <w:t xml:space="preserve">Device </w:t>
      </w:r>
      <w:r w:rsidR="00625322">
        <w:t xml:space="preserve">which has discovery information to </w:t>
      </w:r>
      <w:r w:rsidR="003B2540">
        <w:rPr>
          <w:rFonts w:eastAsiaTheme="minorEastAsia" w:hint="eastAsia"/>
          <w:lang w:eastAsia="ko-KR"/>
        </w:rPr>
        <w:t>publish</w:t>
      </w:r>
      <w:r w:rsidR="003B2540">
        <w:t xml:space="preserve"> </w:t>
      </w:r>
      <w:r w:rsidR="005215C7">
        <w:t xml:space="preserve">shall </w:t>
      </w:r>
      <w:r w:rsidR="00625322">
        <w:t xml:space="preserve">a) either update the </w:t>
      </w:r>
      <w:r w:rsidR="007F0DC7">
        <w:t xml:space="preserve"> </w:t>
      </w:r>
      <w:r w:rsidR="00625322">
        <w:t>resource</w:t>
      </w:r>
      <w:r w:rsidR="002E1080" w:rsidRPr="002E1080">
        <w:t xml:space="preserve"> </w:t>
      </w:r>
      <w:r w:rsidR="002E1080">
        <w:t>that</w:t>
      </w:r>
      <w:r w:rsidR="002E1080" w:rsidRPr="00AF7882">
        <w:t xml:space="preserve"> enable</w:t>
      </w:r>
      <w:r w:rsidR="002E1080">
        <w:t>s</w:t>
      </w:r>
      <w:r w:rsidR="002E1080" w:rsidRPr="00AF7882">
        <w:t xml:space="preserve"> discovery</w:t>
      </w:r>
      <w:r w:rsidR="00625322">
        <w:t xml:space="preserve"> if hosted locally or b) issue an UPDATE request with the information to the </w:t>
      </w:r>
      <w:r w:rsidR="00814A63">
        <w:t xml:space="preserve">Device </w:t>
      </w:r>
      <w:r w:rsidR="00625322">
        <w:t>which hosts the resource</w:t>
      </w:r>
      <w:r w:rsidR="002E1080" w:rsidRPr="002E1080">
        <w:t xml:space="preserve"> </w:t>
      </w:r>
      <w:r w:rsidR="002E1080">
        <w:t>that</w:t>
      </w:r>
      <w:r w:rsidR="002E1080" w:rsidRPr="00AF7882">
        <w:t xml:space="preserve"> enable</w:t>
      </w:r>
      <w:r w:rsidR="002E1080">
        <w:t>s</w:t>
      </w:r>
      <w:r w:rsidR="002E1080" w:rsidRPr="00AF7882">
        <w:t xml:space="preserve"> discovery</w:t>
      </w:r>
      <w:r w:rsidR="00625322">
        <w:t xml:space="preserve">. The </w:t>
      </w:r>
      <w:r w:rsidR="00814A63">
        <w:t>Dev</w:t>
      </w:r>
      <w:r w:rsidR="007F0DC7">
        <w:rPr>
          <w:rFonts w:eastAsiaTheme="minorEastAsia" w:hint="eastAsia"/>
          <w:lang w:eastAsia="ko-KR"/>
        </w:rPr>
        <w:t>i</w:t>
      </w:r>
      <w:r w:rsidR="00814A63">
        <w:t xml:space="preserve">ce </w:t>
      </w:r>
      <w:r w:rsidR="00625322">
        <w:t xml:space="preserve">hosting the </w:t>
      </w:r>
      <w:r w:rsidR="00766183">
        <w:rPr>
          <w:rFonts w:eastAsiaTheme="minorEastAsia" w:hint="eastAsia"/>
          <w:lang w:eastAsia="ko-KR"/>
        </w:rPr>
        <w:t>r</w:t>
      </w:r>
      <w:r w:rsidR="00625322">
        <w:t xml:space="preserve">esource </w:t>
      </w:r>
      <w:r w:rsidR="002E1080" w:rsidRPr="00AF7882">
        <w:t>to enable discovery</w:t>
      </w:r>
      <w:r w:rsidR="002E1080">
        <w:t xml:space="preserve"> </w:t>
      </w:r>
      <w:r w:rsidR="00625322">
        <w:t>adds/updates the resource</w:t>
      </w:r>
      <w:r w:rsidR="002E1080" w:rsidRPr="002E1080">
        <w:t xml:space="preserve"> </w:t>
      </w:r>
      <w:r w:rsidR="002E1080" w:rsidRPr="00AF7882">
        <w:t>to enable discovery</w:t>
      </w:r>
      <w:r w:rsidR="00625322">
        <w:t xml:space="preserve"> with the provided information and then responds to the </w:t>
      </w:r>
      <w:r w:rsidR="00814A63">
        <w:t xml:space="preserve">Device </w:t>
      </w:r>
      <w:r w:rsidR="00625322">
        <w:t xml:space="preserve">which has requested the </w:t>
      </w:r>
      <w:r w:rsidR="00C44CE6">
        <w:rPr>
          <w:rFonts w:eastAsiaTheme="minorEastAsia" w:hint="eastAsia"/>
          <w:lang w:eastAsia="ko-KR"/>
        </w:rPr>
        <w:t>publication</w:t>
      </w:r>
      <w:r w:rsidR="00C44CE6">
        <w:t xml:space="preserve"> </w:t>
      </w:r>
      <w:r w:rsidR="00625322">
        <w:t xml:space="preserve">of the resource with an UPDATE </w:t>
      </w:r>
      <w:r w:rsidR="003B63CF">
        <w:t>r</w:t>
      </w:r>
      <w:r w:rsidR="00625322">
        <w:t>esponse.</w:t>
      </w:r>
    </w:p>
    <w:p w14:paraId="569856B1" w14:textId="77777777" w:rsidR="001F0A71" w:rsidRPr="00D53754" w:rsidRDefault="001F0A71" w:rsidP="00E961AF">
      <w:pPr>
        <w:pStyle w:val="PlantUML"/>
      </w:pPr>
      <w:r w:rsidRPr="00D53754">
        <w:t>@startuml</w:t>
      </w:r>
    </w:p>
    <w:p w14:paraId="2D429779" w14:textId="77777777" w:rsidR="001F0A71" w:rsidRPr="00D53754" w:rsidRDefault="001F0A71" w:rsidP="00E961AF">
      <w:pPr>
        <w:pStyle w:val="PlantUML"/>
      </w:pPr>
    </w:p>
    <w:p w14:paraId="6EB9C842" w14:textId="77777777" w:rsidR="001F0A71" w:rsidRPr="00D53754" w:rsidRDefault="001F0A71" w:rsidP="00E961AF">
      <w:pPr>
        <w:pStyle w:val="PlantUML"/>
      </w:pPr>
      <w:r w:rsidRPr="00D53754">
        <w:t>hide footbox</w:t>
      </w:r>
    </w:p>
    <w:p w14:paraId="68447ADE" w14:textId="77777777" w:rsidR="001F0A71" w:rsidRPr="00D53754" w:rsidRDefault="001F0A71" w:rsidP="00E961AF">
      <w:pPr>
        <w:pStyle w:val="PlantUML"/>
      </w:pPr>
      <w:r w:rsidRPr="00D53754">
        <w:t xml:space="preserve">participant "&lt;b&gt;Client&lt;/b&gt; \n (Registering resources) \n" as Client </w:t>
      </w:r>
    </w:p>
    <w:p w14:paraId="262A9042" w14:textId="77777777" w:rsidR="001F0A71" w:rsidRPr="00D53754" w:rsidRDefault="001F0A71" w:rsidP="00E961AF">
      <w:pPr>
        <w:pStyle w:val="PlantUML"/>
      </w:pPr>
      <w:r w:rsidRPr="00D53754">
        <w:t>participant "&lt;b&gt;Server&lt;/b&gt; \n (Hosting the designated \n Resource)" as Server</w:t>
      </w:r>
    </w:p>
    <w:p w14:paraId="49ED063F" w14:textId="77777777" w:rsidR="001F0A71" w:rsidRPr="00D53754" w:rsidRDefault="001F0A71" w:rsidP="00E961AF">
      <w:pPr>
        <w:pStyle w:val="PlantUML"/>
      </w:pPr>
    </w:p>
    <w:p w14:paraId="251589A9" w14:textId="77777777" w:rsidR="001F0A71" w:rsidRPr="00D53754" w:rsidRDefault="001F0A71" w:rsidP="00E961AF">
      <w:pPr>
        <w:pStyle w:val="PlantUML"/>
      </w:pPr>
      <w:r w:rsidRPr="00D53754">
        <w:t>Client-&gt;Server: 1. UPDATE Request</w:t>
      </w:r>
    </w:p>
    <w:p w14:paraId="464EEC04" w14:textId="77777777" w:rsidR="001F0A71" w:rsidRPr="00D53754" w:rsidRDefault="001F0A71" w:rsidP="00E961AF">
      <w:pPr>
        <w:pStyle w:val="PlantUML"/>
      </w:pPr>
      <w:r w:rsidRPr="00D53754">
        <w:lastRenderedPageBreak/>
        <w:t>Rnote over Server</w:t>
      </w:r>
    </w:p>
    <w:p w14:paraId="5CC12434" w14:textId="77777777" w:rsidR="001F0A71" w:rsidRPr="00D53754" w:rsidRDefault="001F0A71" w:rsidP="00E961AF">
      <w:pPr>
        <w:pStyle w:val="PlantUML"/>
      </w:pPr>
      <w:r w:rsidRPr="00D53754">
        <w:t>2. Entry updated in</w:t>
      </w:r>
    </w:p>
    <w:p w14:paraId="7896B50E" w14:textId="77777777" w:rsidR="001F0A71" w:rsidRPr="00D53754" w:rsidRDefault="001F0A71" w:rsidP="00E961AF">
      <w:pPr>
        <w:pStyle w:val="PlantUML"/>
      </w:pPr>
      <w:r w:rsidRPr="00D53754">
        <w:t xml:space="preserve">       /oic/res</w:t>
      </w:r>
    </w:p>
    <w:p w14:paraId="48ACD5F1" w14:textId="77777777" w:rsidR="001F0A71" w:rsidRPr="00D53754" w:rsidRDefault="001F0A71" w:rsidP="00E961AF">
      <w:pPr>
        <w:pStyle w:val="PlantUML"/>
      </w:pPr>
      <w:r w:rsidRPr="00D53754">
        <w:t>End rnote</w:t>
      </w:r>
    </w:p>
    <w:p w14:paraId="29986222" w14:textId="77777777" w:rsidR="001F0A71" w:rsidRPr="00D53754" w:rsidRDefault="001F0A71" w:rsidP="00E961AF">
      <w:pPr>
        <w:pStyle w:val="PlantUML"/>
      </w:pPr>
      <w:r w:rsidRPr="00D53754">
        <w:t>Server--&gt;Client: 3. UPDATE Response</w:t>
      </w:r>
    </w:p>
    <w:p w14:paraId="55F97530" w14:textId="77777777" w:rsidR="001F0A71" w:rsidRPr="00D53754" w:rsidRDefault="001F0A71" w:rsidP="00E961AF">
      <w:pPr>
        <w:pStyle w:val="PlantUML"/>
      </w:pPr>
    </w:p>
    <w:p w14:paraId="5E118D2D" w14:textId="77777777" w:rsidR="001F0A71" w:rsidRPr="00D53754" w:rsidRDefault="001F0A71" w:rsidP="00E961AF">
      <w:pPr>
        <w:pStyle w:val="PlantUML"/>
      </w:pPr>
      <w:r w:rsidRPr="00D53754">
        <w:t>@enduml</w:t>
      </w:r>
    </w:p>
    <w:p w14:paraId="6261CFE9" w14:textId="77777777" w:rsidR="00E961AF" w:rsidRDefault="00E961AF" w:rsidP="00C62F9E">
      <w:pPr>
        <w:pStyle w:val="FIGURE"/>
      </w:pPr>
      <w:bookmarkStart w:id="12160" w:name="_Ref409511337"/>
      <w:r>
        <w:rPr>
          <w:noProof/>
          <w:lang w:eastAsia="en-US"/>
        </w:rPr>
        <w:drawing>
          <wp:inline distT="0" distB="0" distL="0" distR="0" wp14:anchorId="4AD87527" wp14:editId="6D1346DC">
            <wp:extent cx="3571875" cy="2066925"/>
            <wp:effectExtent l="0" t="0" r="9525" b="9525"/>
            <wp:docPr id="28" name="Picture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2">
                      <a:extLst>
                        <a:ext uri="{28A0092B-C50C-407E-A947-70E740481C1C}">
                          <a14:useLocalDpi xmlns:a14="http://schemas.microsoft.com/office/drawing/2010/main" val="0"/>
                        </a:ext>
                      </a:extLst>
                    </a:blip>
                    <a:stretch>
                      <a:fillRect/>
                    </a:stretch>
                  </pic:blipFill>
                  <pic:spPr>
                    <a:xfrm>
                      <a:off x="0" y="0"/>
                      <a:ext cx="3571875" cy="2066925"/>
                    </a:xfrm>
                    <a:prstGeom prst="rect">
                      <a:avLst/>
                    </a:prstGeom>
                  </pic:spPr>
                </pic:pic>
              </a:graphicData>
            </a:graphic>
          </wp:inline>
        </w:drawing>
      </w:r>
    </w:p>
    <w:p w14:paraId="5D72124E" w14:textId="77777777" w:rsidR="00EF2119" w:rsidRDefault="00625322" w:rsidP="00485BDF">
      <w:pPr>
        <w:pStyle w:val="FIGURE-title"/>
      </w:pPr>
      <w:bookmarkStart w:id="12161" w:name="_Toc509367529"/>
      <w:r w:rsidRPr="00FB10F5">
        <w:t xml:space="preserve">Figure </w:t>
      </w:r>
      <w:r w:rsidR="00194F1E">
        <w:fldChar w:fldCharType="begin"/>
      </w:r>
      <w:r w:rsidR="007B07C5">
        <w:instrText xml:space="preserve"> SEQ Figure \* ARABIC </w:instrText>
      </w:r>
      <w:r w:rsidR="00194F1E">
        <w:fldChar w:fldCharType="separate"/>
      </w:r>
      <w:r w:rsidR="00370B4E">
        <w:rPr>
          <w:noProof/>
        </w:rPr>
        <w:t>14</w:t>
      </w:r>
      <w:r w:rsidR="00194F1E">
        <w:rPr>
          <w:noProof/>
        </w:rPr>
        <w:fldChar w:fldCharType="end"/>
      </w:r>
      <w:bookmarkEnd w:id="12160"/>
      <w:r w:rsidR="00EF2119">
        <w:t>.</w:t>
      </w:r>
      <w:r w:rsidRPr="00FB10F5">
        <w:t xml:space="preserve"> </w:t>
      </w:r>
      <w:r w:rsidR="00546FD3">
        <w:rPr>
          <w:rFonts w:eastAsiaTheme="minorEastAsia" w:hint="eastAsia"/>
          <w:lang w:eastAsia="ko-KR"/>
        </w:rPr>
        <w:t>Resource based d</w:t>
      </w:r>
      <w:r w:rsidR="005643C5">
        <w:rPr>
          <w:rFonts w:eastAsiaTheme="minorEastAsia" w:hint="eastAsia"/>
          <w:lang w:eastAsia="ko-KR"/>
        </w:rPr>
        <w:t>iscovery</w:t>
      </w:r>
      <w:r w:rsidR="00546FD3">
        <w:rPr>
          <w:rFonts w:eastAsiaTheme="minorEastAsia" w:hint="eastAsia"/>
          <w:lang w:eastAsia="ko-KR"/>
        </w:rPr>
        <w:t>: I</w:t>
      </w:r>
      <w:r w:rsidR="005643C5">
        <w:rPr>
          <w:rFonts w:eastAsiaTheme="minorEastAsia" w:hint="eastAsia"/>
          <w:lang w:eastAsia="ko-KR"/>
        </w:rPr>
        <w:t>nformation publication process</w:t>
      </w:r>
      <w:bookmarkEnd w:id="12161"/>
      <w:r w:rsidR="00EF2119" w:rsidRPr="00EF2119">
        <w:t xml:space="preserve"> </w:t>
      </w:r>
    </w:p>
    <w:p w14:paraId="7C35336B" w14:textId="77777777" w:rsidR="00EF2119" w:rsidRDefault="0057352A" w:rsidP="00F92D1D">
      <w:pPr>
        <w:pStyle w:val="Heading3"/>
      </w:pPr>
      <w:bookmarkStart w:id="12162" w:name="_Ref416204021"/>
      <w:bookmarkStart w:id="12163" w:name="_Toc509367219"/>
      <w:r>
        <w:rPr>
          <w:rFonts w:hint="eastAsia"/>
        </w:rPr>
        <w:t>Resource based d</w:t>
      </w:r>
      <w:r w:rsidR="00EF2119">
        <w:t>iscovery</w:t>
      </w:r>
      <w:r>
        <w:rPr>
          <w:rFonts w:hint="eastAsia"/>
        </w:rPr>
        <w:t>: Finding information</w:t>
      </w:r>
      <w:bookmarkEnd w:id="12162"/>
      <w:bookmarkEnd w:id="12163"/>
    </w:p>
    <w:p w14:paraId="1AAC19B1" w14:textId="4532341F" w:rsidR="00625322" w:rsidRDefault="00957679" w:rsidP="00625322">
      <w:r>
        <w:t>The discovery process (</w:t>
      </w:r>
      <w:r>
        <w:fldChar w:fldCharType="begin"/>
      </w:r>
      <w:r>
        <w:instrText xml:space="preserve"> REF _Ref509204856 \h </w:instrText>
      </w:r>
      <w:r>
        <w:fldChar w:fldCharType="separate"/>
      </w:r>
      <w:r w:rsidR="00370B4E">
        <w:t xml:space="preserve">Figure </w:t>
      </w:r>
      <w:r w:rsidR="00370B4E">
        <w:rPr>
          <w:noProof/>
        </w:rPr>
        <w:t>15</w:t>
      </w:r>
      <w:r>
        <w:fldChar w:fldCharType="end"/>
      </w:r>
      <w:r>
        <w:t xml:space="preserve">) </w:t>
      </w:r>
      <w:r w:rsidR="00625322">
        <w:t xml:space="preserve">is initiated as a RETRIEVE request to </w:t>
      </w:r>
      <w:r w:rsidR="00E33F4B">
        <w:t>the resource</w:t>
      </w:r>
      <w:r w:rsidR="00871CBB" w:rsidRPr="00871CBB">
        <w:t xml:space="preserve"> </w:t>
      </w:r>
      <w:r w:rsidR="00871CBB" w:rsidRPr="00AF7882">
        <w:t>to enable discovery</w:t>
      </w:r>
      <w:r w:rsidR="00625322">
        <w:t xml:space="preserve">. The request may be sent to a single </w:t>
      </w:r>
      <w:r w:rsidR="00FB3453">
        <w:rPr>
          <w:rFonts w:eastAsiaTheme="minorEastAsia" w:hint="eastAsia"/>
          <w:lang w:eastAsia="ko-KR"/>
        </w:rPr>
        <w:t>Device</w:t>
      </w:r>
      <w:r w:rsidR="00FB3453">
        <w:t xml:space="preserve"> </w:t>
      </w:r>
      <w:r w:rsidR="00625322">
        <w:t xml:space="preserve">(as in a Unicast) or to multiple </w:t>
      </w:r>
      <w:r w:rsidR="00593000">
        <w:t xml:space="preserve">Devices </w:t>
      </w:r>
      <w:r w:rsidR="00625322">
        <w:t>(as in Multicast). The specific mecha</w:t>
      </w:r>
      <w:r w:rsidR="00EF2119">
        <w:t>nisms used to do Unicast or Mul</w:t>
      </w:r>
      <w:r w:rsidR="00625322">
        <w:t>t</w:t>
      </w:r>
      <w:r w:rsidR="00EF2119">
        <w:t>i</w:t>
      </w:r>
      <w:r w:rsidR="00625322">
        <w:t xml:space="preserve">cast are determined by the support in the data connectivity layer. The response to the request has the information to be discovered based on the policies for that information. The policies can determine which information is shared, when and to which requesting agent. The information that can be discovered can be resources, types, configuration and many other standards or custom aspects depending on the request to appropriate resource and the form of request. Optionally the requester may narrow the information to be returned in the request using </w:t>
      </w:r>
      <w:r w:rsidR="00E33924">
        <w:t xml:space="preserve">query parameters </w:t>
      </w:r>
      <w:r w:rsidR="00625322">
        <w:t xml:space="preserve">in the URI query. </w:t>
      </w:r>
    </w:p>
    <w:p w14:paraId="57624CE7" w14:textId="77777777" w:rsidR="001F0A71" w:rsidRPr="00D53754" w:rsidRDefault="001F0A71" w:rsidP="00125B74">
      <w:pPr>
        <w:pStyle w:val="ListParagraph"/>
        <w:keepNext/>
        <w:ind w:left="0"/>
        <w:jc w:val="center"/>
      </w:pPr>
    </w:p>
    <w:p w14:paraId="712D1D32" w14:textId="77777777" w:rsidR="001F0A71" w:rsidRPr="00D53754" w:rsidRDefault="001F0A71" w:rsidP="00FA7E22">
      <w:pPr>
        <w:pStyle w:val="PlantUML"/>
      </w:pPr>
      <w:r w:rsidRPr="00D53754">
        <w:t>@startuml</w:t>
      </w:r>
    </w:p>
    <w:p w14:paraId="6AC5FADA" w14:textId="77777777" w:rsidR="001F0A71" w:rsidRPr="00D53754" w:rsidRDefault="001F0A71" w:rsidP="00FA7E22">
      <w:pPr>
        <w:pStyle w:val="PlantUML"/>
      </w:pPr>
    </w:p>
    <w:p w14:paraId="4835686B" w14:textId="77777777" w:rsidR="001F0A71" w:rsidRPr="00D53754" w:rsidRDefault="001F0A71" w:rsidP="00FA7E22">
      <w:pPr>
        <w:pStyle w:val="PlantUML"/>
      </w:pPr>
      <w:r w:rsidRPr="00D53754">
        <w:t>hide footbox</w:t>
      </w:r>
    </w:p>
    <w:p w14:paraId="43F3A803" w14:textId="77777777" w:rsidR="001F0A71" w:rsidRPr="00D53754" w:rsidRDefault="001F0A71" w:rsidP="00FA7E22">
      <w:pPr>
        <w:pStyle w:val="PlantUML"/>
      </w:pPr>
      <w:r w:rsidRPr="00D53754">
        <w:t xml:space="preserve">participant "Client" as Client </w:t>
      </w:r>
    </w:p>
    <w:p w14:paraId="75815E71" w14:textId="77777777" w:rsidR="001F0A71" w:rsidRPr="00D53754" w:rsidRDefault="001F0A71" w:rsidP="00FA7E22">
      <w:pPr>
        <w:pStyle w:val="PlantUML"/>
      </w:pPr>
      <w:r w:rsidRPr="00D53754">
        <w:t>participant "Server(s)" as Server</w:t>
      </w:r>
    </w:p>
    <w:p w14:paraId="7F110FB4" w14:textId="77777777" w:rsidR="001F0A71" w:rsidRPr="00D53754" w:rsidRDefault="001F0A71" w:rsidP="00FA7E22">
      <w:pPr>
        <w:pStyle w:val="PlantUML"/>
      </w:pPr>
    </w:p>
    <w:p w14:paraId="4C9479EE" w14:textId="77777777" w:rsidR="001F0A71" w:rsidRPr="00D53754" w:rsidRDefault="001F0A71" w:rsidP="00FA7E22">
      <w:pPr>
        <w:pStyle w:val="PlantUML"/>
      </w:pPr>
      <w:r w:rsidRPr="00D53754">
        <w:t>Client-&gt;Server: 1. RETRIEVE Request</w:t>
      </w:r>
    </w:p>
    <w:p w14:paraId="77167DF1" w14:textId="77777777" w:rsidR="001F0A71" w:rsidRPr="00D53754" w:rsidRDefault="001F0A71" w:rsidP="00FA7E22">
      <w:pPr>
        <w:pStyle w:val="PlantUML"/>
      </w:pPr>
      <w:r w:rsidRPr="00D53754">
        <w:t>Rnote over Server</w:t>
      </w:r>
    </w:p>
    <w:p w14:paraId="34EA88A1" w14:textId="77777777" w:rsidR="001F0A71" w:rsidRPr="00D53754" w:rsidRDefault="001F0A71" w:rsidP="00FA7E22">
      <w:pPr>
        <w:pStyle w:val="PlantUML"/>
      </w:pPr>
      <w:r w:rsidRPr="00D53754">
        <w:t>2. Discovery</w:t>
      </w:r>
    </w:p>
    <w:p w14:paraId="2488488E" w14:textId="77777777" w:rsidR="001F0A71" w:rsidRPr="00D53754" w:rsidRDefault="001F0A71" w:rsidP="00FA7E22">
      <w:pPr>
        <w:pStyle w:val="PlantUML"/>
      </w:pPr>
      <w:r w:rsidRPr="00D53754">
        <w:t>Inquiry processed</w:t>
      </w:r>
    </w:p>
    <w:p w14:paraId="1B542EAE" w14:textId="77777777" w:rsidR="001F0A71" w:rsidRPr="00D53754" w:rsidRDefault="001F0A71" w:rsidP="00FA7E22">
      <w:pPr>
        <w:pStyle w:val="PlantUML"/>
      </w:pPr>
      <w:r w:rsidRPr="00D53754">
        <w:t>End rnote</w:t>
      </w:r>
    </w:p>
    <w:p w14:paraId="078F7A71" w14:textId="77777777" w:rsidR="001F0A71" w:rsidRPr="00D53754" w:rsidRDefault="001F0A71" w:rsidP="00FA7E22">
      <w:pPr>
        <w:pStyle w:val="PlantUML"/>
      </w:pPr>
      <w:r w:rsidRPr="00D53754">
        <w:t>Server--&gt;Client: 3. RETRIEVE Response</w:t>
      </w:r>
    </w:p>
    <w:p w14:paraId="2659017E" w14:textId="77777777" w:rsidR="001F0A71" w:rsidRPr="00D53754" w:rsidRDefault="001F0A71" w:rsidP="00FA7E22">
      <w:pPr>
        <w:pStyle w:val="PlantUML"/>
      </w:pPr>
    </w:p>
    <w:p w14:paraId="3F9AFA57" w14:textId="77777777" w:rsidR="001F0A71" w:rsidRPr="00D53754" w:rsidRDefault="001F0A71" w:rsidP="00FA7E22">
      <w:pPr>
        <w:pStyle w:val="PlantUML"/>
      </w:pPr>
      <w:r w:rsidRPr="00D53754">
        <w:t>@enduml</w:t>
      </w:r>
    </w:p>
    <w:p w14:paraId="3782C4F5" w14:textId="77777777" w:rsidR="00FA7E22" w:rsidRDefault="00FA7E22" w:rsidP="00C62F9E">
      <w:pPr>
        <w:pStyle w:val="FIGURE"/>
      </w:pPr>
      <w:bookmarkStart w:id="12164" w:name="_Ref409511566"/>
      <w:r>
        <w:rPr>
          <w:noProof/>
          <w:lang w:eastAsia="en-US"/>
        </w:rPr>
        <w:lastRenderedPageBreak/>
        <w:drawing>
          <wp:inline distT="0" distB="0" distL="0" distR="0" wp14:anchorId="040EB03F" wp14:editId="428C1C01">
            <wp:extent cx="2524125" cy="1733550"/>
            <wp:effectExtent l="0" t="0" r="9525" b="0"/>
            <wp:docPr id="29" name="Picture 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73">
                      <a:extLst>
                        <a:ext uri="{28A0092B-C50C-407E-A947-70E740481C1C}">
                          <a14:useLocalDpi xmlns:a14="http://schemas.microsoft.com/office/drawing/2010/main" val="0"/>
                        </a:ext>
                      </a:extLst>
                    </a:blip>
                    <a:stretch>
                      <a:fillRect/>
                    </a:stretch>
                  </pic:blipFill>
                  <pic:spPr>
                    <a:xfrm>
                      <a:off x="0" y="0"/>
                      <a:ext cx="2524125" cy="1733550"/>
                    </a:xfrm>
                    <a:prstGeom prst="rect">
                      <a:avLst/>
                    </a:prstGeom>
                  </pic:spPr>
                </pic:pic>
              </a:graphicData>
            </a:graphic>
          </wp:inline>
        </w:drawing>
      </w:r>
    </w:p>
    <w:p w14:paraId="2ECAAD51" w14:textId="77777777" w:rsidR="00625322" w:rsidRPr="00D87444" w:rsidRDefault="00A55BE0" w:rsidP="00485BDF">
      <w:pPr>
        <w:pStyle w:val="FIGURE-title"/>
      </w:pPr>
      <w:bookmarkStart w:id="12165" w:name="_Ref509204856"/>
      <w:bookmarkStart w:id="12166" w:name="_Toc509367530"/>
      <w:r>
        <w:t xml:space="preserve">Figure </w:t>
      </w:r>
      <w:r w:rsidR="00194F1E">
        <w:fldChar w:fldCharType="begin"/>
      </w:r>
      <w:r w:rsidR="007B07C5">
        <w:instrText xml:space="preserve"> SEQ Figure \* ARABIC </w:instrText>
      </w:r>
      <w:r w:rsidR="00194F1E">
        <w:fldChar w:fldCharType="separate"/>
      </w:r>
      <w:r w:rsidR="00370B4E">
        <w:rPr>
          <w:noProof/>
        </w:rPr>
        <w:t>15</w:t>
      </w:r>
      <w:r w:rsidR="00194F1E">
        <w:rPr>
          <w:noProof/>
        </w:rPr>
        <w:fldChar w:fldCharType="end"/>
      </w:r>
      <w:bookmarkEnd w:id="12164"/>
      <w:bookmarkEnd w:id="12165"/>
      <w:r w:rsidR="00EF2119">
        <w:t xml:space="preserve">. </w:t>
      </w:r>
      <w:r w:rsidR="00625322" w:rsidRPr="00D87444">
        <w:t xml:space="preserve"> </w:t>
      </w:r>
      <w:r w:rsidR="00546FD3">
        <w:rPr>
          <w:rFonts w:eastAsiaTheme="minorEastAsia" w:hint="eastAsia"/>
          <w:lang w:eastAsia="ko-KR"/>
        </w:rPr>
        <w:t>Resource based d</w:t>
      </w:r>
      <w:r w:rsidR="00625322" w:rsidRPr="00D87444">
        <w:t>iscovery</w:t>
      </w:r>
      <w:r w:rsidR="00546FD3">
        <w:rPr>
          <w:rFonts w:eastAsiaTheme="minorEastAsia" w:hint="eastAsia"/>
          <w:lang w:eastAsia="ko-KR"/>
        </w:rPr>
        <w:t>: F</w:t>
      </w:r>
      <w:r w:rsidR="003D32DB">
        <w:rPr>
          <w:rFonts w:eastAsiaTheme="minorEastAsia" w:hint="eastAsia"/>
          <w:lang w:eastAsia="ko-KR"/>
        </w:rPr>
        <w:t>inding i</w:t>
      </w:r>
      <w:r w:rsidR="00546FD3">
        <w:rPr>
          <w:rFonts w:eastAsiaTheme="minorEastAsia" w:hint="eastAsia"/>
          <w:lang w:eastAsia="ko-KR"/>
        </w:rPr>
        <w:t>nformation</w:t>
      </w:r>
      <w:bookmarkEnd w:id="12166"/>
    </w:p>
    <w:p w14:paraId="3067CCC0" w14:textId="77777777" w:rsidR="00A74E78" w:rsidRDefault="00A74E78" w:rsidP="00EA7665">
      <w:pPr>
        <w:pStyle w:val="PARAEQUATION"/>
        <w:rPr>
          <w:rFonts w:eastAsiaTheme="minorEastAsia"/>
          <w:b/>
          <w:lang w:eastAsia="ko-KR"/>
        </w:rPr>
      </w:pPr>
    </w:p>
    <w:p w14:paraId="1926B0CD" w14:textId="77777777" w:rsidR="001F067D" w:rsidRPr="002E0458" w:rsidRDefault="001F067D" w:rsidP="00EA7665">
      <w:pPr>
        <w:pStyle w:val="PARAEQUATION"/>
        <w:rPr>
          <w:rFonts w:eastAsiaTheme="minorEastAsia"/>
          <w:b/>
          <w:lang w:eastAsia="ko-KR"/>
        </w:rPr>
      </w:pPr>
      <w:r w:rsidRPr="002E0458">
        <w:rPr>
          <w:rFonts w:eastAsiaTheme="minorEastAsia"/>
          <w:b/>
          <w:lang w:eastAsia="ko-KR"/>
        </w:rPr>
        <w:t>Discovery Resources</w:t>
      </w:r>
    </w:p>
    <w:p w14:paraId="7C597426" w14:textId="77777777" w:rsidR="001117FD" w:rsidRPr="00172FBF" w:rsidRDefault="00EA7665" w:rsidP="00EA7665">
      <w:pPr>
        <w:pStyle w:val="PARAEQUATION"/>
        <w:rPr>
          <w:rFonts w:eastAsiaTheme="minorEastAsia"/>
          <w:lang w:eastAsia="ko-KR"/>
        </w:rPr>
      </w:pPr>
      <w:r>
        <w:t xml:space="preserve">The </w:t>
      </w:r>
      <w:r w:rsidR="00E93049">
        <w:t xml:space="preserve">following </w:t>
      </w:r>
      <w:r>
        <w:t xml:space="preserve">Core Resources </w:t>
      </w:r>
      <w:r w:rsidR="001117FD">
        <w:rPr>
          <w:rFonts w:eastAsiaTheme="minorEastAsia" w:hint="eastAsia"/>
          <w:lang w:eastAsia="ko-KR"/>
        </w:rPr>
        <w:t xml:space="preserve">shall be </w:t>
      </w:r>
      <w:r w:rsidR="00172FBF">
        <w:rPr>
          <w:rFonts w:eastAsiaTheme="minorEastAsia" w:hint="eastAsia"/>
          <w:lang w:eastAsia="ko-KR"/>
        </w:rPr>
        <w:t xml:space="preserve">implemented </w:t>
      </w:r>
      <w:r w:rsidR="00E93049">
        <w:rPr>
          <w:rFonts w:eastAsiaTheme="minorEastAsia"/>
          <w:lang w:eastAsia="ko-KR"/>
        </w:rPr>
        <w:t xml:space="preserve">on all Devices </w:t>
      </w:r>
      <w:r w:rsidR="00172FBF">
        <w:rPr>
          <w:rFonts w:eastAsiaTheme="minorEastAsia" w:hint="eastAsia"/>
          <w:lang w:eastAsia="ko-KR"/>
        </w:rPr>
        <w:t>to support</w:t>
      </w:r>
      <w:r w:rsidR="00172FBF">
        <w:t xml:space="preserve"> discovery</w:t>
      </w:r>
      <w:r w:rsidR="00172FBF">
        <w:rPr>
          <w:rFonts w:eastAsiaTheme="minorEastAsia" w:hint="eastAsia"/>
          <w:lang w:eastAsia="ko-KR"/>
        </w:rPr>
        <w:t>:</w:t>
      </w:r>
    </w:p>
    <w:p w14:paraId="0EC9C12E" w14:textId="77777777" w:rsidR="001117FD" w:rsidRDefault="007A6AFF" w:rsidP="00711FCC">
      <w:pPr>
        <w:pStyle w:val="PARAEQUATION"/>
        <w:numPr>
          <w:ilvl w:val="0"/>
          <w:numId w:val="29"/>
        </w:numPr>
        <w:rPr>
          <w:rFonts w:eastAsiaTheme="minorEastAsia"/>
          <w:lang w:eastAsia="ko-KR"/>
        </w:rPr>
      </w:pPr>
      <w:r>
        <w:t>“</w:t>
      </w:r>
      <w:r w:rsidR="00EA7665">
        <w:t>/oic/res</w:t>
      </w:r>
      <w:r>
        <w:t>”</w:t>
      </w:r>
      <w:r w:rsidR="00EA7665">
        <w:t xml:space="preserve"> for discovery of resources</w:t>
      </w:r>
    </w:p>
    <w:p w14:paraId="6D04C06C" w14:textId="77777777" w:rsidR="002F5E2A" w:rsidRPr="002E0458" w:rsidRDefault="007A6AFF" w:rsidP="00711FCC">
      <w:pPr>
        <w:pStyle w:val="PARAEQUATION"/>
        <w:numPr>
          <w:ilvl w:val="0"/>
          <w:numId w:val="29"/>
        </w:numPr>
        <w:rPr>
          <w:rFonts w:eastAsiaTheme="minorEastAsia"/>
          <w:lang w:eastAsia="ko-KR"/>
        </w:rPr>
      </w:pPr>
      <w:r>
        <w:rPr>
          <w:rFonts w:eastAsiaTheme="minorEastAsia"/>
          <w:lang w:eastAsia="ko-KR"/>
        </w:rPr>
        <w:t>“</w:t>
      </w:r>
      <w:r w:rsidR="002F5E2A">
        <w:rPr>
          <w:rFonts w:eastAsiaTheme="minorEastAsia" w:hint="eastAsia"/>
          <w:lang w:eastAsia="ko-KR"/>
        </w:rPr>
        <w:t>/oic/p</w:t>
      </w:r>
      <w:r>
        <w:rPr>
          <w:rFonts w:eastAsiaTheme="minorEastAsia"/>
          <w:lang w:eastAsia="ko-KR"/>
        </w:rPr>
        <w:t>”</w:t>
      </w:r>
      <w:r w:rsidR="002F5E2A">
        <w:rPr>
          <w:rFonts w:eastAsiaTheme="minorEastAsia" w:hint="eastAsia"/>
          <w:lang w:eastAsia="ko-KR"/>
        </w:rPr>
        <w:t xml:space="preserve"> for discovery of platform</w:t>
      </w:r>
    </w:p>
    <w:p w14:paraId="6A56F0B5" w14:textId="77777777" w:rsidR="00EA7665" w:rsidRDefault="007A6AFF" w:rsidP="00711FCC">
      <w:pPr>
        <w:pStyle w:val="PARAEQUATION"/>
        <w:numPr>
          <w:ilvl w:val="0"/>
          <w:numId w:val="29"/>
        </w:numPr>
      </w:pPr>
      <w:r>
        <w:t>“</w:t>
      </w:r>
      <w:r w:rsidR="00EA7665">
        <w:t>/oic/d</w:t>
      </w:r>
      <w:r>
        <w:t>”</w:t>
      </w:r>
      <w:r w:rsidR="00EA7665">
        <w:t xml:space="preserve"> for discovery of </w:t>
      </w:r>
      <w:r w:rsidR="007809B3">
        <w:t>device information</w:t>
      </w:r>
    </w:p>
    <w:p w14:paraId="245D4B2A" w14:textId="77777777" w:rsidR="0026431B" w:rsidRDefault="00E93049" w:rsidP="0026431B">
      <w:pPr>
        <w:pStyle w:val="PARAGRAPH"/>
        <w:rPr>
          <w:rFonts w:eastAsiaTheme="minorEastAsia"/>
          <w:lang w:eastAsia="ko-KR"/>
        </w:rPr>
      </w:pPr>
      <w:r>
        <w:rPr>
          <w:lang w:val="en-US"/>
        </w:rPr>
        <w:t xml:space="preserve">Devices </w:t>
      </w:r>
      <w:r>
        <w:t>shall expose each of “/oic/res”, “/oic/d”, and “/oic/p” via an unsecured endpoint. Further d</w:t>
      </w:r>
      <w:r w:rsidR="0026431B">
        <w:t xml:space="preserve">etails for these mandatory Core Resources are described in </w:t>
      </w:r>
      <w:r w:rsidR="00194F1E">
        <w:fldChar w:fldCharType="begin"/>
      </w:r>
      <w:r w:rsidR="0026431B">
        <w:instrText xml:space="preserve"> REF _Ref415061971 \h </w:instrText>
      </w:r>
      <w:r w:rsidR="00194F1E">
        <w:fldChar w:fldCharType="separate"/>
      </w:r>
      <w:r w:rsidR="00370B4E" w:rsidRPr="000D29DB">
        <w:t xml:space="preserve">Table </w:t>
      </w:r>
      <w:r w:rsidR="00370B4E">
        <w:rPr>
          <w:noProof/>
        </w:rPr>
        <w:t>17</w:t>
      </w:r>
      <w:r w:rsidR="00194F1E">
        <w:fldChar w:fldCharType="end"/>
      </w:r>
    </w:p>
    <w:p w14:paraId="2A1943F4" w14:textId="77777777" w:rsidR="000954FB" w:rsidRDefault="000954FB" w:rsidP="000954FB">
      <w:r>
        <w:t xml:space="preserve">Platform </w:t>
      </w:r>
      <w:r w:rsidR="008E09EB">
        <w:t xml:space="preserve">resource </w:t>
      </w:r>
      <w:r>
        <w:t xml:space="preserve">– </w:t>
      </w:r>
    </w:p>
    <w:p w14:paraId="2650BC3D" w14:textId="7BDE2875" w:rsidR="000954FB" w:rsidRDefault="000954FB" w:rsidP="000954FB">
      <w:r>
        <w:t xml:space="preserve">The </w:t>
      </w:r>
      <w:r w:rsidR="00DF07AA">
        <w:rPr>
          <w:rFonts w:eastAsiaTheme="minorEastAsia"/>
          <w:lang w:eastAsia="ko-KR"/>
        </w:rPr>
        <w:t>OCF</w:t>
      </w:r>
      <w:r w:rsidR="00DF07AA">
        <w:rPr>
          <w:rFonts w:eastAsiaTheme="minorEastAsia" w:hint="eastAsia"/>
          <w:lang w:eastAsia="ko-KR"/>
        </w:rPr>
        <w:t xml:space="preserve"> </w:t>
      </w:r>
      <w:r>
        <w:t xml:space="preserve">recognizes that more than one instance of Device may be hosted on a single platform. Clients need a way to discover and access the information on the platform. The core resource, </w:t>
      </w:r>
      <w:r w:rsidR="007A6AFF">
        <w:t>“</w:t>
      </w:r>
      <w:r>
        <w:t>/oic/p</w:t>
      </w:r>
      <w:r w:rsidR="007A6AFF">
        <w:t>”</w:t>
      </w:r>
      <w:r>
        <w:t xml:space="preserve"> expose</w:t>
      </w:r>
      <w:r w:rsidR="00C85DE6">
        <w:t>s</w:t>
      </w:r>
      <w:r>
        <w:t xml:space="preserve"> platform specific </w:t>
      </w:r>
      <w:commentRangeStart w:id="12167"/>
      <w:del w:id="12168" w:author="Bardini, Richard A" w:date="2018-03-19T04:15:00Z">
        <w:r w:rsidDel="00A75644">
          <w:delText>p</w:delText>
        </w:r>
      </w:del>
      <w:ins w:id="12169" w:author="Bardini, Richard A" w:date="2018-03-19T04:15:00Z">
        <w:r w:rsidR="00A75644">
          <w:t>P</w:t>
        </w:r>
      </w:ins>
      <w:r>
        <w:t xml:space="preserve">roperties. All instances of Device on the same Platform shall have the same values of any </w:t>
      </w:r>
      <w:del w:id="12170" w:author="Bardini, Richard A" w:date="2018-03-19T04:15:00Z">
        <w:r w:rsidDel="00A75644">
          <w:delText>p</w:delText>
        </w:r>
      </w:del>
      <w:ins w:id="12171" w:author="Bardini, Richard A" w:date="2018-03-19T04:15:00Z">
        <w:r w:rsidR="00A75644">
          <w:t>P</w:t>
        </w:r>
      </w:ins>
      <w:r>
        <w:t xml:space="preserve">roperties exposed (i.e. a Device may choose to expose optional </w:t>
      </w:r>
      <w:del w:id="12172" w:author="Bardini, Richard A" w:date="2018-03-19T04:15:00Z">
        <w:r w:rsidDel="00A75644">
          <w:delText>p</w:delText>
        </w:r>
      </w:del>
      <w:ins w:id="12173" w:author="Bardini, Richard A" w:date="2018-03-19T04:15:00Z">
        <w:r w:rsidR="00A75644">
          <w:t>P</w:t>
        </w:r>
      </w:ins>
      <w:r>
        <w:t xml:space="preserve">roperties within </w:t>
      </w:r>
      <w:r w:rsidR="007A6AFF">
        <w:t>“</w:t>
      </w:r>
      <w:r>
        <w:t>/oic/p</w:t>
      </w:r>
      <w:r w:rsidR="007A6AFF">
        <w:t>”</w:t>
      </w:r>
      <w:r>
        <w:t xml:space="preserve"> but when exposed the value of that </w:t>
      </w:r>
      <w:del w:id="12174" w:author="Bardini, Richard A" w:date="2018-03-19T04:15:00Z">
        <w:r w:rsidDel="00A75644">
          <w:delText>p</w:delText>
        </w:r>
      </w:del>
      <w:ins w:id="12175" w:author="Bardini, Richard A" w:date="2018-03-19T04:15:00Z">
        <w:r w:rsidR="00A75644">
          <w:t>P</w:t>
        </w:r>
      </w:ins>
      <w:r>
        <w:t xml:space="preserve">roperty should be the same as the value of that </w:t>
      </w:r>
      <w:del w:id="12176" w:author="Bardini, Richard A" w:date="2018-03-19T04:15:00Z">
        <w:r w:rsidDel="00A75644">
          <w:delText>p</w:delText>
        </w:r>
      </w:del>
      <w:ins w:id="12177" w:author="Bardini, Richard A" w:date="2018-03-19T04:15:00Z">
        <w:r w:rsidR="00A75644">
          <w:t>P</w:t>
        </w:r>
      </w:ins>
      <w:r>
        <w:t>roperty on all other Devices on that Platform)</w:t>
      </w:r>
    </w:p>
    <w:p w14:paraId="0252266A" w14:textId="77777777" w:rsidR="000954FB" w:rsidRDefault="000954FB" w:rsidP="000954FB"/>
    <w:p w14:paraId="2498511B" w14:textId="77777777" w:rsidR="000954FB" w:rsidRDefault="000954FB" w:rsidP="000954FB">
      <w:r>
        <w:t xml:space="preserve">Device </w:t>
      </w:r>
      <w:r w:rsidR="008E09EB">
        <w:t>resource</w:t>
      </w:r>
    </w:p>
    <w:p w14:paraId="0AFFF44B" w14:textId="4E2A42F3" w:rsidR="000954FB" w:rsidRDefault="000954FB" w:rsidP="000954FB">
      <w:r>
        <w:t xml:space="preserve">The device resource shall have the </w:t>
      </w:r>
      <w:r w:rsidR="00B26DBF">
        <w:t>p</w:t>
      </w:r>
      <w:r w:rsidR="00B26DBF">
        <w:rPr>
          <w:rFonts w:eastAsiaTheme="minorEastAsia"/>
          <w:lang w:eastAsia="ko-KR"/>
        </w:rPr>
        <w:t>re-defined</w:t>
      </w:r>
      <w:r w:rsidR="00B26DBF" w:rsidRPr="004F79DF">
        <w:rPr>
          <w:rFonts w:eastAsiaTheme="minorEastAsia"/>
          <w:lang w:eastAsia="ko-KR"/>
        </w:rPr>
        <w:t xml:space="preserve"> </w:t>
      </w:r>
      <w:r>
        <w:t xml:space="preserve">URI </w:t>
      </w:r>
      <w:r w:rsidR="007A6AFF">
        <w:t>“</w:t>
      </w:r>
      <w:r>
        <w:t>/oic/d</w:t>
      </w:r>
      <w:r w:rsidR="007A6AFF">
        <w:t>”</w:t>
      </w:r>
      <w:r>
        <w:t xml:space="preserve">. The resource </w:t>
      </w:r>
      <w:r w:rsidR="007A6AFF">
        <w:t>“</w:t>
      </w:r>
      <w:r>
        <w:t>/oic/d</w:t>
      </w:r>
      <w:r w:rsidR="007A6AFF">
        <w:t>”</w:t>
      </w:r>
      <w:r>
        <w:t xml:space="preserve"> expose</w:t>
      </w:r>
      <w:r w:rsidR="00C85DE6">
        <w:t>s</w:t>
      </w:r>
      <w:r>
        <w:t xml:space="preserve"> the </w:t>
      </w:r>
      <w:del w:id="12178" w:author="Bardini, Richard A" w:date="2018-03-19T04:16:00Z">
        <w:r w:rsidDel="00A75644">
          <w:delText>p</w:delText>
        </w:r>
      </w:del>
      <w:ins w:id="12179" w:author="Bardini, Richard A" w:date="2018-03-19T04:16:00Z">
        <w:r w:rsidR="00A75644">
          <w:t>P</w:t>
        </w:r>
      </w:ins>
      <w:r>
        <w:t xml:space="preserve">roperties pertaining to a Device as defined in </w:t>
      </w:r>
      <w:r w:rsidR="00194F1E">
        <w:fldChar w:fldCharType="begin"/>
      </w:r>
      <w:r w:rsidR="00282167">
        <w:instrText xml:space="preserve"> REF _Ref415061971 \h </w:instrText>
      </w:r>
      <w:r w:rsidR="00194F1E">
        <w:fldChar w:fldCharType="separate"/>
      </w:r>
      <w:r w:rsidR="00370B4E" w:rsidRPr="000D29DB">
        <w:t xml:space="preserve">Table </w:t>
      </w:r>
      <w:r w:rsidR="00370B4E">
        <w:rPr>
          <w:noProof/>
        </w:rPr>
        <w:t>17</w:t>
      </w:r>
      <w:r w:rsidR="00194F1E">
        <w:fldChar w:fldCharType="end"/>
      </w:r>
      <w:r>
        <w:t xml:space="preserve">. The </w:t>
      </w:r>
      <w:del w:id="12180" w:author="Bardini, Richard A" w:date="2018-03-19T04:16:00Z">
        <w:r w:rsidDel="00A75644">
          <w:delText>p</w:delText>
        </w:r>
      </w:del>
      <w:ins w:id="12181" w:author="Bardini, Richard A" w:date="2018-03-19T04:16:00Z">
        <w:r w:rsidR="00A75644">
          <w:t>P</w:t>
        </w:r>
      </w:ins>
      <w:r>
        <w:t>roperties</w:t>
      </w:r>
      <w:commentRangeEnd w:id="12167"/>
      <w:r w:rsidR="00A75644">
        <w:rPr>
          <w:rStyle w:val="CommentReference"/>
        </w:rPr>
        <w:commentReference w:id="12167"/>
      </w:r>
      <w:r>
        <w:t xml:space="preserve"> exposed are determined by the specific instance of Device and defined by the </w:t>
      </w:r>
      <w:r w:rsidR="00711552">
        <w:t>R</w:t>
      </w:r>
      <w:r>
        <w:t xml:space="preserve">esource </w:t>
      </w:r>
      <w:r w:rsidR="00711552">
        <w:t>T</w:t>
      </w:r>
      <w:r>
        <w:t xml:space="preserve">ype(s) of </w:t>
      </w:r>
      <w:r w:rsidR="007A6AFF">
        <w:t>“</w:t>
      </w:r>
      <w:r>
        <w:t>/oic/d</w:t>
      </w:r>
      <w:r w:rsidR="007A6AFF">
        <w:t>”</w:t>
      </w:r>
      <w:r>
        <w:t xml:space="preserve"> on that Device. Since all the </w:t>
      </w:r>
      <w:r w:rsidR="00711552">
        <w:t>R</w:t>
      </w:r>
      <w:r>
        <w:t xml:space="preserve">esource </w:t>
      </w:r>
      <w:r w:rsidR="00711552">
        <w:t>T</w:t>
      </w:r>
      <w:r>
        <w:t xml:space="preserve">ypes of </w:t>
      </w:r>
      <w:r w:rsidR="007A6AFF">
        <w:t>“</w:t>
      </w:r>
      <w:r>
        <w:t>/oic/d</w:t>
      </w:r>
      <w:r w:rsidR="007A6AFF">
        <w:t>”</w:t>
      </w:r>
      <w:r>
        <w:t xml:space="preserve"> are not known a priori, the </w:t>
      </w:r>
      <w:r w:rsidR="00711552">
        <w:t>R</w:t>
      </w:r>
      <w:r>
        <w:t xml:space="preserve">esource </w:t>
      </w:r>
      <w:r w:rsidR="00711552">
        <w:t>T</w:t>
      </w:r>
      <w:r>
        <w:t xml:space="preserve">ype(s) of </w:t>
      </w:r>
      <w:r w:rsidR="007A6AFF">
        <w:t>“</w:t>
      </w:r>
      <w:r>
        <w:t>/oic/d</w:t>
      </w:r>
      <w:r w:rsidR="007A6AFF">
        <w:t>”</w:t>
      </w:r>
      <w:r>
        <w:t xml:space="preserve"> shall be determined by discovery through the core resource </w:t>
      </w:r>
      <w:r w:rsidR="007A6AFF">
        <w:t>“</w:t>
      </w:r>
      <w:r>
        <w:t>/oic/res</w:t>
      </w:r>
      <w:r w:rsidR="007A6AFF">
        <w:t>”</w:t>
      </w:r>
      <w:r>
        <w:t xml:space="preserve">. The device resource </w:t>
      </w:r>
      <w:r w:rsidR="00002C63">
        <w:t>“</w:t>
      </w:r>
      <w:r>
        <w:t>/oic/d</w:t>
      </w:r>
      <w:r w:rsidR="00002C63">
        <w:t>”</w:t>
      </w:r>
      <w:r>
        <w:t xml:space="preserve"> shall have a default </w:t>
      </w:r>
      <w:r w:rsidR="00711552">
        <w:t>R</w:t>
      </w:r>
      <w:r>
        <w:t xml:space="preserve">esource </w:t>
      </w:r>
      <w:r w:rsidR="00711552">
        <w:t>T</w:t>
      </w:r>
      <w:r>
        <w:t xml:space="preserve">ype that helps in bootstrapping the interactions with this device (the default type is described in </w:t>
      </w:r>
      <w:r w:rsidR="00194F1E">
        <w:fldChar w:fldCharType="begin"/>
      </w:r>
      <w:r w:rsidR="00F176BA">
        <w:instrText xml:space="preserve"> REF _Ref415061971 \h </w:instrText>
      </w:r>
      <w:r w:rsidR="00194F1E">
        <w:fldChar w:fldCharType="separate"/>
      </w:r>
      <w:r w:rsidR="00370B4E" w:rsidRPr="000D29DB">
        <w:t xml:space="preserve">Table </w:t>
      </w:r>
      <w:r w:rsidR="00370B4E">
        <w:rPr>
          <w:noProof/>
        </w:rPr>
        <w:t>17</w:t>
      </w:r>
      <w:r w:rsidR="00194F1E">
        <w:fldChar w:fldCharType="end"/>
      </w:r>
      <w:r>
        <w:t>.)</w:t>
      </w:r>
    </w:p>
    <w:p w14:paraId="184B94BA" w14:textId="77777777" w:rsidR="008E09EB" w:rsidRDefault="008E09EB" w:rsidP="000954FB"/>
    <w:p w14:paraId="269565E0" w14:textId="77777777" w:rsidR="008E09EB" w:rsidRDefault="008E09EB" w:rsidP="000954FB">
      <w:r>
        <w:t>Protocol indication</w:t>
      </w:r>
    </w:p>
    <w:p w14:paraId="4C720373" w14:textId="77777777" w:rsidR="008E09EB" w:rsidRDefault="008E09EB" w:rsidP="000954FB">
      <w:r>
        <w:t>A Device</w:t>
      </w:r>
      <w:r w:rsidRPr="008E09EB">
        <w:t xml:space="preserve"> may need to support different messaging protocols depending on requirements for different </w:t>
      </w:r>
      <w:r w:rsidR="00BC3E82">
        <w:t>vertical domain</w:t>
      </w:r>
      <w:r w:rsidRPr="008E09EB">
        <w:t xml:space="preserve"> profiles. For example, </w:t>
      </w:r>
      <w:r w:rsidR="00EE4179">
        <w:t>a</w:t>
      </w:r>
      <w:r w:rsidRPr="008E09EB">
        <w:t xml:space="preserve"> Smart Home profile may use CoAP and </w:t>
      </w:r>
      <w:r w:rsidR="00EE4179">
        <w:t>an</w:t>
      </w:r>
      <w:r w:rsidRPr="008E09EB">
        <w:t xml:space="preserve"> Industrial profile may use DDS. To enable interoperability, </w:t>
      </w:r>
      <w:r>
        <w:t>a D</w:t>
      </w:r>
      <w:r w:rsidRPr="008E09EB">
        <w:t>evice use</w:t>
      </w:r>
      <w:r>
        <w:t>s the</w:t>
      </w:r>
      <w:r w:rsidRPr="008E09EB">
        <w:t xml:space="preserve"> protocol indication to indicate the transport protocols they support and can communicate over</w:t>
      </w:r>
      <w:r>
        <w:t>.</w:t>
      </w:r>
    </w:p>
    <w:p w14:paraId="4CFB3665" w14:textId="77777777" w:rsidR="000954FB" w:rsidRPr="002E0458" w:rsidRDefault="000954FB" w:rsidP="0026431B">
      <w:pPr>
        <w:pStyle w:val="PARAGRAPH"/>
        <w:rPr>
          <w:rFonts w:eastAsiaTheme="minorEastAsia"/>
          <w:lang w:val="en-US" w:eastAsia="ko-KR"/>
        </w:rPr>
      </w:pPr>
    </w:p>
    <w:p w14:paraId="5C629A28" w14:textId="77777777" w:rsidR="00DA6440" w:rsidRDefault="00DA6440" w:rsidP="00DA6440">
      <w:pPr>
        <w:pStyle w:val="TABLE-title"/>
      </w:pPr>
      <w:bookmarkStart w:id="12182" w:name="_Ref415061971"/>
      <w:bookmarkStart w:id="12183" w:name="_Toc509367570"/>
      <w:r w:rsidRPr="000D29DB">
        <w:lastRenderedPageBreak/>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17</w:t>
      </w:r>
      <w:r w:rsidR="00194F1E" w:rsidRPr="000D29DB">
        <w:fldChar w:fldCharType="end"/>
      </w:r>
      <w:bookmarkEnd w:id="12182"/>
      <w:r w:rsidRPr="000D29DB">
        <w:t xml:space="preserve">. </w:t>
      </w:r>
      <w:r>
        <w:t xml:space="preserve">Mandatory discovery </w:t>
      </w:r>
      <w:r w:rsidR="00365B15">
        <w:t>Core R</w:t>
      </w:r>
      <w:r>
        <w:t>esources</w:t>
      </w:r>
      <w:bookmarkEnd w:id="12183"/>
    </w:p>
    <w:tbl>
      <w:tblPr>
        <w:tblStyle w:val="GridTable41"/>
        <w:tblW w:w="9625" w:type="dxa"/>
        <w:tblLayout w:type="fixed"/>
        <w:tblLook w:val="04A0" w:firstRow="1" w:lastRow="0" w:firstColumn="1" w:lastColumn="0" w:noHBand="0" w:noVBand="1"/>
      </w:tblPr>
      <w:tblGrid>
        <w:gridCol w:w="826"/>
        <w:gridCol w:w="969"/>
        <w:gridCol w:w="1260"/>
        <w:gridCol w:w="1080"/>
        <w:gridCol w:w="4285"/>
        <w:gridCol w:w="1205"/>
      </w:tblGrid>
      <w:tr w:rsidR="005C281C" w:rsidRPr="00113C22" w14:paraId="73BA81F6" w14:textId="77777777" w:rsidTr="002E0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dxa"/>
          </w:tcPr>
          <w:p w14:paraId="4DC0C5B9" w14:textId="77777777" w:rsidR="005C281C" w:rsidRPr="00113C22" w:rsidRDefault="00B26DBF" w:rsidP="007B1546">
            <w:pPr>
              <w:pStyle w:val="TABLE-cell"/>
            </w:pPr>
            <w:r>
              <w:rPr>
                <w:rFonts w:eastAsiaTheme="minorEastAsia"/>
                <w:lang w:eastAsia="ko-KR"/>
              </w:rPr>
              <w:t>Pre-defined</w:t>
            </w:r>
            <w:r w:rsidRPr="004F79DF">
              <w:rPr>
                <w:rFonts w:eastAsiaTheme="minorEastAsia"/>
                <w:lang w:eastAsia="ko-KR"/>
              </w:rPr>
              <w:t xml:space="preserve"> </w:t>
            </w:r>
            <w:r w:rsidR="005C281C" w:rsidRPr="004F79DF">
              <w:rPr>
                <w:rFonts w:eastAsiaTheme="minorEastAsia"/>
                <w:lang w:eastAsia="ko-KR"/>
              </w:rPr>
              <w:t>URI</w:t>
            </w:r>
          </w:p>
        </w:tc>
        <w:tc>
          <w:tcPr>
            <w:tcW w:w="969" w:type="dxa"/>
          </w:tcPr>
          <w:p w14:paraId="776E3833" w14:textId="77777777" w:rsidR="005C281C" w:rsidRPr="00113C22" w:rsidRDefault="005C281C"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260" w:type="dxa"/>
          </w:tcPr>
          <w:p w14:paraId="5A6EEF3E" w14:textId="77777777" w:rsidR="005C281C" w:rsidRPr="00113C22" w:rsidRDefault="005C281C" w:rsidP="005C281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080" w:type="dxa"/>
          </w:tcPr>
          <w:p w14:paraId="6CDCFAF5" w14:textId="77777777" w:rsidR="005C281C" w:rsidRPr="00113C22" w:rsidRDefault="005C281C"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4285" w:type="dxa"/>
          </w:tcPr>
          <w:p w14:paraId="7494763F" w14:textId="77777777" w:rsidR="005C281C" w:rsidRPr="00113C22" w:rsidRDefault="005C281C"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205" w:type="dxa"/>
          </w:tcPr>
          <w:p w14:paraId="7E8948CB" w14:textId="77777777" w:rsidR="005C281C" w:rsidRPr="00113C22" w:rsidRDefault="005C281C"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5C281C" w14:paraId="186804B7"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dxa"/>
          </w:tcPr>
          <w:p w14:paraId="5518C210" w14:textId="77777777" w:rsidR="005C281C" w:rsidRPr="003824EF" w:rsidRDefault="00002C63" w:rsidP="007B1546">
            <w:pPr>
              <w:pStyle w:val="TABLE-cell"/>
              <w:rPr>
                <w:b w:val="0"/>
              </w:rPr>
            </w:pPr>
            <w:r>
              <w:t>“</w:t>
            </w:r>
            <w:r w:rsidR="005C281C" w:rsidRPr="003824EF">
              <w:t>/oic/res</w:t>
            </w:r>
            <w:r>
              <w:t>”</w:t>
            </w:r>
          </w:p>
        </w:tc>
        <w:tc>
          <w:tcPr>
            <w:tcW w:w="969" w:type="dxa"/>
          </w:tcPr>
          <w:p w14:paraId="31D9B7DB" w14:textId="77777777" w:rsidR="005C281C" w:rsidRDefault="005C281C" w:rsidP="007B1546">
            <w:pPr>
              <w:pStyle w:val="TABLE-cell"/>
              <w:cnfStyle w:val="000000100000" w:firstRow="0" w:lastRow="0" w:firstColumn="0" w:lastColumn="0" w:oddVBand="0" w:evenVBand="0" w:oddHBand="1" w:evenHBand="0" w:firstRowFirstColumn="0" w:firstRowLastColumn="0" w:lastRowFirstColumn="0" w:lastRowLastColumn="0"/>
            </w:pPr>
            <w:r>
              <w:t xml:space="preserve">Default </w:t>
            </w:r>
          </w:p>
        </w:tc>
        <w:tc>
          <w:tcPr>
            <w:tcW w:w="1260" w:type="dxa"/>
          </w:tcPr>
          <w:p w14:paraId="086F1073" w14:textId="77777777" w:rsidR="005C281C" w:rsidRDefault="00002C63" w:rsidP="007B1546">
            <w:pPr>
              <w:pStyle w:val="TABLE-cell"/>
              <w:cnfStyle w:val="000000100000" w:firstRow="0" w:lastRow="0" w:firstColumn="0" w:lastColumn="0" w:oddVBand="0" w:evenVBand="0" w:oddHBand="1" w:evenHBand="0" w:firstRowFirstColumn="0" w:firstRowLastColumn="0" w:lastRowFirstColumn="0" w:lastRowLastColumn="0"/>
            </w:pPr>
            <w:r>
              <w:t>“</w:t>
            </w:r>
            <w:r w:rsidR="005C281C">
              <w:t>oic.wk.</w:t>
            </w:r>
            <w:r w:rsidR="003E0DE7">
              <w:t>res</w:t>
            </w:r>
            <w:r>
              <w:t>”</w:t>
            </w:r>
          </w:p>
          <w:p w14:paraId="27D6AE9F" w14:textId="77777777" w:rsidR="005C281C" w:rsidRDefault="005C281C" w:rsidP="005C281C">
            <w:pPr>
              <w:pStyle w:val="TABLE-cell"/>
              <w:cnfStyle w:val="000000100000" w:firstRow="0" w:lastRow="0" w:firstColumn="0" w:lastColumn="0" w:oddVBand="0" w:evenVBand="0" w:oddHBand="1" w:evenHBand="0" w:firstRowFirstColumn="0" w:firstRowLastColumn="0" w:lastRowFirstColumn="0" w:lastRowLastColumn="0"/>
            </w:pPr>
          </w:p>
        </w:tc>
        <w:tc>
          <w:tcPr>
            <w:tcW w:w="1080" w:type="dxa"/>
          </w:tcPr>
          <w:p w14:paraId="71F5CEFE" w14:textId="77777777" w:rsidR="005C281C" w:rsidRDefault="00002C63" w:rsidP="007B1546">
            <w:pPr>
              <w:pStyle w:val="TABLE-cell"/>
              <w:cnfStyle w:val="000000100000" w:firstRow="0" w:lastRow="0" w:firstColumn="0" w:lastColumn="0" w:oddVBand="0" w:evenVBand="0" w:oddHBand="1" w:evenHBand="0" w:firstRowFirstColumn="0" w:firstRowLastColumn="0" w:lastRowFirstColumn="0" w:lastRowLastColumn="0"/>
            </w:pPr>
            <w:r>
              <w:t>“</w:t>
            </w:r>
            <w:r w:rsidR="005C281C">
              <w:t>oic.</w:t>
            </w:r>
            <w:r w:rsidR="005C281C">
              <w:rPr>
                <w:rFonts w:eastAsiaTheme="minorEastAsia" w:hint="eastAsia"/>
                <w:lang w:eastAsia="ko-KR"/>
              </w:rPr>
              <w:t>if</w:t>
            </w:r>
            <w:r w:rsidR="005C281C">
              <w:t>.ll</w:t>
            </w:r>
            <w:r>
              <w:t>”</w:t>
            </w:r>
          </w:p>
        </w:tc>
        <w:tc>
          <w:tcPr>
            <w:tcW w:w="4285" w:type="dxa"/>
          </w:tcPr>
          <w:p w14:paraId="7E12E02E" w14:textId="77777777" w:rsidR="005C281C" w:rsidRDefault="005C281C"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resource through which the corresponding </w:t>
            </w:r>
            <w:r>
              <w:rPr>
                <w:lang w:eastAsia="ko-KR"/>
              </w:rPr>
              <w:t>Server</w:t>
            </w:r>
            <w:r>
              <w:t xml:space="preserve"> is discovered and introspected for available resources.</w:t>
            </w:r>
          </w:p>
          <w:p w14:paraId="352F32EE" w14:textId="63C94B2C" w:rsidR="005C281C" w:rsidRDefault="007A6AFF" w:rsidP="00C82886">
            <w:pPr>
              <w:pStyle w:val="TABLE-cell"/>
              <w:cnfStyle w:val="000000100000" w:firstRow="0" w:lastRow="0" w:firstColumn="0" w:lastColumn="0" w:oddVBand="0" w:evenVBand="0" w:oddHBand="1" w:evenHBand="0" w:firstRowFirstColumn="0" w:firstRowLastColumn="0" w:lastRowFirstColumn="0" w:lastRowLastColumn="0"/>
            </w:pPr>
            <w:r>
              <w:t>“</w:t>
            </w:r>
            <w:r w:rsidR="00DF217C" w:rsidRPr="00DF217C">
              <w:t>/oic/res</w:t>
            </w:r>
            <w:r>
              <w:t>”</w:t>
            </w:r>
            <w:r w:rsidR="00DF217C" w:rsidRPr="00DF217C">
              <w:t xml:space="preserve"> shall expose the resources that are discoverable on a </w:t>
            </w:r>
            <w:r w:rsidR="00B77722">
              <w:t>D</w:t>
            </w:r>
            <w:r w:rsidR="00DF217C" w:rsidRPr="00DF217C">
              <w:t>evice. When a</w:t>
            </w:r>
            <w:r w:rsidR="00DF217C">
              <w:t xml:space="preserve"> S</w:t>
            </w:r>
            <w:r w:rsidR="00DF217C" w:rsidRPr="00DF217C">
              <w:t xml:space="preserve">erver receives </w:t>
            </w:r>
            <w:r w:rsidR="00DF217C">
              <w:t xml:space="preserve">a </w:t>
            </w:r>
            <w:r w:rsidR="00DF217C" w:rsidRPr="00DF217C">
              <w:t xml:space="preserve">RETRIEVE request targeting </w:t>
            </w:r>
            <w:r>
              <w:t>“</w:t>
            </w:r>
            <w:r w:rsidR="00DF217C" w:rsidRPr="00DF217C">
              <w:t>/oic/res</w:t>
            </w:r>
            <w:r>
              <w:t>”</w:t>
            </w:r>
            <w:r w:rsidR="00DF217C" w:rsidRPr="00DF217C">
              <w:t xml:space="preserve"> (e.g.</w:t>
            </w:r>
            <w:r w:rsidR="00DF217C">
              <w:t>,</w:t>
            </w:r>
            <w:r w:rsidR="00DF217C" w:rsidRPr="00DF217C">
              <w:t xml:space="preserve"> </w:t>
            </w:r>
            <w:r>
              <w:t>“</w:t>
            </w:r>
            <w:r w:rsidR="00DF217C" w:rsidRPr="00DF217C">
              <w:t>GET /oic/res</w:t>
            </w:r>
            <w:r>
              <w:t>”</w:t>
            </w:r>
            <w:r w:rsidR="00DF217C" w:rsidRPr="00DF217C">
              <w:t xml:space="preserve">), it shall respond with the link list of all the discoverable resources of itself. </w:t>
            </w:r>
            <w:r w:rsidR="00DF217C">
              <w:t>The</w:t>
            </w:r>
            <w:r w:rsidR="00DF217C" w:rsidRPr="00DF217C">
              <w:t xml:space="preserve"> </w:t>
            </w:r>
            <w:r>
              <w:t>“</w:t>
            </w:r>
            <w:r w:rsidR="00DF217C" w:rsidRPr="00DF217C">
              <w:t>/oic/d</w:t>
            </w:r>
            <w:r>
              <w:t>”</w:t>
            </w:r>
            <w:r w:rsidR="00DF217C" w:rsidRPr="00DF217C">
              <w:t xml:space="preserve"> and </w:t>
            </w:r>
            <w:r>
              <w:t>“</w:t>
            </w:r>
            <w:r w:rsidR="00DF217C" w:rsidRPr="00DF217C">
              <w:t>/oic/p</w:t>
            </w:r>
            <w:r>
              <w:t>”</w:t>
            </w:r>
            <w:r w:rsidR="00DF217C" w:rsidRPr="00DF217C">
              <w:t xml:space="preserve"> are discoverable resources, hence their links are included in </w:t>
            </w:r>
            <w:r>
              <w:t>“</w:t>
            </w:r>
            <w:r w:rsidR="00DF217C" w:rsidRPr="00DF217C">
              <w:t>/oic/res</w:t>
            </w:r>
            <w:r>
              <w:t>”</w:t>
            </w:r>
            <w:r w:rsidR="00DF217C" w:rsidRPr="00DF217C">
              <w:t xml:space="preserve"> response.</w:t>
            </w:r>
            <w:r w:rsidR="005C281C">
              <w:t xml:space="preserve"> The </w:t>
            </w:r>
            <w:commentRangeStart w:id="12184"/>
            <w:del w:id="12185" w:author="Bardini, Richard A" w:date="2018-03-19T04:05:00Z">
              <w:r w:rsidR="005C281C" w:rsidRPr="00F701DD" w:rsidDel="00C82886">
                <w:rPr>
                  <w:rFonts w:eastAsiaTheme="minorEastAsia"/>
                  <w:lang w:eastAsia="ko-KR"/>
                </w:rPr>
                <w:delText>resource p</w:delText>
              </w:r>
            </w:del>
            <w:ins w:id="12186" w:author="Bardini, Richard A" w:date="2018-03-19T04:05:00Z">
              <w:r w:rsidR="00C82886">
                <w:rPr>
                  <w:rFonts w:eastAsiaTheme="minorEastAsia"/>
                  <w:lang w:eastAsia="ko-KR"/>
                </w:rPr>
                <w:t>P</w:t>
              </w:r>
            </w:ins>
            <w:r w:rsidR="005C281C" w:rsidRPr="00F701DD">
              <w:rPr>
                <w:rFonts w:eastAsiaTheme="minorEastAsia"/>
                <w:lang w:eastAsia="ko-KR"/>
              </w:rPr>
              <w:t>roperties</w:t>
            </w:r>
            <w:r w:rsidR="005C281C">
              <w:t xml:space="preserve"> </w:t>
            </w:r>
            <w:commentRangeEnd w:id="12184"/>
            <w:r w:rsidR="00C82886">
              <w:rPr>
                <w:rStyle w:val="CommentReference"/>
                <w:bCs w:val="0"/>
                <w:lang w:val="en-US"/>
              </w:rPr>
              <w:commentReference w:id="12184"/>
            </w:r>
            <w:r w:rsidR="005C281C">
              <w:t xml:space="preserve">exposed by </w:t>
            </w:r>
            <w:r>
              <w:t>“</w:t>
            </w:r>
            <w:r w:rsidR="005C281C">
              <w:rPr>
                <w:rFonts w:eastAsiaTheme="minorEastAsia" w:hint="eastAsia"/>
                <w:lang w:eastAsia="ko-KR"/>
              </w:rPr>
              <w:t>/oic/res</w:t>
            </w:r>
            <w:r>
              <w:rPr>
                <w:rFonts w:eastAsiaTheme="minorEastAsia"/>
                <w:lang w:eastAsia="ko-KR"/>
              </w:rPr>
              <w:t>”</w:t>
            </w:r>
            <w:r w:rsidR="005C281C">
              <w:rPr>
                <w:rFonts w:eastAsiaTheme="minorEastAsia" w:hint="eastAsia"/>
                <w:lang w:eastAsia="ko-KR"/>
              </w:rPr>
              <w:t xml:space="preserve"> </w:t>
            </w:r>
            <w:r w:rsidR="005C281C">
              <w:t xml:space="preserve">are listed in </w:t>
            </w:r>
            <w:r w:rsidR="00194F1E">
              <w:fldChar w:fldCharType="begin"/>
            </w:r>
            <w:r w:rsidR="005C281C">
              <w:instrText xml:space="preserve"> REF _Ref412657752 </w:instrText>
            </w:r>
            <w:r w:rsidR="00194F1E">
              <w:fldChar w:fldCharType="separate"/>
            </w:r>
            <w:r w:rsidR="00370B4E" w:rsidRPr="000D29DB">
              <w:t xml:space="preserve">Table </w:t>
            </w:r>
            <w:r w:rsidR="00370B4E">
              <w:rPr>
                <w:noProof/>
              </w:rPr>
              <w:t>18</w:t>
            </w:r>
            <w:r w:rsidR="00194F1E">
              <w:fldChar w:fldCharType="end"/>
            </w:r>
            <w:r w:rsidR="005C281C">
              <w:t>.</w:t>
            </w:r>
          </w:p>
        </w:tc>
        <w:tc>
          <w:tcPr>
            <w:tcW w:w="1205" w:type="dxa"/>
          </w:tcPr>
          <w:p w14:paraId="6EC1B5CA" w14:textId="77777777" w:rsidR="005C281C" w:rsidRDefault="005C281C"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Discovery</w:t>
            </w:r>
          </w:p>
        </w:tc>
      </w:tr>
      <w:tr w:rsidR="005C281C" w14:paraId="247ECB8E" w14:textId="77777777" w:rsidTr="002E0458">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69899D8B" w14:textId="77777777" w:rsidR="005C281C" w:rsidRPr="003824EF" w:rsidRDefault="00002C63" w:rsidP="007B1546">
            <w:pPr>
              <w:pStyle w:val="TABLE-cell"/>
              <w:rPr>
                <w:b w:val="0"/>
              </w:rPr>
            </w:pPr>
            <w:r>
              <w:t>“</w:t>
            </w:r>
            <w:r w:rsidR="005C281C">
              <w:t>/oic/p</w:t>
            </w:r>
            <w:r>
              <w:t>”</w:t>
            </w:r>
          </w:p>
        </w:tc>
        <w:tc>
          <w:tcPr>
            <w:tcW w:w="969" w:type="dxa"/>
            <w:shd w:val="clear" w:color="auto" w:fill="auto"/>
          </w:tcPr>
          <w:p w14:paraId="5F6DDF1F" w14:textId="77777777" w:rsidR="005C281C" w:rsidRPr="002E0458" w:rsidRDefault="005C281C" w:rsidP="002E0458">
            <w:pPr>
              <w:pStyle w:val="TABLE-cell"/>
              <w:tabs>
                <w:tab w:val="left" w:pos="340"/>
              </w:tabs>
              <w:cnfStyle w:val="000000000000" w:firstRow="0" w:lastRow="0" w:firstColumn="0" w:lastColumn="0" w:oddVBand="0" w:evenVBand="0" w:oddHBand="0" w:evenHBand="0" w:firstRowFirstColumn="0" w:firstRowLastColumn="0" w:lastRowFirstColumn="0" w:lastRowLastColumn="0"/>
            </w:pPr>
            <w:r>
              <w:t>Platform</w:t>
            </w:r>
          </w:p>
        </w:tc>
        <w:tc>
          <w:tcPr>
            <w:tcW w:w="1260" w:type="dxa"/>
            <w:shd w:val="clear" w:color="auto" w:fill="auto"/>
          </w:tcPr>
          <w:p w14:paraId="15158B3F" w14:textId="77777777" w:rsidR="005C281C" w:rsidRDefault="00002C63" w:rsidP="000C609E">
            <w:pPr>
              <w:pStyle w:val="TABLE-cell"/>
              <w:cnfStyle w:val="000000000000" w:firstRow="0" w:lastRow="0" w:firstColumn="0" w:lastColumn="0" w:oddVBand="0" w:evenVBand="0" w:oddHBand="0" w:evenHBand="0" w:firstRowFirstColumn="0" w:firstRowLastColumn="0" w:lastRowFirstColumn="0" w:lastRowLastColumn="0"/>
            </w:pPr>
            <w:r>
              <w:t>“</w:t>
            </w:r>
            <w:r w:rsidR="005C281C">
              <w:t>oic.wk.p</w:t>
            </w:r>
            <w:r>
              <w:t>”</w:t>
            </w:r>
          </w:p>
        </w:tc>
        <w:tc>
          <w:tcPr>
            <w:tcW w:w="1080" w:type="dxa"/>
          </w:tcPr>
          <w:p w14:paraId="768BA156" w14:textId="77777777" w:rsidR="005C281C" w:rsidRDefault="00002C63" w:rsidP="0085398D">
            <w:pPr>
              <w:pStyle w:val="TABLE-cell"/>
              <w:cnfStyle w:val="000000000000" w:firstRow="0" w:lastRow="0" w:firstColumn="0" w:lastColumn="0" w:oddVBand="0" w:evenVBand="0" w:oddHBand="0" w:evenHBand="0" w:firstRowFirstColumn="0" w:firstRowLastColumn="0" w:lastRowFirstColumn="0" w:lastRowLastColumn="0"/>
            </w:pPr>
            <w:r>
              <w:t>“</w:t>
            </w:r>
            <w:r w:rsidR="005C281C">
              <w:t>oic.</w:t>
            </w:r>
            <w:r w:rsidR="005C281C">
              <w:rPr>
                <w:rFonts w:eastAsiaTheme="minorEastAsia" w:hint="eastAsia"/>
                <w:lang w:eastAsia="ko-KR"/>
              </w:rPr>
              <w:t>if</w:t>
            </w:r>
            <w:r w:rsidR="005C281C">
              <w:t>.r</w:t>
            </w:r>
            <w:r>
              <w:t>”</w:t>
            </w:r>
          </w:p>
        </w:tc>
        <w:tc>
          <w:tcPr>
            <w:tcW w:w="4285" w:type="dxa"/>
            <w:shd w:val="clear" w:color="auto" w:fill="auto"/>
          </w:tcPr>
          <w:p w14:paraId="65B95BF2" w14:textId="77777777" w:rsidR="005C281C" w:rsidRDefault="005C281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 xml:space="preserve">The </w:t>
            </w:r>
            <w:r w:rsidR="00CE52FF">
              <w:t xml:space="preserve">discoverable </w:t>
            </w:r>
            <w:r>
              <w:t xml:space="preserve">resource </w:t>
            </w:r>
            <w:r>
              <w:rPr>
                <w:rFonts w:eastAsiaTheme="minorEastAsia" w:hint="eastAsia"/>
                <w:lang w:eastAsia="ko-KR"/>
              </w:rPr>
              <w:t xml:space="preserve">through which </w:t>
            </w:r>
            <w:r>
              <w:t>platform specific information</w:t>
            </w:r>
            <w:r>
              <w:rPr>
                <w:rFonts w:eastAsiaTheme="minorEastAsia" w:hint="eastAsia"/>
                <w:lang w:eastAsia="ko-KR"/>
              </w:rPr>
              <w:t xml:space="preserve"> is discovered.</w:t>
            </w:r>
          </w:p>
          <w:p w14:paraId="13094EEC" w14:textId="31AEE6A4" w:rsidR="005C281C" w:rsidRDefault="005C281C" w:rsidP="008E6E40">
            <w:pPr>
              <w:pStyle w:val="TABLE-cell"/>
              <w:cnfStyle w:val="000000000000" w:firstRow="0" w:lastRow="0" w:firstColumn="0" w:lastColumn="0" w:oddVBand="0" w:evenVBand="0" w:oddHBand="0" w:evenHBand="0" w:firstRowFirstColumn="0" w:firstRowLastColumn="0" w:lastRowFirstColumn="0" w:lastRowLastColumn="0"/>
            </w:pPr>
            <w:r w:rsidRPr="00113C22">
              <w:rPr>
                <w:rFonts w:eastAsiaTheme="minorEastAsia"/>
                <w:lang w:eastAsia="ko-KR"/>
              </w:rPr>
              <w:t xml:space="preserve">The </w:t>
            </w:r>
            <w:commentRangeStart w:id="12187"/>
            <w:del w:id="12188" w:author="Bardini, Richard A" w:date="2018-03-19T04:05:00Z">
              <w:r w:rsidRPr="00F0397B" w:rsidDel="008E6E40">
                <w:rPr>
                  <w:rFonts w:eastAsiaTheme="minorEastAsia" w:hint="eastAsia"/>
                  <w:b/>
                  <w:lang w:eastAsia="ko-KR"/>
                </w:rPr>
                <w:delText>resource p</w:delText>
              </w:r>
            </w:del>
            <w:ins w:id="12189" w:author="Bardini, Richard A" w:date="2018-03-19T04:05:00Z">
              <w:r w:rsidR="008E6E40">
                <w:rPr>
                  <w:rFonts w:eastAsiaTheme="minorEastAsia"/>
                  <w:b/>
                  <w:lang w:eastAsia="ko-KR"/>
                </w:rPr>
                <w:t>P</w:t>
              </w:r>
            </w:ins>
            <w:r w:rsidRPr="00F0397B">
              <w:rPr>
                <w:rFonts w:eastAsiaTheme="minorEastAsia" w:hint="eastAsia"/>
                <w:b/>
                <w:lang w:eastAsia="ko-KR"/>
              </w:rPr>
              <w:t>roperties</w:t>
            </w:r>
            <w:commentRangeEnd w:id="12187"/>
            <w:r w:rsidR="008E6E40">
              <w:rPr>
                <w:rStyle w:val="CommentReference"/>
                <w:bCs w:val="0"/>
                <w:lang w:val="en-US"/>
              </w:rPr>
              <w:commentReference w:id="12187"/>
            </w:r>
            <w:r>
              <w:t xml:space="preserve"> exposed by </w:t>
            </w:r>
            <w:r w:rsidR="007A6AFF">
              <w:t>“</w:t>
            </w:r>
            <w:r>
              <w:rPr>
                <w:rFonts w:eastAsiaTheme="minorEastAsia" w:hint="eastAsia"/>
                <w:lang w:eastAsia="ko-KR"/>
              </w:rPr>
              <w:t>/</w:t>
            </w:r>
            <w:r>
              <w:t>oic/p</w:t>
            </w:r>
            <w:r w:rsidR="007A6AFF">
              <w:t>”</w:t>
            </w:r>
            <w:r>
              <w:t xml:space="preserve"> are listed in </w:t>
            </w:r>
            <w:r w:rsidR="009D7281">
              <w:rPr>
                <w:bCs w:val="0"/>
              </w:rPr>
              <w:fldChar w:fldCharType="begin"/>
            </w:r>
            <w:r w:rsidR="009D7281">
              <w:instrText xml:space="preserve"> REF _Ref445804810 \h </w:instrText>
            </w:r>
            <w:r w:rsidR="009D7281">
              <w:rPr>
                <w:bCs w:val="0"/>
              </w:rPr>
            </w:r>
            <w:r w:rsidR="009D7281">
              <w:rPr>
                <w:bCs w:val="0"/>
              </w:rPr>
              <w:fldChar w:fldCharType="separate"/>
            </w:r>
            <w:r w:rsidR="00370B4E" w:rsidRPr="000D29DB">
              <w:t xml:space="preserve">Table </w:t>
            </w:r>
            <w:r w:rsidR="00370B4E">
              <w:rPr>
                <w:noProof/>
              </w:rPr>
              <w:t>21</w:t>
            </w:r>
            <w:r w:rsidR="009D7281">
              <w:rPr>
                <w:bCs w:val="0"/>
              </w:rPr>
              <w:fldChar w:fldCharType="end"/>
            </w:r>
          </w:p>
        </w:tc>
        <w:tc>
          <w:tcPr>
            <w:tcW w:w="1205" w:type="dxa"/>
            <w:shd w:val="clear" w:color="auto" w:fill="auto"/>
          </w:tcPr>
          <w:p w14:paraId="67257ECF" w14:textId="77777777" w:rsidR="005C281C" w:rsidRDefault="005C281C" w:rsidP="007B1546">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Discovery</w:t>
            </w:r>
          </w:p>
        </w:tc>
      </w:tr>
      <w:tr w:rsidR="005C281C" w14:paraId="7A223146"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dxa"/>
          </w:tcPr>
          <w:p w14:paraId="2F53BFD5" w14:textId="77777777" w:rsidR="005C281C" w:rsidRPr="003824EF" w:rsidRDefault="00002C63" w:rsidP="007B1546">
            <w:pPr>
              <w:pStyle w:val="TABLE-cell"/>
            </w:pPr>
            <w:r>
              <w:t>“</w:t>
            </w:r>
            <w:r w:rsidR="005C281C" w:rsidRPr="003824EF">
              <w:t>/oic/</w:t>
            </w:r>
            <w:r w:rsidR="005C281C">
              <w:t>d</w:t>
            </w:r>
            <w:r>
              <w:t>”</w:t>
            </w:r>
          </w:p>
        </w:tc>
        <w:tc>
          <w:tcPr>
            <w:tcW w:w="969" w:type="dxa"/>
          </w:tcPr>
          <w:p w14:paraId="3AF31F87" w14:textId="77777777" w:rsidR="005C281C" w:rsidRPr="002E0458" w:rsidRDefault="005C281C" w:rsidP="002E0458">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Device</w:t>
            </w:r>
          </w:p>
        </w:tc>
        <w:tc>
          <w:tcPr>
            <w:tcW w:w="1260" w:type="dxa"/>
          </w:tcPr>
          <w:p w14:paraId="1C0D4D05" w14:textId="27017A69" w:rsidR="005C281C" w:rsidRDefault="00002C63" w:rsidP="00711552">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w:t>
            </w:r>
            <w:r w:rsidR="005C281C">
              <w:t>oic.wk.d</w:t>
            </w:r>
            <w:r>
              <w:t>”</w:t>
            </w:r>
            <w:r w:rsidR="005C281C">
              <w:t xml:space="preserve"> and/or one</w:t>
            </w:r>
            <w:r w:rsidR="005C281C" w:rsidRPr="00BD40F0">
              <w:t xml:space="preserve"> </w:t>
            </w:r>
            <w:commentRangeStart w:id="12190"/>
            <w:ins w:id="12191" w:author="Bardini, Richard A" w:date="2018-03-19T08:19:00Z">
              <w:r w:rsidR="008704CF">
                <w:t>or more</w:t>
              </w:r>
            </w:ins>
            <w:ins w:id="12192" w:author="Bardini, Richard A" w:date="2018-03-19T08:20:00Z">
              <w:r w:rsidR="008704CF">
                <w:t xml:space="preserve"> </w:t>
              </w:r>
              <w:commentRangeEnd w:id="12190"/>
              <w:r w:rsidR="008704CF">
                <w:rPr>
                  <w:rStyle w:val="CommentReference"/>
                  <w:bCs w:val="0"/>
                  <w:lang w:val="en-US"/>
                </w:rPr>
                <w:commentReference w:id="12190"/>
              </w:r>
            </w:ins>
            <w:r w:rsidR="005C281C" w:rsidRPr="00BD40F0">
              <w:t xml:space="preserve">Device Specific </w:t>
            </w:r>
            <w:r w:rsidR="00711552">
              <w:t>R</w:t>
            </w:r>
            <w:r w:rsidR="005C281C" w:rsidRPr="00BD40F0">
              <w:t xml:space="preserve">esource </w:t>
            </w:r>
            <w:r w:rsidR="00711552">
              <w:t>T</w:t>
            </w:r>
            <w:r w:rsidR="005C281C" w:rsidRPr="00BD40F0">
              <w:t xml:space="preserve">ype </w:t>
            </w:r>
            <w:r w:rsidR="0005174C">
              <w:t>ID</w:t>
            </w:r>
            <w:commentRangeStart w:id="12193"/>
            <w:ins w:id="12194" w:author="Bardini, Richard A" w:date="2018-03-19T08:20:00Z">
              <w:r w:rsidR="008704CF">
                <w:t>(s</w:t>
              </w:r>
              <w:commentRangeEnd w:id="12193"/>
              <w:r w:rsidR="008704CF">
                <w:rPr>
                  <w:rStyle w:val="CommentReference"/>
                  <w:bCs w:val="0"/>
                  <w:lang w:val="en-US"/>
                </w:rPr>
                <w:commentReference w:id="12193"/>
              </w:r>
              <w:r w:rsidR="008704CF">
                <w:t>)</w:t>
              </w:r>
            </w:ins>
          </w:p>
        </w:tc>
        <w:tc>
          <w:tcPr>
            <w:tcW w:w="1080" w:type="dxa"/>
          </w:tcPr>
          <w:p w14:paraId="45507D87" w14:textId="77777777" w:rsidR="005C281C" w:rsidRDefault="00002C63" w:rsidP="0085398D">
            <w:pPr>
              <w:pStyle w:val="TABLE-cell"/>
              <w:cnfStyle w:val="000000100000" w:firstRow="0" w:lastRow="0" w:firstColumn="0" w:lastColumn="0" w:oddVBand="0" w:evenVBand="0" w:oddHBand="1" w:evenHBand="0" w:firstRowFirstColumn="0" w:firstRowLastColumn="0" w:lastRowFirstColumn="0" w:lastRowLastColumn="0"/>
            </w:pPr>
            <w:r>
              <w:t>“</w:t>
            </w:r>
            <w:r w:rsidR="005C281C">
              <w:t>oic.if.r</w:t>
            </w:r>
            <w:r>
              <w:t>”</w:t>
            </w:r>
          </w:p>
        </w:tc>
        <w:tc>
          <w:tcPr>
            <w:tcW w:w="4285" w:type="dxa"/>
          </w:tcPr>
          <w:p w14:paraId="3BEC6D2C" w14:textId="77777777" w:rsidR="005C281C" w:rsidRDefault="005C281C"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discoverable via </w:t>
            </w:r>
            <w:r w:rsidR="007A6AFF">
              <w:t>“</w:t>
            </w:r>
            <w:r>
              <w:t>/oic/res</w:t>
            </w:r>
            <w:r w:rsidR="007A6AFF">
              <w:t>”</w:t>
            </w:r>
            <w:r>
              <w:t xml:space="preserve"> resource </w:t>
            </w:r>
            <w:r>
              <w:rPr>
                <w:rFonts w:eastAsiaTheme="minorEastAsia"/>
                <w:lang w:eastAsia="ko-KR"/>
              </w:rPr>
              <w:t>which exposes properties specific to the Device instance.</w:t>
            </w:r>
          </w:p>
          <w:p w14:paraId="7825159C" w14:textId="18F17060" w:rsidR="005C281C" w:rsidRDefault="005C281C" w:rsidP="0085398D">
            <w:pPr>
              <w:pStyle w:val="TABLE-cell"/>
              <w:cnfStyle w:val="000000100000" w:firstRow="0" w:lastRow="0" w:firstColumn="0" w:lastColumn="0" w:oddVBand="0" w:evenVBand="0" w:oddHBand="1" w:evenHBand="0" w:firstRowFirstColumn="0" w:firstRowLastColumn="0" w:lastRowFirstColumn="0" w:lastRowLastColumn="0"/>
            </w:pPr>
            <w:r w:rsidRPr="00113C22">
              <w:rPr>
                <w:rFonts w:eastAsiaTheme="minorEastAsia"/>
                <w:lang w:eastAsia="ko-KR"/>
              </w:rPr>
              <w:t xml:space="preserve">The </w:t>
            </w:r>
            <w:commentRangeStart w:id="12195"/>
            <w:del w:id="12196" w:author="Bardini, Richard A" w:date="2018-03-19T04:05:00Z">
              <w:r w:rsidRPr="00F0397B" w:rsidDel="008E6E40">
                <w:rPr>
                  <w:rFonts w:eastAsiaTheme="minorEastAsia" w:hint="eastAsia"/>
                  <w:b/>
                  <w:lang w:eastAsia="ko-KR"/>
                </w:rPr>
                <w:delText>resource p</w:delText>
              </w:r>
            </w:del>
            <w:ins w:id="12197" w:author="Bardini, Richard A" w:date="2018-03-19T04:05:00Z">
              <w:r w:rsidR="008E6E40">
                <w:rPr>
                  <w:rFonts w:eastAsiaTheme="minorEastAsia"/>
                  <w:b/>
                  <w:lang w:eastAsia="ko-KR"/>
                </w:rPr>
                <w:t>P</w:t>
              </w:r>
            </w:ins>
            <w:r w:rsidRPr="00F0397B">
              <w:rPr>
                <w:rFonts w:eastAsiaTheme="minorEastAsia" w:hint="eastAsia"/>
                <w:b/>
                <w:lang w:eastAsia="ko-KR"/>
              </w:rPr>
              <w:t>roperties</w:t>
            </w:r>
            <w:r>
              <w:t xml:space="preserve"> </w:t>
            </w:r>
            <w:commentRangeEnd w:id="12195"/>
            <w:r w:rsidR="008E6E40">
              <w:rPr>
                <w:rStyle w:val="CommentReference"/>
                <w:bCs w:val="0"/>
                <w:lang w:val="en-US"/>
              </w:rPr>
              <w:commentReference w:id="12195"/>
            </w:r>
            <w:r>
              <w:t xml:space="preserve">exposed by </w:t>
            </w:r>
            <w:r w:rsidR="007A6AFF">
              <w:t>“</w:t>
            </w:r>
            <w:r>
              <w:rPr>
                <w:rFonts w:eastAsiaTheme="minorEastAsia" w:hint="eastAsia"/>
                <w:lang w:eastAsia="ko-KR"/>
              </w:rPr>
              <w:t>/</w:t>
            </w:r>
            <w:r>
              <w:t>oic/d</w:t>
            </w:r>
            <w:r w:rsidR="007A6AFF">
              <w:t>”</w:t>
            </w:r>
            <w:r>
              <w:t xml:space="preserve"> are listed in </w:t>
            </w:r>
            <w:r w:rsidR="00194F1E">
              <w:fldChar w:fldCharType="begin"/>
            </w:r>
            <w:r w:rsidR="00282167">
              <w:instrText xml:space="preserve"> REF _Ref412657753 \h </w:instrText>
            </w:r>
            <w:r w:rsidR="00194F1E">
              <w:fldChar w:fldCharType="separate"/>
            </w:r>
            <w:r w:rsidR="00370B4E" w:rsidRPr="000D29DB">
              <w:t xml:space="preserve">Table </w:t>
            </w:r>
            <w:r w:rsidR="00370B4E">
              <w:rPr>
                <w:noProof/>
              </w:rPr>
              <w:t>20</w:t>
            </w:r>
            <w:r w:rsidR="00194F1E">
              <w:fldChar w:fldCharType="end"/>
            </w:r>
          </w:p>
          <w:p w14:paraId="41BAFFB4" w14:textId="35F99AAF" w:rsidR="005C281C" w:rsidRDefault="007A6AFF" w:rsidP="0085398D">
            <w:pPr>
              <w:pStyle w:val="TABLE-cell"/>
              <w:cnfStyle w:val="000000100000" w:firstRow="0" w:lastRow="0" w:firstColumn="0" w:lastColumn="0" w:oddVBand="0" w:evenVBand="0" w:oddHBand="1" w:evenHBand="0" w:firstRowFirstColumn="0" w:firstRowLastColumn="0" w:lastRowFirstColumn="0" w:lastRowLastColumn="0"/>
            </w:pPr>
            <w:r>
              <w:t>“</w:t>
            </w:r>
            <w:r w:rsidR="005C281C">
              <w:t>/oic/d</w:t>
            </w:r>
            <w:r>
              <w:t>”</w:t>
            </w:r>
            <w:r w:rsidR="005C281C">
              <w:t xml:space="preserve"> may have </w:t>
            </w:r>
            <w:commentRangeStart w:id="12198"/>
            <w:r w:rsidR="005C281C">
              <w:t>one</w:t>
            </w:r>
            <w:ins w:id="12199" w:author="Bardini, Richard A" w:date="2018-03-19T08:21:00Z">
              <w:r w:rsidR="008704CF">
                <w:t xml:space="preserve"> or more</w:t>
              </w:r>
            </w:ins>
            <w:r w:rsidR="005C281C">
              <w:t xml:space="preserve"> </w:t>
            </w:r>
            <w:r w:rsidR="00711552">
              <w:t>R</w:t>
            </w:r>
            <w:r w:rsidR="005C281C">
              <w:t xml:space="preserve">esource </w:t>
            </w:r>
            <w:r w:rsidR="00711552">
              <w:t>T</w:t>
            </w:r>
            <w:r w:rsidR="005C281C">
              <w:t>ype</w:t>
            </w:r>
            <w:ins w:id="12200" w:author="Bardini, Richard A" w:date="2018-03-19T08:22:00Z">
              <w:r w:rsidR="008704CF">
                <w:t>(s)</w:t>
              </w:r>
            </w:ins>
            <w:r w:rsidR="005C281C">
              <w:t xml:space="preserve"> that </w:t>
            </w:r>
            <w:del w:id="12201" w:author="Bardini, Richard A" w:date="2018-03-19T08:22:00Z">
              <w:r w:rsidR="00A54D99" w:rsidDel="008704CF">
                <w:delText xml:space="preserve">is </w:delText>
              </w:r>
            </w:del>
            <w:ins w:id="12202" w:author="Bardini, Richard A" w:date="2018-03-19T08:22:00Z">
              <w:r w:rsidR="008704CF">
                <w:t>are</w:t>
              </w:r>
            </w:ins>
            <w:commentRangeEnd w:id="12198"/>
            <w:ins w:id="12203" w:author="Bardini, Richard A" w:date="2018-03-19T08:23:00Z">
              <w:r w:rsidR="008704CF">
                <w:rPr>
                  <w:rStyle w:val="CommentReference"/>
                  <w:bCs w:val="0"/>
                  <w:lang w:val="en-US"/>
                </w:rPr>
                <w:commentReference w:id="12198"/>
              </w:r>
            </w:ins>
            <w:ins w:id="12204" w:author="Bardini, Richard A" w:date="2018-03-19T08:22:00Z">
              <w:r w:rsidR="008704CF">
                <w:t xml:space="preserve"> </w:t>
              </w:r>
            </w:ins>
            <w:r w:rsidR="005C281C">
              <w:t>specific to</w:t>
            </w:r>
            <w:r w:rsidR="00A54D99">
              <w:t xml:space="preserve"> the</w:t>
            </w:r>
            <w:r w:rsidR="005C281C">
              <w:t xml:space="preserve"> Device in addition to the default </w:t>
            </w:r>
            <w:r w:rsidR="00711552">
              <w:t>R</w:t>
            </w:r>
            <w:r w:rsidR="005C281C">
              <w:t xml:space="preserve">esource </w:t>
            </w:r>
            <w:r w:rsidR="00711552">
              <w:t>T</w:t>
            </w:r>
            <w:r w:rsidR="005C281C">
              <w:t xml:space="preserve">ype or if present overriding the default </w:t>
            </w:r>
            <w:r w:rsidR="00711552">
              <w:t>R</w:t>
            </w:r>
            <w:r w:rsidR="005C281C">
              <w:t xml:space="preserve">esource </w:t>
            </w:r>
            <w:r w:rsidR="00711552">
              <w:t>T</w:t>
            </w:r>
            <w:r w:rsidR="005C281C">
              <w:t>ype.</w:t>
            </w:r>
          </w:p>
          <w:p w14:paraId="3DF063F3" w14:textId="0FBF2936" w:rsidR="005C281C" w:rsidRDefault="005C281C" w:rsidP="0085398D">
            <w:pPr>
              <w:pStyle w:val="TABLE-cell"/>
              <w:cnfStyle w:val="000000100000" w:firstRow="0" w:lastRow="0" w:firstColumn="0" w:lastColumn="0" w:oddVBand="0" w:evenVBand="0" w:oddHBand="1" w:evenHBand="0" w:firstRowFirstColumn="0" w:firstRowLastColumn="0" w:lastRowFirstColumn="0" w:lastRowLastColumn="0"/>
            </w:pPr>
            <w:r>
              <w:t xml:space="preserve">The base type </w:t>
            </w:r>
            <w:r w:rsidR="007A6AFF">
              <w:t>“</w:t>
            </w:r>
            <w:r>
              <w:t>oic.wk.d</w:t>
            </w:r>
            <w:r w:rsidR="007A6AFF">
              <w:t>”</w:t>
            </w:r>
            <w:r>
              <w:t xml:space="preserve"> defines the </w:t>
            </w:r>
            <w:commentRangeStart w:id="12205"/>
            <w:del w:id="12206" w:author="Bardini, Richard A" w:date="2018-03-19T04:06:00Z">
              <w:r w:rsidDel="008E6E40">
                <w:delText xml:space="preserve">properties </w:delText>
              </w:r>
            </w:del>
            <w:ins w:id="12207" w:author="Bardini, Richard A" w:date="2018-03-19T04:06:00Z">
              <w:r w:rsidR="008E6E40">
                <w:t>Properties</w:t>
              </w:r>
              <w:commentRangeEnd w:id="12205"/>
              <w:r w:rsidR="008E6E40">
                <w:rPr>
                  <w:rStyle w:val="CommentReference"/>
                  <w:bCs w:val="0"/>
                  <w:lang w:val="en-US"/>
                </w:rPr>
                <w:commentReference w:id="12205"/>
              </w:r>
              <w:r w:rsidR="008E6E40">
                <w:t xml:space="preserve"> </w:t>
              </w:r>
            </w:ins>
            <w:r>
              <w:t xml:space="preserve">that shall be exposed by all Devices. </w:t>
            </w:r>
          </w:p>
          <w:p w14:paraId="4A3726A9" w14:textId="385CF72B" w:rsidR="005C281C" w:rsidRPr="002E0458" w:rsidRDefault="005C281C" w:rsidP="008704CF">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w:t>
            </w:r>
            <w:commentRangeStart w:id="12208"/>
            <w:del w:id="12209" w:author="Bardini, Richard A" w:date="2018-03-19T04:06:00Z">
              <w:r w:rsidDel="008E6E40">
                <w:delText xml:space="preserve">device </w:delText>
              </w:r>
            </w:del>
            <w:ins w:id="12210" w:author="Bardini, Richard A" w:date="2018-03-19T04:06:00Z">
              <w:r w:rsidR="008E6E40">
                <w:t xml:space="preserve">Device </w:t>
              </w:r>
              <w:commentRangeEnd w:id="12208"/>
              <w:r w:rsidR="008E6E40">
                <w:rPr>
                  <w:rStyle w:val="CommentReference"/>
                  <w:bCs w:val="0"/>
                  <w:lang w:val="en-US"/>
                </w:rPr>
                <w:commentReference w:id="12208"/>
              </w:r>
            </w:ins>
            <w:r>
              <w:t xml:space="preserve">specific </w:t>
            </w:r>
            <w:r w:rsidR="00711552">
              <w:t>R</w:t>
            </w:r>
            <w:r>
              <w:t xml:space="preserve">esource </w:t>
            </w:r>
            <w:commentRangeStart w:id="12211"/>
            <w:r w:rsidR="00711552">
              <w:t>T</w:t>
            </w:r>
            <w:r>
              <w:t>ype</w:t>
            </w:r>
            <w:ins w:id="12212" w:author="Bardini, Richard A" w:date="2018-03-19T08:23:00Z">
              <w:r w:rsidR="008704CF">
                <w:t>(s)</w:t>
              </w:r>
            </w:ins>
            <w:r>
              <w:t xml:space="preserve"> exposed </w:t>
            </w:r>
            <w:del w:id="12213" w:author="Bardini, Richard A" w:date="2018-03-19T08:23:00Z">
              <w:r w:rsidR="00A54D99" w:rsidDel="008704CF">
                <w:delText xml:space="preserve">is </w:delText>
              </w:r>
            </w:del>
            <w:ins w:id="12214" w:author="Bardini, Richard A" w:date="2018-03-19T08:23:00Z">
              <w:r w:rsidR="008704CF">
                <w:t xml:space="preserve">are </w:t>
              </w:r>
            </w:ins>
            <w:r>
              <w:t>dependent on the class of device (e.g. air conditioner, smoke alarm</w:t>
            </w:r>
            <w:ins w:id="12215" w:author="Bardini, Richard A" w:date="2018-03-19T08:24:00Z">
              <w:r w:rsidR="008704CF">
                <w:t>, and combined light/fan</w:t>
              </w:r>
            </w:ins>
            <w:r>
              <w:t>)</w:t>
            </w:r>
            <w:commentRangeEnd w:id="12211"/>
            <w:r w:rsidR="008704CF">
              <w:rPr>
                <w:rStyle w:val="CommentReference"/>
                <w:bCs w:val="0"/>
                <w:lang w:val="en-US"/>
              </w:rPr>
              <w:commentReference w:id="12211"/>
            </w:r>
            <w:r>
              <w:t xml:space="preserve">; applicable values are defined by the </w:t>
            </w:r>
            <w:r w:rsidR="00E02A6F">
              <w:fldChar w:fldCharType="begin"/>
            </w:r>
            <w:r w:rsidR="00E02A6F">
              <w:instrText xml:space="preserve"> REF ref_OCF_Smart_Home_Device \h </w:instrText>
            </w:r>
            <w:r w:rsidR="00E02A6F">
              <w:fldChar w:fldCharType="separate"/>
            </w:r>
            <w:r w:rsidR="00370B4E">
              <w:t>OCF Device</w:t>
            </w:r>
            <w:r w:rsidR="00E02A6F">
              <w:fldChar w:fldCharType="end"/>
            </w:r>
            <w:r w:rsidR="00E02A6F">
              <w:t xml:space="preserve"> specification</w:t>
            </w:r>
            <w:r>
              <w:t>.</w:t>
            </w:r>
          </w:p>
        </w:tc>
        <w:tc>
          <w:tcPr>
            <w:tcW w:w="1205" w:type="dxa"/>
          </w:tcPr>
          <w:p w14:paraId="40D302E0" w14:textId="77777777" w:rsidR="005C281C" w:rsidRDefault="005C281C"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Discovery</w:t>
            </w:r>
          </w:p>
        </w:tc>
      </w:tr>
    </w:tbl>
    <w:p w14:paraId="0CC94BD6" w14:textId="77777777" w:rsidR="00152180" w:rsidRDefault="00152180" w:rsidP="008512A3">
      <w:pPr>
        <w:pStyle w:val="PARAGRAPH"/>
        <w:rPr>
          <w:rFonts w:eastAsiaTheme="minorEastAsia"/>
          <w:lang w:eastAsia="ko-KR"/>
        </w:rPr>
      </w:pPr>
    </w:p>
    <w:p w14:paraId="216EF888" w14:textId="77777777" w:rsidR="00996F89" w:rsidRPr="00460163" w:rsidRDefault="00194F1E" w:rsidP="00996F89">
      <w:pPr>
        <w:rPr>
          <w:b/>
        </w:rPr>
      </w:pPr>
      <w:r>
        <w:fldChar w:fldCharType="begin"/>
      </w:r>
      <w:r w:rsidR="007B07C5">
        <w:instrText xml:space="preserve"> REF _Ref412657752 </w:instrText>
      </w:r>
      <w:r>
        <w:fldChar w:fldCharType="separate"/>
      </w:r>
      <w:r w:rsidR="00370B4E" w:rsidRPr="000D29DB">
        <w:t xml:space="preserve">Table </w:t>
      </w:r>
      <w:r w:rsidR="00370B4E">
        <w:rPr>
          <w:noProof/>
        </w:rPr>
        <w:t>18</w:t>
      </w:r>
      <w:r>
        <w:rPr>
          <w:noProof/>
        </w:rPr>
        <w:fldChar w:fldCharType="end"/>
      </w:r>
      <w:r w:rsidR="00F617B4">
        <w:rPr>
          <w:rFonts w:eastAsiaTheme="minorEastAsia" w:hint="eastAsia"/>
          <w:lang w:eastAsia="ko-KR"/>
        </w:rPr>
        <w:t xml:space="preserve"> </w:t>
      </w:r>
      <w:r w:rsidR="00996F89">
        <w:t xml:space="preserve">defines </w:t>
      </w:r>
      <w:r w:rsidR="00CD16AB">
        <w:t>“</w:t>
      </w:r>
      <w:r w:rsidR="00996F89">
        <w:t>oic.wk.</w:t>
      </w:r>
      <w:r w:rsidR="003E0DE7">
        <w:t>res</w:t>
      </w:r>
      <w:r w:rsidR="00CD16AB">
        <w:t>”</w:t>
      </w:r>
      <w:r w:rsidR="003E0DE7">
        <w:t xml:space="preserve"> </w:t>
      </w:r>
      <w:r w:rsidR="00443A7C">
        <w:t>R</w:t>
      </w:r>
      <w:r w:rsidR="00996F89">
        <w:t xml:space="preserve">esource </w:t>
      </w:r>
      <w:r w:rsidR="00443A7C">
        <w:t>T</w:t>
      </w:r>
      <w:r w:rsidR="00996F89">
        <w:t>ype.</w:t>
      </w:r>
    </w:p>
    <w:p w14:paraId="39413E31" w14:textId="77777777" w:rsidR="00996F89" w:rsidRDefault="00996F89" w:rsidP="00996F89">
      <w:pPr>
        <w:pStyle w:val="TABLE-title"/>
      </w:pPr>
      <w:bookmarkStart w:id="12216" w:name="_Ref412657752"/>
      <w:bookmarkStart w:id="12217" w:name="_Toc509367571"/>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18</w:t>
      </w:r>
      <w:r w:rsidR="00194F1E" w:rsidRPr="000D29DB">
        <w:fldChar w:fldCharType="end"/>
      </w:r>
      <w:bookmarkEnd w:id="12216"/>
      <w:r w:rsidRPr="000D29DB">
        <w:t xml:space="preserve">. </w:t>
      </w:r>
      <w:r w:rsidR="00CD16AB">
        <w:t>“</w:t>
      </w:r>
      <w:r w:rsidRPr="00734602">
        <w:t>oic.wk.</w:t>
      </w:r>
      <w:r w:rsidR="003E0DE7">
        <w:t>res</w:t>
      </w:r>
      <w:r w:rsidR="00CD16AB">
        <w:t>”</w:t>
      </w:r>
      <w:r w:rsidR="003E0DE7" w:rsidRPr="00734602">
        <w:t xml:space="preserve"> </w:t>
      </w:r>
      <w:r w:rsidR="00443A7C">
        <w:t>R</w:t>
      </w:r>
      <w:r w:rsidRPr="00734602">
        <w:t xml:space="preserve">esource </w:t>
      </w:r>
      <w:r w:rsidR="00443A7C">
        <w:t>T</w:t>
      </w:r>
      <w:r w:rsidRPr="00734602">
        <w:t>ype definition</w:t>
      </w:r>
      <w:bookmarkEnd w:id="12217"/>
    </w:p>
    <w:tbl>
      <w:tblPr>
        <w:tblStyle w:val="GridTable41"/>
        <w:tblW w:w="9625" w:type="dxa"/>
        <w:tblLook w:val="04A0" w:firstRow="1" w:lastRow="0" w:firstColumn="1" w:lastColumn="0" w:noHBand="0" w:noVBand="1"/>
      </w:tblPr>
      <w:tblGrid>
        <w:gridCol w:w="1665"/>
        <w:gridCol w:w="981"/>
        <w:gridCol w:w="830"/>
        <w:gridCol w:w="880"/>
        <w:gridCol w:w="560"/>
        <w:gridCol w:w="780"/>
        <w:gridCol w:w="1078"/>
        <w:gridCol w:w="2851"/>
      </w:tblGrid>
      <w:tr w:rsidR="0005174C" w:rsidRPr="00C63F04" w14:paraId="03F1735F" w14:textId="77777777" w:rsidTr="00391DC0">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65" w:type="dxa"/>
          </w:tcPr>
          <w:p w14:paraId="16FBADE7" w14:textId="77777777" w:rsidR="0081566D" w:rsidRPr="00C63F04" w:rsidRDefault="0081566D"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81" w:type="dxa"/>
          </w:tcPr>
          <w:p w14:paraId="504B3110"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830" w:type="dxa"/>
          </w:tcPr>
          <w:p w14:paraId="6FA60ADA"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880" w:type="dxa"/>
          </w:tcPr>
          <w:p w14:paraId="4FFB3771"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60" w:type="dxa"/>
          </w:tcPr>
          <w:p w14:paraId="738AD9C4"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30D12DBD"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8" w:type="dxa"/>
          </w:tcPr>
          <w:p w14:paraId="63D4771C"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851" w:type="dxa"/>
          </w:tcPr>
          <w:p w14:paraId="68EA6A00"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81566D" w:rsidRPr="00C63F04" w14:paraId="1795A1F0" w14:textId="77777777" w:rsidTr="0039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60E3B02B" w14:textId="77777777" w:rsidR="0081566D" w:rsidRPr="00C63F04" w:rsidRDefault="0081566D" w:rsidP="0081566D">
            <w:pPr>
              <w:pStyle w:val="TABLE-cell"/>
              <w:rPr>
                <w:rFonts w:eastAsiaTheme="minorEastAsia"/>
                <w:lang w:eastAsia="ko-KR"/>
              </w:rPr>
            </w:pPr>
            <w:r w:rsidRPr="00070EE8">
              <w:t>Name</w:t>
            </w:r>
          </w:p>
        </w:tc>
        <w:tc>
          <w:tcPr>
            <w:tcW w:w="981" w:type="dxa"/>
          </w:tcPr>
          <w:p w14:paraId="19EA455A" w14:textId="77777777" w:rsidR="0081566D"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n</w:t>
            </w:r>
          </w:p>
        </w:tc>
        <w:tc>
          <w:tcPr>
            <w:tcW w:w="830" w:type="dxa"/>
          </w:tcPr>
          <w:p w14:paraId="4B735E78" w14:textId="77777777" w:rsidR="0081566D" w:rsidRPr="00C63F04"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s</w:t>
            </w:r>
            <w:r>
              <w:t>tring</w:t>
            </w:r>
          </w:p>
        </w:tc>
        <w:tc>
          <w:tcPr>
            <w:tcW w:w="880" w:type="dxa"/>
          </w:tcPr>
          <w:p w14:paraId="23FBF418" w14:textId="77777777" w:rsidR="0081566D" w:rsidRPr="0024338F" w:rsidRDefault="0081566D" w:rsidP="0081566D">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13CFEFAC" w14:textId="77777777" w:rsidR="0081566D" w:rsidRDefault="0081566D" w:rsidP="0081566D">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80" w:type="dxa"/>
          </w:tcPr>
          <w:p w14:paraId="2B2A60BE" w14:textId="77777777" w:rsidR="0081566D" w:rsidRDefault="0081566D" w:rsidP="007967E0">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R</w:t>
            </w:r>
          </w:p>
        </w:tc>
        <w:tc>
          <w:tcPr>
            <w:tcW w:w="1078" w:type="dxa"/>
          </w:tcPr>
          <w:p w14:paraId="13CE28E6" w14:textId="77777777" w:rsidR="0081566D" w:rsidRPr="00C63F04"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no</w:t>
            </w:r>
          </w:p>
        </w:tc>
        <w:tc>
          <w:tcPr>
            <w:tcW w:w="2851" w:type="dxa"/>
          </w:tcPr>
          <w:p w14:paraId="6703CB28" w14:textId="77777777" w:rsidR="0081566D" w:rsidRPr="00C63F04" w:rsidRDefault="001263F3"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1263F3">
              <w:rPr>
                <w:rFonts w:eastAsiaTheme="minorEastAsia"/>
                <w:lang w:eastAsia="ko-KR"/>
              </w:rPr>
              <w:t>Human-friendly name defined by the vendor</w:t>
            </w:r>
          </w:p>
        </w:tc>
      </w:tr>
      <w:tr w:rsidR="0081566D" w:rsidRPr="00C63F04" w14:paraId="4FFB18E0" w14:textId="77777777" w:rsidTr="00391DC0">
        <w:tc>
          <w:tcPr>
            <w:cnfStyle w:val="001000000000" w:firstRow="0" w:lastRow="0" w:firstColumn="1" w:lastColumn="0" w:oddVBand="0" w:evenVBand="0" w:oddHBand="0" w:evenHBand="0" w:firstRowFirstColumn="0" w:firstRowLastColumn="0" w:lastRowFirstColumn="0" w:lastRowLastColumn="0"/>
            <w:tcW w:w="1665" w:type="dxa"/>
          </w:tcPr>
          <w:p w14:paraId="627236F2" w14:textId="77777777" w:rsidR="0081566D" w:rsidRPr="00AC4BBA" w:rsidRDefault="0081566D" w:rsidP="0081566D">
            <w:pPr>
              <w:pStyle w:val="TABLE-cell"/>
              <w:rPr>
                <w:rFonts w:eastAsiaTheme="minorEastAsia"/>
                <w:lang w:eastAsia="ko-KR"/>
              </w:rPr>
            </w:pPr>
            <w:r w:rsidRPr="00070EE8">
              <w:t>Link</w:t>
            </w:r>
            <w:r w:rsidR="00DB2575">
              <w:rPr>
                <w:rFonts w:eastAsiaTheme="minorEastAsia" w:hint="eastAsia"/>
                <w:lang w:eastAsia="ko-KR"/>
              </w:rPr>
              <w:t>s</w:t>
            </w:r>
          </w:p>
        </w:tc>
        <w:tc>
          <w:tcPr>
            <w:tcW w:w="981" w:type="dxa"/>
          </w:tcPr>
          <w:p w14:paraId="52B2DC0C" w14:textId="77777777" w:rsidR="0081566D" w:rsidRPr="00AC4BBA" w:rsidRDefault="002F4946" w:rsidP="0081566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links</w:t>
            </w:r>
          </w:p>
        </w:tc>
        <w:tc>
          <w:tcPr>
            <w:tcW w:w="830" w:type="dxa"/>
          </w:tcPr>
          <w:p w14:paraId="32B0950C" w14:textId="77777777" w:rsidR="0081566D" w:rsidRDefault="002B637D" w:rsidP="0081566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array</w:t>
            </w:r>
          </w:p>
        </w:tc>
        <w:tc>
          <w:tcPr>
            <w:tcW w:w="880" w:type="dxa"/>
          </w:tcPr>
          <w:p w14:paraId="3B52BB49" w14:textId="77777777" w:rsidR="0081566D" w:rsidRPr="0024338F" w:rsidRDefault="0081566D" w:rsidP="00CF50AA">
            <w:pPr>
              <w:pStyle w:val="TABLE-cell"/>
              <w:cnfStyle w:val="000000000000" w:firstRow="0" w:lastRow="0" w:firstColumn="0" w:lastColumn="0" w:oddVBand="0" w:evenVBand="0" w:oddHBand="0" w:evenHBand="0" w:firstRowFirstColumn="0" w:firstRowLastColumn="0" w:lastRowFirstColumn="0" w:lastRowLastColumn="0"/>
            </w:pPr>
            <w:r>
              <w:t xml:space="preserve">See </w:t>
            </w:r>
            <w:r w:rsidR="00194F1E">
              <w:fldChar w:fldCharType="begin"/>
            </w:r>
            <w:r w:rsidR="00CF50AA">
              <w:instrText xml:space="preserve"> REF _Ref427656580 \r \h </w:instrText>
            </w:r>
            <w:r w:rsidR="00194F1E">
              <w:fldChar w:fldCharType="separate"/>
            </w:r>
            <w:r w:rsidR="00370B4E">
              <w:t>7.8.2</w:t>
            </w:r>
            <w:r w:rsidR="00194F1E">
              <w:fldChar w:fldCharType="end"/>
            </w:r>
          </w:p>
        </w:tc>
        <w:tc>
          <w:tcPr>
            <w:tcW w:w="560" w:type="dxa"/>
          </w:tcPr>
          <w:p w14:paraId="6FE7B5C2" w14:textId="77777777" w:rsidR="0081566D" w:rsidRDefault="0081566D" w:rsidP="0081566D">
            <w:pPr>
              <w:pStyle w:val="TABLE-cell"/>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780" w:type="dxa"/>
          </w:tcPr>
          <w:p w14:paraId="2734D64E" w14:textId="77777777" w:rsidR="0081566D" w:rsidRDefault="0081566D" w:rsidP="0081566D">
            <w:pPr>
              <w:pStyle w:val="TABLE-cell"/>
              <w:cnfStyle w:val="000000000000" w:firstRow="0" w:lastRow="0" w:firstColumn="0" w:lastColumn="0" w:oddVBand="0" w:evenVBand="0" w:oddHBand="0" w:evenHBand="0" w:firstRowFirstColumn="0" w:firstRowLastColumn="0" w:lastRowFirstColumn="0" w:lastRowLastColumn="0"/>
            </w:pPr>
            <w:r>
              <w:t>R</w:t>
            </w:r>
          </w:p>
        </w:tc>
        <w:tc>
          <w:tcPr>
            <w:tcW w:w="1078" w:type="dxa"/>
          </w:tcPr>
          <w:p w14:paraId="310E2782" w14:textId="77777777" w:rsidR="0081566D" w:rsidRDefault="0081566D" w:rsidP="0081566D">
            <w:pPr>
              <w:pStyle w:val="TABLE-cell"/>
              <w:cnfStyle w:val="000000000000" w:firstRow="0" w:lastRow="0" w:firstColumn="0" w:lastColumn="0" w:oddVBand="0" w:evenVBand="0" w:oddHBand="0" w:evenHBand="0" w:firstRowFirstColumn="0" w:firstRowLastColumn="0" w:lastRowFirstColumn="0" w:lastRowLastColumn="0"/>
            </w:pPr>
            <w:r>
              <w:t>yes</w:t>
            </w:r>
          </w:p>
        </w:tc>
        <w:tc>
          <w:tcPr>
            <w:tcW w:w="2851" w:type="dxa"/>
          </w:tcPr>
          <w:p w14:paraId="070E7069" w14:textId="77777777" w:rsidR="0081566D" w:rsidRPr="00C63F04" w:rsidRDefault="0081566D" w:rsidP="00443A7C">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 xml:space="preserve">The </w:t>
            </w:r>
            <w:r w:rsidR="004E344E">
              <w:rPr>
                <w:rFonts w:eastAsiaTheme="minorEastAsia" w:hint="eastAsia"/>
                <w:lang w:eastAsia="ko-KR"/>
              </w:rPr>
              <w:t xml:space="preserve">array of </w:t>
            </w:r>
            <w:r>
              <w:t>Link</w:t>
            </w:r>
            <w:r w:rsidR="004E344E">
              <w:rPr>
                <w:rFonts w:eastAsiaTheme="minorEastAsia" w:hint="eastAsia"/>
                <w:lang w:eastAsia="ko-KR"/>
              </w:rPr>
              <w:t>s</w:t>
            </w:r>
            <w:r>
              <w:t xml:space="preserve"> describes the URI, supported </w:t>
            </w:r>
            <w:r w:rsidR="00443A7C">
              <w:t>R</w:t>
            </w:r>
            <w:r>
              <w:t xml:space="preserve">esource </w:t>
            </w:r>
            <w:r w:rsidR="00443A7C">
              <w:t>T</w:t>
            </w:r>
            <w:r>
              <w:t>ypes and interfaces, and access policy.</w:t>
            </w:r>
          </w:p>
        </w:tc>
      </w:tr>
      <w:tr w:rsidR="008E09EB" w:rsidRPr="00C63F04" w:rsidDel="00CD0CD8" w14:paraId="3F8C957C" w14:textId="516C60DC" w:rsidTr="00391DC0">
        <w:trPr>
          <w:cnfStyle w:val="000000100000" w:firstRow="0" w:lastRow="0" w:firstColumn="0" w:lastColumn="0" w:oddVBand="0" w:evenVBand="0" w:oddHBand="1" w:evenHBand="0" w:firstRowFirstColumn="0" w:firstRowLastColumn="0" w:lastRowFirstColumn="0" w:lastRowLastColumn="0"/>
          <w:del w:id="12218" w:author="Bardini, Richard A" w:date="2018-03-16T15:15:00Z"/>
        </w:trPr>
        <w:tc>
          <w:tcPr>
            <w:cnfStyle w:val="001000000000" w:firstRow="0" w:lastRow="0" w:firstColumn="1" w:lastColumn="0" w:oddVBand="0" w:evenVBand="0" w:oddHBand="0" w:evenHBand="0" w:firstRowFirstColumn="0" w:firstRowLastColumn="0" w:lastRowFirstColumn="0" w:lastRowLastColumn="0"/>
            <w:tcW w:w="1665" w:type="dxa"/>
          </w:tcPr>
          <w:p w14:paraId="6EF63412" w14:textId="5877DEA2" w:rsidR="008E09EB" w:rsidRPr="00070EE8" w:rsidDel="00CD0CD8" w:rsidRDefault="008E09EB" w:rsidP="0081566D">
            <w:pPr>
              <w:pStyle w:val="TABLE-cell"/>
              <w:rPr>
                <w:del w:id="12219" w:author="Bardini, Richard A" w:date="2018-03-16T15:15:00Z"/>
              </w:rPr>
            </w:pPr>
            <w:commentRangeStart w:id="12220"/>
            <w:del w:id="12221" w:author="Bardini, Richard A" w:date="2018-03-16T15:15:00Z">
              <w:r w:rsidDel="00CD0CD8">
                <w:delText>Messaging Protocol</w:delText>
              </w:r>
            </w:del>
          </w:p>
        </w:tc>
        <w:tc>
          <w:tcPr>
            <w:tcW w:w="981" w:type="dxa"/>
          </w:tcPr>
          <w:p w14:paraId="7638898D" w14:textId="13EE08E1" w:rsidR="008E09EB" w:rsidDel="00CD0CD8" w:rsidRDefault="008E09EB" w:rsidP="0081566D">
            <w:pPr>
              <w:pStyle w:val="TABLE-cell"/>
              <w:cnfStyle w:val="000000100000" w:firstRow="0" w:lastRow="0" w:firstColumn="0" w:lastColumn="0" w:oddVBand="0" w:evenVBand="0" w:oddHBand="1" w:evenHBand="0" w:firstRowFirstColumn="0" w:firstRowLastColumn="0" w:lastRowFirstColumn="0" w:lastRowLastColumn="0"/>
              <w:rPr>
                <w:del w:id="12222" w:author="Bardini, Richard A" w:date="2018-03-16T15:15:00Z"/>
                <w:rFonts w:eastAsiaTheme="minorEastAsia"/>
                <w:lang w:eastAsia="ko-KR"/>
              </w:rPr>
            </w:pPr>
            <w:del w:id="12223" w:author="Bardini, Richard A" w:date="2018-03-16T15:15:00Z">
              <w:r w:rsidDel="00CD0CD8">
                <w:rPr>
                  <w:rFonts w:eastAsiaTheme="minorEastAsia"/>
                  <w:lang w:eastAsia="ko-KR"/>
                </w:rPr>
                <w:delText>mpro</w:delText>
              </w:r>
            </w:del>
          </w:p>
        </w:tc>
        <w:tc>
          <w:tcPr>
            <w:tcW w:w="830" w:type="dxa"/>
          </w:tcPr>
          <w:p w14:paraId="7201DF87" w14:textId="3794E2AE" w:rsidR="008E09EB" w:rsidDel="00CD0CD8" w:rsidRDefault="008E09EB" w:rsidP="0081566D">
            <w:pPr>
              <w:pStyle w:val="TABLE-cell"/>
              <w:cnfStyle w:val="000000100000" w:firstRow="0" w:lastRow="0" w:firstColumn="0" w:lastColumn="0" w:oddVBand="0" w:evenVBand="0" w:oddHBand="1" w:evenHBand="0" w:firstRowFirstColumn="0" w:firstRowLastColumn="0" w:lastRowFirstColumn="0" w:lastRowLastColumn="0"/>
              <w:rPr>
                <w:del w:id="12224" w:author="Bardini, Richard A" w:date="2018-03-16T15:15:00Z"/>
              </w:rPr>
            </w:pPr>
            <w:del w:id="12225" w:author="Bardini, Richard A" w:date="2018-03-16T15:15:00Z">
              <w:r w:rsidDel="00CD0CD8">
                <w:delText>SSV</w:delText>
              </w:r>
            </w:del>
          </w:p>
        </w:tc>
        <w:tc>
          <w:tcPr>
            <w:tcW w:w="880" w:type="dxa"/>
          </w:tcPr>
          <w:p w14:paraId="4CE9413E" w14:textId="65C90639" w:rsidR="008E09EB" w:rsidDel="00CD0CD8" w:rsidRDefault="008E09EB" w:rsidP="0081566D">
            <w:pPr>
              <w:pStyle w:val="TABLE-cell"/>
              <w:cnfStyle w:val="000000100000" w:firstRow="0" w:lastRow="0" w:firstColumn="0" w:lastColumn="0" w:oddVBand="0" w:evenVBand="0" w:oddHBand="1" w:evenHBand="0" w:firstRowFirstColumn="0" w:firstRowLastColumn="0" w:lastRowFirstColumn="0" w:lastRowLastColumn="0"/>
              <w:rPr>
                <w:del w:id="12226" w:author="Bardini, Richard A" w:date="2018-03-16T15:15:00Z"/>
              </w:rPr>
            </w:pPr>
          </w:p>
        </w:tc>
        <w:tc>
          <w:tcPr>
            <w:tcW w:w="560" w:type="dxa"/>
          </w:tcPr>
          <w:p w14:paraId="2B78C376" w14:textId="6C00B0D1" w:rsidR="008E09EB" w:rsidDel="00CD0CD8" w:rsidRDefault="008E09EB" w:rsidP="0081566D">
            <w:pPr>
              <w:pStyle w:val="TABLE-cell"/>
              <w:jc w:val="center"/>
              <w:cnfStyle w:val="000000100000" w:firstRow="0" w:lastRow="0" w:firstColumn="0" w:lastColumn="0" w:oddVBand="0" w:evenVBand="0" w:oddHBand="1" w:evenHBand="0" w:firstRowFirstColumn="0" w:firstRowLastColumn="0" w:lastRowFirstColumn="0" w:lastRowLastColumn="0"/>
              <w:rPr>
                <w:del w:id="12227" w:author="Bardini, Richard A" w:date="2018-03-16T15:15:00Z"/>
                <w:rFonts w:eastAsiaTheme="minorEastAsia"/>
                <w:lang w:eastAsia="ko-KR"/>
              </w:rPr>
            </w:pPr>
          </w:p>
        </w:tc>
        <w:tc>
          <w:tcPr>
            <w:tcW w:w="780" w:type="dxa"/>
          </w:tcPr>
          <w:p w14:paraId="52EF5AD6" w14:textId="280C14C6" w:rsidR="008E09EB" w:rsidDel="00CD0CD8" w:rsidRDefault="008E09EB" w:rsidP="0081566D">
            <w:pPr>
              <w:pStyle w:val="TABLE-cell"/>
              <w:cnfStyle w:val="000000100000" w:firstRow="0" w:lastRow="0" w:firstColumn="0" w:lastColumn="0" w:oddVBand="0" w:evenVBand="0" w:oddHBand="1" w:evenHBand="0" w:firstRowFirstColumn="0" w:firstRowLastColumn="0" w:lastRowFirstColumn="0" w:lastRowLastColumn="0"/>
              <w:rPr>
                <w:del w:id="12228" w:author="Bardini, Richard A" w:date="2018-03-16T15:15:00Z"/>
              </w:rPr>
            </w:pPr>
            <w:del w:id="12229" w:author="Bardini, Richard A" w:date="2018-03-16T15:15:00Z">
              <w:r w:rsidDel="00CD0CD8">
                <w:delText>R</w:delText>
              </w:r>
            </w:del>
          </w:p>
        </w:tc>
        <w:tc>
          <w:tcPr>
            <w:tcW w:w="1078" w:type="dxa"/>
          </w:tcPr>
          <w:p w14:paraId="437C9CD5" w14:textId="11A5DBB9" w:rsidR="008E09EB" w:rsidDel="00CD0CD8" w:rsidRDefault="008E09EB" w:rsidP="0081566D">
            <w:pPr>
              <w:pStyle w:val="TABLE-cell"/>
              <w:cnfStyle w:val="000000100000" w:firstRow="0" w:lastRow="0" w:firstColumn="0" w:lastColumn="0" w:oddVBand="0" w:evenVBand="0" w:oddHBand="1" w:evenHBand="0" w:firstRowFirstColumn="0" w:firstRowLastColumn="0" w:lastRowFirstColumn="0" w:lastRowLastColumn="0"/>
              <w:rPr>
                <w:del w:id="12230" w:author="Bardini, Richard A" w:date="2018-03-16T15:15:00Z"/>
              </w:rPr>
            </w:pPr>
            <w:del w:id="12231" w:author="Bardini, Richard A" w:date="2018-03-16T15:15:00Z">
              <w:r w:rsidDel="00CD0CD8">
                <w:delText>No</w:delText>
              </w:r>
            </w:del>
          </w:p>
        </w:tc>
        <w:tc>
          <w:tcPr>
            <w:tcW w:w="2851" w:type="dxa"/>
          </w:tcPr>
          <w:p w14:paraId="1E997019" w14:textId="7A6A7C2B" w:rsidR="008E09EB" w:rsidDel="00CD0CD8" w:rsidRDefault="008E09EB" w:rsidP="008E09EB">
            <w:pPr>
              <w:pStyle w:val="TABLE-cell"/>
              <w:cnfStyle w:val="000000100000" w:firstRow="0" w:lastRow="0" w:firstColumn="0" w:lastColumn="0" w:oddVBand="0" w:evenVBand="0" w:oddHBand="1" w:evenHBand="0" w:firstRowFirstColumn="0" w:firstRowLastColumn="0" w:lastRowFirstColumn="0" w:lastRowLastColumn="0"/>
              <w:rPr>
                <w:del w:id="12232" w:author="Bardini, Richard A" w:date="2018-03-16T15:15:00Z"/>
              </w:rPr>
            </w:pPr>
            <w:del w:id="12233" w:author="Bardini, Richard A" w:date="2018-03-16T15:15:00Z">
              <w:r w:rsidDel="00CD0CD8">
                <w:delText>String with Space Separated Values (SSV) of messaging protocols supported</w:delText>
              </w:r>
              <w:r w:rsidR="00345297" w:rsidDel="00CD0CD8">
                <w:delText xml:space="preserve"> as a SI Number from</w:delText>
              </w:r>
              <w:r w:rsidR="00345297" w:rsidRPr="002F4AF2" w:rsidDel="00CD0CD8">
                <w:delText xml:space="preserve"> </w:delText>
              </w:r>
              <w:r w:rsidR="00194F1E" w:rsidDel="00CD0CD8">
                <w:rPr>
                  <w:highlight w:val="yellow"/>
                </w:rPr>
                <w:fldChar w:fldCharType="begin"/>
              </w:r>
              <w:r w:rsidR="00345297" w:rsidDel="00CD0CD8">
                <w:delInstrText xml:space="preserve"> REF _Ref425842826 \h </w:delInstrText>
              </w:r>
              <w:r w:rsidR="00194F1E" w:rsidDel="00CD0CD8">
                <w:rPr>
                  <w:highlight w:val="yellow"/>
                </w:rPr>
              </w:r>
              <w:r w:rsidR="00194F1E" w:rsidDel="00CD0CD8">
                <w:rPr>
                  <w:highlight w:val="yellow"/>
                </w:rPr>
                <w:fldChar w:fldCharType="separate"/>
              </w:r>
              <w:r w:rsidR="00C04FE7" w:rsidRPr="000D29DB" w:rsidDel="00CD0CD8">
                <w:delText xml:space="preserve">Table </w:delText>
              </w:r>
              <w:r w:rsidR="00C04FE7" w:rsidDel="00CD0CD8">
                <w:rPr>
                  <w:noProof/>
                </w:rPr>
                <w:delText>19</w:delText>
              </w:r>
              <w:r w:rsidR="00194F1E" w:rsidDel="00CD0CD8">
                <w:rPr>
                  <w:highlight w:val="yellow"/>
                </w:rPr>
                <w:fldChar w:fldCharType="end"/>
              </w:r>
            </w:del>
          </w:p>
          <w:p w14:paraId="7F6E24F4" w14:textId="3FE50E8F" w:rsidR="008E09EB" w:rsidDel="00CD0CD8" w:rsidRDefault="008E09EB" w:rsidP="00B77722">
            <w:pPr>
              <w:pStyle w:val="TABLE-cell"/>
              <w:cnfStyle w:val="000000100000" w:firstRow="0" w:lastRow="0" w:firstColumn="0" w:lastColumn="0" w:oddVBand="0" w:evenVBand="0" w:oddHBand="1" w:evenHBand="0" w:firstRowFirstColumn="0" w:firstRowLastColumn="0" w:lastRowFirstColumn="0" w:lastRowLastColumn="0"/>
              <w:rPr>
                <w:del w:id="12234" w:author="Bardini, Richard A" w:date="2018-03-16T15:15:00Z"/>
              </w:rPr>
            </w:pPr>
            <w:del w:id="12235" w:author="Bardini, Richard A" w:date="2018-03-16T15:15:00Z">
              <w:r w:rsidDel="00CD0CD8">
                <w:delText>For example, “</w:delText>
              </w:r>
              <w:r w:rsidR="00345297" w:rsidDel="00CD0CD8">
                <w:delText>1 and 3</w:delText>
              </w:r>
              <w:r w:rsidDel="00CD0CD8">
                <w:delText xml:space="preserve">” indicates that the </w:delText>
              </w:r>
              <w:r w:rsidR="00B77722" w:rsidDel="00CD0CD8">
                <w:delText>D</w:delText>
              </w:r>
              <w:r w:rsidDel="00CD0CD8">
                <w:delText>evice supports coap</w:delText>
              </w:r>
              <w:r w:rsidR="00B649DB" w:rsidDel="00CD0CD8">
                <w:delText xml:space="preserve"> and http</w:delText>
              </w:r>
              <w:r w:rsidDel="00CD0CD8">
                <w:delText xml:space="preserve"> as messaging protocols.</w:delText>
              </w:r>
            </w:del>
          </w:p>
        </w:tc>
      </w:tr>
    </w:tbl>
    <w:p w14:paraId="0F4F7ECE" w14:textId="70F57231" w:rsidR="00582D77" w:rsidRDefault="00391DC0" w:rsidP="002E0458">
      <w:pPr>
        <w:pStyle w:val="PARAGRAPH"/>
      </w:pPr>
      <w:del w:id="12236" w:author="Bardini, Richard A" w:date="2018-03-16T15:16:00Z">
        <w:r w:rsidRPr="00391DC0" w:rsidDel="00CD0CD8">
          <w:delText xml:space="preserve">A Device which wants to indicate its messaging protocol capabilities may add the property ‘mpro’ in response to a request on </w:delText>
        </w:r>
        <w:r w:rsidR="007A6AFF" w:rsidDel="00CD0CD8">
          <w:delText>“</w:delText>
        </w:r>
        <w:r w:rsidRPr="00391DC0" w:rsidDel="00CD0CD8">
          <w:delText>/oic/res</w:delText>
        </w:r>
        <w:r w:rsidR="007A6AFF" w:rsidDel="00CD0CD8">
          <w:delText>”</w:delText>
        </w:r>
        <w:r w:rsidRPr="00391DC0" w:rsidDel="00CD0CD8">
          <w:delText xml:space="preserve">. </w:delText>
        </w:r>
      </w:del>
      <w:r w:rsidRPr="00391DC0">
        <w:t xml:space="preserve">A Device shall support CoAP based discovery as the </w:t>
      </w:r>
      <w:r w:rsidRPr="00391DC0">
        <w:lastRenderedPageBreak/>
        <w:t xml:space="preserve">baseline discovery mechanism (see section </w:t>
      </w:r>
      <w:r w:rsidR="00194F1E">
        <w:rPr>
          <w:highlight w:val="yellow"/>
        </w:rPr>
        <w:fldChar w:fldCharType="begin"/>
      </w:r>
      <w:r>
        <w:instrText xml:space="preserve"> REF _Ref425842018 \r \h </w:instrText>
      </w:r>
      <w:r w:rsidR="00194F1E">
        <w:rPr>
          <w:highlight w:val="yellow"/>
        </w:rPr>
      </w:r>
      <w:r w:rsidR="00194F1E">
        <w:rPr>
          <w:highlight w:val="yellow"/>
        </w:rPr>
        <w:fldChar w:fldCharType="separate"/>
      </w:r>
      <w:r w:rsidR="00370B4E">
        <w:t>10.4</w:t>
      </w:r>
      <w:r w:rsidR="00194F1E">
        <w:rPr>
          <w:highlight w:val="yellow"/>
        </w:rPr>
        <w:fldChar w:fldCharType="end"/>
      </w:r>
      <w:r w:rsidRPr="00391DC0">
        <w:t xml:space="preserve">). </w:t>
      </w:r>
      <w:del w:id="12237" w:author="Bardini, Richard A" w:date="2018-03-16T15:18:00Z">
        <w:r w:rsidDel="00CD0CD8">
          <w:delText xml:space="preserve">A </w:delText>
        </w:r>
        <w:r w:rsidRPr="00391DC0" w:rsidDel="00CD0CD8">
          <w:delText xml:space="preserve">Client which </w:delText>
        </w:r>
        <w:r w:rsidDel="00CD0CD8">
          <w:delText>sees</w:delText>
        </w:r>
        <w:r w:rsidRPr="00391DC0" w:rsidDel="00CD0CD8">
          <w:delText xml:space="preserve"> this property in a discovery response can choose any of the supported messaging protocols for communicating with the Server for further messages. </w:delText>
        </w:r>
        <w:r w:rsidDel="00CD0CD8">
          <w:delText xml:space="preserve">For example, if </w:delText>
        </w:r>
        <w:r w:rsidRPr="00391DC0" w:rsidDel="00CD0CD8">
          <w:delText xml:space="preserve">a Device supporting multiple protocols indicates it </w:delText>
        </w:r>
        <w:r w:rsidDel="00CD0CD8">
          <w:delText>supports</w:delText>
        </w:r>
        <w:r w:rsidRPr="00391DC0" w:rsidDel="00CD0CD8">
          <w:delText xml:space="preserve"> a value of “</w:delText>
        </w:r>
        <w:r w:rsidR="00345297" w:rsidDel="00CD0CD8">
          <w:delText>1 3</w:delText>
        </w:r>
        <w:r w:rsidRPr="00391DC0" w:rsidDel="00CD0CD8">
          <w:delText xml:space="preserve">” for </w:delText>
        </w:r>
        <w:r w:rsidDel="00CD0CD8">
          <w:delText xml:space="preserve">the </w:delText>
        </w:r>
        <w:r w:rsidRPr="00391DC0" w:rsidDel="00CD0CD8">
          <w:delText xml:space="preserve">‘mpro’ property in the discovery response, </w:delText>
        </w:r>
        <w:r w:rsidDel="00CD0CD8">
          <w:delText xml:space="preserve">then </w:delText>
        </w:r>
        <w:r w:rsidR="001D6C3F" w:rsidDel="00CD0CD8">
          <w:delText xml:space="preserve">it cannot be assumed that </w:delText>
        </w:r>
        <w:r w:rsidRPr="00391DC0" w:rsidDel="00CD0CD8">
          <w:delText xml:space="preserve">there is </w:delText>
        </w:r>
        <w:r w:rsidR="001D6C3F" w:rsidDel="00CD0CD8">
          <w:delText>an implied ordering or priority</w:delText>
        </w:r>
        <w:r w:rsidRPr="00391DC0" w:rsidDel="00CD0CD8">
          <w:delText xml:space="preserve">. But </w:delText>
        </w:r>
        <w:r w:rsidR="001D6C3F" w:rsidDel="00CD0CD8">
          <w:delText xml:space="preserve">a </w:delText>
        </w:r>
        <w:r w:rsidRPr="00391DC0" w:rsidDel="00CD0CD8">
          <w:delText xml:space="preserve">vertical </w:delText>
        </w:r>
        <w:r w:rsidR="001D6C3F" w:rsidDel="00CD0CD8">
          <w:delText>specification</w:delText>
        </w:r>
        <w:r w:rsidRPr="00391DC0" w:rsidDel="00CD0CD8">
          <w:delText xml:space="preserve"> may choose to </w:delText>
        </w:r>
        <w:r w:rsidR="001D6C3F" w:rsidDel="00CD0CD8">
          <w:delText>specify an implied</w:delText>
        </w:r>
        <w:r w:rsidRPr="00391DC0" w:rsidDel="00CD0CD8">
          <w:delText xml:space="preserve"> ordering or priority. If</w:delText>
        </w:r>
        <w:r w:rsidR="001D6C3F" w:rsidDel="00CD0CD8">
          <w:delText xml:space="preserve"> the</w:delText>
        </w:r>
        <w:r w:rsidRPr="00391DC0" w:rsidDel="00CD0CD8">
          <w:delText xml:space="preserve"> ‘mpro’ property is not present in the response, </w:delText>
        </w:r>
        <w:r w:rsidR="001D6C3F" w:rsidDel="00CD0CD8">
          <w:delText xml:space="preserve">A </w:delText>
        </w:r>
        <w:r w:rsidDel="00CD0CD8">
          <w:delText>C</w:delText>
        </w:r>
        <w:r w:rsidRPr="00391DC0" w:rsidDel="00CD0CD8">
          <w:delText xml:space="preserve">lient shall use </w:delText>
        </w:r>
        <w:r w:rsidR="001D6C3F" w:rsidDel="00CD0CD8">
          <w:delText xml:space="preserve">the </w:delText>
        </w:r>
        <w:r w:rsidRPr="00391DC0" w:rsidDel="00CD0CD8">
          <w:delText xml:space="preserve">default messaging protocol as specified in </w:delText>
        </w:r>
        <w:r w:rsidR="001D6C3F" w:rsidDel="00CD0CD8">
          <w:delText xml:space="preserve">the </w:delText>
        </w:r>
        <w:r w:rsidRPr="00391DC0" w:rsidDel="00CD0CD8">
          <w:delText>vertical specification for further communication.</w:delText>
        </w:r>
      </w:del>
      <w:commentRangeEnd w:id="12220"/>
      <w:r w:rsidR="00CD0CD8">
        <w:rPr>
          <w:rStyle w:val="CommentReference"/>
          <w:lang w:val="en-US"/>
        </w:rPr>
        <w:commentReference w:id="12220"/>
      </w:r>
    </w:p>
    <w:p w14:paraId="77C0669F" w14:textId="77777777" w:rsidR="00582D77" w:rsidRDefault="00582D77" w:rsidP="00582D77">
      <w:pPr>
        <w:pStyle w:val="PARAGRAPH"/>
      </w:pPr>
      <w:r w:rsidRPr="00582D77">
        <w:t>The</w:t>
      </w:r>
      <w:r>
        <w:t xml:space="preserve"> “/oic/res” shall list all Resources that are indicated as discoverable (see </w:t>
      </w:r>
      <w:r w:rsidRPr="00812D7A">
        <w:t xml:space="preserve">section </w:t>
      </w:r>
      <w:r w:rsidR="00DA03DF" w:rsidRPr="00812D7A">
        <w:fldChar w:fldCharType="begin"/>
      </w:r>
      <w:r w:rsidR="00DA03DF" w:rsidRPr="00812D7A">
        <w:instrText xml:space="preserve"> REF _Ref426374306 \r \h </w:instrText>
      </w:r>
      <w:r w:rsidR="00812D7A">
        <w:instrText xml:space="preserve"> \* MERGEFORMAT </w:instrText>
      </w:r>
      <w:r w:rsidR="00DA03DF" w:rsidRPr="00812D7A">
        <w:fldChar w:fldCharType="separate"/>
      </w:r>
      <w:r w:rsidR="00370B4E">
        <w:t>11.3</w:t>
      </w:r>
      <w:r w:rsidR="00DA03DF" w:rsidRPr="00812D7A">
        <w:fldChar w:fldCharType="end"/>
      </w:r>
      <w:r>
        <w:t>). Also the following architecture Resource Types shall be listed:</w:t>
      </w:r>
    </w:p>
    <w:p w14:paraId="2B2DCE09" w14:textId="77777777" w:rsidR="00582D77" w:rsidRDefault="00582D77" w:rsidP="00582D77">
      <w:pPr>
        <w:pStyle w:val="ListBullet"/>
      </w:pPr>
      <w:r>
        <w:t xml:space="preserve">Introspection resource indicated with </w:t>
      </w:r>
      <w:r w:rsidR="00432BC0">
        <w:t>an “</w:t>
      </w:r>
      <w:r>
        <w:t>rt</w:t>
      </w:r>
      <w:r w:rsidR="00432BC0">
        <w:t>” value of “</w:t>
      </w:r>
      <w:r>
        <w:t>oic.wk.introspection</w:t>
      </w:r>
      <w:r w:rsidR="00432BC0">
        <w:t>”</w:t>
      </w:r>
    </w:p>
    <w:p w14:paraId="1745F4E1" w14:textId="77777777" w:rsidR="00582D77" w:rsidRDefault="007A6AFF" w:rsidP="00582D77">
      <w:pPr>
        <w:pStyle w:val="ListBullet"/>
      </w:pPr>
      <w:r>
        <w:t>“</w:t>
      </w:r>
      <w:r w:rsidR="00582D77">
        <w:t>/oic/p</w:t>
      </w:r>
      <w:r>
        <w:t>”</w:t>
      </w:r>
      <w:r w:rsidR="00582D77">
        <w:t xml:space="preserve"> indicated with </w:t>
      </w:r>
      <w:r w:rsidR="00432BC0">
        <w:t>an “</w:t>
      </w:r>
      <w:r w:rsidR="00582D77">
        <w:t>rt</w:t>
      </w:r>
      <w:r w:rsidR="00432BC0">
        <w:t>” value of “</w:t>
      </w:r>
      <w:r w:rsidR="00582D77">
        <w:t>oic.wk.p</w:t>
      </w:r>
      <w:r w:rsidR="00432BC0">
        <w:t>”</w:t>
      </w:r>
    </w:p>
    <w:p w14:paraId="71D02BC2" w14:textId="77777777" w:rsidR="00582D77" w:rsidRDefault="007A6AFF" w:rsidP="00582D77">
      <w:pPr>
        <w:pStyle w:val="ListBullet"/>
      </w:pPr>
      <w:r>
        <w:t>“</w:t>
      </w:r>
      <w:r w:rsidR="00582D77">
        <w:t>/oic/d</w:t>
      </w:r>
      <w:r>
        <w:t>”</w:t>
      </w:r>
      <w:r w:rsidR="00582D77">
        <w:t xml:space="preserve"> indicated with </w:t>
      </w:r>
      <w:r w:rsidR="00432BC0">
        <w:t>an “</w:t>
      </w:r>
      <w:r w:rsidR="00582D77">
        <w:t>rt</w:t>
      </w:r>
      <w:r w:rsidR="00432BC0">
        <w:t>” value of “</w:t>
      </w:r>
      <w:r w:rsidR="00582D77">
        <w:t>oic.wk.d</w:t>
      </w:r>
      <w:r w:rsidR="00432BC0">
        <w:t>”</w:t>
      </w:r>
    </w:p>
    <w:p w14:paraId="5A2BB161" w14:textId="77777777" w:rsidR="00582D77" w:rsidRPr="00D2591C" w:rsidRDefault="007A6AFF" w:rsidP="00582D77">
      <w:pPr>
        <w:pStyle w:val="ListBullet"/>
        <w:rPr>
          <w:lang w:val="en-GB"/>
        </w:rPr>
      </w:pPr>
      <w:r>
        <w:t>“</w:t>
      </w:r>
      <w:r w:rsidR="00582D77">
        <w:t>/oic/sec/doxm</w:t>
      </w:r>
      <w:r>
        <w:t>”</w:t>
      </w:r>
      <w:r w:rsidR="00582D77">
        <w:t xml:space="preserve"> indicated with </w:t>
      </w:r>
      <w:r w:rsidR="00432BC0">
        <w:t>an “</w:t>
      </w:r>
      <w:r w:rsidR="00582D77">
        <w:t>rt</w:t>
      </w:r>
      <w:r w:rsidR="00432BC0">
        <w:t>” value of “</w:t>
      </w:r>
      <w:r w:rsidR="00582D77">
        <w:t>oic.r.doxm</w:t>
      </w:r>
      <w:r w:rsidR="00432BC0">
        <w:t>”</w:t>
      </w:r>
      <w:r w:rsidR="00F24A63">
        <w:t xml:space="preserve"> as defined in the </w:t>
      </w:r>
      <w:r w:rsidR="00F24A63">
        <w:fldChar w:fldCharType="begin"/>
      </w:r>
      <w:r w:rsidR="00F24A63">
        <w:instrText xml:space="preserve"> REF ref_OIC_Security \h </w:instrText>
      </w:r>
      <w:r w:rsidR="00F24A63">
        <w:fldChar w:fldCharType="separate"/>
      </w:r>
      <w:r w:rsidR="00370B4E">
        <w:t>OCF Security</w:t>
      </w:r>
      <w:r w:rsidR="00F24A63">
        <w:fldChar w:fldCharType="end"/>
      </w:r>
      <w:r w:rsidR="00F24A63" w:rsidRPr="00DE1C79">
        <w:t xml:space="preserve"> Specification</w:t>
      </w:r>
    </w:p>
    <w:p w14:paraId="5940B279" w14:textId="77777777" w:rsidR="00582D77" w:rsidRDefault="007A6AFF" w:rsidP="00582D77">
      <w:pPr>
        <w:pStyle w:val="ListBullet"/>
      </w:pPr>
      <w:r>
        <w:t>“</w:t>
      </w:r>
      <w:r w:rsidR="00582D77">
        <w:t>/oic/sec/pstat</w:t>
      </w:r>
      <w:r>
        <w:t>”</w:t>
      </w:r>
      <w:r w:rsidR="00582D77">
        <w:t xml:space="preserve"> indicated with </w:t>
      </w:r>
      <w:r w:rsidR="00432BC0">
        <w:t>an “</w:t>
      </w:r>
      <w:r w:rsidR="00582D77">
        <w:t>rt</w:t>
      </w:r>
      <w:r w:rsidR="00432BC0">
        <w:t>” value of “oic.r.psta</w:t>
      </w:r>
      <w:r w:rsidR="00582D77">
        <w:t>t</w:t>
      </w:r>
      <w:r w:rsidR="00432BC0">
        <w:t>”</w:t>
      </w:r>
      <w:r w:rsidR="00F24A63" w:rsidRPr="00F24A63">
        <w:t xml:space="preserve"> </w:t>
      </w:r>
      <w:r w:rsidR="00F24A63">
        <w:t xml:space="preserve">as defined in the </w:t>
      </w:r>
      <w:r w:rsidR="00F24A63">
        <w:fldChar w:fldCharType="begin"/>
      </w:r>
      <w:r w:rsidR="00F24A63">
        <w:instrText xml:space="preserve"> REF ref_OIC_Security \h </w:instrText>
      </w:r>
      <w:r w:rsidR="00F24A63">
        <w:fldChar w:fldCharType="separate"/>
      </w:r>
      <w:r w:rsidR="00370B4E">
        <w:t>OCF Security</w:t>
      </w:r>
      <w:r w:rsidR="00F24A63">
        <w:fldChar w:fldCharType="end"/>
      </w:r>
      <w:r w:rsidR="00F24A63" w:rsidRPr="00DE1C79">
        <w:t xml:space="preserve"> Specification</w:t>
      </w:r>
    </w:p>
    <w:p w14:paraId="220BBCCD" w14:textId="77777777" w:rsidR="00F24A63" w:rsidRDefault="00F24A63" w:rsidP="00582D77">
      <w:pPr>
        <w:pStyle w:val="ListBullet"/>
      </w:pPr>
      <w:r>
        <w:t>“/oic/sec/acl2” indicated with an “rt” value of “oic.r.acl2”</w:t>
      </w:r>
      <w:r w:rsidRPr="00F24A63">
        <w:t xml:space="preserve"> </w:t>
      </w:r>
      <w:r>
        <w:t xml:space="preserve">as defined in the </w:t>
      </w:r>
      <w:r>
        <w:fldChar w:fldCharType="begin"/>
      </w:r>
      <w:r>
        <w:instrText xml:space="preserve"> REF ref_OIC_Security \h </w:instrText>
      </w:r>
      <w:r>
        <w:fldChar w:fldCharType="separate"/>
      </w:r>
      <w:r w:rsidR="00370B4E">
        <w:t>OCF Security</w:t>
      </w:r>
      <w:r>
        <w:fldChar w:fldCharType="end"/>
      </w:r>
      <w:r w:rsidRPr="00DE1C79">
        <w:t xml:space="preserve"> Specification</w:t>
      </w:r>
    </w:p>
    <w:p w14:paraId="3756CD14" w14:textId="77777777" w:rsidR="00F24A63" w:rsidRDefault="00F24A63" w:rsidP="00582D77">
      <w:pPr>
        <w:pStyle w:val="ListBullet"/>
      </w:pPr>
      <w:r>
        <w:t>“/oic/sec/cred” indicated with an “rt” value of “oic.r.cred”</w:t>
      </w:r>
      <w:r w:rsidRPr="00F24A63">
        <w:t xml:space="preserve"> </w:t>
      </w:r>
      <w:r>
        <w:t xml:space="preserve">as defined in the </w:t>
      </w:r>
      <w:r>
        <w:fldChar w:fldCharType="begin"/>
      </w:r>
      <w:r>
        <w:instrText xml:space="preserve"> REF ref_OIC_Security \h </w:instrText>
      </w:r>
      <w:r>
        <w:fldChar w:fldCharType="separate"/>
      </w:r>
      <w:r w:rsidR="00370B4E">
        <w:t>OCF Security</w:t>
      </w:r>
      <w:r>
        <w:fldChar w:fldCharType="end"/>
      </w:r>
      <w:r w:rsidRPr="00DE1C79">
        <w:t xml:space="preserve"> Specification</w:t>
      </w:r>
    </w:p>
    <w:p w14:paraId="1806527B" w14:textId="77777777" w:rsidR="00432BC0" w:rsidRDefault="00432BC0" w:rsidP="00432BC0">
      <w:pPr>
        <w:pStyle w:val="PARAGRAPH"/>
      </w:pPr>
      <w:r>
        <w:t>Conditionally required:</w:t>
      </w:r>
    </w:p>
    <w:p w14:paraId="459706D5" w14:textId="77777777" w:rsidR="00432BC0" w:rsidRDefault="00432BC0" w:rsidP="00432BC0">
      <w:pPr>
        <w:pStyle w:val="ListBullet"/>
      </w:pPr>
      <w:r>
        <w:t>“/oic/res” with an "rt" value of "oic.wk.res" as self-reference, on the condition that “oic/res” has to signal that it is observable by a Client.</w:t>
      </w:r>
    </w:p>
    <w:p w14:paraId="4DEE0487" w14:textId="77777777" w:rsidR="00582D77" w:rsidRDefault="00432BC0" w:rsidP="00432BC0">
      <w:pPr>
        <w:pStyle w:val="PARAGRAPH"/>
      </w:pPr>
      <w:r>
        <w:t xml:space="preserve">The Introspection Resource is only applicable for Devices that host </w:t>
      </w:r>
      <w:r w:rsidR="0027096D">
        <w:t>V</w:t>
      </w:r>
      <w:r>
        <w:t>ertical Resource Types (e.g. “oic.r.switch.binary”) or vendor-defined Resource</w:t>
      </w:r>
      <w:r w:rsidR="00612AED">
        <w:t xml:space="preserve"> Types</w:t>
      </w:r>
      <w:r>
        <w:t>. Devices that only host Resources required to onboard the Device as a Client do not have to implement the Introspection Resource.</w:t>
      </w:r>
    </w:p>
    <w:p w14:paraId="3F307F24" w14:textId="77777777" w:rsidR="0081566D" w:rsidRDefault="00194F1E" w:rsidP="002E0458">
      <w:pPr>
        <w:pStyle w:val="PARAGRAPH"/>
      </w:pPr>
      <w:r>
        <w:rPr>
          <w:highlight w:val="yellow"/>
        </w:rPr>
        <w:fldChar w:fldCharType="begin"/>
      </w:r>
      <w:r w:rsidR="001D6C3F">
        <w:instrText xml:space="preserve"> REF _Ref425842826 \h </w:instrText>
      </w:r>
      <w:r>
        <w:rPr>
          <w:highlight w:val="yellow"/>
        </w:rPr>
      </w:r>
      <w:r>
        <w:rPr>
          <w:highlight w:val="yellow"/>
        </w:rPr>
        <w:fldChar w:fldCharType="separate"/>
      </w:r>
      <w:r w:rsidR="00370B4E" w:rsidRPr="000D29DB">
        <w:t xml:space="preserve">Table </w:t>
      </w:r>
      <w:r w:rsidR="00370B4E">
        <w:rPr>
          <w:noProof/>
        </w:rPr>
        <w:t>19</w:t>
      </w:r>
      <w:r>
        <w:rPr>
          <w:highlight w:val="yellow"/>
        </w:rPr>
        <w:fldChar w:fldCharType="end"/>
      </w:r>
      <w:r w:rsidR="00391DC0" w:rsidRPr="00391DC0">
        <w:t xml:space="preserve"> provides an </w:t>
      </w:r>
      <w:r w:rsidR="00DF07AA">
        <w:rPr>
          <w:rFonts w:eastAsiaTheme="minorEastAsia"/>
          <w:lang w:eastAsia="ko-KR"/>
        </w:rPr>
        <w:t>OCF</w:t>
      </w:r>
      <w:r w:rsidR="00DF07AA">
        <w:rPr>
          <w:rFonts w:eastAsiaTheme="minorEastAsia" w:hint="eastAsia"/>
          <w:lang w:eastAsia="ko-KR"/>
        </w:rPr>
        <w:t xml:space="preserve"> </w:t>
      </w:r>
      <w:r w:rsidR="00391DC0">
        <w:t>r</w:t>
      </w:r>
      <w:r w:rsidR="00391DC0" w:rsidRPr="00391DC0">
        <w:t>egistry for protocol schemes.</w:t>
      </w:r>
    </w:p>
    <w:p w14:paraId="428A6896" w14:textId="77777777" w:rsidR="001D6C3F" w:rsidRDefault="001D6C3F" w:rsidP="001D6C3F">
      <w:pPr>
        <w:pStyle w:val="TABLE-title"/>
      </w:pPr>
      <w:bookmarkStart w:id="12238" w:name="_Ref425842826"/>
      <w:bookmarkStart w:id="12239" w:name="_Toc509367572"/>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19</w:t>
      </w:r>
      <w:r w:rsidR="00194F1E" w:rsidRPr="000D29DB">
        <w:fldChar w:fldCharType="end"/>
      </w:r>
      <w:bookmarkEnd w:id="12238"/>
      <w:r w:rsidRPr="000D29DB">
        <w:t xml:space="preserve">. </w:t>
      </w:r>
      <w:r>
        <w:t>Protocol scheme registry</w:t>
      </w:r>
      <w:bookmarkEnd w:id="12239"/>
    </w:p>
    <w:tbl>
      <w:tblPr>
        <w:tblStyle w:val="GridTable41"/>
        <w:tblW w:w="2965" w:type="dxa"/>
        <w:jc w:val="center"/>
        <w:tblLook w:val="04A0" w:firstRow="1" w:lastRow="0" w:firstColumn="1" w:lastColumn="0" w:noHBand="0" w:noVBand="1"/>
      </w:tblPr>
      <w:tblGrid>
        <w:gridCol w:w="1665"/>
        <w:gridCol w:w="1300"/>
      </w:tblGrid>
      <w:tr w:rsidR="001D6C3F" w:rsidRPr="00C63F04" w14:paraId="1D999F3D" w14:textId="77777777" w:rsidTr="001D6C3F">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665" w:type="dxa"/>
          </w:tcPr>
          <w:p w14:paraId="52DB1A88" w14:textId="77777777" w:rsidR="001D6C3F" w:rsidRPr="00C63F04" w:rsidRDefault="001D6C3F" w:rsidP="00E72E4E">
            <w:pPr>
              <w:pStyle w:val="TABLE-col-heading"/>
              <w:rPr>
                <w:rFonts w:eastAsiaTheme="minorEastAsia"/>
                <w:lang w:eastAsia="ko-KR"/>
              </w:rPr>
            </w:pPr>
            <w:r>
              <w:rPr>
                <w:rFonts w:eastAsiaTheme="minorEastAsia"/>
                <w:lang w:eastAsia="ko-KR"/>
              </w:rPr>
              <w:t>SI Number</w:t>
            </w:r>
          </w:p>
        </w:tc>
        <w:tc>
          <w:tcPr>
            <w:tcW w:w="1300" w:type="dxa"/>
          </w:tcPr>
          <w:p w14:paraId="3A95BDA8" w14:textId="77777777" w:rsidR="001D6C3F" w:rsidRPr="00C63F04" w:rsidRDefault="001D6C3F" w:rsidP="00E72E4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Protocol</w:t>
            </w:r>
          </w:p>
        </w:tc>
      </w:tr>
      <w:tr w:rsidR="001D6C3F" w:rsidRPr="00C63F04" w14:paraId="083355F2" w14:textId="77777777" w:rsidTr="001D6C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14:paraId="297EAC65" w14:textId="77777777" w:rsidR="001D6C3F" w:rsidRPr="00C63F04" w:rsidRDefault="001D6C3F" w:rsidP="00E72E4E">
            <w:pPr>
              <w:pStyle w:val="TABLE-cell"/>
              <w:rPr>
                <w:rFonts w:eastAsiaTheme="minorEastAsia"/>
                <w:lang w:eastAsia="ko-KR"/>
              </w:rPr>
            </w:pPr>
            <w:r>
              <w:rPr>
                <w:rFonts w:eastAsiaTheme="minorEastAsia"/>
                <w:lang w:eastAsia="ko-KR"/>
              </w:rPr>
              <w:t>1</w:t>
            </w:r>
          </w:p>
        </w:tc>
        <w:tc>
          <w:tcPr>
            <w:tcW w:w="1300" w:type="dxa"/>
          </w:tcPr>
          <w:p w14:paraId="7BA8723C" w14:textId="77777777" w:rsidR="001D6C3F" w:rsidRDefault="001D6C3F" w:rsidP="00E72E4E">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coap</w:t>
            </w:r>
          </w:p>
        </w:tc>
      </w:tr>
      <w:tr w:rsidR="001D6C3F" w:rsidRPr="00C63F04" w14:paraId="22239684" w14:textId="77777777" w:rsidTr="001D6C3F">
        <w:trPr>
          <w:jc w:val="center"/>
        </w:trPr>
        <w:tc>
          <w:tcPr>
            <w:cnfStyle w:val="001000000000" w:firstRow="0" w:lastRow="0" w:firstColumn="1" w:lastColumn="0" w:oddVBand="0" w:evenVBand="0" w:oddHBand="0" w:evenHBand="0" w:firstRowFirstColumn="0" w:firstRowLastColumn="0" w:lastRowFirstColumn="0" w:lastRowLastColumn="0"/>
            <w:tcW w:w="1665" w:type="dxa"/>
          </w:tcPr>
          <w:p w14:paraId="3474D8FE" w14:textId="77777777" w:rsidR="001D6C3F" w:rsidRPr="00AC4BBA" w:rsidRDefault="001D6C3F" w:rsidP="00E72E4E">
            <w:pPr>
              <w:pStyle w:val="TABLE-cell"/>
              <w:rPr>
                <w:rFonts w:eastAsiaTheme="minorEastAsia"/>
                <w:lang w:eastAsia="ko-KR"/>
              </w:rPr>
            </w:pPr>
            <w:r>
              <w:rPr>
                <w:rFonts w:eastAsiaTheme="minorEastAsia"/>
                <w:lang w:eastAsia="ko-KR"/>
              </w:rPr>
              <w:t>2</w:t>
            </w:r>
          </w:p>
        </w:tc>
        <w:tc>
          <w:tcPr>
            <w:tcW w:w="1300" w:type="dxa"/>
          </w:tcPr>
          <w:p w14:paraId="01B544F8" w14:textId="77777777" w:rsidR="001D6C3F" w:rsidRPr="00AC4BBA" w:rsidRDefault="001D6C3F" w:rsidP="00E72E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coaps</w:t>
            </w:r>
          </w:p>
        </w:tc>
      </w:tr>
      <w:tr w:rsidR="001D6C3F" w:rsidRPr="00C63F04" w14:paraId="7B0E4921" w14:textId="77777777" w:rsidTr="001D6C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14:paraId="4A52172D" w14:textId="77777777" w:rsidR="001D6C3F" w:rsidRPr="00AC4BBA" w:rsidRDefault="001D6C3F" w:rsidP="00E72E4E">
            <w:pPr>
              <w:pStyle w:val="TABLE-cell"/>
              <w:rPr>
                <w:rFonts w:eastAsiaTheme="minorEastAsia"/>
                <w:lang w:eastAsia="ko-KR"/>
              </w:rPr>
            </w:pPr>
            <w:r>
              <w:rPr>
                <w:rFonts w:eastAsiaTheme="minorEastAsia"/>
                <w:lang w:eastAsia="ko-KR"/>
              </w:rPr>
              <w:t>3</w:t>
            </w:r>
          </w:p>
        </w:tc>
        <w:tc>
          <w:tcPr>
            <w:tcW w:w="1300" w:type="dxa"/>
          </w:tcPr>
          <w:p w14:paraId="4A50064B" w14:textId="77777777" w:rsidR="001D6C3F" w:rsidRPr="00AC4BBA" w:rsidRDefault="001D6C3F" w:rsidP="00E72E4E">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http</w:t>
            </w:r>
          </w:p>
        </w:tc>
      </w:tr>
      <w:tr w:rsidR="001D6C3F" w:rsidRPr="00C63F04" w14:paraId="0EA8B00F" w14:textId="77777777" w:rsidTr="001D6C3F">
        <w:trPr>
          <w:jc w:val="center"/>
        </w:trPr>
        <w:tc>
          <w:tcPr>
            <w:cnfStyle w:val="001000000000" w:firstRow="0" w:lastRow="0" w:firstColumn="1" w:lastColumn="0" w:oddVBand="0" w:evenVBand="0" w:oddHBand="0" w:evenHBand="0" w:firstRowFirstColumn="0" w:firstRowLastColumn="0" w:lastRowFirstColumn="0" w:lastRowLastColumn="0"/>
            <w:tcW w:w="1665" w:type="dxa"/>
          </w:tcPr>
          <w:p w14:paraId="6E1867AE" w14:textId="77777777" w:rsidR="001D6C3F" w:rsidRPr="00070EE8" w:rsidRDefault="001D6C3F" w:rsidP="00E72E4E">
            <w:pPr>
              <w:pStyle w:val="TABLE-cell"/>
            </w:pPr>
            <w:r>
              <w:t>4</w:t>
            </w:r>
          </w:p>
        </w:tc>
        <w:tc>
          <w:tcPr>
            <w:tcW w:w="1300" w:type="dxa"/>
          </w:tcPr>
          <w:p w14:paraId="394E5F3E" w14:textId="77777777" w:rsidR="001D6C3F" w:rsidRDefault="001D6C3F" w:rsidP="00E72E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https</w:t>
            </w:r>
          </w:p>
        </w:tc>
      </w:tr>
      <w:tr w:rsidR="001D6C3F" w:rsidRPr="00C63F04" w14:paraId="2E748004" w14:textId="77777777" w:rsidTr="001D6C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14:paraId="7876DD74" w14:textId="77777777" w:rsidR="001D6C3F" w:rsidRDefault="001D6C3F" w:rsidP="00E72E4E">
            <w:pPr>
              <w:pStyle w:val="TABLE-cell"/>
            </w:pPr>
            <w:r>
              <w:t>5</w:t>
            </w:r>
          </w:p>
        </w:tc>
        <w:tc>
          <w:tcPr>
            <w:tcW w:w="1300" w:type="dxa"/>
          </w:tcPr>
          <w:p w14:paraId="031A9937" w14:textId="77777777" w:rsidR="001D6C3F" w:rsidRDefault="001D6C3F" w:rsidP="00E72E4E">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coap+tcp</w:t>
            </w:r>
          </w:p>
        </w:tc>
      </w:tr>
      <w:tr w:rsidR="001D6C3F" w:rsidRPr="00C63F04" w14:paraId="7DBDCABE" w14:textId="77777777" w:rsidTr="001D6C3F">
        <w:trPr>
          <w:jc w:val="center"/>
        </w:trPr>
        <w:tc>
          <w:tcPr>
            <w:cnfStyle w:val="001000000000" w:firstRow="0" w:lastRow="0" w:firstColumn="1" w:lastColumn="0" w:oddVBand="0" w:evenVBand="0" w:oddHBand="0" w:evenHBand="0" w:firstRowFirstColumn="0" w:firstRowLastColumn="0" w:lastRowFirstColumn="0" w:lastRowLastColumn="0"/>
            <w:tcW w:w="1665" w:type="dxa"/>
          </w:tcPr>
          <w:p w14:paraId="465FD34D" w14:textId="77777777" w:rsidR="001D6C3F" w:rsidRDefault="001D6C3F" w:rsidP="00E72E4E">
            <w:pPr>
              <w:pStyle w:val="TABLE-cell"/>
            </w:pPr>
            <w:r>
              <w:t>6</w:t>
            </w:r>
          </w:p>
        </w:tc>
        <w:tc>
          <w:tcPr>
            <w:tcW w:w="1300" w:type="dxa"/>
          </w:tcPr>
          <w:p w14:paraId="653A0424" w14:textId="77777777" w:rsidR="001D6C3F" w:rsidRDefault="001D6C3F" w:rsidP="00E72E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coaps+tcp</w:t>
            </w:r>
          </w:p>
        </w:tc>
      </w:tr>
    </w:tbl>
    <w:p w14:paraId="7517C9EA" w14:textId="77777777" w:rsidR="001D6C3F" w:rsidRDefault="008875C9" w:rsidP="008875C9">
      <w:pPr>
        <w:pStyle w:val="NOTE"/>
      </w:pPr>
      <w:r>
        <w:t>Note: The discovery of an endpoint used by a specific protocol is out of scope. The mechanism used by a Client to form requests in a different messaging protocol other than discovery is out of scope.</w:t>
      </w:r>
    </w:p>
    <w:p w14:paraId="2CAA0F9E" w14:textId="77777777" w:rsidR="008875C9" w:rsidRPr="008875C9" w:rsidRDefault="008875C9" w:rsidP="008875C9">
      <w:pPr>
        <w:pStyle w:val="PARAGRAPH"/>
        <w:rPr>
          <w:lang w:val="en-US"/>
        </w:rPr>
      </w:pPr>
    </w:p>
    <w:p w14:paraId="1325F2BF" w14:textId="77777777" w:rsidR="00A5065B" w:rsidRDefault="00A5065B" w:rsidP="00A5065B">
      <w:pPr>
        <w:pStyle w:val="PARAGRAPH"/>
      </w:pPr>
      <w:r>
        <w:t xml:space="preserve">The following applies to the use of </w:t>
      </w:r>
      <w:r w:rsidR="00DD1FBF">
        <w:t>"</w:t>
      </w:r>
      <w:r>
        <w:t>/oic/d</w:t>
      </w:r>
      <w:r w:rsidR="00DD1FBF">
        <w:t>"</w:t>
      </w:r>
      <w:r>
        <w:t xml:space="preserve"> as defined above:</w:t>
      </w:r>
    </w:p>
    <w:p w14:paraId="31DE54C4" w14:textId="5196DAE9" w:rsidR="004911F9" w:rsidRDefault="004911F9" w:rsidP="004911F9">
      <w:pPr>
        <w:pStyle w:val="ListBullet"/>
      </w:pPr>
      <w:commentRangeStart w:id="12240"/>
      <w:r>
        <w:t xml:space="preserve">A </w:t>
      </w:r>
      <w:r w:rsidR="00DD1FBF">
        <w:t xml:space="preserve">Device </w:t>
      </w:r>
      <w:r>
        <w:t xml:space="preserve">may choose to expose its Device </w:t>
      </w:r>
      <w:r w:rsidR="00ED5C0B">
        <w:t>Type</w:t>
      </w:r>
      <w:ins w:id="12241" w:author="Bardini, Richard A" w:date="2018-03-19T08:29:00Z">
        <w:r w:rsidR="007F016F">
          <w:t>(s)</w:t>
        </w:r>
      </w:ins>
      <w:r w:rsidR="00ED5C0B">
        <w:t xml:space="preserve"> </w:t>
      </w:r>
      <w:r>
        <w:t>(e.g., refrigerator or A/C</w:t>
      </w:r>
      <w:ins w:id="12242" w:author="Bardini, Richard A" w:date="2018-03-19T08:30:00Z">
        <w:r w:rsidR="007F016F" w:rsidRPr="007F016F">
          <w:t xml:space="preserve"> </w:t>
        </w:r>
        <w:r w:rsidR="007F016F">
          <w:t>or composite of multiple Device Types</w:t>
        </w:r>
      </w:ins>
      <w:r>
        <w:t xml:space="preserve">) by adding the Device </w:t>
      </w:r>
      <w:r w:rsidR="00ED5C0B">
        <w:t xml:space="preserve">Type </w:t>
      </w:r>
      <w:r>
        <w:t>to the list of Resourc</w:t>
      </w:r>
      <w:r w:rsidR="00791D46">
        <w:t xml:space="preserve">e Types associated with </w:t>
      </w:r>
      <w:r w:rsidR="005A058D">
        <w:t>"</w:t>
      </w:r>
      <w:r w:rsidR="00791D46">
        <w:t>/oic/d</w:t>
      </w:r>
      <w:r w:rsidR="005A058D">
        <w:t>"</w:t>
      </w:r>
      <w:r w:rsidR="00791D46">
        <w:t>.</w:t>
      </w:r>
      <w:commentRangeEnd w:id="12240"/>
      <w:r w:rsidR="00FF5081">
        <w:rPr>
          <w:rStyle w:val="CommentReference"/>
        </w:rPr>
        <w:commentReference w:id="12240"/>
      </w:r>
    </w:p>
    <w:p w14:paraId="3966B2B4" w14:textId="7845ACDC" w:rsidR="004911F9" w:rsidRDefault="004911F9" w:rsidP="00DE3F6C">
      <w:pPr>
        <w:pStyle w:val="ListBullet"/>
        <w:numPr>
          <w:ilvl w:val="1"/>
          <w:numId w:val="3"/>
        </w:numPr>
      </w:pPr>
      <w:commentRangeStart w:id="12243"/>
      <w:r>
        <w:lastRenderedPageBreak/>
        <w:t xml:space="preserve">For example; </w:t>
      </w:r>
      <w:r w:rsidR="00DD1FBF">
        <w:t>"</w:t>
      </w:r>
      <w:r>
        <w:t>rt</w:t>
      </w:r>
      <w:r w:rsidR="00DD1FBF">
        <w:t>"</w:t>
      </w:r>
      <w:r>
        <w:t xml:space="preserve"> of </w:t>
      </w:r>
      <w:r w:rsidR="00DD1FBF">
        <w:t>"</w:t>
      </w:r>
      <w:r>
        <w:t>/oic/d</w:t>
      </w:r>
      <w:r w:rsidR="00DD1FBF">
        <w:t>"</w:t>
      </w:r>
      <w:r>
        <w:t xml:space="preserve"> becomes</w:t>
      </w:r>
      <w:r w:rsidR="00791D46">
        <w:t xml:space="preserve"> [</w:t>
      </w:r>
      <w:r w:rsidR="00DE3F6C">
        <w:t>"oic.wk.d", "oic.d</w:t>
      </w:r>
      <w:proofErr w:type="gramStart"/>
      <w:r w:rsidR="00DE3F6C">
        <w:t>.&lt;</w:t>
      </w:r>
      <w:proofErr w:type="gramEnd"/>
      <w:r w:rsidR="00DE3F6C">
        <w:t>thing</w:t>
      </w:r>
      <w:ins w:id="12244" w:author="Bardini, Richard A" w:date="2018-03-19T08:31:00Z">
        <w:r w:rsidR="007F016F">
          <w:t>1</w:t>
        </w:r>
      </w:ins>
      <w:r w:rsidR="00DE3F6C">
        <w:t>&gt;"</w:t>
      </w:r>
      <w:ins w:id="12245" w:author="Bardini, Richard A" w:date="2018-03-19T08:31:00Z">
        <w:r w:rsidR="007F016F">
          <w:t>, "oic.d.&lt;thing2&gt;"</w:t>
        </w:r>
      </w:ins>
      <w:r w:rsidR="00DE3F6C">
        <w:t xml:space="preserve">]; where </w:t>
      </w:r>
      <w:r w:rsidR="00DD1FBF">
        <w:t>"</w:t>
      </w:r>
      <w:r w:rsidR="00791D46">
        <w:t>oic.d.</w:t>
      </w:r>
      <w:r w:rsidR="00DE3F6C">
        <w:t>&lt;thing</w:t>
      </w:r>
      <w:ins w:id="12246" w:author="Bardini, Richard A" w:date="2018-03-19T08:32:00Z">
        <w:r w:rsidR="00036191">
          <w:t>1</w:t>
        </w:r>
      </w:ins>
      <w:r w:rsidR="00DE3F6C">
        <w:t>&gt;</w:t>
      </w:r>
      <w:r w:rsidR="00DD1FBF">
        <w:t>"</w:t>
      </w:r>
      <w:r w:rsidR="00DE3F6C">
        <w:t xml:space="preserve"> </w:t>
      </w:r>
      <w:ins w:id="12247" w:author="Bardini, Richard A" w:date="2018-03-19T08:32:00Z">
        <w:r w:rsidR="00036191">
          <w:t xml:space="preserve">and </w:t>
        </w:r>
      </w:ins>
      <w:ins w:id="12248" w:author="Bardini, Richard A" w:date="2018-03-19T08:33:00Z">
        <w:r w:rsidR="00036191">
          <w:t>"</w:t>
        </w:r>
      </w:ins>
      <w:ins w:id="12249" w:author="Bardini, Richard A" w:date="2018-03-19T08:32:00Z">
        <w:r w:rsidR="00036191">
          <w:t>oic.d.&lt;thing2&gt;</w:t>
        </w:r>
      </w:ins>
      <w:ins w:id="12250" w:author="Bardini, Richard A" w:date="2018-03-19T08:33:00Z">
        <w:r w:rsidR="00036191">
          <w:t>"</w:t>
        </w:r>
      </w:ins>
      <w:ins w:id="12251" w:author="Bardini, Richard A" w:date="2018-03-19T08:32:00Z">
        <w:r w:rsidR="00036191">
          <w:t xml:space="preserve"> are</w:t>
        </w:r>
      </w:ins>
      <w:del w:id="12252" w:author="Bardini, Richard A" w:date="2018-03-19T08:32:00Z">
        <w:r w:rsidR="00DE3F6C" w:rsidRPr="00DE3F6C" w:rsidDel="00036191">
          <w:delText>is</w:delText>
        </w:r>
      </w:del>
      <w:r w:rsidR="00DE3F6C" w:rsidRPr="00DE3F6C">
        <w:t xml:space="preserve"> defined in another spec such as </w:t>
      </w:r>
      <w:r w:rsidR="00DE3F6C">
        <w:t xml:space="preserve">the </w:t>
      </w:r>
      <w:r w:rsidR="00EE4179">
        <w:fldChar w:fldCharType="begin"/>
      </w:r>
      <w:r w:rsidR="00EE4179">
        <w:instrText xml:space="preserve"> REF ref_OCF_Smart_Home_Device \h </w:instrText>
      </w:r>
      <w:r w:rsidR="00EE4179">
        <w:fldChar w:fldCharType="separate"/>
      </w:r>
      <w:r w:rsidR="00370B4E">
        <w:t>OCF Device</w:t>
      </w:r>
      <w:r w:rsidR="00EE4179">
        <w:fldChar w:fldCharType="end"/>
      </w:r>
      <w:r w:rsidR="00EE4179">
        <w:t xml:space="preserve"> specification</w:t>
      </w:r>
      <w:r w:rsidR="00DE3F6C">
        <w:t>.</w:t>
      </w:r>
      <w:commentRangeEnd w:id="12243"/>
      <w:r w:rsidR="00FF5081">
        <w:rPr>
          <w:rStyle w:val="CommentReference"/>
        </w:rPr>
        <w:commentReference w:id="12243"/>
      </w:r>
    </w:p>
    <w:p w14:paraId="33E27284" w14:textId="5D9CE877" w:rsidR="004911F9" w:rsidRDefault="00DE3F6C" w:rsidP="004911F9">
      <w:pPr>
        <w:pStyle w:val="ListBullet"/>
        <w:numPr>
          <w:ilvl w:val="1"/>
          <w:numId w:val="3"/>
        </w:numPr>
      </w:pPr>
      <w:commentRangeStart w:id="12253"/>
      <w:r>
        <w:t xml:space="preserve">This implies that the </w:t>
      </w:r>
      <w:del w:id="12254" w:author="Bardini, Richard A" w:date="2018-03-19T04:17:00Z">
        <w:r w:rsidR="004911F9" w:rsidDel="00A75644">
          <w:delText>p</w:delText>
        </w:r>
      </w:del>
      <w:ins w:id="12255" w:author="Bardini, Richard A" w:date="2018-03-19T04:17:00Z">
        <w:r w:rsidR="00A75644">
          <w:t>P</w:t>
        </w:r>
      </w:ins>
      <w:r w:rsidR="004911F9">
        <w:t>roperties expose</w:t>
      </w:r>
      <w:r>
        <w:t xml:space="preserve">d by </w:t>
      </w:r>
      <w:r w:rsidR="00DD1FBF">
        <w:t>"</w:t>
      </w:r>
      <w:r>
        <w:t>/oic/d</w:t>
      </w:r>
      <w:r w:rsidR="00DD1FBF">
        <w:t>"</w:t>
      </w:r>
      <w:r>
        <w:t xml:space="preserve"> are by default the </w:t>
      </w:r>
      <w:r w:rsidR="004911F9">
        <w:t xml:space="preserve">mandatory </w:t>
      </w:r>
      <w:del w:id="12256" w:author="Bardini, Richard A" w:date="2018-03-19T04:17:00Z">
        <w:r w:rsidR="004911F9" w:rsidDel="00A75644">
          <w:delText>p</w:delText>
        </w:r>
      </w:del>
      <w:ins w:id="12257" w:author="Bardini, Richard A" w:date="2018-03-19T04:17:00Z">
        <w:r w:rsidR="00A75644">
          <w:t>P</w:t>
        </w:r>
      </w:ins>
      <w:r w:rsidR="004911F9">
        <w:t xml:space="preserve">roperties in </w:t>
      </w:r>
      <w:r w:rsidR="00194F1E">
        <w:fldChar w:fldCharType="begin"/>
      </w:r>
      <w:r>
        <w:instrText xml:space="preserve"> REF _Ref412657753 \h </w:instrText>
      </w:r>
      <w:r w:rsidR="00194F1E">
        <w:fldChar w:fldCharType="separate"/>
      </w:r>
      <w:r w:rsidR="00370B4E" w:rsidRPr="000D29DB">
        <w:t xml:space="preserve">Table </w:t>
      </w:r>
      <w:r w:rsidR="00370B4E">
        <w:rPr>
          <w:noProof/>
        </w:rPr>
        <w:t>20</w:t>
      </w:r>
      <w:r w:rsidR="00194F1E">
        <w:fldChar w:fldCharType="end"/>
      </w:r>
      <w:r>
        <w:t>.</w:t>
      </w:r>
      <w:commentRangeEnd w:id="12253"/>
      <w:r w:rsidR="00A75644">
        <w:rPr>
          <w:rStyle w:val="CommentReference"/>
        </w:rPr>
        <w:commentReference w:id="12253"/>
      </w:r>
    </w:p>
    <w:p w14:paraId="1150049A" w14:textId="680A9105" w:rsidR="004911F9" w:rsidRDefault="004911F9" w:rsidP="00A425C9">
      <w:pPr>
        <w:pStyle w:val="ListBullet"/>
      </w:pPr>
      <w:r>
        <w:t xml:space="preserve">A vertical may choose to extend the list of </w:t>
      </w:r>
      <w:commentRangeStart w:id="12258"/>
      <w:del w:id="12259" w:author="Bardini, Richard A" w:date="2018-03-19T04:17:00Z">
        <w:r w:rsidDel="00A75644">
          <w:delText>p</w:delText>
        </w:r>
      </w:del>
      <w:ins w:id="12260" w:author="Bardini, Richard A" w:date="2018-03-19T04:17:00Z">
        <w:r w:rsidR="00A75644">
          <w:t>P</w:t>
        </w:r>
      </w:ins>
      <w:r>
        <w:t>roperties</w:t>
      </w:r>
      <w:commentRangeEnd w:id="12258"/>
      <w:r w:rsidR="00A75644">
        <w:rPr>
          <w:rStyle w:val="CommentReference"/>
        </w:rPr>
        <w:commentReference w:id="12258"/>
      </w:r>
      <w:r>
        <w:t xml:space="preserve"> defined by</w:t>
      </w:r>
      <w:r w:rsidR="00791D46">
        <w:t xml:space="preserve"> the</w:t>
      </w:r>
      <w:r>
        <w:t xml:space="preserve"> Resource Type </w:t>
      </w:r>
      <w:r w:rsidR="00DD1FBF">
        <w:t>"</w:t>
      </w:r>
      <w:r>
        <w:t>oic.wk.d</w:t>
      </w:r>
      <w:r w:rsidR="00DD1FBF">
        <w:t>"</w:t>
      </w:r>
      <w:r>
        <w:t xml:space="preserve">. In that case, the vertical shall assign a new Device </w:t>
      </w:r>
      <w:r w:rsidR="00ED5C0B">
        <w:t xml:space="preserve">Type </w:t>
      </w:r>
      <w:r>
        <w:t xml:space="preserve">specific Resource Type ID. The mandatory </w:t>
      </w:r>
      <w:commentRangeStart w:id="12261"/>
      <w:del w:id="12262" w:author="Bardini, Richard A" w:date="2018-03-19T04:17:00Z">
        <w:r w:rsidDel="00A75644">
          <w:delText>p</w:delText>
        </w:r>
      </w:del>
      <w:ins w:id="12263" w:author="Bardini, Richard A" w:date="2018-03-19T04:18:00Z">
        <w:r w:rsidR="00A75644">
          <w:t>P</w:t>
        </w:r>
      </w:ins>
      <w:r>
        <w:t>roperties</w:t>
      </w:r>
      <w:commentRangeEnd w:id="12261"/>
      <w:r w:rsidR="00A75644">
        <w:rPr>
          <w:rStyle w:val="CommentReference"/>
        </w:rPr>
        <w:commentReference w:id="12261"/>
      </w:r>
      <w:r>
        <w:t xml:space="preserve"> defined in </w:t>
      </w:r>
      <w:r w:rsidR="00194F1E">
        <w:fldChar w:fldCharType="begin"/>
      </w:r>
      <w:r w:rsidR="00DE3F6C">
        <w:instrText xml:space="preserve"> REF _Ref412657753 \h </w:instrText>
      </w:r>
      <w:r w:rsidR="00194F1E">
        <w:fldChar w:fldCharType="separate"/>
      </w:r>
      <w:r w:rsidR="00370B4E" w:rsidRPr="000D29DB">
        <w:t xml:space="preserve">Table </w:t>
      </w:r>
      <w:r w:rsidR="00370B4E">
        <w:rPr>
          <w:noProof/>
        </w:rPr>
        <w:t>20</w:t>
      </w:r>
      <w:r w:rsidR="00194F1E">
        <w:fldChar w:fldCharType="end"/>
      </w:r>
      <w:r>
        <w:t xml:space="preserve"> shall always be present.</w:t>
      </w:r>
    </w:p>
    <w:p w14:paraId="45CD48D5" w14:textId="04EF5780" w:rsidR="00DD1FBF" w:rsidRDefault="00DD1FBF" w:rsidP="00DD1FBF">
      <w:pPr>
        <w:pStyle w:val="ListBullet"/>
      </w:pPr>
      <w:r w:rsidRPr="00DD1FBF">
        <w:t xml:space="preserve">A Device may choose to expose a separate, discoverable Resource with its Resource Type ID set to an OCF defined Device Type. In this case the Resource is equivalent to an instance of "oic.wk.d" and adheres to the definition thereof. As such the Resource shall at a minimum expose the mandatory </w:t>
      </w:r>
      <w:commentRangeStart w:id="12264"/>
      <w:del w:id="12265" w:author="Bardini, Richard A" w:date="2018-03-19T04:18:00Z">
        <w:r w:rsidRPr="00DD1FBF" w:rsidDel="00A75644">
          <w:delText xml:space="preserve">Resource </w:delText>
        </w:r>
      </w:del>
      <w:r w:rsidRPr="00DD1FBF">
        <w:t>Properties</w:t>
      </w:r>
      <w:commentRangeEnd w:id="12264"/>
      <w:r w:rsidR="00A75644">
        <w:rPr>
          <w:rStyle w:val="CommentReference"/>
        </w:rPr>
        <w:commentReference w:id="12264"/>
      </w:r>
      <w:r w:rsidRPr="00DD1FBF">
        <w:t xml:space="preserve"> of </w:t>
      </w:r>
      <w:commentRangeStart w:id="12266"/>
      <w:ins w:id="12267" w:author="Bardini, Richard A" w:date="2018-03-19T08:36:00Z">
        <w:r w:rsidR="00036191">
          <w:t>"</w:t>
        </w:r>
      </w:ins>
      <w:del w:id="12268" w:author="Bardini, Richard A" w:date="2018-03-19T08:36:00Z">
        <w:r w:rsidRPr="00DD1FBF" w:rsidDel="00036191">
          <w:delText>“</w:delText>
        </w:r>
      </w:del>
      <w:r w:rsidRPr="00DD1FBF">
        <w:t>oic.wk.d</w:t>
      </w:r>
      <w:ins w:id="12269" w:author="Bardini, Richard A" w:date="2018-03-19T08:37:00Z">
        <w:r w:rsidR="00036191">
          <w:t>"</w:t>
        </w:r>
      </w:ins>
      <w:del w:id="12270" w:author="Bardini, Richard A" w:date="2018-03-19T08:37:00Z">
        <w:r w:rsidRPr="00DD1FBF" w:rsidDel="00036191">
          <w:delText>”</w:delText>
        </w:r>
      </w:del>
      <w:commentRangeEnd w:id="12266"/>
      <w:r w:rsidR="00B844CB">
        <w:rPr>
          <w:rStyle w:val="CommentReference"/>
        </w:rPr>
        <w:commentReference w:id="12266"/>
      </w:r>
      <w:r w:rsidRPr="00DD1FBF">
        <w:t xml:space="preserve">. In the case where the Resource tagged in this manner is defined to be an instance of a Collection </w:t>
      </w:r>
      <w:commentRangeStart w:id="12271"/>
      <w:ins w:id="12272" w:author="Bardini, Richard A" w:date="2018-03-19T06:51:00Z">
        <w:r w:rsidR="00772942">
          <w:t xml:space="preserve">in accordance with section </w:t>
        </w:r>
      </w:ins>
      <w:ins w:id="12273" w:author="Bardini, Richard A" w:date="2018-03-19T06:52:00Z">
        <w:r w:rsidR="00772942">
          <w:fldChar w:fldCharType="begin"/>
        </w:r>
        <w:r w:rsidR="00772942">
          <w:instrText xml:space="preserve"> REF _Ref425878693 \r \h </w:instrText>
        </w:r>
      </w:ins>
      <w:r w:rsidR="00772942">
        <w:fldChar w:fldCharType="separate"/>
      </w:r>
      <w:r w:rsidR="00370B4E">
        <w:t>7.8.3</w:t>
      </w:r>
      <w:ins w:id="12274" w:author="Bardini, Richard A" w:date="2018-03-19T06:52:00Z">
        <w:r w:rsidR="00772942">
          <w:fldChar w:fldCharType="end"/>
        </w:r>
      </w:ins>
      <w:ins w:id="12275" w:author="Bardini, Richard A" w:date="2018-03-19T06:51:00Z">
        <w:r w:rsidR="00772942">
          <w:t xml:space="preserve"> </w:t>
        </w:r>
      </w:ins>
      <w:del w:id="12276" w:author="Bardini, Richard A" w:date="2018-03-19T06:51:00Z">
        <w:r w:rsidRPr="00DD1FBF" w:rsidDel="00772942">
          <w:delText>(i.e. it also includes the "rt" value of "oic.wk.col")</w:delText>
        </w:r>
      </w:del>
      <w:commentRangeEnd w:id="12271"/>
      <w:r w:rsidR="00772942">
        <w:rPr>
          <w:rStyle w:val="CommentReference"/>
        </w:rPr>
        <w:commentReference w:id="12271"/>
      </w:r>
      <w:r w:rsidRPr="00DD1FBF">
        <w:t xml:space="preserve"> then the Resources that are part of that Collection shall at a minimum include the Resource Types mandated for the Device Type. For example, </w:t>
      </w:r>
      <w:commentRangeStart w:id="12277"/>
      <w:r w:rsidRPr="00DD1FBF">
        <w:t xml:space="preserve">if a </w:t>
      </w:r>
      <w:ins w:id="12278" w:author="Bardini, Richard A" w:date="2018-03-19T06:53:00Z">
        <w:r w:rsidR="00772942">
          <w:t xml:space="preserve">Collection </w:t>
        </w:r>
      </w:ins>
      <w:r w:rsidRPr="00DD1FBF">
        <w:t>Resource has an "rt" value of ["oic.d.light"</w:t>
      </w:r>
      <w:del w:id="12279" w:author="Bardini, Richard A" w:date="2018-03-19T06:53:00Z">
        <w:r w:rsidRPr="00DD1FBF" w:rsidDel="00772942">
          <w:delText>, "oic.wk.col"</w:delText>
        </w:r>
      </w:del>
      <w:r w:rsidRPr="00DD1FBF">
        <w:t xml:space="preserve">], </w:t>
      </w:r>
      <w:del w:id="12280" w:author="Bardini, Richard A" w:date="2018-03-19T06:55:00Z">
        <w:r w:rsidRPr="00DD1FBF" w:rsidDel="00772942">
          <w:delText xml:space="preserve">that Resource follows the definitions of both "oic.wk.d" and "oic.wk.col".  In this example, </w:delText>
        </w:r>
      </w:del>
      <w:r w:rsidRPr="00DD1FBF">
        <w:t xml:space="preserve">the </w:t>
      </w:r>
      <w:del w:id="12281" w:author="Bardini, Richard A" w:date="2018-03-19T06:55:00Z">
        <w:r w:rsidRPr="00DD1FBF" w:rsidDel="00772942">
          <w:delText>c</w:delText>
        </w:r>
      </w:del>
      <w:ins w:id="12282" w:author="Bardini, Richard A" w:date="2018-03-19T06:55:00Z">
        <w:r w:rsidR="00772942">
          <w:t>C</w:t>
        </w:r>
      </w:ins>
      <w:r w:rsidRPr="00DD1FBF">
        <w:t xml:space="preserve">ollection </w:t>
      </w:r>
      <w:commentRangeEnd w:id="12277"/>
      <w:r w:rsidR="00772942">
        <w:rPr>
          <w:rStyle w:val="CommentReference"/>
        </w:rPr>
        <w:commentReference w:id="12277"/>
      </w:r>
      <w:r w:rsidRPr="00DD1FBF">
        <w:t xml:space="preserve">includes an instance of "oic.r.switch.binary" which is mandatory for an "oic.d.light" as per the </w:t>
      </w:r>
      <w:r w:rsidR="00A7686C">
        <w:fldChar w:fldCharType="begin"/>
      </w:r>
      <w:r w:rsidR="00A7686C">
        <w:instrText xml:space="preserve"> REF ref_OCF_Smart_Home_Device \h </w:instrText>
      </w:r>
      <w:r w:rsidR="00A7686C">
        <w:fldChar w:fldCharType="separate"/>
      </w:r>
      <w:r w:rsidR="00370B4E">
        <w:t>OCF Device</w:t>
      </w:r>
      <w:r w:rsidR="00A7686C">
        <w:fldChar w:fldCharType="end"/>
      </w:r>
      <w:r w:rsidRPr="00DD1FBF">
        <w:t xml:space="preserve"> </w:t>
      </w:r>
      <w:r>
        <w:t>specification</w:t>
      </w:r>
      <w:r w:rsidRPr="00DD1FBF">
        <w:t>.</w:t>
      </w:r>
    </w:p>
    <w:p w14:paraId="6F6FF8C1" w14:textId="77777777" w:rsidR="00996F89" w:rsidRPr="00460163" w:rsidRDefault="00194F1E" w:rsidP="00996F89">
      <w:pPr>
        <w:rPr>
          <w:b/>
        </w:rPr>
      </w:pPr>
      <w:r>
        <w:fldChar w:fldCharType="begin"/>
      </w:r>
      <w:r w:rsidR="007B07C5">
        <w:instrText xml:space="preserve"> REF _Ref412657753 </w:instrText>
      </w:r>
      <w:r>
        <w:fldChar w:fldCharType="separate"/>
      </w:r>
      <w:r w:rsidR="00370B4E" w:rsidRPr="000D29DB">
        <w:t xml:space="preserve">Table </w:t>
      </w:r>
      <w:r w:rsidR="00370B4E">
        <w:rPr>
          <w:noProof/>
        </w:rPr>
        <w:t>20</w:t>
      </w:r>
      <w:r>
        <w:rPr>
          <w:noProof/>
        </w:rPr>
        <w:fldChar w:fldCharType="end"/>
      </w:r>
      <w:r w:rsidR="00996F89">
        <w:t xml:space="preserve"> </w:t>
      </w:r>
      <w:r w:rsidR="005A058D">
        <w:t>"</w:t>
      </w:r>
      <w:r w:rsidR="00996F89">
        <w:t>oic.wk.d</w:t>
      </w:r>
      <w:r w:rsidR="005A058D">
        <w:t>"</w:t>
      </w:r>
      <w:r w:rsidR="00996F89">
        <w:t xml:space="preserve"> </w:t>
      </w:r>
      <w:r w:rsidR="00443A7C">
        <w:t>R</w:t>
      </w:r>
      <w:r w:rsidR="00996F89">
        <w:t xml:space="preserve">esource </w:t>
      </w:r>
      <w:r w:rsidR="00443A7C">
        <w:t>T</w:t>
      </w:r>
      <w:r w:rsidR="00996F89">
        <w:t>ype</w:t>
      </w:r>
      <w:r w:rsidR="005A064C">
        <w:rPr>
          <w:rFonts w:eastAsiaTheme="minorEastAsia" w:hint="eastAsia"/>
          <w:lang w:eastAsia="ko-KR"/>
        </w:rPr>
        <w:t xml:space="preserve"> definition </w:t>
      </w:r>
      <w:r w:rsidR="005A064C">
        <w:t xml:space="preserve">defines the base </w:t>
      </w:r>
      <w:r w:rsidR="00443A7C">
        <w:t>R</w:t>
      </w:r>
      <w:r w:rsidR="005A064C">
        <w:t xml:space="preserve">esource </w:t>
      </w:r>
      <w:r w:rsidR="00443A7C">
        <w:t>T</w:t>
      </w:r>
      <w:r w:rsidR="005A064C">
        <w:t xml:space="preserve">ype for the </w:t>
      </w:r>
      <w:r w:rsidR="005A058D">
        <w:t>"</w:t>
      </w:r>
      <w:r w:rsidR="005A064C">
        <w:t>/oic/d</w:t>
      </w:r>
      <w:r w:rsidR="005A058D">
        <w:t>"</w:t>
      </w:r>
      <w:r w:rsidR="005A064C">
        <w:t xml:space="preserve"> resource</w:t>
      </w:r>
      <w:r w:rsidR="00996F89">
        <w:t>.</w:t>
      </w:r>
    </w:p>
    <w:p w14:paraId="35A6FB1A" w14:textId="77777777" w:rsidR="00996F89" w:rsidRDefault="00996F89" w:rsidP="00996F89"/>
    <w:p w14:paraId="61FBD901" w14:textId="77777777" w:rsidR="00996F89" w:rsidRDefault="00996F89" w:rsidP="00996F89">
      <w:pPr>
        <w:pStyle w:val="TABLE-title"/>
      </w:pPr>
      <w:bookmarkStart w:id="12283" w:name="_Ref412657753"/>
      <w:bookmarkStart w:id="12284" w:name="_Toc509367573"/>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20</w:t>
      </w:r>
      <w:r w:rsidR="00194F1E" w:rsidRPr="000D29DB">
        <w:fldChar w:fldCharType="end"/>
      </w:r>
      <w:bookmarkEnd w:id="12283"/>
      <w:r w:rsidRPr="000D29DB">
        <w:t xml:space="preserve">. </w:t>
      </w:r>
      <w:r w:rsidR="005A058D">
        <w:t>"</w:t>
      </w:r>
      <w:r>
        <w:t>oic.wk.d</w:t>
      </w:r>
      <w:r w:rsidR="005A058D">
        <w:t>"</w:t>
      </w:r>
      <w:r w:rsidRPr="00734602">
        <w:t xml:space="preserve"> </w:t>
      </w:r>
      <w:r w:rsidR="00443A7C">
        <w:t>R</w:t>
      </w:r>
      <w:r w:rsidRPr="00734602">
        <w:t xml:space="preserve">esource </w:t>
      </w:r>
      <w:r w:rsidR="00443A7C">
        <w:t>T</w:t>
      </w:r>
      <w:r w:rsidRPr="00734602">
        <w:t>ype definition</w:t>
      </w:r>
      <w:bookmarkEnd w:id="12284"/>
    </w:p>
    <w:tbl>
      <w:tblPr>
        <w:tblStyle w:val="GridTable41"/>
        <w:tblW w:w="9625" w:type="dxa"/>
        <w:tblLook w:val="04A0" w:firstRow="1" w:lastRow="0" w:firstColumn="1" w:lastColumn="0" w:noHBand="0" w:noVBand="1"/>
      </w:tblPr>
      <w:tblGrid>
        <w:gridCol w:w="1439"/>
        <w:gridCol w:w="921"/>
        <w:gridCol w:w="1023"/>
        <w:gridCol w:w="739"/>
        <w:gridCol w:w="544"/>
        <w:gridCol w:w="798"/>
        <w:gridCol w:w="1065"/>
        <w:gridCol w:w="3096"/>
      </w:tblGrid>
      <w:tr w:rsidR="00552C1F" w:rsidRPr="00C63F04" w14:paraId="08A92F4F" w14:textId="77777777" w:rsidTr="00B142A4">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262" w:type="dxa"/>
          </w:tcPr>
          <w:p w14:paraId="15C0DCEC" w14:textId="77777777" w:rsidR="0081566D" w:rsidRPr="00C63F04" w:rsidRDefault="0081566D"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887" w:type="dxa"/>
          </w:tcPr>
          <w:p w14:paraId="22E8103E"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1570" w:type="dxa"/>
          </w:tcPr>
          <w:p w14:paraId="3BC3F171"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669" w:type="dxa"/>
          </w:tcPr>
          <w:p w14:paraId="67124A80"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33" w:type="dxa"/>
          </w:tcPr>
          <w:p w14:paraId="43C0F128"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1" w:type="dxa"/>
          </w:tcPr>
          <w:p w14:paraId="5BF07182"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45" w:type="dxa"/>
          </w:tcPr>
          <w:p w14:paraId="323F6A3C"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878" w:type="dxa"/>
          </w:tcPr>
          <w:p w14:paraId="45DB49C0" w14:textId="77777777" w:rsidR="0081566D" w:rsidRPr="00C63F04" w:rsidRDefault="0081566D"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C96B35" w:rsidRPr="00C63F04" w14:paraId="043F6299" w14:textId="77777777" w:rsidTr="0083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14:paraId="5D889408" w14:textId="77777777" w:rsidR="0081566D" w:rsidRPr="00C63F04" w:rsidRDefault="0081566D" w:rsidP="0081566D">
            <w:pPr>
              <w:pStyle w:val="TABLE-cell"/>
              <w:rPr>
                <w:rFonts w:eastAsiaTheme="minorEastAsia"/>
                <w:lang w:eastAsia="ko-KR"/>
              </w:rPr>
            </w:pPr>
            <w:r w:rsidRPr="00070EE8">
              <w:t>(Device) Name</w:t>
            </w:r>
          </w:p>
        </w:tc>
        <w:tc>
          <w:tcPr>
            <w:tcW w:w="976" w:type="dxa"/>
          </w:tcPr>
          <w:p w14:paraId="5BA3E8CC" w14:textId="77777777" w:rsidR="0081566D"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CC74C7">
              <w:t>n</w:t>
            </w:r>
          </w:p>
        </w:tc>
        <w:tc>
          <w:tcPr>
            <w:tcW w:w="817" w:type="dxa"/>
          </w:tcPr>
          <w:p w14:paraId="3A26B78C" w14:textId="77777777" w:rsidR="0081566D" w:rsidRPr="00C63F04"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s</w:t>
            </w:r>
            <w:r>
              <w:t>tring</w:t>
            </w:r>
          </w:p>
        </w:tc>
        <w:tc>
          <w:tcPr>
            <w:tcW w:w="851" w:type="dxa"/>
          </w:tcPr>
          <w:p w14:paraId="7A5C3CBD" w14:textId="77777777" w:rsidR="0081566D" w:rsidRPr="0024338F" w:rsidRDefault="0081566D" w:rsidP="0081566D">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3F93186B" w14:textId="77777777" w:rsidR="0081566D" w:rsidRDefault="0081566D" w:rsidP="0081566D">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825" w:type="dxa"/>
          </w:tcPr>
          <w:p w14:paraId="091CA128" w14:textId="77777777" w:rsidR="0081566D" w:rsidRDefault="0081566D"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R</w:t>
            </w:r>
          </w:p>
        </w:tc>
        <w:tc>
          <w:tcPr>
            <w:tcW w:w="1097" w:type="dxa"/>
          </w:tcPr>
          <w:p w14:paraId="2A5F3EAB" w14:textId="77777777" w:rsidR="0081566D" w:rsidRPr="00C63F04" w:rsidRDefault="006D466E"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yes</w:t>
            </w:r>
          </w:p>
        </w:tc>
        <w:tc>
          <w:tcPr>
            <w:tcW w:w="2885" w:type="dxa"/>
          </w:tcPr>
          <w:p w14:paraId="22F3F65F" w14:textId="77777777" w:rsidR="0081566D" w:rsidRPr="00BE47A4" w:rsidRDefault="0081566D" w:rsidP="005A05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Human friendly name</w:t>
            </w:r>
            <w:r w:rsidR="00B8745D">
              <w:t xml:space="preserve"> </w:t>
            </w:r>
            <w:r w:rsidR="00B8745D" w:rsidRPr="00B8745D">
              <w:t>defined by the vendor</w:t>
            </w:r>
            <w:r w:rsidR="00B8745D">
              <w:t>.</w:t>
            </w:r>
            <w:r w:rsidR="00BE47A4">
              <w:rPr>
                <w:rFonts w:eastAsiaTheme="minorEastAsia" w:hint="eastAsia"/>
                <w:lang w:eastAsia="ko-KR"/>
              </w:rPr>
              <w:t xml:space="preserve"> </w:t>
            </w:r>
            <w:r w:rsidR="00BE47A4" w:rsidRPr="00BE47A4">
              <w:rPr>
                <w:rFonts w:eastAsiaTheme="minorEastAsia"/>
                <w:lang w:eastAsia="ko-KR"/>
              </w:rPr>
              <w:t xml:space="preserve">In the presence of "n" Property of </w:t>
            </w:r>
            <w:r w:rsidR="005A058D">
              <w:t>"</w:t>
            </w:r>
            <w:r w:rsidR="00BE47A4" w:rsidRPr="00BE47A4">
              <w:rPr>
                <w:rFonts w:eastAsiaTheme="minorEastAsia"/>
                <w:lang w:eastAsia="ko-KR"/>
              </w:rPr>
              <w:t>/oic/con</w:t>
            </w:r>
            <w:r w:rsidR="005A058D">
              <w:t>"</w:t>
            </w:r>
            <w:r w:rsidR="00BE47A4" w:rsidRPr="00BE47A4">
              <w:rPr>
                <w:rFonts w:eastAsiaTheme="minorEastAsia"/>
                <w:lang w:eastAsia="ko-KR"/>
              </w:rPr>
              <w:t xml:space="preserve">, both have the same Property Value. When "n" Property Value of </w:t>
            </w:r>
            <w:r w:rsidR="005A058D">
              <w:t>"</w:t>
            </w:r>
            <w:r w:rsidR="00BE47A4" w:rsidRPr="00BE47A4">
              <w:rPr>
                <w:rFonts w:eastAsiaTheme="minorEastAsia"/>
                <w:lang w:eastAsia="ko-KR"/>
              </w:rPr>
              <w:t>/oic/con</w:t>
            </w:r>
            <w:r w:rsidR="005A058D">
              <w:t>"</w:t>
            </w:r>
            <w:r w:rsidR="00BE47A4" w:rsidRPr="00BE47A4">
              <w:rPr>
                <w:rFonts w:eastAsiaTheme="minorEastAsia"/>
                <w:lang w:eastAsia="ko-KR"/>
              </w:rPr>
              <w:t xml:space="preserve"> is modified, it shall be reflected to "n" Property Value of </w:t>
            </w:r>
            <w:r w:rsidR="005A058D">
              <w:t>"</w:t>
            </w:r>
            <w:r w:rsidR="00BE47A4" w:rsidRPr="00BE47A4">
              <w:rPr>
                <w:rFonts w:eastAsiaTheme="minorEastAsia"/>
                <w:lang w:eastAsia="ko-KR"/>
              </w:rPr>
              <w:t>/oic/d</w:t>
            </w:r>
            <w:r w:rsidR="005A058D">
              <w:t>"</w:t>
            </w:r>
            <w:r w:rsidR="00BE47A4" w:rsidRPr="00BE47A4">
              <w:rPr>
                <w:rFonts w:eastAsiaTheme="minorEastAsia"/>
                <w:lang w:eastAsia="ko-KR"/>
              </w:rPr>
              <w:t>.</w:t>
            </w:r>
          </w:p>
        </w:tc>
      </w:tr>
      <w:tr w:rsidR="00C96B35" w:rsidRPr="00C63F04" w14:paraId="51778ADB" w14:textId="77777777" w:rsidTr="00830A32">
        <w:tc>
          <w:tcPr>
            <w:cnfStyle w:val="001000000000" w:firstRow="0" w:lastRow="0" w:firstColumn="1" w:lastColumn="0" w:oddVBand="0" w:evenVBand="0" w:oddHBand="0" w:evenHBand="0" w:firstRowFirstColumn="0" w:firstRowLastColumn="0" w:lastRowFirstColumn="0" w:lastRowLastColumn="0"/>
            <w:tcW w:w="1614" w:type="dxa"/>
          </w:tcPr>
          <w:p w14:paraId="0EB63105" w14:textId="77777777" w:rsidR="0081566D" w:rsidRPr="00070EE8" w:rsidRDefault="0081566D" w:rsidP="0081566D">
            <w:pPr>
              <w:pStyle w:val="TABLE-cell"/>
            </w:pPr>
            <w:r>
              <w:rPr>
                <w:rFonts w:eastAsiaTheme="minorEastAsia" w:hint="eastAsia"/>
                <w:lang w:eastAsia="ko-KR"/>
              </w:rPr>
              <w:t xml:space="preserve">Spec </w:t>
            </w:r>
            <w:r w:rsidRPr="00070EE8">
              <w:t>Version</w:t>
            </w:r>
          </w:p>
        </w:tc>
        <w:tc>
          <w:tcPr>
            <w:tcW w:w="976" w:type="dxa"/>
          </w:tcPr>
          <w:p w14:paraId="7E835172" w14:textId="77777777" w:rsidR="0081566D" w:rsidRDefault="00117D59" w:rsidP="0081566D">
            <w:pPr>
              <w:pStyle w:val="TABLE-cell"/>
              <w:cnfStyle w:val="000000000000" w:firstRow="0" w:lastRow="0" w:firstColumn="0" w:lastColumn="0" w:oddVBand="0" w:evenVBand="0" w:oddHBand="0" w:evenHBand="0" w:firstRowFirstColumn="0" w:firstRowLastColumn="0" w:lastRowFirstColumn="0" w:lastRowLastColumn="0"/>
            </w:pPr>
            <w:r>
              <w:t>i</w:t>
            </w:r>
            <w:r w:rsidR="0081566D" w:rsidRPr="00CC74C7">
              <w:t>cv</w:t>
            </w:r>
          </w:p>
        </w:tc>
        <w:tc>
          <w:tcPr>
            <w:tcW w:w="817" w:type="dxa"/>
          </w:tcPr>
          <w:p w14:paraId="0ED8914E" w14:textId="77777777" w:rsidR="0081566D" w:rsidRDefault="0081566D" w:rsidP="0081566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s</w:t>
            </w:r>
            <w:r>
              <w:t>tring</w:t>
            </w:r>
          </w:p>
        </w:tc>
        <w:tc>
          <w:tcPr>
            <w:tcW w:w="851" w:type="dxa"/>
          </w:tcPr>
          <w:p w14:paraId="254B1FCD" w14:textId="77777777" w:rsidR="0081566D" w:rsidRPr="0024338F" w:rsidRDefault="0081566D" w:rsidP="0081566D">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4E0FB35E" w14:textId="77777777" w:rsidR="0081566D" w:rsidRDefault="0081566D" w:rsidP="0081566D">
            <w:pPr>
              <w:pStyle w:val="TABLE-cell"/>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825" w:type="dxa"/>
          </w:tcPr>
          <w:p w14:paraId="4B610A52" w14:textId="77777777" w:rsidR="0081566D" w:rsidRDefault="0081566D" w:rsidP="0081566D">
            <w:pPr>
              <w:pStyle w:val="TABLE-cell"/>
              <w:cnfStyle w:val="000000000000" w:firstRow="0" w:lastRow="0" w:firstColumn="0" w:lastColumn="0" w:oddVBand="0" w:evenVBand="0" w:oddHBand="0" w:evenHBand="0" w:firstRowFirstColumn="0" w:firstRowLastColumn="0" w:lastRowFirstColumn="0" w:lastRowLastColumn="0"/>
            </w:pPr>
            <w:r>
              <w:t>R</w:t>
            </w:r>
          </w:p>
        </w:tc>
        <w:tc>
          <w:tcPr>
            <w:tcW w:w="1097" w:type="dxa"/>
          </w:tcPr>
          <w:p w14:paraId="64D5B837" w14:textId="77777777" w:rsidR="0081566D" w:rsidRDefault="0081566D" w:rsidP="0081566D">
            <w:pPr>
              <w:pStyle w:val="TABLE-cell"/>
              <w:cnfStyle w:val="000000000000" w:firstRow="0" w:lastRow="0" w:firstColumn="0" w:lastColumn="0" w:oddVBand="0" w:evenVBand="0" w:oddHBand="0" w:evenHBand="0" w:firstRowFirstColumn="0" w:firstRowLastColumn="0" w:lastRowFirstColumn="0" w:lastRowLastColumn="0"/>
            </w:pPr>
            <w:r>
              <w:t>yes</w:t>
            </w:r>
          </w:p>
        </w:tc>
        <w:tc>
          <w:tcPr>
            <w:tcW w:w="2885" w:type="dxa"/>
          </w:tcPr>
          <w:p w14:paraId="7608FA4E" w14:textId="77777777" w:rsidR="0081566D" w:rsidRPr="00C63F04" w:rsidRDefault="0081566D" w:rsidP="00460DF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 xml:space="preserve">Spec version of the core specification this device is implemented to, </w:t>
            </w:r>
            <w:r w:rsidRPr="0098785F">
              <w:t>T</w:t>
            </w:r>
            <w:r>
              <w:t>he syntax is "</w:t>
            </w:r>
            <w:r w:rsidR="00FF4E0E">
              <w:t>ocf</w:t>
            </w:r>
            <w:proofErr w:type="gramStart"/>
            <w:r w:rsidR="00C96B35">
              <w:t>.&lt;</w:t>
            </w:r>
            <w:proofErr w:type="gramEnd"/>
            <w:r w:rsidR="00C96B35">
              <w:t>major&gt;.&lt;minor&gt;.&lt;sub</w:t>
            </w:r>
            <w:r w:rsidR="00513CF6">
              <w:t>-</w:t>
            </w:r>
            <w:r w:rsidR="00C96B35">
              <w:t>version&gt;</w:t>
            </w:r>
            <w:r>
              <w:t>”</w:t>
            </w:r>
            <w:r w:rsidR="00513CF6">
              <w:t xml:space="preserve"> where &lt;major&gt;, &lt;minor, and &lt;sub-version&gt; are the major, minor and sub-version numbers of the specification respectively.</w:t>
            </w:r>
            <w:r w:rsidR="003D2DCE">
              <w:t xml:space="preserve"> This version of the specification the string value shall be </w:t>
            </w:r>
            <w:r w:rsidR="005A058D">
              <w:t>"</w:t>
            </w:r>
            <w:r w:rsidR="00FF4E0E" w:rsidRPr="00FF4E0E">
              <w:t>ocf.</w:t>
            </w:r>
            <w:r w:rsidR="00BA31A7">
              <w:t>1.3.</w:t>
            </w:r>
            <w:r w:rsidR="00460DF9">
              <w:t>0</w:t>
            </w:r>
            <w:r w:rsidR="005A058D">
              <w:t>"</w:t>
            </w:r>
            <w:r w:rsidR="003D2DCE">
              <w:t>.</w:t>
            </w:r>
          </w:p>
        </w:tc>
      </w:tr>
      <w:tr w:rsidR="00C96B35" w:rsidRPr="00C63F04" w14:paraId="37B01E12" w14:textId="77777777" w:rsidTr="0083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14:paraId="7216CB99" w14:textId="77777777" w:rsidR="0081566D" w:rsidRDefault="0081566D" w:rsidP="0081566D">
            <w:pPr>
              <w:pStyle w:val="TABLE-cell"/>
              <w:rPr>
                <w:rFonts w:eastAsiaTheme="minorEastAsia"/>
                <w:lang w:eastAsia="ko-KR"/>
              </w:rPr>
            </w:pPr>
            <w:r w:rsidRPr="00070EE8">
              <w:t>Device ID</w:t>
            </w:r>
          </w:p>
        </w:tc>
        <w:tc>
          <w:tcPr>
            <w:tcW w:w="976" w:type="dxa"/>
          </w:tcPr>
          <w:p w14:paraId="6F8D96D4" w14:textId="77777777" w:rsidR="0081566D" w:rsidRPr="00CC74C7" w:rsidRDefault="0081566D" w:rsidP="0081566D">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hint="eastAsia"/>
                <w:lang w:eastAsia="ko-KR"/>
              </w:rPr>
              <w:t>d</w:t>
            </w:r>
            <w:r w:rsidRPr="00CC74C7">
              <w:t>i</w:t>
            </w:r>
          </w:p>
        </w:tc>
        <w:tc>
          <w:tcPr>
            <w:tcW w:w="817" w:type="dxa"/>
          </w:tcPr>
          <w:p w14:paraId="25E032BC" w14:textId="77777777" w:rsidR="0081566D" w:rsidRDefault="00B142A4"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uuid</w:t>
            </w:r>
          </w:p>
        </w:tc>
        <w:tc>
          <w:tcPr>
            <w:tcW w:w="851" w:type="dxa"/>
          </w:tcPr>
          <w:p w14:paraId="2507298B" w14:textId="77777777" w:rsidR="0081566D" w:rsidRPr="0024338F" w:rsidRDefault="0081566D" w:rsidP="0081566D">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1ED18BC5" w14:textId="77777777" w:rsidR="0081566D" w:rsidRDefault="0081566D" w:rsidP="0081566D">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825" w:type="dxa"/>
          </w:tcPr>
          <w:p w14:paraId="67EBC8F9" w14:textId="77777777" w:rsidR="0081566D" w:rsidRDefault="0081566D" w:rsidP="0081566D">
            <w:pPr>
              <w:pStyle w:val="TABLE-cell"/>
              <w:cnfStyle w:val="000000100000" w:firstRow="0" w:lastRow="0" w:firstColumn="0" w:lastColumn="0" w:oddVBand="0" w:evenVBand="0" w:oddHBand="1" w:evenHBand="0" w:firstRowFirstColumn="0" w:firstRowLastColumn="0" w:lastRowFirstColumn="0" w:lastRowLastColumn="0"/>
            </w:pPr>
            <w:r>
              <w:t>R</w:t>
            </w:r>
          </w:p>
        </w:tc>
        <w:tc>
          <w:tcPr>
            <w:tcW w:w="1097" w:type="dxa"/>
          </w:tcPr>
          <w:p w14:paraId="5B89F270" w14:textId="77777777" w:rsidR="0081566D" w:rsidRDefault="0081566D" w:rsidP="0081566D">
            <w:pPr>
              <w:pStyle w:val="TABLE-cell"/>
              <w:cnfStyle w:val="000000100000" w:firstRow="0" w:lastRow="0" w:firstColumn="0" w:lastColumn="0" w:oddVBand="0" w:evenVBand="0" w:oddHBand="1" w:evenHBand="0" w:firstRowFirstColumn="0" w:firstRowLastColumn="0" w:lastRowFirstColumn="0" w:lastRowLastColumn="0"/>
            </w:pPr>
            <w:r>
              <w:t>yes</w:t>
            </w:r>
          </w:p>
        </w:tc>
        <w:tc>
          <w:tcPr>
            <w:tcW w:w="2885" w:type="dxa"/>
          </w:tcPr>
          <w:p w14:paraId="5626A7CD" w14:textId="77777777" w:rsidR="0081566D" w:rsidRDefault="0081566D" w:rsidP="00A41891">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Unique identifier for Device</w:t>
            </w:r>
            <w:r w:rsidR="007D52EE">
              <w:t>.</w:t>
            </w:r>
            <w:r w:rsidR="009644D0" w:rsidRPr="009644D0">
              <w:t xml:space="preserve"> </w:t>
            </w:r>
            <w:r w:rsidR="00A41891">
              <w:t>T</w:t>
            </w:r>
            <w:r w:rsidR="00D96F7D">
              <w:rPr>
                <w:rFonts w:eastAsiaTheme="minorEastAsia"/>
                <w:lang w:eastAsia="ko-KR"/>
              </w:rPr>
              <w:t xml:space="preserve">his value </w:t>
            </w:r>
            <w:r w:rsidR="009D027A">
              <w:rPr>
                <w:rFonts w:eastAsiaTheme="minorEastAsia"/>
                <w:lang w:eastAsia="ko-KR"/>
              </w:rPr>
              <w:t>shall be</w:t>
            </w:r>
            <w:r w:rsidR="00D96F7D">
              <w:rPr>
                <w:rFonts w:eastAsiaTheme="minorEastAsia"/>
                <w:lang w:eastAsia="ko-KR"/>
              </w:rPr>
              <w:t xml:space="preserve"> </w:t>
            </w:r>
            <w:r w:rsidR="00604A1D" w:rsidRPr="00604A1D">
              <w:rPr>
                <w:rFonts w:eastAsiaTheme="minorEastAsia"/>
                <w:lang w:eastAsia="ko-KR"/>
              </w:rPr>
              <w:t xml:space="preserve">the same value </w:t>
            </w:r>
            <w:r w:rsidR="00604A1D">
              <w:rPr>
                <w:rFonts w:eastAsiaTheme="minorEastAsia"/>
                <w:lang w:eastAsia="ko-KR"/>
              </w:rPr>
              <w:t xml:space="preserve">(i.e. mirror) </w:t>
            </w:r>
            <w:r w:rsidR="00604A1D" w:rsidRPr="00604A1D">
              <w:rPr>
                <w:rFonts w:eastAsiaTheme="minorEastAsia"/>
                <w:lang w:eastAsia="ko-KR"/>
              </w:rPr>
              <w:t>as the doxm.deviceuuid Property</w:t>
            </w:r>
            <w:r w:rsidR="00604A1D">
              <w:rPr>
                <w:rFonts w:eastAsiaTheme="minorEastAsia"/>
                <w:lang w:eastAsia="ko-KR"/>
              </w:rPr>
              <w:t xml:space="preserve"> </w:t>
            </w:r>
            <w:r w:rsidR="00D96F7D">
              <w:rPr>
                <w:rFonts w:eastAsiaTheme="minorEastAsia"/>
                <w:lang w:eastAsia="ko-KR"/>
              </w:rPr>
              <w:t xml:space="preserve">as defined in </w:t>
            </w:r>
            <w:r w:rsidR="00194F1E">
              <w:rPr>
                <w:rFonts w:eastAsiaTheme="minorEastAsia"/>
                <w:lang w:eastAsia="ko-KR"/>
              </w:rPr>
              <w:fldChar w:fldCharType="begin"/>
            </w:r>
            <w:r w:rsidR="00D96F7D">
              <w:rPr>
                <w:rFonts w:eastAsiaTheme="minorEastAsia"/>
                <w:lang w:eastAsia="ko-KR"/>
              </w:rPr>
              <w:instrText xml:space="preserve"> REF ref_OIC_Security \h </w:instrText>
            </w:r>
            <w:r w:rsidR="00194F1E">
              <w:rPr>
                <w:rFonts w:eastAsiaTheme="minorEastAsia"/>
                <w:lang w:eastAsia="ko-KR"/>
              </w:rPr>
            </w:r>
            <w:r w:rsidR="00194F1E">
              <w:rPr>
                <w:rFonts w:eastAsiaTheme="minorEastAsia"/>
                <w:lang w:eastAsia="ko-KR"/>
              </w:rPr>
              <w:fldChar w:fldCharType="separate"/>
            </w:r>
            <w:r w:rsidR="00370B4E">
              <w:t>OCF Security</w:t>
            </w:r>
            <w:r w:rsidR="00194F1E">
              <w:rPr>
                <w:rFonts w:eastAsiaTheme="minorEastAsia"/>
                <w:lang w:eastAsia="ko-KR"/>
              </w:rPr>
              <w:fldChar w:fldCharType="end"/>
            </w:r>
            <w:r w:rsidR="00D96F7D">
              <w:rPr>
                <w:rFonts w:eastAsiaTheme="minorEastAsia"/>
                <w:lang w:eastAsia="ko-KR"/>
              </w:rPr>
              <w:t>.</w:t>
            </w:r>
            <w:r w:rsidR="00B95D73">
              <w:rPr>
                <w:rFonts w:eastAsiaTheme="minorEastAsia"/>
                <w:lang w:eastAsia="ko-KR"/>
              </w:rPr>
              <w:t xml:space="preserve"> H</w:t>
            </w:r>
            <w:r w:rsidR="00B95D73" w:rsidRPr="00B95D73">
              <w:rPr>
                <w:rFonts w:eastAsiaTheme="minorEastAsia"/>
                <w:lang w:eastAsia="ko-KR"/>
              </w:rPr>
              <w:t>andling privacy-sensitiv</w:t>
            </w:r>
            <w:r w:rsidR="00D24BAA">
              <w:rPr>
                <w:rFonts w:eastAsiaTheme="minorEastAsia"/>
                <w:lang w:eastAsia="ko-KR"/>
              </w:rPr>
              <w:t>ity</w:t>
            </w:r>
            <w:r w:rsidR="00B95D73">
              <w:rPr>
                <w:rFonts w:eastAsiaTheme="minorEastAsia"/>
                <w:lang w:eastAsia="ko-KR"/>
              </w:rPr>
              <w:t xml:space="preserve"> for the </w:t>
            </w:r>
            <w:r w:rsidR="005A058D">
              <w:t>"</w:t>
            </w:r>
            <w:r w:rsidR="00B95D73">
              <w:rPr>
                <w:rFonts w:eastAsiaTheme="minorEastAsia"/>
                <w:lang w:eastAsia="ko-KR"/>
              </w:rPr>
              <w:t>di</w:t>
            </w:r>
            <w:r w:rsidR="005A058D">
              <w:t>"</w:t>
            </w:r>
            <w:r w:rsidR="00B95D73">
              <w:rPr>
                <w:rFonts w:eastAsiaTheme="minorEastAsia"/>
                <w:lang w:eastAsia="ko-KR"/>
              </w:rPr>
              <w:t xml:space="preserve"> Property</w:t>
            </w:r>
            <w:r w:rsidR="00D434EA">
              <w:rPr>
                <w:rFonts w:eastAsiaTheme="minorEastAsia"/>
                <w:lang w:eastAsia="ko-KR"/>
              </w:rPr>
              <w:t>,</w:t>
            </w:r>
            <w:r w:rsidR="00C90107">
              <w:rPr>
                <w:rFonts w:eastAsiaTheme="minorEastAsia"/>
                <w:lang w:eastAsia="ko-KR"/>
              </w:rPr>
              <w:t xml:space="preserve"> </w:t>
            </w:r>
            <w:r w:rsidR="00B95D73" w:rsidRPr="00B95D73">
              <w:rPr>
                <w:rFonts w:eastAsiaTheme="minorEastAsia"/>
                <w:lang w:eastAsia="ko-KR"/>
              </w:rPr>
              <w:t xml:space="preserve">refer to </w:t>
            </w:r>
            <w:r w:rsidR="00B95D73">
              <w:rPr>
                <w:rFonts w:eastAsiaTheme="minorEastAsia"/>
                <w:lang w:eastAsia="ko-KR"/>
              </w:rPr>
              <w:t xml:space="preserve">section 13.8 in </w:t>
            </w:r>
            <w:r w:rsidR="00B95D73">
              <w:rPr>
                <w:rFonts w:eastAsiaTheme="minorEastAsia"/>
                <w:lang w:eastAsia="ko-KR"/>
              </w:rPr>
              <w:fldChar w:fldCharType="begin"/>
            </w:r>
            <w:r w:rsidR="00B95D73">
              <w:rPr>
                <w:rFonts w:eastAsiaTheme="minorEastAsia"/>
                <w:lang w:eastAsia="ko-KR"/>
              </w:rPr>
              <w:instrText xml:space="preserve"> REF ref_OIC_Security \h </w:instrText>
            </w:r>
            <w:r w:rsidR="00B95D73">
              <w:rPr>
                <w:rFonts w:eastAsiaTheme="minorEastAsia"/>
                <w:lang w:eastAsia="ko-KR"/>
              </w:rPr>
            </w:r>
            <w:r w:rsidR="00B95D73">
              <w:rPr>
                <w:rFonts w:eastAsiaTheme="minorEastAsia"/>
                <w:lang w:eastAsia="ko-KR"/>
              </w:rPr>
              <w:fldChar w:fldCharType="separate"/>
            </w:r>
            <w:r w:rsidR="00370B4E">
              <w:t>OCF Security</w:t>
            </w:r>
            <w:r w:rsidR="00B95D73">
              <w:rPr>
                <w:rFonts w:eastAsiaTheme="minorEastAsia"/>
                <w:lang w:eastAsia="ko-KR"/>
              </w:rPr>
              <w:fldChar w:fldCharType="end"/>
            </w:r>
            <w:r w:rsidR="00B95D73" w:rsidRPr="00B95D73">
              <w:rPr>
                <w:rFonts w:eastAsiaTheme="minorEastAsia"/>
                <w:lang w:eastAsia="ko-KR"/>
              </w:rPr>
              <w:t>.</w:t>
            </w:r>
          </w:p>
          <w:p w14:paraId="240039A4" w14:textId="77777777" w:rsidR="00A41891" w:rsidRDefault="00A41891" w:rsidP="00A41891">
            <w:pPr>
              <w:pStyle w:val="TABLE-cell"/>
              <w:cnfStyle w:val="000000100000" w:firstRow="0" w:lastRow="0" w:firstColumn="0" w:lastColumn="0" w:oddVBand="0" w:evenVBand="0" w:oddHBand="1" w:evenHBand="0" w:firstRowFirstColumn="0" w:firstRowLastColumn="0" w:lastRowFirstColumn="0" w:lastRowLastColumn="0"/>
            </w:pPr>
          </w:p>
        </w:tc>
      </w:tr>
      <w:tr w:rsidR="00C96B35" w:rsidRPr="00C63F04" w14:paraId="6FFC67B4" w14:textId="77777777" w:rsidTr="00830A32">
        <w:tc>
          <w:tcPr>
            <w:cnfStyle w:val="001000000000" w:firstRow="0" w:lastRow="0" w:firstColumn="1" w:lastColumn="0" w:oddVBand="0" w:evenVBand="0" w:oddHBand="0" w:evenHBand="0" w:firstRowFirstColumn="0" w:firstRowLastColumn="0" w:lastRowFirstColumn="0" w:lastRowLastColumn="0"/>
            <w:tcW w:w="1614" w:type="dxa"/>
          </w:tcPr>
          <w:p w14:paraId="7A7E7C0A" w14:textId="77777777" w:rsidR="00DB1C96" w:rsidRPr="00070EE8" w:rsidRDefault="00DB1C96" w:rsidP="0081566D">
            <w:pPr>
              <w:pStyle w:val="TABLE-cell"/>
            </w:pPr>
            <w:r>
              <w:t>Data Model Version</w:t>
            </w:r>
          </w:p>
        </w:tc>
        <w:tc>
          <w:tcPr>
            <w:tcW w:w="976" w:type="dxa"/>
          </w:tcPr>
          <w:p w14:paraId="6169943A" w14:textId="77777777" w:rsidR="00DB1C96" w:rsidRDefault="00DB1C96" w:rsidP="0081566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dmv</w:t>
            </w:r>
          </w:p>
        </w:tc>
        <w:tc>
          <w:tcPr>
            <w:tcW w:w="817" w:type="dxa"/>
          </w:tcPr>
          <w:p w14:paraId="2A685402" w14:textId="77777777" w:rsidR="00DB1C96" w:rsidRDefault="00B142A4" w:rsidP="0081566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csv</w:t>
            </w:r>
          </w:p>
        </w:tc>
        <w:tc>
          <w:tcPr>
            <w:tcW w:w="851" w:type="dxa"/>
          </w:tcPr>
          <w:p w14:paraId="7F6B8985" w14:textId="77777777" w:rsidR="00DB1C96" w:rsidRPr="0024338F" w:rsidRDefault="00DB1C96" w:rsidP="0081566D">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5B87A761" w14:textId="77777777" w:rsidR="00DB1C96" w:rsidRDefault="00DB1C96" w:rsidP="0081566D">
            <w:pPr>
              <w:pStyle w:val="TABLE-cell"/>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825" w:type="dxa"/>
          </w:tcPr>
          <w:p w14:paraId="7E2D1C03" w14:textId="77777777" w:rsidR="00DB1C96" w:rsidRDefault="00DB1C96" w:rsidP="0081566D">
            <w:pPr>
              <w:pStyle w:val="TABLE-cell"/>
              <w:cnfStyle w:val="000000000000" w:firstRow="0" w:lastRow="0" w:firstColumn="0" w:lastColumn="0" w:oddVBand="0" w:evenVBand="0" w:oddHBand="0" w:evenHBand="0" w:firstRowFirstColumn="0" w:firstRowLastColumn="0" w:lastRowFirstColumn="0" w:lastRowLastColumn="0"/>
            </w:pPr>
            <w:r>
              <w:t>R</w:t>
            </w:r>
          </w:p>
        </w:tc>
        <w:tc>
          <w:tcPr>
            <w:tcW w:w="1097" w:type="dxa"/>
          </w:tcPr>
          <w:p w14:paraId="23988EE3" w14:textId="77777777" w:rsidR="00DB1C96" w:rsidRDefault="00DB1C96" w:rsidP="0081566D">
            <w:pPr>
              <w:pStyle w:val="TABLE-cell"/>
              <w:cnfStyle w:val="000000000000" w:firstRow="0" w:lastRow="0" w:firstColumn="0" w:lastColumn="0" w:oddVBand="0" w:evenVBand="0" w:oddHBand="0" w:evenHBand="0" w:firstRowFirstColumn="0" w:firstRowLastColumn="0" w:lastRowFirstColumn="0" w:lastRowLastColumn="0"/>
            </w:pPr>
            <w:r>
              <w:t>yes</w:t>
            </w:r>
          </w:p>
        </w:tc>
        <w:tc>
          <w:tcPr>
            <w:tcW w:w="2885" w:type="dxa"/>
          </w:tcPr>
          <w:p w14:paraId="2EAE4E3E" w14:textId="77777777" w:rsidR="00DB1C96" w:rsidRDefault="00C15737" w:rsidP="00247516">
            <w:pPr>
              <w:pStyle w:val="TABLE-cell"/>
              <w:cnfStyle w:val="000000000000" w:firstRow="0" w:lastRow="0" w:firstColumn="0" w:lastColumn="0" w:oddVBand="0" w:evenVBand="0" w:oddHBand="0" w:evenHBand="0" w:firstRowFirstColumn="0" w:firstRowLastColumn="0" w:lastRowFirstColumn="0" w:lastRowLastColumn="0"/>
            </w:pPr>
            <w:r w:rsidRPr="00C15737">
              <w:t xml:space="preserve">Spec version of the </w:t>
            </w:r>
            <w:r w:rsidR="003B6EB3">
              <w:t xml:space="preserve">Resource </w:t>
            </w:r>
            <w:r w:rsidRPr="00C15737">
              <w:t xml:space="preserve">Specification to which this device data model is implemented; if implemented against a Vertical specific </w:t>
            </w:r>
            <w:r w:rsidR="00BF3F50">
              <w:t>device</w:t>
            </w:r>
            <w:r w:rsidR="00BF3F50" w:rsidRPr="00C15737">
              <w:t xml:space="preserve"> </w:t>
            </w:r>
            <w:r w:rsidRPr="00C15737">
              <w:t>specification</w:t>
            </w:r>
            <w:r w:rsidR="00BF3F50">
              <w:t>(s)</w:t>
            </w:r>
            <w:r w:rsidRPr="00C15737">
              <w:t>, then</w:t>
            </w:r>
            <w:r>
              <w:t xml:space="preserve"> the Spec version of the vertical specification this device model is </w:t>
            </w:r>
            <w:r>
              <w:lastRenderedPageBreak/>
              <w:t>implemented to</w:t>
            </w:r>
            <w:r w:rsidR="00DB1C96">
              <w:t xml:space="preserve">. </w:t>
            </w:r>
            <w:r w:rsidR="00DB1C96" w:rsidRPr="0098785F">
              <w:t>T</w:t>
            </w:r>
            <w:r w:rsidR="00DB1C96">
              <w:t xml:space="preserve">he syntax is a comma separated list of </w:t>
            </w:r>
            <w:r w:rsidRPr="00C15737">
              <w:t>&lt;res&gt;.</w:t>
            </w:r>
            <w:r w:rsidR="00C96B35">
              <w:t>&lt;</w:t>
            </w:r>
            <w:r w:rsidRPr="00C15737">
              <w:t>major</w:t>
            </w:r>
            <w:r w:rsidR="00C96B35">
              <w:t>&gt;</w:t>
            </w:r>
            <w:r w:rsidRPr="00C15737">
              <w:t>.</w:t>
            </w:r>
            <w:r w:rsidR="00C96B35">
              <w:t>&lt;</w:t>
            </w:r>
            <w:r w:rsidRPr="00C15737">
              <w:t>minor</w:t>
            </w:r>
            <w:r w:rsidR="00C96B35">
              <w:t>&gt;</w:t>
            </w:r>
            <w:r w:rsidRPr="00C15737">
              <w:t>.</w:t>
            </w:r>
            <w:r w:rsidR="00C96B35">
              <w:t>&lt;</w:t>
            </w:r>
            <w:r w:rsidRPr="00C15737">
              <w:t>sub-version</w:t>
            </w:r>
            <w:r w:rsidR="00C96B35">
              <w:t>&gt;</w:t>
            </w:r>
            <w:r w:rsidRPr="00C15737">
              <w:t xml:space="preserve"> or &lt;vertical</w:t>
            </w:r>
            <w:r w:rsidR="00C96B35" w:rsidRPr="00C15737">
              <w:t>&gt;.</w:t>
            </w:r>
            <w:r w:rsidR="00C96B35">
              <w:t>&lt;</w:t>
            </w:r>
            <w:r w:rsidR="00C96B35" w:rsidRPr="00C15737">
              <w:t>major</w:t>
            </w:r>
            <w:r w:rsidR="00C96B35">
              <w:t>&gt;</w:t>
            </w:r>
            <w:r w:rsidR="00C96B35" w:rsidRPr="00C15737">
              <w:t>.</w:t>
            </w:r>
            <w:r w:rsidR="00C96B35">
              <w:t>&lt;</w:t>
            </w:r>
            <w:r w:rsidR="00C96B35" w:rsidRPr="00C15737">
              <w:t>minor</w:t>
            </w:r>
            <w:r w:rsidR="00C96B35">
              <w:t>&gt;</w:t>
            </w:r>
            <w:r w:rsidR="00C96B35" w:rsidRPr="00C15737">
              <w:t>.</w:t>
            </w:r>
            <w:r w:rsidR="00C96B35">
              <w:t>&lt;</w:t>
            </w:r>
            <w:r w:rsidR="00C96B35" w:rsidRPr="00C15737">
              <w:t>sub-version</w:t>
            </w:r>
            <w:r w:rsidR="00C96B35">
              <w:t>&gt;</w:t>
            </w:r>
            <w:r w:rsidR="00DB1C96">
              <w:t xml:space="preserve">. </w:t>
            </w:r>
            <w:r>
              <w:t>&lt;</w:t>
            </w:r>
            <w:proofErr w:type="gramStart"/>
            <w:r>
              <w:t>res</w:t>
            </w:r>
            <w:proofErr w:type="gramEnd"/>
            <w:r>
              <w:t xml:space="preserve">&gt; is the string </w:t>
            </w:r>
            <w:r w:rsidR="00247516">
              <w:t>"</w:t>
            </w:r>
            <w:r w:rsidR="00FF4E0E">
              <w:t>ocf.</w:t>
            </w:r>
            <w:r>
              <w:t>res</w:t>
            </w:r>
            <w:r w:rsidR="00247516">
              <w:t>"</w:t>
            </w:r>
            <w:r>
              <w:t xml:space="preserve"> and </w:t>
            </w:r>
            <w:r w:rsidR="00DB1C96">
              <w:t xml:space="preserve">&lt;vertical&gt; is the name of the vertical </w:t>
            </w:r>
            <w:r>
              <w:t>defined in the Vertical specific resource specification</w:t>
            </w:r>
            <w:r w:rsidR="00513CF6">
              <w:t>. The &lt;major&gt;, &lt;minor</w:t>
            </w:r>
            <w:r w:rsidR="008A34E6">
              <w:t>&gt;</w:t>
            </w:r>
            <w:r w:rsidR="00513CF6">
              <w:t>, and &lt;sub-version&gt; are the major, minor and sub-version numbers of the specification respectively</w:t>
            </w:r>
            <w:r>
              <w:t>.</w:t>
            </w:r>
            <w:r w:rsidR="000204BB">
              <w:t xml:space="preserve"> </w:t>
            </w:r>
            <w:r w:rsidR="00F53EE5">
              <w:t>O</w:t>
            </w:r>
            <w:r w:rsidR="008A34E6">
              <w:t>ne entry in the csv string shall be</w:t>
            </w:r>
            <w:r w:rsidR="00F53EE5">
              <w:t xml:space="preserve"> </w:t>
            </w:r>
            <w:r w:rsidR="00F53EE5" w:rsidRPr="00F53EE5">
              <w:t xml:space="preserve">the applicable version of the Resource Type Specification for the Device (e.g </w:t>
            </w:r>
            <w:r w:rsidR="008A34E6">
              <w:t>“ocf.res.1.0.0”</w:t>
            </w:r>
            <w:r w:rsidR="00BD4B60">
              <w:t>)</w:t>
            </w:r>
            <w:r w:rsidR="008A34E6">
              <w:t xml:space="preserve">. </w:t>
            </w:r>
            <w:r w:rsidR="00BD4B60">
              <w:t xml:space="preserve">If </w:t>
            </w:r>
            <w:r w:rsidR="00BD4B60" w:rsidRPr="00BD4B60">
              <w:t>applicable</w:t>
            </w:r>
            <w:r w:rsidR="00BD4B60">
              <w:t>,</w:t>
            </w:r>
            <w:r w:rsidR="00BD4B60" w:rsidRPr="00BD4B60">
              <w:t xml:space="preserve"> additiona</w:t>
            </w:r>
            <w:r w:rsidR="00BD4B60">
              <w:t>l</w:t>
            </w:r>
            <w:r w:rsidR="008A34E6">
              <w:t xml:space="preserve"> </w:t>
            </w:r>
            <w:proofErr w:type="gramStart"/>
            <w:r w:rsidR="008A34E6">
              <w:t>entry</w:t>
            </w:r>
            <w:r w:rsidR="00BD4B60">
              <w:t>(</w:t>
            </w:r>
            <w:proofErr w:type="gramEnd"/>
            <w:r w:rsidR="00BD4B60">
              <w:t>-ies)</w:t>
            </w:r>
            <w:r w:rsidR="008A34E6">
              <w:t xml:space="preserve"> in the csv shall be the vertical(s) being </w:t>
            </w:r>
            <w:r w:rsidR="00BD4B60">
              <w:t xml:space="preserve">realized </w:t>
            </w:r>
            <w:r w:rsidR="008A34E6">
              <w:t>(e.g. “ocf.sh.1.0.0”).</w:t>
            </w:r>
            <w:r w:rsidR="00FF4E0E">
              <w:t xml:space="preserve"> This value may be extended by the vendor. The syntax for extending this value</w:t>
            </w:r>
            <w:r w:rsidR="00A821C3">
              <w:t>,</w:t>
            </w:r>
            <w:r w:rsidR="00FF4E0E">
              <w:t xml:space="preserve"> </w:t>
            </w:r>
            <w:r w:rsidR="00A821C3">
              <w:t xml:space="preserve">as a comma separated entry, </w:t>
            </w:r>
            <w:r w:rsidR="00FF4E0E">
              <w:t xml:space="preserve">by the vendor shall be </w:t>
            </w:r>
            <w:r w:rsidR="00A821C3">
              <w:t>by adding x</w:t>
            </w:r>
            <w:proofErr w:type="gramStart"/>
            <w:r w:rsidR="00A821C3">
              <w:t>.&lt;</w:t>
            </w:r>
            <w:proofErr w:type="gramEnd"/>
            <w:r w:rsidR="00A821C3">
              <w:t xml:space="preserve">Domain_Name&gt;.&lt;vendor_string&gt;.  For example </w:t>
            </w:r>
            <w:r w:rsidR="00247516">
              <w:t>"</w:t>
            </w:r>
            <w:r w:rsidR="00A821C3">
              <w:t>ocf.res.1.0.0, ocf.</w:t>
            </w:r>
            <w:r w:rsidR="008A34E6">
              <w:t>sh</w:t>
            </w:r>
            <w:r w:rsidR="00A821C3">
              <w:t xml:space="preserve">.1.0.0, </w:t>
            </w:r>
            <w:r w:rsidR="00A821C3" w:rsidRPr="00A821C3">
              <w:t>x.</w:t>
            </w:r>
            <w:r w:rsidR="008A34E6">
              <w:t>com</w:t>
            </w:r>
            <w:r w:rsidR="00A821C3" w:rsidRPr="00A821C3">
              <w:t>.</w:t>
            </w:r>
            <w:r w:rsidR="008A34E6">
              <w:t>example</w:t>
            </w:r>
            <w:r w:rsidR="00A821C3">
              <w:t>.string</w:t>
            </w:r>
            <w:r w:rsidR="00247516">
              <w:t>"</w:t>
            </w:r>
            <w:r w:rsidR="00A821C3">
              <w:t>, The order of the values in the comma separated string can be in any order</w:t>
            </w:r>
            <w:r w:rsidR="008919A6">
              <w:t xml:space="preserve"> (i.e. no prescribed order).</w:t>
            </w:r>
            <w:r w:rsidR="00BF3F50">
              <w:t xml:space="preserve"> This property shall not exceed 256 octets.</w:t>
            </w:r>
          </w:p>
        </w:tc>
      </w:tr>
      <w:tr w:rsidR="003310B3" w:rsidRPr="00C63F04" w14:paraId="5EF45CE9" w14:textId="77777777" w:rsidTr="00331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14:paraId="412353A9" w14:textId="77777777" w:rsidR="003310B3" w:rsidRDefault="003310B3" w:rsidP="0081566D">
            <w:pPr>
              <w:pStyle w:val="TABLE-cell"/>
            </w:pPr>
            <w:r w:rsidRPr="003310B3">
              <w:t>Protocol Independent ID</w:t>
            </w:r>
          </w:p>
        </w:tc>
        <w:tc>
          <w:tcPr>
            <w:tcW w:w="976" w:type="dxa"/>
          </w:tcPr>
          <w:p w14:paraId="034D4A32" w14:textId="77777777" w:rsidR="003310B3" w:rsidRDefault="003310B3"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3310B3">
              <w:rPr>
                <w:rFonts w:eastAsiaTheme="minorEastAsia"/>
                <w:lang w:eastAsia="ko-KR"/>
              </w:rPr>
              <w:t>piid</w:t>
            </w:r>
          </w:p>
        </w:tc>
        <w:tc>
          <w:tcPr>
            <w:tcW w:w="817" w:type="dxa"/>
          </w:tcPr>
          <w:p w14:paraId="472424CC" w14:textId="77777777" w:rsidR="003310B3" w:rsidRDefault="000A3CC2" w:rsidP="0081566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uuid</w:t>
            </w:r>
          </w:p>
        </w:tc>
        <w:tc>
          <w:tcPr>
            <w:tcW w:w="851" w:type="dxa"/>
          </w:tcPr>
          <w:p w14:paraId="50A48EA3" w14:textId="77777777" w:rsidR="003310B3" w:rsidRPr="0024338F" w:rsidRDefault="003310B3" w:rsidP="0081566D">
            <w:pPr>
              <w:pStyle w:val="TABLE-cell"/>
              <w:cnfStyle w:val="000000100000" w:firstRow="0" w:lastRow="0" w:firstColumn="0" w:lastColumn="0" w:oddVBand="0" w:evenVBand="0" w:oddHBand="1" w:evenHBand="0" w:firstRowFirstColumn="0" w:firstRowLastColumn="0" w:lastRowFirstColumn="0" w:lastRowLastColumn="0"/>
            </w:pPr>
          </w:p>
        </w:tc>
        <w:tc>
          <w:tcPr>
            <w:tcW w:w="560" w:type="dxa"/>
          </w:tcPr>
          <w:p w14:paraId="5400DC9A" w14:textId="77777777" w:rsidR="003310B3" w:rsidRDefault="003310B3" w:rsidP="0081566D">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825" w:type="dxa"/>
          </w:tcPr>
          <w:p w14:paraId="401BF489" w14:textId="77777777" w:rsidR="003310B3" w:rsidRDefault="003310B3" w:rsidP="0081566D">
            <w:pPr>
              <w:pStyle w:val="TABLE-cell"/>
              <w:cnfStyle w:val="000000100000" w:firstRow="0" w:lastRow="0" w:firstColumn="0" w:lastColumn="0" w:oddVBand="0" w:evenVBand="0" w:oddHBand="1" w:evenHBand="0" w:firstRowFirstColumn="0" w:firstRowLastColumn="0" w:lastRowFirstColumn="0" w:lastRowLastColumn="0"/>
            </w:pPr>
            <w:r w:rsidRPr="003310B3">
              <w:t>R</w:t>
            </w:r>
          </w:p>
        </w:tc>
        <w:tc>
          <w:tcPr>
            <w:tcW w:w="1097" w:type="dxa"/>
          </w:tcPr>
          <w:p w14:paraId="0B80F787" w14:textId="77777777" w:rsidR="003310B3" w:rsidRDefault="003310B3" w:rsidP="0081566D">
            <w:pPr>
              <w:pStyle w:val="TABLE-cell"/>
              <w:cnfStyle w:val="000000100000" w:firstRow="0" w:lastRow="0" w:firstColumn="0" w:lastColumn="0" w:oddVBand="0" w:evenVBand="0" w:oddHBand="1" w:evenHBand="0" w:firstRowFirstColumn="0" w:firstRowLastColumn="0" w:lastRowFirstColumn="0" w:lastRowLastColumn="0"/>
            </w:pPr>
            <w:r w:rsidRPr="003310B3">
              <w:t>yes</w:t>
            </w:r>
          </w:p>
        </w:tc>
        <w:tc>
          <w:tcPr>
            <w:tcW w:w="2885" w:type="dxa"/>
          </w:tcPr>
          <w:p w14:paraId="6DA49BA8" w14:textId="77777777" w:rsidR="003310B3" w:rsidRPr="00C15737" w:rsidRDefault="002238B0" w:rsidP="00D434EA">
            <w:pPr>
              <w:pStyle w:val="TABLE-cell"/>
              <w:cnfStyle w:val="000000100000" w:firstRow="0" w:lastRow="0" w:firstColumn="0" w:lastColumn="0" w:oddVBand="0" w:evenVBand="0" w:oddHBand="1" w:evenHBand="0" w:firstRowFirstColumn="0" w:firstRowLastColumn="0" w:lastRowFirstColumn="0" w:lastRowLastColumn="0"/>
            </w:pPr>
            <w:r w:rsidRPr="002238B0">
              <w:t>A unique and immutable Device identifier. A Client can detect that a single Device supports multiple communication protocols if it discovers that the Device uses a single Protocol Independent ID value for all the protocols it supports.</w:t>
            </w:r>
            <w:r w:rsidR="00B95D73">
              <w:t xml:space="preserve"> </w:t>
            </w:r>
            <w:r w:rsidR="00B95D73">
              <w:rPr>
                <w:rFonts w:eastAsiaTheme="minorEastAsia"/>
                <w:lang w:eastAsia="ko-KR"/>
              </w:rPr>
              <w:t>H</w:t>
            </w:r>
            <w:r w:rsidR="00D24BAA">
              <w:rPr>
                <w:rFonts w:eastAsiaTheme="minorEastAsia"/>
                <w:lang w:eastAsia="ko-KR"/>
              </w:rPr>
              <w:t>andling privacy-sensitivity</w:t>
            </w:r>
            <w:r w:rsidR="00B95D73">
              <w:rPr>
                <w:rFonts w:eastAsiaTheme="minorEastAsia"/>
                <w:lang w:eastAsia="ko-KR"/>
              </w:rPr>
              <w:t xml:space="preserve"> for the </w:t>
            </w:r>
            <w:r w:rsidR="00247516">
              <w:t>"</w:t>
            </w:r>
            <w:r w:rsidR="00D24BAA">
              <w:rPr>
                <w:rFonts w:eastAsiaTheme="minorEastAsia"/>
                <w:lang w:eastAsia="ko-KR"/>
              </w:rPr>
              <w:t>piid</w:t>
            </w:r>
            <w:r w:rsidR="00247516">
              <w:t>"</w:t>
            </w:r>
            <w:r w:rsidR="00B95D73">
              <w:rPr>
                <w:rFonts w:eastAsiaTheme="minorEastAsia"/>
                <w:lang w:eastAsia="ko-KR"/>
              </w:rPr>
              <w:t xml:space="preserve"> Property</w:t>
            </w:r>
            <w:r w:rsidR="00D434EA">
              <w:rPr>
                <w:rFonts w:eastAsiaTheme="minorEastAsia"/>
                <w:lang w:eastAsia="ko-KR"/>
              </w:rPr>
              <w:t>,</w:t>
            </w:r>
            <w:r w:rsidR="00C90107">
              <w:rPr>
                <w:rFonts w:eastAsiaTheme="minorEastAsia"/>
                <w:lang w:eastAsia="ko-KR"/>
              </w:rPr>
              <w:t xml:space="preserve"> </w:t>
            </w:r>
            <w:r w:rsidR="00B95D73" w:rsidRPr="00B95D73">
              <w:rPr>
                <w:rFonts w:eastAsiaTheme="minorEastAsia"/>
                <w:lang w:eastAsia="ko-KR"/>
              </w:rPr>
              <w:t xml:space="preserve">refer to </w:t>
            </w:r>
            <w:r w:rsidR="00B95D73">
              <w:rPr>
                <w:rFonts w:eastAsiaTheme="minorEastAsia"/>
                <w:lang w:eastAsia="ko-KR"/>
              </w:rPr>
              <w:t xml:space="preserve">section 13.8 in </w:t>
            </w:r>
            <w:r w:rsidR="00B95D73">
              <w:rPr>
                <w:rFonts w:eastAsiaTheme="minorEastAsia"/>
                <w:lang w:eastAsia="ko-KR"/>
              </w:rPr>
              <w:fldChar w:fldCharType="begin"/>
            </w:r>
            <w:r w:rsidR="00B95D73">
              <w:rPr>
                <w:rFonts w:eastAsiaTheme="minorEastAsia"/>
                <w:lang w:eastAsia="ko-KR"/>
              </w:rPr>
              <w:instrText xml:space="preserve"> REF ref_OIC_Security \h </w:instrText>
            </w:r>
            <w:r w:rsidR="00B95D73">
              <w:rPr>
                <w:rFonts w:eastAsiaTheme="minorEastAsia"/>
                <w:lang w:eastAsia="ko-KR"/>
              </w:rPr>
            </w:r>
            <w:r w:rsidR="00B95D73">
              <w:rPr>
                <w:rFonts w:eastAsiaTheme="minorEastAsia"/>
                <w:lang w:eastAsia="ko-KR"/>
              </w:rPr>
              <w:fldChar w:fldCharType="separate"/>
            </w:r>
            <w:r w:rsidR="00370B4E">
              <w:t>OCF Security</w:t>
            </w:r>
            <w:r w:rsidR="00B95D73">
              <w:rPr>
                <w:rFonts w:eastAsiaTheme="minorEastAsia"/>
                <w:lang w:eastAsia="ko-KR"/>
              </w:rPr>
              <w:fldChar w:fldCharType="end"/>
            </w:r>
            <w:r w:rsidR="00B95D73" w:rsidRPr="00B95D73">
              <w:rPr>
                <w:rFonts w:eastAsiaTheme="minorEastAsia"/>
                <w:lang w:eastAsia="ko-KR"/>
              </w:rPr>
              <w:t>.</w:t>
            </w:r>
          </w:p>
        </w:tc>
      </w:tr>
      <w:tr w:rsidR="00B142A4" w:rsidRPr="00C63F04" w14:paraId="30DDA3FE" w14:textId="77777777" w:rsidTr="003310B3">
        <w:tc>
          <w:tcPr>
            <w:cnfStyle w:val="001000000000" w:firstRow="0" w:lastRow="0" w:firstColumn="1" w:lastColumn="0" w:oddVBand="0" w:evenVBand="0" w:oddHBand="0" w:evenHBand="0" w:firstRowFirstColumn="0" w:firstRowLastColumn="0" w:lastRowFirstColumn="0" w:lastRowLastColumn="0"/>
            <w:tcW w:w="1614" w:type="dxa"/>
          </w:tcPr>
          <w:p w14:paraId="5F9D519A" w14:textId="77777777" w:rsidR="00B142A4" w:rsidRPr="003310B3" w:rsidRDefault="00B142A4" w:rsidP="00B142A4">
            <w:pPr>
              <w:pStyle w:val="TABLE-cell"/>
            </w:pPr>
            <w:r>
              <w:t>Localized Descriptions</w:t>
            </w:r>
          </w:p>
        </w:tc>
        <w:tc>
          <w:tcPr>
            <w:tcW w:w="976" w:type="dxa"/>
          </w:tcPr>
          <w:p w14:paraId="31505D8F"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ld</w:t>
            </w:r>
          </w:p>
        </w:tc>
        <w:tc>
          <w:tcPr>
            <w:tcW w:w="817" w:type="dxa"/>
          </w:tcPr>
          <w:p w14:paraId="7321FDE7"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array</w:t>
            </w:r>
          </w:p>
        </w:tc>
        <w:tc>
          <w:tcPr>
            <w:tcW w:w="851" w:type="dxa"/>
          </w:tcPr>
          <w:p w14:paraId="7A1687A4" w14:textId="77777777" w:rsidR="00B142A4" w:rsidRPr="0024338F" w:rsidRDefault="00B142A4" w:rsidP="00B142A4">
            <w:pPr>
              <w:pStyle w:val="TABLE-cell"/>
              <w:cnfStyle w:val="000000000000" w:firstRow="0" w:lastRow="0" w:firstColumn="0" w:lastColumn="0" w:oddVBand="0" w:evenVBand="0" w:oddHBand="0" w:evenHBand="0" w:firstRowFirstColumn="0" w:firstRowLastColumn="0" w:lastRowFirstColumn="0" w:lastRowLastColumn="0"/>
            </w:pPr>
          </w:p>
        </w:tc>
        <w:tc>
          <w:tcPr>
            <w:tcW w:w="560" w:type="dxa"/>
          </w:tcPr>
          <w:p w14:paraId="4D5EA12D" w14:textId="77777777" w:rsidR="00B142A4" w:rsidRDefault="00B142A4" w:rsidP="00B142A4">
            <w:pPr>
              <w:pStyle w:val="TABLE-cell"/>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825" w:type="dxa"/>
          </w:tcPr>
          <w:p w14:paraId="425A2C44"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R</w:t>
            </w:r>
          </w:p>
        </w:tc>
        <w:tc>
          <w:tcPr>
            <w:tcW w:w="1097" w:type="dxa"/>
          </w:tcPr>
          <w:p w14:paraId="1860FC48"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no</w:t>
            </w:r>
          </w:p>
        </w:tc>
        <w:tc>
          <w:tcPr>
            <w:tcW w:w="2885" w:type="dxa"/>
          </w:tcPr>
          <w:p w14:paraId="5BBB05E2" w14:textId="77777777" w:rsidR="00B142A4" w:rsidRPr="002238B0"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Detailed description</w:t>
            </w:r>
            <w:r w:rsidRPr="000D3499">
              <w:t xml:space="preserve"> </w:t>
            </w:r>
            <w:r>
              <w:t>of the D</w:t>
            </w:r>
            <w:r w:rsidRPr="000D3499">
              <w:t xml:space="preserve">evice, in one or more languages.  This property is an array of objects where each object has a ‘language’ field (containing an </w:t>
            </w:r>
            <w:r w:rsidR="004A25DB">
              <w:rPr>
                <w:highlight w:val="yellow"/>
              </w:rPr>
              <w:fldChar w:fldCharType="begin"/>
            </w:r>
            <w:r w:rsidR="004A25DB">
              <w:instrText xml:space="preserve"> REF ref_RFC_5646 \h </w:instrText>
            </w:r>
            <w:r w:rsidR="004A25DB">
              <w:rPr>
                <w:highlight w:val="yellow"/>
              </w:rPr>
            </w:r>
            <w:r w:rsidR="004A25DB">
              <w:rPr>
                <w:highlight w:val="yellow"/>
              </w:rPr>
              <w:fldChar w:fldCharType="separate"/>
            </w:r>
            <w:r w:rsidR="00370B4E" w:rsidRPr="004A25DB">
              <w:rPr>
                <w:rStyle w:val="Hyperlink"/>
                <w:color w:val="auto"/>
                <w:u w:val="none"/>
              </w:rPr>
              <w:t>IETF RFC 5646</w:t>
            </w:r>
            <w:r w:rsidR="004A25DB">
              <w:rPr>
                <w:highlight w:val="yellow"/>
              </w:rPr>
              <w:fldChar w:fldCharType="end"/>
            </w:r>
            <w:r w:rsidRPr="000D3499">
              <w:t xml:space="preserve"> language tag) and a ‘value’ field containing the device </w:t>
            </w:r>
            <w:r>
              <w:t>description in the indicated language.</w:t>
            </w:r>
          </w:p>
        </w:tc>
      </w:tr>
      <w:tr w:rsidR="00B142A4" w:rsidRPr="00C63F04" w14:paraId="64A7A1F9" w14:textId="77777777" w:rsidTr="00B1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1E90889" w14:textId="77777777" w:rsidR="00B142A4" w:rsidRPr="003310B3" w:rsidRDefault="00B142A4" w:rsidP="00B142A4">
            <w:pPr>
              <w:pStyle w:val="TABLE-cell"/>
            </w:pPr>
            <w:r>
              <w:t>Software Version</w:t>
            </w:r>
          </w:p>
        </w:tc>
        <w:tc>
          <w:tcPr>
            <w:tcW w:w="887" w:type="dxa"/>
          </w:tcPr>
          <w:p w14:paraId="23F951A1"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sv</w:t>
            </w:r>
          </w:p>
        </w:tc>
        <w:tc>
          <w:tcPr>
            <w:tcW w:w="1570" w:type="dxa"/>
          </w:tcPr>
          <w:p w14:paraId="2EBD4982"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669" w:type="dxa"/>
          </w:tcPr>
          <w:p w14:paraId="2EB9C6A9" w14:textId="77777777" w:rsidR="00B142A4" w:rsidRPr="0024338F" w:rsidRDefault="00B142A4" w:rsidP="00B142A4">
            <w:pPr>
              <w:pStyle w:val="TABLE-cell"/>
              <w:cnfStyle w:val="000000100000" w:firstRow="0" w:lastRow="0" w:firstColumn="0" w:lastColumn="0" w:oddVBand="0" w:evenVBand="0" w:oddHBand="1" w:evenHBand="0" w:firstRowFirstColumn="0" w:firstRowLastColumn="0" w:lastRowFirstColumn="0" w:lastRowLastColumn="0"/>
            </w:pPr>
          </w:p>
        </w:tc>
        <w:tc>
          <w:tcPr>
            <w:tcW w:w="533" w:type="dxa"/>
          </w:tcPr>
          <w:p w14:paraId="28071158" w14:textId="77777777" w:rsidR="00B142A4" w:rsidRDefault="00B142A4" w:rsidP="00B142A4">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81" w:type="dxa"/>
          </w:tcPr>
          <w:p w14:paraId="32312F8A"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pPr>
            <w:r>
              <w:t>R</w:t>
            </w:r>
          </w:p>
        </w:tc>
        <w:tc>
          <w:tcPr>
            <w:tcW w:w="1045" w:type="dxa"/>
          </w:tcPr>
          <w:p w14:paraId="23F9A16B"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pPr>
            <w:r>
              <w:t>no</w:t>
            </w:r>
          </w:p>
        </w:tc>
        <w:tc>
          <w:tcPr>
            <w:tcW w:w="2878" w:type="dxa"/>
          </w:tcPr>
          <w:p w14:paraId="3AB24902" w14:textId="77777777" w:rsidR="00B142A4" w:rsidRPr="002238B0" w:rsidRDefault="00B142A4" w:rsidP="00B142A4">
            <w:pPr>
              <w:pStyle w:val="TABLE-cell"/>
              <w:cnfStyle w:val="000000100000" w:firstRow="0" w:lastRow="0" w:firstColumn="0" w:lastColumn="0" w:oddVBand="0" w:evenVBand="0" w:oddHBand="1" w:evenHBand="0" w:firstRowFirstColumn="0" w:firstRowLastColumn="0" w:lastRowFirstColumn="0" w:lastRowLastColumn="0"/>
            </w:pPr>
            <w:r>
              <w:t>Version of the device software.</w:t>
            </w:r>
          </w:p>
        </w:tc>
      </w:tr>
      <w:tr w:rsidR="00B142A4" w:rsidRPr="00C63F04" w14:paraId="48EFF5A0" w14:textId="77777777" w:rsidTr="00B142A4">
        <w:tc>
          <w:tcPr>
            <w:cnfStyle w:val="001000000000" w:firstRow="0" w:lastRow="0" w:firstColumn="1" w:lastColumn="0" w:oddVBand="0" w:evenVBand="0" w:oddHBand="0" w:evenHBand="0" w:firstRowFirstColumn="0" w:firstRowLastColumn="0" w:lastRowFirstColumn="0" w:lastRowLastColumn="0"/>
            <w:tcW w:w="1262" w:type="dxa"/>
          </w:tcPr>
          <w:p w14:paraId="0DFDBBE8" w14:textId="77777777" w:rsidR="00B142A4" w:rsidRPr="003310B3" w:rsidRDefault="00B142A4" w:rsidP="00B142A4">
            <w:pPr>
              <w:pStyle w:val="TABLE-cell"/>
            </w:pPr>
            <w:r>
              <w:t>Manufacturer Name</w:t>
            </w:r>
          </w:p>
        </w:tc>
        <w:tc>
          <w:tcPr>
            <w:tcW w:w="887" w:type="dxa"/>
          </w:tcPr>
          <w:p w14:paraId="5A1E5CB7"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dmn</w:t>
            </w:r>
          </w:p>
        </w:tc>
        <w:tc>
          <w:tcPr>
            <w:tcW w:w="1570" w:type="dxa"/>
          </w:tcPr>
          <w:p w14:paraId="59D7C37A"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array</w:t>
            </w:r>
          </w:p>
        </w:tc>
        <w:tc>
          <w:tcPr>
            <w:tcW w:w="669" w:type="dxa"/>
          </w:tcPr>
          <w:p w14:paraId="457307D8" w14:textId="77777777" w:rsidR="00B142A4" w:rsidRPr="0024338F" w:rsidRDefault="00B142A4" w:rsidP="00B142A4">
            <w:pPr>
              <w:pStyle w:val="TABLE-cell"/>
              <w:cnfStyle w:val="000000000000" w:firstRow="0" w:lastRow="0" w:firstColumn="0" w:lastColumn="0" w:oddVBand="0" w:evenVBand="0" w:oddHBand="0" w:evenHBand="0" w:firstRowFirstColumn="0" w:firstRowLastColumn="0" w:lastRowFirstColumn="0" w:lastRowLastColumn="0"/>
            </w:pPr>
          </w:p>
        </w:tc>
        <w:tc>
          <w:tcPr>
            <w:tcW w:w="533" w:type="dxa"/>
          </w:tcPr>
          <w:p w14:paraId="6900D237" w14:textId="77777777" w:rsidR="00B142A4" w:rsidRDefault="00B142A4" w:rsidP="00B142A4">
            <w:pPr>
              <w:pStyle w:val="TABLE-cell"/>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p>
        </w:tc>
        <w:tc>
          <w:tcPr>
            <w:tcW w:w="781" w:type="dxa"/>
          </w:tcPr>
          <w:p w14:paraId="5F8D85A2"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R</w:t>
            </w:r>
          </w:p>
        </w:tc>
        <w:tc>
          <w:tcPr>
            <w:tcW w:w="1045" w:type="dxa"/>
          </w:tcPr>
          <w:p w14:paraId="534C8924" w14:textId="77777777" w:rsidR="00B142A4" w:rsidRPr="003310B3"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no</w:t>
            </w:r>
          </w:p>
        </w:tc>
        <w:tc>
          <w:tcPr>
            <w:tcW w:w="2878" w:type="dxa"/>
          </w:tcPr>
          <w:p w14:paraId="3A361C7F" w14:textId="77777777" w:rsidR="00B142A4" w:rsidRPr="002238B0" w:rsidRDefault="00B142A4" w:rsidP="00B142A4">
            <w:pPr>
              <w:pStyle w:val="TABLE-cell"/>
              <w:cnfStyle w:val="000000000000" w:firstRow="0" w:lastRow="0" w:firstColumn="0" w:lastColumn="0" w:oddVBand="0" w:evenVBand="0" w:oddHBand="0" w:evenHBand="0" w:firstRowFirstColumn="0" w:firstRowLastColumn="0" w:lastRowFirstColumn="0" w:lastRowLastColumn="0"/>
            </w:pPr>
            <w:r>
              <w:t>Name of manufacturer</w:t>
            </w:r>
            <w:r w:rsidRPr="000D3499">
              <w:t xml:space="preserve"> </w:t>
            </w:r>
            <w:r>
              <w:t>of the D</w:t>
            </w:r>
            <w:r w:rsidRPr="000D3499">
              <w:t xml:space="preserve">evice, in one or more languages.  This property is an array of objects where each object has a ‘language’ field (containing an </w:t>
            </w:r>
            <w:r w:rsidR="004A25DB">
              <w:rPr>
                <w:highlight w:val="yellow"/>
              </w:rPr>
              <w:fldChar w:fldCharType="begin"/>
            </w:r>
            <w:r w:rsidR="004A25DB">
              <w:instrText xml:space="preserve"> REF ref_RFC_5646 \h </w:instrText>
            </w:r>
            <w:r w:rsidR="004A25DB">
              <w:rPr>
                <w:highlight w:val="yellow"/>
              </w:rPr>
            </w:r>
            <w:r w:rsidR="004A25DB">
              <w:rPr>
                <w:highlight w:val="yellow"/>
              </w:rPr>
              <w:fldChar w:fldCharType="separate"/>
            </w:r>
            <w:r w:rsidR="00370B4E" w:rsidRPr="004A25DB">
              <w:rPr>
                <w:rStyle w:val="Hyperlink"/>
                <w:color w:val="auto"/>
                <w:u w:val="none"/>
              </w:rPr>
              <w:t>IETF RFC 5646</w:t>
            </w:r>
            <w:r w:rsidR="004A25DB">
              <w:rPr>
                <w:highlight w:val="yellow"/>
              </w:rPr>
              <w:fldChar w:fldCharType="end"/>
            </w:r>
            <w:r w:rsidRPr="000D3499">
              <w:t xml:space="preserve"> language tag) and a ‘value’ field containing the </w:t>
            </w:r>
            <w:r>
              <w:t>manufacturer name in the indicated language.</w:t>
            </w:r>
          </w:p>
        </w:tc>
      </w:tr>
      <w:tr w:rsidR="00B142A4" w:rsidRPr="00C63F04" w14:paraId="0CD5013E" w14:textId="77777777" w:rsidTr="00B1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38AECB86" w14:textId="77777777" w:rsidR="00B142A4" w:rsidRPr="003310B3" w:rsidRDefault="00B142A4" w:rsidP="00B142A4">
            <w:pPr>
              <w:pStyle w:val="TABLE-cell"/>
            </w:pPr>
            <w:r>
              <w:t>Model Number</w:t>
            </w:r>
          </w:p>
        </w:tc>
        <w:tc>
          <w:tcPr>
            <w:tcW w:w="887" w:type="dxa"/>
          </w:tcPr>
          <w:p w14:paraId="24C2A9B3"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dmno</w:t>
            </w:r>
          </w:p>
        </w:tc>
        <w:tc>
          <w:tcPr>
            <w:tcW w:w="1570" w:type="dxa"/>
          </w:tcPr>
          <w:p w14:paraId="5AF4FF95"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669" w:type="dxa"/>
          </w:tcPr>
          <w:p w14:paraId="03FDE2E1" w14:textId="77777777" w:rsidR="00B142A4" w:rsidRPr="0024338F" w:rsidRDefault="00B142A4" w:rsidP="00B142A4">
            <w:pPr>
              <w:pStyle w:val="TABLE-cell"/>
              <w:cnfStyle w:val="000000100000" w:firstRow="0" w:lastRow="0" w:firstColumn="0" w:lastColumn="0" w:oddVBand="0" w:evenVBand="0" w:oddHBand="1" w:evenHBand="0" w:firstRowFirstColumn="0" w:firstRowLastColumn="0" w:lastRowFirstColumn="0" w:lastRowLastColumn="0"/>
            </w:pPr>
          </w:p>
        </w:tc>
        <w:tc>
          <w:tcPr>
            <w:tcW w:w="533" w:type="dxa"/>
          </w:tcPr>
          <w:p w14:paraId="3DF58CDB" w14:textId="77777777" w:rsidR="00B142A4" w:rsidRDefault="00B142A4" w:rsidP="00B142A4">
            <w:pPr>
              <w:pStyle w:val="TABLE-cell"/>
              <w:jc w:val="center"/>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781" w:type="dxa"/>
          </w:tcPr>
          <w:p w14:paraId="10299377"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pPr>
            <w:r>
              <w:t>R</w:t>
            </w:r>
          </w:p>
        </w:tc>
        <w:tc>
          <w:tcPr>
            <w:tcW w:w="1045" w:type="dxa"/>
          </w:tcPr>
          <w:p w14:paraId="260AF0E8" w14:textId="77777777" w:rsidR="00B142A4" w:rsidRPr="003310B3" w:rsidRDefault="00B142A4" w:rsidP="00B142A4">
            <w:pPr>
              <w:pStyle w:val="TABLE-cell"/>
              <w:cnfStyle w:val="000000100000" w:firstRow="0" w:lastRow="0" w:firstColumn="0" w:lastColumn="0" w:oddVBand="0" w:evenVBand="0" w:oddHBand="1" w:evenHBand="0" w:firstRowFirstColumn="0" w:firstRowLastColumn="0" w:lastRowFirstColumn="0" w:lastRowLastColumn="0"/>
            </w:pPr>
            <w:r>
              <w:t>no</w:t>
            </w:r>
          </w:p>
        </w:tc>
        <w:tc>
          <w:tcPr>
            <w:tcW w:w="2878" w:type="dxa"/>
          </w:tcPr>
          <w:p w14:paraId="0CC8C25C" w14:textId="77777777" w:rsidR="00B142A4" w:rsidRPr="002238B0" w:rsidRDefault="00B142A4" w:rsidP="00B142A4">
            <w:pPr>
              <w:pStyle w:val="TABLE-cell"/>
              <w:cnfStyle w:val="000000100000" w:firstRow="0" w:lastRow="0" w:firstColumn="0" w:lastColumn="0" w:oddVBand="0" w:evenVBand="0" w:oddHBand="1" w:evenHBand="0" w:firstRowFirstColumn="0" w:firstRowLastColumn="0" w:lastRowFirstColumn="0" w:lastRowLastColumn="0"/>
            </w:pPr>
            <w:r w:rsidRPr="00F8526E">
              <w:t>Model number as designated by manufacturer</w:t>
            </w:r>
            <w:r>
              <w:t>.</w:t>
            </w:r>
          </w:p>
        </w:tc>
      </w:tr>
    </w:tbl>
    <w:p w14:paraId="629D5561" w14:textId="77777777" w:rsidR="0081566D" w:rsidRDefault="0081566D" w:rsidP="002E0458">
      <w:pPr>
        <w:pStyle w:val="PARAGRAPH"/>
        <w:rPr>
          <w:rFonts w:eastAsiaTheme="minorEastAsia"/>
        </w:rPr>
      </w:pPr>
    </w:p>
    <w:p w14:paraId="48E14A5F" w14:textId="77777777" w:rsidR="005D6911" w:rsidRDefault="005D6911" w:rsidP="002E0458">
      <w:pPr>
        <w:pStyle w:val="PARAGRAPH"/>
        <w:rPr>
          <w:rFonts w:eastAsiaTheme="minorEastAsia"/>
          <w:lang w:val="en-US" w:eastAsia="ko-KR"/>
        </w:rPr>
      </w:pPr>
      <w:r>
        <w:rPr>
          <w:rFonts w:eastAsiaTheme="minorEastAsia"/>
          <w:lang w:val="en-US" w:eastAsia="ko-KR"/>
        </w:rPr>
        <w:lastRenderedPageBreak/>
        <w:t xml:space="preserve">The additional </w:t>
      </w:r>
      <w:r w:rsidR="00443A7C">
        <w:rPr>
          <w:rFonts w:eastAsiaTheme="minorEastAsia"/>
          <w:lang w:val="en-US" w:eastAsia="ko-KR"/>
        </w:rPr>
        <w:t>R</w:t>
      </w:r>
      <w:r>
        <w:rPr>
          <w:rFonts w:eastAsiaTheme="minorEastAsia"/>
          <w:lang w:val="en-US" w:eastAsia="ko-KR"/>
        </w:rPr>
        <w:t xml:space="preserve">esource </w:t>
      </w:r>
      <w:r w:rsidR="00443A7C">
        <w:rPr>
          <w:rFonts w:eastAsiaTheme="minorEastAsia"/>
          <w:lang w:val="en-US" w:eastAsia="ko-KR"/>
        </w:rPr>
        <w:t>T</w:t>
      </w:r>
      <w:r>
        <w:rPr>
          <w:rFonts w:eastAsiaTheme="minorEastAsia"/>
          <w:lang w:val="en-US" w:eastAsia="ko-KR"/>
        </w:rPr>
        <w:t xml:space="preserve">ype(s) of the </w:t>
      </w:r>
      <w:r w:rsidR="005A058D">
        <w:t>"</w:t>
      </w:r>
      <w:r>
        <w:rPr>
          <w:rFonts w:eastAsiaTheme="minorEastAsia"/>
          <w:lang w:val="en-US" w:eastAsia="ko-KR"/>
        </w:rPr>
        <w:t>/oic/d</w:t>
      </w:r>
      <w:r w:rsidR="005A058D">
        <w:t>"</w:t>
      </w:r>
      <w:r>
        <w:rPr>
          <w:rFonts w:eastAsiaTheme="minorEastAsia"/>
          <w:lang w:val="en-US" w:eastAsia="ko-KR"/>
        </w:rPr>
        <w:t xml:space="preserve"> resource are defined by the </w:t>
      </w:r>
      <w:r w:rsidR="00E02A6F">
        <w:rPr>
          <w:rFonts w:eastAsiaTheme="minorEastAsia"/>
          <w:lang w:val="en-US" w:eastAsia="ko-KR"/>
        </w:rPr>
        <w:fldChar w:fldCharType="begin"/>
      </w:r>
      <w:r w:rsidR="00E02A6F">
        <w:rPr>
          <w:rFonts w:eastAsiaTheme="minorEastAsia"/>
          <w:lang w:val="en-US" w:eastAsia="ko-KR"/>
        </w:rPr>
        <w:instrText xml:space="preserve"> REF ref_OCF_Smart_Home_Device \h </w:instrText>
      </w:r>
      <w:r w:rsidR="00E02A6F">
        <w:rPr>
          <w:rFonts w:eastAsiaTheme="minorEastAsia"/>
          <w:lang w:val="en-US" w:eastAsia="ko-KR"/>
        </w:rPr>
      </w:r>
      <w:r w:rsidR="00E02A6F">
        <w:rPr>
          <w:rFonts w:eastAsiaTheme="minorEastAsia"/>
          <w:lang w:val="en-US" w:eastAsia="ko-KR"/>
        </w:rPr>
        <w:fldChar w:fldCharType="separate"/>
      </w:r>
      <w:r w:rsidR="00370B4E">
        <w:t>OCF Device</w:t>
      </w:r>
      <w:r w:rsidR="00E02A6F">
        <w:rPr>
          <w:rFonts w:eastAsiaTheme="minorEastAsia"/>
          <w:lang w:val="en-US" w:eastAsia="ko-KR"/>
        </w:rPr>
        <w:fldChar w:fldCharType="end"/>
      </w:r>
      <w:r w:rsidR="00E02A6F">
        <w:rPr>
          <w:rFonts w:eastAsiaTheme="minorEastAsia"/>
          <w:lang w:val="en-US" w:eastAsia="ko-KR"/>
        </w:rPr>
        <w:t xml:space="preserve"> </w:t>
      </w:r>
      <w:r>
        <w:rPr>
          <w:rFonts w:eastAsiaTheme="minorEastAsia"/>
          <w:lang w:val="en-US" w:eastAsia="ko-KR"/>
        </w:rPr>
        <w:t>specification.</w:t>
      </w:r>
    </w:p>
    <w:p w14:paraId="05EEFA14" w14:textId="77777777" w:rsidR="006C4403" w:rsidRDefault="006C4403" w:rsidP="002E0458">
      <w:pPr>
        <w:pStyle w:val="PARAGRAPH"/>
        <w:rPr>
          <w:rFonts w:eastAsiaTheme="minorEastAsia"/>
          <w:lang w:val="en-US" w:eastAsia="ko-KR"/>
        </w:rPr>
      </w:pPr>
    </w:p>
    <w:p w14:paraId="3BFC8365" w14:textId="77777777" w:rsidR="0049594C" w:rsidRPr="00460163" w:rsidRDefault="00194F1E" w:rsidP="0049594C">
      <w:pPr>
        <w:rPr>
          <w:b/>
        </w:rPr>
      </w:pPr>
      <w:r>
        <w:fldChar w:fldCharType="begin"/>
      </w:r>
      <w:r w:rsidR="00BC3DF6">
        <w:instrText xml:space="preserve"> REF _Ref445804810 \h </w:instrText>
      </w:r>
      <w:r>
        <w:fldChar w:fldCharType="separate"/>
      </w:r>
      <w:r w:rsidR="00370B4E" w:rsidRPr="000D29DB">
        <w:t xml:space="preserve">Table </w:t>
      </w:r>
      <w:r w:rsidR="00370B4E">
        <w:rPr>
          <w:noProof/>
        </w:rPr>
        <w:t>21</w:t>
      </w:r>
      <w:r>
        <w:fldChar w:fldCharType="end"/>
      </w:r>
      <w:r w:rsidR="0049594C">
        <w:t xml:space="preserve"> defines </w:t>
      </w:r>
      <w:r w:rsidR="00247516">
        <w:t>"</w:t>
      </w:r>
      <w:r w:rsidR="0049594C">
        <w:t>oic.wk.p</w:t>
      </w:r>
      <w:r w:rsidR="00247516">
        <w:t>"</w:t>
      </w:r>
      <w:r w:rsidR="0049594C">
        <w:t xml:space="preserve"> </w:t>
      </w:r>
      <w:r w:rsidR="00443A7C">
        <w:t>R</w:t>
      </w:r>
      <w:r w:rsidR="0049594C">
        <w:t xml:space="preserve">esource </w:t>
      </w:r>
      <w:r w:rsidR="00443A7C">
        <w:t>T</w:t>
      </w:r>
      <w:r w:rsidR="0049594C">
        <w:t>ype.</w:t>
      </w:r>
    </w:p>
    <w:p w14:paraId="61498105" w14:textId="77777777" w:rsidR="0049594C" w:rsidRDefault="0049594C" w:rsidP="0049594C"/>
    <w:p w14:paraId="5BE79A05" w14:textId="77777777" w:rsidR="0049594C" w:rsidRDefault="0049594C" w:rsidP="0049594C">
      <w:pPr>
        <w:pStyle w:val="TABLE-title"/>
      </w:pPr>
      <w:bookmarkStart w:id="12285" w:name="_Ref445804810"/>
      <w:bookmarkStart w:id="12286" w:name="_Toc412771381"/>
      <w:bookmarkStart w:id="12287" w:name="_Toc509367574"/>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21</w:t>
      </w:r>
      <w:r w:rsidR="00194F1E" w:rsidRPr="000D29DB">
        <w:fldChar w:fldCharType="end"/>
      </w:r>
      <w:bookmarkEnd w:id="12285"/>
      <w:r w:rsidRPr="000D29DB">
        <w:t xml:space="preserve">. </w:t>
      </w:r>
      <w:r w:rsidR="00247516">
        <w:t>"</w:t>
      </w:r>
      <w:r>
        <w:t>oic.wk.p</w:t>
      </w:r>
      <w:r w:rsidR="00247516">
        <w:t>"</w:t>
      </w:r>
      <w:r w:rsidRPr="00734602">
        <w:t xml:space="preserve"> </w:t>
      </w:r>
      <w:r w:rsidR="00443A7C">
        <w:t>R</w:t>
      </w:r>
      <w:r w:rsidRPr="00734602">
        <w:t xml:space="preserve">esource </w:t>
      </w:r>
      <w:r w:rsidR="00443A7C">
        <w:t>T</w:t>
      </w:r>
      <w:r w:rsidRPr="00734602">
        <w:t>ype definition</w:t>
      </w:r>
      <w:bookmarkEnd w:id="12286"/>
      <w:bookmarkEnd w:id="12287"/>
    </w:p>
    <w:tbl>
      <w:tblPr>
        <w:tblStyle w:val="GridTable41"/>
        <w:tblW w:w="9576" w:type="dxa"/>
        <w:tblLayout w:type="fixed"/>
        <w:tblLook w:val="04A0" w:firstRow="1" w:lastRow="0" w:firstColumn="1" w:lastColumn="0" w:noHBand="0" w:noVBand="1"/>
      </w:tblPr>
      <w:tblGrid>
        <w:gridCol w:w="1668"/>
        <w:gridCol w:w="1134"/>
        <w:gridCol w:w="992"/>
        <w:gridCol w:w="850"/>
        <w:gridCol w:w="851"/>
        <w:gridCol w:w="992"/>
        <w:gridCol w:w="1276"/>
        <w:gridCol w:w="1813"/>
      </w:tblGrid>
      <w:tr w:rsidR="00FC3E33" w14:paraId="0BF24B63" w14:textId="77777777" w:rsidTr="00853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F0C9FA9" w14:textId="77777777" w:rsidR="00FC3E33" w:rsidRPr="00F2331D" w:rsidRDefault="00FC3E33" w:rsidP="00FC3E33">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1134" w:type="dxa"/>
          </w:tcPr>
          <w:p w14:paraId="0255FB2D" w14:textId="77777777" w:rsidR="00FC3E33" w:rsidRPr="00FF61A4"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sidRPr="00C63F04">
              <w:rPr>
                <w:rFonts w:eastAsiaTheme="minorEastAsia" w:hint="eastAsia"/>
                <w:lang w:eastAsia="ko-KR"/>
              </w:rPr>
              <w:t xml:space="preserve">Property </w:t>
            </w:r>
            <w:r>
              <w:rPr>
                <w:rFonts w:eastAsiaTheme="minorEastAsia" w:hint="eastAsia"/>
                <w:lang w:eastAsia="ko-KR"/>
              </w:rPr>
              <w:t>name</w:t>
            </w:r>
          </w:p>
        </w:tc>
        <w:tc>
          <w:tcPr>
            <w:tcW w:w="992" w:type="dxa"/>
          </w:tcPr>
          <w:p w14:paraId="3791AC97" w14:textId="77777777" w:rsidR="00FC3E33" w:rsidRPr="00FF61A4"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sidRPr="00C63F04">
              <w:rPr>
                <w:rFonts w:eastAsiaTheme="minorEastAsia" w:hint="eastAsia"/>
                <w:lang w:eastAsia="ko-KR"/>
              </w:rPr>
              <w:t xml:space="preserve">Value </w:t>
            </w:r>
            <w:r>
              <w:rPr>
                <w:rFonts w:eastAsiaTheme="minorEastAsia" w:hint="eastAsia"/>
                <w:lang w:eastAsia="ko-KR"/>
              </w:rPr>
              <w:t>type</w:t>
            </w:r>
          </w:p>
        </w:tc>
        <w:tc>
          <w:tcPr>
            <w:tcW w:w="850" w:type="dxa"/>
          </w:tcPr>
          <w:p w14:paraId="6A96DC05" w14:textId="77777777" w:rsidR="00FC3E33"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sidRPr="00C63F04">
              <w:rPr>
                <w:rFonts w:eastAsiaTheme="minorEastAsia" w:hint="eastAsia"/>
                <w:lang w:eastAsia="ko-KR"/>
              </w:rPr>
              <w:t>V</w:t>
            </w:r>
            <w:r>
              <w:rPr>
                <w:rFonts w:eastAsiaTheme="minorEastAsia" w:hint="eastAsia"/>
                <w:lang w:eastAsia="ko-KR"/>
              </w:rPr>
              <w:t>alue rule</w:t>
            </w:r>
          </w:p>
        </w:tc>
        <w:tc>
          <w:tcPr>
            <w:tcW w:w="851" w:type="dxa"/>
          </w:tcPr>
          <w:p w14:paraId="3883A161" w14:textId="77777777" w:rsidR="00FC3E33"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sidRPr="00C63F04">
              <w:rPr>
                <w:rFonts w:eastAsiaTheme="minorEastAsia" w:hint="eastAsia"/>
                <w:lang w:eastAsia="ko-KR"/>
              </w:rPr>
              <w:t>Unit</w:t>
            </w:r>
          </w:p>
        </w:tc>
        <w:tc>
          <w:tcPr>
            <w:tcW w:w="992" w:type="dxa"/>
          </w:tcPr>
          <w:p w14:paraId="2CD2DFDB" w14:textId="77777777" w:rsidR="00FC3E33"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sidRPr="00C63F04">
              <w:rPr>
                <w:rFonts w:eastAsia="Malgun Gothic" w:hint="eastAsia"/>
                <w:lang w:eastAsia="ko-KR"/>
              </w:rPr>
              <w:t>Access mode</w:t>
            </w:r>
          </w:p>
        </w:tc>
        <w:tc>
          <w:tcPr>
            <w:tcW w:w="1276" w:type="dxa"/>
          </w:tcPr>
          <w:p w14:paraId="30E29154" w14:textId="77777777" w:rsidR="00FC3E33"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Pr>
                <w:rFonts w:eastAsia="Malgun Gothic" w:hint="eastAsia"/>
                <w:lang w:eastAsia="ko-KR"/>
              </w:rPr>
              <w:t>Mandatory</w:t>
            </w:r>
          </w:p>
        </w:tc>
        <w:tc>
          <w:tcPr>
            <w:tcW w:w="1813" w:type="dxa"/>
          </w:tcPr>
          <w:p w14:paraId="7EEE02E7" w14:textId="77777777" w:rsidR="00FC3E33" w:rsidRPr="00FF61A4" w:rsidRDefault="00FC3E33" w:rsidP="00FC3E33">
            <w:pPr>
              <w:pStyle w:val="TABLE-col-heading"/>
              <w:cnfStyle w:val="100000000000" w:firstRow="1" w:lastRow="0" w:firstColumn="0" w:lastColumn="0" w:oddVBand="0" w:evenVBand="0" w:oddHBand="0" w:evenHBand="0" w:firstRowFirstColumn="0" w:firstRowLastColumn="0" w:lastRowFirstColumn="0" w:lastRowLastColumn="0"/>
            </w:pPr>
            <w:r>
              <w:rPr>
                <w:rFonts w:eastAsia="Malgun Gothic" w:hint="eastAsia"/>
                <w:lang w:eastAsia="ko-KR"/>
              </w:rPr>
              <w:t>Description</w:t>
            </w:r>
          </w:p>
        </w:tc>
      </w:tr>
      <w:tr w:rsidR="0049594C" w14:paraId="7B0E30FD"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942C4FE" w14:textId="77777777" w:rsidR="0049594C" w:rsidRPr="00070EE8" w:rsidRDefault="0049594C" w:rsidP="0085398D">
            <w:pPr>
              <w:pStyle w:val="TABLE-cell"/>
            </w:pPr>
            <w:r>
              <w:t>Platform ID</w:t>
            </w:r>
          </w:p>
        </w:tc>
        <w:tc>
          <w:tcPr>
            <w:tcW w:w="1134" w:type="dxa"/>
          </w:tcPr>
          <w:p w14:paraId="418C2EAC"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pi</w:t>
            </w:r>
          </w:p>
        </w:tc>
        <w:tc>
          <w:tcPr>
            <w:tcW w:w="992" w:type="dxa"/>
          </w:tcPr>
          <w:p w14:paraId="39E753A0"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850" w:type="dxa"/>
          </w:tcPr>
          <w:p w14:paraId="7A80047A"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1C38B6FB"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46D07BFF"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4731C40C"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yes</w:t>
            </w:r>
          </w:p>
        </w:tc>
        <w:tc>
          <w:tcPr>
            <w:tcW w:w="1813" w:type="dxa"/>
          </w:tcPr>
          <w:p w14:paraId="5B3AD51A" w14:textId="77777777" w:rsidR="0049594C" w:rsidRDefault="001E4EA5" w:rsidP="00D434EA">
            <w:pPr>
              <w:pStyle w:val="TABLE-cell"/>
              <w:cnfStyle w:val="000000100000" w:firstRow="0" w:lastRow="0" w:firstColumn="0" w:lastColumn="0" w:oddVBand="0" w:evenVBand="0" w:oddHBand="1" w:evenHBand="0" w:firstRowFirstColumn="0" w:firstRowLastColumn="0" w:lastRowFirstColumn="0" w:lastRowLastColumn="0"/>
            </w:pPr>
            <w:r>
              <w:t>Unique i</w:t>
            </w:r>
            <w:r w:rsidR="0049594C">
              <w:t>dentifier</w:t>
            </w:r>
            <w:r>
              <w:t xml:space="preserve"> for the physical platform</w:t>
            </w:r>
            <w:r w:rsidR="0032127C">
              <w:t xml:space="preserve"> (UIUID)</w:t>
            </w:r>
            <w:r w:rsidR="00AC4124">
              <w:t>;</w:t>
            </w:r>
            <w:r w:rsidR="0032127C">
              <w:t xml:space="preserve"> </w:t>
            </w:r>
            <w:r w:rsidR="00AC4124" w:rsidRPr="009644D0">
              <w:t xml:space="preserve">this shall be a UUID in accordance with </w:t>
            </w:r>
            <w:r w:rsidR="00194F1E">
              <w:fldChar w:fldCharType="begin"/>
            </w:r>
            <w:r w:rsidR="00AC4124">
              <w:instrText xml:space="preserve"> REF ref_RFC_4122 \h </w:instrText>
            </w:r>
            <w:r w:rsidR="00194F1E">
              <w:fldChar w:fldCharType="separate"/>
            </w:r>
            <w:r w:rsidR="00370B4E">
              <w:rPr>
                <w:lang w:eastAsia="ja-JP"/>
              </w:rPr>
              <w:t>IETF RFC 4122</w:t>
            </w:r>
            <w:r w:rsidR="00194F1E">
              <w:fldChar w:fldCharType="end"/>
            </w:r>
            <w:r w:rsidR="00AC4124" w:rsidRPr="009644D0">
              <w:t>. It is recommended that the UUID be created using the random generation scheme (version 4 UUID) specific in the RFC</w:t>
            </w:r>
            <w:r w:rsidR="00AC4124">
              <w:t>.</w:t>
            </w:r>
            <w:r w:rsidR="0049594C">
              <w:t xml:space="preserve"> </w:t>
            </w:r>
            <w:r w:rsidR="00D24BAA">
              <w:rPr>
                <w:rFonts w:eastAsiaTheme="minorEastAsia"/>
                <w:lang w:eastAsia="ko-KR"/>
              </w:rPr>
              <w:t>H</w:t>
            </w:r>
            <w:r w:rsidR="00C90107">
              <w:rPr>
                <w:rFonts w:eastAsiaTheme="minorEastAsia"/>
                <w:lang w:eastAsia="ko-KR"/>
              </w:rPr>
              <w:t>andling privacy-sensitivity</w:t>
            </w:r>
            <w:r w:rsidR="00D24BAA">
              <w:rPr>
                <w:rFonts w:eastAsiaTheme="minorEastAsia"/>
                <w:lang w:eastAsia="ko-KR"/>
              </w:rPr>
              <w:t xml:space="preserve"> for the “pi” Property</w:t>
            </w:r>
            <w:r w:rsidR="00D434EA">
              <w:rPr>
                <w:rFonts w:eastAsiaTheme="minorEastAsia"/>
                <w:lang w:eastAsia="ko-KR"/>
              </w:rPr>
              <w:t>,</w:t>
            </w:r>
            <w:r w:rsidR="00C90107">
              <w:rPr>
                <w:rFonts w:eastAsiaTheme="minorEastAsia"/>
                <w:lang w:eastAsia="ko-KR"/>
              </w:rPr>
              <w:t xml:space="preserve"> </w:t>
            </w:r>
            <w:r w:rsidR="00D24BAA" w:rsidRPr="00B95D73">
              <w:rPr>
                <w:rFonts w:eastAsiaTheme="minorEastAsia"/>
                <w:lang w:eastAsia="ko-KR"/>
              </w:rPr>
              <w:t xml:space="preserve">refer to </w:t>
            </w:r>
            <w:r w:rsidR="00D24BAA">
              <w:rPr>
                <w:rFonts w:eastAsiaTheme="minorEastAsia"/>
                <w:lang w:eastAsia="ko-KR"/>
              </w:rPr>
              <w:t xml:space="preserve">section 13.8 in </w:t>
            </w:r>
            <w:r w:rsidR="00D24BAA">
              <w:rPr>
                <w:rFonts w:eastAsiaTheme="minorEastAsia"/>
                <w:lang w:eastAsia="ko-KR"/>
              </w:rPr>
              <w:fldChar w:fldCharType="begin"/>
            </w:r>
            <w:r w:rsidR="00D24BAA">
              <w:rPr>
                <w:rFonts w:eastAsiaTheme="minorEastAsia"/>
                <w:lang w:eastAsia="ko-KR"/>
              </w:rPr>
              <w:instrText xml:space="preserve"> REF ref_OIC_Security \h </w:instrText>
            </w:r>
            <w:r w:rsidR="00D24BAA">
              <w:rPr>
                <w:rFonts w:eastAsiaTheme="minorEastAsia"/>
                <w:lang w:eastAsia="ko-KR"/>
              </w:rPr>
            </w:r>
            <w:r w:rsidR="00D24BAA">
              <w:rPr>
                <w:rFonts w:eastAsiaTheme="minorEastAsia"/>
                <w:lang w:eastAsia="ko-KR"/>
              </w:rPr>
              <w:fldChar w:fldCharType="separate"/>
            </w:r>
            <w:r w:rsidR="00370B4E">
              <w:t>OCF Security</w:t>
            </w:r>
            <w:r w:rsidR="00D24BAA">
              <w:rPr>
                <w:rFonts w:eastAsiaTheme="minorEastAsia"/>
                <w:lang w:eastAsia="ko-KR"/>
              </w:rPr>
              <w:fldChar w:fldCharType="end"/>
            </w:r>
            <w:r w:rsidR="00D24BAA" w:rsidRPr="00B95D73">
              <w:rPr>
                <w:rFonts w:eastAsiaTheme="minorEastAsia"/>
                <w:lang w:eastAsia="ko-KR"/>
              </w:rPr>
              <w:t>.</w:t>
            </w:r>
          </w:p>
        </w:tc>
      </w:tr>
      <w:tr w:rsidR="0049594C" w14:paraId="1031DBAB" w14:textId="77777777" w:rsidTr="0085398D">
        <w:tc>
          <w:tcPr>
            <w:cnfStyle w:val="001000000000" w:firstRow="0" w:lastRow="0" w:firstColumn="1" w:lastColumn="0" w:oddVBand="0" w:evenVBand="0" w:oddHBand="0" w:evenHBand="0" w:firstRowFirstColumn="0" w:firstRowLastColumn="0" w:lastRowFirstColumn="0" w:lastRowLastColumn="0"/>
            <w:tcW w:w="1668" w:type="dxa"/>
          </w:tcPr>
          <w:p w14:paraId="6A7A6559" w14:textId="77777777" w:rsidR="0049594C" w:rsidRPr="00403E9F" w:rsidRDefault="0049594C">
            <w:pPr>
              <w:pStyle w:val="TABLE-cell"/>
              <w:rPr>
                <w:b w:val="0"/>
              </w:rPr>
            </w:pPr>
            <w:r w:rsidRPr="00070EE8">
              <w:t>Manufacturer Name</w:t>
            </w:r>
          </w:p>
        </w:tc>
        <w:tc>
          <w:tcPr>
            <w:tcW w:w="1134" w:type="dxa"/>
          </w:tcPr>
          <w:p w14:paraId="748F08E1" w14:textId="77777777" w:rsidR="0049594C" w:rsidRPr="00CC74C7" w:rsidRDefault="0049594C" w:rsidP="0085398D">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m</w:t>
            </w:r>
            <w:r w:rsidRPr="00CC74C7">
              <w:t>nmn</w:t>
            </w:r>
          </w:p>
        </w:tc>
        <w:tc>
          <w:tcPr>
            <w:tcW w:w="992" w:type="dxa"/>
          </w:tcPr>
          <w:p w14:paraId="2E54A21D"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s</w:t>
            </w:r>
            <w:r>
              <w:t>tring</w:t>
            </w:r>
          </w:p>
        </w:tc>
        <w:tc>
          <w:tcPr>
            <w:tcW w:w="850" w:type="dxa"/>
          </w:tcPr>
          <w:p w14:paraId="7FDC0E78"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851" w:type="dxa"/>
          </w:tcPr>
          <w:p w14:paraId="38240CED"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992" w:type="dxa"/>
          </w:tcPr>
          <w:p w14:paraId="5A10B956"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R</w:t>
            </w:r>
          </w:p>
        </w:tc>
        <w:tc>
          <w:tcPr>
            <w:tcW w:w="1276" w:type="dxa"/>
          </w:tcPr>
          <w:p w14:paraId="4EA2FEE5"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yes</w:t>
            </w:r>
          </w:p>
        </w:tc>
        <w:tc>
          <w:tcPr>
            <w:tcW w:w="1813" w:type="dxa"/>
          </w:tcPr>
          <w:p w14:paraId="5E196B2F" w14:textId="77777777" w:rsidR="0049594C" w:rsidRDefault="0049594C" w:rsidP="00AE3D3C">
            <w:pPr>
              <w:pStyle w:val="TABLE-cell"/>
              <w:cnfStyle w:val="000000000000" w:firstRow="0" w:lastRow="0" w:firstColumn="0" w:lastColumn="0" w:oddVBand="0" w:evenVBand="0" w:oddHBand="0" w:evenHBand="0" w:firstRowFirstColumn="0" w:firstRowLastColumn="0" w:lastRowFirstColumn="0" w:lastRowLastColumn="0"/>
            </w:pPr>
            <w:r>
              <w:t xml:space="preserve">Name of manufacturer </w:t>
            </w:r>
          </w:p>
        </w:tc>
      </w:tr>
      <w:tr w:rsidR="0049594C" w14:paraId="01C470EC"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3C4F0AE" w14:textId="77777777" w:rsidR="0049594C" w:rsidRPr="00403E9F" w:rsidRDefault="0049594C" w:rsidP="00AE3D3C">
            <w:pPr>
              <w:pStyle w:val="TABLE-cell"/>
              <w:rPr>
                <w:b w:val="0"/>
              </w:rPr>
            </w:pPr>
            <w:r w:rsidRPr="00070EE8">
              <w:t xml:space="preserve">Manufacturer Details Link </w:t>
            </w:r>
          </w:p>
        </w:tc>
        <w:tc>
          <w:tcPr>
            <w:tcW w:w="1134" w:type="dxa"/>
          </w:tcPr>
          <w:p w14:paraId="155240F2" w14:textId="77777777" w:rsidR="0049594C" w:rsidRPr="00CC74C7"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sidRPr="00CC74C7">
              <w:t>mnml</w:t>
            </w:r>
          </w:p>
        </w:tc>
        <w:tc>
          <w:tcPr>
            <w:tcW w:w="992" w:type="dxa"/>
          </w:tcPr>
          <w:p w14:paraId="0F922F73" w14:textId="77777777" w:rsidR="0049594C" w:rsidRDefault="00B142A4" w:rsidP="00AE3D3C">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lang w:eastAsia="ko-KR"/>
              </w:rPr>
              <w:t>uri</w:t>
            </w:r>
          </w:p>
        </w:tc>
        <w:tc>
          <w:tcPr>
            <w:tcW w:w="850" w:type="dxa"/>
          </w:tcPr>
          <w:p w14:paraId="763316B5"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20FB05FB"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59213B22"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6AE67618"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no</w:t>
            </w:r>
          </w:p>
        </w:tc>
        <w:tc>
          <w:tcPr>
            <w:tcW w:w="1813" w:type="dxa"/>
          </w:tcPr>
          <w:p w14:paraId="264D6265" w14:textId="77777777" w:rsidR="0049594C" w:rsidRDefault="00AE3D3C" w:rsidP="00AE3D3C">
            <w:pPr>
              <w:pStyle w:val="TABLE-cell"/>
              <w:cnfStyle w:val="000000100000" w:firstRow="0" w:lastRow="0" w:firstColumn="0" w:lastColumn="0" w:oddVBand="0" w:evenVBand="0" w:oddHBand="1" w:evenHBand="0" w:firstRowFirstColumn="0" w:firstRowLastColumn="0" w:lastRowFirstColumn="0" w:lastRowLastColumn="0"/>
            </w:pPr>
            <w:r>
              <w:t xml:space="preserve">Reference </w:t>
            </w:r>
            <w:r w:rsidR="0049594C">
              <w:t>to manufacturer</w:t>
            </w:r>
            <w:r>
              <w:t>, represented as a URI</w:t>
            </w:r>
            <w:r w:rsidR="0049594C">
              <w:t xml:space="preserve"> </w:t>
            </w:r>
          </w:p>
        </w:tc>
      </w:tr>
      <w:tr w:rsidR="0049594C" w:rsidRPr="00761B98" w14:paraId="0FC0E1C7" w14:textId="77777777" w:rsidTr="0085398D">
        <w:tc>
          <w:tcPr>
            <w:cnfStyle w:val="001000000000" w:firstRow="0" w:lastRow="0" w:firstColumn="1" w:lastColumn="0" w:oddVBand="0" w:evenVBand="0" w:oddHBand="0" w:evenHBand="0" w:firstRowFirstColumn="0" w:firstRowLastColumn="0" w:lastRowFirstColumn="0" w:lastRowLastColumn="0"/>
            <w:tcW w:w="1668" w:type="dxa"/>
          </w:tcPr>
          <w:p w14:paraId="682CB1FF" w14:textId="77777777" w:rsidR="0049594C" w:rsidRPr="00070EE8" w:rsidRDefault="0049594C" w:rsidP="0085398D">
            <w:pPr>
              <w:pStyle w:val="TABLE-cell"/>
            </w:pPr>
            <w:r w:rsidRPr="00070EE8">
              <w:t>Model Number</w:t>
            </w:r>
          </w:p>
        </w:tc>
        <w:tc>
          <w:tcPr>
            <w:tcW w:w="1134" w:type="dxa"/>
          </w:tcPr>
          <w:p w14:paraId="15B5808C" w14:textId="77777777" w:rsidR="0049594C" w:rsidRPr="00CC74C7" w:rsidRDefault="0049594C" w:rsidP="0085398D">
            <w:pPr>
              <w:pStyle w:val="TABLE-cell"/>
              <w:cnfStyle w:val="000000000000" w:firstRow="0" w:lastRow="0" w:firstColumn="0" w:lastColumn="0" w:oddVBand="0" w:evenVBand="0" w:oddHBand="0" w:evenHBand="0" w:firstRowFirstColumn="0" w:firstRowLastColumn="0" w:lastRowFirstColumn="0" w:lastRowLastColumn="0"/>
            </w:pPr>
            <w:r w:rsidRPr="00CC74C7">
              <w:t>mnmo</w:t>
            </w:r>
          </w:p>
        </w:tc>
        <w:tc>
          <w:tcPr>
            <w:tcW w:w="992" w:type="dxa"/>
          </w:tcPr>
          <w:p w14:paraId="6F113D78"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s</w:t>
            </w:r>
            <w:r>
              <w:t>tring</w:t>
            </w:r>
          </w:p>
        </w:tc>
        <w:tc>
          <w:tcPr>
            <w:tcW w:w="850" w:type="dxa"/>
          </w:tcPr>
          <w:p w14:paraId="037010CB"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851" w:type="dxa"/>
          </w:tcPr>
          <w:p w14:paraId="7D40FA4F"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992" w:type="dxa"/>
          </w:tcPr>
          <w:p w14:paraId="40CF9C3D"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R</w:t>
            </w:r>
          </w:p>
        </w:tc>
        <w:tc>
          <w:tcPr>
            <w:tcW w:w="1276" w:type="dxa"/>
          </w:tcPr>
          <w:p w14:paraId="77A9AD98"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no</w:t>
            </w:r>
          </w:p>
        </w:tc>
        <w:tc>
          <w:tcPr>
            <w:tcW w:w="1813" w:type="dxa"/>
          </w:tcPr>
          <w:p w14:paraId="43758D77"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Model number as designated by manufacturer</w:t>
            </w:r>
          </w:p>
        </w:tc>
      </w:tr>
      <w:tr w:rsidR="0049594C" w14:paraId="70BC4097"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5A25712" w14:textId="77777777" w:rsidR="0049594C" w:rsidRPr="00403E9F" w:rsidRDefault="0049594C" w:rsidP="0085398D">
            <w:pPr>
              <w:pStyle w:val="TABLE-cell"/>
              <w:rPr>
                <w:b w:val="0"/>
              </w:rPr>
            </w:pPr>
            <w:r w:rsidRPr="00070EE8">
              <w:t>Date of Manufacture</w:t>
            </w:r>
          </w:p>
        </w:tc>
        <w:tc>
          <w:tcPr>
            <w:tcW w:w="1134" w:type="dxa"/>
          </w:tcPr>
          <w:p w14:paraId="6FF34E30" w14:textId="77777777" w:rsidR="0049594C" w:rsidRPr="00CC74C7"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sidRPr="00CC74C7">
              <w:t>mndt</w:t>
            </w:r>
          </w:p>
        </w:tc>
        <w:tc>
          <w:tcPr>
            <w:tcW w:w="992" w:type="dxa"/>
          </w:tcPr>
          <w:p w14:paraId="640B82FE"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hint="eastAsia"/>
                <w:lang w:eastAsia="ko-KR"/>
              </w:rPr>
              <w:t>d</w:t>
            </w:r>
            <w:r>
              <w:t>ate</w:t>
            </w:r>
          </w:p>
        </w:tc>
        <w:tc>
          <w:tcPr>
            <w:tcW w:w="850" w:type="dxa"/>
          </w:tcPr>
          <w:p w14:paraId="28AD3858"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18575B4B" w14:textId="77777777" w:rsidR="0049594C" w:rsidRDefault="0049594C" w:rsidP="00857BC9">
            <w:pPr>
              <w:pStyle w:val="TABLE-cell"/>
              <w:cnfStyle w:val="000000100000" w:firstRow="0" w:lastRow="0" w:firstColumn="0" w:lastColumn="0" w:oddVBand="0" w:evenVBand="0" w:oddHBand="1" w:evenHBand="0" w:firstRowFirstColumn="0" w:firstRowLastColumn="0" w:lastRowFirstColumn="0" w:lastRowLastColumn="0"/>
            </w:pPr>
            <w:r>
              <w:t xml:space="preserve">Time </w:t>
            </w:r>
          </w:p>
        </w:tc>
        <w:tc>
          <w:tcPr>
            <w:tcW w:w="992" w:type="dxa"/>
          </w:tcPr>
          <w:p w14:paraId="6A55FF1F"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00292EEB"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no</w:t>
            </w:r>
          </w:p>
        </w:tc>
        <w:tc>
          <w:tcPr>
            <w:tcW w:w="1813" w:type="dxa"/>
          </w:tcPr>
          <w:p w14:paraId="46F99B01" w14:textId="6430BC77" w:rsidR="0049594C" w:rsidRPr="000D0C46" w:rsidRDefault="0049594C" w:rsidP="00C16FE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commentRangeStart w:id="12288"/>
            <w:r>
              <w:rPr>
                <w:rFonts w:eastAsiaTheme="minorEastAsia" w:hint="eastAsia"/>
                <w:lang w:eastAsia="ko-KR"/>
              </w:rPr>
              <w:t xml:space="preserve">Manufacturing date of </w:t>
            </w:r>
            <w:r w:rsidR="00BF6435">
              <w:rPr>
                <w:rFonts w:eastAsiaTheme="minorEastAsia"/>
                <w:lang w:eastAsia="ko-KR"/>
              </w:rPr>
              <w:t>Platform</w:t>
            </w:r>
            <w:del w:id="12289" w:author="Bardini, Richard A" w:date="2018-03-21T08:22:00Z">
              <w:r w:rsidR="00857BC9" w:rsidDel="00C16FED">
                <w:rPr>
                  <w:rFonts w:eastAsiaTheme="minorEastAsia"/>
                  <w:lang w:eastAsia="ko-KR"/>
                </w:rPr>
                <w:delText xml:space="preserve"> as defined in </w:delText>
              </w:r>
              <w:r w:rsidR="00857BC9" w:rsidDel="00C16FED">
                <w:rPr>
                  <w:rFonts w:eastAsiaTheme="minorEastAsia"/>
                  <w:lang w:eastAsia="ko-KR"/>
                </w:rPr>
                <w:fldChar w:fldCharType="begin"/>
              </w:r>
              <w:r w:rsidR="00857BC9" w:rsidDel="00C16FED">
                <w:rPr>
                  <w:rFonts w:eastAsiaTheme="minorEastAsia"/>
                  <w:lang w:eastAsia="ko-KR"/>
                </w:rPr>
                <w:delInstrText xml:space="preserve"> REF ref_ISO_8601 \h </w:delInstrText>
              </w:r>
              <w:r w:rsidR="00857BC9" w:rsidDel="00C16FED">
                <w:rPr>
                  <w:rFonts w:eastAsiaTheme="minorEastAsia"/>
                  <w:lang w:eastAsia="ko-KR"/>
                </w:rPr>
              </w:r>
              <w:r w:rsidR="00857BC9" w:rsidDel="00C16FED">
                <w:rPr>
                  <w:rFonts w:eastAsiaTheme="minorEastAsia"/>
                  <w:lang w:eastAsia="ko-KR"/>
                </w:rPr>
                <w:fldChar w:fldCharType="separate"/>
              </w:r>
              <w:r w:rsidR="00370B4E" w:rsidDel="00C16FED">
                <w:rPr>
                  <w:lang w:eastAsia="ja-JP"/>
                </w:rPr>
                <w:delText>ISO 8601</w:delText>
              </w:r>
              <w:r w:rsidR="00857BC9" w:rsidDel="00C16FED">
                <w:rPr>
                  <w:rFonts w:eastAsiaTheme="minorEastAsia"/>
                  <w:lang w:eastAsia="ko-KR"/>
                </w:rPr>
                <w:fldChar w:fldCharType="end"/>
              </w:r>
            </w:del>
            <w:commentRangeEnd w:id="12288"/>
            <w:r w:rsidR="00C16FED">
              <w:rPr>
                <w:rStyle w:val="CommentReference"/>
                <w:bCs w:val="0"/>
                <w:lang w:val="en-US"/>
              </w:rPr>
              <w:commentReference w:id="12288"/>
            </w:r>
            <w:r w:rsidR="00BF6435">
              <w:rPr>
                <w:rFonts w:eastAsiaTheme="minorEastAsia"/>
                <w:lang w:eastAsia="ko-KR"/>
              </w:rPr>
              <w:t>.</w:t>
            </w:r>
          </w:p>
        </w:tc>
      </w:tr>
      <w:tr w:rsidR="00E22073" w14:paraId="765CF30B" w14:textId="77777777" w:rsidTr="0085398D">
        <w:trPr>
          <w:ins w:id="12290" w:author="Bardini, Richard A" w:date="2018-03-20T08:18:00Z"/>
        </w:trPr>
        <w:tc>
          <w:tcPr>
            <w:cnfStyle w:val="001000000000" w:firstRow="0" w:lastRow="0" w:firstColumn="1" w:lastColumn="0" w:oddVBand="0" w:evenVBand="0" w:oddHBand="0" w:evenHBand="0" w:firstRowFirstColumn="0" w:firstRowLastColumn="0" w:lastRowFirstColumn="0" w:lastRowLastColumn="0"/>
            <w:tcW w:w="1668" w:type="dxa"/>
          </w:tcPr>
          <w:p w14:paraId="1C2DCC0C" w14:textId="29313AB2" w:rsidR="00E22073" w:rsidRPr="00070EE8" w:rsidRDefault="00E22073" w:rsidP="00E22073">
            <w:pPr>
              <w:pStyle w:val="TABLE-cell"/>
              <w:rPr>
                <w:ins w:id="12291" w:author="Bardini, Richard A" w:date="2018-03-20T08:18:00Z"/>
              </w:rPr>
            </w:pPr>
            <w:commentRangeStart w:id="12292"/>
            <w:ins w:id="12293" w:author="Bardini, Richard A" w:date="2018-03-20T08:19:00Z">
              <w:r>
                <w:t>Serial number</w:t>
              </w:r>
            </w:ins>
          </w:p>
        </w:tc>
        <w:tc>
          <w:tcPr>
            <w:tcW w:w="1134" w:type="dxa"/>
          </w:tcPr>
          <w:p w14:paraId="23F9AF3E" w14:textId="60A587CB" w:rsidR="00E22073" w:rsidRPr="00CC74C7"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294" w:author="Bardini, Richard A" w:date="2018-03-20T08:18:00Z"/>
              </w:rPr>
            </w:pPr>
            <w:ins w:id="12295" w:author="Bardini, Richard A" w:date="2018-03-20T08:19:00Z">
              <w:r>
                <w:t>mnsel</w:t>
              </w:r>
            </w:ins>
          </w:p>
        </w:tc>
        <w:tc>
          <w:tcPr>
            <w:tcW w:w="992" w:type="dxa"/>
          </w:tcPr>
          <w:p w14:paraId="3CC4B0EB" w14:textId="49575B60"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296" w:author="Bardini, Richard A" w:date="2018-03-20T08:18:00Z"/>
                <w:rFonts w:eastAsiaTheme="minorEastAsia"/>
                <w:lang w:eastAsia="ko-KR"/>
              </w:rPr>
            </w:pPr>
            <w:ins w:id="12297" w:author="Bardini, Richard A" w:date="2018-03-20T08:19:00Z">
              <w:r>
                <w:rPr>
                  <w:rFonts w:eastAsiaTheme="minorEastAsia"/>
                  <w:lang w:eastAsia="ko-KR"/>
                </w:rPr>
                <w:t>string</w:t>
              </w:r>
            </w:ins>
          </w:p>
        </w:tc>
        <w:tc>
          <w:tcPr>
            <w:tcW w:w="850" w:type="dxa"/>
          </w:tcPr>
          <w:p w14:paraId="60C40794" w14:textId="77777777"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298" w:author="Bardini, Richard A" w:date="2018-03-20T08:18:00Z"/>
              </w:rPr>
            </w:pPr>
          </w:p>
        </w:tc>
        <w:tc>
          <w:tcPr>
            <w:tcW w:w="851" w:type="dxa"/>
          </w:tcPr>
          <w:p w14:paraId="5B639B4C" w14:textId="77777777"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299" w:author="Bardini, Richard A" w:date="2018-03-20T08:18:00Z"/>
              </w:rPr>
            </w:pPr>
          </w:p>
        </w:tc>
        <w:tc>
          <w:tcPr>
            <w:tcW w:w="992" w:type="dxa"/>
          </w:tcPr>
          <w:p w14:paraId="174986FB" w14:textId="3759498B"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300" w:author="Bardini, Richard A" w:date="2018-03-20T08:18:00Z"/>
              </w:rPr>
            </w:pPr>
            <w:ins w:id="12301" w:author="Bardini, Richard A" w:date="2018-03-20T08:19:00Z">
              <w:r>
                <w:t>R</w:t>
              </w:r>
            </w:ins>
          </w:p>
        </w:tc>
        <w:tc>
          <w:tcPr>
            <w:tcW w:w="1276" w:type="dxa"/>
          </w:tcPr>
          <w:p w14:paraId="7ACC12E3" w14:textId="776720E6"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302" w:author="Bardini, Richard A" w:date="2018-03-20T08:18:00Z"/>
              </w:rPr>
            </w:pPr>
            <w:ins w:id="12303" w:author="Bardini, Richard A" w:date="2018-03-20T08:19:00Z">
              <w:r>
                <w:t>no</w:t>
              </w:r>
            </w:ins>
          </w:p>
        </w:tc>
        <w:tc>
          <w:tcPr>
            <w:tcW w:w="1813" w:type="dxa"/>
          </w:tcPr>
          <w:p w14:paraId="01FD8827" w14:textId="4A661BBA" w:rsidR="00E22073" w:rsidRDefault="00E22073" w:rsidP="00E22073">
            <w:pPr>
              <w:pStyle w:val="TABLE-cell"/>
              <w:cnfStyle w:val="000000000000" w:firstRow="0" w:lastRow="0" w:firstColumn="0" w:lastColumn="0" w:oddVBand="0" w:evenVBand="0" w:oddHBand="0" w:evenHBand="0" w:firstRowFirstColumn="0" w:firstRowLastColumn="0" w:lastRowFirstColumn="0" w:lastRowLastColumn="0"/>
              <w:rPr>
                <w:ins w:id="12304" w:author="Bardini, Richard A" w:date="2018-03-20T08:18:00Z"/>
              </w:rPr>
            </w:pPr>
            <w:ins w:id="12305" w:author="Bardini, Richard A" w:date="2018-03-20T08:19:00Z">
              <w:r>
                <w:rPr>
                  <w:rFonts w:eastAsiaTheme="minorEastAsia"/>
                  <w:lang w:eastAsia="ko-KR"/>
                </w:rPr>
                <w:t xml:space="preserve">Serial number of the Platform, </w:t>
              </w:r>
              <w:r w:rsidDel="00872291">
                <w:rPr>
                  <w:rFonts w:eastAsiaTheme="minorEastAsia"/>
                  <w:lang w:eastAsia="ko-KR"/>
                </w:rPr>
                <w:t>can</w:t>
              </w:r>
              <w:r>
                <w:rPr>
                  <w:rFonts w:eastAsiaTheme="minorEastAsia"/>
                  <w:lang w:eastAsia="ko-KR"/>
                </w:rPr>
                <w:t>may be unique for each Platform of the same model number.</w:t>
              </w:r>
              <w:commentRangeEnd w:id="12292"/>
              <w:r>
                <w:rPr>
                  <w:rStyle w:val="CommentReference"/>
                  <w:bCs w:val="0"/>
                  <w:lang w:val="en-US"/>
                </w:rPr>
                <w:commentReference w:id="12292"/>
              </w:r>
            </w:ins>
          </w:p>
        </w:tc>
      </w:tr>
      <w:tr w:rsidR="0049594C" w14:paraId="3927660F"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106D72C" w14:textId="77777777" w:rsidR="0049594C" w:rsidRPr="00403E9F" w:rsidRDefault="0049594C" w:rsidP="0085398D">
            <w:pPr>
              <w:pStyle w:val="TABLE-cell"/>
              <w:rPr>
                <w:b w:val="0"/>
              </w:rPr>
            </w:pPr>
            <w:r w:rsidRPr="00070EE8">
              <w:t>Platform Version</w:t>
            </w:r>
          </w:p>
        </w:tc>
        <w:tc>
          <w:tcPr>
            <w:tcW w:w="1134" w:type="dxa"/>
          </w:tcPr>
          <w:p w14:paraId="7E795F43" w14:textId="77777777" w:rsidR="0049594C" w:rsidRPr="00CC74C7"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sidRPr="00CC74C7">
              <w:t>mnpv</w:t>
            </w:r>
          </w:p>
        </w:tc>
        <w:tc>
          <w:tcPr>
            <w:tcW w:w="992" w:type="dxa"/>
          </w:tcPr>
          <w:p w14:paraId="11489AF5"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hint="eastAsia"/>
                <w:lang w:eastAsia="ko-KR"/>
              </w:rPr>
              <w:t>s</w:t>
            </w:r>
            <w:r>
              <w:t>tring</w:t>
            </w:r>
          </w:p>
        </w:tc>
        <w:tc>
          <w:tcPr>
            <w:tcW w:w="850" w:type="dxa"/>
          </w:tcPr>
          <w:p w14:paraId="296D738F"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66F70485"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2D755EC6"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0AC1A075"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no</w:t>
            </w:r>
          </w:p>
        </w:tc>
        <w:tc>
          <w:tcPr>
            <w:tcW w:w="1813" w:type="dxa"/>
          </w:tcPr>
          <w:p w14:paraId="413569C4"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Version of platform – string (defined by manufacturer)</w:t>
            </w:r>
          </w:p>
        </w:tc>
      </w:tr>
      <w:tr w:rsidR="0049594C" w:rsidRPr="008E6F19" w14:paraId="78C53EEA" w14:textId="77777777" w:rsidTr="0085398D">
        <w:tc>
          <w:tcPr>
            <w:cnfStyle w:val="001000000000" w:firstRow="0" w:lastRow="0" w:firstColumn="1" w:lastColumn="0" w:oddVBand="0" w:evenVBand="0" w:oddHBand="0" w:evenHBand="0" w:firstRowFirstColumn="0" w:firstRowLastColumn="0" w:lastRowFirstColumn="0" w:lastRowLastColumn="0"/>
            <w:tcW w:w="1668" w:type="dxa"/>
          </w:tcPr>
          <w:p w14:paraId="37832FD5" w14:textId="77777777" w:rsidR="0049594C" w:rsidRPr="00070EE8" w:rsidDel="00C3033C" w:rsidRDefault="0049594C" w:rsidP="0085398D">
            <w:pPr>
              <w:pStyle w:val="TABLE-cell"/>
            </w:pPr>
            <w:r>
              <w:t>OS</w:t>
            </w:r>
            <w:r w:rsidRPr="00070EE8">
              <w:t xml:space="preserve"> Version</w:t>
            </w:r>
          </w:p>
        </w:tc>
        <w:tc>
          <w:tcPr>
            <w:tcW w:w="1134" w:type="dxa"/>
          </w:tcPr>
          <w:p w14:paraId="3ECEC4D0" w14:textId="77777777" w:rsidR="0049594C" w:rsidRPr="00CC74C7"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mnos</w:t>
            </w:r>
          </w:p>
        </w:tc>
        <w:tc>
          <w:tcPr>
            <w:tcW w:w="992" w:type="dxa"/>
          </w:tcPr>
          <w:p w14:paraId="1D612F83"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s</w:t>
            </w:r>
            <w:r>
              <w:t>tring</w:t>
            </w:r>
          </w:p>
        </w:tc>
        <w:tc>
          <w:tcPr>
            <w:tcW w:w="850" w:type="dxa"/>
          </w:tcPr>
          <w:p w14:paraId="34688729"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851" w:type="dxa"/>
          </w:tcPr>
          <w:p w14:paraId="2916102E"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992" w:type="dxa"/>
          </w:tcPr>
          <w:p w14:paraId="4E7777D9"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R</w:t>
            </w:r>
          </w:p>
        </w:tc>
        <w:tc>
          <w:tcPr>
            <w:tcW w:w="1276" w:type="dxa"/>
          </w:tcPr>
          <w:p w14:paraId="583D9014"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no</w:t>
            </w:r>
          </w:p>
        </w:tc>
        <w:tc>
          <w:tcPr>
            <w:tcW w:w="1813" w:type="dxa"/>
          </w:tcPr>
          <w:p w14:paraId="4CCD3DB6"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Version of platform resident OS – string (defined by manufacturer)</w:t>
            </w:r>
          </w:p>
        </w:tc>
      </w:tr>
      <w:tr w:rsidR="0049594C" w14:paraId="5A47AE5C"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0B8201" w14:textId="77777777" w:rsidR="0049594C" w:rsidRPr="00070EE8" w:rsidRDefault="0049594C" w:rsidP="0085398D">
            <w:pPr>
              <w:pStyle w:val="TABLE-cell"/>
            </w:pPr>
            <w:r>
              <w:t>Hardware Version</w:t>
            </w:r>
          </w:p>
        </w:tc>
        <w:tc>
          <w:tcPr>
            <w:tcW w:w="1134" w:type="dxa"/>
          </w:tcPr>
          <w:p w14:paraId="4E8748E3" w14:textId="77777777" w:rsidR="0049594C" w:rsidRPr="00CC74C7"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mnhw</w:t>
            </w:r>
          </w:p>
        </w:tc>
        <w:tc>
          <w:tcPr>
            <w:tcW w:w="992" w:type="dxa"/>
          </w:tcPr>
          <w:p w14:paraId="37041537"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850" w:type="dxa"/>
          </w:tcPr>
          <w:p w14:paraId="32AEB646"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7393665B"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78CAA379"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10EE40E3"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no</w:t>
            </w:r>
          </w:p>
        </w:tc>
        <w:tc>
          <w:tcPr>
            <w:tcW w:w="1813" w:type="dxa"/>
          </w:tcPr>
          <w:p w14:paraId="1F3BF58C"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Version of platform hardware</w:t>
            </w:r>
          </w:p>
        </w:tc>
      </w:tr>
      <w:tr w:rsidR="0049594C" w14:paraId="2F170852" w14:textId="77777777" w:rsidTr="0085398D">
        <w:tc>
          <w:tcPr>
            <w:cnfStyle w:val="001000000000" w:firstRow="0" w:lastRow="0" w:firstColumn="1" w:lastColumn="0" w:oddVBand="0" w:evenVBand="0" w:oddHBand="0" w:evenHBand="0" w:firstRowFirstColumn="0" w:firstRowLastColumn="0" w:lastRowFirstColumn="0" w:lastRowLastColumn="0"/>
            <w:tcW w:w="1668" w:type="dxa"/>
          </w:tcPr>
          <w:p w14:paraId="0AF8E999" w14:textId="77777777" w:rsidR="0049594C" w:rsidRPr="00403E9F" w:rsidRDefault="0049594C" w:rsidP="0085398D">
            <w:pPr>
              <w:pStyle w:val="TABLE-cell"/>
              <w:rPr>
                <w:b w:val="0"/>
              </w:rPr>
            </w:pPr>
            <w:r w:rsidRPr="00070EE8">
              <w:t>Firmware version</w:t>
            </w:r>
          </w:p>
        </w:tc>
        <w:tc>
          <w:tcPr>
            <w:tcW w:w="1134" w:type="dxa"/>
          </w:tcPr>
          <w:p w14:paraId="0A2654D2" w14:textId="77777777" w:rsidR="0049594C" w:rsidRPr="00CC74C7" w:rsidRDefault="0049594C" w:rsidP="0085398D">
            <w:pPr>
              <w:pStyle w:val="TABLE-cell"/>
              <w:cnfStyle w:val="000000000000" w:firstRow="0" w:lastRow="0" w:firstColumn="0" w:lastColumn="0" w:oddVBand="0" w:evenVBand="0" w:oddHBand="0" w:evenHBand="0" w:firstRowFirstColumn="0" w:firstRowLastColumn="0" w:lastRowFirstColumn="0" w:lastRowLastColumn="0"/>
            </w:pPr>
            <w:r w:rsidRPr="00CC74C7">
              <w:t>mnfv</w:t>
            </w:r>
          </w:p>
        </w:tc>
        <w:tc>
          <w:tcPr>
            <w:tcW w:w="992" w:type="dxa"/>
          </w:tcPr>
          <w:p w14:paraId="7B90C5A4"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s</w:t>
            </w:r>
            <w:r>
              <w:t>tring</w:t>
            </w:r>
          </w:p>
        </w:tc>
        <w:tc>
          <w:tcPr>
            <w:tcW w:w="850" w:type="dxa"/>
          </w:tcPr>
          <w:p w14:paraId="7BFB1E1C"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851" w:type="dxa"/>
          </w:tcPr>
          <w:p w14:paraId="6BBF09FC"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992" w:type="dxa"/>
          </w:tcPr>
          <w:p w14:paraId="1AEF0574"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R</w:t>
            </w:r>
          </w:p>
        </w:tc>
        <w:tc>
          <w:tcPr>
            <w:tcW w:w="1276" w:type="dxa"/>
          </w:tcPr>
          <w:p w14:paraId="5EB10530"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r>
              <w:t>no</w:t>
            </w:r>
          </w:p>
        </w:tc>
        <w:tc>
          <w:tcPr>
            <w:tcW w:w="1813" w:type="dxa"/>
          </w:tcPr>
          <w:p w14:paraId="4820D84E" w14:textId="77777777" w:rsidR="0049594C" w:rsidRPr="00435F9C" w:rsidRDefault="0049594C" w:rsidP="00BF6435">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Version of </w:t>
            </w:r>
            <w:r w:rsidR="00BF6435">
              <w:rPr>
                <w:rFonts w:eastAsiaTheme="minorEastAsia"/>
                <w:lang w:eastAsia="ko-KR"/>
              </w:rPr>
              <w:t>Plat</w:t>
            </w:r>
            <w:r w:rsidR="00966C25">
              <w:rPr>
                <w:rFonts w:eastAsiaTheme="minorEastAsia"/>
                <w:lang w:eastAsia="ko-KR"/>
              </w:rPr>
              <w:t>f</w:t>
            </w:r>
            <w:r w:rsidR="00BF6435">
              <w:rPr>
                <w:rFonts w:eastAsiaTheme="minorEastAsia"/>
                <w:lang w:eastAsia="ko-KR"/>
              </w:rPr>
              <w:t>orm</w:t>
            </w:r>
            <w:r w:rsidR="00BF6435">
              <w:rPr>
                <w:rFonts w:eastAsiaTheme="minorEastAsia" w:hint="eastAsia"/>
                <w:lang w:eastAsia="ko-KR"/>
              </w:rPr>
              <w:t xml:space="preserve"> </w:t>
            </w:r>
            <w:r>
              <w:rPr>
                <w:rFonts w:eastAsiaTheme="minorEastAsia" w:hint="eastAsia"/>
                <w:lang w:eastAsia="ko-KR"/>
              </w:rPr>
              <w:t>firmware</w:t>
            </w:r>
          </w:p>
        </w:tc>
      </w:tr>
      <w:tr w:rsidR="0049594C" w14:paraId="7F020585"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1A6FF6B" w14:textId="77777777" w:rsidR="0049594C" w:rsidRPr="00403E9F" w:rsidRDefault="0049594C" w:rsidP="00AE3D3C">
            <w:pPr>
              <w:pStyle w:val="TABLE-cell"/>
              <w:rPr>
                <w:b w:val="0"/>
              </w:rPr>
            </w:pPr>
            <w:r w:rsidRPr="00070EE8">
              <w:lastRenderedPageBreak/>
              <w:t xml:space="preserve">Support </w:t>
            </w:r>
            <w:r w:rsidR="00AE3D3C">
              <w:t>link</w:t>
            </w:r>
          </w:p>
        </w:tc>
        <w:tc>
          <w:tcPr>
            <w:tcW w:w="1134" w:type="dxa"/>
          </w:tcPr>
          <w:p w14:paraId="1EA1663E" w14:textId="77777777" w:rsidR="0049594C" w:rsidRPr="00CC74C7" w:rsidRDefault="0049594C" w:rsidP="0085398D">
            <w:pPr>
              <w:pStyle w:val="TABLE-cell"/>
              <w:cnfStyle w:val="000000100000" w:firstRow="0" w:lastRow="0" w:firstColumn="0" w:lastColumn="0" w:oddVBand="0" w:evenVBand="0" w:oddHBand="1" w:evenHBand="0" w:firstRowFirstColumn="0" w:firstRowLastColumn="0" w:lastRowFirstColumn="0" w:lastRowLastColumn="0"/>
            </w:pPr>
            <w:r w:rsidRPr="00CC74C7">
              <w:t>mnsl</w:t>
            </w:r>
          </w:p>
        </w:tc>
        <w:tc>
          <w:tcPr>
            <w:tcW w:w="992" w:type="dxa"/>
          </w:tcPr>
          <w:p w14:paraId="30DC1F1B" w14:textId="77777777" w:rsidR="0049594C" w:rsidRDefault="00BF6435" w:rsidP="00AE3D3C">
            <w:pPr>
              <w:pStyle w:val="TABLE-cell"/>
              <w:cnfStyle w:val="000000100000" w:firstRow="0" w:lastRow="0" w:firstColumn="0" w:lastColumn="0" w:oddVBand="0" w:evenVBand="0" w:oddHBand="1" w:evenHBand="0" w:firstRowFirstColumn="0" w:firstRowLastColumn="0" w:lastRowFirstColumn="0" w:lastRowLastColumn="0"/>
            </w:pPr>
            <w:r>
              <w:t>uri</w:t>
            </w:r>
          </w:p>
        </w:tc>
        <w:tc>
          <w:tcPr>
            <w:tcW w:w="850" w:type="dxa"/>
          </w:tcPr>
          <w:p w14:paraId="07A22CB3"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739972FD"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60DD5B4E"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R</w:t>
            </w:r>
          </w:p>
        </w:tc>
        <w:tc>
          <w:tcPr>
            <w:tcW w:w="1276" w:type="dxa"/>
          </w:tcPr>
          <w:p w14:paraId="2704A1DE" w14:textId="77777777" w:rsidR="0049594C" w:rsidRDefault="0049594C" w:rsidP="0085398D">
            <w:pPr>
              <w:pStyle w:val="TABLE-cell"/>
              <w:cnfStyle w:val="000000100000" w:firstRow="0" w:lastRow="0" w:firstColumn="0" w:lastColumn="0" w:oddVBand="0" w:evenVBand="0" w:oddHBand="1" w:evenHBand="0" w:firstRowFirstColumn="0" w:firstRowLastColumn="0" w:lastRowFirstColumn="0" w:lastRowLastColumn="0"/>
            </w:pPr>
            <w:r>
              <w:t>no</w:t>
            </w:r>
          </w:p>
        </w:tc>
        <w:tc>
          <w:tcPr>
            <w:tcW w:w="1813" w:type="dxa"/>
          </w:tcPr>
          <w:p w14:paraId="77C29604" w14:textId="77777777" w:rsidR="0049594C" w:rsidRDefault="00AE3D3C" w:rsidP="0085398D">
            <w:pPr>
              <w:pStyle w:val="TABLE-cell"/>
              <w:cnfStyle w:val="000000100000" w:firstRow="0" w:lastRow="0" w:firstColumn="0" w:lastColumn="0" w:oddVBand="0" w:evenVBand="0" w:oddHBand="1" w:evenHBand="0" w:firstRowFirstColumn="0" w:firstRowLastColumn="0" w:lastRowFirstColumn="0" w:lastRowLastColumn="0"/>
            </w:pPr>
            <w:r>
              <w:t xml:space="preserve">URI </w:t>
            </w:r>
            <w:r w:rsidR="0049594C">
              <w:t>that points to support information from manufacturer</w:t>
            </w:r>
          </w:p>
        </w:tc>
      </w:tr>
      <w:tr w:rsidR="0049594C" w14:paraId="180CE975" w14:textId="77777777" w:rsidTr="0085398D">
        <w:tc>
          <w:tcPr>
            <w:cnfStyle w:val="001000000000" w:firstRow="0" w:lastRow="0" w:firstColumn="1" w:lastColumn="0" w:oddVBand="0" w:evenVBand="0" w:oddHBand="0" w:evenHBand="0" w:firstRowFirstColumn="0" w:firstRowLastColumn="0" w:lastRowFirstColumn="0" w:lastRowLastColumn="0"/>
            <w:tcW w:w="1668" w:type="dxa"/>
          </w:tcPr>
          <w:p w14:paraId="0B9AB914" w14:textId="77777777" w:rsidR="0049594C" w:rsidRPr="00403E9F" w:rsidRDefault="0049594C" w:rsidP="0085398D">
            <w:pPr>
              <w:pStyle w:val="TABLE-cell"/>
              <w:rPr>
                <w:rFonts w:eastAsiaTheme="minorEastAsia"/>
                <w:b w:val="0"/>
                <w:lang w:eastAsia="ko-KR"/>
              </w:rPr>
            </w:pPr>
            <w:r w:rsidRPr="00070EE8">
              <w:rPr>
                <w:rFonts w:eastAsiaTheme="minorEastAsia"/>
                <w:lang w:eastAsia="ko-KR"/>
              </w:rPr>
              <w:t>SystemTime</w:t>
            </w:r>
          </w:p>
        </w:tc>
        <w:tc>
          <w:tcPr>
            <w:tcW w:w="1134" w:type="dxa"/>
          </w:tcPr>
          <w:p w14:paraId="49BAEE2F" w14:textId="77777777" w:rsidR="0049594C" w:rsidRPr="003A4044"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st</w:t>
            </w:r>
          </w:p>
        </w:tc>
        <w:tc>
          <w:tcPr>
            <w:tcW w:w="992" w:type="dxa"/>
          </w:tcPr>
          <w:p w14:paraId="23506A93" w14:textId="77777777" w:rsidR="0049594C" w:rsidRPr="003A4044"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date</w:t>
            </w:r>
            <w:r w:rsidR="007001D3">
              <w:rPr>
                <w:rFonts w:eastAsiaTheme="minorEastAsia"/>
                <w:lang w:eastAsia="ko-KR"/>
              </w:rPr>
              <w:t>-</w:t>
            </w:r>
            <w:r>
              <w:rPr>
                <w:rFonts w:eastAsiaTheme="minorEastAsia" w:hint="eastAsia"/>
                <w:lang w:eastAsia="ko-KR"/>
              </w:rPr>
              <w:t>time</w:t>
            </w:r>
          </w:p>
        </w:tc>
        <w:tc>
          <w:tcPr>
            <w:tcW w:w="850" w:type="dxa"/>
          </w:tcPr>
          <w:p w14:paraId="5F1559A6"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851" w:type="dxa"/>
          </w:tcPr>
          <w:p w14:paraId="511D23C0" w14:textId="77777777" w:rsidR="0049594C" w:rsidRDefault="0049594C" w:rsidP="0085398D">
            <w:pPr>
              <w:pStyle w:val="TABLE-cell"/>
              <w:cnfStyle w:val="000000000000" w:firstRow="0" w:lastRow="0" w:firstColumn="0" w:lastColumn="0" w:oddVBand="0" w:evenVBand="0" w:oddHBand="0" w:evenHBand="0" w:firstRowFirstColumn="0" w:firstRowLastColumn="0" w:lastRowFirstColumn="0" w:lastRowLastColumn="0"/>
            </w:pPr>
          </w:p>
        </w:tc>
        <w:tc>
          <w:tcPr>
            <w:tcW w:w="992" w:type="dxa"/>
          </w:tcPr>
          <w:p w14:paraId="65F14C8C" w14:textId="77777777" w:rsidR="0049594C" w:rsidRPr="003A4044"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w:t>
            </w:r>
          </w:p>
        </w:tc>
        <w:tc>
          <w:tcPr>
            <w:tcW w:w="1276" w:type="dxa"/>
          </w:tcPr>
          <w:p w14:paraId="751281DB" w14:textId="77777777" w:rsidR="0049594C" w:rsidRPr="003A4044" w:rsidRDefault="0049594C" w:rsidP="0085398D">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no</w:t>
            </w:r>
          </w:p>
        </w:tc>
        <w:tc>
          <w:tcPr>
            <w:tcW w:w="1813" w:type="dxa"/>
          </w:tcPr>
          <w:p w14:paraId="620C9715" w14:textId="77777777" w:rsidR="0049594C" w:rsidRPr="003A4044" w:rsidRDefault="0049594C" w:rsidP="00BF6435">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Reference time for the </w:t>
            </w:r>
            <w:r w:rsidR="00BF6435">
              <w:rPr>
                <w:rFonts w:eastAsiaTheme="minorEastAsia"/>
                <w:lang w:eastAsia="ko-KR"/>
              </w:rPr>
              <w:t>Platform</w:t>
            </w:r>
            <w:r w:rsidR="0027349C">
              <w:rPr>
                <w:rFonts w:eastAsiaTheme="minorEastAsia"/>
                <w:lang w:eastAsia="ko-KR"/>
              </w:rPr>
              <w:t xml:space="preserve">. </w:t>
            </w:r>
          </w:p>
        </w:tc>
      </w:tr>
      <w:tr w:rsidR="009430F3" w14:paraId="06FC005B" w14:textId="77777777" w:rsidTr="00853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64E567" w14:textId="77777777" w:rsidR="009430F3" w:rsidRPr="00070EE8" w:rsidRDefault="009430F3" w:rsidP="009430F3">
            <w:pPr>
              <w:pStyle w:val="TABLE-cell"/>
              <w:rPr>
                <w:rFonts w:eastAsiaTheme="minorEastAsia"/>
                <w:lang w:eastAsia="ko-KR"/>
              </w:rPr>
            </w:pPr>
            <w:r>
              <w:rPr>
                <w:rFonts w:eastAsiaTheme="minorEastAsia"/>
                <w:lang w:eastAsia="ko-KR"/>
              </w:rPr>
              <w:t>Vendor ID</w:t>
            </w:r>
          </w:p>
        </w:tc>
        <w:tc>
          <w:tcPr>
            <w:tcW w:w="1134" w:type="dxa"/>
          </w:tcPr>
          <w:p w14:paraId="33C1673A"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vid</w:t>
            </w:r>
          </w:p>
        </w:tc>
        <w:tc>
          <w:tcPr>
            <w:tcW w:w="992" w:type="dxa"/>
          </w:tcPr>
          <w:p w14:paraId="1DA1E880"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string</w:t>
            </w:r>
          </w:p>
        </w:tc>
        <w:tc>
          <w:tcPr>
            <w:tcW w:w="850" w:type="dxa"/>
          </w:tcPr>
          <w:p w14:paraId="67613477"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pPr>
          </w:p>
        </w:tc>
        <w:tc>
          <w:tcPr>
            <w:tcW w:w="851" w:type="dxa"/>
          </w:tcPr>
          <w:p w14:paraId="17269B64"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pPr>
          </w:p>
        </w:tc>
        <w:tc>
          <w:tcPr>
            <w:tcW w:w="992" w:type="dxa"/>
          </w:tcPr>
          <w:p w14:paraId="3F23FCDB"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R</w:t>
            </w:r>
          </w:p>
        </w:tc>
        <w:tc>
          <w:tcPr>
            <w:tcW w:w="1276" w:type="dxa"/>
          </w:tcPr>
          <w:p w14:paraId="62A839DE"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c>
          <w:tcPr>
            <w:tcW w:w="1813" w:type="dxa"/>
          </w:tcPr>
          <w:p w14:paraId="6AC0F175" w14:textId="77777777" w:rsidR="009430F3" w:rsidRDefault="009430F3" w:rsidP="009430F3">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Vendor defined string for the platform. The string is freeform and up to the vendor on what text to populate it.</w:t>
            </w:r>
          </w:p>
        </w:tc>
      </w:tr>
    </w:tbl>
    <w:p w14:paraId="0CA65749" w14:textId="77777777" w:rsidR="0049594C" w:rsidRDefault="0049594C" w:rsidP="002E0458">
      <w:pPr>
        <w:pStyle w:val="PARAGRAPH"/>
        <w:rPr>
          <w:rFonts w:eastAsiaTheme="minorEastAsia"/>
          <w:lang w:val="en-US" w:eastAsia="ko-KR"/>
        </w:rPr>
      </w:pPr>
    </w:p>
    <w:p w14:paraId="646F5625" w14:textId="77777777" w:rsidR="008D3106" w:rsidRPr="002E0458" w:rsidRDefault="008D3106" w:rsidP="002E0458">
      <w:pPr>
        <w:pStyle w:val="PARAGRAPH"/>
        <w:rPr>
          <w:rFonts w:eastAsiaTheme="minorEastAsia"/>
          <w:lang w:val="en-US" w:eastAsia="ko-KR"/>
        </w:rPr>
      </w:pPr>
      <w:r w:rsidRPr="002E0458">
        <w:rPr>
          <w:rFonts w:eastAsiaTheme="minorEastAsia"/>
          <w:b/>
          <w:lang w:val="en-US" w:eastAsia="ko-KR"/>
        </w:rPr>
        <w:t>Composite Device</w:t>
      </w:r>
    </w:p>
    <w:p w14:paraId="1E48C659" w14:textId="77777777" w:rsidR="007D1DBE" w:rsidRDefault="007D1DBE" w:rsidP="007D1DBE">
      <w:pPr>
        <w:pStyle w:val="PARAGRAPH"/>
        <w:rPr>
          <w:rFonts w:eastAsiaTheme="minorEastAsia"/>
          <w:lang w:val="en-US" w:eastAsia="ko-KR"/>
        </w:rPr>
      </w:pPr>
      <w:r>
        <w:rPr>
          <w:rFonts w:eastAsiaTheme="minorEastAsia"/>
          <w:lang w:val="en-US" w:eastAsia="ko-KR"/>
        </w:rPr>
        <w:t xml:space="preserve">A physical device may be modelled as a single device or as a composition of other devices. For example a </w:t>
      </w:r>
      <w:r w:rsidR="00A61DE6">
        <w:rPr>
          <w:rFonts w:eastAsiaTheme="minorEastAsia"/>
          <w:lang w:val="en-US" w:eastAsia="ko-KR"/>
        </w:rPr>
        <w:t>r</w:t>
      </w:r>
      <w:r>
        <w:rPr>
          <w:rFonts w:eastAsiaTheme="minorEastAsia"/>
          <w:lang w:val="en-US" w:eastAsia="ko-KR"/>
        </w:rPr>
        <w:t xml:space="preserve">efrigerator may be modelled as a composition, as such part of its definition of may include a sub-tending </w:t>
      </w:r>
      <w:r w:rsidR="00A61DE6">
        <w:rPr>
          <w:rFonts w:eastAsiaTheme="minorEastAsia"/>
          <w:lang w:val="en-US" w:eastAsia="ko-KR"/>
        </w:rPr>
        <w:t>t</w:t>
      </w:r>
      <w:r>
        <w:rPr>
          <w:rFonts w:eastAsiaTheme="minorEastAsia"/>
          <w:lang w:val="en-US" w:eastAsia="ko-KR"/>
        </w:rPr>
        <w:t xml:space="preserve">hermostat device which itself may be composed of a sub-tending </w:t>
      </w:r>
      <w:r w:rsidR="00A61DE6">
        <w:rPr>
          <w:rFonts w:eastAsiaTheme="minorEastAsia"/>
          <w:lang w:val="en-US" w:eastAsia="ko-KR"/>
        </w:rPr>
        <w:t>t</w:t>
      </w:r>
      <w:r>
        <w:rPr>
          <w:rFonts w:eastAsiaTheme="minorEastAsia"/>
          <w:lang w:val="en-US" w:eastAsia="ko-KR"/>
        </w:rPr>
        <w:t>hermometer device.</w:t>
      </w:r>
    </w:p>
    <w:p w14:paraId="68EE164D" w14:textId="77777777" w:rsidR="007D1DBE" w:rsidRDefault="003565CF" w:rsidP="007D1DBE">
      <w:pPr>
        <w:pStyle w:val="PARAGRAPH"/>
        <w:rPr>
          <w:rFonts w:eastAsiaTheme="minorEastAsia"/>
          <w:lang w:val="en-US" w:eastAsia="ko-KR"/>
        </w:rPr>
      </w:pPr>
      <w:r>
        <w:t>There may be more than one way to model a server as a composition</w:t>
      </w:r>
      <w:r w:rsidR="007D1DBE">
        <w:rPr>
          <w:rFonts w:eastAsiaTheme="minorEastAsia"/>
          <w:lang w:val="en-US" w:eastAsia="ko-KR"/>
        </w:rPr>
        <w:t>. One example method would be to have Platform which represents the composite device to have more than one instance of a Device on the Platform. Each Device instance represents one of the distinct devices in the composition. Each instance of Device may itself have or host multiple instances of other resources.</w:t>
      </w:r>
    </w:p>
    <w:p w14:paraId="10DA7D3D" w14:textId="77777777" w:rsidR="007D1DBE" w:rsidRDefault="007D1DBE" w:rsidP="007D1DBE">
      <w:pPr>
        <w:pStyle w:val="PARAGRAPH"/>
        <w:rPr>
          <w:rFonts w:eastAsiaTheme="minorEastAsia"/>
          <w:lang w:val="en-US" w:eastAsia="ko-KR"/>
        </w:rPr>
      </w:pPr>
      <w:r>
        <w:rPr>
          <w:rFonts w:eastAsiaTheme="minorEastAsia"/>
          <w:lang w:val="en-US" w:eastAsia="ko-KR"/>
        </w:rPr>
        <w:t xml:space="preserve">An implementation irrespective of how it is composed shall only expose a single instance of </w:t>
      </w:r>
      <w:r w:rsidR="007A6AFF">
        <w:rPr>
          <w:rFonts w:eastAsiaTheme="minorEastAsia"/>
          <w:lang w:val="en-US" w:eastAsia="ko-KR"/>
        </w:rPr>
        <w:t>“</w:t>
      </w:r>
      <w:r>
        <w:rPr>
          <w:rFonts w:eastAsiaTheme="minorEastAsia"/>
          <w:lang w:val="en-US" w:eastAsia="ko-KR"/>
        </w:rPr>
        <w:t>/oic/d</w:t>
      </w:r>
      <w:r w:rsidR="007A6AFF">
        <w:rPr>
          <w:rFonts w:eastAsiaTheme="minorEastAsia"/>
          <w:lang w:val="en-US" w:eastAsia="ko-KR"/>
        </w:rPr>
        <w:t>”</w:t>
      </w:r>
      <w:r>
        <w:rPr>
          <w:rFonts w:eastAsiaTheme="minorEastAsia"/>
          <w:lang w:val="en-US" w:eastAsia="ko-KR"/>
        </w:rPr>
        <w:t xml:space="preserve"> with an ‘rt’ of choice for each logical Server.  </w:t>
      </w:r>
    </w:p>
    <w:p w14:paraId="29034AE7" w14:textId="77777777" w:rsidR="007D1DBE" w:rsidRDefault="007D1DBE" w:rsidP="002E0458">
      <w:pPr>
        <w:pStyle w:val="PARAGRAPH"/>
        <w:rPr>
          <w:rFonts w:eastAsiaTheme="minorEastAsia"/>
          <w:lang w:val="en-US" w:eastAsia="ko-KR"/>
        </w:rPr>
      </w:pPr>
      <w:r>
        <w:rPr>
          <w:rFonts w:eastAsiaTheme="minorEastAsia"/>
          <w:lang w:val="en-US" w:eastAsia="ko-KR"/>
        </w:rPr>
        <w:t xml:space="preserve">Thus, for the above </w:t>
      </w:r>
      <w:r w:rsidR="00A61DE6">
        <w:rPr>
          <w:rFonts w:eastAsiaTheme="minorEastAsia"/>
          <w:lang w:val="en-US" w:eastAsia="ko-KR"/>
        </w:rPr>
        <w:t>r</w:t>
      </w:r>
      <w:r>
        <w:rPr>
          <w:rFonts w:eastAsiaTheme="minorEastAsia"/>
          <w:lang w:val="en-US" w:eastAsia="ko-KR"/>
        </w:rPr>
        <w:t xml:space="preserve">efrigerator example if modeled as a single Server; </w:t>
      </w:r>
      <w:r w:rsidR="007A6AFF">
        <w:rPr>
          <w:rFonts w:eastAsiaTheme="minorEastAsia"/>
          <w:lang w:val="en-US" w:eastAsia="ko-KR"/>
        </w:rPr>
        <w:t>“</w:t>
      </w:r>
      <w:r>
        <w:rPr>
          <w:rFonts w:eastAsiaTheme="minorEastAsia"/>
          <w:lang w:val="en-US" w:eastAsia="ko-KR"/>
        </w:rPr>
        <w:t>/oic/res</w:t>
      </w:r>
      <w:r w:rsidR="007A6AFF">
        <w:rPr>
          <w:rFonts w:eastAsiaTheme="minorEastAsia"/>
          <w:lang w:val="en-US" w:eastAsia="ko-KR"/>
        </w:rPr>
        <w:t>”</w:t>
      </w:r>
      <w:r>
        <w:rPr>
          <w:rFonts w:eastAsiaTheme="minorEastAsia"/>
          <w:lang w:val="en-US" w:eastAsia="ko-KR"/>
        </w:rPr>
        <w:t xml:space="preserve"> would expose </w:t>
      </w:r>
      <w:r w:rsidR="007A6AFF">
        <w:rPr>
          <w:rFonts w:eastAsiaTheme="minorEastAsia"/>
          <w:lang w:val="en-US" w:eastAsia="ko-KR"/>
        </w:rPr>
        <w:t>“</w:t>
      </w:r>
      <w:r>
        <w:rPr>
          <w:rFonts w:eastAsiaTheme="minorEastAsia"/>
          <w:lang w:val="en-US" w:eastAsia="ko-KR"/>
        </w:rPr>
        <w:t>/oic/d</w:t>
      </w:r>
      <w:r w:rsidR="007A6AFF">
        <w:rPr>
          <w:rFonts w:eastAsiaTheme="minorEastAsia"/>
          <w:lang w:val="en-US" w:eastAsia="ko-KR"/>
        </w:rPr>
        <w:t>”</w:t>
      </w:r>
      <w:r>
        <w:rPr>
          <w:rFonts w:eastAsiaTheme="minorEastAsia"/>
          <w:lang w:val="en-US" w:eastAsia="ko-KR"/>
        </w:rPr>
        <w:t xml:space="preserve"> with a </w:t>
      </w:r>
      <w:r w:rsidR="00443A7C">
        <w:rPr>
          <w:rFonts w:eastAsiaTheme="minorEastAsia"/>
          <w:lang w:val="en-US" w:eastAsia="ko-KR"/>
        </w:rPr>
        <w:t>R</w:t>
      </w:r>
      <w:r>
        <w:rPr>
          <w:rFonts w:eastAsiaTheme="minorEastAsia"/>
          <w:lang w:val="en-US" w:eastAsia="ko-KR"/>
        </w:rPr>
        <w:t xml:space="preserve">esource </w:t>
      </w:r>
      <w:r w:rsidR="00443A7C">
        <w:rPr>
          <w:rFonts w:eastAsiaTheme="minorEastAsia"/>
          <w:lang w:val="en-US" w:eastAsia="ko-KR"/>
        </w:rPr>
        <w:t>T</w:t>
      </w:r>
      <w:r>
        <w:rPr>
          <w:rFonts w:eastAsiaTheme="minorEastAsia"/>
          <w:lang w:val="en-US" w:eastAsia="ko-KR"/>
        </w:rPr>
        <w:t xml:space="preserve">ype name appropriate to a </w:t>
      </w:r>
      <w:r w:rsidR="00A61DE6">
        <w:rPr>
          <w:rFonts w:eastAsiaTheme="minorEastAsia"/>
          <w:lang w:val="en-US" w:eastAsia="ko-KR"/>
        </w:rPr>
        <w:t>r</w:t>
      </w:r>
      <w:r>
        <w:rPr>
          <w:rFonts w:eastAsiaTheme="minorEastAsia"/>
          <w:lang w:val="en-US" w:eastAsia="ko-KR"/>
        </w:rPr>
        <w:t>efrigerator.  The sub</w:t>
      </w:r>
      <w:r w:rsidR="00A61DE6">
        <w:rPr>
          <w:rFonts w:eastAsiaTheme="minorEastAsia"/>
          <w:lang w:val="en-US" w:eastAsia="ko-KR"/>
        </w:rPr>
        <w:t>-</w:t>
      </w:r>
      <w:r>
        <w:rPr>
          <w:rFonts w:eastAsiaTheme="minorEastAsia"/>
          <w:lang w:val="en-US" w:eastAsia="ko-KR"/>
        </w:rPr>
        <w:t xml:space="preserve">tending </w:t>
      </w:r>
      <w:r w:rsidR="00A61DE6">
        <w:rPr>
          <w:rFonts w:eastAsiaTheme="minorEastAsia"/>
          <w:lang w:val="en-US" w:eastAsia="ko-KR"/>
        </w:rPr>
        <w:t>t</w:t>
      </w:r>
      <w:r>
        <w:rPr>
          <w:rFonts w:eastAsiaTheme="minorEastAsia"/>
          <w:lang w:val="en-US" w:eastAsia="ko-KR"/>
        </w:rPr>
        <w:t xml:space="preserve">hermostat and </w:t>
      </w:r>
      <w:r w:rsidR="00A61DE6">
        <w:rPr>
          <w:rFonts w:eastAsiaTheme="minorEastAsia"/>
          <w:lang w:val="en-US" w:eastAsia="ko-KR"/>
        </w:rPr>
        <w:t>t</w:t>
      </w:r>
      <w:r>
        <w:rPr>
          <w:rFonts w:eastAsiaTheme="minorEastAsia"/>
          <w:lang w:val="en-US" w:eastAsia="ko-KR"/>
        </w:rPr>
        <w:t xml:space="preserve">hermometer devices would be exposed simply as instances of a resource with a device appropriate </w:t>
      </w:r>
      <w:r w:rsidR="00443A7C">
        <w:rPr>
          <w:rFonts w:eastAsiaTheme="minorEastAsia"/>
          <w:lang w:val="en-US" w:eastAsia="ko-KR"/>
        </w:rPr>
        <w:t>R</w:t>
      </w:r>
      <w:r>
        <w:rPr>
          <w:rFonts w:eastAsiaTheme="minorEastAsia"/>
          <w:lang w:val="en-US" w:eastAsia="ko-KR"/>
        </w:rPr>
        <w:t xml:space="preserve">esource </w:t>
      </w:r>
      <w:r w:rsidR="00443A7C">
        <w:rPr>
          <w:rFonts w:eastAsiaTheme="minorEastAsia"/>
          <w:lang w:val="en-US" w:eastAsia="ko-KR"/>
        </w:rPr>
        <w:t>T</w:t>
      </w:r>
      <w:r>
        <w:rPr>
          <w:rFonts w:eastAsiaTheme="minorEastAsia"/>
          <w:lang w:val="en-US" w:eastAsia="ko-KR"/>
        </w:rPr>
        <w:t xml:space="preserve">ype with an associated URI assigned by the implementation; </w:t>
      </w:r>
      <w:r>
        <w:rPr>
          <w:rFonts w:eastAsiaTheme="minorEastAsia" w:hint="eastAsia"/>
          <w:lang w:val="en-US" w:eastAsia="ko-KR"/>
        </w:rPr>
        <w:t>e.g.</w:t>
      </w:r>
      <w:r w:rsidR="00A61DE6">
        <w:rPr>
          <w:rFonts w:eastAsiaTheme="minorEastAsia"/>
          <w:lang w:val="en-US" w:eastAsia="ko-KR"/>
        </w:rPr>
        <w:t>,</w:t>
      </w:r>
      <w:r>
        <w:rPr>
          <w:rFonts w:eastAsiaTheme="minorEastAsia"/>
          <w:lang w:val="en-US" w:eastAsia="ko-KR"/>
        </w:rPr>
        <w:t xml:space="preserve"> /MyHost/MyRefrigerator/Thermostat and /MyHost/MyRefrigerator/Thermostat/Thermometer.</w:t>
      </w:r>
    </w:p>
    <w:p w14:paraId="7E5D4D2A" w14:textId="77777777" w:rsidR="007D1DBE" w:rsidRDefault="007D1DBE" w:rsidP="002E0458">
      <w:pPr>
        <w:pStyle w:val="PARAGRAPH"/>
        <w:rPr>
          <w:rFonts w:eastAsiaTheme="minorEastAsia"/>
          <w:lang w:val="en-US" w:eastAsia="ko-KR"/>
        </w:rPr>
      </w:pPr>
    </w:p>
    <w:p w14:paraId="5C664EE0" w14:textId="77777777" w:rsidR="00265FA4" w:rsidRPr="003A51AF" w:rsidRDefault="008E0EAC" w:rsidP="00F92D1D">
      <w:pPr>
        <w:pStyle w:val="Heading3"/>
      </w:pPr>
      <w:bookmarkStart w:id="12306" w:name="_Toc412657456"/>
      <w:bookmarkStart w:id="12307" w:name="_Toc412658378"/>
      <w:bookmarkStart w:id="12308" w:name="_Toc412734353"/>
      <w:bookmarkStart w:id="12309" w:name="_Toc411797763"/>
      <w:bookmarkStart w:id="12310" w:name="_Toc411859109"/>
      <w:bookmarkStart w:id="12311" w:name="_Toc411861051"/>
      <w:bookmarkStart w:id="12312" w:name="_Toc412051733"/>
      <w:bookmarkStart w:id="12313" w:name="_Toc412052025"/>
      <w:bookmarkStart w:id="12314" w:name="_Toc412052317"/>
      <w:bookmarkStart w:id="12315" w:name="_Toc412052609"/>
      <w:bookmarkStart w:id="12316" w:name="_Toc412055693"/>
      <w:bookmarkStart w:id="12317" w:name="_Toc412060097"/>
      <w:bookmarkStart w:id="12318" w:name="_Toc412062368"/>
      <w:bookmarkStart w:id="12319" w:name="_Toc412071105"/>
      <w:bookmarkStart w:id="12320" w:name="_Toc412130698"/>
      <w:bookmarkStart w:id="12321" w:name="_Ref425873197"/>
      <w:bookmarkStart w:id="12322" w:name="_Toc509367220"/>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r w:rsidRPr="000B5351">
        <w:t>Resource</w:t>
      </w:r>
      <w:r>
        <w:t xml:space="preserve"> d</w:t>
      </w:r>
      <w:r w:rsidR="00FF6A2F">
        <w:t>iscovery</w:t>
      </w:r>
      <w:r w:rsidR="00265FA4">
        <w:t xml:space="preserve"> </w:t>
      </w:r>
      <w:r w:rsidR="00210B7B">
        <w:rPr>
          <w:rFonts w:hint="eastAsia"/>
        </w:rPr>
        <w:t xml:space="preserve">using </w:t>
      </w:r>
      <w:r w:rsidR="007A6AFF">
        <w:t>“</w:t>
      </w:r>
      <w:r w:rsidR="00210B7B">
        <w:rPr>
          <w:rFonts w:hint="eastAsia"/>
        </w:rPr>
        <w:t>/oic/res</w:t>
      </w:r>
      <w:bookmarkEnd w:id="12321"/>
      <w:r w:rsidR="007A6AFF">
        <w:t>”</w:t>
      </w:r>
      <w:bookmarkEnd w:id="12322"/>
    </w:p>
    <w:p w14:paraId="5BECC2B6" w14:textId="77777777" w:rsidR="00550F07" w:rsidRPr="00F2331D" w:rsidRDefault="000867A3" w:rsidP="00550F07">
      <w:pPr>
        <w:pStyle w:val="PARAGRAPH"/>
        <w:rPr>
          <w:rFonts w:eastAsiaTheme="minorEastAsia"/>
          <w:lang w:eastAsia="ko-KR"/>
        </w:rPr>
      </w:pPr>
      <w:r>
        <w:rPr>
          <w:rFonts w:eastAsiaTheme="minorEastAsia" w:hint="eastAsia"/>
          <w:lang w:eastAsia="ko-KR"/>
        </w:rPr>
        <w:t xml:space="preserve">Discovery using </w:t>
      </w:r>
      <w:r w:rsidR="007A6AFF">
        <w:rPr>
          <w:rFonts w:eastAsiaTheme="minorEastAsia"/>
          <w:lang w:eastAsia="ko-KR"/>
        </w:rPr>
        <w:t>“</w:t>
      </w:r>
      <w:r>
        <w:rPr>
          <w:rFonts w:eastAsiaTheme="minorEastAsia" w:hint="eastAsia"/>
          <w:lang w:eastAsia="ko-KR"/>
        </w:rPr>
        <w:t>/oic/res</w:t>
      </w:r>
      <w:r w:rsidR="007A6AFF">
        <w:rPr>
          <w:rFonts w:eastAsiaTheme="minorEastAsia"/>
          <w:lang w:eastAsia="ko-KR"/>
        </w:rPr>
        <w:t>”</w:t>
      </w:r>
      <w:r>
        <w:rPr>
          <w:rFonts w:eastAsiaTheme="minorEastAsia" w:hint="eastAsia"/>
          <w:lang w:eastAsia="ko-KR"/>
        </w:rPr>
        <w:t xml:space="preserve"> is the</w:t>
      </w:r>
      <w:r w:rsidR="00550F07">
        <w:t xml:space="preserve"> default </w:t>
      </w:r>
      <w:r w:rsidR="00550F07" w:rsidRPr="001B595E">
        <w:t xml:space="preserve">discovery </w:t>
      </w:r>
      <w:r w:rsidR="007D5583">
        <w:rPr>
          <w:rFonts w:eastAsiaTheme="minorEastAsia" w:hint="eastAsia"/>
          <w:lang w:eastAsia="ko-KR"/>
        </w:rPr>
        <w:t>mechanism</w:t>
      </w:r>
      <w:r w:rsidR="00550F07">
        <w:t xml:space="preserve"> </w:t>
      </w:r>
      <w:r w:rsidR="007D5583">
        <w:rPr>
          <w:rFonts w:eastAsiaTheme="minorEastAsia" w:hint="eastAsia"/>
          <w:lang w:eastAsia="ko-KR"/>
        </w:rPr>
        <w:t>that shall be</w:t>
      </w:r>
      <w:r w:rsidR="00550F07">
        <w:t xml:space="preserve"> supported by all </w:t>
      </w:r>
      <w:r>
        <w:rPr>
          <w:rFonts w:eastAsiaTheme="minorEastAsia" w:hint="eastAsia"/>
          <w:lang w:eastAsia="ko-KR"/>
        </w:rPr>
        <w:t>Devices</w:t>
      </w:r>
      <w:r w:rsidR="009504B1">
        <w:rPr>
          <w:rFonts w:eastAsiaTheme="minorEastAsia" w:hint="eastAsia"/>
          <w:lang w:eastAsia="ko-KR"/>
        </w:rPr>
        <w:t xml:space="preserve"> as </w:t>
      </w:r>
      <w:r w:rsidR="002079D5">
        <w:rPr>
          <w:rFonts w:eastAsiaTheme="minorEastAsia"/>
          <w:lang w:eastAsia="ko-KR"/>
        </w:rPr>
        <w:t>follows</w:t>
      </w:r>
      <w:r w:rsidR="009504B1">
        <w:rPr>
          <w:rFonts w:eastAsiaTheme="minorEastAsia" w:hint="eastAsia"/>
          <w:lang w:eastAsia="ko-KR"/>
        </w:rPr>
        <w:t>:</w:t>
      </w:r>
    </w:p>
    <w:p w14:paraId="24F6AA11" w14:textId="77777777" w:rsidR="00550F07" w:rsidRPr="000E620A" w:rsidRDefault="00201C52" w:rsidP="00711FCC">
      <w:pPr>
        <w:pStyle w:val="ListNumber"/>
        <w:numPr>
          <w:ilvl w:val="0"/>
          <w:numId w:val="30"/>
        </w:numPr>
      </w:pPr>
      <w:r w:rsidRPr="00122FD0">
        <w:rPr>
          <w:rFonts w:eastAsiaTheme="minorEastAsia" w:hint="eastAsia"/>
          <w:lang w:eastAsia="ko-KR"/>
        </w:rPr>
        <w:t>Every</w:t>
      </w:r>
      <w:r w:rsidR="00550F07" w:rsidRPr="00FC427D">
        <w:t xml:space="preserve"> Device updates </w:t>
      </w:r>
      <w:r w:rsidRPr="00122FD0">
        <w:rPr>
          <w:rFonts w:eastAsiaTheme="minorEastAsia" w:hint="eastAsia"/>
          <w:lang w:eastAsia="ko-KR"/>
        </w:rPr>
        <w:t xml:space="preserve">its </w:t>
      </w:r>
      <w:r w:rsidR="00BF20EA" w:rsidRPr="000903F8">
        <w:rPr>
          <w:rFonts w:eastAsiaTheme="minorEastAsia" w:hint="eastAsia"/>
          <w:lang w:eastAsia="ko-KR"/>
        </w:rPr>
        <w:t xml:space="preserve">local </w:t>
      </w:r>
      <w:r w:rsidR="007A6AFF">
        <w:rPr>
          <w:rFonts w:eastAsiaTheme="minorEastAsia"/>
          <w:lang w:eastAsia="ko-KR"/>
        </w:rPr>
        <w:t>“</w:t>
      </w:r>
      <w:r w:rsidR="00550F07" w:rsidRPr="00FC427D">
        <w:t>/oic/res</w:t>
      </w:r>
      <w:r w:rsidR="007A6AFF">
        <w:t>”</w:t>
      </w:r>
      <w:r w:rsidR="00BF20EA" w:rsidRPr="000903F8">
        <w:rPr>
          <w:rFonts w:eastAsiaTheme="minorEastAsia" w:hint="eastAsia"/>
          <w:lang w:eastAsia="ko-KR"/>
        </w:rPr>
        <w:t xml:space="preserve"> </w:t>
      </w:r>
      <w:r w:rsidR="00550F07" w:rsidRPr="00FC427D">
        <w:t xml:space="preserve">with the resources that are </w:t>
      </w:r>
      <w:r w:rsidR="00C46ADD" w:rsidRPr="00122FD0">
        <w:rPr>
          <w:rFonts w:eastAsiaTheme="minorEastAsia" w:hint="eastAsia"/>
          <w:lang w:eastAsia="ko-KR"/>
        </w:rPr>
        <w:t>discoverable</w:t>
      </w:r>
      <w:r w:rsidR="00550F07" w:rsidRPr="00FC427D">
        <w:t xml:space="preserve"> (see </w:t>
      </w:r>
      <w:r w:rsidR="000F7B49" w:rsidRPr="00122FD0">
        <w:rPr>
          <w:rFonts w:eastAsiaTheme="minorEastAsia" w:hint="eastAsia"/>
          <w:lang w:eastAsia="ko-KR"/>
        </w:rPr>
        <w:t xml:space="preserve">section </w:t>
      </w:r>
      <w:r w:rsidR="00194F1E">
        <w:fldChar w:fldCharType="begin"/>
      </w:r>
      <w:r w:rsidR="000F7B49">
        <w:instrText xml:space="preserve"> REF _Ref412642118 \r \h </w:instrText>
      </w:r>
      <w:r w:rsidR="00194F1E">
        <w:fldChar w:fldCharType="separate"/>
      </w:r>
      <w:r w:rsidR="00370B4E">
        <w:t>7.3.2.2</w:t>
      </w:r>
      <w:r w:rsidR="00194F1E">
        <w:fldChar w:fldCharType="end"/>
      </w:r>
      <w:r w:rsidR="00550F07" w:rsidRPr="00FC427D">
        <w:t xml:space="preserve">). Every time a new resource is instantiated on the </w:t>
      </w:r>
      <w:r w:rsidRPr="00122FD0">
        <w:rPr>
          <w:rFonts w:eastAsiaTheme="minorEastAsia" w:hint="eastAsia"/>
          <w:lang w:eastAsia="ko-KR"/>
        </w:rPr>
        <w:t>Device</w:t>
      </w:r>
      <w:r w:rsidR="00550F07" w:rsidRPr="00FC427D">
        <w:t xml:space="preserve"> and if that resource </w:t>
      </w:r>
      <w:r w:rsidRPr="00122FD0">
        <w:rPr>
          <w:rFonts w:eastAsiaTheme="minorEastAsia" w:hint="eastAsia"/>
          <w:lang w:eastAsia="ko-KR"/>
        </w:rPr>
        <w:t>is</w:t>
      </w:r>
      <w:r w:rsidR="00550F07" w:rsidRPr="00FC427D">
        <w:t xml:space="preserve"> discover</w:t>
      </w:r>
      <w:r w:rsidRPr="00122FD0">
        <w:rPr>
          <w:rFonts w:eastAsiaTheme="minorEastAsia" w:hint="eastAsia"/>
          <w:lang w:eastAsia="ko-KR"/>
        </w:rPr>
        <w:t>able</w:t>
      </w:r>
      <w:r w:rsidR="00550F07" w:rsidRPr="00FC427D">
        <w:t xml:space="preserve"> by a remote </w:t>
      </w:r>
      <w:r w:rsidRPr="00122FD0">
        <w:rPr>
          <w:rFonts w:eastAsiaTheme="minorEastAsia" w:hint="eastAsia"/>
          <w:lang w:eastAsia="ko-KR"/>
        </w:rPr>
        <w:t>Device</w:t>
      </w:r>
      <w:r w:rsidR="00550F07" w:rsidRPr="00FC427D">
        <w:t xml:space="preserve"> then that r</w:t>
      </w:r>
      <w:r w:rsidR="00550F07" w:rsidRPr="00786427">
        <w:t xml:space="preserve">esource is </w:t>
      </w:r>
      <w:r w:rsidR="003B2540" w:rsidRPr="00122FD0">
        <w:rPr>
          <w:rFonts w:eastAsiaTheme="minorEastAsia" w:hint="eastAsia"/>
          <w:lang w:eastAsia="ko-KR"/>
        </w:rPr>
        <w:t>published</w:t>
      </w:r>
      <w:r w:rsidR="00550F07" w:rsidRPr="000E620A">
        <w:t xml:space="preserve"> with the </w:t>
      </w:r>
      <w:r w:rsidR="007A6AFF">
        <w:t>“</w:t>
      </w:r>
      <w:r w:rsidR="00550F07" w:rsidRPr="000E620A">
        <w:t>/oic/res</w:t>
      </w:r>
      <w:r w:rsidR="007A6AFF">
        <w:t>”</w:t>
      </w:r>
      <w:r w:rsidR="00550F07" w:rsidRPr="000E620A">
        <w:t xml:space="preserve"> resource that is local to the </w:t>
      </w:r>
      <w:r w:rsidRPr="00122FD0">
        <w:rPr>
          <w:rFonts w:eastAsiaTheme="minorEastAsia" w:hint="eastAsia"/>
          <w:lang w:eastAsia="ko-KR"/>
        </w:rPr>
        <w:t>Device</w:t>
      </w:r>
      <w:r w:rsidR="00550F07" w:rsidRPr="000E620A">
        <w:t xml:space="preserve"> (as the instantiated resource).</w:t>
      </w:r>
    </w:p>
    <w:p w14:paraId="25E721DF" w14:textId="77777777" w:rsidR="00550F07" w:rsidRPr="002E0458" w:rsidRDefault="00550F07" w:rsidP="00550F07">
      <w:pPr>
        <w:pStyle w:val="ListNumber"/>
      </w:pPr>
      <w:r w:rsidRPr="00171308">
        <w:t>A</w:t>
      </w:r>
      <w:r w:rsidR="00201C52">
        <w:rPr>
          <w:rFonts w:eastAsiaTheme="minorEastAsia" w:hint="eastAsia"/>
          <w:lang w:eastAsia="ko-KR"/>
        </w:rPr>
        <w:t xml:space="preserve"> Device</w:t>
      </w:r>
      <w:r w:rsidRPr="00171308">
        <w:t xml:space="preserve"> wanting to discover resources </w:t>
      </w:r>
      <w:r w:rsidR="00201C52">
        <w:rPr>
          <w:rFonts w:eastAsiaTheme="minorEastAsia" w:hint="eastAsia"/>
          <w:lang w:eastAsia="ko-KR"/>
        </w:rPr>
        <w:t xml:space="preserve">or </w:t>
      </w:r>
      <w:r w:rsidR="00443A7C">
        <w:rPr>
          <w:rFonts w:eastAsiaTheme="minorEastAsia"/>
          <w:lang w:eastAsia="ko-KR"/>
        </w:rPr>
        <w:t>R</w:t>
      </w:r>
      <w:r w:rsidR="00201C52">
        <w:rPr>
          <w:rFonts w:eastAsiaTheme="minorEastAsia" w:hint="eastAsia"/>
          <w:lang w:eastAsia="ko-KR"/>
        </w:rPr>
        <w:t xml:space="preserve">esource </w:t>
      </w:r>
      <w:r w:rsidR="00443A7C">
        <w:rPr>
          <w:rFonts w:eastAsiaTheme="minorEastAsia"/>
          <w:lang w:eastAsia="ko-KR"/>
        </w:rPr>
        <w:t>T</w:t>
      </w:r>
      <w:r w:rsidR="00201C52">
        <w:rPr>
          <w:rFonts w:eastAsiaTheme="minorEastAsia" w:hint="eastAsia"/>
          <w:lang w:eastAsia="ko-KR"/>
        </w:rPr>
        <w:t xml:space="preserve">ypes </w:t>
      </w:r>
      <w:r w:rsidRPr="00171308">
        <w:t xml:space="preserve">on one or more remote </w:t>
      </w:r>
      <w:r w:rsidR="00201C52">
        <w:rPr>
          <w:rFonts w:eastAsiaTheme="minorEastAsia" w:hint="eastAsia"/>
          <w:lang w:eastAsia="ko-KR"/>
        </w:rPr>
        <w:t>Devices</w:t>
      </w:r>
      <w:r w:rsidRPr="00171308">
        <w:t xml:space="preserve"> makes</w:t>
      </w:r>
      <w:r w:rsidRPr="00CC741C">
        <w:t xml:space="preserve"> a RETRIEVE request to the </w:t>
      </w:r>
      <w:r w:rsidR="007A6AFF">
        <w:t>“</w:t>
      </w:r>
      <w:r w:rsidRPr="00CC741C">
        <w:t>/oic/res</w:t>
      </w:r>
      <w:r w:rsidR="007A6AFF">
        <w:t>”</w:t>
      </w:r>
      <w:r w:rsidRPr="00CC741C">
        <w:t xml:space="preserve"> on the remote </w:t>
      </w:r>
      <w:r w:rsidR="00844A5A">
        <w:rPr>
          <w:rFonts w:eastAsiaTheme="minorEastAsia" w:hint="eastAsia"/>
          <w:lang w:eastAsia="ko-KR"/>
        </w:rPr>
        <w:t>Device</w:t>
      </w:r>
      <w:r w:rsidR="00823F18">
        <w:rPr>
          <w:rFonts w:eastAsiaTheme="minorEastAsia" w:hint="eastAsia"/>
          <w:lang w:eastAsia="ko-KR"/>
        </w:rPr>
        <w:t>s</w:t>
      </w:r>
      <w:r w:rsidRPr="00CC741C">
        <w:t xml:space="preserve">. This request may be sent multicast (default) or unicast if only a specific host is to be probed. The RETRIEVE request may optionally be restricted using appropriate clauses in the query portion of the request. Queries may select based on </w:t>
      </w:r>
      <w:r w:rsidR="00443A7C">
        <w:t>R</w:t>
      </w:r>
      <w:r w:rsidRPr="00CC741C">
        <w:t xml:space="preserve">esource </w:t>
      </w:r>
      <w:r w:rsidR="00443A7C">
        <w:t>T</w:t>
      </w:r>
      <w:r w:rsidRPr="00CC741C">
        <w:t xml:space="preserve">ypes, interfaces, </w:t>
      </w:r>
      <w:r w:rsidR="003C4FEE">
        <w:t xml:space="preserve">or </w:t>
      </w:r>
      <w:r w:rsidRPr="00CC741C">
        <w:t>properties.</w:t>
      </w:r>
    </w:p>
    <w:p w14:paraId="2F0B3DBB" w14:textId="77777777" w:rsidR="002955B5" w:rsidRPr="00CC741C" w:rsidRDefault="0042452F" w:rsidP="00550F07">
      <w:pPr>
        <w:pStyle w:val="ListNumber"/>
      </w:pPr>
      <w:r>
        <w:rPr>
          <w:rFonts w:eastAsiaTheme="minorEastAsia" w:hint="eastAsia"/>
          <w:lang w:eastAsia="ko-KR"/>
        </w:rPr>
        <w:t>The q</w:t>
      </w:r>
      <w:r w:rsidR="002955B5">
        <w:rPr>
          <w:rFonts w:eastAsiaTheme="minorEastAsia" w:hint="eastAsia"/>
          <w:lang w:eastAsia="ko-KR"/>
        </w:rPr>
        <w:t xml:space="preserve">uery applies to the representation of </w:t>
      </w:r>
      <w:r w:rsidR="003C4FEE">
        <w:rPr>
          <w:rFonts w:eastAsiaTheme="minorEastAsia"/>
          <w:lang w:eastAsia="ko-KR"/>
        </w:rPr>
        <w:t xml:space="preserve">the </w:t>
      </w:r>
      <w:r w:rsidR="002955B5">
        <w:rPr>
          <w:rFonts w:eastAsiaTheme="minorEastAsia" w:hint="eastAsia"/>
          <w:lang w:eastAsia="ko-KR"/>
        </w:rPr>
        <w:t>resource</w:t>
      </w:r>
      <w:r w:rsidR="003C4FEE">
        <w:rPr>
          <w:rFonts w:eastAsiaTheme="minorEastAsia"/>
          <w:lang w:eastAsia="ko-KR"/>
        </w:rPr>
        <w:t>s</w:t>
      </w:r>
      <w:r w:rsidR="002955B5">
        <w:rPr>
          <w:rFonts w:eastAsiaTheme="minorEastAsia" w:hint="eastAsia"/>
          <w:lang w:eastAsia="ko-KR"/>
        </w:rPr>
        <w:t xml:space="preserve">. </w:t>
      </w:r>
      <w:r w:rsidR="007A6AFF">
        <w:rPr>
          <w:rFonts w:eastAsiaTheme="minorEastAsia"/>
          <w:lang w:eastAsia="ko-KR"/>
        </w:rPr>
        <w:t>“</w:t>
      </w:r>
      <w:r w:rsidR="002955B5">
        <w:rPr>
          <w:rFonts w:eastAsiaTheme="minorEastAsia" w:hint="eastAsia"/>
          <w:lang w:eastAsia="ko-KR"/>
        </w:rPr>
        <w:t>/oic/res</w:t>
      </w:r>
      <w:r w:rsidR="007A6AFF">
        <w:rPr>
          <w:rFonts w:eastAsiaTheme="minorEastAsia"/>
          <w:lang w:eastAsia="ko-KR"/>
        </w:rPr>
        <w:t>”</w:t>
      </w:r>
      <w:r w:rsidR="002955B5">
        <w:rPr>
          <w:rFonts w:eastAsiaTheme="minorEastAsia" w:hint="eastAsia"/>
          <w:lang w:eastAsia="ko-KR"/>
        </w:rPr>
        <w:t xml:space="preserve"> is the only resource whose representation has </w:t>
      </w:r>
      <w:r w:rsidR="002955B5">
        <w:rPr>
          <w:rFonts w:eastAsiaTheme="minorEastAsia"/>
          <w:lang w:eastAsia="ko-KR"/>
        </w:rPr>
        <w:t>“</w:t>
      </w:r>
      <w:r w:rsidR="002955B5">
        <w:rPr>
          <w:rFonts w:eastAsiaTheme="minorEastAsia" w:hint="eastAsia"/>
          <w:lang w:eastAsia="ko-KR"/>
        </w:rPr>
        <w:t>rt</w:t>
      </w:r>
      <w:r w:rsidR="002955B5">
        <w:rPr>
          <w:rFonts w:eastAsiaTheme="minorEastAsia"/>
          <w:lang w:eastAsia="ko-KR"/>
        </w:rPr>
        <w:t>”</w:t>
      </w:r>
      <w:r w:rsidR="002955B5">
        <w:rPr>
          <w:rFonts w:eastAsiaTheme="minorEastAsia" w:hint="eastAsia"/>
          <w:lang w:eastAsia="ko-KR"/>
        </w:rPr>
        <w:t xml:space="preserve">. So </w:t>
      </w:r>
      <w:r w:rsidR="007A6AFF">
        <w:rPr>
          <w:rFonts w:eastAsiaTheme="minorEastAsia"/>
          <w:lang w:eastAsia="ko-KR"/>
        </w:rPr>
        <w:t>“</w:t>
      </w:r>
      <w:r w:rsidR="002955B5">
        <w:rPr>
          <w:rFonts w:eastAsiaTheme="minorEastAsia" w:hint="eastAsia"/>
          <w:lang w:eastAsia="ko-KR"/>
        </w:rPr>
        <w:t>/oic/res</w:t>
      </w:r>
      <w:r w:rsidR="00CB5A44">
        <w:rPr>
          <w:rFonts w:eastAsiaTheme="minorEastAsia"/>
          <w:lang w:eastAsia="ko-KR"/>
        </w:rPr>
        <w:t>”</w:t>
      </w:r>
      <w:r w:rsidR="002955B5">
        <w:rPr>
          <w:rFonts w:eastAsiaTheme="minorEastAsia" w:hint="eastAsia"/>
          <w:lang w:eastAsia="ko-KR"/>
        </w:rPr>
        <w:t xml:space="preserve"> is the only resource that can be used for Multicast discovery at the transport protocol layer.</w:t>
      </w:r>
    </w:p>
    <w:p w14:paraId="5D4C00FB" w14:textId="77777777" w:rsidR="00550F07" w:rsidRPr="00CC741C" w:rsidRDefault="00550F07" w:rsidP="00550F07">
      <w:pPr>
        <w:pStyle w:val="ListNumber"/>
      </w:pPr>
      <w:r w:rsidRPr="00CC741C">
        <w:t xml:space="preserve">The </w:t>
      </w:r>
      <w:r w:rsidR="00823F18">
        <w:rPr>
          <w:rFonts w:eastAsiaTheme="minorEastAsia" w:hint="eastAsia"/>
          <w:lang w:eastAsia="ko-KR"/>
        </w:rPr>
        <w:t>Device</w:t>
      </w:r>
      <w:r w:rsidRPr="00CC741C">
        <w:t xml:space="preserve"> receiving the RETRIEVE request responds with a list of resources, the </w:t>
      </w:r>
      <w:r w:rsidR="00443A7C">
        <w:rPr>
          <w:rFonts w:eastAsiaTheme="minorEastAsia"/>
          <w:lang w:eastAsia="ko-KR"/>
        </w:rPr>
        <w:t>R</w:t>
      </w:r>
      <w:r w:rsidR="009504B1">
        <w:rPr>
          <w:rFonts w:eastAsiaTheme="minorEastAsia" w:hint="eastAsia"/>
          <w:lang w:eastAsia="ko-KR"/>
        </w:rPr>
        <w:t xml:space="preserve">esource </w:t>
      </w:r>
      <w:r w:rsidR="00443A7C">
        <w:t>T</w:t>
      </w:r>
      <w:r w:rsidRPr="00CC741C">
        <w:t>ype of each of the resources and the interfaces that each resource supports. Additionally</w:t>
      </w:r>
      <w:r w:rsidR="00D85462">
        <w:t>,</w:t>
      </w:r>
      <w:r w:rsidRPr="00CC741C">
        <w:t xml:space="preserve"> </w:t>
      </w:r>
      <w:r w:rsidRPr="00CC741C">
        <w:lastRenderedPageBreak/>
        <w:t xml:space="preserve">information on the policies active on the resource can also be sent. </w:t>
      </w:r>
      <w:r w:rsidR="00823F18">
        <w:rPr>
          <w:rFonts w:eastAsiaTheme="minorEastAsia" w:hint="eastAsia"/>
          <w:lang w:eastAsia="ko-KR"/>
        </w:rPr>
        <w:t xml:space="preserve">The policy supported </w:t>
      </w:r>
      <w:r w:rsidR="008D0C30">
        <w:rPr>
          <w:rFonts w:eastAsiaTheme="minorEastAsia" w:hint="eastAsia"/>
          <w:lang w:eastAsia="ko-KR"/>
        </w:rPr>
        <w:t>includes</w:t>
      </w:r>
      <w:r w:rsidRPr="00CC741C">
        <w:t xml:space="preserve"> observability</w:t>
      </w:r>
      <w:r w:rsidR="00823F18">
        <w:rPr>
          <w:rFonts w:eastAsiaTheme="minorEastAsia" w:hint="eastAsia"/>
          <w:lang w:eastAsia="ko-KR"/>
        </w:rPr>
        <w:t xml:space="preserve"> and discoverability</w:t>
      </w:r>
      <w:r w:rsidRPr="00CC741C">
        <w:t>.</w:t>
      </w:r>
      <w:r w:rsidR="006D626E">
        <w:rPr>
          <w:rFonts w:eastAsiaTheme="minorEastAsia" w:hint="eastAsia"/>
          <w:lang w:eastAsia="ko-KR"/>
        </w:rPr>
        <w:t xml:space="preserve"> (More details below)</w:t>
      </w:r>
    </w:p>
    <w:p w14:paraId="47CE730D" w14:textId="77777777" w:rsidR="00550F07" w:rsidRDefault="00550F07" w:rsidP="00550F07">
      <w:pPr>
        <w:pStyle w:val="ListNumber"/>
      </w:pPr>
      <w:r w:rsidRPr="00CC741C">
        <w:t xml:space="preserve">The receiving </w:t>
      </w:r>
      <w:r w:rsidR="00F87388">
        <w:rPr>
          <w:rFonts w:eastAsiaTheme="minorEastAsia" w:hint="eastAsia"/>
          <w:lang w:eastAsia="ko-KR"/>
        </w:rPr>
        <w:t>Device</w:t>
      </w:r>
      <w:r w:rsidRPr="00CC741C">
        <w:t xml:space="preserve"> may do a deeper discovery based on the resources returned in the request to </w:t>
      </w:r>
      <w:r w:rsidR="00CB5A44">
        <w:t>“</w:t>
      </w:r>
      <w:r w:rsidRPr="00CC741C">
        <w:t>/oic/res</w:t>
      </w:r>
      <w:r w:rsidR="00CB5A44">
        <w:t>”</w:t>
      </w:r>
      <w:r w:rsidR="0070781B">
        <w:rPr>
          <w:rFonts w:eastAsiaTheme="minorEastAsia" w:hint="eastAsia"/>
          <w:lang w:eastAsia="ko-KR"/>
        </w:rPr>
        <w:t>.</w:t>
      </w:r>
    </w:p>
    <w:p w14:paraId="562099B4" w14:textId="77777777" w:rsidR="004436EC" w:rsidRDefault="004436EC" w:rsidP="00550F07">
      <w:pPr>
        <w:pStyle w:val="PARAGRAPH"/>
        <w:rPr>
          <w:rFonts w:eastAsiaTheme="minorEastAsia"/>
          <w:lang w:eastAsia="ko-KR"/>
        </w:rPr>
      </w:pPr>
    </w:p>
    <w:p w14:paraId="3BB58261" w14:textId="77777777" w:rsidR="00550F07" w:rsidRPr="00F2331D" w:rsidRDefault="00550F07" w:rsidP="00550F07">
      <w:pPr>
        <w:pStyle w:val="PARAGRAPH"/>
        <w:rPr>
          <w:rFonts w:eastAsiaTheme="minorEastAsia"/>
          <w:lang w:eastAsia="ko-KR"/>
        </w:rPr>
      </w:pPr>
      <w:r w:rsidRPr="00CC741C">
        <w:t xml:space="preserve">The information that is returned on discovery against </w:t>
      </w:r>
      <w:r w:rsidR="00CB5A44">
        <w:t>“</w:t>
      </w:r>
      <w:r w:rsidRPr="00CC741C">
        <w:t>/oic/res</w:t>
      </w:r>
      <w:r w:rsidR="00CB5A44">
        <w:t>”</w:t>
      </w:r>
      <w:r w:rsidRPr="00CC741C">
        <w:t xml:space="preserve"> is at the minimum:</w:t>
      </w:r>
    </w:p>
    <w:p w14:paraId="3D57A3F9" w14:textId="77777777" w:rsidR="00550F07" w:rsidRDefault="00550F07" w:rsidP="00550F07">
      <w:pPr>
        <w:pStyle w:val="ListBullet"/>
      </w:pPr>
      <w:r>
        <w:t>The URI (</w:t>
      </w:r>
      <w:r w:rsidR="00DF3480">
        <w:t xml:space="preserve">relative or </w:t>
      </w:r>
      <w:r w:rsidR="003F2320">
        <w:t xml:space="preserve">fully qualified </w:t>
      </w:r>
      <w:r>
        <w:t>URL) of the resource</w:t>
      </w:r>
    </w:p>
    <w:p w14:paraId="663A4E0A" w14:textId="77777777" w:rsidR="00550F07" w:rsidRDefault="00550F07" w:rsidP="00550F07">
      <w:pPr>
        <w:pStyle w:val="ListBullet"/>
      </w:pPr>
      <w:r>
        <w:t>The Resource Type</w:t>
      </w:r>
      <w:r w:rsidR="0042452F">
        <w:rPr>
          <w:rFonts w:eastAsiaTheme="minorEastAsia" w:hint="eastAsia"/>
          <w:lang w:eastAsia="ko-KR"/>
        </w:rPr>
        <w:t>(s)</w:t>
      </w:r>
      <w:r w:rsidR="00AB4A14">
        <w:rPr>
          <w:rFonts w:eastAsiaTheme="minorEastAsia" w:hint="eastAsia"/>
          <w:lang w:eastAsia="ko-KR"/>
        </w:rPr>
        <w:t xml:space="preserve"> of each resource</w:t>
      </w:r>
      <w:r>
        <w:t>. More than one Resource Type may be returned if the resource enables more than one type</w:t>
      </w:r>
      <w:r w:rsidR="00C9401F">
        <w:rPr>
          <w:rFonts w:eastAsiaTheme="minorEastAsia" w:hint="eastAsia"/>
          <w:lang w:eastAsia="ko-KR"/>
        </w:rPr>
        <w:t>. T</w:t>
      </w:r>
      <w:r>
        <w:t xml:space="preserve">o access resources of multiple types, the specific </w:t>
      </w:r>
      <w:r w:rsidR="00443A7C">
        <w:t>R</w:t>
      </w:r>
      <w:r>
        <w:t xml:space="preserve">esource </w:t>
      </w:r>
      <w:r w:rsidR="00443A7C">
        <w:t>T</w:t>
      </w:r>
      <w:r>
        <w:t xml:space="preserve">ype that is </w:t>
      </w:r>
      <w:r w:rsidR="00C9401F">
        <w:t xml:space="preserve">targeted </w:t>
      </w:r>
      <w:r w:rsidR="004F1192">
        <w:t>shall</w:t>
      </w:r>
      <w:r>
        <w:t xml:space="preserve"> be specified in the request.</w:t>
      </w:r>
    </w:p>
    <w:p w14:paraId="65D0B384" w14:textId="77777777" w:rsidR="00550F07" w:rsidRDefault="00550F07" w:rsidP="00550F07">
      <w:pPr>
        <w:pStyle w:val="ListBullet"/>
      </w:pPr>
      <w:r>
        <w:t xml:space="preserve">The Interfaces supported by that </w:t>
      </w:r>
      <w:r w:rsidR="00BB0424">
        <w:t>R</w:t>
      </w:r>
      <w:r>
        <w:t>esource</w:t>
      </w:r>
      <w:r w:rsidR="00C9401F">
        <w:rPr>
          <w:rFonts w:eastAsiaTheme="minorEastAsia" w:hint="eastAsia"/>
          <w:lang w:eastAsia="ko-KR"/>
        </w:rPr>
        <w:t>. M</w:t>
      </w:r>
      <w:r>
        <w:t xml:space="preserve">ultiple interfaces may be returned. To access a specific interface that interface </w:t>
      </w:r>
      <w:r w:rsidR="004F1192">
        <w:t>shall</w:t>
      </w:r>
      <w:r>
        <w:t xml:space="preserve"> be specified in the request. If the interface is not specified, then the </w:t>
      </w:r>
      <w:r w:rsidR="00474EFA">
        <w:t>D</w:t>
      </w:r>
      <w:r>
        <w:t xml:space="preserve">efault </w:t>
      </w:r>
      <w:r w:rsidR="00474EFA">
        <w:t>I</w:t>
      </w:r>
      <w:r>
        <w:t>nterface is assumed.</w:t>
      </w:r>
    </w:p>
    <w:p w14:paraId="1283BFA6" w14:textId="77777777" w:rsidR="00D75819" w:rsidRDefault="003A4E8B" w:rsidP="00550F07">
      <w:pPr>
        <w:pStyle w:val="PARAGRAPH"/>
        <w:rPr>
          <w:rFonts w:eastAsiaTheme="minorEastAsia"/>
          <w:lang w:val="en-US" w:eastAsia="ko-KR"/>
        </w:rPr>
      </w:pPr>
      <w:r w:rsidRPr="003A4E8B">
        <w:rPr>
          <w:rFonts w:eastAsiaTheme="minorEastAsia"/>
          <w:lang w:val="en-US" w:eastAsia="ko-KR"/>
        </w:rPr>
        <w:t xml:space="preserve">Different </w:t>
      </w:r>
      <w:r w:rsidR="00883763" w:rsidRPr="00F72816">
        <w:rPr>
          <w:lang w:val="en-US" w:eastAsia="en-US"/>
        </w:rPr>
        <w:t>"</w:t>
      </w:r>
      <w:r w:rsidRPr="003A4E8B">
        <w:rPr>
          <w:rFonts w:eastAsiaTheme="minorEastAsia"/>
          <w:lang w:val="en-US" w:eastAsia="ko-KR"/>
        </w:rPr>
        <w:t>/oic/res</w:t>
      </w:r>
      <w:r w:rsidR="00883763" w:rsidRPr="00F72816">
        <w:rPr>
          <w:lang w:val="en-US" w:eastAsia="en-US"/>
        </w:rPr>
        <w:t>"</w:t>
      </w:r>
      <w:r w:rsidRPr="003A4E8B">
        <w:rPr>
          <w:rFonts w:eastAsiaTheme="minorEastAsia"/>
          <w:lang w:val="en-US" w:eastAsia="ko-KR"/>
        </w:rPr>
        <w:t xml:space="preserve"> responses are returned according to requesting Clients, which indicate their preference </w:t>
      </w:r>
      <w:r w:rsidR="00883763">
        <w:rPr>
          <w:rFonts w:eastAsiaTheme="minorEastAsia"/>
          <w:lang w:val="en-US" w:eastAsia="ko-KR"/>
        </w:rPr>
        <w:t>via inclusion or otherwise of an</w:t>
      </w:r>
      <w:r w:rsidR="00883763" w:rsidRPr="003A4E8B">
        <w:rPr>
          <w:rFonts w:eastAsiaTheme="minorEastAsia"/>
          <w:lang w:val="en-US" w:eastAsia="ko-KR"/>
        </w:rPr>
        <w:t xml:space="preserve"> </w:t>
      </w:r>
      <w:r w:rsidR="00883763">
        <w:rPr>
          <w:rFonts w:eastAsiaTheme="minorEastAsia"/>
          <w:lang w:val="en-US" w:eastAsia="ko-KR"/>
        </w:rPr>
        <w:t>OCF-</w:t>
      </w:r>
      <w:r w:rsidR="008E38EE">
        <w:rPr>
          <w:rFonts w:eastAsiaTheme="minorEastAsia"/>
          <w:lang w:eastAsia="ko-KR"/>
        </w:rPr>
        <w:t>Accept-</w:t>
      </w:r>
      <w:r w:rsidR="000305A4">
        <w:rPr>
          <w:rFonts w:eastAsiaTheme="minorEastAsia"/>
          <w:lang w:val="en-US" w:eastAsia="ko-KR"/>
        </w:rPr>
        <w:t>C</w:t>
      </w:r>
      <w:r w:rsidRPr="003A4E8B">
        <w:rPr>
          <w:rFonts w:eastAsiaTheme="minorEastAsia"/>
          <w:lang w:val="en-US" w:eastAsia="ko-KR"/>
        </w:rPr>
        <w:t>ontent</w:t>
      </w:r>
      <w:r w:rsidR="00883763">
        <w:rPr>
          <w:rFonts w:eastAsiaTheme="minorEastAsia"/>
          <w:lang w:val="en-US" w:eastAsia="ko-KR"/>
        </w:rPr>
        <w:t>–</w:t>
      </w:r>
      <w:r w:rsidR="000305A4">
        <w:rPr>
          <w:rFonts w:eastAsiaTheme="minorEastAsia"/>
          <w:lang w:val="en-US" w:eastAsia="ko-KR"/>
        </w:rPr>
        <w:t>F</w:t>
      </w:r>
      <w:r w:rsidRPr="003A4E8B">
        <w:rPr>
          <w:rFonts w:eastAsiaTheme="minorEastAsia"/>
          <w:lang w:val="en-US" w:eastAsia="ko-KR"/>
        </w:rPr>
        <w:t>ormat</w:t>
      </w:r>
      <w:r w:rsidR="00883763">
        <w:rPr>
          <w:rFonts w:eastAsiaTheme="minorEastAsia"/>
          <w:lang w:val="en-US" w:eastAsia="ko-KR"/>
        </w:rPr>
        <w:t>-Version option.</w:t>
      </w:r>
      <w:r w:rsidRPr="003A4E8B">
        <w:rPr>
          <w:rFonts w:eastAsiaTheme="minorEastAsia"/>
          <w:lang w:val="en-US" w:eastAsia="ko-KR"/>
        </w:rPr>
        <w:t xml:space="preserve"> </w:t>
      </w:r>
    </w:p>
    <w:p w14:paraId="635BFDF9" w14:textId="77777777" w:rsidR="00D75819" w:rsidRDefault="00D75819" w:rsidP="00550F07">
      <w:pPr>
        <w:pStyle w:val="PARAGRAPH"/>
        <w:rPr>
          <w:rFonts w:eastAsiaTheme="minorEastAsia"/>
          <w:lang w:val="en-US" w:eastAsia="ko-KR"/>
        </w:rPr>
      </w:pPr>
      <w:r w:rsidRPr="00D75819">
        <w:rPr>
          <w:rFonts w:eastAsiaTheme="minorEastAsia"/>
          <w:lang w:val="en-US" w:eastAsia="ko-KR"/>
        </w:rPr>
        <w:t>For Clients</w:t>
      </w:r>
      <w:r w:rsidR="00883763" w:rsidRPr="00883763">
        <w:rPr>
          <w:rFonts w:eastAsiaTheme="minorEastAsia"/>
          <w:lang w:val="en-US" w:eastAsia="ko-KR"/>
        </w:rPr>
        <w:t xml:space="preserve"> </w:t>
      </w:r>
      <w:r w:rsidR="00883763">
        <w:rPr>
          <w:rFonts w:eastAsiaTheme="minorEastAsia"/>
          <w:lang w:val="en-US" w:eastAsia="ko-KR"/>
        </w:rPr>
        <w:t>that do not include the OCF-</w:t>
      </w:r>
      <w:r w:rsidR="008E38EE">
        <w:rPr>
          <w:rFonts w:eastAsiaTheme="minorEastAsia"/>
          <w:lang w:eastAsia="ko-KR"/>
        </w:rPr>
        <w:t>Accept-</w:t>
      </w:r>
      <w:r w:rsidR="00883763">
        <w:rPr>
          <w:rFonts w:eastAsiaTheme="minorEastAsia"/>
          <w:lang w:val="en-US" w:eastAsia="ko-KR"/>
        </w:rPr>
        <w:t>Content-Format-Version option</w:t>
      </w:r>
      <w:r w:rsidRPr="00D75819">
        <w:rPr>
          <w:rFonts w:eastAsiaTheme="minorEastAsia"/>
          <w:lang w:val="en-US" w:eastAsia="ko-KR"/>
        </w:rPr>
        <w:t>,</w:t>
      </w:r>
      <w:r w:rsidR="00883763">
        <w:rPr>
          <w:rFonts w:eastAsiaTheme="minorEastAsia"/>
          <w:lang w:val="en-US" w:eastAsia="ko-KR"/>
        </w:rPr>
        <w:t xml:space="preserve"> an</w:t>
      </w:r>
      <w:r w:rsidRPr="00D75819">
        <w:rPr>
          <w:rFonts w:eastAsiaTheme="minorEastAsia"/>
          <w:lang w:val="en-US" w:eastAsia="ko-KR"/>
        </w:rPr>
        <w:t xml:space="preserve"> </w:t>
      </w:r>
      <w:r w:rsidR="00883763">
        <w:rPr>
          <w:lang w:val="en-US" w:eastAsia="en-US"/>
        </w:rPr>
        <w:t>"</w:t>
      </w:r>
      <w:r w:rsidRPr="00D75819">
        <w:rPr>
          <w:rFonts w:eastAsiaTheme="minorEastAsia"/>
          <w:lang w:val="en-US" w:eastAsia="ko-KR"/>
        </w:rPr>
        <w:t>/oic/res</w:t>
      </w:r>
      <w:r w:rsidR="00883763">
        <w:rPr>
          <w:lang w:val="en-US" w:eastAsia="en-US"/>
        </w:rPr>
        <w:t>"</w:t>
      </w:r>
      <w:r w:rsidRPr="00D75819">
        <w:rPr>
          <w:rFonts w:eastAsiaTheme="minorEastAsia"/>
          <w:lang w:val="en-US" w:eastAsia="ko-KR"/>
        </w:rPr>
        <w:t xml:space="preserve"> response sh</w:t>
      </w:r>
      <w:r>
        <w:rPr>
          <w:rFonts w:eastAsiaTheme="minorEastAsia"/>
          <w:lang w:val="en-US" w:eastAsia="ko-KR"/>
        </w:rPr>
        <w:t>a</w:t>
      </w:r>
      <w:r w:rsidRPr="00D75819">
        <w:rPr>
          <w:rFonts w:eastAsiaTheme="minorEastAsia"/>
          <w:lang w:val="en-US" w:eastAsia="ko-KR"/>
        </w:rPr>
        <w:t>ll use "sec" and "port" to provide the information for an encrypted connection.</w:t>
      </w:r>
      <w:r w:rsidR="00883763">
        <w:rPr>
          <w:rFonts w:eastAsiaTheme="minorEastAsia"/>
          <w:lang w:val="en-US" w:eastAsia="ko-KR"/>
        </w:rPr>
        <w:t xml:space="preserve"> See </w:t>
      </w:r>
      <w:r w:rsidR="00662964">
        <w:rPr>
          <w:rFonts w:eastAsiaTheme="minorEastAsia"/>
          <w:lang w:eastAsia="ko-KR"/>
        </w:rPr>
        <w:fldChar w:fldCharType="begin"/>
      </w:r>
      <w:r w:rsidR="00662964">
        <w:rPr>
          <w:rFonts w:eastAsiaTheme="minorEastAsia"/>
          <w:lang w:val="en-US" w:eastAsia="ko-KR"/>
        </w:rPr>
        <w:instrText xml:space="preserve"> REF _Ref490740302 \r \h </w:instrText>
      </w:r>
      <w:r w:rsidR="00662964">
        <w:rPr>
          <w:rFonts w:eastAsiaTheme="minorEastAsia"/>
          <w:lang w:eastAsia="ko-KR"/>
        </w:rPr>
      </w:r>
      <w:r w:rsidR="00662964">
        <w:rPr>
          <w:rFonts w:eastAsiaTheme="minorEastAsia"/>
          <w:lang w:eastAsia="ko-KR"/>
        </w:rPr>
        <w:fldChar w:fldCharType="separate"/>
      </w:r>
      <w:r w:rsidR="00370B4E">
        <w:rPr>
          <w:rFonts w:eastAsiaTheme="minorEastAsia"/>
          <w:lang w:val="en-US" w:eastAsia="ko-KR"/>
        </w:rPr>
        <w:t>E.2.8</w:t>
      </w:r>
      <w:r w:rsidR="00662964">
        <w:rPr>
          <w:rFonts w:eastAsiaTheme="minorEastAsia"/>
          <w:lang w:eastAsia="ko-KR"/>
        </w:rPr>
        <w:fldChar w:fldCharType="end"/>
      </w:r>
      <w:r w:rsidR="00883763">
        <w:rPr>
          <w:rFonts w:eastAsiaTheme="minorEastAsia"/>
          <w:lang w:val="en-US" w:eastAsia="ko-KR"/>
        </w:rPr>
        <w:t xml:space="preserve"> for the schema for the Link.</w:t>
      </w:r>
    </w:p>
    <w:p w14:paraId="5B2B1BE9" w14:textId="77777777" w:rsidR="00C9401F" w:rsidRDefault="00D75819" w:rsidP="00550F07">
      <w:pPr>
        <w:pStyle w:val="PARAGRAPH"/>
        <w:rPr>
          <w:rFonts w:eastAsiaTheme="minorEastAsia"/>
          <w:lang w:val="en-US" w:eastAsia="ko-KR"/>
        </w:rPr>
      </w:pPr>
      <w:r>
        <w:rPr>
          <w:rFonts w:eastAsiaTheme="minorEastAsia"/>
          <w:lang w:val="en-US" w:eastAsia="ko-KR"/>
        </w:rPr>
        <w:t>F</w:t>
      </w:r>
      <w:r w:rsidR="003A4E8B" w:rsidRPr="003A4E8B">
        <w:rPr>
          <w:rFonts w:eastAsiaTheme="minorEastAsia"/>
          <w:lang w:val="en-US" w:eastAsia="ko-KR"/>
        </w:rPr>
        <w:t>or Clients</w:t>
      </w:r>
      <w:r w:rsidR="00883763" w:rsidRPr="00883763">
        <w:rPr>
          <w:rFonts w:eastAsiaTheme="minorEastAsia"/>
          <w:lang w:val="en-US" w:eastAsia="ko-KR"/>
        </w:rPr>
        <w:t xml:space="preserve"> </w:t>
      </w:r>
      <w:r w:rsidR="00883763">
        <w:rPr>
          <w:rFonts w:eastAsiaTheme="minorEastAsia"/>
          <w:lang w:val="en-US" w:eastAsia="ko-KR"/>
        </w:rPr>
        <w:t>that do include the OCF-</w:t>
      </w:r>
      <w:r w:rsidR="008E38EE">
        <w:rPr>
          <w:rFonts w:eastAsiaTheme="minorEastAsia"/>
          <w:lang w:eastAsia="ko-KR"/>
        </w:rPr>
        <w:t>Accept-</w:t>
      </w:r>
      <w:r w:rsidR="00883763">
        <w:rPr>
          <w:rFonts w:eastAsiaTheme="minorEastAsia"/>
          <w:lang w:val="en-US" w:eastAsia="ko-KR"/>
        </w:rPr>
        <w:t>Content-Format-Version option</w:t>
      </w:r>
      <w:r>
        <w:rPr>
          <w:rFonts w:eastAsiaTheme="minorEastAsia"/>
          <w:lang w:val="en-US" w:eastAsia="ko-KR"/>
        </w:rPr>
        <w:t>,</w:t>
      </w:r>
      <w:r w:rsidR="00883763">
        <w:rPr>
          <w:rFonts w:eastAsiaTheme="minorEastAsia"/>
          <w:lang w:val="en-US" w:eastAsia="ko-KR"/>
        </w:rPr>
        <w:t xml:space="preserve"> </w:t>
      </w:r>
      <w:proofErr w:type="gramStart"/>
      <w:r w:rsidR="00883763">
        <w:rPr>
          <w:rFonts w:eastAsiaTheme="minorEastAsia"/>
          <w:lang w:val="en-US" w:eastAsia="ko-KR"/>
        </w:rPr>
        <w:t>an</w:t>
      </w:r>
      <w:proofErr w:type="gramEnd"/>
      <w:r>
        <w:rPr>
          <w:rFonts w:eastAsiaTheme="minorEastAsia"/>
          <w:lang w:val="en-US" w:eastAsia="ko-KR"/>
        </w:rPr>
        <w:t xml:space="preserve"> </w:t>
      </w:r>
      <w:r w:rsidR="00883763" w:rsidRPr="00C44252">
        <w:rPr>
          <w:lang w:val="en-US" w:eastAsia="en-US"/>
        </w:rPr>
        <w:t>"</w:t>
      </w:r>
      <w:r>
        <w:rPr>
          <w:rFonts w:eastAsiaTheme="minorEastAsia"/>
          <w:lang w:val="en-US" w:eastAsia="ko-KR"/>
        </w:rPr>
        <w:t>/oic/res</w:t>
      </w:r>
      <w:r w:rsidR="00883763" w:rsidRPr="00C44252">
        <w:rPr>
          <w:lang w:val="en-US" w:eastAsia="en-US"/>
        </w:rPr>
        <w:t>"</w:t>
      </w:r>
      <w:r>
        <w:rPr>
          <w:rFonts w:eastAsiaTheme="minorEastAsia"/>
          <w:lang w:val="en-US" w:eastAsia="ko-KR"/>
        </w:rPr>
        <w:t xml:space="preserve"> response</w:t>
      </w:r>
      <w:r w:rsidR="003A4E8B" w:rsidRPr="003A4E8B">
        <w:rPr>
          <w:rFonts w:eastAsiaTheme="minorEastAsia"/>
          <w:lang w:val="en-US" w:eastAsia="ko-KR"/>
        </w:rPr>
        <w:t xml:space="preserve"> includes </w:t>
      </w:r>
      <w:r w:rsidR="00883763">
        <w:rPr>
          <w:rFonts w:eastAsiaTheme="minorEastAsia"/>
          <w:lang w:val="en-US" w:eastAsia="ko-KR"/>
        </w:rPr>
        <w:t>an</w:t>
      </w:r>
      <w:r w:rsidR="00883763" w:rsidRPr="003A4E8B">
        <w:rPr>
          <w:rFonts w:eastAsiaTheme="minorEastAsia"/>
          <w:lang w:val="en-US" w:eastAsia="ko-KR"/>
        </w:rPr>
        <w:t xml:space="preserve"> </w:t>
      </w:r>
      <w:r w:rsidR="000305A4">
        <w:rPr>
          <w:rFonts w:eastAsiaTheme="minorEastAsia"/>
          <w:lang w:val="en-US" w:eastAsia="ko-KR"/>
        </w:rPr>
        <w:t>“</w:t>
      </w:r>
      <w:r w:rsidR="003A4E8B" w:rsidRPr="003A4E8B">
        <w:rPr>
          <w:rFonts w:eastAsiaTheme="minorEastAsia"/>
          <w:lang w:val="en-US" w:eastAsia="ko-KR"/>
        </w:rPr>
        <w:t>array of Links</w:t>
      </w:r>
      <w:r w:rsidR="00883763">
        <w:rPr>
          <w:rFonts w:eastAsiaTheme="minorEastAsia"/>
          <w:lang w:val="en-US" w:eastAsia="ko-KR"/>
        </w:rPr>
        <w:t>”</w:t>
      </w:r>
      <w:r w:rsidR="003A4E8B" w:rsidRPr="003A4E8B">
        <w:rPr>
          <w:rFonts w:eastAsiaTheme="minorEastAsia"/>
          <w:lang w:val="en-US" w:eastAsia="ko-KR"/>
        </w:rPr>
        <w:t xml:space="preserve"> to conform to </w:t>
      </w:r>
      <w:r w:rsidR="00DB0195">
        <w:rPr>
          <w:rFonts w:eastAsiaTheme="minorEastAsia"/>
          <w:lang w:val="en-US" w:eastAsia="ko-KR"/>
        </w:rPr>
        <w:fldChar w:fldCharType="begin"/>
      </w:r>
      <w:r w:rsidR="00DB0195">
        <w:rPr>
          <w:rFonts w:eastAsiaTheme="minorEastAsia"/>
          <w:lang w:val="en-US" w:eastAsia="ko-KR"/>
        </w:rPr>
        <w:instrText xml:space="preserve"> REF ref_RFC_6690 \h </w:instrText>
      </w:r>
      <w:r w:rsidR="00DB0195">
        <w:rPr>
          <w:rFonts w:eastAsiaTheme="minorEastAsia"/>
          <w:lang w:val="en-US" w:eastAsia="ko-KR"/>
        </w:rPr>
      </w:r>
      <w:r w:rsidR="00DB0195">
        <w:rPr>
          <w:rFonts w:eastAsiaTheme="minorEastAsia"/>
          <w:lang w:val="en-US" w:eastAsia="ko-KR"/>
        </w:rPr>
        <w:fldChar w:fldCharType="separate"/>
      </w:r>
      <w:r w:rsidR="00370B4E">
        <w:rPr>
          <w:lang w:eastAsia="ja-JP"/>
        </w:rPr>
        <w:t>IETF</w:t>
      </w:r>
      <w:r w:rsidR="00370B4E" w:rsidRPr="00734EA6">
        <w:t> </w:t>
      </w:r>
      <w:r w:rsidR="00370B4E">
        <w:t>RFC 6690</w:t>
      </w:r>
      <w:r w:rsidR="00DB0195">
        <w:rPr>
          <w:rFonts w:eastAsiaTheme="minorEastAsia"/>
          <w:lang w:val="en-US" w:eastAsia="ko-KR"/>
        </w:rPr>
        <w:fldChar w:fldCharType="end"/>
      </w:r>
      <w:r w:rsidR="003A4E8B" w:rsidRPr="003A4E8B">
        <w:rPr>
          <w:rFonts w:eastAsiaTheme="minorEastAsia"/>
          <w:lang w:val="en-US" w:eastAsia="ko-KR"/>
        </w:rPr>
        <w:t>.</w:t>
      </w:r>
      <w:r w:rsidRPr="00D75819">
        <w:t xml:space="preserve"> </w:t>
      </w:r>
      <w:r w:rsidRPr="00D75819">
        <w:rPr>
          <w:rFonts w:eastAsiaTheme="minorEastAsia"/>
          <w:lang w:val="en-US" w:eastAsia="ko-KR"/>
        </w:rPr>
        <w:t xml:space="preserve">Each Link shall use </w:t>
      </w:r>
      <w:r w:rsidR="00D6385B">
        <w:rPr>
          <w:rFonts w:eastAsiaTheme="minorEastAsia"/>
          <w:lang w:val="en-US" w:eastAsia="ko-KR"/>
        </w:rPr>
        <w:t xml:space="preserve">an </w:t>
      </w:r>
      <w:r w:rsidRPr="00D75819">
        <w:rPr>
          <w:rFonts w:eastAsiaTheme="minorEastAsia"/>
          <w:lang w:val="en-US" w:eastAsia="ko-KR"/>
        </w:rPr>
        <w:t>"eps" Parameter to provide the information f</w:t>
      </w:r>
      <w:r>
        <w:rPr>
          <w:rFonts w:eastAsiaTheme="minorEastAsia"/>
          <w:lang w:val="en-US" w:eastAsia="ko-KR"/>
        </w:rPr>
        <w:t xml:space="preserve">or an encrypted connection and </w:t>
      </w:r>
      <w:r w:rsidRPr="00D75819">
        <w:rPr>
          <w:rFonts w:eastAsiaTheme="minorEastAsia"/>
          <w:lang w:val="en-US" w:eastAsia="ko-KR"/>
        </w:rPr>
        <w:t>carry "anchor" of the value OCF URI where the authority component of &lt;deviceID&gt; indicates the Device hosting the target Resource.</w:t>
      </w:r>
    </w:p>
    <w:p w14:paraId="1FDAAD69" w14:textId="77777777" w:rsidR="006723A7" w:rsidRDefault="005754E4" w:rsidP="00550F07">
      <w:pPr>
        <w:pStyle w:val="PARAGRAPH"/>
        <w:rPr>
          <w:rFonts w:eastAsiaTheme="minorEastAsia"/>
          <w:lang w:eastAsia="ko-KR"/>
        </w:rPr>
      </w:pPr>
      <w:r>
        <w:rPr>
          <w:rFonts w:eastAsiaTheme="minorEastAsia" w:hint="eastAsia"/>
          <w:lang w:eastAsia="ko-KR"/>
        </w:rPr>
        <w:t xml:space="preserve">The </w:t>
      </w:r>
      <w:r w:rsidR="00550F07">
        <w:rPr>
          <w:rFonts w:eastAsiaTheme="minorEastAsia" w:hint="eastAsia"/>
          <w:lang w:eastAsia="ko-KR"/>
        </w:rPr>
        <w:t>J</w:t>
      </w:r>
      <w:r w:rsidR="00550F07" w:rsidRPr="0014625F">
        <w:t xml:space="preserve">SON schema for discovery </w:t>
      </w:r>
      <w:r w:rsidR="00C9401F">
        <w:rPr>
          <w:rFonts w:eastAsiaTheme="minorEastAsia" w:hint="eastAsia"/>
          <w:lang w:eastAsia="ko-KR"/>
        </w:rPr>
        <w:t xml:space="preserve">using </w:t>
      </w:r>
      <w:r w:rsidR="00CB5A44">
        <w:rPr>
          <w:rFonts w:eastAsiaTheme="minorEastAsia"/>
          <w:lang w:eastAsia="ko-KR"/>
        </w:rPr>
        <w:t>“</w:t>
      </w:r>
      <w:r w:rsidR="00C9401F">
        <w:rPr>
          <w:rFonts w:eastAsiaTheme="minorEastAsia" w:hint="eastAsia"/>
          <w:lang w:eastAsia="ko-KR"/>
        </w:rPr>
        <w:t>/oic/res</w:t>
      </w:r>
      <w:r w:rsidR="00CB5A44">
        <w:rPr>
          <w:rFonts w:eastAsiaTheme="minorEastAsia"/>
          <w:lang w:eastAsia="ko-KR"/>
        </w:rPr>
        <w:t>”</w:t>
      </w:r>
      <w:r w:rsidR="00C9401F">
        <w:rPr>
          <w:rFonts w:eastAsiaTheme="minorEastAsia" w:hint="eastAsia"/>
          <w:lang w:eastAsia="ko-KR"/>
        </w:rPr>
        <w:t xml:space="preserve"> </w:t>
      </w:r>
      <w:r w:rsidR="00D6385B">
        <w:rPr>
          <w:rFonts w:eastAsiaTheme="minorEastAsia"/>
          <w:lang w:eastAsia="ko-KR"/>
        </w:rPr>
        <w:t>is</w:t>
      </w:r>
      <w:r w:rsidR="00D6385B">
        <w:rPr>
          <w:rFonts w:eastAsiaTheme="minorEastAsia" w:hint="eastAsia"/>
          <w:lang w:eastAsia="ko-KR"/>
        </w:rPr>
        <w:t xml:space="preserve"> </w:t>
      </w:r>
      <w:r w:rsidR="00C9401F">
        <w:rPr>
          <w:rFonts w:eastAsiaTheme="minorEastAsia" w:hint="eastAsia"/>
          <w:lang w:eastAsia="ko-KR"/>
        </w:rPr>
        <w:t xml:space="preserve">described </w:t>
      </w:r>
      <w:r w:rsidR="00EC0BE4">
        <w:rPr>
          <w:rFonts w:eastAsiaTheme="minorEastAsia" w:hint="eastAsia"/>
          <w:lang w:eastAsia="ko-KR"/>
        </w:rPr>
        <w:t>in</w:t>
      </w:r>
      <w:r w:rsidR="00BA06A3">
        <w:rPr>
          <w:rFonts w:eastAsiaTheme="minorEastAsia"/>
          <w:lang w:eastAsia="ko-KR"/>
        </w:rPr>
        <w:t xml:space="preserve"> </w:t>
      </w:r>
      <w:r w:rsidR="00BA06A3">
        <w:rPr>
          <w:rFonts w:eastAsiaTheme="minorEastAsia"/>
          <w:lang w:eastAsia="ko-KR"/>
        </w:rPr>
        <w:fldChar w:fldCharType="begin"/>
      </w:r>
      <w:r w:rsidR="00BA06A3">
        <w:rPr>
          <w:rFonts w:eastAsiaTheme="minorEastAsia"/>
          <w:lang w:eastAsia="ko-KR"/>
        </w:rPr>
        <w:instrText xml:space="preserve"> </w:instrText>
      </w:r>
      <w:r w:rsidR="00BA06A3">
        <w:rPr>
          <w:rFonts w:eastAsiaTheme="minorEastAsia" w:hint="eastAsia"/>
          <w:lang w:eastAsia="ko-KR"/>
        </w:rPr>
        <w:instrText>REF _Ref505355154 \r \h</w:instrText>
      </w:r>
      <w:r w:rsidR="00BA06A3">
        <w:rPr>
          <w:rFonts w:eastAsiaTheme="minorEastAsia"/>
          <w:lang w:eastAsia="ko-KR"/>
        </w:rPr>
        <w:instrText xml:space="preserve"> </w:instrText>
      </w:r>
      <w:r w:rsidR="00BA06A3">
        <w:rPr>
          <w:rFonts w:eastAsiaTheme="minorEastAsia"/>
          <w:lang w:eastAsia="ko-KR"/>
        </w:rPr>
      </w:r>
      <w:r w:rsidR="00BA06A3">
        <w:rPr>
          <w:rFonts w:eastAsiaTheme="minorEastAsia"/>
          <w:lang w:eastAsia="ko-KR"/>
        </w:rPr>
        <w:fldChar w:fldCharType="separate"/>
      </w:r>
      <w:r w:rsidR="00370B4E">
        <w:rPr>
          <w:rFonts w:eastAsiaTheme="minorEastAsia"/>
          <w:lang w:eastAsia="ko-KR"/>
        </w:rPr>
        <w:t>D.9</w:t>
      </w:r>
      <w:r w:rsidR="00BA06A3">
        <w:rPr>
          <w:rFonts w:eastAsiaTheme="minorEastAsia"/>
          <w:lang w:eastAsia="ko-KR"/>
        </w:rPr>
        <w:fldChar w:fldCharType="end"/>
      </w:r>
      <w:r w:rsidR="00D6385B">
        <w:rPr>
          <w:rFonts w:eastAsiaTheme="minorEastAsia"/>
          <w:lang w:eastAsia="ko-KR"/>
        </w:rPr>
        <w:t>;</w:t>
      </w:r>
      <w:r w:rsidR="00EC0BE4">
        <w:rPr>
          <w:rFonts w:eastAsiaTheme="minorEastAsia" w:hint="eastAsia"/>
          <w:lang w:eastAsia="ko-KR"/>
        </w:rPr>
        <w:t xml:space="preserve"> </w:t>
      </w:r>
      <w:r w:rsidR="00D6385B" w:rsidRPr="00D6385B">
        <w:rPr>
          <w:rFonts w:eastAsiaTheme="minorEastAsia"/>
          <w:lang w:eastAsia="ko-KR"/>
        </w:rPr>
        <w:t>the schema that is applicable to requesting Clients that do not include an OCF-</w:t>
      </w:r>
      <w:r w:rsidR="008E38EE">
        <w:rPr>
          <w:rFonts w:eastAsiaTheme="minorEastAsia"/>
          <w:lang w:eastAsia="ko-KR"/>
        </w:rPr>
        <w:t>Accept-</w:t>
      </w:r>
      <w:r w:rsidR="00D6385B" w:rsidRPr="00D6385B">
        <w:rPr>
          <w:rFonts w:eastAsiaTheme="minorEastAsia"/>
          <w:lang w:eastAsia="ko-KR"/>
        </w:rPr>
        <w:t xml:space="preserve">Content-Format-Version option is described in </w:t>
      </w:r>
      <w:r w:rsidR="00662964">
        <w:rPr>
          <w:rFonts w:eastAsiaTheme="minorEastAsia"/>
          <w:lang w:eastAsia="ko-KR"/>
        </w:rPr>
        <w:fldChar w:fldCharType="begin"/>
      </w:r>
      <w:r w:rsidR="00662964">
        <w:rPr>
          <w:rFonts w:eastAsiaTheme="minorEastAsia"/>
          <w:lang w:eastAsia="ko-KR"/>
        </w:rPr>
        <w:instrText xml:space="preserve"> REF _Ref490740304 \r \h </w:instrText>
      </w:r>
      <w:r w:rsidR="00662964">
        <w:rPr>
          <w:rFonts w:eastAsiaTheme="minorEastAsia"/>
          <w:lang w:eastAsia="ko-KR"/>
        </w:rPr>
      </w:r>
      <w:r w:rsidR="00662964">
        <w:rPr>
          <w:rFonts w:eastAsiaTheme="minorEastAsia"/>
          <w:lang w:eastAsia="ko-KR"/>
        </w:rPr>
        <w:fldChar w:fldCharType="separate"/>
      </w:r>
      <w:r w:rsidR="00370B4E">
        <w:rPr>
          <w:rFonts w:eastAsiaTheme="minorEastAsia"/>
          <w:lang w:eastAsia="ko-KR"/>
        </w:rPr>
        <w:t>E.4</w:t>
      </w:r>
      <w:r w:rsidR="00662964">
        <w:rPr>
          <w:rFonts w:eastAsiaTheme="minorEastAsia"/>
          <w:lang w:eastAsia="ko-KR"/>
        </w:rPr>
        <w:fldChar w:fldCharType="end"/>
      </w:r>
      <w:r w:rsidR="00496A28">
        <w:rPr>
          <w:rFonts w:eastAsiaTheme="minorEastAsia"/>
          <w:lang w:eastAsia="ko-KR"/>
        </w:rPr>
        <w:t xml:space="preserve"> and </w:t>
      </w:r>
      <w:r w:rsidR="00662964">
        <w:rPr>
          <w:rFonts w:eastAsiaTheme="minorEastAsia"/>
          <w:lang w:eastAsia="ko-KR"/>
        </w:rPr>
        <w:fldChar w:fldCharType="begin"/>
      </w:r>
      <w:r w:rsidR="00662964">
        <w:rPr>
          <w:rFonts w:eastAsiaTheme="minorEastAsia"/>
          <w:lang w:eastAsia="ko-KR"/>
        </w:rPr>
        <w:instrText xml:space="preserve"> REF _Ref490740305 \r \h </w:instrText>
      </w:r>
      <w:r w:rsidR="00662964">
        <w:rPr>
          <w:rFonts w:eastAsiaTheme="minorEastAsia"/>
          <w:lang w:eastAsia="ko-KR"/>
        </w:rPr>
      </w:r>
      <w:r w:rsidR="00662964">
        <w:rPr>
          <w:rFonts w:eastAsiaTheme="minorEastAsia"/>
          <w:lang w:eastAsia="ko-KR"/>
        </w:rPr>
        <w:fldChar w:fldCharType="separate"/>
      </w:r>
      <w:r w:rsidR="00370B4E">
        <w:rPr>
          <w:rFonts w:eastAsiaTheme="minorEastAsia"/>
          <w:lang w:eastAsia="ko-KR"/>
        </w:rPr>
        <w:t>E.5</w:t>
      </w:r>
      <w:r w:rsidR="00662964">
        <w:rPr>
          <w:rFonts w:eastAsiaTheme="minorEastAsia"/>
          <w:lang w:eastAsia="ko-KR"/>
        </w:rPr>
        <w:fldChar w:fldCharType="end"/>
      </w:r>
      <w:r w:rsidR="00D6385B">
        <w:rPr>
          <w:rFonts w:eastAsiaTheme="minorEastAsia"/>
          <w:lang w:eastAsia="ko-KR"/>
        </w:rPr>
        <w:t>.</w:t>
      </w:r>
      <w:r w:rsidR="00D6385B" w:rsidRPr="00D6385B">
        <w:rPr>
          <w:rFonts w:eastAsiaTheme="minorEastAsia"/>
          <w:lang w:eastAsia="ko-KR"/>
        </w:rPr>
        <w:t xml:space="preserve"> </w:t>
      </w:r>
      <w:r w:rsidR="006723A7">
        <w:rPr>
          <w:rFonts w:eastAsiaTheme="minorEastAsia" w:hint="eastAsia"/>
          <w:lang w:eastAsia="ko-KR"/>
        </w:rPr>
        <w:t xml:space="preserve">Also refer to </w:t>
      </w:r>
      <w:r w:rsidR="009D37A8">
        <w:rPr>
          <w:rFonts w:eastAsiaTheme="minorEastAsia"/>
          <w:lang w:eastAsia="ko-KR"/>
        </w:rPr>
        <w:t>s</w:t>
      </w:r>
      <w:r w:rsidR="006723A7" w:rsidRPr="002136B7">
        <w:rPr>
          <w:rFonts w:eastAsiaTheme="minorEastAsia"/>
          <w:lang w:eastAsia="ko-KR"/>
        </w:rPr>
        <w:t xml:space="preserve">ection </w:t>
      </w:r>
      <w:r w:rsidR="00194F1E">
        <w:rPr>
          <w:rFonts w:eastAsiaTheme="minorEastAsia"/>
          <w:lang w:eastAsia="ko-KR"/>
        </w:rPr>
        <w:fldChar w:fldCharType="begin"/>
      </w:r>
      <w:r w:rsidR="002136B7">
        <w:rPr>
          <w:rFonts w:eastAsiaTheme="minorEastAsia"/>
          <w:lang w:eastAsia="ko-KR"/>
        </w:rPr>
        <w:instrText xml:space="preserve"> REF _Ref409474761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10</w:t>
      </w:r>
      <w:r w:rsidR="00194F1E">
        <w:rPr>
          <w:rFonts w:eastAsiaTheme="minorEastAsia"/>
          <w:lang w:eastAsia="ko-KR"/>
        </w:rPr>
        <w:fldChar w:fldCharType="end"/>
      </w:r>
      <w:r w:rsidR="006723A7" w:rsidRPr="002136B7">
        <w:rPr>
          <w:rFonts w:eastAsiaTheme="minorEastAsia" w:hint="eastAsia"/>
          <w:lang w:eastAsia="ko-KR"/>
        </w:rPr>
        <w:t xml:space="preserve"> (Endpoint</w:t>
      </w:r>
      <w:r w:rsidR="006723A7">
        <w:rPr>
          <w:rFonts w:eastAsiaTheme="minorEastAsia" w:hint="eastAsia"/>
          <w:lang w:eastAsia="ko-KR"/>
        </w:rPr>
        <w:t xml:space="preserve"> Discovery) for details of Multicast discovery using </w:t>
      </w:r>
      <w:r w:rsidR="00CB5A44">
        <w:rPr>
          <w:rFonts w:eastAsiaTheme="minorEastAsia"/>
          <w:lang w:eastAsia="ko-KR"/>
        </w:rPr>
        <w:t>“</w:t>
      </w:r>
      <w:r w:rsidR="006723A7">
        <w:rPr>
          <w:rFonts w:eastAsiaTheme="minorEastAsia" w:hint="eastAsia"/>
          <w:lang w:eastAsia="ko-KR"/>
        </w:rPr>
        <w:t>/oic/res</w:t>
      </w:r>
      <w:r w:rsidR="00CB5A44">
        <w:rPr>
          <w:rFonts w:eastAsiaTheme="minorEastAsia"/>
          <w:lang w:eastAsia="ko-KR"/>
        </w:rPr>
        <w:t>”</w:t>
      </w:r>
      <w:r w:rsidR="006723A7">
        <w:rPr>
          <w:rFonts w:eastAsiaTheme="minorEastAsia" w:hint="eastAsia"/>
          <w:lang w:eastAsia="ko-KR"/>
        </w:rPr>
        <w:t xml:space="preserve"> on a CoAP transport.</w:t>
      </w:r>
    </w:p>
    <w:p w14:paraId="233B60F9" w14:textId="77777777" w:rsidR="005975BD" w:rsidRDefault="005975BD" w:rsidP="005975BD">
      <w:pPr>
        <w:pStyle w:val="PARAGRAPH"/>
        <w:rPr>
          <w:lang w:eastAsia="ko-KR"/>
        </w:rPr>
      </w:pPr>
      <w:r>
        <w:rPr>
          <w:lang w:eastAsia="ko-KR"/>
        </w:rPr>
        <w:t>For example, a Light device might return the following to OIC 1.1 clients:</w:t>
      </w:r>
    </w:p>
    <w:p w14:paraId="38040367"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w:t>
      </w:r>
    </w:p>
    <w:p w14:paraId="0D03632F"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r>
        <w:rPr>
          <w:lang w:val="en-US" w:eastAsia="en-US"/>
        </w:rPr>
        <w:br/>
        <w:t xml:space="preserve">    "di": "</w:t>
      </w:r>
      <w:r w:rsidRPr="00F72816">
        <w:rPr>
          <w:lang w:val="en-US" w:eastAsia="en-US"/>
        </w:rPr>
        <w:t>e61c3e6b-9c54-4b81-8ce5-f9039c1d04d9</w:t>
      </w:r>
      <w:r>
        <w:rPr>
          <w:lang w:val="en-US" w:eastAsia="en-US"/>
        </w:rPr>
        <w:t>",</w:t>
      </w:r>
    </w:p>
    <w:p w14:paraId="5600B09B"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links</w:t>
      </w:r>
      <w:proofErr w:type="gramEnd"/>
      <w:r w:rsidRPr="00F72816">
        <w:rPr>
          <w:lang w:val="en-US" w:eastAsia="en-US"/>
        </w:rPr>
        <w:t>": [</w:t>
      </w:r>
    </w:p>
    <w:p w14:paraId="7383FC6D"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2977E4CC"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r w:rsidRPr="00C44252">
        <w:rPr>
          <w:lang w:val="en-US" w:eastAsia="en-US"/>
        </w:rPr>
        <w:t>"</w:t>
      </w:r>
      <w:proofErr w:type="gramStart"/>
      <w:r w:rsidRPr="00C44252">
        <w:rPr>
          <w:lang w:val="en-US" w:eastAsia="en-US"/>
        </w:rPr>
        <w:t>href</w:t>
      </w:r>
      <w:proofErr w:type="gramEnd"/>
      <w:r w:rsidRPr="00C44252">
        <w:rPr>
          <w:lang w:val="en-US" w:eastAsia="en-US"/>
        </w:rPr>
        <w:t>": "coaps://[fe80::b1d6]:44444/oic/res"</w:t>
      </w:r>
      <w:r w:rsidRPr="00F72816">
        <w:rPr>
          <w:lang w:val="en-US" w:eastAsia="en-US"/>
        </w:rPr>
        <w:t>,</w:t>
      </w:r>
    </w:p>
    <w:p w14:paraId="7791420B"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rel</w:t>
      </w:r>
      <w:proofErr w:type="gramEnd"/>
      <w:r w:rsidRPr="00F72816">
        <w:rPr>
          <w:lang w:val="en-US" w:eastAsia="en-US"/>
        </w:rPr>
        <w:t>": "self",</w:t>
      </w:r>
    </w:p>
    <w:p w14:paraId="1A9F9B55"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rt</w:t>
      </w:r>
      <w:proofErr w:type="gramEnd"/>
      <w:r w:rsidRPr="00F72816">
        <w:rPr>
          <w:lang w:val="en-US" w:eastAsia="en-US"/>
        </w:rPr>
        <w:t xml:space="preserve">": </w:t>
      </w:r>
      <w:r>
        <w:rPr>
          <w:rFonts w:hint="eastAsia"/>
          <w:lang w:val="en-US" w:eastAsia="ko-KR"/>
        </w:rPr>
        <w:t>[</w:t>
      </w:r>
      <w:r w:rsidRPr="00F72816">
        <w:rPr>
          <w:lang w:val="en-US" w:eastAsia="en-US"/>
        </w:rPr>
        <w:t>"oic.wk.res"</w:t>
      </w:r>
      <w:r>
        <w:rPr>
          <w:rFonts w:hint="eastAsia"/>
          <w:lang w:val="en-US" w:eastAsia="ko-KR"/>
        </w:rPr>
        <w:t>]</w:t>
      </w:r>
      <w:r w:rsidRPr="00F72816">
        <w:rPr>
          <w:lang w:val="en-US" w:eastAsia="en-US"/>
        </w:rPr>
        <w:t>,</w:t>
      </w:r>
    </w:p>
    <w:p w14:paraId="7816BEC1" w14:textId="77777777" w:rsidR="005975BD"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lang w:val="en-US" w:eastAsia="en-US"/>
        </w:rPr>
        <w:t>"oic.if.ll", "oic.if.baseline"]</w:t>
      </w:r>
      <w:r w:rsidR="009D2DEE">
        <w:rPr>
          <w:lang w:val="en-US" w:eastAsia="en-US"/>
        </w:rPr>
        <w:t>,</w:t>
      </w:r>
    </w:p>
    <w:p w14:paraId="1BA0D8C5" w14:textId="77777777" w:rsidR="009D2DEE" w:rsidRPr="00F72816" w:rsidRDefault="009D2DEE"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p</w:t>
      </w:r>
      <w:proofErr w:type="gramEnd"/>
      <w:r w:rsidRPr="00F72816">
        <w:rPr>
          <w:lang w:val="en-US" w:eastAsia="en-US"/>
        </w:rPr>
        <w:t>":</w:t>
      </w:r>
      <w:r>
        <w:rPr>
          <w:lang w:val="en-US" w:eastAsia="en-US"/>
        </w:rPr>
        <w:t xml:space="preserve"> {"bm": 3}</w:t>
      </w:r>
    </w:p>
    <w:p w14:paraId="04A8AB5A"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55C24E7F"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1A4A3DD3"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href</w:t>
      </w:r>
      <w:proofErr w:type="gramEnd"/>
      <w:r w:rsidRPr="00F72816">
        <w:rPr>
          <w:lang w:val="en-US" w:eastAsia="en-US"/>
        </w:rPr>
        <w:t>": "/oic/p",</w:t>
      </w:r>
    </w:p>
    <w:p w14:paraId="2D327968"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rt</w:t>
      </w:r>
      <w:proofErr w:type="gramEnd"/>
      <w:r>
        <w:rPr>
          <w:lang w:val="en-US" w:eastAsia="en-US"/>
        </w:rPr>
        <w:t>": ["oic.wk.p"</w:t>
      </w:r>
      <w:r w:rsidRPr="00F72816">
        <w:rPr>
          <w:lang w:val="en-US" w:eastAsia="en-US"/>
        </w:rPr>
        <w:t>],</w:t>
      </w:r>
    </w:p>
    <w:p w14:paraId="046855A3"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rFonts w:hint="eastAsia"/>
          <w:lang w:val="en-US" w:eastAsia="ko-KR"/>
        </w:rPr>
        <w:t xml:space="preserve">"oic.if.r", </w:t>
      </w:r>
      <w:r w:rsidRPr="00F72816">
        <w:rPr>
          <w:lang w:val="en-US" w:eastAsia="en-US"/>
        </w:rPr>
        <w:t>"oic.if.baseline"]</w:t>
      </w:r>
      <w:r>
        <w:rPr>
          <w:lang w:val="en-US" w:eastAsia="en-US"/>
        </w:rPr>
        <w:t>,</w:t>
      </w:r>
      <w:r>
        <w:rPr>
          <w:lang w:val="en-US" w:eastAsia="en-US"/>
        </w:rPr>
        <w:br/>
        <w:t xml:space="preserve">        </w:t>
      </w:r>
      <w:r w:rsidRPr="00BB7F66">
        <w:rPr>
          <w:lang w:val="en-US" w:eastAsia="en-US"/>
        </w:rPr>
        <w:t>"p": {</w:t>
      </w:r>
      <w:r w:rsidR="009D2DEE">
        <w:rPr>
          <w:lang w:val="en-US" w:eastAsia="en-US"/>
        </w:rPr>
        <w:t xml:space="preserve">"bm": 3, </w:t>
      </w:r>
      <w:r w:rsidRPr="00BB7F66">
        <w:rPr>
          <w:lang w:val="en-US" w:eastAsia="en-US"/>
        </w:rPr>
        <w:t>"sec": true, "port": 11111}</w:t>
      </w:r>
    </w:p>
    <w:p w14:paraId="31AA134D"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64B33694"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4A41C227"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href</w:t>
      </w:r>
      <w:proofErr w:type="gramEnd"/>
      <w:r w:rsidRPr="00F72816">
        <w:rPr>
          <w:lang w:val="en-US" w:eastAsia="en-US"/>
        </w:rPr>
        <w:t>": "/oic/d",</w:t>
      </w:r>
    </w:p>
    <w:p w14:paraId="57C22BB5"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rt</w:t>
      </w:r>
      <w:proofErr w:type="gramEnd"/>
      <w:r w:rsidRPr="00F72816">
        <w:rPr>
          <w:lang w:val="en-US" w:eastAsia="en-US"/>
        </w:rPr>
        <w:t>": ["oic.wk.d"</w:t>
      </w:r>
      <w:r>
        <w:rPr>
          <w:lang w:val="en-US" w:eastAsia="en-US"/>
        </w:rPr>
        <w:t>, "oic.d.light"</w:t>
      </w:r>
      <w:r w:rsidRPr="00F72816">
        <w:rPr>
          <w:lang w:val="en-US" w:eastAsia="en-US"/>
        </w:rPr>
        <w:t>],</w:t>
      </w:r>
    </w:p>
    <w:p w14:paraId="4F139AEA" w14:textId="77777777" w:rsidR="0083088F"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rFonts w:hint="eastAsia"/>
          <w:lang w:val="en-US" w:eastAsia="ko-KR"/>
        </w:rPr>
        <w:t xml:space="preserve">"oic.if.r", </w:t>
      </w:r>
      <w:r w:rsidRPr="00F72816">
        <w:rPr>
          <w:lang w:val="en-US" w:eastAsia="en-US"/>
        </w:rPr>
        <w:t>"oic.if.baseline"]</w:t>
      </w:r>
      <w:r w:rsidR="0083088F">
        <w:rPr>
          <w:lang w:val="en-US" w:eastAsia="en-US"/>
        </w:rPr>
        <w:t>,</w:t>
      </w:r>
    </w:p>
    <w:p w14:paraId="3E2AECE2"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r w:rsidRPr="00BB7F66">
        <w:rPr>
          <w:lang w:val="en-US" w:eastAsia="en-US"/>
        </w:rPr>
        <w:t>"</w:t>
      </w:r>
      <w:proofErr w:type="gramStart"/>
      <w:r w:rsidRPr="00BB7F66">
        <w:rPr>
          <w:lang w:val="en-US" w:eastAsia="en-US"/>
        </w:rPr>
        <w:t>p</w:t>
      </w:r>
      <w:proofErr w:type="gramEnd"/>
      <w:r w:rsidRPr="00BB7F66">
        <w:rPr>
          <w:lang w:val="en-US" w:eastAsia="en-US"/>
        </w:rPr>
        <w:t>": {</w:t>
      </w:r>
      <w:r w:rsidR="009D2DEE">
        <w:rPr>
          <w:lang w:val="en-US" w:eastAsia="en-US"/>
        </w:rPr>
        <w:t xml:space="preserve">"bm": 3, </w:t>
      </w:r>
      <w:r w:rsidRPr="00BB7F66">
        <w:rPr>
          <w:lang w:val="en-US" w:eastAsia="en-US"/>
        </w:rPr>
        <w:t>"sec": true, "port": 11111}</w:t>
      </w:r>
    </w:p>
    <w:p w14:paraId="0FCE66D5"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7C4BACDA"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lastRenderedPageBreak/>
        <w:t xml:space="preserve">      {</w:t>
      </w:r>
    </w:p>
    <w:p w14:paraId="7E331F3A"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roofErr w:type="gramStart"/>
      <w:r w:rsidRPr="00F2697E">
        <w:rPr>
          <w:lang w:val="en-US" w:eastAsia="en-US"/>
        </w:rPr>
        <w:t>href</w:t>
      </w:r>
      <w:proofErr w:type="gramEnd"/>
      <w:r w:rsidRPr="00F2697E">
        <w:rPr>
          <w:lang w:val="en-US" w:eastAsia="en-US"/>
        </w:rPr>
        <w:t>": "/myLight",</w:t>
      </w:r>
    </w:p>
    <w:p w14:paraId="0A41F3FA"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roofErr w:type="gramStart"/>
      <w:r w:rsidRPr="00F2697E">
        <w:rPr>
          <w:lang w:val="en-US" w:eastAsia="en-US"/>
        </w:rPr>
        <w:t>rt</w:t>
      </w:r>
      <w:proofErr w:type="gramEnd"/>
      <w:r w:rsidRPr="00F2697E">
        <w:rPr>
          <w:lang w:val="en-US" w:eastAsia="en-US"/>
        </w:rPr>
        <w:t>": ["oic.r.</w:t>
      </w:r>
      <w:r>
        <w:rPr>
          <w:rFonts w:hint="eastAsia"/>
          <w:lang w:val="en-US" w:eastAsia="ko-KR"/>
        </w:rPr>
        <w:t>switch.binary</w:t>
      </w:r>
      <w:r w:rsidRPr="00F2697E">
        <w:rPr>
          <w:lang w:val="en-US" w:eastAsia="en-US"/>
        </w:rPr>
        <w:t>"],</w:t>
      </w:r>
    </w:p>
    <w:p w14:paraId="1F3973B2"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r>
        <w:rPr>
          <w:lang w:val="en-US" w:eastAsia="en-US"/>
        </w:rPr>
        <w:t xml:space="preserve">      "</w:t>
      </w:r>
      <w:proofErr w:type="gramStart"/>
      <w:r>
        <w:rPr>
          <w:lang w:val="en-US" w:eastAsia="en-US"/>
        </w:rPr>
        <w:t>if</w:t>
      </w:r>
      <w:proofErr w:type="gramEnd"/>
      <w:r>
        <w:rPr>
          <w:lang w:val="en-US" w:eastAsia="en-US"/>
        </w:rPr>
        <w:t>": [</w:t>
      </w:r>
      <w:r>
        <w:rPr>
          <w:rFonts w:hint="eastAsia"/>
          <w:lang w:val="en-US" w:eastAsia="ko-KR"/>
        </w:rPr>
        <w:t xml:space="preserve">"oic.if.a", </w:t>
      </w:r>
      <w:r>
        <w:rPr>
          <w:lang w:val="en-US" w:eastAsia="en-US"/>
        </w:rPr>
        <w:t>"oic.if.baseline"]</w:t>
      </w:r>
      <w:r w:rsidR="0083088F">
        <w:rPr>
          <w:lang w:val="en-US" w:eastAsia="en-US"/>
        </w:rPr>
        <w:t>,</w:t>
      </w:r>
      <w:r>
        <w:rPr>
          <w:lang w:val="en-US" w:eastAsia="en-US"/>
        </w:rPr>
        <w:br/>
        <w:t xml:space="preserve">        </w:t>
      </w:r>
      <w:r w:rsidRPr="00BB7F66">
        <w:rPr>
          <w:lang w:val="en-US" w:eastAsia="en-US"/>
        </w:rPr>
        <w:t>"p": {</w:t>
      </w:r>
      <w:r w:rsidR="009D2DEE">
        <w:rPr>
          <w:lang w:val="en-US" w:eastAsia="en-US"/>
        </w:rPr>
        <w:t xml:space="preserve">"bm": 3, </w:t>
      </w:r>
      <w:r w:rsidRPr="00BB7F66">
        <w:rPr>
          <w:lang w:val="en-US" w:eastAsia="en-US"/>
        </w:rPr>
        <w:t>"sec": true, "port": 11111}</w:t>
      </w:r>
    </w:p>
    <w:p w14:paraId="7A183E24" w14:textId="77777777" w:rsidR="005975BD"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r>
        <w:rPr>
          <w:lang w:val="en-US" w:eastAsia="en-US"/>
        </w:rPr>
        <w:t xml:space="preserve">     }</w:t>
      </w:r>
      <w:r>
        <w:rPr>
          <w:lang w:val="en-US" w:eastAsia="en-US"/>
        </w:rPr>
        <w:br/>
        <w:t xml:space="preserve">    ]</w:t>
      </w:r>
      <w:r>
        <w:rPr>
          <w:lang w:val="en-US" w:eastAsia="en-US"/>
        </w:rPr>
        <w:br/>
        <w:t xml:space="preserve">  }</w:t>
      </w:r>
      <w:r>
        <w:rPr>
          <w:lang w:val="en-US" w:eastAsia="en-US"/>
        </w:rPr>
        <w:br/>
        <w:t>]</w:t>
      </w:r>
    </w:p>
    <w:p w14:paraId="0F14DA0D" w14:textId="77777777" w:rsidR="005975BD" w:rsidRDefault="005975BD" w:rsidP="005975BD">
      <w:pPr>
        <w:pStyle w:val="PARAGRAPH"/>
        <w:rPr>
          <w:lang w:eastAsia="ko-KR"/>
        </w:rPr>
      </w:pPr>
      <w:r>
        <w:rPr>
          <w:lang w:eastAsia="ko-KR"/>
        </w:rPr>
        <w:t xml:space="preserve">The light device might return the following to clients that request </w:t>
      </w:r>
      <w:r w:rsidR="009D2DEE">
        <w:rPr>
          <w:lang w:eastAsia="ko-KR"/>
        </w:rPr>
        <w:t>with the</w:t>
      </w:r>
      <w:r>
        <w:rPr>
          <w:lang w:eastAsia="ko-KR"/>
        </w:rPr>
        <w:t xml:space="preserve"> </w:t>
      </w:r>
      <w:r w:rsidR="009D2DEE">
        <w:rPr>
          <w:lang w:eastAsia="ko-KR"/>
        </w:rPr>
        <w:t>C</w:t>
      </w:r>
      <w:r>
        <w:rPr>
          <w:lang w:eastAsia="ko-KR"/>
        </w:rPr>
        <w:t xml:space="preserve">ontent </w:t>
      </w:r>
      <w:r w:rsidR="009D2DEE">
        <w:rPr>
          <w:lang w:eastAsia="ko-KR"/>
        </w:rPr>
        <w:t>F</w:t>
      </w:r>
      <w:r>
        <w:rPr>
          <w:lang w:eastAsia="ko-KR"/>
        </w:rPr>
        <w:t xml:space="preserve">ormat of </w:t>
      </w:r>
      <w:r w:rsidR="009D2DEE">
        <w:rPr>
          <w:lang w:eastAsia="ko-KR"/>
        </w:rPr>
        <w:t>“</w:t>
      </w:r>
      <w:r>
        <w:rPr>
          <w:lang w:eastAsia="ko-KR"/>
        </w:rPr>
        <w:t>application/vnd.ocf+cbor</w:t>
      </w:r>
      <w:r w:rsidR="009D2DEE">
        <w:rPr>
          <w:lang w:eastAsia="ko-KR"/>
        </w:rPr>
        <w:t>” in Accept Option</w:t>
      </w:r>
      <w:r>
        <w:rPr>
          <w:lang w:eastAsia="ko-KR"/>
        </w:rPr>
        <w:t>:</w:t>
      </w:r>
    </w:p>
    <w:p w14:paraId="2DFDD8A6" w14:textId="77777777" w:rsidR="005975BD" w:rsidRPr="00727415"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727415">
        <w:rPr>
          <w:lang w:val="en-US" w:eastAsia="en-US"/>
        </w:rPr>
        <w:t>[</w:t>
      </w:r>
    </w:p>
    <w:p w14:paraId="7E6D2D6B"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r w:rsidRPr="00F72816">
        <w:rPr>
          <w:lang w:val="en-US" w:eastAsia="en-US"/>
        </w:rPr>
        <w:t>{</w:t>
      </w:r>
    </w:p>
    <w:p w14:paraId="3D746F43" w14:textId="77777777" w:rsidR="005975BD"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ko-KR"/>
        </w:rPr>
      </w:pPr>
      <w:r>
        <w:rPr>
          <w:lang w:val="en-US" w:eastAsia="en-US"/>
        </w:rPr>
        <w:t xml:space="preserve">    </w:t>
      </w:r>
      <w:r>
        <w:rPr>
          <w:rFonts w:hint="eastAsia"/>
          <w:lang w:val="en-US" w:eastAsia="ko-KR"/>
        </w:rPr>
        <w:t>"</w:t>
      </w:r>
      <w:proofErr w:type="gramStart"/>
      <w:r>
        <w:rPr>
          <w:rFonts w:hint="eastAsia"/>
          <w:lang w:val="en-US" w:eastAsia="ko-KR"/>
        </w:rPr>
        <w:t>href</w:t>
      </w:r>
      <w:proofErr w:type="gramEnd"/>
      <w:r>
        <w:rPr>
          <w:rFonts w:hint="eastAsia"/>
          <w:lang w:val="en-US" w:eastAsia="ko-KR"/>
        </w:rPr>
        <w:t xml:space="preserve">": "/oic/res", </w:t>
      </w:r>
    </w:p>
    <w:p w14:paraId="36DD2DE3"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rFonts w:hint="eastAsia"/>
          <w:lang w:val="en-US" w:eastAsia="ko-KR"/>
        </w:rPr>
        <w:t xml:space="preserve">    </w:t>
      </w:r>
      <w:r w:rsidRPr="00F72816">
        <w:rPr>
          <w:lang w:val="en-US" w:eastAsia="en-US"/>
        </w:rPr>
        <w:t>"</w:t>
      </w:r>
      <w:proofErr w:type="gramStart"/>
      <w:r>
        <w:rPr>
          <w:rFonts w:hint="eastAsia"/>
          <w:lang w:val="en-US" w:eastAsia="ko-KR"/>
        </w:rPr>
        <w:t>anchor</w:t>
      </w:r>
      <w:proofErr w:type="gramEnd"/>
      <w:r w:rsidRPr="00F72816">
        <w:rPr>
          <w:lang w:val="en-US" w:eastAsia="en-US"/>
        </w:rPr>
        <w:t>": "</w:t>
      </w:r>
      <w:r w:rsidRPr="00F2697E">
        <w:rPr>
          <w:lang w:val="en-US" w:eastAsia="en-US"/>
        </w:rPr>
        <w:t>ocf://dc70373c-1e8d-4fb3-962e-017eaa863989</w:t>
      </w:r>
      <w:r>
        <w:rPr>
          <w:rFonts w:hint="eastAsia"/>
          <w:lang w:val="en-US" w:eastAsia="ko-KR"/>
        </w:rPr>
        <w:t>/oic/res</w:t>
      </w:r>
      <w:r w:rsidRPr="00F72816">
        <w:rPr>
          <w:lang w:val="en-US" w:eastAsia="en-US"/>
        </w:rPr>
        <w:t>",</w:t>
      </w:r>
    </w:p>
    <w:p w14:paraId="5E36416B"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rel</w:t>
      </w:r>
      <w:proofErr w:type="gramEnd"/>
      <w:r w:rsidRPr="00F72816">
        <w:rPr>
          <w:lang w:val="en-US" w:eastAsia="en-US"/>
        </w:rPr>
        <w:t>": "self",</w:t>
      </w:r>
    </w:p>
    <w:p w14:paraId="62788B8C"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rt</w:t>
      </w:r>
      <w:proofErr w:type="gramEnd"/>
      <w:r w:rsidRPr="00F72816">
        <w:rPr>
          <w:lang w:val="en-US" w:eastAsia="en-US"/>
        </w:rPr>
        <w:t xml:space="preserve">": </w:t>
      </w:r>
      <w:r>
        <w:rPr>
          <w:rFonts w:hint="eastAsia"/>
          <w:lang w:val="en-US" w:eastAsia="ko-KR"/>
        </w:rPr>
        <w:t>[</w:t>
      </w:r>
      <w:r w:rsidRPr="00F72816">
        <w:rPr>
          <w:lang w:val="en-US" w:eastAsia="en-US"/>
        </w:rPr>
        <w:t>"oic.wk.res"</w:t>
      </w:r>
      <w:r>
        <w:rPr>
          <w:rFonts w:hint="eastAsia"/>
          <w:lang w:val="en-US" w:eastAsia="ko-KR"/>
        </w:rPr>
        <w:t>]</w:t>
      </w:r>
      <w:r w:rsidRPr="00F72816">
        <w:rPr>
          <w:lang w:val="en-US" w:eastAsia="en-US"/>
        </w:rPr>
        <w:t>,</w:t>
      </w:r>
    </w:p>
    <w:p w14:paraId="458E665B" w14:textId="77777777" w:rsidR="00D106F3" w:rsidRPr="00F72816" w:rsidRDefault="005975BD" w:rsidP="00D106F3">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lang w:val="en-US" w:eastAsia="en-US"/>
        </w:rPr>
        <w:t>"oic.if.ll", "oic.if.baseline"],</w:t>
      </w:r>
      <w:r>
        <w:rPr>
          <w:lang w:val="en-US" w:eastAsia="en-US"/>
        </w:rPr>
        <w:br/>
      </w:r>
      <w:r w:rsidR="00D106F3">
        <w:rPr>
          <w:lang w:val="en-US" w:eastAsia="en-US"/>
        </w:rPr>
        <w:t xml:space="preserve">    "p</w:t>
      </w:r>
      <w:r w:rsidR="00D106F3" w:rsidRPr="00F72816">
        <w:rPr>
          <w:lang w:val="en-US" w:eastAsia="en-US"/>
        </w:rPr>
        <w:t>":</w:t>
      </w:r>
      <w:r w:rsidR="00D106F3">
        <w:rPr>
          <w:lang w:val="en-US" w:eastAsia="en-US"/>
        </w:rPr>
        <w:t xml:space="preserve"> {"bm": 3},</w:t>
      </w:r>
    </w:p>
    <w:p w14:paraId="02F98B80"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eps</w:t>
      </w:r>
      <w:proofErr w:type="gramEnd"/>
      <w:r>
        <w:rPr>
          <w:lang w:val="en-US" w:eastAsia="en-US"/>
        </w:rPr>
        <w:t>": [{"ep": "coap</w:t>
      </w:r>
      <w:r w:rsidRPr="00F2697E">
        <w:rPr>
          <w:lang w:val="en-US" w:eastAsia="en-US"/>
        </w:rPr>
        <w:t>://[fe80::b1d6]:</w:t>
      </w:r>
      <w:r>
        <w:rPr>
          <w:lang w:val="en-US" w:eastAsia="en-US"/>
        </w:rPr>
        <w:t>44444</w:t>
      </w:r>
      <w:r w:rsidRPr="00F2697E">
        <w:rPr>
          <w:lang w:val="en-US" w:eastAsia="en-US"/>
        </w:rPr>
        <w:t>"}</w:t>
      </w:r>
      <w:r>
        <w:rPr>
          <w:lang w:val="en-US" w:eastAsia="en-US"/>
        </w:rPr>
        <w:t>]</w:t>
      </w:r>
    </w:p>
    <w:p w14:paraId="3A696A31"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791BB896"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37853AB8"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href</w:t>
      </w:r>
      <w:proofErr w:type="gramEnd"/>
      <w:r w:rsidRPr="00F72816">
        <w:rPr>
          <w:lang w:val="en-US" w:eastAsia="en-US"/>
        </w:rPr>
        <w:t>": "/oic/p",</w:t>
      </w:r>
    </w:p>
    <w:p w14:paraId="0D2A71CC" w14:textId="77777777" w:rsidR="001C78AD" w:rsidRDefault="001C78A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rFonts w:hint="eastAsia"/>
          <w:lang w:val="en-US" w:eastAsia="ko-KR"/>
        </w:rPr>
        <w:t xml:space="preserve">    </w:t>
      </w:r>
      <w:r w:rsidRPr="00F72816">
        <w:rPr>
          <w:lang w:val="en-US" w:eastAsia="en-US"/>
        </w:rPr>
        <w:t>"</w:t>
      </w:r>
      <w:proofErr w:type="gramStart"/>
      <w:r>
        <w:rPr>
          <w:rFonts w:hint="eastAsia"/>
          <w:lang w:val="en-US" w:eastAsia="ko-KR"/>
        </w:rPr>
        <w:t>anchor</w:t>
      </w:r>
      <w:proofErr w:type="gramEnd"/>
      <w:r w:rsidRPr="00F72816">
        <w:rPr>
          <w:lang w:val="en-US" w:eastAsia="en-US"/>
        </w:rPr>
        <w:t>": "</w:t>
      </w:r>
      <w:r w:rsidRPr="00F2697E">
        <w:rPr>
          <w:lang w:val="en-US" w:eastAsia="en-US"/>
        </w:rPr>
        <w:t>ocf://dc70373c-1e8d-4fb3-962e-017eaa863989</w:t>
      </w:r>
      <w:r>
        <w:rPr>
          <w:lang w:val="en-US" w:eastAsia="en-US"/>
        </w:rPr>
        <w:t>,</w:t>
      </w:r>
    </w:p>
    <w:p w14:paraId="305C677E"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rt</w:t>
      </w:r>
      <w:proofErr w:type="gramEnd"/>
      <w:r>
        <w:rPr>
          <w:lang w:val="en-US" w:eastAsia="en-US"/>
        </w:rPr>
        <w:t>": ["oic.wk.p"</w:t>
      </w:r>
      <w:r w:rsidRPr="00F72816">
        <w:rPr>
          <w:lang w:val="en-US" w:eastAsia="en-US"/>
        </w:rPr>
        <w:t>],</w:t>
      </w:r>
    </w:p>
    <w:p w14:paraId="63FB1215" w14:textId="77777777" w:rsidR="00D106F3" w:rsidRPr="00F72816" w:rsidRDefault="005975BD" w:rsidP="00D106F3">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rFonts w:hint="eastAsia"/>
          <w:lang w:val="en-US" w:eastAsia="ko-KR"/>
        </w:rPr>
        <w:t xml:space="preserve">"oic.if.r", </w:t>
      </w:r>
      <w:r w:rsidRPr="00F72816">
        <w:rPr>
          <w:lang w:val="en-US" w:eastAsia="en-US"/>
        </w:rPr>
        <w:t>"oic.if.baseline"]</w:t>
      </w:r>
      <w:r>
        <w:rPr>
          <w:lang w:val="en-US" w:eastAsia="en-US"/>
        </w:rPr>
        <w:t>,</w:t>
      </w:r>
      <w:r>
        <w:rPr>
          <w:lang w:val="en-US" w:eastAsia="en-US"/>
        </w:rPr>
        <w:br/>
      </w:r>
      <w:r w:rsidR="00D106F3">
        <w:rPr>
          <w:lang w:val="en-US" w:eastAsia="en-US"/>
        </w:rPr>
        <w:t xml:space="preserve">    "p</w:t>
      </w:r>
      <w:r w:rsidR="00D106F3" w:rsidRPr="00F72816">
        <w:rPr>
          <w:lang w:val="en-US" w:eastAsia="en-US"/>
        </w:rPr>
        <w:t>":</w:t>
      </w:r>
      <w:r w:rsidR="00D106F3">
        <w:rPr>
          <w:lang w:val="en-US" w:eastAsia="en-US"/>
        </w:rPr>
        <w:t xml:space="preserve"> {"bm": 3},</w:t>
      </w:r>
    </w:p>
    <w:p w14:paraId="31F18A25"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eps</w:t>
      </w:r>
      <w:proofErr w:type="gramEnd"/>
      <w:r>
        <w:rPr>
          <w:lang w:val="en-US" w:eastAsia="en-US"/>
        </w:rPr>
        <w:t>": [{"ep": "coap</w:t>
      </w:r>
      <w:r w:rsidRPr="00F2697E">
        <w:rPr>
          <w:lang w:val="en-US" w:eastAsia="en-US"/>
        </w:rPr>
        <w:t>://[fe80::b1d6]:</w:t>
      </w:r>
      <w:r>
        <w:rPr>
          <w:lang w:val="en-US" w:eastAsia="en-US"/>
        </w:rPr>
        <w:t>44444</w:t>
      </w:r>
      <w:r w:rsidRPr="00F2697E">
        <w:rPr>
          <w:lang w:val="en-US" w:eastAsia="en-US"/>
        </w:rPr>
        <w:t>"}</w:t>
      </w:r>
      <w:r>
        <w:rPr>
          <w:lang w:val="en-US" w:eastAsia="en-US"/>
        </w:rPr>
        <w:t>,</w:t>
      </w:r>
      <w:r>
        <w:rPr>
          <w:lang w:val="en-US" w:eastAsia="en-US"/>
        </w:rPr>
        <w:br/>
        <w:t xml:space="preserve">            {"ep": "coaps</w:t>
      </w:r>
      <w:r w:rsidRPr="00F2697E">
        <w:rPr>
          <w:lang w:val="en-US" w:eastAsia="en-US"/>
        </w:rPr>
        <w:t>://[fe80::b1d6]:</w:t>
      </w:r>
      <w:r>
        <w:rPr>
          <w:lang w:val="en-US" w:eastAsia="en-US"/>
        </w:rPr>
        <w:t xml:space="preserve">11111"} </w:t>
      </w:r>
      <w:r>
        <w:rPr>
          <w:lang w:val="en-US" w:eastAsia="en-US"/>
        </w:rPr>
        <w:br/>
        <w:t xml:space="preserve">           ]</w:t>
      </w:r>
    </w:p>
    <w:p w14:paraId="1A4D711B"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27F8CD1C"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0EE17CC6"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href</w:t>
      </w:r>
      <w:proofErr w:type="gramEnd"/>
      <w:r w:rsidRPr="00F72816">
        <w:rPr>
          <w:lang w:val="en-US" w:eastAsia="en-US"/>
        </w:rPr>
        <w:t>": "/oic/d",</w:t>
      </w:r>
    </w:p>
    <w:p w14:paraId="7B7C63FC" w14:textId="77777777" w:rsidR="001C78AD" w:rsidRDefault="001C78A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rFonts w:hint="eastAsia"/>
          <w:lang w:val="en-US" w:eastAsia="ko-KR"/>
        </w:rPr>
        <w:t xml:space="preserve">    </w:t>
      </w:r>
      <w:r w:rsidRPr="00F72816">
        <w:rPr>
          <w:lang w:val="en-US" w:eastAsia="en-US"/>
        </w:rPr>
        <w:t>"</w:t>
      </w:r>
      <w:proofErr w:type="gramStart"/>
      <w:r>
        <w:rPr>
          <w:rFonts w:hint="eastAsia"/>
          <w:lang w:val="en-US" w:eastAsia="ko-KR"/>
        </w:rPr>
        <w:t>anchor</w:t>
      </w:r>
      <w:proofErr w:type="gramEnd"/>
      <w:r w:rsidRPr="00F72816">
        <w:rPr>
          <w:lang w:val="en-US" w:eastAsia="en-US"/>
        </w:rPr>
        <w:t>": "</w:t>
      </w:r>
      <w:r w:rsidRPr="00F2697E">
        <w:rPr>
          <w:lang w:val="en-US" w:eastAsia="en-US"/>
        </w:rPr>
        <w:t>ocf://dc70373c-1e8d-4fb3-962e-017eaa863989</w:t>
      </w:r>
      <w:r>
        <w:rPr>
          <w:lang w:val="en-US" w:eastAsia="en-US"/>
        </w:rPr>
        <w:t>,</w:t>
      </w:r>
    </w:p>
    <w:p w14:paraId="6E14B341"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rt</w:t>
      </w:r>
      <w:proofErr w:type="gramEnd"/>
      <w:r w:rsidRPr="00F72816">
        <w:rPr>
          <w:lang w:val="en-US" w:eastAsia="en-US"/>
        </w:rPr>
        <w:t>": ["oic.wk.d"</w:t>
      </w:r>
      <w:r>
        <w:rPr>
          <w:lang w:val="en-US" w:eastAsia="en-US"/>
        </w:rPr>
        <w:t>, "oic.d.light"</w:t>
      </w:r>
      <w:r w:rsidRPr="00F72816">
        <w:rPr>
          <w:lang w:val="en-US" w:eastAsia="en-US"/>
        </w:rPr>
        <w:t>],</w:t>
      </w:r>
    </w:p>
    <w:p w14:paraId="2B2DB66E" w14:textId="77777777" w:rsidR="00D106F3" w:rsidRPr="00F72816" w:rsidRDefault="005975BD" w:rsidP="00D106F3">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roofErr w:type="gramStart"/>
      <w:r w:rsidRPr="00F72816">
        <w:rPr>
          <w:lang w:val="en-US" w:eastAsia="en-US"/>
        </w:rPr>
        <w:t>if</w:t>
      </w:r>
      <w:proofErr w:type="gramEnd"/>
      <w:r w:rsidRPr="00F72816">
        <w:rPr>
          <w:lang w:val="en-US" w:eastAsia="en-US"/>
        </w:rPr>
        <w:t>": [</w:t>
      </w:r>
      <w:r>
        <w:rPr>
          <w:rFonts w:hint="eastAsia"/>
          <w:lang w:val="en-US" w:eastAsia="ko-KR"/>
        </w:rPr>
        <w:t xml:space="preserve">"oic.if.r", </w:t>
      </w:r>
      <w:r w:rsidRPr="00F72816">
        <w:rPr>
          <w:lang w:val="en-US" w:eastAsia="en-US"/>
        </w:rPr>
        <w:t>"oic.if.baseline"]</w:t>
      </w:r>
      <w:r>
        <w:rPr>
          <w:lang w:val="en-US" w:eastAsia="en-US"/>
        </w:rPr>
        <w:t>,</w:t>
      </w:r>
      <w:r>
        <w:rPr>
          <w:lang w:val="en-US" w:eastAsia="en-US"/>
        </w:rPr>
        <w:br/>
      </w:r>
      <w:r w:rsidR="00D106F3">
        <w:rPr>
          <w:lang w:val="en-US" w:eastAsia="en-US"/>
        </w:rPr>
        <w:t xml:space="preserve">    "p</w:t>
      </w:r>
      <w:r w:rsidR="00D106F3" w:rsidRPr="00F72816">
        <w:rPr>
          <w:lang w:val="en-US" w:eastAsia="en-US"/>
        </w:rPr>
        <w:t>":</w:t>
      </w:r>
      <w:r w:rsidR="00D106F3">
        <w:rPr>
          <w:lang w:val="en-US" w:eastAsia="en-US"/>
        </w:rPr>
        <w:t xml:space="preserve"> {"bm": 3},</w:t>
      </w:r>
    </w:p>
    <w:p w14:paraId="13BC7082"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eps</w:t>
      </w:r>
      <w:proofErr w:type="gramEnd"/>
      <w:r>
        <w:rPr>
          <w:lang w:val="en-US" w:eastAsia="en-US"/>
        </w:rPr>
        <w:t>": [{"ep": "coap</w:t>
      </w:r>
      <w:r w:rsidRPr="00F2697E">
        <w:rPr>
          <w:lang w:val="en-US" w:eastAsia="en-US"/>
        </w:rPr>
        <w:t>://[fe80::b1d6]:</w:t>
      </w:r>
      <w:r>
        <w:rPr>
          <w:lang w:val="en-US" w:eastAsia="en-US"/>
        </w:rPr>
        <w:t>44444</w:t>
      </w:r>
      <w:r w:rsidRPr="00F2697E">
        <w:rPr>
          <w:lang w:val="en-US" w:eastAsia="en-US"/>
        </w:rPr>
        <w:t>"}</w:t>
      </w:r>
      <w:r>
        <w:rPr>
          <w:lang w:val="en-US" w:eastAsia="en-US"/>
        </w:rPr>
        <w:t>,</w:t>
      </w:r>
      <w:r>
        <w:rPr>
          <w:lang w:val="en-US" w:eastAsia="en-US"/>
        </w:rPr>
        <w:br/>
        <w:t xml:space="preserve">            {"ep": "coaps</w:t>
      </w:r>
      <w:r w:rsidRPr="00F2697E">
        <w:rPr>
          <w:lang w:val="en-US" w:eastAsia="en-US"/>
        </w:rPr>
        <w:t>://[fe80::b1d6]:</w:t>
      </w:r>
      <w:r>
        <w:rPr>
          <w:lang w:val="en-US" w:eastAsia="en-US"/>
        </w:rPr>
        <w:t xml:space="preserve">11111"} </w:t>
      </w:r>
      <w:r>
        <w:rPr>
          <w:lang w:val="en-US" w:eastAsia="en-US"/>
        </w:rPr>
        <w:br/>
        <w:t xml:space="preserve">           ]</w:t>
      </w:r>
    </w:p>
    <w:p w14:paraId="3F34D6D6" w14:textId="77777777" w:rsidR="005975BD" w:rsidRPr="00F72816"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72816">
        <w:rPr>
          <w:lang w:val="en-US" w:eastAsia="en-US"/>
        </w:rPr>
        <w:t xml:space="preserve">  },</w:t>
      </w:r>
    </w:p>
    <w:p w14:paraId="69229EA4"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
    <w:p w14:paraId="702CDDAE"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roofErr w:type="gramStart"/>
      <w:r w:rsidRPr="00F2697E">
        <w:rPr>
          <w:lang w:val="en-US" w:eastAsia="en-US"/>
        </w:rPr>
        <w:t>href</w:t>
      </w:r>
      <w:proofErr w:type="gramEnd"/>
      <w:r w:rsidRPr="00F2697E">
        <w:rPr>
          <w:lang w:val="en-US" w:eastAsia="en-US"/>
        </w:rPr>
        <w:t>": "/myLight",</w:t>
      </w:r>
    </w:p>
    <w:p w14:paraId="04414FD4" w14:textId="77777777" w:rsidR="001C78AD" w:rsidRDefault="001C78AD" w:rsidP="001C78AD">
      <w:pPr>
        <w:pStyle w:val="xcode"/>
        <w:pBdr>
          <w:top w:val="single" w:sz="4" w:space="1" w:color="auto"/>
          <w:left w:val="single" w:sz="4" w:space="4" w:color="auto"/>
          <w:bottom w:val="single" w:sz="4" w:space="1" w:color="auto"/>
          <w:right w:val="single" w:sz="4" w:space="4" w:color="auto"/>
        </w:pBdr>
        <w:ind w:left="360"/>
        <w:rPr>
          <w:lang w:val="en-US" w:eastAsia="en-US"/>
        </w:rPr>
      </w:pPr>
      <w:r>
        <w:rPr>
          <w:rFonts w:hint="eastAsia"/>
          <w:lang w:val="en-US" w:eastAsia="ko-KR"/>
        </w:rPr>
        <w:t xml:space="preserve">    </w:t>
      </w:r>
      <w:r w:rsidRPr="00F72816">
        <w:rPr>
          <w:lang w:val="en-US" w:eastAsia="en-US"/>
        </w:rPr>
        <w:t>"</w:t>
      </w:r>
      <w:proofErr w:type="gramStart"/>
      <w:r>
        <w:rPr>
          <w:rFonts w:hint="eastAsia"/>
          <w:lang w:val="en-US" w:eastAsia="ko-KR"/>
        </w:rPr>
        <w:t>anchor</w:t>
      </w:r>
      <w:proofErr w:type="gramEnd"/>
      <w:r w:rsidRPr="00F72816">
        <w:rPr>
          <w:lang w:val="en-US" w:eastAsia="en-US"/>
        </w:rPr>
        <w:t>": "</w:t>
      </w:r>
      <w:r w:rsidRPr="00F2697E">
        <w:rPr>
          <w:lang w:val="en-US" w:eastAsia="en-US"/>
        </w:rPr>
        <w:t>ocf://dc70373c-1e8d-4fb3-962e-017eaa863989</w:t>
      </w:r>
      <w:r>
        <w:rPr>
          <w:lang w:val="en-US" w:eastAsia="en-US"/>
        </w:rPr>
        <w:t>,</w:t>
      </w:r>
    </w:p>
    <w:p w14:paraId="58A035FB"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roofErr w:type="gramStart"/>
      <w:r w:rsidRPr="00F2697E">
        <w:rPr>
          <w:lang w:val="en-US" w:eastAsia="en-US"/>
        </w:rPr>
        <w:t>rt</w:t>
      </w:r>
      <w:proofErr w:type="gramEnd"/>
      <w:r w:rsidRPr="00F2697E">
        <w:rPr>
          <w:lang w:val="en-US" w:eastAsia="en-US"/>
        </w:rPr>
        <w:t>": ["oic.r.</w:t>
      </w:r>
      <w:r>
        <w:rPr>
          <w:rFonts w:hint="eastAsia"/>
          <w:lang w:val="en-US" w:eastAsia="ko-KR"/>
        </w:rPr>
        <w:t>switch.binary</w:t>
      </w:r>
      <w:r w:rsidRPr="00F2697E">
        <w:rPr>
          <w:lang w:val="en-US" w:eastAsia="en-US"/>
        </w:rPr>
        <w:t>"],</w:t>
      </w:r>
    </w:p>
    <w:p w14:paraId="1543C058"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proofErr w:type="gramStart"/>
      <w:r w:rsidRPr="00F2697E">
        <w:rPr>
          <w:lang w:val="en-US" w:eastAsia="en-US"/>
        </w:rPr>
        <w:t>if</w:t>
      </w:r>
      <w:proofErr w:type="gramEnd"/>
      <w:r w:rsidRPr="00F2697E">
        <w:rPr>
          <w:lang w:val="en-US" w:eastAsia="en-US"/>
        </w:rPr>
        <w:t>": [</w:t>
      </w:r>
      <w:r>
        <w:rPr>
          <w:rFonts w:hint="eastAsia"/>
          <w:lang w:val="en-US" w:eastAsia="ko-KR"/>
        </w:rPr>
        <w:t xml:space="preserve">"oic.if.a", </w:t>
      </w:r>
      <w:r w:rsidRPr="00F2697E">
        <w:rPr>
          <w:lang w:val="en-US" w:eastAsia="en-US"/>
        </w:rPr>
        <w:t>"oic.if.baseline"],</w:t>
      </w:r>
    </w:p>
    <w:p w14:paraId="6336A17F" w14:textId="77777777" w:rsidR="00D106F3" w:rsidRPr="00F72816" w:rsidRDefault="00D106F3" w:rsidP="00D106F3">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p</w:t>
      </w:r>
      <w:proofErr w:type="gramEnd"/>
      <w:r w:rsidRPr="00F72816">
        <w:rPr>
          <w:lang w:val="en-US" w:eastAsia="en-US"/>
        </w:rPr>
        <w:t>":</w:t>
      </w:r>
      <w:r>
        <w:rPr>
          <w:lang w:val="en-US" w:eastAsia="en-US"/>
        </w:rPr>
        <w:t xml:space="preserve"> {"bm": 3},</w:t>
      </w:r>
    </w:p>
    <w:p w14:paraId="41DE6173" w14:textId="77777777" w:rsidR="005975BD" w:rsidRPr="00F2697E"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Pr>
          <w:lang w:val="en-US" w:eastAsia="en-US"/>
        </w:rPr>
        <w:t xml:space="preserve">    "</w:t>
      </w:r>
      <w:proofErr w:type="gramStart"/>
      <w:r>
        <w:rPr>
          <w:lang w:val="en-US" w:eastAsia="en-US"/>
        </w:rPr>
        <w:t>eps</w:t>
      </w:r>
      <w:proofErr w:type="gramEnd"/>
      <w:r>
        <w:rPr>
          <w:lang w:val="en-US" w:eastAsia="en-US"/>
        </w:rPr>
        <w:t>": [{"ep": "coap</w:t>
      </w:r>
      <w:r w:rsidRPr="00F2697E">
        <w:rPr>
          <w:lang w:val="en-US" w:eastAsia="en-US"/>
        </w:rPr>
        <w:t>://[fe80::b1d6]:</w:t>
      </w:r>
      <w:r>
        <w:rPr>
          <w:lang w:val="en-US" w:eastAsia="en-US"/>
        </w:rPr>
        <w:t>44444</w:t>
      </w:r>
      <w:r w:rsidRPr="00F2697E">
        <w:rPr>
          <w:lang w:val="en-US" w:eastAsia="en-US"/>
        </w:rPr>
        <w:t>"}</w:t>
      </w:r>
      <w:r>
        <w:rPr>
          <w:lang w:val="en-US" w:eastAsia="en-US"/>
        </w:rPr>
        <w:t>,</w:t>
      </w:r>
      <w:r>
        <w:rPr>
          <w:lang w:val="en-US" w:eastAsia="en-US"/>
        </w:rPr>
        <w:br/>
        <w:t xml:space="preserve">            {"ep": "coaps</w:t>
      </w:r>
      <w:r w:rsidRPr="00F2697E">
        <w:rPr>
          <w:lang w:val="en-US" w:eastAsia="en-US"/>
        </w:rPr>
        <w:t>://[fe80::b1d6]:</w:t>
      </w:r>
      <w:r>
        <w:rPr>
          <w:lang w:val="en-US" w:eastAsia="en-US"/>
        </w:rPr>
        <w:t xml:space="preserve">11111"} </w:t>
      </w:r>
      <w:r>
        <w:rPr>
          <w:lang w:val="en-US" w:eastAsia="en-US"/>
        </w:rPr>
        <w:br/>
        <w:t xml:space="preserve">           ]</w:t>
      </w:r>
    </w:p>
    <w:p w14:paraId="0B4D4A3A" w14:textId="77777777" w:rsidR="005975BD" w:rsidRDefault="005975BD" w:rsidP="005975BD">
      <w:pPr>
        <w:pStyle w:val="xcode"/>
        <w:pBdr>
          <w:top w:val="single" w:sz="4" w:space="1" w:color="auto"/>
          <w:left w:val="single" w:sz="4" w:space="4" w:color="auto"/>
          <w:bottom w:val="single" w:sz="4" w:space="1" w:color="auto"/>
          <w:right w:val="single" w:sz="4" w:space="4" w:color="auto"/>
        </w:pBdr>
        <w:ind w:left="360"/>
        <w:rPr>
          <w:lang w:val="en-US" w:eastAsia="en-US"/>
        </w:rPr>
      </w:pPr>
      <w:r w:rsidRPr="00F2697E">
        <w:rPr>
          <w:lang w:val="en-US" w:eastAsia="en-US"/>
        </w:rPr>
        <w:t xml:space="preserve"> </w:t>
      </w:r>
      <w:r>
        <w:rPr>
          <w:lang w:val="en-US" w:eastAsia="en-US"/>
        </w:rPr>
        <w:t xml:space="preserve"> }</w:t>
      </w:r>
      <w:r>
        <w:rPr>
          <w:lang w:val="en-US" w:eastAsia="en-US"/>
        </w:rPr>
        <w:br/>
        <w:t>]</w:t>
      </w:r>
    </w:p>
    <w:p w14:paraId="2F25578E" w14:textId="77777777" w:rsidR="006723A7" w:rsidRDefault="006723A7" w:rsidP="00550F07">
      <w:pPr>
        <w:pStyle w:val="PARAGRAPH"/>
        <w:rPr>
          <w:rFonts w:eastAsiaTheme="minorEastAsia"/>
          <w:lang w:eastAsia="ko-KR"/>
        </w:rPr>
      </w:pPr>
      <w:r>
        <w:rPr>
          <w:rFonts w:eastAsiaTheme="minorEastAsia" w:hint="eastAsia"/>
          <w:lang w:eastAsia="ko-KR"/>
        </w:rPr>
        <w:t xml:space="preserve">After performing discovery using </w:t>
      </w:r>
      <w:r w:rsidR="00CB5A44">
        <w:rPr>
          <w:rFonts w:eastAsiaTheme="minorEastAsia"/>
          <w:lang w:eastAsia="ko-KR"/>
        </w:rPr>
        <w:t>“</w:t>
      </w:r>
      <w:r>
        <w:rPr>
          <w:rFonts w:eastAsiaTheme="minorEastAsia" w:hint="eastAsia"/>
          <w:lang w:eastAsia="ko-KR"/>
        </w:rPr>
        <w:t>/oic/res</w:t>
      </w:r>
      <w:r w:rsidR="00CB5A44">
        <w:rPr>
          <w:rFonts w:eastAsiaTheme="minorEastAsia"/>
          <w:lang w:eastAsia="ko-KR"/>
        </w:rPr>
        <w:t>”</w:t>
      </w:r>
      <w:r>
        <w:rPr>
          <w:rFonts w:eastAsiaTheme="minorEastAsia" w:hint="eastAsia"/>
          <w:lang w:eastAsia="ko-KR"/>
        </w:rPr>
        <w:t xml:space="preserve">, Clients may discover additional details about Server by performing discovery using </w:t>
      </w:r>
      <w:r w:rsidR="00CB5A44">
        <w:rPr>
          <w:rFonts w:eastAsiaTheme="minorEastAsia"/>
          <w:lang w:eastAsia="ko-KR"/>
        </w:rPr>
        <w:t>“</w:t>
      </w:r>
      <w:r>
        <w:rPr>
          <w:rFonts w:eastAsiaTheme="minorEastAsia" w:hint="eastAsia"/>
          <w:lang w:eastAsia="ko-KR"/>
        </w:rPr>
        <w:t>/oic/p</w:t>
      </w:r>
      <w:r w:rsidR="00CB5A44">
        <w:rPr>
          <w:rFonts w:eastAsiaTheme="minorEastAsia"/>
          <w:lang w:eastAsia="ko-KR"/>
        </w:rPr>
        <w:t>”</w:t>
      </w:r>
      <w:r>
        <w:rPr>
          <w:rFonts w:eastAsiaTheme="minorEastAsia" w:hint="eastAsia"/>
          <w:lang w:eastAsia="ko-KR"/>
        </w:rPr>
        <w:t xml:space="preserve">, /oic/rts etc. If a Client already knows about Server it may discover using other resources without going through the discovery of </w:t>
      </w:r>
      <w:r w:rsidR="00CB5A44">
        <w:rPr>
          <w:rFonts w:eastAsiaTheme="minorEastAsia"/>
          <w:lang w:eastAsia="ko-KR"/>
        </w:rPr>
        <w:t>“</w:t>
      </w:r>
      <w:r>
        <w:rPr>
          <w:rFonts w:eastAsiaTheme="minorEastAsia" w:hint="eastAsia"/>
          <w:lang w:eastAsia="ko-KR"/>
        </w:rPr>
        <w:t>/oic/res</w:t>
      </w:r>
      <w:r w:rsidR="00CB5A44">
        <w:rPr>
          <w:rFonts w:eastAsiaTheme="minorEastAsia"/>
          <w:lang w:eastAsia="ko-KR"/>
        </w:rPr>
        <w:t>”</w:t>
      </w:r>
      <w:r>
        <w:rPr>
          <w:rFonts w:eastAsiaTheme="minorEastAsia" w:hint="eastAsia"/>
          <w:lang w:eastAsia="ko-KR"/>
        </w:rPr>
        <w:t>.</w:t>
      </w:r>
    </w:p>
    <w:p w14:paraId="469CBD2D" w14:textId="77777777" w:rsidR="00677A3A" w:rsidRDefault="002827D7" w:rsidP="00F92D1D">
      <w:pPr>
        <w:pStyle w:val="Heading3"/>
      </w:pPr>
      <w:bookmarkStart w:id="12323" w:name="_Ref426356852"/>
      <w:bookmarkStart w:id="12324" w:name="_Ref490143243"/>
      <w:bookmarkStart w:id="12325" w:name="_Toc509367221"/>
      <w:r>
        <w:lastRenderedPageBreak/>
        <w:t>R</w:t>
      </w:r>
      <w:r w:rsidR="00677A3A">
        <w:t>esource directory</w:t>
      </w:r>
      <w:bookmarkEnd w:id="12323"/>
      <w:r>
        <w:t xml:space="preserve"> </w:t>
      </w:r>
      <w:r w:rsidR="00671C9F">
        <w:t xml:space="preserve">(RD) </w:t>
      </w:r>
      <w:r>
        <w:t>based discovery</w:t>
      </w:r>
      <w:bookmarkEnd w:id="12324"/>
      <w:bookmarkEnd w:id="12325"/>
    </w:p>
    <w:p w14:paraId="061231FB" w14:textId="77777777" w:rsidR="00671C9F" w:rsidRDefault="00671C9F" w:rsidP="00F92D1D">
      <w:pPr>
        <w:pStyle w:val="Heading4"/>
      </w:pPr>
      <w:r>
        <w:t>Introduction</w:t>
      </w:r>
    </w:p>
    <w:p w14:paraId="03141A5E" w14:textId="77777777" w:rsidR="002827D7" w:rsidRDefault="002827D7" w:rsidP="00F92D1D">
      <w:pPr>
        <w:pStyle w:val="Heading5"/>
      </w:pPr>
      <w:r>
        <w:t xml:space="preserve">Indirect discovery for lookup of the </w:t>
      </w:r>
      <w:r w:rsidR="006B084B">
        <w:t>R</w:t>
      </w:r>
      <w:r>
        <w:t>esources</w:t>
      </w:r>
    </w:p>
    <w:p w14:paraId="354433C2" w14:textId="77777777" w:rsidR="00671C9F" w:rsidRPr="00671C9F" w:rsidRDefault="00671C9F" w:rsidP="00671C9F">
      <w:pPr>
        <w:pStyle w:val="PARAGRAPH"/>
        <w:rPr>
          <w:rFonts w:eastAsiaTheme="minorEastAsia"/>
          <w:lang w:eastAsia="ko-KR"/>
        </w:rPr>
      </w:pPr>
      <w:r w:rsidRPr="00671C9F">
        <w:rPr>
          <w:rFonts w:eastAsiaTheme="minorEastAsia"/>
          <w:lang w:eastAsia="ko-KR"/>
        </w:rPr>
        <w:t xml:space="preserve">Direct discovery is the mechanism used currently to find </w:t>
      </w:r>
      <w:r w:rsidR="006B084B">
        <w:rPr>
          <w:rFonts w:eastAsiaTheme="minorEastAsia"/>
          <w:lang w:eastAsia="ko-KR"/>
        </w:rPr>
        <w:t>R</w:t>
      </w:r>
      <w:r w:rsidRPr="00671C9F">
        <w:rPr>
          <w:rFonts w:eastAsiaTheme="minorEastAsia"/>
          <w:lang w:eastAsia="ko-KR"/>
        </w:rPr>
        <w:t xml:space="preserve">esources in the network. When needed, </w:t>
      </w:r>
      <w:r w:rsidR="006B084B">
        <w:rPr>
          <w:rFonts w:eastAsiaTheme="minorEastAsia"/>
          <w:lang w:eastAsia="ko-KR"/>
        </w:rPr>
        <w:t>R</w:t>
      </w:r>
      <w:r w:rsidRPr="00671C9F">
        <w:rPr>
          <w:rFonts w:eastAsiaTheme="minorEastAsia"/>
          <w:lang w:eastAsia="ko-KR"/>
        </w:rPr>
        <w:t xml:space="preserve">esources are queried at a particular </w:t>
      </w:r>
      <w:r w:rsidR="006B084B">
        <w:rPr>
          <w:rFonts w:eastAsiaTheme="minorEastAsia"/>
          <w:lang w:eastAsia="ko-KR"/>
        </w:rPr>
        <w:t>Device</w:t>
      </w:r>
      <w:r w:rsidR="006B084B" w:rsidRPr="00671C9F">
        <w:rPr>
          <w:rFonts w:eastAsiaTheme="minorEastAsia"/>
          <w:lang w:eastAsia="ko-KR"/>
        </w:rPr>
        <w:t xml:space="preserve"> </w:t>
      </w:r>
      <w:r w:rsidRPr="00671C9F">
        <w:rPr>
          <w:rFonts w:eastAsiaTheme="minorEastAsia"/>
          <w:lang w:eastAsia="ko-KR"/>
        </w:rPr>
        <w:t xml:space="preserve">directly or a multicast packet is sent to all </w:t>
      </w:r>
      <w:r w:rsidR="006B084B">
        <w:rPr>
          <w:rFonts w:eastAsiaTheme="minorEastAsia"/>
          <w:lang w:eastAsia="ko-KR"/>
        </w:rPr>
        <w:t>Devices</w:t>
      </w:r>
      <w:r>
        <w:rPr>
          <w:rFonts w:eastAsiaTheme="minorEastAsia"/>
          <w:lang w:eastAsia="ko-KR"/>
        </w:rPr>
        <w:t>. E</w:t>
      </w:r>
      <w:r w:rsidRPr="00671C9F">
        <w:rPr>
          <w:rFonts w:eastAsiaTheme="minorEastAsia"/>
          <w:lang w:eastAsia="ko-KR"/>
        </w:rPr>
        <w:t xml:space="preserve">ach queried </w:t>
      </w:r>
      <w:r w:rsidR="006B084B">
        <w:rPr>
          <w:rFonts w:eastAsiaTheme="minorEastAsia"/>
          <w:lang w:eastAsia="ko-KR"/>
        </w:rPr>
        <w:t>Device</w:t>
      </w:r>
      <w:r w:rsidR="006B084B" w:rsidRPr="00671C9F">
        <w:rPr>
          <w:rFonts w:eastAsiaTheme="minorEastAsia"/>
          <w:lang w:eastAsia="ko-KR"/>
        </w:rPr>
        <w:t xml:space="preserve"> </w:t>
      </w:r>
      <w:r w:rsidRPr="00671C9F">
        <w:rPr>
          <w:rFonts w:eastAsiaTheme="minorEastAsia"/>
          <w:lang w:eastAsia="ko-KR"/>
        </w:rPr>
        <w:t xml:space="preserve">responds directly with its </w:t>
      </w:r>
      <w:r w:rsidR="006B084B">
        <w:rPr>
          <w:rFonts w:eastAsiaTheme="minorEastAsia"/>
          <w:lang w:eastAsia="ko-KR"/>
        </w:rPr>
        <w:t>R</w:t>
      </w:r>
      <w:r w:rsidRPr="00671C9F">
        <w:rPr>
          <w:rFonts w:eastAsiaTheme="minorEastAsia"/>
          <w:lang w:eastAsia="ko-KR"/>
        </w:rPr>
        <w:t xml:space="preserve">esources to the discovering </w:t>
      </w:r>
      <w:r w:rsidR="006B084B">
        <w:rPr>
          <w:rFonts w:eastAsiaTheme="minorEastAsia"/>
          <w:lang w:eastAsia="ko-KR"/>
        </w:rPr>
        <w:t>D</w:t>
      </w:r>
      <w:r w:rsidRPr="00671C9F">
        <w:rPr>
          <w:rFonts w:eastAsiaTheme="minorEastAsia"/>
          <w:lang w:eastAsia="ko-KR"/>
        </w:rPr>
        <w:t xml:space="preserve">evice. Resources available locally are registered on the same </w:t>
      </w:r>
      <w:r w:rsidR="006B084B">
        <w:rPr>
          <w:rFonts w:eastAsiaTheme="minorEastAsia"/>
          <w:lang w:eastAsia="ko-KR"/>
        </w:rPr>
        <w:t>D</w:t>
      </w:r>
      <w:r w:rsidRPr="00671C9F">
        <w:rPr>
          <w:rFonts w:eastAsiaTheme="minorEastAsia"/>
          <w:lang w:eastAsia="ko-KR"/>
        </w:rPr>
        <w:t xml:space="preserve">evice. </w:t>
      </w:r>
    </w:p>
    <w:p w14:paraId="14826862" w14:textId="77777777" w:rsidR="002827D7" w:rsidRDefault="00671C9F" w:rsidP="00671C9F">
      <w:pPr>
        <w:pStyle w:val="PARAGRAPH"/>
        <w:rPr>
          <w:rFonts w:eastAsiaTheme="minorEastAsia"/>
          <w:lang w:eastAsia="ko-KR"/>
        </w:rPr>
      </w:pPr>
      <w:r w:rsidRPr="00671C9F">
        <w:rPr>
          <w:rFonts w:eastAsiaTheme="minorEastAsia"/>
          <w:lang w:eastAsia="ko-KR"/>
        </w:rPr>
        <w:t xml:space="preserve">In some situations, one of the other mechanisms described in </w:t>
      </w:r>
      <w:r>
        <w:rPr>
          <w:rFonts w:eastAsiaTheme="minorEastAsia"/>
          <w:lang w:eastAsia="ko-KR"/>
        </w:rPr>
        <w:t>s</w:t>
      </w:r>
      <w:r w:rsidRPr="00671C9F">
        <w:rPr>
          <w:rFonts w:eastAsiaTheme="minorEastAsia"/>
          <w:lang w:eastAsia="ko-KR"/>
        </w:rPr>
        <w:t xml:space="preserve">ection </w:t>
      </w:r>
      <w:r w:rsidR="00194F1E">
        <w:rPr>
          <w:rFonts w:eastAsiaTheme="minorEastAsia"/>
          <w:lang w:eastAsia="ko-KR"/>
        </w:rPr>
        <w:fldChar w:fldCharType="begin"/>
      </w:r>
      <w:r>
        <w:rPr>
          <w:rFonts w:eastAsiaTheme="minorEastAsia"/>
          <w:lang w:eastAsia="ko-KR"/>
        </w:rPr>
        <w:instrText xml:space="preserve"> REF _Ref426360038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11.3.2.3</w:t>
      </w:r>
      <w:r w:rsidR="00194F1E">
        <w:rPr>
          <w:rFonts w:eastAsiaTheme="minorEastAsia"/>
          <w:lang w:eastAsia="ko-KR"/>
        </w:rPr>
        <w:fldChar w:fldCharType="end"/>
      </w:r>
      <w:r>
        <w:rPr>
          <w:rFonts w:eastAsiaTheme="minorEastAsia"/>
          <w:lang w:eastAsia="ko-KR"/>
        </w:rPr>
        <w:t>,</w:t>
      </w:r>
      <w:r w:rsidRPr="00671C9F">
        <w:rPr>
          <w:rFonts w:eastAsiaTheme="minorEastAsia"/>
          <w:lang w:eastAsia="ko-KR"/>
        </w:rPr>
        <w:t xml:space="preserve"> called indirect discovery</w:t>
      </w:r>
      <w:r>
        <w:rPr>
          <w:rFonts w:eastAsiaTheme="minorEastAsia"/>
          <w:lang w:eastAsia="ko-KR"/>
        </w:rPr>
        <w:t>,</w:t>
      </w:r>
      <w:r w:rsidRPr="00671C9F">
        <w:rPr>
          <w:rFonts w:eastAsiaTheme="minorEastAsia"/>
          <w:lang w:eastAsia="ko-KR"/>
        </w:rPr>
        <w:t xml:space="preserve"> may be required. Indirect discovery is when a 3rd party </w:t>
      </w:r>
      <w:r w:rsidR="006B084B">
        <w:rPr>
          <w:rFonts w:eastAsiaTheme="minorEastAsia"/>
          <w:lang w:eastAsia="ko-KR"/>
        </w:rPr>
        <w:t>D</w:t>
      </w:r>
      <w:r w:rsidRPr="00671C9F">
        <w:rPr>
          <w:rFonts w:eastAsiaTheme="minorEastAsia"/>
          <w:lang w:eastAsia="ko-KR"/>
        </w:rPr>
        <w:t xml:space="preserve">evice, other than the discovering </w:t>
      </w:r>
      <w:r w:rsidR="006B084B">
        <w:rPr>
          <w:rFonts w:eastAsiaTheme="minorEastAsia"/>
          <w:lang w:eastAsia="ko-KR"/>
        </w:rPr>
        <w:t>D</w:t>
      </w:r>
      <w:r w:rsidRPr="00671C9F">
        <w:rPr>
          <w:rFonts w:eastAsiaTheme="minorEastAsia"/>
          <w:lang w:eastAsia="ko-KR"/>
        </w:rPr>
        <w:t xml:space="preserve">evice and the discovered </w:t>
      </w:r>
      <w:r w:rsidR="006B084B">
        <w:rPr>
          <w:rFonts w:eastAsiaTheme="minorEastAsia"/>
          <w:lang w:eastAsia="ko-KR"/>
        </w:rPr>
        <w:t>D</w:t>
      </w:r>
      <w:r w:rsidRPr="00671C9F">
        <w:rPr>
          <w:rFonts w:eastAsiaTheme="minorEastAsia"/>
          <w:lang w:eastAsia="ko-KR"/>
        </w:rPr>
        <w:t xml:space="preserve">evice, assists with the discovery process. The 3rd party </w:t>
      </w:r>
      <w:r w:rsidR="006B084B">
        <w:rPr>
          <w:rFonts w:eastAsiaTheme="minorEastAsia"/>
          <w:lang w:eastAsia="ko-KR"/>
        </w:rPr>
        <w:t xml:space="preserve">Device, called Resource Directory (RD), </w:t>
      </w:r>
      <w:r w:rsidRPr="00671C9F">
        <w:rPr>
          <w:rFonts w:eastAsiaTheme="minorEastAsia"/>
          <w:lang w:eastAsia="ko-KR"/>
        </w:rPr>
        <w:t xml:space="preserve">only provides information on </w:t>
      </w:r>
      <w:r w:rsidR="006B084B">
        <w:rPr>
          <w:rFonts w:eastAsiaTheme="minorEastAsia"/>
          <w:lang w:eastAsia="ko-KR"/>
        </w:rPr>
        <w:t>R</w:t>
      </w:r>
      <w:r w:rsidRPr="00671C9F">
        <w:rPr>
          <w:rFonts w:eastAsiaTheme="minorEastAsia"/>
          <w:lang w:eastAsia="ko-KR"/>
        </w:rPr>
        <w:t xml:space="preserve">esources on behalf of another </w:t>
      </w:r>
      <w:r w:rsidR="006B084B">
        <w:rPr>
          <w:rFonts w:eastAsiaTheme="minorEastAsia"/>
          <w:lang w:eastAsia="ko-KR"/>
        </w:rPr>
        <w:t>D</w:t>
      </w:r>
      <w:r w:rsidRPr="00671C9F">
        <w:rPr>
          <w:rFonts w:eastAsiaTheme="minorEastAsia"/>
          <w:lang w:eastAsia="ko-KR"/>
        </w:rPr>
        <w:t xml:space="preserve">evice but does not host </w:t>
      </w:r>
      <w:r w:rsidR="006B084B">
        <w:rPr>
          <w:rFonts w:eastAsiaTheme="minorEastAsia"/>
          <w:lang w:eastAsia="ko-KR"/>
        </w:rPr>
        <w:t>R</w:t>
      </w:r>
      <w:r w:rsidRPr="00671C9F">
        <w:rPr>
          <w:rFonts w:eastAsiaTheme="minorEastAsia"/>
          <w:lang w:eastAsia="ko-KR"/>
        </w:rPr>
        <w:t xml:space="preserve">esources on part of that </w:t>
      </w:r>
      <w:r w:rsidR="006B084B">
        <w:rPr>
          <w:rFonts w:eastAsiaTheme="minorEastAsia"/>
          <w:lang w:eastAsia="ko-KR"/>
        </w:rPr>
        <w:t>D</w:t>
      </w:r>
      <w:r w:rsidRPr="00671C9F">
        <w:rPr>
          <w:rFonts w:eastAsiaTheme="minorEastAsia"/>
          <w:lang w:eastAsia="ko-KR"/>
        </w:rPr>
        <w:t>evice.</w:t>
      </w:r>
    </w:p>
    <w:p w14:paraId="69EB25FB" w14:textId="77777777" w:rsidR="00671C9F" w:rsidRDefault="00495A45" w:rsidP="00671C9F">
      <w:pPr>
        <w:pStyle w:val="PARAGRAPH"/>
        <w:rPr>
          <w:rFonts w:eastAsiaTheme="minorEastAsia"/>
          <w:lang w:eastAsia="ko-KR"/>
        </w:rPr>
      </w:pPr>
      <w:r>
        <w:rPr>
          <w:noProof/>
          <w:lang w:val="en-US" w:eastAsia="en-US"/>
        </w:rPr>
        <mc:AlternateContent>
          <mc:Choice Requires="wpc">
            <w:drawing>
              <wp:inline distT="0" distB="0" distL="0" distR="0" wp14:anchorId="141B3845" wp14:editId="734A63BD">
                <wp:extent cx="5731510" cy="3122295"/>
                <wp:effectExtent l="0" t="0" r="0" b="1905"/>
                <wp:docPr id="60" name="Canvas 2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5" name="Oval 16"/>
                        <wps:cNvSpPr>
                          <a:spLocks noChangeArrowheads="1"/>
                        </wps:cNvSpPr>
                        <wps:spPr bwMode="auto">
                          <a:xfrm>
                            <a:off x="1209602" y="837525"/>
                            <a:ext cx="3057605" cy="1855556"/>
                          </a:xfrm>
                          <a:prstGeom prst="ellipse">
                            <a:avLst/>
                          </a:prstGeom>
                          <a:noFill/>
                          <a:ln w="9525">
                            <a:solidFill>
                              <a:srgbClr val="9CC2E5"/>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utoShape 17"/>
                        <wps:cNvSpPr>
                          <a:spLocks noChangeArrowheads="1"/>
                        </wps:cNvSpPr>
                        <wps:spPr bwMode="auto">
                          <a:xfrm>
                            <a:off x="476201" y="1340441"/>
                            <a:ext cx="914402" cy="762023"/>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7" name="Oval 18"/>
                        <wps:cNvSpPr>
                          <a:spLocks noChangeArrowheads="1"/>
                        </wps:cNvSpPr>
                        <wps:spPr bwMode="auto">
                          <a:xfrm>
                            <a:off x="2381204" y="530816"/>
                            <a:ext cx="1104902" cy="56201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 name="AutoShape 19"/>
                        <wps:cNvSpPr>
                          <a:spLocks noChangeArrowheads="1"/>
                        </wps:cNvSpPr>
                        <wps:spPr bwMode="auto">
                          <a:xfrm>
                            <a:off x="3771907" y="1826256"/>
                            <a:ext cx="1009602" cy="65792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9" name="Text Box 20"/>
                        <wps:cNvSpPr txBox="1">
                          <a:spLocks noChangeArrowheads="1"/>
                        </wps:cNvSpPr>
                        <wps:spPr bwMode="auto">
                          <a:xfrm>
                            <a:off x="457201" y="975360"/>
                            <a:ext cx="847701" cy="365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BD0A7" w14:textId="77777777" w:rsidR="00FB5756" w:rsidRPr="00AD36FD" w:rsidRDefault="00FB5756" w:rsidP="00530A34">
                              <w:pPr>
                                <w:jc w:val="center"/>
                                <w:rPr>
                                  <w:i/>
                                </w:rPr>
                              </w:pPr>
                              <w:r>
                                <w:rPr>
                                  <w:i/>
                                </w:rPr>
                                <w:t>OCF</w:t>
                              </w:r>
                              <w:r w:rsidRPr="00AD36FD">
                                <w:rPr>
                                  <w:i/>
                                </w:rPr>
                                <w:t xml:space="preserve"> </w:t>
                              </w:r>
                              <w:r>
                                <w:rPr>
                                  <w:i/>
                                </w:rPr>
                                <w:t>Device A</w:t>
                              </w:r>
                            </w:p>
                          </w:txbxContent>
                        </wps:txbx>
                        <wps:bodyPr rot="0" vert="horz" wrap="square" lIns="91440" tIns="45720" rIns="91440" bIns="45720" anchor="t" anchorCtr="0" upright="1">
                          <a:noAutofit/>
                        </wps:bodyPr>
                      </wps:wsp>
                      <wps:wsp>
                        <wps:cNvPr id="250" name="Text Box 21"/>
                        <wps:cNvSpPr txBox="1">
                          <a:spLocks noChangeArrowheads="1"/>
                        </wps:cNvSpPr>
                        <wps:spPr bwMode="auto">
                          <a:xfrm>
                            <a:off x="2524104" y="91440"/>
                            <a:ext cx="847701" cy="40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F8163" w14:textId="77777777" w:rsidR="00FB5756" w:rsidRPr="00AD36FD" w:rsidRDefault="00FB5756" w:rsidP="00530A34">
                              <w:pPr>
                                <w:jc w:val="center"/>
                                <w:rPr>
                                  <w:i/>
                                </w:rPr>
                              </w:pPr>
                              <w:r>
                                <w:rPr>
                                  <w:i/>
                                </w:rPr>
                                <w:t>OCF</w:t>
                              </w:r>
                              <w:r w:rsidRPr="00AD36FD">
                                <w:rPr>
                                  <w:i/>
                                </w:rPr>
                                <w:t xml:space="preserve"> </w:t>
                              </w:r>
                              <w:r>
                                <w:rPr>
                                  <w:i/>
                                </w:rPr>
                                <w:t>Device B</w:t>
                              </w:r>
                            </w:p>
                          </w:txbxContent>
                        </wps:txbx>
                        <wps:bodyPr rot="0" vert="horz" wrap="square" lIns="91440" tIns="45720" rIns="91440" bIns="45720" anchor="t" anchorCtr="0" upright="1">
                          <a:noAutofit/>
                        </wps:bodyPr>
                      </wps:wsp>
                      <wps:wsp>
                        <wps:cNvPr id="255" name="Text Box 22"/>
                        <wps:cNvSpPr txBox="1">
                          <a:spLocks noChangeArrowheads="1"/>
                        </wps:cNvSpPr>
                        <wps:spPr bwMode="auto">
                          <a:xfrm>
                            <a:off x="4552308" y="1941158"/>
                            <a:ext cx="847701" cy="398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377C2" w14:textId="77777777" w:rsidR="00FB5756" w:rsidRPr="00AD36FD" w:rsidRDefault="00FB5756" w:rsidP="00530A34">
                              <w:pPr>
                                <w:jc w:val="center"/>
                                <w:rPr>
                                  <w:i/>
                                </w:rPr>
                              </w:pPr>
                              <w:r w:rsidRPr="00AD36FD">
                                <w:rPr>
                                  <w:i/>
                                </w:rPr>
                                <w:t>O</w:t>
                              </w:r>
                              <w:r>
                                <w:rPr>
                                  <w:i/>
                                </w:rPr>
                                <w:t>CF</w:t>
                              </w:r>
                              <w:r w:rsidRPr="00AD36FD">
                                <w:rPr>
                                  <w:i/>
                                </w:rPr>
                                <w:t xml:space="preserve"> </w:t>
                              </w:r>
                              <w:r>
                                <w:rPr>
                                  <w:i/>
                                </w:rPr>
                                <w:t>Device C</w:t>
                              </w:r>
                            </w:p>
                          </w:txbxContent>
                        </wps:txbx>
                        <wps:bodyPr rot="0" vert="horz" wrap="square" lIns="91440" tIns="45720" rIns="91440" bIns="45720" anchor="t" anchorCtr="0" upright="1">
                          <a:noAutofit/>
                        </wps:bodyPr>
                      </wps:wsp>
                      <wps:wsp>
                        <wps:cNvPr id="32" name="Text Box 23"/>
                        <wps:cNvSpPr txBox="1">
                          <a:spLocks noChangeArrowheads="1"/>
                        </wps:cNvSpPr>
                        <wps:spPr bwMode="auto">
                          <a:xfrm>
                            <a:off x="643841" y="1569066"/>
                            <a:ext cx="523901" cy="219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AA9FB" w14:textId="77777777" w:rsidR="00FB5756" w:rsidRPr="00AD36FD" w:rsidRDefault="00FB5756" w:rsidP="00424999">
                              <w:r w:rsidRPr="00071C6F">
                                <w:t>/oic</w:t>
                              </w:r>
                              <w:r w:rsidRPr="00AD36FD">
                                <w:t>/res</w:t>
                              </w:r>
                            </w:p>
                          </w:txbxContent>
                        </wps:txbx>
                        <wps:bodyPr rot="0" vert="horz" wrap="square" lIns="0" tIns="0" rIns="0" bIns="0" anchor="t" anchorCtr="0" upright="1">
                          <a:noAutofit/>
                        </wps:bodyPr>
                      </wps:wsp>
                      <wps:wsp>
                        <wps:cNvPr id="33" name="Text Box 24"/>
                        <wps:cNvSpPr txBox="1">
                          <a:spLocks noChangeArrowheads="1"/>
                        </wps:cNvSpPr>
                        <wps:spPr bwMode="auto">
                          <a:xfrm>
                            <a:off x="2771705" y="739162"/>
                            <a:ext cx="523901" cy="21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FDADB" w14:textId="77777777" w:rsidR="00FB5756" w:rsidRPr="00AD36FD" w:rsidRDefault="00FB5756" w:rsidP="00424999">
                              <w:pPr>
                                <w:jc w:val="right"/>
                              </w:pPr>
                              <w:r w:rsidRPr="00071C6F">
                                <w:t>/oic</w:t>
                              </w:r>
                              <w:r w:rsidRPr="00AD36FD">
                                <w:t>/res</w:t>
                              </w:r>
                            </w:p>
                          </w:txbxContent>
                        </wps:txbx>
                        <wps:bodyPr rot="0" vert="horz" wrap="square" lIns="0" tIns="0" rIns="0" bIns="0" anchor="t" anchorCtr="0" upright="1">
                          <a:noAutofit/>
                        </wps:bodyPr>
                      </wps:wsp>
                      <wps:wsp>
                        <wps:cNvPr id="34" name="AutoShape 25"/>
                        <wps:cNvSpPr>
                          <a:spLocks noChangeArrowheads="1"/>
                        </wps:cNvSpPr>
                        <wps:spPr bwMode="auto">
                          <a:xfrm>
                            <a:off x="1352502" y="2397773"/>
                            <a:ext cx="923902" cy="676321"/>
                          </a:xfrm>
                          <a:custGeom>
                            <a:avLst/>
                            <a:gdLst>
                              <a:gd name="T0" fmla="*/ 1479070520 w 21600"/>
                              <a:gd name="T1" fmla="*/ 331506629 h 21600"/>
                              <a:gd name="T2" fmla="*/ 845184480 w 21600"/>
                              <a:gd name="T3" fmla="*/ 663012286 h 21600"/>
                              <a:gd name="T4" fmla="*/ 211296558 w 21600"/>
                              <a:gd name="T5" fmla="*/ 331506629 h 21600"/>
                              <a:gd name="T6" fmla="*/ 84518448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Text Box 26"/>
                        <wps:cNvSpPr txBox="1">
                          <a:spLocks noChangeArrowheads="1"/>
                        </wps:cNvSpPr>
                        <wps:spPr bwMode="auto">
                          <a:xfrm>
                            <a:off x="695901" y="2561578"/>
                            <a:ext cx="846501" cy="471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A87FF" w14:textId="77777777" w:rsidR="00FB5756" w:rsidRPr="00AD36FD" w:rsidRDefault="00FB5756" w:rsidP="00530A34">
                              <w:pPr>
                                <w:jc w:val="center"/>
                                <w:rPr>
                                  <w:i/>
                                </w:rPr>
                              </w:pPr>
                              <w:r>
                                <w:rPr>
                                  <w:i/>
                                </w:rPr>
                                <w:t>OCF</w:t>
                              </w:r>
                              <w:r w:rsidRPr="00AD36FD">
                                <w:rPr>
                                  <w:i/>
                                </w:rPr>
                                <w:t xml:space="preserve"> </w:t>
                              </w:r>
                              <w:r>
                                <w:rPr>
                                  <w:i/>
                                </w:rPr>
                                <w:t>Device D</w:t>
                              </w:r>
                            </w:p>
                          </w:txbxContent>
                        </wps:txbx>
                        <wps:bodyPr rot="0" vert="horz" wrap="square" lIns="91440" tIns="45720" rIns="91440" bIns="45720" anchor="t" anchorCtr="0" upright="1">
                          <a:noAutofit/>
                        </wps:bodyPr>
                      </wps:wsp>
                      <wps:wsp>
                        <wps:cNvPr id="36" name="Text Box 27"/>
                        <wps:cNvSpPr txBox="1">
                          <a:spLocks noChangeArrowheads="1"/>
                        </wps:cNvSpPr>
                        <wps:spPr bwMode="auto">
                          <a:xfrm>
                            <a:off x="1565863" y="2592058"/>
                            <a:ext cx="523901" cy="219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BE7E7" w14:textId="77777777" w:rsidR="00FB5756" w:rsidRPr="00AD36FD" w:rsidRDefault="00FB5756" w:rsidP="00424999">
                              <w:r w:rsidRPr="00071C6F">
                                <w:t>/oic</w:t>
                              </w:r>
                              <w:r w:rsidRPr="00AD36FD">
                                <w:t>/res</w:t>
                              </w:r>
                            </w:p>
                          </w:txbxContent>
                        </wps:txbx>
                        <wps:bodyPr rot="0" vert="horz" wrap="square" lIns="0" tIns="0" rIns="0" bIns="0" anchor="t" anchorCtr="0" upright="1">
                          <a:noAutofit/>
                        </wps:bodyPr>
                      </wps:wsp>
                      <wps:wsp>
                        <wps:cNvPr id="37" name="Text Box 28"/>
                        <wps:cNvSpPr txBox="1">
                          <a:spLocks noChangeArrowheads="1"/>
                        </wps:cNvSpPr>
                        <wps:spPr bwMode="auto">
                          <a:xfrm>
                            <a:off x="2695505" y="2590879"/>
                            <a:ext cx="1047802" cy="238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43485" w14:textId="77777777" w:rsidR="00FB5756" w:rsidRPr="00AD36FD" w:rsidRDefault="00FB5756" w:rsidP="00424999">
                              <w:pPr>
                                <w:rPr>
                                  <w:i/>
                                </w:rPr>
                              </w:pPr>
                              <w:r>
                                <w:rPr>
                                  <w:i/>
                                </w:rPr>
                                <w:t>Multicast Group</w:t>
                              </w:r>
                            </w:p>
                          </w:txbxContent>
                        </wps:txbx>
                        <wps:bodyPr rot="0" vert="horz" wrap="square" lIns="91440" tIns="45720" rIns="91440" bIns="45720" anchor="t" anchorCtr="0" upright="1">
                          <a:noAutofit/>
                        </wps:bodyPr>
                      </wps:wsp>
                      <wps:wsp>
                        <wps:cNvPr id="38" name="AutoShape 29"/>
                        <wps:cNvCnPr>
                          <a:cxnSpLocks noChangeShapeType="1"/>
                        </wps:cNvCnPr>
                        <wps:spPr bwMode="auto">
                          <a:xfrm flipH="1" flipV="1">
                            <a:off x="3091105" y="942329"/>
                            <a:ext cx="933502" cy="1212837"/>
                          </a:xfrm>
                          <a:prstGeom prst="straightConnector1">
                            <a:avLst/>
                          </a:prstGeom>
                          <a:noFill/>
                          <a:ln w="9525">
                            <a:solidFill>
                              <a:srgbClr val="ED7D31"/>
                            </a:solidFill>
                            <a:round/>
                            <a:headEnd/>
                            <a:tailEnd type="triangle" w="med" len="med"/>
                          </a:ln>
                          <a:extLst>
                            <a:ext uri="{909E8E84-426E-40DD-AFC4-6F175D3DCCD1}">
                              <a14:hiddenFill xmlns:a14="http://schemas.microsoft.com/office/drawing/2010/main">
                                <a:noFill/>
                              </a14:hiddenFill>
                            </a:ext>
                          </a:extLst>
                        </wps:spPr>
                        <wps:bodyPr/>
                      </wps:wsp>
                      <wps:wsp>
                        <wps:cNvPr id="39" name="Text Box 30"/>
                        <wps:cNvSpPr txBox="1">
                          <a:spLocks noChangeArrowheads="1"/>
                        </wps:cNvSpPr>
                        <wps:spPr bwMode="auto">
                          <a:xfrm>
                            <a:off x="3295606" y="1132834"/>
                            <a:ext cx="1267502" cy="3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68650" w14:textId="77777777" w:rsidR="00FB5756" w:rsidRDefault="00FB5756" w:rsidP="00424999">
                              <w:pPr>
                                <w:rPr>
                                  <w:i/>
                                </w:rPr>
                              </w:pPr>
                              <w:r>
                                <w:rPr>
                                  <w:i/>
                                </w:rPr>
                                <w:t>Multicast Discovery</w:t>
                              </w:r>
                            </w:p>
                            <w:p w14:paraId="022B7253" w14:textId="77777777" w:rsidR="00FB5756" w:rsidRPr="00AD36FD" w:rsidRDefault="00FB5756" w:rsidP="00424999">
                              <w:pPr>
                                <w:rPr>
                                  <w:i/>
                                </w:rPr>
                              </w:pPr>
                              <w:r>
                                <w:rPr>
                                  <w:i/>
                                </w:rPr>
                                <w:t>Request by Device C</w:t>
                              </w:r>
                            </w:p>
                          </w:txbxContent>
                        </wps:txbx>
                        <wps:bodyPr rot="0" vert="horz" wrap="square" lIns="91440" tIns="45720" rIns="91440" bIns="45720" anchor="t" anchorCtr="0" upright="1">
                          <a:noAutofit/>
                        </wps:bodyPr>
                      </wps:wsp>
                      <wps:wsp>
                        <wps:cNvPr id="40" name="AutoShape 31"/>
                        <wps:cNvCnPr>
                          <a:cxnSpLocks noChangeShapeType="1"/>
                        </wps:cNvCnPr>
                        <wps:spPr bwMode="auto">
                          <a:xfrm flipH="1" flipV="1">
                            <a:off x="2910205" y="984830"/>
                            <a:ext cx="933402" cy="1212937"/>
                          </a:xfrm>
                          <a:prstGeom prst="straightConnector1">
                            <a:avLst/>
                          </a:prstGeom>
                          <a:noFill/>
                          <a:ln w="9525">
                            <a:solidFill>
                              <a:srgbClr val="ED7D31"/>
                            </a:solidFill>
                            <a:prstDash val="lgDashDot"/>
                            <a:round/>
                            <a:headEnd type="triangle" w="med" len="med"/>
                            <a:tailEnd/>
                          </a:ln>
                          <a:extLst>
                            <a:ext uri="{909E8E84-426E-40DD-AFC4-6F175D3DCCD1}">
                              <a14:hiddenFill xmlns:a14="http://schemas.microsoft.com/office/drawing/2010/main">
                                <a:noFill/>
                              </a14:hiddenFill>
                            </a:ext>
                          </a:extLst>
                        </wps:spPr>
                        <wps:bodyPr/>
                      </wps:wsp>
                      <wps:wsp>
                        <wps:cNvPr id="41" name="Text Box 32"/>
                        <wps:cNvSpPr txBox="1">
                          <a:spLocks noChangeArrowheads="1"/>
                        </wps:cNvSpPr>
                        <wps:spPr bwMode="auto">
                          <a:xfrm>
                            <a:off x="2857505" y="1635750"/>
                            <a:ext cx="1209602" cy="84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DC5E" w14:textId="77777777" w:rsidR="00FB5756" w:rsidRDefault="00FB5756" w:rsidP="00424999">
                              <w:pPr>
                                <w:rPr>
                                  <w:i/>
                                </w:rPr>
                              </w:pPr>
                              <w:r>
                                <w:rPr>
                                  <w:i/>
                                </w:rPr>
                                <w:t>Unicast</w:t>
                              </w:r>
                            </w:p>
                            <w:p w14:paraId="0D52B0D5" w14:textId="77777777" w:rsidR="00FB5756" w:rsidRPr="00AD36FD" w:rsidRDefault="00FB5756" w:rsidP="00530A34">
                              <w:pPr>
                                <w:jc w:val="left"/>
                                <w:rPr>
                                  <w:i/>
                                </w:rPr>
                              </w:pPr>
                              <w:r>
                                <w:rPr>
                                  <w:i/>
                                </w:rPr>
                                <w:t>Response with Resources for Devices A, B and D</w:t>
                              </w:r>
                            </w:p>
                          </w:txbxContent>
                        </wps:txbx>
                        <wps:bodyPr rot="0" vert="horz" wrap="square" lIns="91440" tIns="45720" rIns="91440" bIns="45720" anchor="t" anchorCtr="0" upright="1">
                          <a:noAutofit/>
                        </wps:bodyPr>
                      </wps:wsp>
                      <wps:wsp>
                        <wps:cNvPr id="42" name="AutoShape 33"/>
                        <wps:cNvCnPr>
                          <a:cxnSpLocks noChangeShapeType="1"/>
                        </wps:cNvCnPr>
                        <wps:spPr bwMode="auto">
                          <a:xfrm flipV="1">
                            <a:off x="1343002" y="833125"/>
                            <a:ext cx="1485903" cy="8001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34"/>
                        <wps:cNvSpPr txBox="1">
                          <a:spLocks noChangeArrowheads="1"/>
                        </wps:cNvSpPr>
                        <wps:spPr bwMode="auto">
                          <a:xfrm>
                            <a:off x="1409603" y="876126"/>
                            <a:ext cx="971601" cy="540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1E57D" w14:textId="77777777" w:rsidR="00FB5756" w:rsidRDefault="00FB5756" w:rsidP="00424999">
                              <w:pPr>
                                <w:rPr>
                                  <w:i/>
                                </w:rPr>
                              </w:pPr>
                              <w:r>
                                <w:rPr>
                                  <w:i/>
                                </w:rPr>
                                <w:t>Publish</w:t>
                              </w:r>
                            </w:p>
                            <w:p w14:paraId="19EDD709" w14:textId="77777777" w:rsidR="00FB5756" w:rsidRPr="00AD36FD" w:rsidRDefault="00FB5756" w:rsidP="00424999">
                              <w:pPr>
                                <w:rPr>
                                  <w:i/>
                                </w:rPr>
                              </w:pPr>
                              <w:r>
                                <w:rPr>
                                  <w:i/>
                                </w:rPr>
                                <w:t>(</w:t>
                              </w:r>
                              <w:proofErr w:type="gramStart"/>
                              <w:r>
                                <w:rPr>
                                  <w:i/>
                                </w:rPr>
                                <w:t>to</w:t>
                              </w:r>
                              <w:proofErr w:type="gramEnd"/>
                              <w:r>
                                <w:rPr>
                                  <w:i/>
                                </w:rPr>
                                <w:t xml:space="preserve"> /oic res)</w:t>
                              </w:r>
                            </w:p>
                          </w:txbxContent>
                        </wps:txbx>
                        <wps:bodyPr rot="0" vert="horz" wrap="square" lIns="91440" tIns="45720" rIns="91440" bIns="45720" anchor="t" anchorCtr="0" upright="1">
                          <a:noAutofit/>
                        </wps:bodyPr>
                      </wps:wsp>
                      <wps:wsp>
                        <wps:cNvPr id="44" name="AutoShape 35"/>
                        <wps:cNvCnPr>
                          <a:cxnSpLocks noChangeShapeType="1"/>
                        </wps:cNvCnPr>
                        <wps:spPr bwMode="auto">
                          <a:xfrm flipV="1">
                            <a:off x="1819203" y="833125"/>
                            <a:ext cx="1009702" cy="1631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36"/>
                        <wps:cNvSpPr txBox="1">
                          <a:spLocks noChangeArrowheads="1"/>
                        </wps:cNvSpPr>
                        <wps:spPr bwMode="auto">
                          <a:xfrm>
                            <a:off x="3581406" y="19601"/>
                            <a:ext cx="2038304" cy="901727"/>
                          </a:xfrm>
                          <a:prstGeom prst="rect">
                            <a:avLst/>
                          </a:prstGeom>
                          <a:solidFill>
                            <a:srgbClr val="FFFFFF"/>
                          </a:solidFill>
                          <a:ln w="9525">
                            <a:solidFill>
                              <a:srgbClr val="000000"/>
                            </a:solidFill>
                            <a:miter lim="800000"/>
                            <a:headEnd/>
                            <a:tailEnd/>
                          </a:ln>
                        </wps:spPr>
                        <wps:txbx>
                          <w:txbxContent>
                            <w:p w14:paraId="6441FC80" w14:textId="77777777" w:rsidR="00FB5756" w:rsidRDefault="00FB5756" w:rsidP="00424999">
                              <w:r>
                                <w:t>Device B acts as Resource Directory for Device A and Device D; Device A and D do not respond to multicast query</w:t>
                              </w:r>
                            </w:p>
                          </w:txbxContent>
                        </wps:txbx>
                        <wps:bodyPr rot="0" vert="horz" wrap="square" lIns="91440" tIns="45720" rIns="91440" bIns="45720" anchor="t" anchorCtr="0" upright="1">
                          <a:noAutofit/>
                        </wps:bodyPr>
                      </wps:wsp>
                      <wps:wsp>
                        <wps:cNvPr id="48" name="Text Box 37"/>
                        <wps:cNvSpPr txBox="1">
                          <a:spLocks noChangeArrowheads="1"/>
                        </wps:cNvSpPr>
                        <wps:spPr bwMode="auto">
                          <a:xfrm>
                            <a:off x="1962487" y="2007261"/>
                            <a:ext cx="923997" cy="457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FABCF" w14:textId="77777777" w:rsidR="00FB5756" w:rsidRDefault="00FB5756" w:rsidP="00424999">
                              <w:pPr>
                                <w:rPr>
                                  <w:i/>
                                </w:rPr>
                              </w:pPr>
                              <w:r>
                                <w:rPr>
                                  <w:i/>
                                </w:rPr>
                                <w:t>Publish</w:t>
                              </w:r>
                            </w:p>
                            <w:p w14:paraId="5BAEE0AA" w14:textId="77777777" w:rsidR="00FB5756" w:rsidRPr="00AD36FD" w:rsidRDefault="00FB5756" w:rsidP="00424999">
                              <w:pPr>
                                <w:rPr>
                                  <w:i/>
                                </w:rPr>
                              </w:pPr>
                              <w:r>
                                <w:rPr>
                                  <w:i/>
                                </w:rPr>
                                <w:t>(</w:t>
                              </w:r>
                              <w:proofErr w:type="gramStart"/>
                              <w:r>
                                <w:rPr>
                                  <w:i/>
                                </w:rPr>
                                <w:t>to/</w:t>
                              </w:r>
                              <w:proofErr w:type="gramEnd"/>
                              <w:r>
                                <w:rPr>
                                  <w:i/>
                                </w:rPr>
                                <w:t>oic res)</w:t>
                              </w:r>
                            </w:p>
                          </w:txbxContent>
                        </wps:txbx>
                        <wps:bodyPr rot="0" vert="horz" wrap="square" lIns="91440" tIns="45720" rIns="91440" bIns="45720" anchor="t" anchorCtr="0" upright="1">
                          <a:noAutofit/>
                        </wps:bodyPr>
                      </wps:wsp>
                    </wpc:wpc>
                  </a:graphicData>
                </a:graphic>
              </wp:inline>
            </w:drawing>
          </mc:Choice>
          <mc:Fallback>
            <w:pict>
              <v:group w14:anchorId="141B3845" id="Canvas 265" o:spid="_x0000_s1133" editas="canvas" style="width:451.3pt;height:245.85pt;mso-position-horizontal-relative:char;mso-position-vertical-relative:line" coordsize="57315,3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">
                <v:shape id="_x0000_s1134" type="#_x0000_t75" style="position:absolute;width:57315;height:31222;visibility:visible;mso-wrap-style:square">
                  <v:fill o:detectmouseclick="t"/>
                  <v:path o:connecttype="none"/>
                </v:shape>
                <v:oval id="Oval 16" o:spid="_x0000_s1135" style="position:absolute;left:12096;top:8375;width:30576;height:18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QbcYA&#10;AADcAAAADwAAAGRycy9kb3ducmV2LnhtbESPT2sCMRTE7wW/Q3hCL0WzSquyGkUKhRZ78Q/i8bF5&#10;3V26eYlJ6m799E1B8DjMzG+YxaozjbiQD7VlBaNhBoK4sLrmUsFh/zaYgQgRWWNjmRT8UoDVsvew&#10;wFzblrd02cVSJAiHHBVUMbpcylBUZDAMrSNO3pf1BmOSvpTaY5vgppHjLJtIgzWnhQodvVZUfO9+&#10;jILsaTNdn9rPmvjqz9uj+5hNCqfUY79bz0FE6uI9fGu/awXj5xf4P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rQbcYAAADcAAAADwAAAAAAAAAAAAAAAACYAgAAZHJz&#10;L2Rvd25yZXYueG1sUEsFBgAAAAAEAAQA9QAAAIsDAAAAAA==&#10;" filled="f" strokecolor="#9cc2e5">
                  <v:stroke dashstyle="longDash"/>
                </v:oval>
                <v:roundrect id="AutoShape 17" o:spid="_x0000_s1136" style="position:absolute;left:4762;top:13404;width:9144;height:7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RXsQA&#10;AADcAAAADwAAAGRycy9kb3ducmV2LnhtbESPQWsCMRSE74X+h/AK3mpSUWlXo4jQ0pu4eujxdfPc&#10;Xbp5WZPsuvXXG6HQ4zAz3zDL9WAb0ZMPtWMNL2MFgrhwpuZSw/Hw/vwKIkRkg41j0vBLAdarx4cl&#10;ZsZdeE99HkuRIBwy1FDF2GZShqIii2HsWuLknZy3GJP0pTQeLwluGzlRai4t1pwWKmxpW1Hxk3dW&#10;Q2FUp/xXv3v7nsX82ndnlh9nrUdPw2YBItIQ/8N/7U+jYTKdw/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0V7EAAAA3AAAAA8AAAAAAAAAAAAAAAAAmAIAAGRycy9k&#10;b3ducmV2LnhtbFBLBQYAAAAABAAEAPUAAACJAwAAAAA=&#10;"/>
                <v:oval id="Oval 18" o:spid="_x0000_s1137" style="position:absolute;left:23812;top:5308;width:11049;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pJsUA&#10;AADcAAAADwAAAGRycy9kb3ducmV2LnhtbESPT2vCQBTE70K/w/IKvelGU/8QXUUqBXvwYFrvj+wz&#10;CWbfhuxrTL99t1DwOMzMb5jNbnCN6qkLtWcD00kCirjwtubSwNfn+3gFKgiyxcYzGfihALvt02iD&#10;mfV3PlOfS6kihEOGBiqRNtM6FBU5DBPfEkfv6juHEmVXatvhPcJdo2dJstAOa44LFbb0VlFxy7+d&#10;gUO5zxe9TmWeXg9Hmd8up490aszL87BfgxIa5BH+bx+tgdnrEv7Ox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ykmxQAAANwAAAAPAAAAAAAAAAAAAAAAAJgCAABkcnMv&#10;ZG93bnJldi54bWxQSwUGAAAAAAQABAD1AAAAig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138" type="#_x0000_t5" style="position:absolute;left:37719;top:18262;width:10096;height:6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EtmMIA&#10;AADcAAAADwAAAGRycy9kb3ducmV2LnhtbERPz2vCMBS+D/Y/hDfYZWiqyJTOKCLIhhdZK0Jvj+at&#10;LW1eSpJq99+bg+Dx4/u93o6mE1dyvrGsYDZNQBCXVjdcKTjnh8kKhA/IGjvLpOCfPGw3ry9rTLW9&#10;8S9ds1CJGMI+RQV1CH0qpS9rMuintieO3J91BkOErpLa4S2Gm07Ok+RTGmw4NtTY076mss0GowDb&#10;4nI0+iSHvGqS72L4WOYtKfX+Nu6+QAQaw1P8cP9oBfNF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S2YwgAAANwAAAAPAAAAAAAAAAAAAAAAAJgCAABkcnMvZG93&#10;bnJldi54bWxQSwUGAAAAAAQABAD1AAAAhwMAAAAA&#10;"/>
                <v:shape id="Text Box 20" o:spid="_x0000_s1139" type="#_x0000_t202" style="position:absolute;left:4572;top:9753;width:8477;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14:paraId="005BD0A7" w14:textId="77777777" w:rsidR="00FB5756" w:rsidRPr="00AD36FD" w:rsidRDefault="00FB5756" w:rsidP="00530A34">
                        <w:pPr>
                          <w:jc w:val="center"/>
                          <w:rPr>
                            <w:i/>
                          </w:rPr>
                        </w:pPr>
                        <w:r>
                          <w:rPr>
                            <w:i/>
                          </w:rPr>
                          <w:t>OCF</w:t>
                        </w:r>
                        <w:r w:rsidRPr="00AD36FD">
                          <w:rPr>
                            <w:i/>
                          </w:rPr>
                          <w:t xml:space="preserve"> </w:t>
                        </w:r>
                        <w:r>
                          <w:rPr>
                            <w:i/>
                          </w:rPr>
                          <w:t>Device A</w:t>
                        </w:r>
                      </w:p>
                    </w:txbxContent>
                  </v:textbox>
                </v:shape>
                <v:shape id="Text Box 21" o:spid="_x0000_s1140" type="#_x0000_t202" style="position:absolute;left:25241;top:914;width:8477;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14:paraId="4F0F8163" w14:textId="77777777" w:rsidR="00FB5756" w:rsidRPr="00AD36FD" w:rsidRDefault="00FB5756" w:rsidP="00530A34">
                        <w:pPr>
                          <w:jc w:val="center"/>
                          <w:rPr>
                            <w:i/>
                          </w:rPr>
                        </w:pPr>
                        <w:r>
                          <w:rPr>
                            <w:i/>
                          </w:rPr>
                          <w:t>OCF</w:t>
                        </w:r>
                        <w:r w:rsidRPr="00AD36FD">
                          <w:rPr>
                            <w:i/>
                          </w:rPr>
                          <w:t xml:space="preserve"> </w:t>
                        </w:r>
                        <w:r>
                          <w:rPr>
                            <w:i/>
                          </w:rPr>
                          <w:t>Device B</w:t>
                        </w:r>
                      </w:p>
                    </w:txbxContent>
                  </v:textbox>
                </v:shape>
                <v:shape id="Text Box 22" o:spid="_x0000_s1141" type="#_x0000_t202" style="position:absolute;left:45523;top:19411;width:8477;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14:paraId="53A377C2" w14:textId="77777777" w:rsidR="00FB5756" w:rsidRPr="00AD36FD" w:rsidRDefault="00FB5756" w:rsidP="00530A34">
                        <w:pPr>
                          <w:jc w:val="center"/>
                          <w:rPr>
                            <w:i/>
                          </w:rPr>
                        </w:pPr>
                        <w:r w:rsidRPr="00AD36FD">
                          <w:rPr>
                            <w:i/>
                          </w:rPr>
                          <w:t>O</w:t>
                        </w:r>
                        <w:r>
                          <w:rPr>
                            <w:i/>
                          </w:rPr>
                          <w:t>CF</w:t>
                        </w:r>
                        <w:r w:rsidRPr="00AD36FD">
                          <w:rPr>
                            <w:i/>
                          </w:rPr>
                          <w:t xml:space="preserve"> </w:t>
                        </w:r>
                        <w:r>
                          <w:rPr>
                            <w:i/>
                          </w:rPr>
                          <w:t>Device C</w:t>
                        </w:r>
                      </w:p>
                    </w:txbxContent>
                  </v:textbox>
                </v:shape>
                <v:shape id="Text Box 23" o:spid="_x0000_s1142" type="#_x0000_t202" style="position:absolute;left:6438;top:15690;width:52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14:paraId="577AA9FB" w14:textId="77777777" w:rsidR="00FB5756" w:rsidRPr="00AD36FD" w:rsidRDefault="00FB5756" w:rsidP="00424999">
                        <w:r w:rsidRPr="00071C6F">
                          <w:t>/oic</w:t>
                        </w:r>
                        <w:r w:rsidRPr="00AD36FD">
                          <w:t>/res</w:t>
                        </w:r>
                      </w:p>
                    </w:txbxContent>
                  </v:textbox>
                </v:shape>
                <v:shape id="Text Box 24" o:spid="_x0000_s1143" type="#_x0000_t202" style="position:absolute;left:27717;top:7391;width:5239;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14:paraId="52AFDADB" w14:textId="77777777" w:rsidR="00FB5756" w:rsidRPr="00AD36FD" w:rsidRDefault="00FB5756" w:rsidP="00424999">
                        <w:pPr>
                          <w:jc w:val="right"/>
                        </w:pPr>
                        <w:r w:rsidRPr="00071C6F">
                          <w:t>/oic</w:t>
                        </w:r>
                        <w:r w:rsidRPr="00AD36FD">
                          <w:t>/res</w:t>
                        </w:r>
                      </w:p>
                    </w:txbxContent>
                  </v:textbox>
                </v:shape>
                <v:shape id="AutoShape 25" o:spid="_x0000_s1144" style="position:absolute;left:13525;top:23977;width:9239;height:676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BLsQA&#10;AADbAAAADwAAAGRycy9kb3ducmV2LnhtbESPQWsCMRSE74L/ITyhF9FELaJbo9hCoRcpuwp6fN28&#10;bpZuXpZNqtt/3wiFHoeZ+YbZ7HrXiCt1ofasYTZVIIhLb2quNJyOr5MViBCRDTaeScMPBdhth4MN&#10;ZsbfOKdrESuRIBwy1GBjbDMpQ2nJYZj6ljh5n75zGJPsKmk6vCW4a+RcqaV0WHNasNjSi6Xyq/h2&#10;Gsb5CYM55Odq8fw+/1hf1NL2SuuHUb9/AhGpj//hv/ab0bB4hPuX9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QS7EAAAA2wAAAA8AAAAAAAAAAAAAAAAAmAIAAGRycy9k&#10;b3ducmV2LnhtbFBLBQYAAAAABAAEAPUAAACJAwAAAAA=&#10;" path="m,l5400,21600r10800,l21600,,,xe">
                  <v:stroke joinstyle="miter"/>
                  <v:path o:connecttype="custom" o:connectlocs="2147483646,2147483646;2147483646,2147483646;2147483646,2147483646;2147483646,0" o:connectangles="0,0,0,0" textboxrect="4500,4500,17100,17100"/>
                </v:shape>
                <v:shape id="Text Box 26" o:spid="_x0000_s1145" type="#_x0000_t202" style="position:absolute;left:6959;top:25615;width:8465;height:4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27BA87FF" w14:textId="77777777" w:rsidR="00FB5756" w:rsidRPr="00AD36FD" w:rsidRDefault="00FB5756" w:rsidP="00530A34">
                        <w:pPr>
                          <w:jc w:val="center"/>
                          <w:rPr>
                            <w:i/>
                          </w:rPr>
                        </w:pPr>
                        <w:r>
                          <w:rPr>
                            <w:i/>
                          </w:rPr>
                          <w:t>OCF</w:t>
                        </w:r>
                        <w:r w:rsidRPr="00AD36FD">
                          <w:rPr>
                            <w:i/>
                          </w:rPr>
                          <w:t xml:space="preserve"> </w:t>
                        </w:r>
                        <w:r>
                          <w:rPr>
                            <w:i/>
                          </w:rPr>
                          <w:t>Device D</w:t>
                        </w:r>
                      </w:p>
                    </w:txbxContent>
                  </v:textbox>
                </v:shape>
                <v:shape id="Text Box 27" o:spid="_x0000_s1146" type="#_x0000_t202" style="position:absolute;left:15658;top:25920;width:5239;height:2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14:paraId="2E7BE7E7" w14:textId="77777777" w:rsidR="00FB5756" w:rsidRPr="00AD36FD" w:rsidRDefault="00FB5756" w:rsidP="00424999">
                        <w:r w:rsidRPr="00071C6F">
                          <w:t>/oic</w:t>
                        </w:r>
                        <w:r w:rsidRPr="00AD36FD">
                          <w:t>/res</w:t>
                        </w:r>
                      </w:p>
                    </w:txbxContent>
                  </v:textbox>
                </v:shape>
                <v:shape id="Text Box 28" o:spid="_x0000_s1147" type="#_x0000_t202" style="position:absolute;left:26955;top:25908;width:1047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56F43485" w14:textId="77777777" w:rsidR="00FB5756" w:rsidRPr="00AD36FD" w:rsidRDefault="00FB5756" w:rsidP="00424999">
                        <w:pPr>
                          <w:rPr>
                            <w:i/>
                          </w:rPr>
                        </w:pPr>
                        <w:r>
                          <w:rPr>
                            <w:i/>
                          </w:rPr>
                          <w:t>Multicast Group</w:t>
                        </w:r>
                      </w:p>
                    </w:txbxContent>
                  </v:textbox>
                </v:shape>
                <v:shapetype id="_x0000_t32" coordsize="21600,21600" o:spt="32" o:oned="t" path="m,l21600,21600e" filled="f">
                  <v:path arrowok="t" fillok="f" o:connecttype="none"/>
                  <o:lock v:ext="edit" shapetype="t"/>
                </v:shapetype>
                <v:shape id="AutoShape 29" o:spid="_x0000_s1148" type="#_x0000_t32" style="position:absolute;left:30911;top:9423;width:9335;height:121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UT8IAAADbAAAADwAAAGRycy9kb3ducmV2LnhtbERPy2oCMRTdF/yHcAvd1UynpcrUKCoK&#10;SlHwsXF3mdxOBic3YxJ1+vdmUejycN6jSWcbcSMfascK3voZCOLS6ZorBcfD8nUIIkRkjY1jUvBL&#10;ASbj3tMIC+3uvKPbPlYihXAoUIGJsS2kDKUhi6HvWuLE/ThvMSboK6k93lO4bWSeZZ/SYs2pwWBL&#10;c0PleX+1CnY+rPK1Npd8fvqYbS76+7xdDJR6ee6mXyAidfFf/OdeaQXvaWz6kn6A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CUT8IAAADbAAAADwAAAAAAAAAAAAAA&#10;AAChAgAAZHJzL2Rvd25yZXYueG1sUEsFBgAAAAAEAAQA+QAAAJADAAAAAA==&#10;" strokecolor="#ed7d31">
                  <v:stroke endarrow="block"/>
                </v:shape>
                <v:shape id="Text Box 30" o:spid="_x0000_s1149" type="#_x0000_t202" style="position:absolute;left:32956;top:11328;width:1267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33168650" w14:textId="77777777" w:rsidR="00FB5756" w:rsidRDefault="00FB5756" w:rsidP="00424999">
                        <w:pPr>
                          <w:rPr>
                            <w:i/>
                          </w:rPr>
                        </w:pPr>
                        <w:r>
                          <w:rPr>
                            <w:i/>
                          </w:rPr>
                          <w:t>Multicast Discovery</w:t>
                        </w:r>
                      </w:p>
                      <w:p w14:paraId="022B7253" w14:textId="77777777" w:rsidR="00FB5756" w:rsidRPr="00AD36FD" w:rsidRDefault="00FB5756" w:rsidP="00424999">
                        <w:pPr>
                          <w:rPr>
                            <w:i/>
                          </w:rPr>
                        </w:pPr>
                        <w:r>
                          <w:rPr>
                            <w:i/>
                          </w:rPr>
                          <w:t>Request by Device C</w:t>
                        </w:r>
                      </w:p>
                    </w:txbxContent>
                  </v:textbox>
                </v:shape>
                <v:shape id="AutoShape 31" o:spid="_x0000_s1150" type="#_x0000_t32" style="position:absolute;left:29102;top:9848;width:9334;height:121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GLL8AAADbAAAADwAAAGRycy9kb3ducmV2LnhtbERPTUsDMRC9C/0PYYTebNYiKmvTIi3F&#10;Xq31PmzGzeJmEpLsdttf3zkIHh/ve7WZfK9GSrkLbOBxUYEiboLtuDVw+to/vILKBdliH5gMXCjD&#10;Zj27W2Ftw5k/aTyWVkkI5xoNuFJirXVuHHnMixCJhfsJyWMRmFptE54l3Pd6WVXP2mPH0uAw0tZR&#10;83scvJQ0Lp6uabi+jMPHPu6W2+/DrjNmfj+9v4EqNJV/8Z/7YA08yXr5Ij9Ar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adGLL8AAADbAAAADwAAAAAAAAAAAAAAAACh&#10;AgAAZHJzL2Rvd25yZXYueG1sUEsFBgAAAAAEAAQA+QAAAI0DAAAAAA==&#10;" strokecolor="#ed7d31">
                  <v:stroke dashstyle="longDashDot" startarrow="block"/>
                </v:shape>
                <v:shape id="Text Box 32" o:spid="_x0000_s1151" type="#_x0000_t202" style="position:absolute;left:28575;top:16357;width:12096;height:8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14:paraId="0240DC5E" w14:textId="77777777" w:rsidR="00FB5756" w:rsidRDefault="00FB5756" w:rsidP="00424999">
                        <w:pPr>
                          <w:rPr>
                            <w:i/>
                          </w:rPr>
                        </w:pPr>
                        <w:r>
                          <w:rPr>
                            <w:i/>
                          </w:rPr>
                          <w:t>Unicast</w:t>
                        </w:r>
                      </w:p>
                      <w:p w14:paraId="0D52B0D5" w14:textId="77777777" w:rsidR="00FB5756" w:rsidRPr="00AD36FD" w:rsidRDefault="00FB5756" w:rsidP="00530A34">
                        <w:pPr>
                          <w:jc w:val="left"/>
                          <w:rPr>
                            <w:i/>
                          </w:rPr>
                        </w:pPr>
                        <w:r>
                          <w:rPr>
                            <w:i/>
                          </w:rPr>
                          <w:t>Response with Resources for Devices A, B and D</w:t>
                        </w:r>
                      </w:p>
                    </w:txbxContent>
                  </v:textbox>
                </v:shape>
                <v:shape id="AutoShape 33" o:spid="_x0000_s1152" type="#_x0000_t32" style="position:absolute;left:13430;top:8331;width:14859;height:8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Text Box 34" o:spid="_x0000_s1153" type="#_x0000_t202" style="position:absolute;left:14096;top:8761;width:9716;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14:paraId="6CA1E57D" w14:textId="77777777" w:rsidR="00FB5756" w:rsidRDefault="00FB5756" w:rsidP="00424999">
                        <w:pPr>
                          <w:rPr>
                            <w:i/>
                          </w:rPr>
                        </w:pPr>
                        <w:r>
                          <w:rPr>
                            <w:i/>
                          </w:rPr>
                          <w:t>Publish</w:t>
                        </w:r>
                      </w:p>
                      <w:p w14:paraId="19EDD709" w14:textId="77777777" w:rsidR="00FB5756" w:rsidRPr="00AD36FD" w:rsidRDefault="00FB5756" w:rsidP="00424999">
                        <w:pPr>
                          <w:rPr>
                            <w:i/>
                          </w:rPr>
                        </w:pPr>
                        <w:r>
                          <w:rPr>
                            <w:i/>
                          </w:rPr>
                          <w:t>(</w:t>
                        </w:r>
                        <w:proofErr w:type="gramStart"/>
                        <w:r>
                          <w:rPr>
                            <w:i/>
                          </w:rPr>
                          <w:t>to</w:t>
                        </w:r>
                        <w:proofErr w:type="gramEnd"/>
                        <w:r>
                          <w:rPr>
                            <w:i/>
                          </w:rPr>
                          <w:t xml:space="preserve"> /oic res)</w:t>
                        </w:r>
                      </w:p>
                    </w:txbxContent>
                  </v:textbox>
                </v:shape>
                <v:shape id="AutoShape 35" o:spid="_x0000_s1154" type="#_x0000_t32" style="position:absolute;left:18192;top:8331;width:10097;height:16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Text Box 36" o:spid="_x0000_s1155" type="#_x0000_t202" style="position:absolute;left:35814;top:196;width:20383;height:9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6441FC80" w14:textId="77777777" w:rsidR="00FB5756" w:rsidRDefault="00FB5756" w:rsidP="00424999">
                        <w:r>
                          <w:t>Device B acts as Resource Directory for Device A and Device D; Device A and D do not respond to multicast query</w:t>
                        </w:r>
                      </w:p>
                    </w:txbxContent>
                  </v:textbox>
                </v:shape>
                <v:shape id="Text Box 37" o:spid="_x0000_s1156" type="#_x0000_t202" style="position:absolute;left:19624;top:20072;width:924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14:paraId="2E3FABCF" w14:textId="77777777" w:rsidR="00FB5756" w:rsidRDefault="00FB5756" w:rsidP="00424999">
                        <w:pPr>
                          <w:rPr>
                            <w:i/>
                          </w:rPr>
                        </w:pPr>
                        <w:r>
                          <w:rPr>
                            <w:i/>
                          </w:rPr>
                          <w:t>Publish</w:t>
                        </w:r>
                      </w:p>
                      <w:p w14:paraId="5BAEE0AA" w14:textId="77777777" w:rsidR="00FB5756" w:rsidRPr="00AD36FD" w:rsidRDefault="00FB5756" w:rsidP="00424999">
                        <w:pPr>
                          <w:rPr>
                            <w:i/>
                          </w:rPr>
                        </w:pPr>
                        <w:r>
                          <w:rPr>
                            <w:i/>
                          </w:rPr>
                          <w:t>(</w:t>
                        </w:r>
                        <w:proofErr w:type="gramStart"/>
                        <w:r>
                          <w:rPr>
                            <w:i/>
                          </w:rPr>
                          <w:t>to/</w:t>
                        </w:r>
                        <w:proofErr w:type="gramEnd"/>
                        <w:r>
                          <w:rPr>
                            <w:i/>
                          </w:rPr>
                          <w:t>oic res)</w:t>
                        </w:r>
                      </w:p>
                    </w:txbxContent>
                  </v:textbox>
                </v:shape>
                <w10:anchorlock/>
              </v:group>
            </w:pict>
          </mc:Fallback>
        </mc:AlternateContent>
      </w:r>
    </w:p>
    <w:p w14:paraId="7D1CF8BA" w14:textId="77777777" w:rsidR="00671C9F" w:rsidRDefault="00671C9F" w:rsidP="00671C9F">
      <w:pPr>
        <w:pStyle w:val="FIGURE-title"/>
      </w:pPr>
      <w:bookmarkStart w:id="12326" w:name="_Ref490140671"/>
      <w:bookmarkStart w:id="12327" w:name="_Toc509367531"/>
      <w:r>
        <w:t xml:space="preserve">Figure </w:t>
      </w:r>
      <w:r w:rsidR="00194F1E">
        <w:fldChar w:fldCharType="begin"/>
      </w:r>
      <w:r w:rsidR="007B07C5">
        <w:instrText xml:space="preserve"> SEQ Figure \* ARABIC </w:instrText>
      </w:r>
      <w:r w:rsidR="00194F1E">
        <w:fldChar w:fldCharType="separate"/>
      </w:r>
      <w:r w:rsidR="00370B4E">
        <w:rPr>
          <w:noProof/>
        </w:rPr>
        <w:t>16</w:t>
      </w:r>
      <w:r w:rsidR="00194F1E">
        <w:rPr>
          <w:noProof/>
        </w:rPr>
        <w:fldChar w:fldCharType="end"/>
      </w:r>
      <w:bookmarkEnd w:id="12326"/>
      <w:r>
        <w:t xml:space="preserve">. Indirect discovery of </w:t>
      </w:r>
      <w:r w:rsidR="00D62F63">
        <w:t>R</w:t>
      </w:r>
      <w:r>
        <w:t>esource</w:t>
      </w:r>
      <w:r w:rsidR="00D62F63">
        <w:t>s</w:t>
      </w:r>
      <w:r>
        <w:t xml:space="preserve"> by </w:t>
      </w:r>
      <w:r w:rsidR="00D62F63">
        <w:t>via an RD</w:t>
      </w:r>
      <w:bookmarkEnd w:id="12327"/>
    </w:p>
    <w:p w14:paraId="5B7F0303" w14:textId="77777777" w:rsidR="00D62F63" w:rsidRDefault="00D62F63" w:rsidP="00671C9F">
      <w:pPr>
        <w:pStyle w:val="PARAGRAPH"/>
        <w:rPr>
          <w:rFonts w:eastAsiaTheme="minorEastAsia"/>
          <w:lang w:eastAsia="ko-KR"/>
        </w:rPr>
      </w:pPr>
      <w:r w:rsidRPr="00D62F63">
        <w:rPr>
          <w:rFonts w:eastAsiaTheme="minorEastAsia"/>
          <w:lang w:eastAsia="ko-KR"/>
        </w:rPr>
        <w:t>In</w:t>
      </w:r>
      <w:r>
        <w:rPr>
          <w:rFonts w:eastAsiaTheme="minorEastAsia"/>
          <w:lang w:eastAsia="ko-KR"/>
        </w:rPr>
        <w:t xml:space="preserve"> </w:t>
      </w:r>
      <w:r>
        <w:rPr>
          <w:rFonts w:eastAsiaTheme="minorEastAsia"/>
          <w:lang w:eastAsia="ko-KR"/>
        </w:rPr>
        <w:fldChar w:fldCharType="begin"/>
      </w:r>
      <w:r>
        <w:rPr>
          <w:rFonts w:eastAsiaTheme="minorEastAsia"/>
          <w:lang w:eastAsia="ko-KR"/>
        </w:rPr>
        <w:instrText xml:space="preserve"> REF _Ref490140671 \h </w:instrText>
      </w:r>
      <w:r>
        <w:rPr>
          <w:rFonts w:eastAsiaTheme="minorEastAsia"/>
          <w:lang w:eastAsia="ko-KR"/>
        </w:rPr>
      </w:r>
      <w:r>
        <w:rPr>
          <w:rFonts w:eastAsiaTheme="minorEastAsia"/>
          <w:lang w:eastAsia="ko-KR"/>
        </w:rPr>
        <w:fldChar w:fldCharType="separate"/>
      </w:r>
      <w:r w:rsidR="00370B4E">
        <w:t xml:space="preserve">Figure </w:t>
      </w:r>
      <w:r w:rsidR="00370B4E">
        <w:rPr>
          <w:noProof/>
        </w:rPr>
        <w:t>16</w:t>
      </w:r>
      <w:r>
        <w:rPr>
          <w:rFonts w:eastAsiaTheme="minorEastAsia"/>
          <w:lang w:eastAsia="ko-KR"/>
        </w:rPr>
        <w:fldChar w:fldCharType="end"/>
      </w:r>
      <w:r w:rsidRPr="00D62F63">
        <w:rPr>
          <w:rFonts w:eastAsiaTheme="minorEastAsia"/>
          <w:lang w:eastAsia="ko-KR"/>
        </w:rPr>
        <w:t xml:space="preserve">, Device B acts as Resource Directory for Device A and Device D. Device A and Device D publish their Resource information to Device B. Device C may query Deice B to acquire the Resource information of Device A and Device D. Device A and Device D may not respond to a multicast query when Device B, as a Resource Directory, responds to the query </w:t>
      </w:r>
      <w:r>
        <w:rPr>
          <w:rFonts w:eastAsiaTheme="minorEastAsia"/>
          <w:lang w:eastAsia="ko-KR"/>
        </w:rPr>
        <w:t>on</w:t>
      </w:r>
      <w:r w:rsidRPr="00D62F63">
        <w:rPr>
          <w:rFonts w:eastAsiaTheme="minorEastAsia"/>
          <w:lang w:eastAsia="ko-KR"/>
        </w:rPr>
        <w:t xml:space="preserve"> their </w:t>
      </w:r>
      <w:r>
        <w:rPr>
          <w:rFonts w:eastAsiaTheme="minorEastAsia"/>
          <w:lang w:eastAsia="ko-KR"/>
        </w:rPr>
        <w:t>behalf</w:t>
      </w:r>
      <w:r w:rsidRPr="00D62F63">
        <w:rPr>
          <w:rFonts w:eastAsiaTheme="minorEastAsia"/>
          <w:lang w:eastAsia="ko-KR"/>
        </w:rPr>
        <w:t>.</w:t>
      </w:r>
    </w:p>
    <w:p w14:paraId="32A36547" w14:textId="77777777" w:rsidR="00671C9F" w:rsidRDefault="00671C9F" w:rsidP="00671C9F">
      <w:pPr>
        <w:pStyle w:val="PARAGRAPH"/>
        <w:rPr>
          <w:rFonts w:eastAsiaTheme="minorEastAsia"/>
          <w:lang w:eastAsia="ko-KR"/>
        </w:rPr>
      </w:pPr>
      <w:r w:rsidRPr="00671C9F">
        <w:rPr>
          <w:rFonts w:eastAsiaTheme="minorEastAsia"/>
          <w:lang w:eastAsia="ko-KR"/>
        </w:rPr>
        <w:t xml:space="preserve">Indirect discovery is useful for a constrained </w:t>
      </w:r>
      <w:r w:rsidR="00D62F63">
        <w:rPr>
          <w:rFonts w:eastAsiaTheme="minorEastAsia"/>
          <w:lang w:eastAsia="ko-KR"/>
        </w:rPr>
        <w:t>D</w:t>
      </w:r>
      <w:r w:rsidRPr="00671C9F">
        <w:rPr>
          <w:rFonts w:eastAsiaTheme="minorEastAsia"/>
          <w:lang w:eastAsia="ko-KR"/>
        </w:rPr>
        <w:t xml:space="preserve">evice that needs to sleep to manage power and cannot process every discovery request, or when </w:t>
      </w:r>
      <w:r w:rsidR="00D62F63">
        <w:rPr>
          <w:rFonts w:eastAsiaTheme="minorEastAsia"/>
          <w:lang w:eastAsia="ko-KR"/>
        </w:rPr>
        <w:t>D</w:t>
      </w:r>
      <w:r w:rsidRPr="00671C9F">
        <w:rPr>
          <w:rFonts w:eastAsiaTheme="minorEastAsia"/>
          <w:lang w:eastAsia="ko-KR"/>
        </w:rPr>
        <w:t xml:space="preserve">evices may not be on the same network and requires optimization for discovery. Once </w:t>
      </w:r>
      <w:r w:rsidR="00D62F63">
        <w:rPr>
          <w:rFonts w:eastAsiaTheme="minorEastAsia"/>
          <w:lang w:eastAsia="ko-KR"/>
        </w:rPr>
        <w:t>R</w:t>
      </w:r>
      <w:r w:rsidRPr="00671C9F">
        <w:rPr>
          <w:rFonts w:eastAsiaTheme="minorEastAsia"/>
          <w:lang w:eastAsia="ko-KR"/>
        </w:rPr>
        <w:t>esources are discovered using indirect discovery</w:t>
      </w:r>
      <w:r w:rsidR="00D62F63">
        <w:rPr>
          <w:rFonts w:eastAsiaTheme="minorEastAsia"/>
          <w:lang w:eastAsia="ko-KR"/>
        </w:rPr>
        <w:t>, i.e., RD query,</w:t>
      </w:r>
      <w:r w:rsidRPr="00671C9F">
        <w:rPr>
          <w:rFonts w:eastAsiaTheme="minorEastAsia"/>
          <w:lang w:eastAsia="ko-KR"/>
        </w:rPr>
        <w:t xml:space="preserve"> then the access to the </w:t>
      </w:r>
      <w:r w:rsidR="00D62F63">
        <w:rPr>
          <w:rFonts w:eastAsiaTheme="minorEastAsia"/>
          <w:lang w:eastAsia="ko-KR"/>
        </w:rPr>
        <w:t>R</w:t>
      </w:r>
      <w:r w:rsidRPr="00671C9F">
        <w:rPr>
          <w:rFonts w:eastAsiaTheme="minorEastAsia"/>
          <w:lang w:eastAsia="ko-KR"/>
        </w:rPr>
        <w:t xml:space="preserve">esource is done by a request </w:t>
      </w:r>
      <w:r w:rsidR="00D62F63">
        <w:rPr>
          <w:rFonts w:eastAsiaTheme="minorEastAsia"/>
          <w:lang w:eastAsia="ko-KR"/>
        </w:rPr>
        <w:t xml:space="preserve">sent </w:t>
      </w:r>
      <w:r w:rsidRPr="00671C9F">
        <w:rPr>
          <w:rFonts w:eastAsiaTheme="minorEastAsia"/>
          <w:lang w:eastAsia="ko-KR"/>
        </w:rPr>
        <w:t xml:space="preserve">directly to the Device that hosts that </w:t>
      </w:r>
      <w:r w:rsidR="00D62F63">
        <w:rPr>
          <w:rFonts w:eastAsiaTheme="minorEastAsia"/>
          <w:lang w:eastAsia="ko-KR"/>
        </w:rPr>
        <w:t>R</w:t>
      </w:r>
      <w:r w:rsidRPr="00671C9F">
        <w:rPr>
          <w:rFonts w:eastAsiaTheme="minorEastAsia"/>
          <w:lang w:eastAsia="ko-KR"/>
        </w:rPr>
        <w:t>esource.</w:t>
      </w:r>
    </w:p>
    <w:p w14:paraId="417130CE" w14:textId="77777777" w:rsidR="002827D7" w:rsidRDefault="002827D7" w:rsidP="00F92D1D">
      <w:pPr>
        <w:pStyle w:val="Heading5"/>
      </w:pPr>
      <w:r>
        <w:t>Resource directory</w:t>
      </w:r>
    </w:p>
    <w:p w14:paraId="2E6A2AC6" w14:textId="77777777" w:rsidR="00185D52" w:rsidRDefault="00671C9F" w:rsidP="00185D52">
      <w:pPr>
        <w:pStyle w:val="PARAGRAPH"/>
        <w:rPr>
          <w:lang w:eastAsia="ko-KR"/>
        </w:rPr>
      </w:pPr>
      <w:r w:rsidRPr="00671C9F">
        <w:rPr>
          <w:rFonts w:eastAsiaTheme="minorEastAsia"/>
          <w:lang w:eastAsia="ko-KR"/>
        </w:rPr>
        <w:t xml:space="preserve">A </w:t>
      </w:r>
      <w:r w:rsidR="00D62F63">
        <w:rPr>
          <w:rFonts w:eastAsiaTheme="minorEastAsia"/>
          <w:lang w:eastAsia="ko-KR"/>
        </w:rPr>
        <w:t>R</w:t>
      </w:r>
      <w:r w:rsidRPr="00671C9F">
        <w:rPr>
          <w:rFonts w:eastAsiaTheme="minorEastAsia"/>
          <w:lang w:eastAsia="ko-KR"/>
        </w:rPr>
        <w:t xml:space="preserve">esource </w:t>
      </w:r>
      <w:r w:rsidR="00D62F63">
        <w:rPr>
          <w:rFonts w:eastAsiaTheme="minorEastAsia"/>
          <w:lang w:eastAsia="ko-KR"/>
        </w:rPr>
        <w:t>D</w:t>
      </w:r>
      <w:r w:rsidRPr="00671C9F">
        <w:rPr>
          <w:rFonts w:eastAsiaTheme="minorEastAsia"/>
          <w:lang w:eastAsia="ko-KR"/>
        </w:rPr>
        <w:t xml:space="preserve">irectory (RD) is a Device that assists with indirect discovery. </w:t>
      </w:r>
      <w:r w:rsidR="00185D52">
        <w:rPr>
          <w:rFonts w:hint="eastAsia"/>
          <w:lang w:eastAsia="ko-KR"/>
        </w:rPr>
        <w:t>A Device which acts as an RD will be involved in the following operations.</w:t>
      </w:r>
    </w:p>
    <w:p w14:paraId="39F7C2E6" w14:textId="77777777" w:rsidR="00185D52" w:rsidRDefault="00185D52" w:rsidP="00185D52">
      <w:pPr>
        <w:pStyle w:val="ListBullet"/>
      </w:pPr>
      <w:r>
        <w:rPr>
          <w:rFonts w:hint="eastAsia"/>
          <w:b/>
          <w:lang w:eastAsia="ko-KR"/>
        </w:rPr>
        <w:t xml:space="preserve">RD discovery </w:t>
      </w:r>
      <w:r>
        <w:t>–</w:t>
      </w:r>
      <w:r w:rsidRPr="00F3255E">
        <w:t xml:space="preserve"> </w:t>
      </w:r>
      <w:r>
        <w:rPr>
          <w:rFonts w:hint="eastAsia"/>
          <w:lang w:eastAsia="ko-KR"/>
        </w:rPr>
        <w:t xml:space="preserve">the </w:t>
      </w:r>
      <w:r>
        <w:rPr>
          <w:lang w:eastAsia="ko-KR"/>
        </w:rPr>
        <w:t xml:space="preserve">procedure </w:t>
      </w:r>
      <w:r>
        <w:rPr>
          <w:rFonts w:hint="eastAsia"/>
          <w:lang w:eastAsia="ko-KR"/>
        </w:rPr>
        <w:t xml:space="preserve">with which </w:t>
      </w:r>
      <w:r w:rsidR="00D62F63">
        <w:rPr>
          <w:lang w:eastAsia="ko-KR"/>
        </w:rPr>
        <w:t>publishing</w:t>
      </w:r>
      <w:r w:rsidR="00D62F63">
        <w:rPr>
          <w:rFonts w:hint="eastAsia"/>
          <w:lang w:eastAsia="ko-KR"/>
        </w:rPr>
        <w:t xml:space="preserve"> </w:t>
      </w:r>
      <w:r>
        <w:rPr>
          <w:rFonts w:hint="eastAsia"/>
          <w:lang w:eastAsia="ko-KR"/>
        </w:rPr>
        <w:t xml:space="preserve">Devices discover an RD and acquire the criteria to select </w:t>
      </w:r>
      <w:r w:rsidR="00D62F63">
        <w:rPr>
          <w:lang w:eastAsia="ko-KR"/>
        </w:rPr>
        <w:t>from</w:t>
      </w:r>
      <w:r w:rsidR="00D62F63">
        <w:rPr>
          <w:rFonts w:hint="eastAsia"/>
          <w:lang w:eastAsia="ko-KR"/>
        </w:rPr>
        <w:t xml:space="preserve"> </w:t>
      </w:r>
      <w:r>
        <w:rPr>
          <w:rFonts w:hint="eastAsia"/>
          <w:lang w:eastAsia="ko-KR"/>
        </w:rPr>
        <w:t xml:space="preserve">among multiple </w:t>
      </w:r>
      <w:r w:rsidR="00D62F63">
        <w:rPr>
          <w:lang w:eastAsia="ko-KR"/>
        </w:rPr>
        <w:t xml:space="preserve">detected </w:t>
      </w:r>
      <w:r>
        <w:rPr>
          <w:rFonts w:hint="eastAsia"/>
          <w:lang w:eastAsia="ko-KR"/>
        </w:rPr>
        <w:t>RDs.</w:t>
      </w:r>
    </w:p>
    <w:p w14:paraId="70FCCAA4" w14:textId="77777777" w:rsidR="00185D52" w:rsidRDefault="00185D52" w:rsidP="00185D52">
      <w:pPr>
        <w:pStyle w:val="ListBullet"/>
      </w:pPr>
      <w:r>
        <w:rPr>
          <w:rFonts w:hint="eastAsia"/>
          <w:b/>
          <w:lang w:eastAsia="ko-KR"/>
        </w:rPr>
        <w:lastRenderedPageBreak/>
        <w:t>Resource publish</w:t>
      </w:r>
      <w:r w:rsidRPr="00F3255E">
        <w:t xml:space="preserve"> </w:t>
      </w:r>
      <w:r>
        <w:t>–</w:t>
      </w:r>
      <w:r>
        <w:rPr>
          <w:rFonts w:hint="eastAsia"/>
          <w:lang w:eastAsia="ko-KR"/>
        </w:rPr>
        <w:t xml:space="preserve"> the procedures with which Devices publish their Resource information, i.e. Links.</w:t>
      </w:r>
      <w:r w:rsidR="00585629" w:rsidRPr="00585629">
        <w:rPr>
          <w:lang w:eastAsia="ko-KR"/>
        </w:rPr>
        <w:t xml:space="preserve"> </w:t>
      </w:r>
      <w:r w:rsidR="00585629">
        <w:rPr>
          <w:lang w:eastAsia="ko-KR"/>
        </w:rPr>
        <w:t>Future revision of this specification will allow modifying RD entries with UPDATE and DELETE operations. Any UPDATE or DELETE operations performed on an RD in this specification should be either silently ignored or generate an error.</w:t>
      </w:r>
    </w:p>
    <w:p w14:paraId="2CF6F4A8" w14:textId="77777777" w:rsidR="00185D52" w:rsidRDefault="00185D52" w:rsidP="00185D52">
      <w:pPr>
        <w:pStyle w:val="ListBullet"/>
      </w:pPr>
      <w:r>
        <w:rPr>
          <w:rFonts w:hint="eastAsia"/>
          <w:b/>
          <w:lang w:eastAsia="ko-KR"/>
        </w:rPr>
        <w:t>Resource exposure</w:t>
      </w:r>
      <w:r w:rsidRPr="00F3255E">
        <w:t xml:space="preserve"> </w:t>
      </w:r>
      <w:r>
        <w:t>–</w:t>
      </w:r>
      <w:r w:rsidRPr="00F3255E">
        <w:t xml:space="preserve"> </w:t>
      </w:r>
      <w:r>
        <w:rPr>
          <w:rFonts w:hint="eastAsia"/>
          <w:lang w:eastAsia="ko-KR"/>
        </w:rPr>
        <w:t xml:space="preserve">the </w:t>
      </w:r>
      <w:r>
        <w:rPr>
          <w:lang w:eastAsia="ko-KR"/>
        </w:rPr>
        <w:t>feature</w:t>
      </w:r>
      <w:r>
        <w:rPr>
          <w:rFonts w:hint="eastAsia"/>
          <w:lang w:eastAsia="ko-KR"/>
        </w:rPr>
        <w:t xml:space="preserve"> with which RDs expose the Links hosted by the 3</w:t>
      </w:r>
      <w:r w:rsidRPr="00A22539">
        <w:rPr>
          <w:rFonts w:hint="eastAsia"/>
          <w:vertAlign w:val="superscript"/>
          <w:lang w:eastAsia="ko-KR"/>
        </w:rPr>
        <w:t>rd</w:t>
      </w:r>
      <w:r>
        <w:rPr>
          <w:rFonts w:hint="eastAsia"/>
          <w:lang w:eastAsia="ko-KR"/>
        </w:rPr>
        <w:t xml:space="preserve"> party Devices via their </w:t>
      </w:r>
      <w:r w:rsidR="007C0152">
        <w:rPr>
          <w:lang w:eastAsia="ko-KR"/>
        </w:rPr>
        <w:t xml:space="preserve">own </w:t>
      </w:r>
      <w:r w:rsidR="007C0152">
        <w:rPr>
          <w:lang w:eastAsia="en-US"/>
        </w:rPr>
        <w:t>"</w:t>
      </w:r>
      <w:r>
        <w:rPr>
          <w:rFonts w:hint="eastAsia"/>
          <w:lang w:eastAsia="ko-KR"/>
        </w:rPr>
        <w:t>/oic/res</w:t>
      </w:r>
      <w:r w:rsidR="007C0152">
        <w:rPr>
          <w:lang w:eastAsia="en-US"/>
        </w:rPr>
        <w:t>"</w:t>
      </w:r>
      <w:r>
        <w:rPr>
          <w:rFonts w:hint="eastAsia"/>
          <w:lang w:eastAsia="ko-KR"/>
        </w:rPr>
        <w:t>.</w:t>
      </w:r>
    </w:p>
    <w:p w14:paraId="1914AD45" w14:textId="77777777" w:rsidR="00185D52" w:rsidRDefault="00185D52" w:rsidP="00185D52">
      <w:pPr>
        <w:pStyle w:val="PARAGRAPH"/>
        <w:rPr>
          <w:lang w:eastAsia="ko-KR"/>
        </w:rPr>
      </w:pPr>
      <w:r>
        <w:rPr>
          <w:rFonts w:hint="eastAsia"/>
          <w:lang w:eastAsia="ko-KR"/>
        </w:rPr>
        <w:t xml:space="preserve">For the above, RDs make use of Resource Type  </w:t>
      </w:r>
      <w:r w:rsidR="007C0152">
        <w:rPr>
          <w:lang w:val="en-US" w:eastAsia="en-US"/>
        </w:rPr>
        <w:t>"</w:t>
      </w:r>
      <w:r>
        <w:rPr>
          <w:rFonts w:hint="eastAsia"/>
          <w:lang w:eastAsia="ko-KR"/>
        </w:rPr>
        <w:t>oic.wk.rd</w:t>
      </w:r>
      <w:r w:rsidR="007C0152">
        <w:rPr>
          <w:lang w:val="en-US" w:eastAsia="en-US"/>
        </w:rPr>
        <w:t>"</w:t>
      </w:r>
      <w:r>
        <w:rPr>
          <w:rFonts w:hint="eastAsia"/>
          <w:lang w:eastAsia="ko-KR"/>
        </w:rPr>
        <w:t xml:space="preserve"> defined </w:t>
      </w:r>
      <w:r w:rsidR="006B2AC1">
        <w:rPr>
          <w:lang w:eastAsia="ko-KR"/>
        </w:rPr>
        <w:t xml:space="preserve">in </w:t>
      </w:r>
      <w:r w:rsidR="006B2AC1">
        <w:rPr>
          <w:lang w:eastAsia="ko-KR"/>
        </w:rPr>
        <w:fldChar w:fldCharType="begin"/>
      </w:r>
      <w:r w:rsidR="006B2AC1">
        <w:rPr>
          <w:lang w:eastAsia="ko-KR"/>
        </w:rPr>
        <w:instrText xml:space="preserve"> REF _Ref484091450 \h </w:instrText>
      </w:r>
      <w:r w:rsidR="006B2AC1">
        <w:rPr>
          <w:lang w:eastAsia="ko-KR"/>
        </w:rPr>
      </w:r>
      <w:r w:rsidR="006B2AC1">
        <w:rPr>
          <w:lang w:eastAsia="ko-KR"/>
        </w:rPr>
        <w:fldChar w:fldCharType="separate"/>
      </w:r>
      <w:r w:rsidR="00370B4E" w:rsidRPr="000D29DB">
        <w:t xml:space="preserve">Table </w:t>
      </w:r>
      <w:r w:rsidR="00370B4E">
        <w:rPr>
          <w:noProof/>
        </w:rPr>
        <w:t>22</w:t>
      </w:r>
      <w:r w:rsidR="006B2AC1">
        <w:rPr>
          <w:lang w:eastAsia="ko-KR"/>
        </w:rPr>
        <w:fldChar w:fldCharType="end"/>
      </w:r>
      <w:r w:rsidR="006B2AC1">
        <w:rPr>
          <w:lang w:eastAsia="ko-KR"/>
        </w:rPr>
        <w:t xml:space="preserve"> and </w:t>
      </w:r>
      <w:r w:rsidR="006B2AC1">
        <w:rPr>
          <w:lang w:eastAsia="ko-KR"/>
        </w:rPr>
        <w:fldChar w:fldCharType="begin"/>
      </w:r>
      <w:r w:rsidR="006B2AC1">
        <w:rPr>
          <w:lang w:eastAsia="ko-KR"/>
        </w:rPr>
        <w:instrText xml:space="preserve"> REF _Ref484091462 \h </w:instrText>
      </w:r>
      <w:r w:rsidR="006B2AC1">
        <w:rPr>
          <w:lang w:eastAsia="ko-KR"/>
        </w:rPr>
      </w:r>
      <w:r w:rsidR="006B2AC1">
        <w:rPr>
          <w:lang w:eastAsia="ko-KR"/>
        </w:rPr>
        <w:fldChar w:fldCharType="separate"/>
      </w:r>
      <w:r w:rsidR="00370B4E" w:rsidRPr="000D29DB">
        <w:t xml:space="preserve">Table </w:t>
      </w:r>
      <w:r w:rsidR="00370B4E">
        <w:rPr>
          <w:noProof/>
        </w:rPr>
        <w:t>23</w:t>
      </w:r>
      <w:r w:rsidR="006B2AC1">
        <w:rPr>
          <w:lang w:eastAsia="ko-KR"/>
        </w:rPr>
        <w:fldChar w:fldCharType="end"/>
      </w:r>
      <w:r w:rsidR="006B2AC1">
        <w:rPr>
          <w:lang w:eastAsia="ko-KR"/>
        </w:rPr>
        <w:t>.</w:t>
      </w:r>
      <w:r>
        <w:rPr>
          <w:rFonts w:hint="eastAsia"/>
          <w:lang w:eastAsia="ko-KR"/>
        </w:rPr>
        <w:t xml:space="preserve"> </w:t>
      </w:r>
      <w:r>
        <w:rPr>
          <w:lang w:eastAsia="ko-KR"/>
        </w:rPr>
        <w:t>A</w:t>
      </w:r>
      <w:r>
        <w:rPr>
          <w:rFonts w:hint="eastAsia"/>
          <w:lang w:eastAsia="ko-KR"/>
        </w:rPr>
        <w:t xml:space="preserve"> Device </w:t>
      </w:r>
      <w:r w:rsidR="007C0152">
        <w:rPr>
          <w:lang w:eastAsia="ko-KR"/>
        </w:rPr>
        <w:t xml:space="preserve">that supports the capability to host indirect discovery shall </w:t>
      </w:r>
      <w:r>
        <w:rPr>
          <w:rFonts w:hint="eastAsia"/>
          <w:lang w:eastAsia="ko-KR"/>
        </w:rPr>
        <w:t xml:space="preserve">expose </w:t>
      </w:r>
      <w:r w:rsidR="007C0152">
        <w:rPr>
          <w:lang w:eastAsia="ko-KR"/>
        </w:rPr>
        <w:t xml:space="preserve">an instance of </w:t>
      </w:r>
      <w:r w:rsidR="007C0152">
        <w:rPr>
          <w:lang w:val="en-US" w:eastAsia="en-US"/>
        </w:rPr>
        <w:t>"</w:t>
      </w:r>
      <w:r>
        <w:rPr>
          <w:rFonts w:hint="eastAsia"/>
          <w:lang w:eastAsia="ko-KR"/>
        </w:rPr>
        <w:t>oic.wk.rd</w:t>
      </w:r>
      <w:r w:rsidR="007C0152">
        <w:rPr>
          <w:lang w:val="en-US" w:eastAsia="en-US"/>
        </w:rPr>
        <w:t>"</w:t>
      </w:r>
      <w:r>
        <w:rPr>
          <w:rFonts w:hint="eastAsia"/>
          <w:lang w:eastAsia="ko-KR"/>
        </w:rPr>
        <w:t xml:space="preserve"> in its </w:t>
      </w:r>
      <w:r w:rsidR="007C0152">
        <w:rPr>
          <w:lang w:val="en-US" w:eastAsia="en-US"/>
        </w:rPr>
        <w:t>"</w:t>
      </w:r>
      <w:r>
        <w:rPr>
          <w:rFonts w:hint="eastAsia"/>
          <w:lang w:eastAsia="ko-KR"/>
        </w:rPr>
        <w:t>/oic/res</w:t>
      </w:r>
      <w:r w:rsidR="007C0152">
        <w:rPr>
          <w:lang w:val="en-US" w:eastAsia="en-US"/>
        </w:rPr>
        <w:t>"</w:t>
      </w:r>
      <w:r>
        <w:rPr>
          <w:rFonts w:hint="eastAsia"/>
          <w:lang w:eastAsia="ko-KR"/>
        </w:rPr>
        <w:t xml:space="preserve"> to announce that it serves as an RD. </w:t>
      </w:r>
      <w:r w:rsidR="007C0152" w:rsidRPr="007C0152">
        <w:rPr>
          <w:lang w:eastAsia="ko-KR"/>
        </w:rPr>
        <w:t xml:space="preserve">The discoverable instance of </w:t>
      </w:r>
      <w:r w:rsidR="007C0152">
        <w:rPr>
          <w:lang w:val="en-US" w:eastAsia="en-US"/>
        </w:rPr>
        <w:t>"</w:t>
      </w:r>
      <w:r w:rsidR="007C0152" w:rsidRPr="007C0152">
        <w:rPr>
          <w:lang w:eastAsia="ko-KR"/>
        </w:rPr>
        <w:t>oic.wk.rd</w:t>
      </w:r>
      <w:r w:rsidR="007C0152">
        <w:rPr>
          <w:lang w:val="en-US" w:eastAsia="en-US"/>
        </w:rPr>
        <w:t>"</w:t>
      </w:r>
      <w:r w:rsidR="007C0152" w:rsidRPr="007C0152">
        <w:rPr>
          <w:lang w:eastAsia="ko-KR"/>
        </w:rPr>
        <w:t xml:space="preserve"> shall allow only secure connections (e.g. endpoint with a scheme of </w:t>
      </w:r>
      <w:r w:rsidR="007C0152">
        <w:rPr>
          <w:lang w:val="en-US" w:eastAsia="en-US"/>
        </w:rPr>
        <w:t>"</w:t>
      </w:r>
      <w:r w:rsidR="007C0152" w:rsidRPr="007C0152">
        <w:rPr>
          <w:lang w:eastAsia="ko-KR"/>
        </w:rPr>
        <w:t>coaps</w:t>
      </w:r>
      <w:r w:rsidR="007C0152">
        <w:rPr>
          <w:lang w:val="en-US" w:eastAsia="en-US"/>
        </w:rPr>
        <w:t>"</w:t>
      </w:r>
      <w:r w:rsidR="007C0152" w:rsidRPr="007C0152">
        <w:rPr>
          <w:lang w:eastAsia="ko-KR"/>
        </w:rPr>
        <w:t xml:space="preserve"> or </w:t>
      </w:r>
      <w:r w:rsidR="007C0152">
        <w:rPr>
          <w:lang w:val="en-US" w:eastAsia="en-US"/>
        </w:rPr>
        <w:t>"</w:t>
      </w:r>
      <w:r w:rsidR="007C0152" w:rsidRPr="007C0152">
        <w:rPr>
          <w:lang w:eastAsia="ko-KR"/>
        </w:rPr>
        <w:t>coaps+tcp</w:t>
      </w:r>
      <w:r w:rsidR="007C0152">
        <w:rPr>
          <w:lang w:val="en-US" w:eastAsia="en-US"/>
        </w:rPr>
        <w:t>"</w:t>
      </w:r>
      <w:r w:rsidR="007C0152" w:rsidRPr="007C0152">
        <w:rPr>
          <w:lang w:eastAsia="ko-KR"/>
        </w:rPr>
        <w:t xml:space="preserve">). </w:t>
      </w:r>
      <w:r>
        <w:rPr>
          <w:rFonts w:hint="eastAsia"/>
          <w:lang w:eastAsia="ko-KR"/>
        </w:rPr>
        <w:t xml:space="preserve">A publishing Device </w:t>
      </w:r>
      <w:r w:rsidR="007C0152" w:rsidRPr="007C0152">
        <w:rPr>
          <w:lang w:eastAsia="ko-KR"/>
        </w:rPr>
        <w:t xml:space="preserve">may send a RETRIEVE request to </w:t>
      </w:r>
      <w:r w:rsidR="007C0152">
        <w:rPr>
          <w:lang w:val="en-US" w:eastAsia="en-US"/>
        </w:rPr>
        <w:t>"</w:t>
      </w:r>
      <w:r w:rsidR="007C0152" w:rsidRPr="007C0152">
        <w:rPr>
          <w:lang w:eastAsia="ko-KR"/>
        </w:rPr>
        <w:t>/oic/rd</w:t>
      </w:r>
      <w:r w:rsidR="007C0152">
        <w:rPr>
          <w:lang w:val="en-US" w:eastAsia="en-US"/>
        </w:rPr>
        <w:t>"</w:t>
      </w:r>
      <w:r w:rsidR="007C0152" w:rsidRPr="007C0152">
        <w:rPr>
          <w:lang w:eastAsia="ko-KR"/>
        </w:rPr>
        <w:t xml:space="preserve"> to acquire the selection criteria amon</w:t>
      </w:r>
      <w:r w:rsidR="007C0152">
        <w:rPr>
          <w:lang w:eastAsia="ko-KR"/>
        </w:rPr>
        <w:t xml:space="preserve">g multiple RDs. Then it may </w:t>
      </w:r>
      <w:r w:rsidR="007C0152" w:rsidRPr="007C0152">
        <w:rPr>
          <w:lang w:eastAsia="ko-KR"/>
        </w:rPr>
        <w:t>may</w:t>
      </w:r>
      <w:r w:rsidR="007C0152" w:rsidRPr="007C0152">
        <w:rPr>
          <w:rFonts w:hint="eastAsia"/>
          <w:lang w:eastAsia="ko-KR"/>
        </w:rPr>
        <w:t xml:space="preserve"> </w:t>
      </w:r>
      <w:r>
        <w:rPr>
          <w:rFonts w:hint="eastAsia"/>
          <w:lang w:eastAsia="ko-KR"/>
        </w:rPr>
        <w:t xml:space="preserve">send </w:t>
      </w:r>
      <w:r w:rsidR="00C16773">
        <w:rPr>
          <w:lang w:eastAsia="ko-KR"/>
        </w:rPr>
        <w:t>an UPDATE</w:t>
      </w:r>
      <w:r w:rsidR="00C16773">
        <w:rPr>
          <w:rFonts w:hint="eastAsia"/>
          <w:lang w:eastAsia="ko-KR"/>
        </w:rPr>
        <w:t xml:space="preserve"> </w:t>
      </w:r>
      <w:r>
        <w:rPr>
          <w:rFonts w:hint="eastAsia"/>
          <w:lang w:eastAsia="ko-KR"/>
        </w:rPr>
        <w:t xml:space="preserve">request to </w:t>
      </w:r>
      <w:r w:rsidR="00C16773">
        <w:rPr>
          <w:lang w:val="en-US" w:eastAsia="en-US"/>
        </w:rPr>
        <w:t>"</w:t>
      </w:r>
      <w:r>
        <w:rPr>
          <w:rFonts w:hint="eastAsia"/>
          <w:lang w:eastAsia="ko-KR"/>
        </w:rPr>
        <w:t>/oic/rd</w:t>
      </w:r>
      <w:r w:rsidR="00C16773">
        <w:rPr>
          <w:lang w:val="en-US" w:eastAsia="en-US"/>
        </w:rPr>
        <w:t>"</w:t>
      </w:r>
      <w:r>
        <w:rPr>
          <w:rFonts w:hint="eastAsia"/>
          <w:lang w:eastAsia="ko-KR"/>
        </w:rPr>
        <w:t xml:space="preserve"> with its Links in the payload to publish the Links in </w:t>
      </w:r>
      <w:r w:rsidR="00C16773">
        <w:rPr>
          <w:lang w:val="en-US" w:eastAsia="en-US"/>
        </w:rPr>
        <w:t>"</w:t>
      </w:r>
      <w:r>
        <w:rPr>
          <w:rFonts w:hint="eastAsia"/>
          <w:lang w:eastAsia="ko-KR"/>
        </w:rPr>
        <w:t>/oic/res</w:t>
      </w:r>
      <w:r w:rsidR="00C16773">
        <w:rPr>
          <w:lang w:val="en-US" w:eastAsia="en-US"/>
        </w:rPr>
        <w:t>"</w:t>
      </w:r>
      <w:r>
        <w:rPr>
          <w:rFonts w:hint="eastAsia"/>
          <w:lang w:eastAsia="ko-KR"/>
        </w:rPr>
        <w:t xml:space="preserve"> of the RD. </w:t>
      </w:r>
      <w:r w:rsidR="00C16773">
        <w:rPr>
          <w:lang w:eastAsia="ko-KR"/>
        </w:rPr>
        <w:t xml:space="preserve">A publishing Device is responsible to insure an RD has the correct published Links to expose via its "/oic/res". </w:t>
      </w:r>
    </w:p>
    <w:p w14:paraId="4947FA8B" w14:textId="77777777" w:rsidR="00185D52" w:rsidRDefault="006B2AC1" w:rsidP="00185D52">
      <w:pPr>
        <w:pStyle w:val="TABLE-title"/>
      </w:pPr>
      <w:bookmarkStart w:id="12328" w:name="_Ref484091450"/>
      <w:bookmarkStart w:id="12329" w:name="_Toc509367575"/>
      <w:r w:rsidRPr="000D29DB">
        <w:t xml:space="preserve">Table </w:t>
      </w:r>
      <w:r w:rsidRPr="000D29DB">
        <w:fldChar w:fldCharType="begin"/>
      </w:r>
      <w:r w:rsidRPr="000D29DB">
        <w:instrText xml:space="preserve"> SEQ Table \* ARABIC </w:instrText>
      </w:r>
      <w:r w:rsidRPr="000D29DB">
        <w:fldChar w:fldCharType="separate"/>
      </w:r>
      <w:r w:rsidR="00370B4E">
        <w:rPr>
          <w:noProof/>
        </w:rPr>
        <w:t>22</w:t>
      </w:r>
      <w:r w:rsidRPr="000D29DB">
        <w:fldChar w:fldCharType="end"/>
      </w:r>
      <w:bookmarkEnd w:id="12328"/>
      <w:r w:rsidRPr="000D29DB">
        <w:t xml:space="preserve">. </w:t>
      </w:r>
      <w:r w:rsidR="00D5059B">
        <w:rPr>
          <w:lang w:val="en-US" w:eastAsia="en-US"/>
        </w:rPr>
        <w:t>"</w:t>
      </w:r>
      <w:r>
        <w:rPr>
          <w:rFonts w:hint="eastAsia"/>
          <w:lang w:eastAsia="ko-KR"/>
        </w:rPr>
        <w:t>oic.wk.rd</w:t>
      </w:r>
      <w:r w:rsidR="00D5059B">
        <w:rPr>
          <w:lang w:val="en-US" w:eastAsia="en-US"/>
        </w:rPr>
        <w:t>"</w:t>
      </w:r>
      <w:r>
        <w:rPr>
          <w:rFonts w:hint="eastAsia"/>
          <w:lang w:eastAsia="ko-KR"/>
        </w:rPr>
        <w:t xml:space="preserve"> Resource Type definition</w:t>
      </w:r>
      <w:bookmarkEnd w:id="12329"/>
    </w:p>
    <w:tbl>
      <w:tblPr>
        <w:tblStyle w:val="GridTable41"/>
        <w:tblW w:w="10075" w:type="dxa"/>
        <w:tblLayout w:type="fixed"/>
        <w:tblLook w:val="04A0" w:firstRow="1" w:lastRow="0" w:firstColumn="1" w:lastColumn="0" w:noHBand="0" w:noVBand="1"/>
      </w:tblPr>
      <w:tblGrid>
        <w:gridCol w:w="895"/>
        <w:gridCol w:w="1056"/>
        <w:gridCol w:w="1276"/>
        <w:gridCol w:w="1417"/>
        <w:gridCol w:w="3721"/>
        <w:gridCol w:w="1710"/>
      </w:tblGrid>
      <w:tr w:rsidR="00185D52" w:rsidRPr="00113C22" w14:paraId="74E6EFFB" w14:textId="77777777" w:rsidTr="00900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9639576" w14:textId="77777777" w:rsidR="00185D52" w:rsidRPr="00113C22" w:rsidRDefault="00185D52" w:rsidP="0090015C">
            <w:pPr>
              <w:pStyle w:val="TABLE-cell"/>
            </w:pPr>
            <w:r>
              <w:rPr>
                <w:rFonts w:eastAsiaTheme="minorEastAsia"/>
                <w:lang w:eastAsia="ko-KR"/>
              </w:rPr>
              <w:t>P</w:t>
            </w:r>
            <w:r>
              <w:rPr>
                <w:rFonts w:eastAsiaTheme="minorEastAsia" w:hint="eastAsia"/>
                <w:lang w:eastAsia="ko-KR"/>
              </w:rPr>
              <w:t>re-defined URI</w:t>
            </w:r>
          </w:p>
        </w:tc>
        <w:tc>
          <w:tcPr>
            <w:tcW w:w="1056" w:type="dxa"/>
          </w:tcPr>
          <w:p w14:paraId="2C69D072" w14:textId="77777777" w:rsidR="00185D52" w:rsidRPr="00113C22" w:rsidRDefault="00185D52" w:rsidP="0090015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276" w:type="dxa"/>
          </w:tcPr>
          <w:p w14:paraId="726E7390" w14:textId="77777777" w:rsidR="00185D52" w:rsidRPr="00113C22" w:rsidRDefault="00185D52" w:rsidP="0090015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417" w:type="dxa"/>
          </w:tcPr>
          <w:p w14:paraId="12544677" w14:textId="77777777" w:rsidR="00185D52" w:rsidRPr="00113C22" w:rsidRDefault="00185D52" w:rsidP="0090015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3721" w:type="dxa"/>
          </w:tcPr>
          <w:p w14:paraId="461FED1E" w14:textId="77777777" w:rsidR="00185D52" w:rsidRPr="00113C22" w:rsidRDefault="00185D52" w:rsidP="0090015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710" w:type="dxa"/>
          </w:tcPr>
          <w:p w14:paraId="51D85FFB" w14:textId="77777777" w:rsidR="00185D52" w:rsidRPr="00113C22" w:rsidRDefault="00185D52" w:rsidP="0090015C">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185D52" w14:paraId="3BB8C94B" w14:textId="77777777" w:rsidTr="00900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A915B2E" w14:textId="77777777" w:rsidR="00185D52" w:rsidRPr="00983931" w:rsidRDefault="00D5059B" w:rsidP="0090015C">
            <w:pPr>
              <w:pStyle w:val="TABLE-cell"/>
              <w:rPr>
                <w:rFonts w:eastAsiaTheme="minorEastAsia"/>
                <w:b w:val="0"/>
                <w:lang w:eastAsia="ko-KR"/>
              </w:rPr>
            </w:pPr>
            <w:r>
              <w:rPr>
                <w:lang w:val="en-US" w:eastAsia="en-US"/>
              </w:rPr>
              <w:t>"</w:t>
            </w:r>
            <w:r w:rsidR="00185D52">
              <w:rPr>
                <w:rFonts w:eastAsiaTheme="minorEastAsia" w:hint="eastAsia"/>
                <w:lang w:eastAsia="ko-KR"/>
              </w:rPr>
              <w:t>/oic/rd</w:t>
            </w:r>
            <w:r>
              <w:rPr>
                <w:lang w:val="en-US" w:eastAsia="en-US"/>
              </w:rPr>
              <w:t>"</w:t>
            </w:r>
          </w:p>
        </w:tc>
        <w:tc>
          <w:tcPr>
            <w:tcW w:w="1056" w:type="dxa"/>
          </w:tcPr>
          <w:p w14:paraId="1563DC3D" w14:textId="77777777" w:rsidR="00185D52" w:rsidRPr="00983931" w:rsidRDefault="00185D52" w:rsidP="005277E9">
            <w:pPr>
              <w:pStyle w:val="TABLE-cell"/>
              <w:tabs>
                <w:tab w:val="left" w:pos="340"/>
              </w:tabs>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Resource </w:t>
            </w:r>
            <w:r w:rsidR="005277E9">
              <w:rPr>
                <w:rFonts w:eastAsiaTheme="minorEastAsia"/>
                <w:lang w:eastAsia="ko-KR"/>
              </w:rPr>
              <w:t>D</w:t>
            </w:r>
            <w:r>
              <w:rPr>
                <w:rFonts w:eastAsiaTheme="minorEastAsia" w:hint="eastAsia"/>
                <w:lang w:eastAsia="ko-KR"/>
              </w:rPr>
              <w:t>irectory</w:t>
            </w:r>
          </w:p>
        </w:tc>
        <w:tc>
          <w:tcPr>
            <w:tcW w:w="1276" w:type="dxa"/>
          </w:tcPr>
          <w:p w14:paraId="3304D28C" w14:textId="77777777" w:rsidR="00185D52" w:rsidRPr="00983931" w:rsidRDefault="00D5059B"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lang w:val="en-US" w:eastAsia="en-US"/>
              </w:rPr>
              <w:t>"</w:t>
            </w:r>
            <w:r w:rsidR="00185D52">
              <w:t>oic.wk.</w:t>
            </w:r>
            <w:r w:rsidR="00185D52">
              <w:rPr>
                <w:rFonts w:eastAsiaTheme="minorEastAsia" w:hint="eastAsia"/>
                <w:lang w:eastAsia="ko-KR"/>
              </w:rPr>
              <w:t>rd</w:t>
            </w:r>
            <w:r>
              <w:rPr>
                <w:lang w:val="en-US" w:eastAsia="en-US"/>
              </w:rPr>
              <w:t>"</w:t>
            </w:r>
          </w:p>
        </w:tc>
        <w:tc>
          <w:tcPr>
            <w:tcW w:w="1417" w:type="dxa"/>
          </w:tcPr>
          <w:p w14:paraId="5B0E1C26" w14:textId="77777777" w:rsidR="00185D52" w:rsidRDefault="00D5059B" w:rsidP="0090015C">
            <w:pPr>
              <w:pStyle w:val="TABLE-cell"/>
              <w:cnfStyle w:val="000000100000" w:firstRow="0" w:lastRow="0" w:firstColumn="0" w:lastColumn="0" w:oddVBand="0" w:evenVBand="0" w:oddHBand="1" w:evenHBand="0" w:firstRowFirstColumn="0" w:firstRowLastColumn="0" w:lastRowFirstColumn="0" w:lastRowLastColumn="0"/>
            </w:pPr>
            <w:r>
              <w:rPr>
                <w:lang w:val="en-US" w:eastAsia="en-US"/>
              </w:rPr>
              <w:t>"</w:t>
            </w:r>
            <w:r w:rsidR="00185D52" w:rsidRPr="004F020A">
              <w:t>oic.</w:t>
            </w:r>
            <w:r w:rsidR="00185D52" w:rsidRPr="004F020A">
              <w:rPr>
                <w:rFonts w:eastAsiaTheme="minorEastAsia" w:hint="eastAsia"/>
                <w:lang w:eastAsia="ko-KR"/>
              </w:rPr>
              <w:t>if</w:t>
            </w:r>
            <w:r w:rsidR="00185D52" w:rsidRPr="004F020A">
              <w:t>.</w:t>
            </w:r>
            <w:r w:rsidR="00185D52">
              <w:rPr>
                <w:rFonts w:eastAsiaTheme="minorEastAsia" w:hint="eastAsia"/>
                <w:lang w:eastAsia="ko-KR"/>
              </w:rPr>
              <w:t>baseline</w:t>
            </w:r>
            <w:r>
              <w:rPr>
                <w:lang w:val="en-US" w:eastAsia="en-US"/>
              </w:rPr>
              <w:t>"</w:t>
            </w:r>
          </w:p>
        </w:tc>
        <w:tc>
          <w:tcPr>
            <w:tcW w:w="3721" w:type="dxa"/>
          </w:tcPr>
          <w:p w14:paraId="475ACF19" w14:textId="77777777" w:rsidR="00185D52" w:rsidRDefault="00185D52" w:rsidP="0090015C">
            <w:pPr>
              <w:pStyle w:val="TABLE-cell"/>
              <w:cnfStyle w:val="000000100000" w:firstRow="0" w:lastRow="0" w:firstColumn="0" w:lastColumn="0" w:oddVBand="0" w:evenVBand="0" w:oddHBand="1" w:evenHBand="0" w:firstRowFirstColumn="0" w:firstRowLastColumn="0" w:lastRowFirstColumn="0" w:lastRowLastColumn="0"/>
            </w:pPr>
            <w:r>
              <w:t xml:space="preserve">The </w:t>
            </w:r>
            <w:r>
              <w:rPr>
                <w:rFonts w:eastAsiaTheme="minorEastAsia" w:hint="eastAsia"/>
                <w:lang w:eastAsia="ko-KR"/>
              </w:rPr>
              <w:t xml:space="preserve">discoverable </w:t>
            </w:r>
            <w:r>
              <w:t xml:space="preserve">Resource Type through with which </w:t>
            </w:r>
            <w:r>
              <w:rPr>
                <w:rFonts w:eastAsiaTheme="minorEastAsia" w:hint="eastAsia"/>
                <w:lang w:eastAsia="ko-KR"/>
              </w:rPr>
              <w:t xml:space="preserve">an </w:t>
            </w:r>
            <w:r>
              <w:t xml:space="preserve">RD 1) </w:t>
            </w:r>
            <w:r>
              <w:rPr>
                <w:rFonts w:eastAsiaTheme="minorEastAsia" w:hint="eastAsia"/>
                <w:lang w:eastAsia="ko-KR"/>
              </w:rPr>
              <w:t xml:space="preserve">facilitates its discovery and </w:t>
            </w:r>
            <w:r>
              <w:t>provide</w:t>
            </w:r>
            <w:r>
              <w:rPr>
                <w:rFonts w:eastAsiaTheme="minorEastAsia" w:hint="eastAsia"/>
                <w:lang w:eastAsia="ko-KR"/>
              </w:rPr>
              <w:t>s</w:t>
            </w:r>
            <w:r>
              <w:t xml:space="preserve"> the criteria to select an RD</w:t>
            </w:r>
            <w:r>
              <w:rPr>
                <w:rFonts w:eastAsiaTheme="minorEastAsia" w:hint="eastAsia"/>
                <w:lang w:eastAsia="ko-KR"/>
              </w:rPr>
              <w:t xml:space="preserve"> and </w:t>
            </w:r>
            <w:r>
              <w:t>2) allow</w:t>
            </w:r>
            <w:r>
              <w:rPr>
                <w:rFonts w:eastAsiaTheme="minorEastAsia" w:hint="eastAsia"/>
                <w:lang w:eastAsia="ko-KR"/>
              </w:rPr>
              <w:t>s</w:t>
            </w:r>
            <w:r>
              <w:t xml:space="preserve"> Devices to publish their Links in </w:t>
            </w:r>
            <w:r w:rsidR="00CB5A44">
              <w:t>“</w:t>
            </w:r>
            <w:r>
              <w:t>/oic/res</w:t>
            </w:r>
            <w:r w:rsidR="00CB5A44">
              <w:t>”</w:t>
            </w:r>
            <w:r>
              <w:t xml:space="preserve"> of</w:t>
            </w:r>
            <w:r>
              <w:rPr>
                <w:rFonts w:eastAsiaTheme="minorEastAsia" w:hint="eastAsia"/>
                <w:lang w:eastAsia="ko-KR"/>
              </w:rPr>
              <w:t xml:space="preserve"> the</w:t>
            </w:r>
            <w:r>
              <w:t xml:space="preserve"> RD. </w:t>
            </w:r>
          </w:p>
          <w:p w14:paraId="01C7BE23" w14:textId="77777777" w:rsidR="00185D52" w:rsidRPr="00983931" w:rsidRDefault="00185D52" w:rsidP="00CD16AB">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p>
        </w:tc>
        <w:tc>
          <w:tcPr>
            <w:tcW w:w="1710" w:type="dxa"/>
          </w:tcPr>
          <w:p w14:paraId="66D60633" w14:textId="77777777" w:rsidR="00185D52" w:rsidRDefault="00185D52"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Discovery</w:t>
            </w:r>
          </w:p>
        </w:tc>
      </w:tr>
    </w:tbl>
    <w:p w14:paraId="3B0F08E7" w14:textId="77777777" w:rsidR="00185D52" w:rsidRDefault="00185D52" w:rsidP="00185D52">
      <w:pPr>
        <w:rPr>
          <w:lang w:eastAsia="ko-KR"/>
        </w:rPr>
      </w:pPr>
    </w:p>
    <w:p w14:paraId="4AD56AC5" w14:textId="77777777" w:rsidR="00185D52" w:rsidRDefault="006B2AC1" w:rsidP="00185D52">
      <w:pPr>
        <w:pStyle w:val="TABLE-title"/>
      </w:pPr>
      <w:bookmarkStart w:id="12330" w:name="_Ref484091462"/>
      <w:bookmarkStart w:id="12331" w:name="_Toc509367576"/>
      <w:r w:rsidRPr="000D29DB">
        <w:t xml:space="preserve">Table </w:t>
      </w:r>
      <w:r w:rsidRPr="000D29DB">
        <w:fldChar w:fldCharType="begin"/>
      </w:r>
      <w:r w:rsidRPr="000D29DB">
        <w:instrText xml:space="preserve"> SEQ Table \* ARABIC </w:instrText>
      </w:r>
      <w:r w:rsidRPr="000D29DB">
        <w:fldChar w:fldCharType="separate"/>
      </w:r>
      <w:r w:rsidR="00370B4E">
        <w:rPr>
          <w:noProof/>
        </w:rPr>
        <w:t>23</w:t>
      </w:r>
      <w:r w:rsidRPr="000D29DB">
        <w:fldChar w:fldCharType="end"/>
      </w:r>
      <w:bookmarkEnd w:id="12330"/>
      <w:r w:rsidRPr="000D29DB">
        <w:t xml:space="preserve">. </w:t>
      </w:r>
      <w:r w:rsidR="005277E9">
        <w:rPr>
          <w:lang w:val="en-US" w:eastAsia="en-US"/>
        </w:rPr>
        <w:t>"</w:t>
      </w:r>
      <w:r w:rsidR="00185D52">
        <w:t>oic.wk.</w:t>
      </w:r>
      <w:r w:rsidR="00185D52">
        <w:rPr>
          <w:rFonts w:hint="eastAsia"/>
          <w:lang w:eastAsia="ko-KR"/>
        </w:rPr>
        <w:t>rd</w:t>
      </w:r>
      <w:r w:rsidR="005277E9">
        <w:rPr>
          <w:lang w:val="en-US" w:eastAsia="en-US"/>
        </w:rPr>
        <w:t>"</w:t>
      </w:r>
      <w:r w:rsidR="00185D52" w:rsidRPr="00734602">
        <w:t xml:space="preserve"> </w:t>
      </w:r>
      <w:r w:rsidR="00185D52">
        <w:rPr>
          <w:rFonts w:hint="eastAsia"/>
          <w:lang w:eastAsia="ko-KR"/>
        </w:rPr>
        <w:t>Properties</w:t>
      </w:r>
      <w:bookmarkEnd w:id="12331"/>
    </w:p>
    <w:tbl>
      <w:tblPr>
        <w:tblStyle w:val="GridTable41"/>
        <w:tblW w:w="10031" w:type="dxa"/>
        <w:tblLook w:val="04A0" w:firstRow="1" w:lastRow="0" w:firstColumn="1" w:lastColumn="0" w:noHBand="0" w:noVBand="1"/>
      </w:tblPr>
      <w:tblGrid>
        <w:gridCol w:w="1359"/>
        <w:gridCol w:w="1606"/>
        <w:gridCol w:w="1000"/>
        <w:gridCol w:w="703"/>
        <w:gridCol w:w="877"/>
        <w:gridCol w:w="780"/>
        <w:gridCol w:w="1062"/>
        <w:gridCol w:w="2644"/>
      </w:tblGrid>
      <w:tr w:rsidR="00185D52" w:rsidRPr="00C63F04" w14:paraId="2135B04A" w14:textId="77777777" w:rsidTr="0090015C">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59" w:type="dxa"/>
          </w:tcPr>
          <w:p w14:paraId="786DF422" w14:textId="77777777" w:rsidR="00185D52" w:rsidRPr="00C63F04" w:rsidRDefault="00185D52" w:rsidP="0090015C">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1606" w:type="dxa"/>
          </w:tcPr>
          <w:p w14:paraId="2D3BC420"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1000" w:type="dxa"/>
          </w:tcPr>
          <w:p w14:paraId="68DFB832"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703" w:type="dxa"/>
          </w:tcPr>
          <w:p w14:paraId="69AA3552"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877" w:type="dxa"/>
          </w:tcPr>
          <w:p w14:paraId="41CC7EDA"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5D2B58E5"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62" w:type="dxa"/>
          </w:tcPr>
          <w:p w14:paraId="62FE3204"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644" w:type="dxa"/>
          </w:tcPr>
          <w:p w14:paraId="4CD1A1B6" w14:textId="77777777" w:rsidR="00185D52" w:rsidRPr="00C63F04" w:rsidRDefault="00185D52" w:rsidP="0090015C">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185D52" w:rsidRPr="00C63F04" w14:paraId="61488309" w14:textId="77777777" w:rsidTr="00900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3B8D350" w14:textId="77777777" w:rsidR="00185D52" w:rsidRPr="00723CCA" w:rsidRDefault="00185D52" w:rsidP="0090015C">
            <w:pPr>
              <w:pStyle w:val="TABLE-cell"/>
              <w:rPr>
                <w:rFonts w:eastAsiaTheme="minorEastAsia"/>
                <w:lang w:eastAsia="ko-KR"/>
              </w:rPr>
            </w:pPr>
            <w:r>
              <w:rPr>
                <w:rFonts w:eastAsiaTheme="minorEastAsia" w:hint="eastAsia"/>
                <w:lang w:eastAsia="ko-KR"/>
              </w:rPr>
              <w:t>Selector</w:t>
            </w:r>
          </w:p>
        </w:tc>
        <w:tc>
          <w:tcPr>
            <w:tcW w:w="1606" w:type="dxa"/>
          </w:tcPr>
          <w:p w14:paraId="048F6208" w14:textId="77777777" w:rsidR="00185D52" w:rsidRPr="002E0458" w:rsidRDefault="00185D52"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sel</w:t>
            </w:r>
          </w:p>
        </w:tc>
        <w:tc>
          <w:tcPr>
            <w:tcW w:w="1000" w:type="dxa"/>
          </w:tcPr>
          <w:p w14:paraId="0BB088B4" w14:textId="77777777" w:rsidR="00185D52" w:rsidRPr="002E0458" w:rsidRDefault="00185D52" w:rsidP="005277E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Integer</w:t>
            </w:r>
          </w:p>
        </w:tc>
        <w:tc>
          <w:tcPr>
            <w:tcW w:w="703" w:type="dxa"/>
          </w:tcPr>
          <w:p w14:paraId="0E7912EC" w14:textId="77777777" w:rsidR="00185D52" w:rsidRPr="00DC15B8" w:rsidRDefault="00185D52" w:rsidP="0090015C">
            <w:pPr>
              <w:pStyle w:val="TABLE-cell"/>
              <w:cnfStyle w:val="000000100000" w:firstRow="0" w:lastRow="0" w:firstColumn="0" w:lastColumn="0" w:oddVBand="0" w:evenVBand="0" w:oddHBand="1" w:evenHBand="0" w:firstRowFirstColumn="0" w:firstRowLastColumn="0" w:lastRowFirstColumn="0" w:lastRowLastColumn="0"/>
            </w:pPr>
          </w:p>
        </w:tc>
        <w:tc>
          <w:tcPr>
            <w:tcW w:w="877" w:type="dxa"/>
          </w:tcPr>
          <w:p w14:paraId="55D79DAF" w14:textId="77777777" w:rsidR="00185D52" w:rsidRPr="002E0458" w:rsidRDefault="00185D52"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4BC91405" w14:textId="77777777" w:rsidR="00185D52" w:rsidRPr="002E0458" w:rsidRDefault="00185D52"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R</w:t>
            </w:r>
          </w:p>
        </w:tc>
        <w:tc>
          <w:tcPr>
            <w:tcW w:w="1062" w:type="dxa"/>
          </w:tcPr>
          <w:p w14:paraId="7C11EEA9" w14:textId="77777777" w:rsidR="00185D52" w:rsidRPr="002E0458" w:rsidRDefault="00185D52" w:rsidP="0090015C">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2E0458">
              <w:rPr>
                <w:rFonts w:eastAsiaTheme="minorEastAsia"/>
              </w:rPr>
              <w:t>yes</w:t>
            </w:r>
          </w:p>
        </w:tc>
        <w:tc>
          <w:tcPr>
            <w:tcW w:w="2644" w:type="dxa"/>
          </w:tcPr>
          <w:p w14:paraId="56FDCA58" w14:textId="77777777" w:rsidR="00185D52" w:rsidRPr="00723CCA" w:rsidRDefault="00185D52" w:rsidP="005277E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Provides the criteria for RD selection. </w:t>
            </w:r>
            <w:r w:rsidR="005277E9">
              <w:rPr>
                <w:rFonts w:eastAsiaTheme="minorEastAsia"/>
                <w:lang w:eastAsia="ko-KR"/>
              </w:rPr>
              <w:t>A</w:t>
            </w:r>
            <w:r>
              <w:rPr>
                <w:rFonts w:eastAsiaTheme="minorEastAsia" w:hint="eastAsia"/>
                <w:lang w:eastAsia="ko-KR"/>
              </w:rPr>
              <w:t xml:space="preserve">n integer representing a </w:t>
            </w:r>
            <w:r w:rsidR="005277E9">
              <w:rPr>
                <w:rFonts w:eastAsiaTheme="minorEastAsia"/>
                <w:lang w:eastAsia="ko-KR"/>
              </w:rPr>
              <w:t>value</w:t>
            </w:r>
            <w:r w:rsidRPr="00723CCA">
              <w:rPr>
                <w:rFonts w:eastAsiaTheme="minorEastAsia"/>
                <w:lang w:eastAsia="ko-KR"/>
              </w:rPr>
              <w:t xml:space="preserve"> calculated by </w:t>
            </w:r>
            <w:r w:rsidR="005277E9">
              <w:rPr>
                <w:rFonts w:eastAsiaTheme="minorEastAsia"/>
                <w:lang w:eastAsia="ko-KR"/>
              </w:rPr>
              <w:t xml:space="preserve">the </w:t>
            </w:r>
            <w:r>
              <w:rPr>
                <w:rFonts w:eastAsiaTheme="minorEastAsia" w:hint="eastAsia"/>
                <w:lang w:eastAsia="ko-KR"/>
              </w:rPr>
              <w:t>RD. T</w:t>
            </w:r>
            <w:r w:rsidRPr="00723CCA">
              <w:rPr>
                <w:rFonts w:eastAsiaTheme="minorEastAsia"/>
                <w:lang w:eastAsia="ko-KR"/>
              </w:rPr>
              <w:t>he value is in the range of 0 to 100</w:t>
            </w:r>
            <w:r w:rsidR="005277E9">
              <w:rPr>
                <w:rFonts w:eastAsiaTheme="minorEastAsia"/>
                <w:lang w:eastAsia="ko-KR"/>
              </w:rPr>
              <w:t>.</w:t>
            </w:r>
            <w:r w:rsidRPr="00723CCA">
              <w:rPr>
                <w:rFonts w:eastAsiaTheme="minorEastAsia"/>
                <w:lang w:eastAsia="ko-KR"/>
              </w:rPr>
              <w:t xml:space="preserve"> </w:t>
            </w:r>
            <w:r w:rsidR="005277E9">
              <w:rPr>
                <w:rFonts w:eastAsiaTheme="minorEastAsia" w:hint="eastAsia"/>
                <w:lang w:eastAsia="ko-KR"/>
              </w:rPr>
              <w:t>The</w:t>
            </w:r>
            <w:r w:rsidR="005277E9">
              <w:rPr>
                <w:rFonts w:eastAsiaTheme="minorEastAsia"/>
                <w:lang w:eastAsia="ko-KR"/>
              </w:rPr>
              <w:t xml:space="preserve"> </w:t>
            </w:r>
            <w:r w:rsidR="005277E9">
              <w:rPr>
                <w:rFonts w:eastAsiaTheme="minorEastAsia" w:hint="eastAsia"/>
                <w:lang w:eastAsia="ko-KR"/>
              </w:rPr>
              <w:t>lower</w:t>
            </w:r>
            <w:r w:rsidR="005277E9">
              <w:rPr>
                <w:rFonts w:eastAsiaTheme="minorEastAsia"/>
                <w:lang w:eastAsia="ko-KR"/>
              </w:rPr>
              <w:t xml:space="preserve"> </w:t>
            </w:r>
            <w:r w:rsidR="005277E9">
              <w:rPr>
                <w:rFonts w:eastAsiaTheme="minorEastAsia" w:hint="eastAsia"/>
                <w:lang w:eastAsia="ko-KR"/>
              </w:rPr>
              <w:t>the value, the more preferable the RD is</w:t>
            </w:r>
            <w:r w:rsidR="005277E9">
              <w:rPr>
                <w:rFonts w:eastAsiaTheme="minorEastAsia"/>
                <w:lang w:eastAsia="ko-KR"/>
              </w:rPr>
              <w:t>.</w:t>
            </w:r>
          </w:p>
        </w:tc>
      </w:tr>
    </w:tbl>
    <w:p w14:paraId="35D7CDC8" w14:textId="77777777" w:rsidR="00185D52" w:rsidRDefault="00185D52" w:rsidP="00671C9F">
      <w:pPr>
        <w:pStyle w:val="PARAGRAPH"/>
        <w:rPr>
          <w:rFonts w:eastAsiaTheme="minorEastAsia"/>
          <w:lang w:eastAsia="ko-KR"/>
        </w:rPr>
      </w:pPr>
    </w:p>
    <w:p w14:paraId="32FE3F82" w14:textId="77777777" w:rsidR="00671C9F" w:rsidRPr="00671C9F" w:rsidRDefault="00671C9F" w:rsidP="005277E9">
      <w:pPr>
        <w:pStyle w:val="PARAGRAPH"/>
        <w:rPr>
          <w:rFonts w:eastAsiaTheme="minorEastAsia"/>
          <w:lang w:eastAsia="ko-KR"/>
        </w:rPr>
      </w:pPr>
      <w:r w:rsidRPr="00671C9F">
        <w:rPr>
          <w:rFonts w:eastAsiaTheme="minorEastAsia"/>
          <w:lang w:eastAsia="ko-KR"/>
        </w:rPr>
        <w:t>A</w:t>
      </w:r>
      <w:r w:rsidR="005277E9">
        <w:rPr>
          <w:rFonts w:eastAsiaTheme="minorEastAsia"/>
          <w:lang w:eastAsia="ko-KR"/>
        </w:rPr>
        <w:t>n</w:t>
      </w:r>
      <w:r w:rsidRPr="00671C9F">
        <w:rPr>
          <w:rFonts w:eastAsiaTheme="minorEastAsia"/>
          <w:lang w:eastAsia="ko-KR"/>
        </w:rPr>
        <w:t xml:space="preserve"> RD </w:t>
      </w:r>
      <w:r w:rsidR="005277E9">
        <w:rPr>
          <w:rFonts w:eastAsiaTheme="minorEastAsia"/>
          <w:lang w:eastAsia="ko-KR"/>
        </w:rPr>
        <w:t>may</w:t>
      </w:r>
      <w:r w:rsidR="005277E9" w:rsidRPr="00671C9F">
        <w:rPr>
          <w:rFonts w:eastAsiaTheme="minorEastAsia"/>
          <w:lang w:eastAsia="ko-KR"/>
        </w:rPr>
        <w:t xml:space="preserve"> </w:t>
      </w:r>
      <w:r w:rsidRPr="00671C9F">
        <w:rPr>
          <w:rFonts w:eastAsiaTheme="minorEastAsia"/>
          <w:lang w:eastAsia="ko-KR"/>
        </w:rPr>
        <w:t xml:space="preserve">be queried at its </w:t>
      </w:r>
      <w:r w:rsidR="005277E9">
        <w:rPr>
          <w:lang w:val="en-US" w:eastAsia="en-US"/>
        </w:rPr>
        <w:t>"</w:t>
      </w:r>
      <w:r w:rsidRPr="00671C9F">
        <w:rPr>
          <w:rFonts w:eastAsiaTheme="minorEastAsia"/>
          <w:lang w:eastAsia="ko-KR"/>
        </w:rPr>
        <w:t>/oic/res</w:t>
      </w:r>
      <w:r w:rsidR="005277E9">
        <w:rPr>
          <w:lang w:val="en-US" w:eastAsia="en-US"/>
        </w:rPr>
        <w:t>"</w:t>
      </w:r>
      <w:r w:rsidRPr="00671C9F">
        <w:rPr>
          <w:rFonts w:eastAsiaTheme="minorEastAsia"/>
          <w:lang w:eastAsia="ko-KR"/>
        </w:rPr>
        <w:t xml:space="preserve"> </w:t>
      </w:r>
      <w:r w:rsidR="005277E9">
        <w:rPr>
          <w:rFonts w:eastAsiaTheme="minorEastAsia"/>
          <w:lang w:eastAsia="ko-KR"/>
        </w:rPr>
        <w:t>R</w:t>
      </w:r>
      <w:r w:rsidRPr="00671C9F">
        <w:rPr>
          <w:rFonts w:eastAsiaTheme="minorEastAsia"/>
          <w:lang w:eastAsia="ko-KR"/>
        </w:rPr>
        <w:t xml:space="preserve">esource to find </w:t>
      </w:r>
      <w:r w:rsidR="005277E9">
        <w:rPr>
          <w:rFonts w:eastAsiaTheme="minorEastAsia"/>
          <w:lang w:eastAsia="ko-KR"/>
        </w:rPr>
        <w:t>R</w:t>
      </w:r>
      <w:r w:rsidRPr="00671C9F">
        <w:rPr>
          <w:rFonts w:eastAsiaTheme="minorEastAsia"/>
          <w:lang w:eastAsia="ko-KR"/>
        </w:rPr>
        <w:t>esources hosted on other De</w:t>
      </w:r>
      <w:r>
        <w:rPr>
          <w:rFonts w:eastAsiaTheme="minorEastAsia"/>
          <w:lang w:eastAsia="ko-KR"/>
        </w:rPr>
        <w:t>vices. These Devices can be</w:t>
      </w:r>
      <w:r w:rsidRPr="00671C9F">
        <w:rPr>
          <w:rFonts w:eastAsiaTheme="minorEastAsia"/>
          <w:lang w:eastAsia="ko-KR"/>
        </w:rPr>
        <w:t xml:space="preserve"> sleepy nodes or any other device that cannot or may not respond to disc</w:t>
      </w:r>
      <w:r>
        <w:rPr>
          <w:rFonts w:eastAsiaTheme="minorEastAsia"/>
          <w:lang w:eastAsia="ko-KR"/>
        </w:rPr>
        <w:t xml:space="preserve">overy requests. </w:t>
      </w:r>
      <w:r w:rsidR="005277E9">
        <w:rPr>
          <w:rFonts w:eastAsiaTheme="minorEastAsia"/>
          <w:lang w:eastAsia="ko-KR"/>
        </w:rPr>
        <w:t xml:space="preserve">A publishing </w:t>
      </w:r>
      <w:r>
        <w:rPr>
          <w:rFonts w:eastAsiaTheme="minorEastAsia"/>
          <w:lang w:eastAsia="ko-KR"/>
        </w:rPr>
        <w:t xml:space="preserve">Device </w:t>
      </w:r>
      <w:r w:rsidR="005277E9">
        <w:rPr>
          <w:rFonts w:eastAsiaTheme="minorEastAsia"/>
          <w:lang w:eastAsia="ko-KR"/>
        </w:rPr>
        <w:t>may</w:t>
      </w:r>
      <w:r w:rsidR="005277E9" w:rsidRPr="00671C9F">
        <w:rPr>
          <w:rFonts w:eastAsiaTheme="minorEastAsia"/>
          <w:lang w:eastAsia="ko-KR"/>
        </w:rPr>
        <w:t xml:space="preserve"> </w:t>
      </w:r>
      <w:r w:rsidRPr="00671C9F">
        <w:rPr>
          <w:rFonts w:eastAsiaTheme="minorEastAsia"/>
          <w:lang w:eastAsia="ko-KR"/>
        </w:rPr>
        <w:t xml:space="preserve">publish all or </w:t>
      </w:r>
      <w:r w:rsidR="005277E9">
        <w:rPr>
          <w:rFonts w:eastAsiaTheme="minorEastAsia"/>
          <w:lang w:eastAsia="ko-KR"/>
        </w:rPr>
        <w:t xml:space="preserve">a </w:t>
      </w:r>
      <w:r w:rsidRPr="00671C9F">
        <w:rPr>
          <w:rFonts w:eastAsiaTheme="minorEastAsia"/>
          <w:lang w:eastAsia="ko-KR"/>
        </w:rPr>
        <w:t xml:space="preserve">partial list of </w:t>
      </w:r>
      <w:r w:rsidR="005277E9">
        <w:rPr>
          <w:rFonts w:eastAsiaTheme="minorEastAsia"/>
          <w:lang w:eastAsia="ko-KR"/>
        </w:rPr>
        <w:t>R</w:t>
      </w:r>
      <w:r w:rsidRPr="00671C9F">
        <w:rPr>
          <w:rFonts w:eastAsiaTheme="minorEastAsia"/>
          <w:lang w:eastAsia="ko-KR"/>
        </w:rPr>
        <w:t>esources they host to a</w:t>
      </w:r>
      <w:r w:rsidR="005277E9">
        <w:rPr>
          <w:rFonts w:eastAsiaTheme="minorEastAsia"/>
          <w:lang w:eastAsia="ko-KR"/>
        </w:rPr>
        <w:t>n</w:t>
      </w:r>
      <w:r w:rsidRPr="00671C9F">
        <w:rPr>
          <w:rFonts w:eastAsiaTheme="minorEastAsia"/>
          <w:lang w:eastAsia="ko-KR"/>
        </w:rPr>
        <w:t xml:space="preserve"> RD. The RD then responds to queries for </w:t>
      </w:r>
      <w:r w:rsidR="00ED5C0B">
        <w:rPr>
          <w:rFonts w:eastAsiaTheme="minorEastAsia"/>
          <w:lang w:eastAsia="ko-KR"/>
        </w:rPr>
        <w:t>R</w:t>
      </w:r>
      <w:r w:rsidRPr="00671C9F">
        <w:rPr>
          <w:rFonts w:eastAsiaTheme="minorEastAsia"/>
          <w:lang w:eastAsia="ko-KR"/>
        </w:rPr>
        <w:t xml:space="preserve">esource discovery on behalf of the publishing Device (for example: when a Device may go to sleep). For general </w:t>
      </w:r>
      <w:r w:rsidR="00ED5C0B">
        <w:rPr>
          <w:rFonts w:eastAsiaTheme="minorEastAsia"/>
          <w:lang w:eastAsia="ko-KR"/>
        </w:rPr>
        <w:t>R</w:t>
      </w:r>
      <w:r w:rsidRPr="00671C9F">
        <w:rPr>
          <w:rFonts w:eastAsiaTheme="minorEastAsia"/>
          <w:lang w:eastAsia="ko-KR"/>
        </w:rPr>
        <w:t xml:space="preserve">esource discovery, the RD behaves like any other Server in responding to requests to </w:t>
      </w:r>
      <w:r w:rsidR="005277E9">
        <w:rPr>
          <w:lang w:val="en-US" w:eastAsia="en-US"/>
        </w:rPr>
        <w:t>"</w:t>
      </w:r>
      <w:r w:rsidRPr="00671C9F">
        <w:rPr>
          <w:rFonts w:eastAsiaTheme="minorEastAsia"/>
          <w:lang w:eastAsia="ko-KR"/>
        </w:rPr>
        <w:t>/oic/res</w:t>
      </w:r>
      <w:r w:rsidR="005277E9">
        <w:rPr>
          <w:lang w:val="en-US" w:eastAsia="en-US"/>
        </w:rPr>
        <w:t>"</w:t>
      </w:r>
      <w:r w:rsidRPr="00671C9F">
        <w:rPr>
          <w:rFonts w:eastAsiaTheme="minorEastAsia"/>
          <w:lang w:eastAsia="ko-KR"/>
        </w:rPr>
        <w:t>.</w:t>
      </w:r>
    </w:p>
    <w:p w14:paraId="5ED72D80" w14:textId="77777777" w:rsidR="00EC6E30" w:rsidRPr="00671C9F" w:rsidRDefault="00EC6E30" w:rsidP="004935C7">
      <w:pPr>
        <w:pStyle w:val="PARAGRAPH"/>
        <w:rPr>
          <w:rFonts w:eastAsiaTheme="minorEastAsia"/>
          <w:lang w:eastAsia="ko-KR"/>
        </w:rPr>
      </w:pPr>
      <w:r w:rsidRPr="00EC6E30">
        <w:rPr>
          <w:rFonts w:eastAsiaTheme="minorEastAsia"/>
          <w:lang w:eastAsia="ko-KR"/>
        </w:rPr>
        <w:t>Th</w:t>
      </w:r>
      <w:r w:rsidR="005277E9">
        <w:rPr>
          <w:rFonts w:eastAsiaTheme="minorEastAsia"/>
          <w:lang w:eastAsia="ko-KR"/>
        </w:rPr>
        <w:t>e</w:t>
      </w:r>
      <w:r w:rsidRPr="00EC6E30">
        <w:rPr>
          <w:rFonts w:eastAsiaTheme="minorEastAsia"/>
          <w:lang w:eastAsia="ko-KR"/>
        </w:rPr>
        <w:t xml:space="preserve"> remainder of section </w:t>
      </w:r>
      <w:r w:rsidR="005277E9">
        <w:rPr>
          <w:rFonts w:eastAsiaTheme="minorEastAsia"/>
          <w:lang w:eastAsia="ko-KR"/>
        </w:rPr>
        <w:fldChar w:fldCharType="begin"/>
      </w:r>
      <w:r w:rsidR="005277E9">
        <w:rPr>
          <w:rFonts w:eastAsiaTheme="minorEastAsia"/>
          <w:lang w:eastAsia="ko-KR"/>
        </w:rPr>
        <w:instrText xml:space="preserve"> REF _Ref490143243 \r \h </w:instrText>
      </w:r>
      <w:r w:rsidR="005277E9">
        <w:rPr>
          <w:rFonts w:eastAsiaTheme="minorEastAsia"/>
          <w:lang w:eastAsia="ko-KR"/>
        </w:rPr>
      </w:r>
      <w:r w:rsidR="005277E9">
        <w:rPr>
          <w:rFonts w:eastAsiaTheme="minorEastAsia"/>
          <w:lang w:eastAsia="ko-KR"/>
        </w:rPr>
        <w:fldChar w:fldCharType="separate"/>
      </w:r>
      <w:r w:rsidR="00370B4E">
        <w:rPr>
          <w:rFonts w:eastAsiaTheme="minorEastAsia"/>
          <w:lang w:eastAsia="ko-KR"/>
        </w:rPr>
        <w:t>11.3.6</w:t>
      </w:r>
      <w:r w:rsidR="005277E9">
        <w:rPr>
          <w:rFonts w:eastAsiaTheme="minorEastAsia"/>
          <w:lang w:eastAsia="ko-KR"/>
        </w:rPr>
        <w:fldChar w:fldCharType="end"/>
      </w:r>
      <w:r w:rsidR="005277E9">
        <w:rPr>
          <w:rFonts w:eastAsiaTheme="minorEastAsia"/>
          <w:lang w:eastAsia="ko-KR"/>
        </w:rPr>
        <w:t xml:space="preserve"> </w:t>
      </w:r>
      <w:r w:rsidRPr="00EC6E30">
        <w:rPr>
          <w:rFonts w:eastAsiaTheme="minorEastAsia"/>
          <w:lang w:eastAsia="ko-KR"/>
        </w:rPr>
        <w:t xml:space="preserve">is divided into three parts. The first part covers </w:t>
      </w:r>
      <w:r w:rsidR="005277E9">
        <w:rPr>
          <w:lang w:val="en-US" w:eastAsia="en-US"/>
        </w:rPr>
        <w:t>"</w:t>
      </w:r>
      <w:r w:rsidR="002E56A2">
        <w:rPr>
          <w:rFonts w:eastAsiaTheme="minorEastAsia"/>
          <w:lang w:eastAsia="ko-KR"/>
        </w:rPr>
        <w:t>RD D</w:t>
      </w:r>
      <w:r w:rsidR="0085648A">
        <w:rPr>
          <w:rFonts w:eastAsiaTheme="minorEastAsia"/>
          <w:lang w:eastAsia="ko-KR"/>
        </w:rPr>
        <w:t>iscovery</w:t>
      </w:r>
      <w:r w:rsidR="005277E9">
        <w:rPr>
          <w:lang w:val="en-US" w:eastAsia="en-US"/>
        </w:rPr>
        <w:t>"</w:t>
      </w:r>
      <w:r w:rsidR="002E56A2">
        <w:rPr>
          <w:rFonts w:eastAsiaTheme="minorEastAsia"/>
          <w:lang w:eastAsia="ko-KR"/>
        </w:rPr>
        <w:t xml:space="preserve"> (section </w:t>
      </w:r>
      <w:r w:rsidR="00335E24">
        <w:rPr>
          <w:rFonts w:eastAsiaTheme="minorEastAsia"/>
          <w:lang w:eastAsia="ko-KR"/>
        </w:rPr>
        <w:fldChar w:fldCharType="begin"/>
      </w:r>
      <w:r w:rsidR="00335E24">
        <w:rPr>
          <w:rFonts w:eastAsiaTheme="minorEastAsia"/>
          <w:lang w:eastAsia="ko-KR"/>
        </w:rPr>
        <w:instrText xml:space="preserve"> REF _Ref490143351 \r \h </w:instrText>
      </w:r>
      <w:r w:rsidR="00335E24">
        <w:rPr>
          <w:rFonts w:eastAsiaTheme="minorEastAsia"/>
          <w:lang w:eastAsia="ko-KR"/>
        </w:rPr>
      </w:r>
      <w:r w:rsidR="00335E24">
        <w:rPr>
          <w:rFonts w:eastAsiaTheme="minorEastAsia"/>
          <w:lang w:eastAsia="ko-KR"/>
        </w:rPr>
        <w:fldChar w:fldCharType="separate"/>
      </w:r>
      <w:r w:rsidR="00370B4E">
        <w:rPr>
          <w:rFonts w:eastAsiaTheme="minorEastAsia"/>
          <w:lang w:eastAsia="ko-KR"/>
        </w:rPr>
        <w:t>11.3.6.2</w:t>
      </w:r>
      <w:r w:rsidR="00335E24">
        <w:rPr>
          <w:rFonts w:eastAsiaTheme="minorEastAsia"/>
          <w:lang w:eastAsia="ko-KR"/>
        </w:rPr>
        <w:fldChar w:fldCharType="end"/>
      </w:r>
      <w:r w:rsidR="002E56A2">
        <w:rPr>
          <w:rFonts w:eastAsiaTheme="minorEastAsia"/>
          <w:lang w:eastAsia="ko-KR"/>
        </w:rPr>
        <w:t>)</w:t>
      </w:r>
      <w:r w:rsidR="0085648A">
        <w:rPr>
          <w:rFonts w:eastAsiaTheme="minorEastAsia"/>
          <w:lang w:eastAsia="ko-KR"/>
        </w:rPr>
        <w:t xml:space="preserve">, i.e., </w:t>
      </w:r>
      <w:r w:rsidRPr="00EC6E30">
        <w:rPr>
          <w:rFonts w:eastAsiaTheme="minorEastAsia"/>
          <w:lang w:eastAsia="ko-KR"/>
        </w:rPr>
        <w:t xml:space="preserve">discovering </w:t>
      </w:r>
      <w:r w:rsidR="0085648A">
        <w:rPr>
          <w:rFonts w:eastAsiaTheme="minorEastAsia"/>
          <w:lang w:eastAsia="ko-KR"/>
        </w:rPr>
        <w:t xml:space="preserve">and selecting </w:t>
      </w:r>
      <w:r w:rsidRPr="00EC6E30">
        <w:rPr>
          <w:rFonts w:eastAsiaTheme="minorEastAsia"/>
          <w:lang w:eastAsia="ko-KR"/>
        </w:rPr>
        <w:t xml:space="preserve">of </w:t>
      </w:r>
      <w:r w:rsidR="005277E9">
        <w:rPr>
          <w:rFonts w:eastAsiaTheme="minorEastAsia"/>
          <w:lang w:eastAsia="ko-KR"/>
        </w:rPr>
        <w:t>an</w:t>
      </w:r>
      <w:r w:rsidR="005277E9" w:rsidRPr="00EC6E30">
        <w:rPr>
          <w:rFonts w:eastAsiaTheme="minorEastAsia"/>
          <w:lang w:eastAsia="ko-KR"/>
        </w:rPr>
        <w:t xml:space="preserve"> </w:t>
      </w:r>
      <w:r w:rsidRPr="00EC6E30">
        <w:rPr>
          <w:rFonts w:eastAsiaTheme="minorEastAsia"/>
          <w:lang w:eastAsia="ko-KR"/>
        </w:rPr>
        <w:t xml:space="preserve">RD. The second part </w:t>
      </w:r>
      <w:r w:rsidR="005277E9">
        <w:rPr>
          <w:rFonts w:eastAsiaTheme="minorEastAsia"/>
          <w:lang w:eastAsia="ko-KR"/>
        </w:rPr>
        <w:t xml:space="preserve">covers </w:t>
      </w:r>
      <w:r w:rsidR="005277E9">
        <w:rPr>
          <w:lang w:val="en-US" w:eastAsia="en-US"/>
        </w:rPr>
        <w:t>"</w:t>
      </w:r>
      <w:r w:rsidR="0085648A">
        <w:rPr>
          <w:rFonts w:eastAsiaTheme="minorEastAsia"/>
          <w:lang w:eastAsia="ko-KR"/>
        </w:rPr>
        <w:t>Resource publish</w:t>
      </w:r>
      <w:r w:rsidR="005277E9">
        <w:rPr>
          <w:lang w:val="en-US" w:eastAsia="en-US"/>
        </w:rPr>
        <w:t>"</w:t>
      </w:r>
      <w:r w:rsidR="002E56A2">
        <w:rPr>
          <w:rFonts w:eastAsiaTheme="minorEastAsia"/>
          <w:lang w:eastAsia="ko-KR"/>
        </w:rPr>
        <w:t xml:space="preserve"> (section </w:t>
      </w:r>
      <w:r w:rsidR="00335E24">
        <w:rPr>
          <w:rFonts w:eastAsiaTheme="minorEastAsia"/>
          <w:lang w:eastAsia="ko-KR"/>
        </w:rPr>
        <w:fldChar w:fldCharType="begin"/>
      </w:r>
      <w:r w:rsidR="00335E24">
        <w:rPr>
          <w:rFonts w:eastAsiaTheme="minorEastAsia"/>
          <w:lang w:eastAsia="ko-KR"/>
        </w:rPr>
        <w:instrText xml:space="preserve"> REF _Ref490143394 \r \h </w:instrText>
      </w:r>
      <w:r w:rsidR="00335E24">
        <w:rPr>
          <w:rFonts w:eastAsiaTheme="minorEastAsia"/>
          <w:lang w:eastAsia="ko-KR"/>
        </w:rPr>
      </w:r>
      <w:r w:rsidR="00335E24">
        <w:rPr>
          <w:rFonts w:eastAsiaTheme="minorEastAsia"/>
          <w:lang w:eastAsia="ko-KR"/>
        </w:rPr>
        <w:fldChar w:fldCharType="separate"/>
      </w:r>
      <w:r w:rsidR="00370B4E">
        <w:rPr>
          <w:rFonts w:eastAsiaTheme="minorEastAsia"/>
          <w:lang w:eastAsia="ko-KR"/>
        </w:rPr>
        <w:t>11.3.6.3</w:t>
      </w:r>
      <w:r w:rsidR="00335E24">
        <w:rPr>
          <w:rFonts w:eastAsiaTheme="minorEastAsia"/>
          <w:lang w:eastAsia="ko-KR"/>
        </w:rPr>
        <w:fldChar w:fldCharType="end"/>
      </w:r>
      <w:r w:rsidR="002E56A2">
        <w:rPr>
          <w:rFonts w:eastAsiaTheme="minorEastAsia"/>
          <w:lang w:eastAsia="ko-KR"/>
        </w:rPr>
        <w:t>)</w:t>
      </w:r>
      <w:r w:rsidR="0085648A">
        <w:rPr>
          <w:rFonts w:eastAsiaTheme="minorEastAsia"/>
          <w:lang w:eastAsia="ko-KR"/>
        </w:rPr>
        <w:t xml:space="preserve">, i.e., </w:t>
      </w:r>
      <w:r w:rsidRPr="00EC6E30">
        <w:rPr>
          <w:rFonts w:eastAsiaTheme="minorEastAsia"/>
          <w:lang w:eastAsia="ko-KR"/>
        </w:rPr>
        <w:t xml:space="preserve">publishing of </w:t>
      </w:r>
      <w:r w:rsidR="005277E9">
        <w:rPr>
          <w:rFonts w:eastAsiaTheme="minorEastAsia"/>
          <w:lang w:eastAsia="ko-KR"/>
        </w:rPr>
        <w:t>R</w:t>
      </w:r>
      <w:r w:rsidRPr="00EC6E30">
        <w:rPr>
          <w:rFonts w:eastAsiaTheme="minorEastAsia"/>
          <w:lang w:eastAsia="ko-KR"/>
        </w:rPr>
        <w:t>esources. The third part</w:t>
      </w:r>
      <w:r w:rsidR="002E56A2">
        <w:rPr>
          <w:rFonts w:eastAsiaTheme="minorEastAsia"/>
          <w:lang w:eastAsia="ko-KR"/>
        </w:rPr>
        <w:t xml:space="preserve"> </w:t>
      </w:r>
      <w:r w:rsidR="005277E9">
        <w:rPr>
          <w:rFonts w:eastAsiaTheme="minorEastAsia"/>
          <w:lang w:eastAsia="ko-KR"/>
        </w:rPr>
        <w:t xml:space="preserve">covers </w:t>
      </w:r>
      <w:r w:rsidR="005277E9">
        <w:rPr>
          <w:lang w:val="en-US" w:eastAsia="en-US"/>
        </w:rPr>
        <w:t>"</w:t>
      </w:r>
      <w:r w:rsidR="002E56A2">
        <w:rPr>
          <w:rFonts w:eastAsiaTheme="minorEastAsia"/>
          <w:lang w:eastAsia="ko-KR"/>
        </w:rPr>
        <w:t>Resource exposure</w:t>
      </w:r>
      <w:r w:rsidR="005277E9">
        <w:rPr>
          <w:lang w:val="en-US" w:eastAsia="en-US"/>
        </w:rPr>
        <w:t>"</w:t>
      </w:r>
      <w:r w:rsidRPr="00EC6E30">
        <w:rPr>
          <w:rFonts w:eastAsiaTheme="minorEastAsia"/>
          <w:lang w:eastAsia="ko-KR"/>
        </w:rPr>
        <w:t xml:space="preserve"> </w:t>
      </w:r>
      <w:r w:rsidR="002E56A2">
        <w:rPr>
          <w:rFonts w:eastAsiaTheme="minorEastAsia"/>
          <w:lang w:eastAsia="ko-KR"/>
        </w:rPr>
        <w:t>(section</w:t>
      </w:r>
      <w:r w:rsidR="005277E9">
        <w:rPr>
          <w:rFonts w:eastAsiaTheme="minorEastAsia"/>
          <w:lang w:eastAsia="ko-KR"/>
        </w:rPr>
        <w:t xml:space="preserve"> </w:t>
      </w:r>
      <w:r w:rsidR="00335E24">
        <w:rPr>
          <w:rFonts w:eastAsiaTheme="minorEastAsia"/>
          <w:lang w:eastAsia="ko-KR"/>
        </w:rPr>
        <w:fldChar w:fldCharType="begin"/>
      </w:r>
      <w:r w:rsidR="00335E24">
        <w:rPr>
          <w:rFonts w:eastAsiaTheme="minorEastAsia"/>
          <w:lang w:eastAsia="ko-KR"/>
        </w:rPr>
        <w:instrText xml:space="preserve"> REF _Ref490143441 \r \h </w:instrText>
      </w:r>
      <w:r w:rsidR="00335E24">
        <w:rPr>
          <w:rFonts w:eastAsiaTheme="minorEastAsia"/>
          <w:lang w:eastAsia="ko-KR"/>
        </w:rPr>
      </w:r>
      <w:r w:rsidR="00335E24">
        <w:rPr>
          <w:rFonts w:eastAsiaTheme="minorEastAsia"/>
          <w:lang w:eastAsia="ko-KR"/>
        </w:rPr>
        <w:fldChar w:fldCharType="separate"/>
      </w:r>
      <w:r w:rsidR="00370B4E">
        <w:rPr>
          <w:rFonts w:eastAsiaTheme="minorEastAsia"/>
          <w:lang w:eastAsia="ko-KR"/>
        </w:rPr>
        <w:t>11.3.6.4</w:t>
      </w:r>
      <w:r w:rsidR="00335E24">
        <w:rPr>
          <w:rFonts w:eastAsiaTheme="minorEastAsia"/>
          <w:lang w:eastAsia="ko-KR"/>
        </w:rPr>
        <w:fldChar w:fldCharType="end"/>
      </w:r>
      <w:r w:rsidR="002E56A2">
        <w:rPr>
          <w:rFonts w:eastAsiaTheme="minorEastAsia"/>
          <w:lang w:eastAsia="ko-KR"/>
        </w:rPr>
        <w:t>)</w:t>
      </w:r>
      <w:r w:rsidR="005277E9">
        <w:rPr>
          <w:rFonts w:eastAsiaTheme="minorEastAsia"/>
          <w:lang w:eastAsia="ko-KR"/>
        </w:rPr>
        <w:t xml:space="preserve"> </w:t>
      </w:r>
      <w:r w:rsidRPr="00EC6E30">
        <w:rPr>
          <w:rFonts w:eastAsiaTheme="minorEastAsia"/>
          <w:lang w:eastAsia="ko-KR"/>
        </w:rPr>
        <w:t xml:space="preserve">where </w:t>
      </w:r>
      <w:r w:rsidR="005277E9">
        <w:rPr>
          <w:rFonts w:eastAsiaTheme="minorEastAsia"/>
          <w:lang w:eastAsia="ko-KR"/>
        </w:rPr>
        <w:t xml:space="preserve">the </w:t>
      </w:r>
      <w:r w:rsidRPr="00EC6E30">
        <w:rPr>
          <w:rFonts w:eastAsiaTheme="minorEastAsia"/>
          <w:lang w:eastAsia="ko-KR"/>
        </w:rPr>
        <w:t xml:space="preserve">RD replies to queries from </w:t>
      </w:r>
      <w:r w:rsidR="005277E9">
        <w:rPr>
          <w:rFonts w:eastAsiaTheme="minorEastAsia"/>
          <w:lang w:eastAsia="ko-KR"/>
        </w:rPr>
        <w:t>D</w:t>
      </w:r>
      <w:r w:rsidRPr="00EC6E30">
        <w:rPr>
          <w:rFonts w:eastAsiaTheme="minorEastAsia"/>
          <w:lang w:eastAsia="ko-KR"/>
        </w:rPr>
        <w:t xml:space="preserve">evices looking to discover </w:t>
      </w:r>
      <w:r w:rsidR="005277E9">
        <w:rPr>
          <w:rFonts w:eastAsiaTheme="minorEastAsia"/>
          <w:lang w:eastAsia="ko-KR"/>
        </w:rPr>
        <w:t>R</w:t>
      </w:r>
      <w:r w:rsidRPr="00EC6E30">
        <w:rPr>
          <w:rFonts w:eastAsiaTheme="minorEastAsia"/>
          <w:lang w:eastAsia="ko-KR"/>
        </w:rPr>
        <w:t>esources.</w:t>
      </w:r>
    </w:p>
    <w:p w14:paraId="7FF96814" w14:textId="77777777" w:rsidR="002827D7" w:rsidRDefault="002E56A2" w:rsidP="00F92D1D">
      <w:pPr>
        <w:pStyle w:val="Heading4"/>
      </w:pPr>
      <w:bookmarkStart w:id="12332" w:name="_Ref490143351"/>
      <w:r>
        <w:lastRenderedPageBreak/>
        <w:t>RD</w:t>
      </w:r>
      <w:r w:rsidR="002827D7">
        <w:t xml:space="preserve"> discovery</w:t>
      </w:r>
      <w:bookmarkEnd w:id="12332"/>
    </w:p>
    <w:p w14:paraId="1E1ACCA4" w14:textId="77777777" w:rsidR="002827D7" w:rsidRDefault="002827D7" w:rsidP="00F92D1D">
      <w:pPr>
        <w:pStyle w:val="Heading5"/>
      </w:pPr>
      <w:r>
        <w:t>Discovering a</w:t>
      </w:r>
      <w:r w:rsidR="00B76BD9">
        <w:t>n RD</w:t>
      </w:r>
    </w:p>
    <w:p w14:paraId="05296F59" w14:textId="77777777" w:rsidR="002827D7" w:rsidRDefault="005F6B00" w:rsidP="002827D7">
      <w:pPr>
        <w:pStyle w:val="PARAGRAPH"/>
        <w:rPr>
          <w:rFonts w:eastAsiaTheme="minorEastAsia"/>
          <w:lang w:eastAsia="ko-KR"/>
        </w:rPr>
      </w:pPr>
      <w:r w:rsidRPr="005F6B00">
        <w:rPr>
          <w:rFonts w:eastAsiaTheme="minorEastAsia"/>
          <w:lang w:eastAsia="ko-KR"/>
        </w:rPr>
        <w:t>A</w:t>
      </w:r>
      <w:r w:rsidR="004344FC">
        <w:rPr>
          <w:rFonts w:eastAsiaTheme="minorEastAsia"/>
          <w:lang w:eastAsia="ko-KR"/>
        </w:rPr>
        <w:t>n</w:t>
      </w:r>
      <w:r w:rsidRPr="005F6B00">
        <w:rPr>
          <w:rFonts w:eastAsiaTheme="minorEastAsia"/>
          <w:lang w:eastAsia="ko-KR"/>
        </w:rPr>
        <w:t xml:space="preserve"> RD shall support RD discovery.</w:t>
      </w:r>
    </w:p>
    <w:p w14:paraId="21A14C8D" w14:textId="77777777" w:rsidR="00652AF2" w:rsidRDefault="00652AF2" w:rsidP="00FA7E22">
      <w:pPr>
        <w:pStyle w:val="PlantUML"/>
      </w:pPr>
      <w:r>
        <w:t>@startuml</w:t>
      </w:r>
    </w:p>
    <w:p w14:paraId="44027EEF" w14:textId="77777777" w:rsidR="00652AF2" w:rsidRDefault="00652AF2" w:rsidP="00FA7E22">
      <w:pPr>
        <w:pStyle w:val="PlantUML"/>
      </w:pPr>
      <w:r>
        <w:t>hide footbox</w:t>
      </w:r>
    </w:p>
    <w:p w14:paraId="2ECC7C21" w14:textId="77777777" w:rsidR="00652AF2" w:rsidRDefault="00652AF2" w:rsidP="00FA7E22">
      <w:pPr>
        <w:pStyle w:val="PlantUML"/>
      </w:pPr>
    </w:p>
    <w:p w14:paraId="75C2C7A4" w14:textId="77777777" w:rsidR="00652AF2" w:rsidRDefault="00652AF2" w:rsidP="00FA7E22">
      <w:pPr>
        <w:pStyle w:val="PlantUML"/>
      </w:pPr>
      <w:r>
        <w:t xml:space="preserve">participant </w:t>
      </w:r>
      <w:r w:rsidR="001F0A71">
        <w:t>"</w:t>
      </w:r>
      <w:r>
        <w:t>Device A</w:t>
      </w:r>
      <w:r w:rsidR="001F0A71">
        <w:t>"</w:t>
      </w:r>
      <w:r>
        <w:t xml:space="preserve"> as A</w:t>
      </w:r>
    </w:p>
    <w:p w14:paraId="4C71CD9F" w14:textId="77777777" w:rsidR="00652AF2" w:rsidRDefault="00652AF2" w:rsidP="00FA7E22">
      <w:pPr>
        <w:pStyle w:val="PlantUML"/>
      </w:pPr>
      <w:r>
        <w:t xml:space="preserve">participant </w:t>
      </w:r>
      <w:r w:rsidR="001F0A71">
        <w:t>"</w:t>
      </w:r>
      <w:r>
        <w:t>Device B</w:t>
      </w:r>
      <w:r w:rsidR="0048397B">
        <w:t xml:space="preserve"> </w:t>
      </w:r>
      <w:r>
        <w:t>(acting RD)</w:t>
      </w:r>
      <w:r w:rsidR="001F0A71">
        <w:t>"</w:t>
      </w:r>
      <w:r>
        <w:t xml:space="preserve"> as B</w:t>
      </w:r>
    </w:p>
    <w:p w14:paraId="44EA2E18" w14:textId="77777777" w:rsidR="00652AF2" w:rsidRDefault="00652AF2" w:rsidP="00FA7E22">
      <w:pPr>
        <w:pStyle w:val="PlantUML"/>
      </w:pPr>
      <w:r>
        <w:t xml:space="preserve">participant </w:t>
      </w:r>
      <w:r w:rsidR="001F0A71">
        <w:t>"</w:t>
      </w:r>
      <w:r>
        <w:t>Device C</w:t>
      </w:r>
      <w:r w:rsidR="0048397B">
        <w:t xml:space="preserve"> </w:t>
      </w:r>
      <w:r>
        <w:t>(Discovering Node)</w:t>
      </w:r>
      <w:r w:rsidR="001F0A71">
        <w:t>"</w:t>
      </w:r>
      <w:r>
        <w:t xml:space="preserve"> as C</w:t>
      </w:r>
    </w:p>
    <w:p w14:paraId="66F726AF" w14:textId="77777777" w:rsidR="00652AF2" w:rsidRDefault="00652AF2" w:rsidP="00FA7E22">
      <w:pPr>
        <w:pStyle w:val="PlantUML"/>
      </w:pPr>
    </w:p>
    <w:p w14:paraId="3293EADB" w14:textId="77777777" w:rsidR="00652AF2" w:rsidRDefault="00652AF2" w:rsidP="00FA7E22">
      <w:pPr>
        <w:pStyle w:val="PlantUML"/>
      </w:pPr>
      <w:r>
        <w:t>== Discovery of RD and Publish ==</w:t>
      </w:r>
    </w:p>
    <w:p w14:paraId="6FA5A0E2" w14:textId="77777777" w:rsidR="00652AF2" w:rsidRDefault="00652AF2" w:rsidP="00FA7E22">
      <w:pPr>
        <w:pStyle w:val="PlantUML"/>
      </w:pPr>
    </w:p>
    <w:p w14:paraId="4019E953" w14:textId="77777777" w:rsidR="00652AF2" w:rsidRDefault="00652AF2" w:rsidP="00FA7E22">
      <w:pPr>
        <w:pStyle w:val="PlantUML"/>
      </w:pPr>
      <w:r>
        <w:t>A -&gt; B: Discover RD</w:t>
      </w:r>
    </w:p>
    <w:p w14:paraId="3D18EC4B" w14:textId="77777777" w:rsidR="00652AF2" w:rsidRDefault="00652AF2" w:rsidP="00FA7E22">
      <w:pPr>
        <w:pStyle w:val="PlantUML"/>
      </w:pPr>
      <w:r>
        <w:t>B --&gt; A</w:t>
      </w:r>
    </w:p>
    <w:p w14:paraId="002DDC9B" w14:textId="77777777" w:rsidR="00652AF2" w:rsidRDefault="00652AF2" w:rsidP="00FA7E22">
      <w:pPr>
        <w:pStyle w:val="PlantUML"/>
      </w:pPr>
      <w:r>
        <w:t>A -&gt; B: Publish to RD</w:t>
      </w:r>
    </w:p>
    <w:p w14:paraId="7A74D43D" w14:textId="77777777" w:rsidR="00652AF2" w:rsidRDefault="00652AF2" w:rsidP="00FA7E22">
      <w:pPr>
        <w:pStyle w:val="PlantUML"/>
      </w:pPr>
      <w:r>
        <w:t>B --&gt; A</w:t>
      </w:r>
    </w:p>
    <w:p w14:paraId="6EFF0F43" w14:textId="77777777" w:rsidR="00652AF2" w:rsidRDefault="00652AF2" w:rsidP="00FA7E22">
      <w:pPr>
        <w:pStyle w:val="PlantUML"/>
      </w:pPr>
    </w:p>
    <w:p w14:paraId="49F9632B" w14:textId="77777777" w:rsidR="00652AF2" w:rsidRDefault="00652AF2" w:rsidP="00FA7E22">
      <w:pPr>
        <w:pStyle w:val="PlantUML"/>
      </w:pPr>
      <w:r>
        <w:t>== Query Resources ==</w:t>
      </w:r>
    </w:p>
    <w:p w14:paraId="7F5E3CC3" w14:textId="77777777" w:rsidR="00652AF2" w:rsidRDefault="00652AF2" w:rsidP="00FA7E22">
      <w:pPr>
        <w:pStyle w:val="PlantUML"/>
      </w:pPr>
      <w:r>
        <w:t>C -&gt; B: Multicast Resource Discovery Request</w:t>
      </w:r>
    </w:p>
    <w:p w14:paraId="5D4E045E" w14:textId="77777777" w:rsidR="00652AF2" w:rsidRDefault="00652AF2" w:rsidP="00FA7E22">
      <w:pPr>
        <w:pStyle w:val="PlantUML"/>
      </w:pPr>
      <w:r>
        <w:t>C -&gt; A: Multicast Resource Discovery Request</w:t>
      </w:r>
    </w:p>
    <w:p w14:paraId="150A69FC" w14:textId="77777777" w:rsidR="00652AF2" w:rsidRDefault="00652AF2" w:rsidP="00FA7E22">
      <w:pPr>
        <w:pStyle w:val="PlantUML"/>
      </w:pPr>
    </w:p>
    <w:p w14:paraId="4B90A83C" w14:textId="77777777" w:rsidR="00652AF2" w:rsidRDefault="00652AF2" w:rsidP="00FA7E22">
      <w:pPr>
        <w:pStyle w:val="PlantUML"/>
      </w:pPr>
    </w:p>
    <w:p w14:paraId="0792EEC6" w14:textId="77777777" w:rsidR="00652AF2" w:rsidRDefault="00652AF2" w:rsidP="00FA7E22">
      <w:pPr>
        <w:pStyle w:val="PlantUML"/>
      </w:pPr>
      <w:r>
        <w:t>note over A</w:t>
      </w:r>
    </w:p>
    <w:p w14:paraId="2ADEE7C4" w14:textId="77777777" w:rsidR="00652AF2" w:rsidRDefault="00652AF2" w:rsidP="00FA7E22">
      <w:pPr>
        <w:pStyle w:val="PlantUML"/>
      </w:pPr>
      <w:r>
        <w:t>Does not respond</w:t>
      </w:r>
    </w:p>
    <w:p w14:paraId="446E08C5" w14:textId="77777777" w:rsidR="00652AF2" w:rsidRDefault="00652AF2" w:rsidP="00FA7E22">
      <w:pPr>
        <w:pStyle w:val="PlantUML"/>
      </w:pPr>
      <w:r>
        <w:t>end note</w:t>
      </w:r>
    </w:p>
    <w:p w14:paraId="4C533ABE" w14:textId="77777777" w:rsidR="00652AF2" w:rsidRDefault="00652AF2" w:rsidP="00FA7E22">
      <w:pPr>
        <w:pStyle w:val="PlantUML"/>
      </w:pPr>
    </w:p>
    <w:p w14:paraId="3001684F" w14:textId="77777777" w:rsidR="00652AF2" w:rsidRDefault="00652AF2" w:rsidP="00FA7E22">
      <w:pPr>
        <w:pStyle w:val="PlantUML"/>
      </w:pPr>
      <w:r>
        <w:t>B -&gt; C: Unicast Response with Device A and Device B Resources</w:t>
      </w:r>
    </w:p>
    <w:p w14:paraId="410B7E02" w14:textId="77777777" w:rsidR="00652AF2" w:rsidRDefault="00652AF2" w:rsidP="00FA7E22">
      <w:pPr>
        <w:pStyle w:val="PlantUML"/>
      </w:pPr>
    </w:p>
    <w:p w14:paraId="70EDEE5C" w14:textId="77777777" w:rsidR="00652AF2" w:rsidRDefault="00652AF2" w:rsidP="00FA7E22">
      <w:pPr>
        <w:pStyle w:val="PlantUML"/>
      </w:pPr>
      <w:r>
        <w:t>@enduml</w:t>
      </w:r>
    </w:p>
    <w:p w14:paraId="72DE453E" w14:textId="77777777" w:rsidR="00FA7E22" w:rsidRDefault="00FA7E22" w:rsidP="00C62F9E">
      <w:pPr>
        <w:pStyle w:val="FIGURE"/>
      </w:pPr>
      <w:bookmarkStart w:id="12333" w:name="_Ref426364725"/>
      <w:r>
        <w:rPr>
          <w:noProof/>
          <w:lang w:eastAsia="en-US"/>
        </w:rPr>
        <w:drawing>
          <wp:inline distT="0" distB="0" distL="0" distR="0" wp14:anchorId="07E13E1A" wp14:editId="67182969">
            <wp:extent cx="5943600" cy="3377248"/>
            <wp:effectExtent l="0" t="0" r="0" b="0"/>
            <wp:docPr id="30" name="Picture 3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77248"/>
                    </a:xfrm>
                    <a:prstGeom prst="rect">
                      <a:avLst/>
                    </a:prstGeom>
                  </pic:spPr>
                </pic:pic>
              </a:graphicData>
            </a:graphic>
          </wp:inline>
        </w:drawing>
      </w:r>
    </w:p>
    <w:p w14:paraId="5413453F" w14:textId="77777777" w:rsidR="00424999" w:rsidRDefault="00424999" w:rsidP="00424999">
      <w:pPr>
        <w:pStyle w:val="FIGURE-title"/>
      </w:pPr>
      <w:bookmarkStart w:id="12334" w:name="_Toc509367532"/>
      <w:r>
        <w:t xml:space="preserve">Figure </w:t>
      </w:r>
      <w:r w:rsidR="00194F1E">
        <w:fldChar w:fldCharType="begin"/>
      </w:r>
      <w:r w:rsidR="007B07C5">
        <w:instrText xml:space="preserve"> SEQ Figure \* ARABIC </w:instrText>
      </w:r>
      <w:r w:rsidR="00194F1E">
        <w:fldChar w:fldCharType="separate"/>
      </w:r>
      <w:r w:rsidR="00370B4E">
        <w:rPr>
          <w:noProof/>
        </w:rPr>
        <w:t>17</w:t>
      </w:r>
      <w:r w:rsidR="00194F1E">
        <w:rPr>
          <w:noProof/>
        </w:rPr>
        <w:fldChar w:fldCharType="end"/>
      </w:r>
      <w:bookmarkEnd w:id="12333"/>
      <w:r>
        <w:t xml:space="preserve">. </w:t>
      </w:r>
      <w:r w:rsidRPr="00424999">
        <w:t xml:space="preserve">RD discovery and RD supported query of </w:t>
      </w:r>
      <w:r w:rsidR="00652AF2">
        <w:t>R</w:t>
      </w:r>
      <w:r w:rsidRPr="00424999">
        <w:t>esources support</w:t>
      </w:r>
      <w:bookmarkEnd w:id="12334"/>
    </w:p>
    <w:p w14:paraId="69056B44" w14:textId="77777777" w:rsidR="00370B4E" w:rsidRDefault="005F6B00" w:rsidP="00C62F9E">
      <w:pPr>
        <w:pStyle w:val="FIGURE"/>
      </w:pPr>
      <w:r w:rsidRPr="005F6B00">
        <w:rPr>
          <w:rFonts w:eastAsiaTheme="minorEastAsia"/>
          <w:lang w:eastAsia="ko-KR"/>
        </w:rPr>
        <w:lastRenderedPageBreak/>
        <w:t xml:space="preserve">As shown </w:t>
      </w:r>
      <w:r>
        <w:rPr>
          <w:rFonts w:eastAsiaTheme="minorEastAsia"/>
          <w:lang w:eastAsia="ko-KR"/>
        </w:rPr>
        <w:t xml:space="preserve">in </w:t>
      </w:r>
      <w:r w:rsidR="00194F1E">
        <w:rPr>
          <w:rFonts w:eastAsiaTheme="minorEastAsia"/>
          <w:highlight w:val="yellow"/>
          <w:lang w:eastAsia="ko-KR"/>
        </w:rPr>
        <w:fldChar w:fldCharType="begin"/>
      </w:r>
      <w:r w:rsidR="00424999">
        <w:rPr>
          <w:rFonts w:eastAsiaTheme="minorEastAsia"/>
          <w:lang w:eastAsia="ko-KR"/>
        </w:rPr>
        <w:instrText xml:space="preserve"> REF _Ref426364725 \h </w:instrText>
      </w:r>
      <w:r w:rsidR="00194F1E">
        <w:rPr>
          <w:rFonts w:eastAsiaTheme="minorEastAsia"/>
          <w:highlight w:val="yellow"/>
          <w:lang w:eastAsia="ko-KR"/>
        </w:rPr>
      </w:r>
      <w:r w:rsidR="00194F1E">
        <w:rPr>
          <w:rFonts w:eastAsiaTheme="minorEastAsia"/>
          <w:highlight w:val="yellow"/>
          <w:lang w:eastAsia="ko-KR"/>
        </w:rPr>
        <w:fldChar w:fldCharType="separate"/>
      </w:r>
      <w:r w:rsidR="00370B4E">
        <w:rPr>
          <w:noProof/>
          <w:lang w:eastAsia="en-US"/>
        </w:rPr>
        <w:drawing>
          <wp:inline distT="0" distB="0" distL="0" distR="0" wp14:anchorId="07E13E1A" wp14:editId="67182969">
            <wp:extent cx="5943600" cy="3377248"/>
            <wp:effectExtent l="0" t="0" r="0" b="0"/>
            <wp:docPr id="143" name="Picture 14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77248"/>
                    </a:xfrm>
                    <a:prstGeom prst="rect">
                      <a:avLst/>
                    </a:prstGeom>
                  </pic:spPr>
                </pic:pic>
              </a:graphicData>
            </a:graphic>
          </wp:inline>
        </w:drawing>
      </w:r>
    </w:p>
    <w:p w14:paraId="7B04AC95" w14:textId="77777777" w:rsidR="005F6B00" w:rsidRPr="005F6B00" w:rsidRDefault="00370B4E" w:rsidP="00295B32">
      <w:pPr>
        <w:pStyle w:val="PARAGRAPH"/>
        <w:rPr>
          <w:rFonts w:eastAsiaTheme="minorEastAsia"/>
          <w:lang w:eastAsia="ko-KR"/>
        </w:rPr>
      </w:pPr>
      <w:r>
        <w:t xml:space="preserve">Figure </w:t>
      </w:r>
      <w:r>
        <w:rPr>
          <w:noProof/>
        </w:rPr>
        <w:t>17</w:t>
      </w:r>
      <w:r w:rsidR="00194F1E">
        <w:rPr>
          <w:rFonts w:eastAsiaTheme="minorEastAsia"/>
          <w:highlight w:val="yellow"/>
          <w:lang w:eastAsia="ko-KR"/>
        </w:rPr>
        <w:fldChar w:fldCharType="end"/>
      </w:r>
      <w:r w:rsidR="005F6B00" w:rsidRPr="005F6B00">
        <w:rPr>
          <w:rFonts w:eastAsiaTheme="minorEastAsia"/>
          <w:lang w:eastAsia="ko-KR"/>
        </w:rPr>
        <w:t xml:space="preserve">, </w:t>
      </w:r>
      <w:r w:rsidR="00652AF2">
        <w:rPr>
          <w:rFonts w:eastAsiaTheme="minorEastAsia"/>
          <w:lang w:eastAsia="ko-KR"/>
        </w:rPr>
        <w:t>a</w:t>
      </w:r>
      <w:r w:rsidR="00652AF2" w:rsidRPr="005F6B00">
        <w:rPr>
          <w:rFonts w:eastAsiaTheme="minorEastAsia"/>
          <w:lang w:eastAsia="ko-KR"/>
        </w:rPr>
        <w:t xml:space="preserve"> </w:t>
      </w:r>
      <w:r w:rsidR="005F6B00" w:rsidRPr="005F6B00">
        <w:rPr>
          <w:rFonts w:eastAsiaTheme="minorEastAsia"/>
          <w:lang w:eastAsia="ko-KR"/>
        </w:rPr>
        <w:t xml:space="preserve">Device that wishes to </w:t>
      </w:r>
      <w:r w:rsidR="00652AF2">
        <w:rPr>
          <w:rFonts w:eastAsiaTheme="minorEastAsia"/>
          <w:lang w:eastAsia="ko-KR"/>
        </w:rPr>
        <w:t>publish</w:t>
      </w:r>
      <w:r w:rsidR="00652AF2" w:rsidRPr="005F6B00">
        <w:rPr>
          <w:rFonts w:eastAsiaTheme="minorEastAsia"/>
          <w:lang w:eastAsia="ko-KR"/>
        </w:rPr>
        <w:t xml:space="preserve"> </w:t>
      </w:r>
      <w:r w:rsidR="005F6B00" w:rsidRPr="005F6B00">
        <w:rPr>
          <w:rFonts w:eastAsiaTheme="minorEastAsia"/>
          <w:lang w:eastAsia="ko-KR"/>
        </w:rPr>
        <w:t xml:space="preserve">its </w:t>
      </w:r>
      <w:r w:rsidR="00652AF2">
        <w:rPr>
          <w:rFonts w:eastAsiaTheme="minorEastAsia"/>
          <w:lang w:eastAsia="ko-KR"/>
        </w:rPr>
        <w:t>R</w:t>
      </w:r>
      <w:r w:rsidR="005F6B00" w:rsidRPr="005F6B00">
        <w:rPr>
          <w:rFonts w:eastAsiaTheme="minorEastAsia"/>
          <w:lang w:eastAsia="ko-KR"/>
        </w:rPr>
        <w:t>esources first discovers a</w:t>
      </w:r>
      <w:r w:rsidR="00652AF2">
        <w:rPr>
          <w:rFonts w:eastAsiaTheme="minorEastAsia"/>
          <w:lang w:eastAsia="ko-KR"/>
        </w:rPr>
        <w:t>n RD</w:t>
      </w:r>
      <w:r w:rsidR="005F6B00" w:rsidRPr="005F6B00">
        <w:rPr>
          <w:rFonts w:eastAsiaTheme="minorEastAsia"/>
          <w:lang w:eastAsia="ko-KR"/>
        </w:rPr>
        <w:t xml:space="preserve"> and then publishes the desired </w:t>
      </w:r>
      <w:r w:rsidR="00652AF2">
        <w:rPr>
          <w:rFonts w:eastAsiaTheme="minorEastAsia"/>
          <w:lang w:eastAsia="ko-KR"/>
        </w:rPr>
        <w:t>R</w:t>
      </w:r>
      <w:r w:rsidR="005F6B00" w:rsidRPr="005F6B00">
        <w:rPr>
          <w:rFonts w:eastAsiaTheme="minorEastAsia"/>
          <w:lang w:eastAsia="ko-KR"/>
        </w:rPr>
        <w:t xml:space="preserve">esource information. Once a set of </w:t>
      </w:r>
      <w:r w:rsidR="00652AF2">
        <w:rPr>
          <w:rFonts w:eastAsiaTheme="minorEastAsia"/>
          <w:lang w:eastAsia="ko-KR"/>
        </w:rPr>
        <w:t>R</w:t>
      </w:r>
      <w:r w:rsidR="005F6B00" w:rsidRPr="005F6B00">
        <w:rPr>
          <w:rFonts w:eastAsiaTheme="minorEastAsia"/>
          <w:lang w:eastAsia="ko-KR"/>
        </w:rPr>
        <w:t>esources have been published to a</w:t>
      </w:r>
      <w:r w:rsidR="004344FC">
        <w:rPr>
          <w:rFonts w:eastAsiaTheme="minorEastAsia"/>
          <w:lang w:eastAsia="ko-KR"/>
        </w:rPr>
        <w:t>n</w:t>
      </w:r>
      <w:r w:rsidR="005F6B00" w:rsidRPr="005F6B00">
        <w:rPr>
          <w:rFonts w:eastAsiaTheme="minorEastAsia"/>
          <w:lang w:eastAsia="ko-KR"/>
        </w:rPr>
        <w:t xml:space="preserve"> RD then the publishing </w:t>
      </w:r>
      <w:r w:rsidR="00652AF2">
        <w:rPr>
          <w:rFonts w:eastAsiaTheme="minorEastAsia"/>
          <w:lang w:eastAsia="ko-KR"/>
        </w:rPr>
        <w:t>D</w:t>
      </w:r>
      <w:r w:rsidR="005F6B00" w:rsidRPr="005F6B00">
        <w:rPr>
          <w:rFonts w:eastAsiaTheme="minorEastAsia"/>
          <w:lang w:eastAsia="ko-KR"/>
        </w:rPr>
        <w:t xml:space="preserve">evice </w:t>
      </w:r>
      <w:r w:rsidR="00ED2B4D">
        <w:rPr>
          <w:rFonts w:eastAsiaTheme="minorEastAsia" w:hint="eastAsia"/>
          <w:lang w:eastAsia="ko-KR"/>
        </w:rPr>
        <w:t xml:space="preserve">should </w:t>
      </w:r>
      <w:r w:rsidR="005F6B00" w:rsidRPr="005F6B00">
        <w:rPr>
          <w:rFonts w:eastAsiaTheme="minorEastAsia"/>
          <w:lang w:eastAsia="ko-KR"/>
        </w:rPr>
        <w:t>not respond to</w:t>
      </w:r>
      <w:r w:rsidR="00534F2A">
        <w:rPr>
          <w:rFonts w:eastAsiaTheme="minorEastAsia"/>
          <w:lang w:eastAsia="ko-KR"/>
        </w:rPr>
        <w:t xml:space="preserve"> multicast </w:t>
      </w:r>
      <w:r w:rsidR="00ED5C0B">
        <w:rPr>
          <w:rFonts w:eastAsiaTheme="minorEastAsia"/>
          <w:lang w:eastAsia="ko-KR"/>
        </w:rPr>
        <w:t>R</w:t>
      </w:r>
      <w:r w:rsidR="005F6B00" w:rsidRPr="005F6B00">
        <w:rPr>
          <w:rFonts w:eastAsiaTheme="minorEastAsia"/>
          <w:lang w:eastAsia="ko-KR"/>
        </w:rPr>
        <w:t xml:space="preserve">esource discovery queries </w:t>
      </w:r>
      <w:r w:rsidR="00534F2A">
        <w:rPr>
          <w:rFonts w:eastAsiaTheme="minorEastAsia"/>
          <w:lang w:eastAsia="ko-KR"/>
        </w:rPr>
        <w:t>for</w:t>
      </w:r>
      <w:r w:rsidR="005F6B00" w:rsidRPr="005F6B00">
        <w:rPr>
          <w:rFonts w:eastAsiaTheme="minorEastAsia"/>
          <w:lang w:eastAsia="ko-KR"/>
        </w:rPr>
        <w:t xml:space="preserve"> those </w:t>
      </w:r>
      <w:r w:rsidR="00534F2A">
        <w:rPr>
          <w:rFonts w:eastAsiaTheme="minorEastAsia"/>
          <w:lang w:eastAsia="ko-KR"/>
        </w:rPr>
        <w:t xml:space="preserve">published </w:t>
      </w:r>
      <w:r w:rsidR="00652AF2">
        <w:rPr>
          <w:rFonts w:eastAsiaTheme="minorEastAsia"/>
          <w:lang w:eastAsia="ko-KR"/>
        </w:rPr>
        <w:t>R</w:t>
      </w:r>
      <w:r w:rsidR="005F6B00" w:rsidRPr="005F6B00">
        <w:rPr>
          <w:rFonts w:eastAsiaTheme="minorEastAsia"/>
          <w:lang w:eastAsia="ko-KR"/>
        </w:rPr>
        <w:t>esources</w:t>
      </w:r>
      <w:r w:rsidR="00534F2A">
        <w:rPr>
          <w:rFonts w:eastAsiaTheme="minorEastAsia"/>
          <w:lang w:eastAsia="ko-KR"/>
        </w:rPr>
        <w:t xml:space="preserve"> when the RD is on the same multicast domain. In that case,</w:t>
      </w:r>
      <w:r w:rsidR="005F6B00" w:rsidRPr="005F6B00">
        <w:rPr>
          <w:rFonts w:eastAsiaTheme="minorEastAsia"/>
          <w:lang w:eastAsia="ko-KR"/>
        </w:rPr>
        <w:t xml:space="preserve"> </w:t>
      </w:r>
      <w:r w:rsidR="00534F2A">
        <w:rPr>
          <w:rFonts w:eastAsiaTheme="minorEastAsia"/>
          <w:lang w:eastAsia="ko-KR"/>
        </w:rPr>
        <w:t>o</w:t>
      </w:r>
      <w:r w:rsidR="005F6B00" w:rsidRPr="005F6B00">
        <w:rPr>
          <w:rFonts w:eastAsiaTheme="minorEastAsia"/>
          <w:lang w:eastAsia="ko-KR"/>
        </w:rPr>
        <w:t xml:space="preserve">nly the RD </w:t>
      </w:r>
      <w:r w:rsidR="004344FC">
        <w:rPr>
          <w:rFonts w:eastAsiaTheme="minorEastAsia"/>
          <w:lang w:eastAsia="ko-KR"/>
        </w:rPr>
        <w:t>should</w:t>
      </w:r>
      <w:r w:rsidR="004344FC" w:rsidRPr="005F6B00">
        <w:rPr>
          <w:rFonts w:eastAsiaTheme="minorEastAsia"/>
          <w:lang w:eastAsia="ko-KR"/>
        </w:rPr>
        <w:t xml:space="preserve"> </w:t>
      </w:r>
      <w:r w:rsidR="005F6B00" w:rsidRPr="005F6B00">
        <w:rPr>
          <w:rFonts w:eastAsiaTheme="minorEastAsia"/>
          <w:lang w:eastAsia="ko-KR"/>
        </w:rPr>
        <w:t xml:space="preserve">respond to </w:t>
      </w:r>
      <w:r w:rsidR="00F50C90">
        <w:rPr>
          <w:rFonts w:eastAsiaTheme="minorEastAsia"/>
          <w:lang w:eastAsia="ko-KR"/>
        </w:rPr>
        <w:t xml:space="preserve">multicast </w:t>
      </w:r>
      <w:r w:rsidR="00ED5C0B">
        <w:rPr>
          <w:rFonts w:eastAsiaTheme="minorEastAsia"/>
          <w:lang w:eastAsia="ko-KR"/>
        </w:rPr>
        <w:t>R</w:t>
      </w:r>
      <w:r w:rsidR="005F6B00" w:rsidRPr="005F6B00">
        <w:rPr>
          <w:rFonts w:eastAsiaTheme="minorEastAsia"/>
          <w:lang w:eastAsia="ko-KR"/>
        </w:rPr>
        <w:t xml:space="preserve">esource discovery requests on the </w:t>
      </w:r>
      <w:r w:rsidR="00652AF2">
        <w:rPr>
          <w:rFonts w:eastAsiaTheme="minorEastAsia"/>
          <w:lang w:eastAsia="ko-KR"/>
        </w:rPr>
        <w:t>R</w:t>
      </w:r>
      <w:r w:rsidR="005F6B00" w:rsidRPr="005F6B00">
        <w:rPr>
          <w:rFonts w:eastAsiaTheme="minorEastAsia"/>
          <w:lang w:eastAsia="ko-KR"/>
        </w:rPr>
        <w:t>esource published t</w:t>
      </w:r>
      <w:r w:rsidR="005F6B00">
        <w:rPr>
          <w:rFonts w:eastAsiaTheme="minorEastAsia"/>
          <w:lang w:eastAsia="ko-KR"/>
        </w:rPr>
        <w:t>o it.</w:t>
      </w:r>
    </w:p>
    <w:p w14:paraId="7D5DC34B" w14:textId="77777777" w:rsidR="005F6B00" w:rsidRPr="005F6B00" w:rsidRDefault="00652AF2" w:rsidP="005F6B00">
      <w:pPr>
        <w:pStyle w:val="PARAGRAPH"/>
        <w:rPr>
          <w:rFonts w:eastAsiaTheme="minorEastAsia"/>
          <w:lang w:eastAsia="ko-KR"/>
        </w:rPr>
      </w:pPr>
      <w:r>
        <w:rPr>
          <w:rFonts w:eastAsiaTheme="minorEastAsia"/>
          <w:lang w:eastAsia="ko-KR"/>
        </w:rPr>
        <w:t>It is</w:t>
      </w:r>
      <w:r w:rsidR="005F6B00" w:rsidRPr="005F6B00">
        <w:rPr>
          <w:rFonts w:eastAsiaTheme="minorEastAsia"/>
          <w:lang w:eastAsia="ko-KR"/>
        </w:rPr>
        <w:t xml:space="preserve"> allow</w:t>
      </w:r>
      <w:r>
        <w:rPr>
          <w:rFonts w:eastAsiaTheme="minorEastAsia"/>
          <w:lang w:eastAsia="ko-KR"/>
        </w:rPr>
        <w:t>ed</w:t>
      </w:r>
      <w:r w:rsidR="005F6B00" w:rsidRPr="005F6B00">
        <w:rPr>
          <w:rFonts w:eastAsiaTheme="minorEastAsia"/>
          <w:lang w:eastAsia="ko-KR"/>
        </w:rPr>
        <w:t xml:space="preserve"> for more than one </w:t>
      </w:r>
      <w:r>
        <w:rPr>
          <w:rFonts w:eastAsiaTheme="minorEastAsia"/>
          <w:lang w:eastAsia="ko-KR"/>
        </w:rPr>
        <w:t>D</w:t>
      </w:r>
      <w:r w:rsidR="005F6B00" w:rsidRPr="005F6B00">
        <w:rPr>
          <w:rFonts w:eastAsiaTheme="minorEastAsia"/>
          <w:lang w:eastAsia="ko-KR"/>
        </w:rPr>
        <w:t xml:space="preserve">evice </w:t>
      </w:r>
      <w:r>
        <w:rPr>
          <w:rFonts w:eastAsiaTheme="minorEastAsia"/>
          <w:lang w:eastAsia="ko-KR"/>
        </w:rPr>
        <w:t xml:space="preserve">to </w:t>
      </w:r>
      <w:r w:rsidR="005F6B00" w:rsidRPr="005F6B00">
        <w:rPr>
          <w:rFonts w:eastAsiaTheme="minorEastAsia"/>
          <w:lang w:eastAsia="ko-KR"/>
        </w:rPr>
        <w:t>act as a</w:t>
      </w:r>
      <w:r w:rsidR="004344FC">
        <w:rPr>
          <w:rFonts w:eastAsiaTheme="minorEastAsia"/>
          <w:lang w:eastAsia="ko-KR"/>
        </w:rPr>
        <w:t>n</w:t>
      </w:r>
      <w:r w:rsidR="005F6B00" w:rsidRPr="005F6B00">
        <w:rPr>
          <w:rFonts w:eastAsiaTheme="minorEastAsia"/>
          <w:lang w:eastAsia="ko-KR"/>
        </w:rPr>
        <w:t xml:space="preserve"> RD. The reason to have multiple RD support is to make network</w:t>
      </w:r>
      <w:r>
        <w:rPr>
          <w:rFonts w:eastAsiaTheme="minorEastAsia"/>
          <w:lang w:eastAsia="ko-KR"/>
        </w:rPr>
        <w:t>s</w:t>
      </w:r>
      <w:r w:rsidR="005F6B00" w:rsidRPr="005F6B00">
        <w:rPr>
          <w:rFonts w:eastAsiaTheme="minorEastAsia"/>
          <w:lang w:eastAsia="ko-KR"/>
        </w:rPr>
        <w:t xml:space="preserve"> scalable, handle network failures and </w:t>
      </w:r>
      <w:r w:rsidR="009B1721">
        <w:rPr>
          <w:rFonts w:eastAsiaTheme="minorEastAsia"/>
          <w:lang w:eastAsia="ko-KR"/>
        </w:rPr>
        <w:t xml:space="preserve">prevent </w:t>
      </w:r>
      <w:r w:rsidR="005F6B00" w:rsidRPr="005F6B00">
        <w:rPr>
          <w:rFonts w:eastAsiaTheme="minorEastAsia"/>
          <w:lang w:eastAsia="ko-KR"/>
        </w:rPr>
        <w:t xml:space="preserve">centralized </w:t>
      </w:r>
      <w:r w:rsidR="009B1721">
        <w:rPr>
          <w:rFonts w:eastAsiaTheme="minorEastAsia"/>
          <w:lang w:eastAsia="ko-KR"/>
        </w:rPr>
        <w:t>D</w:t>
      </w:r>
      <w:r w:rsidR="005F6B00" w:rsidRPr="005F6B00">
        <w:rPr>
          <w:rFonts w:eastAsiaTheme="minorEastAsia"/>
          <w:lang w:eastAsia="ko-KR"/>
        </w:rPr>
        <w:t>evice failure bottleneck</w:t>
      </w:r>
      <w:r w:rsidR="009B1721">
        <w:rPr>
          <w:rFonts w:eastAsiaTheme="minorEastAsia"/>
          <w:lang w:eastAsia="ko-KR"/>
        </w:rPr>
        <w:t>s</w:t>
      </w:r>
      <w:r w:rsidR="005F6B00" w:rsidRPr="005F6B00">
        <w:rPr>
          <w:rFonts w:eastAsiaTheme="minorEastAsia"/>
          <w:lang w:eastAsia="ko-KR"/>
        </w:rPr>
        <w:t xml:space="preserve">. This does not preclude a scenario where a use case or deployment environment may require </w:t>
      </w:r>
      <w:r w:rsidR="009B1721">
        <w:rPr>
          <w:rFonts w:eastAsiaTheme="minorEastAsia"/>
          <w:lang w:eastAsia="ko-KR"/>
        </w:rPr>
        <w:t xml:space="preserve">a </w:t>
      </w:r>
      <w:r w:rsidR="005F6B00" w:rsidRPr="005F6B00">
        <w:rPr>
          <w:rFonts w:eastAsiaTheme="minorEastAsia"/>
          <w:lang w:eastAsia="ko-KR"/>
        </w:rPr>
        <w:t xml:space="preserve">single </w:t>
      </w:r>
      <w:r w:rsidR="009B1721">
        <w:rPr>
          <w:rFonts w:eastAsiaTheme="minorEastAsia"/>
          <w:lang w:eastAsia="ko-KR"/>
        </w:rPr>
        <w:t>D</w:t>
      </w:r>
      <w:r w:rsidR="005F6B00" w:rsidRPr="005F6B00">
        <w:rPr>
          <w:rFonts w:eastAsiaTheme="minorEastAsia"/>
          <w:lang w:eastAsia="ko-KR"/>
        </w:rPr>
        <w:t xml:space="preserve">evice in the environment to be deployed as the only </w:t>
      </w:r>
      <w:r w:rsidR="009B1721">
        <w:rPr>
          <w:rFonts w:eastAsiaTheme="minorEastAsia"/>
          <w:lang w:eastAsia="ko-KR"/>
        </w:rPr>
        <w:t>RD</w:t>
      </w:r>
      <w:r w:rsidR="005F6B00" w:rsidRPr="005F6B00">
        <w:rPr>
          <w:rFonts w:eastAsiaTheme="minorEastAsia"/>
          <w:lang w:eastAsia="ko-KR"/>
        </w:rPr>
        <w:t xml:space="preserve"> (e.g. gateway model).</w:t>
      </w:r>
    </w:p>
    <w:p w14:paraId="111A0C0F" w14:textId="77777777" w:rsidR="005F6B00" w:rsidRPr="005F6B00" w:rsidRDefault="005F6B00" w:rsidP="005F6B00">
      <w:pPr>
        <w:pStyle w:val="PARAGRAPH"/>
        <w:rPr>
          <w:rFonts w:eastAsiaTheme="minorEastAsia"/>
          <w:lang w:eastAsia="ko-KR"/>
        </w:rPr>
      </w:pPr>
      <w:r w:rsidRPr="005F6B00">
        <w:rPr>
          <w:rFonts w:eastAsiaTheme="minorEastAsia"/>
          <w:lang w:eastAsia="ko-KR"/>
        </w:rPr>
        <w:t>Discovering a</w:t>
      </w:r>
      <w:r w:rsidR="00471BCC">
        <w:rPr>
          <w:rFonts w:eastAsiaTheme="minorEastAsia"/>
          <w:lang w:eastAsia="ko-KR"/>
        </w:rPr>
        <w:t>n</w:t>
      </w:r>
      <w:r w:rsidRPr="005F6B00">
        <w:rPr>
          <w:rFonts w:eastAsiaTheme="minorEastAsia"/>
          <w:lang w:eastAsia="ko-KR"/>
        </w:rPr>
        <w:t xml:space="preserve"> RD </w:t>
      </w:r>
      <w:r w:rsidR="00600D4B">
        <w:rPr>
          <w:rFonts w:eastAsiaTheme="minorEastAsia"/>
          <w:lang w:eastAsia="ko-KR"/>
        </w:rPr>
        <w:t>may</w:t>
      </w:r>
      <w:r w:rsidR="00600D4B" w:rsidRPr="005F6B00">
        <w:rPr>
          <w:rFonts w:eastAsiaTheme="minorEastAsia"/>
          <w:lang w:eastAsia="ko-KR"/>
        </w:rPr>
        <w:t xml:space="preserve"> </w:t>
      </w:r>
      <w:r w:rsidRPr="005F6B00">
        <w:rPr>
          <w:rFonts w:eastAsiaTheme="minorEastAsia"/>
          <w:lang w:eastAsia="ko-KR"/>
        </w:rPr>
        <w:t xml:space="preserve">result in responses from more than </w:t>
      </w:r>
      <w:r w:rsidR="003565CF">
        <w:rPr>
          <w:rFonts w:eastAsiaTheme="minorEastAsia"/>
          <w:lang w:eastAsia="ko-KR"/>
        </w:rPr>
        <w:t xml:space="preserve">one </w:t>
      </w:r>
      <w:r w:rsidRPr="005F6B00">
        <w:rPr>
          <w:rFonts w:eastAsiaTheme="minorEastAsia"/>
          <w:lang w:eastAsia="ko-KR"/>
        </w:rPr>
        <w:t xml:space="preserve">RD. </w:t>
      </w:r>
      <w:r w:rsidR="009B1721">
        <w:rPr>
          <w:rFonts w:eastAsiaTheme="minorEastAsia"/>
          <w:lang w:eastAsia="ko-KR"/>
        </w:rPr>
        <w:t>If more than one RD responds, t</w:t>
      </w:r>
      <w:r w:rsidR="00471BCC">
        <w:rPr>
          <w:rFonts w:eastAsiaTheme="minorEastAsia"/>
          <w:lang w:eastAsia="ko-KR"/>
        </w:rPr>
        <w:t xml:space="preserve">he </w:t>
      </w:r>
      <w:r w:rsidR="009B1721">
        <w:rPr>
          <w:rFonts w:eastAsiaTheme="minorEastAsia"/>
          <w:lang w:eastAsia="ko-KR"/>
        </w:rPr>
        <w:t xml:space="preserve">discovering Device may </w:t>
      </w:r>
      <w:r w:rsidR="00471BCC">
        <w:rPr>
          <w:rFonts w:eastAsiaTheme="minorEastAsia"/>
          <w:lang w:eastAsia="ko-KR"/>
        </w:rPr>
        <w:t xml:space="preserve">select </w:t>
      </w:r>
      <w:r w:rsidR="00966C25">
        <w:rPr>
          <w:rFonts w:eastAsiaTheme="minorEastAsia"/>
          <w:lang w:eastAsia="ko-KR"/>
        </w:rPr>
        <w:t>one</w:t>
      </w:r>
      <w:r w:rsidR="009B1721">
        <w:rPr>
          <w:rFonts w:eastAsiaTheme="minorEastAsia"/>
          <w:lang w:eastAsia="ko-KR"/>
        </w:rPr>
        <w:t xml:space="preserve"> of them </w:t>
      </w:r>
      <w:r w:rsidRPr="005F6B00">
        <w:rPr>
          <w:rFonts w:eastAsiaTheme="minorEastAsia"/>
          <w:lang w:eastAsia="ko-KR"/>
        </w:rPr>
        <w:t>based on the weight</w:t>
      </w:r>
      <w:r w:rsidR="009B1721">
        <w:rPr>
          <w:rFonts w:eastAsiaTheme="minorEastAsia"/>
          <w:lang w:eastAsia="ko-KR"/>
        </w:rPr>
        <w:t>ing</w:t>
      </w:r>
      <w:r w:rsidRPr="005F6B00">
        <w:rPr>
          <w:rFonts w:eastAsiaTheme="minorEastAsia"/>
          <w:lang w:eastAsia="ko-KR"/>
        </w:rPr>
        <w:t xml:space="preserve"> parameter(s) provided </w:t>
      </w:r>
      <w:r w:rsidR="003F41DD" w:rsidRPr="003F41DD">
        <w:rPr>
          <w:rFonts w:eastAsiaTheme="minorEastAsia"/>
          <w:lang w:eastAsia="ko-KR"/>
        </w:rPr>
        <w:t>in the response from the RD</w:t>
      </w:r>
      <w:r w:rsidRPr="005F6B00">
        <w:rPr>
          <w:rFonts w:eastAsiaTheme="minorEastAsia"/>
          <w:lang w:eastAsia="ko-KR"/>
        </w:rPr>
        <w:t>.</w:t>
      </w:r>
    </w:p>
    <w:p w14:paraId="2F4D6003" w14:textId="77777777" w:rsidR="005F6B00" w:rsidRDefault="005F6B00" w:rsidP="005F6B00">
      <w:pPr>
        <w:pStyle w:val="PARAGRAPH"/>
        <w:rPr>
          <w:rFonts w:eastAsiaTheme="minorEastAsia"/>
          <w:lang w:eastAsia="ko-KR"/>
        </w:rPr>
      </w:pPr>
      <w:r w:rsidRPr="005F6B00">
        <w:rPr>
          <w:rFonts w:eastAsiaTheme="minorEastAsia"/>
          <w:lang w:eastAsia="ko-KR"/>
        </w:rPr>
        <w:t xml:space="preserve">A Client </w:t>
      </w:r>
      <w:r w:rsidR="00C86095">
        <w:rPr>
          <w:rFonts w:eastAsiaTheme="minorEastAsia"/>
          <w:lang w:eastAsia="ko-KR"/>
        </w:rPr>
        <w:t>that performs</w:t>
      </w:r>
      <w:r w:rsidRPr="005F6B00">
        <w:rPr>
          <w:rFonts w:eastAsiaTheme="minorEastAsia"/>
          <w:lang w:eastAsia="ko-KR"/>
        </w:rPr>
        <w:t xml:space="preserve"> </w:t>
      </w:r>
      <w:r w:rsidR="00ED5C0B">
        <w:rPr>
          <w:rFonts w:eastAsiaTheme="minorEastAsia"/>
          <w:lang w:eastAsia="ko-KR"/>
        </w:rPr>
        <w:t>R</w:t>
      </w:r>
      <w:r w:rsidRPr="005F6B00">
        <w:rPr>
          <w:rFonts w:eastAsiaTheme="minorEastAsia"/>
          <w:lang w:eastAsia="ko-KR"/>
        </w:rPr>
        <w:t xml:space="preserve">esource discovery </w:t>
      </w:r>
      <w:r w:rsidR="00C86095">
        <w:rPr>
          <w:rFonts w:eastAsiaTheme="minorEastAsia"/>
          <w:lang w:eastAsia="ko-KR"/>
        </w:rPr>
        <w:t>uses an RD just like it use</w:t>
      </w:r>
      <w:r w:rsidR="009B1721">
        <w:rPr>
          <w:rFonts w:eastAsiaTheme="minorEastAsia"/>
          <w:lang w:eastAsia="ko-KR"/>
        </w:rPr>
        <w:t>s</w:t>
      </w:r>
      <w:r w:rsidR="00C86095">
        <w:rPr>
          <w:rFonts w:eastAsiaTheme="minorEastAsia"/>
          <w:lang w:eastAsia="ko-KR"/>
        </w:rPr>
        <w:t xml:space="preserve"> any other Server for discovery. It may send a unicast request to the RD when it needs only the </w:t>
      </w:r>
      <w:r w:rsidR="009B1721">
        <w:rPr>
          <w:rFonts w:eastAsiaTheme="minorEastAsia"/>
          <w:lang w:eastAsia="ko-KR"/>
        </w:rPr>
        <w:t>R</w:t>
      </w:r>
      <w:r w:rsidR="00C86095">
        <w:rPr>
          <w:rFonts w:eastAsiaTheme="minorEastAsia"/>
          <w:lang w:eastAsia="ko-KR"/>
        </w:rPr>
        <w:t>esource</w:t>
      </w:r>
      <w:r w:rsidR="009B1721">
        <w:rPr>
          <w:rFonts w:eastAsiaTheme="minorEastAsia"/>
          <w:lang w:eastAsia="ko-KR"/>
        </w:rPr>
        <w:t>s</w:t>
      </w:r>
      <w:r w:rsidR="00C86095">
        <w:rPr>
          <w:rFonts w:eastAsiaTheme="minorEastAsia"/>
          <w:lang w:eastAsia="ko-KR"/>
        </w:rPr>
        <w:t xml:space="preserve"> </w:t>
      </w:r>
      <w:r w:rsidR="009B1721">
        <w:rPr>
          <w:rFonts w:eastAsiaTheme="minorEastAsia"/>
          <w:lang w:eastAsia="ko-KR"/>
        </w:rPr>
        <w:t xml:space="preserve">published </w:t>
      </w:r>
      <w:r w:rsidR="00C86095">
        <w:rPr>
          <w:rFonts w:eastAsiaTheme="minorEastAsia"/>
          <w:lang w:eastAsia="ko-KR"/>
        </w:rPr>
        <w:t xml:space="preserve">on the RD or do a multicast query when it </w:t>
      </w:r>
      <w:r w:rsidRPr="005F6B00">
        <w:rPr>
          <w:rFonts w:eastAsiaTheme="minorEastAsia"/>
          <w:lang w:eastAsia="ko-KR"/>
        </w:rPr>
        <w:t xml:space="preserve">does not </w:t>
      </w:r>
      <w:r w:rsidR="00C86095">
        <w:rPr>
          <w:rFonts w:eastAsiaTheme="minorEastAsia"/>
          <w:lang w:eastAsia="ko-KR"/>
        </w:rPr>
        <w:t>require or have</w:t>
      </w:r>
      <w:r w:rsidRPr="005F6B00">
        <w:rPr>
          <w:rFonts w:eastAsiaTheme="minorEastAsia"/>
          <w:lang w:eastAsia="ko-KR"/>
        </w:rPr>
        <w:t xml:space="preserve"> explicit knowledge of a</w:t>
      </w:r>
      <w:r w:rsidR="00C86095">
        <w:rPr>
          <w:rFonts w:eastAsiaTheme="minorEastAsia"/>
          <w:lang w:eastAsia="ko-KR"/>
        </w:rPr>
        <w:t>n</w:t>
      </w:r>
      <w:r w:rsidRPr="005F6B00">
        <w:rPr>
          <w:rFonts w:eastAsiaTheme="minorEastAsia"/>
          <w:lang w:eastAsia="ko-KR"/>
        </w:rPr>
        <w:t xml:space="preserve"> RD.</w:t>
      </w:r>
    </w:p>
    <w:p w14:paraId="46690E48" w14:textId="77777777" w:rsidR="00A20A89" w:rsidRDefault="0048397B" w:rsidP="005F6B00">
      <w:pPr>
        <w:pStyle w:val="PARAGRAPH"/>
        <w:rPr>
          <w:rFonts w:eastAsiaTheme="minorEastAsia"/>
          <w:lang w:eastAsia="ko-KR"/>
        </w:rPr>
      </w:pPr>
      <w:r w:rsidRPr="00D53754">
        <w:rPr>
          <w:noProof/>
          <w:lang w:val="en-US" w:eastAsia="en-US"/>
        </w:rPr>
        <w:lastRenderedPageBreak/>
        <mc:AlternateContent>
          <mc:Choice Requires="wpc">
            <w:drawing>
              <wp:inline distT="0" distB="0" distL="0" distR="0" wp14:anchorId="0C0E129A" wp14:editId="12EC4908">
                <wp:extent cx="5731510" cy="2769235"/>
                <wp:effectExtent l="0" t="0" r="0" b="31115"/>
                <wp:docPr id="311" name="Canvas 5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 name="Rectangle 64"/>
                        <wps:cNvSpPr>
                          <a:spLocks noChangeArrowheads="1"/>
                        </wps:cNvSpPr>
                        <wps:spPr bwMode="auto">
                          <a:xfrm>
                            <a:off x="466701" y="707262"/>
                            <a:ext cx="1143002" cy="1280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AutoShape 65"/>
                        <wps:cNvSpPr>
                          <a:spLocks noChangeArrowheads="1"/>
                        </wps:cNvSpPr>
                        <wps:spPr bwMode="auto">
                          <a:xfrm>
                            <a:off x="762001" y="1006925"/>
                            <a:ext cx="657201" cy="88582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5" name="Text Box 66"/>
                        <wps:cNvSpPr txBox="1">
                          <a:spLocks noChangeArrowheads="1"/>
                        </wps:cNvSpPr>
                        <wps:spPr bwMode="auto">
                          <a:xfrm>
                            <a:off x="474661" y="487153"/>
                            <a:ext cx="1273634" cy="25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B3F95" w14:textId="77777777" w:rsidR="00FB5756" w:rsidRPr="00604FEC" w:rsidRDefault="00FB5756" w:rsidP="0048397B">
                              <w:pPr>
                                <w:rPr>
                                  <w:i/>
                                </w:rPr>
                              </w:pPr>
                              <w:r w:rsidRPr="00604FEC">
                                <w:rPr>
                                  <w:i/>
                                </w:rPr>
                                <w:t>Platform</w:t>
                              </w:r>
                            </w:p>
                          </w:txbxContent>
                        </wps:txbx>
                        <wps:bodyPr rot="0" vert="horz" wrap="square" lIns="91440" tIns="45720" rIns="91440" bIns="45720" anchor="t" anchorCtr="0" upright="1">
                          <a:noAutofit/>
                        </wps:bodyPr>
                      </wps:wsp>
                      <wps:wsp>
                        <wps:cNvPr id="296" name="Text Box 67"/>
                        <wps:cNvSpPr txBox="1">
                          <a:spLocks noChangeArrowheads="1"/>
                        </wps:cNvSpPr>
                        <wps:spPr bwMode="auto">
                          <a:xfrm>
                            <a:off x="712603" y="775995"/>
                            <a:ext cx="743601" cy="221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DF236" w14:textId="77777777" w:rsidR="00FB5756" w:rsidRPr="00604FEC" w:rsidRDefault="00FB5756" w:rsidP="0048397B">
                              <w:pPr>
                                <w:jc w:val="center"/>
                                <w:rPr>
                                  <w:i/>
                                </w:rPr>
                              </w:pPr>
                              <w:r>
                                <w:rPr>
                                  <w:i/>
                                </w:rPr>
                                <w:t>Device</w:t>
                              </w:r>
                            </w:p>
                          </w:txbxContent>
                        </wps:txbx>
                        <wps:bodyPr rot="0" vert="horz" wrap="square" lIns="91440" tIns="45720" rIns="91440" bIns="45720" anchor="t" anchorCtr="0" upright="1">
                          <a:noAutofit/>
                        </wps:bodyPr>
                      </wps:wsp>
                      <wps:wsp>
                        <wps:cNvPr id="297" name="Text Box 68"/>
                        <wps:cNvSpPr txBox="1">
                          <a:spLocks noChangeArrowheads="1"/>
                        </wps:cNvSpPr>
                        <wps:spPr bwMode="auto">
                          <a:xfrm>
                            <a:off x="857201" y="1130728"/>
                            <a:ext cx="523901" cy="219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DBAD3" w14:textId="77777777" w:rsidR="00FB5756" w:rsidRPr="00604FEC" w:rsidRDefault="00FB5756" w:rsidP="0048397B">
                              <w:r w:rsidRPr="008D1403">
                                <w:t>/oic</w:t>
                              </w:r>
                              <w:r w:rsidRPr="00604FEC">
                                <w:t>/res</w:t>
                              </w:r>
                            </w:p>
                          </w:txbxContent>
                        </wps:txbx>
                        <wps:bodyPr rot="0" vert="horz" wrap="square" lIns="0" tIns="0" rIns="0" bIns="0" anchor="t" anchorCtr="0" upright="1">
                          <a:noAutofit/>
                        </wps:bodyPr>
                      </wps:wsp>
                      <wps:wsp>
                        <wps:cNvPr id="298" name="Text Box 69"/>
                        <wps:cNvSpPr txBox="1">
                          <a:spLocks noChangeArrowheads="1"/>
                        </wps:cNvSpPr>
                        <wps:spPr bwMode="auto">
                          <a:xfrm>
                            <a:off x="857201" y="1330734"/>
                            <a:ext cx="523901" cy="219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7EBBF" w14:textId="77777777" w:rsidR="00FB5756" w:rsidRPr="00604FEC" w:rsidRDefault="00FB5756" w:rsidP="0048397B">
                              <w:r w:rsidRPr="008D1403">
                                <w:t>/oic/rd</w:t>
                              </w:r>
                            </w:p>
                          </w:txbxContent>
                        </wps:txbx>
                        <wps:bodyPr rot="0" vert="horz" wrap="square" lIns="0" tIns="0" rIns="0" bIns="0" anchor="t" anchorCtr="0" upright="1">
                          <a:noAutofit/>
                        </wps:bodyPr>
                      </wps:wsp>
                      <wps:wsp>
                        <wps:cNvPr id="299" name="Rectangle 70"/>
                        <wps:cNvSpPr>
                          <a:spLocks noChangeArrowheads="1"/>
                        </wps:cNvSpPr>
                        <wps:spPr bwMode="auto">
                          <a:xfrm>
                            <a:off x="3400406" y="744260"/>
                            <a:ext cx="1800203" cy="13212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71"/>
                        <wps:cNvSpPr>
                          <a:spLocks noChangeArrowheads="1"/>
                        </wps:cNvSpPr>
                        <wps:spPr bwMode="auto">
                          <a:xfrm>
                            <a:off x="3604772" y="1045626"/>
                            <a:ext cx="619102" cy="88582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1" name="Text Box 72"/>
                        <wps:cNvSpPr txBox="1">
                          <a:spLocks noChangeArrowheads="1"/>
                        </wps:cNvSpPr>
                        <wps:spPr bwMode="auto">
                          <a:xfrm>
                            <a:off x="3400406" y="518788"/>
                            <a:ext cx="1370302" cy="257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E5F46" w14:textId="77777777" w:rsidR="00FB5756" w:rsidRPr="00604FEC" w:rsidRDefault="00FB5756" w:rsidP="0048397B">
                              <w:pPr>
                                <w:rPr>
                                  <w:i/>
                                </w:rPr>
                              </w:pPr>
                              <w:r w:rsidRPr="00604FEC">
                                <w:rPr>
                                  <w:i/>
                                </w:rPr>
                                <w:t>Platform</w:t>
                              </w:r>
                            </w:p>
                          </w:txbxContent>
                        </wps:txbx>
                        <wps:bodyPr rot="0" vert="horz" wrap="square" lIns="91440" tIns="45720" rIns="91440" bIns="45720" anchor="t" anchorCtr="0" upright="1">
                          <a:noAutofit/>
                        </wps:bodyPr>
                      </wps:wsp>
                      <wps:wsp>
                        <wps:cNvPr id="302" name="Text Box 73"/>
                        <wps:cNvSpPr txBox="1">
                          <a:spLocks noChangeArrowheads="1"/>
                        </wps:cNvSpPr>
                        <wps:spPr bwMode="auto">
                          <a:xfrm>
                            <a:off x="3527846" y="871115"/>
                            <a:ext cx="762701" cy="164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4CDA3" w14:textId="77777777" w:rsidR="00FB5756" w:rsidRPr="00604FEC" w:rsidRDefault="00FB5756" w:rsidP="0048397B">
                              <w:pPr>
                                <w:jc w:val="center"/>
                                <w:rPr>
                                  <w:i/>
                                </w:rPr>
                              </w:pPr>
                              <w:r>
                                <w:rPr>
                                  <w:i/>
                                </w:rPr>
                                <w:t>Device A</w:t>
                              </w:r>
                            </w:p>
                          </w:txbxContent>
                        </wps:txbx>
                        <wps:bodyPr rot="0" vert="horz" wrap="square" lIns="0" tIns="0" rIns="0" bIns="0" anchor="t" anchorCtr="0" upright="1">
                          <a:noAutofit/>
                        </wps:bodyPr>
                      </wps:wsp>
                      <wps:wsp>
                        <wps:cNvPr id="303" name="Text Box 74"/>
                        <wps:cNvSpPr txBox="1">
                          <a:spLocks noChangeArrowheads="1"/>
                        </wps:cNvSpPr>
                        <wps:spPr bwMode="auto">
                          <a:xfrm>
                            <a:off x="3699973" y="1169429"/>
                            <a:ext cx="523901" cy="219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4F9" w14:textId="77777777" w:rsidR="00FB5756" w:rsidRPr="00604FEC" w:rsidRDefault="00FB5756" w:rsidP="0048397B">
                              <w:r w:rsidRPr="008D1403">
                                <w:t>/oic</w:t>
                              </w:r>
                              <w:r w:rsidRPr="00604FEC">
                                <w:t>/res</w:t>
                              </w:r>
                            </w:p>
                          </w:txbxContent>
                        </wps:txbx>
                        <wps:bodyPr rot="0" vert="horz" wrap="square" lIns="0" tIns="0" rIns="0" bIns="0" anchor="t" anchorCtr="0" upright="1">
                          <a:noAutofit/>
                        </wps:bodyPr>
                      </wps:wsp>
                      <wps:wsp>
                        <wps:cNvPr id="304" name="AutoShape 75"/>
                        <wps:cNvCnPr>
                          <a:cxnSpLocks noChangeShapeType="1"/>
                        </wps:cNvCnPr>
                        <wps:spPr bwMode="auto">
                          <a:xfrm>
                            <a:off x="2752705" y="35998"/>
                            <a:ext cx="600" cy="27336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5" name="AutoShape 76"/>
                        <wps:cNvSpPr>
                          <a:spLocks noChangeArrowheads="1"/>
                        </wps:cNvSpPr>
                        <wps:spPr bwMode="auto">
                          <a:xfrm>
                            <a:off x="4386474" y="1045626"/>
                            <a:ext cx="638101" cy="88582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6" name="Text Box 77"/>
                        <wps:cNvSpPr txBox="1">
                          <a:spLocks noChangeArrowheads="1"/>
                        </wps:cNvSpPr>
                        <wps:spPr bwMode="auto">
                          <a:xfrm>
                            <a:off x="4325406" y="865829"/>
                            <a:ext cx="762601" cy="159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E2BDB" w14:textId="77777777" w:rsidR="00FB5756" w:rsidRPr="00604FEC" w:rsidRDefault="00FB5756" w:rsidP="0048397B">
                              <w:pPr>
                                <w:jc w:val="center"/>
                                <w:rPr>
                                  <w:i/>
                                </w:rPr>
                              </w:pPr>
                              <w:r>
                                <w:rPr>
                                  <w:i/>
                                </w:rPr>
                                <w:t>Device B</w:t>
                              </w:r>
                            </w:p>
                          </w:txbxContent>
                        </wps:txbx>
                        <wps:bodyPr rot="0" vert="horz" wrap="square" lIns="0" tIns="0" rIns="0" bIns="0" anchor="t" anchorCtr="0" upright="1">
                          <a:noAutofit/>
                        </wps:bodyPr>
                      </wps:wsp>
                      <wps:wsp>
                        <wps:cNvPr id="307" name="Text Box 78"/>
                        <wps:cNvSpPr txBox="1">
                          <a:spLocks noChangeArrowheads="1"/>
                        </wps:cNvSpPr>
                        <wps:spPr bwMode="auto">
                          <a:xfrm>
                            <a:off x="4481674" y="1169429"/>
                            <a:ext cx="523901" cy="219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D443A" w14:textId="77777777" w:rsidR="00FB5756" w:rsidRPr="00604FEC" w:rsidRDefault="00FB5756" w:rsidP="0048397B">
                              <w:r w:rsidRPr="008D1403">
                                <w:t>/oic</w:t>
                              </w:r>
                              <w:r w:rsidRPr="00604FEC">
                                <w:t>/res</w:t>
                              </w:r>
                            </w:p>
                          </w:txbxContent>
                        </wps:txbx>
                        <wps:bodyPr rot="0" vert="horz" wrap="square" lIns="0" tIns="0" rIns="0" bIns="0" anchor="t" anchorCtr="0" upright="1">
                          <a:noAutofit/>
                        </wps:bodyPr>
                      </wps:wsp>
                      <wps:wsp>
                        <wps:cNvPr id="308" name="Text Box 79"/>
                        <wps:cNvSpPr txBox="1">
                          <a:spLocks noChangeArrowheads="1"/>
                        </wps:cNvSpPr>
                        <wps:spPr bwMode="auto">
                          <a:xfrm>
                            <a:off x="4481674" y="1369535"/>
                            <a:ext cx="523901" cy="21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33E7" w14:textId="77777777" w:rsidR="00FB5756" w:rsidRPr="00604FEC" w:rsidRDefault="00FB5756" w:rsidP="0048397B">
                              <w:r w:rsidRPr="008D1403">
                                <w:t>/oic/rd</w:t>
                              </w:r>
                            </w:p>
                          </w:txbxContent>
                        </wps:txbx>
                        <wps:bodyPr rot="0" vert="horz" wrap="square" lIns="0" tIns="0" rIns="0" bIns="0" anchor="t" anchorCtr="0" upright="1">
                          <a:noAutofit/>
                        </wps:bodyPr>
                      </wps:wsp>
                      <wps:wsp>
                        <wps:cNvPr id="309" name="Text Box 80"/>
                        <wps:cNvSpPr txBox="1">
                          <a:spLocks noChangeArrowheads="1"/>
                        </wps:cNvSpPr>
                        <wps:spPr bwMode="auto">
                          <a:xfrm>
                            <a:off x="190500" y="2321361"/>
                            <a:ext cx="2124004" cy="37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6DEB3" w14:textId="77777777" w:rsidR="00FB5756" w:rsidRPr="00604FEC" w:rsidRDefault="00FB5756" w:rsidP="0048397B">
                              <w:pPr>
                                <w:jc w:val="center"/>
                                <w:rPr>
                                  <w:b/>
                                </w:rPr>
                              </w:pPr>
                              <w:r w:rsidRPr="00604FEC">
                                <w:rPr>
                                  <w:b/>
                                </w:rPr>
                                <w:t xml:space="preserve">Device </w:t>
                              </w:r>
                              <w:r>
                                <w:rPr>
                                  <w:b/>
                                </w:rPr>
                                <w:t>serving as</w:t>
                              </w:r>
                              <w:r w:rsidRPr="00604FEC">
                                <w:rPr>
                                  <w:b/>
                                </w:rPr>
                                <w:t xml:space="preserve"> Resource Directory</w:t>
                              </w:r>
                            </w:p>
                          </w:txbxContent>
                        </wps:txbx>
                        <wps:bodyPr rot="0" vert="horz" wrap="square" lIns="0" tIns="0" rIns="0" bIns="0" anchor="t" anchorCtr="0" upright="1">
                          <a:noAutofit/>
                        </wps:bodyPr>
                      </wps:wsp>
                      <wps:wsp>
                        <wps:cNvPr id="310" name="Text Box 81"/>
                        <wps:cNvSpPr txBox="1">
                          <a:spLocks noChangeArrowheads="1"/>
                        </wps:cNvSpPr>
                        <wps:spPr bwMode="auto">
                          <a:xfrm>
                            <a:off x="3057505" y="2292760"/>
                            <a:ext cx="2581305" cy="390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B25B2" w14:textId="77777777" w:rsidR="00FB5756" w:rsidRPr="00604FEC" w:rsidRDefault="00FB5756" w:rsidP="0048397B">
                              <w:pPr>
                                <w:jc w:val="center"/>
                                <w:rPr>
                                  <w:b/>
                                </w:rPr>
                              </w:pPr>
                              <w:r>
                                <w:rPr>
                                  <w:b/>
                                </w:rPr>
                                <w:t>Platform</w:t>
                              </w:r>
                              <w:r w:rsidRPr="00604FEC">
                                <w:rPr>
                                  <w:b/>
                                </w:rPr>
                                <w:t xml:space="preserve"> with </w:t>
                              </w:r>
                              <w:r>
                                <w:rPr>
                                  <w:b/>
                                </w:rPr>
                                <w:t xml:space="preserve">dedicated </w:t>
                              </w:r>
                              <w:r w:rsidRPr="00604FEC">
                                <w:rPr>
                                  <w:b/>
                                </w:rPr>
                                <w:t>Resource Directory</w:t>
                              </w:r>
                            </w:p>
                          </w:txbxContent>
                        </wps:txbx>
                        <wps:bodyPr rot="0" vert="horz" wrap="square" lIns="0" tIns="0" rIns="0" bIns="0" anchor="t" anchorCtr="0" upright="1">
                          <a:noAutofit/>
                        </wps:bodyPr>
                      </wps:wsp>
                    </wpc:wpc>
                  </a:graphicData>
                </a:graphic>
              </wp:inline>
            </w:drawing>
          </mc:Choice>
          <mc:Fallback>
            <w:pict>
              <v:group w14:anchorId="0C0E129A" id="Canvas 53" o:spid="_x0000_s1157" editas="canvas" style="width:451.3pt;height:218.05pt;mso-position-horizontal-relative:char;mso-position-vertical-relative:line" coordsize="57315,2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">
                <v:shape id="_x0000_s1158" type="#_x0000_t75" style="position:absolute;width:57315;height:27692;visibility:visible;mso-wrap-style:square">
                  <v:fill o:detectmouseclick="t"/>
                  <v:path o:connecttype="none"/>
                </v:shape>
                <v:rect id="Rectangle 64" o:spid="_x0000_s1159" style="position:absolute;left:4667;top:7072;width:11430;height:1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oundrect id="AutoShape 65" o:spid="_x0000_s1160" style="position:absolute;left:7620;top:10069;width:6572;height:8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G9cQA&#10;AADcAAAADwAAAGRycy9kb3ducmV2LnhtbESPQWsCMRSE7wX/Q3hCbzVRbNHVKFKo9Fa6evD43Dx3&#10;Fzcva5Jdt/31TaHQ4zAz3zDr7WAb0ZMPtWMN04kCQVw4U3Op4Xh4e1qACBHZYOOYNHxRgO1m9LDG&#10;zLg7f1Kfx1IkCIcMNVQxtpmUoajIYpi4ljh5F+ctxiR9KY3He4LbRs6UepEWa04LFbb0WlFxzTur&#10;oTCqU/7UfyzPzzH/7rsby/1N68fxsFuBiDTE//Bf+91omC3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xvXEAAAA3AAAAA8AAAAAAAAAAAAAAAAAmAIAAGRycy9k&#10;b3ducmV2LnhtbFBLBQYAAAAABAAEAPUAAACJAwAAAAA=&#10;"/>
                <v:shape id="Text Box 66" o:spid="_x0000_s1161" type="#_x0000_t202" style="position:absolute;left:4746;top:4871;width:1273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14:paraId="636B3F95" w14:textId="77777777" w:rsidR="00FB5756" w:rsidRPr="00604FEC" w:rsidRDefault="00FB5756" w:rsidP="0048397B">
                        <w:pPr>
                          <w:rPr>
                            <w:i/>
                          </w:rPr>
                        </w:pPr>
                        <w:r w:rsidRPr="00604FEC">
                          <w:rPr>
                            <w:i/>
                          </w:rPr>
                          <w:t>Platform</w:t>
                        </w:r>
                      </w:p>
                    </w:txbxContent>
                  </v:textbox>
                </v:shape>
                <v:shape id="Text Box 67" o:spid="_x0000_s1162" type="#_x0000_t202" style="position:absolute;left:7126;top:7759;width:7436;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14:paraId="725DF236" w14:textId="77777777" w:rsidR="00FB5756" w:rsidRPr="00604FEC" w:rsidRDefault="00FB5756" w:rsidP="0048397B">
                        <w:pPr>
                          <w:jc w:val="center"/>
                          <w:rPr>
                            <w:i/>
                          </w:rPr>
                        </w:pPr>
                        <w:r>
                          <w:rPr>
                            <w:i/>
                          </w:rPr>
                          <w:t>Device</w:t>
                        </w:r>
                      </w:p>
                    </w:txbxContent>
                  </v:textbox>
                </v:shape>
                <v:shape id="Text Box 68" o:spid="_x0000_s1163" type="#_x0000_t202" style="position:absolute;left:8572;top:11307;width:523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9YMUA&#10;AADcAAAADwAAAGRycy9kb3ducmV2LnhtbESPQWvCQBSE7wX/w/KE3upGD9ZEVxFpQShIY3rw+Mw+&#10;k8Xs25hdNf77bkHocZiZb5jFqreNuFHnjWMF41ECgrh02nCl4Kf4fJuB8AFZY+OYFDzIw2o5eFlg&#10;pt2dc7rtQyUihH2GCuoQ2kxKX9Zk0Y9cSxy9k+sshii7SuoO7xFuGzlJkqm0aDgu1NjSpqbyvL9a&#10;BesD5x/msjt+56fcFEWa8Nf0rNTrsF/PQQTqw3/42d5qBZP0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D1gxQAAANwAAAAPAAAAAAAAAAAAAAAAAJgCAABkcnMv&#10;ZG93bnJldi54bWxQSwUGAAAAAAQABAD1AAAAigMAAAAA&#10;" filled="f" stroked="f">
                  <v:textbox inset="0,0,0,0">
                    <w:txbxContent>
                      <w:p w14:paraId="49BDBAD3" w14:textId="77777777" w:rsidR="00FB5756" w:rsidRPr="00604FEC" w:rsidRDefault="00FB5756" w:rsidP="0048397B">
                        <w:r w:rsidRPr="008D1403">
                          <w:t>/oic</w:t>
                        </w:r>
                        <w:r w:rsidRPr="00604FEC">
                          <w:t>/res</w:t>
                        </w:r>
                      </w:p>
                    </w:txbxContent>
                  </v:textbox>
                </v:shape>
                <v:shape id="Text Box 69" o:spid="_x0000_s1164" type="#_x0000_t202" style="position:absolute;left:8572;top:13307;width:523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14:paraId="5337EBBF" w14:textId="77777777" w:rsidR="00FB5756" w:rsidRPr="00604FEC" w:rsidRDefault="00FB5756" w:rsidP="0048397B">
                        <w:r w:rsidRPr="008D1403">
                          <w:t>/oic/rd</w:t>
                        </w:r>
                      </w:p>
                    </w:txbxContent>
                  </v:textbox>
                </v:shape>
                <v:rect id="Rectangle 70" o:spid="_x0000_s1165" style="position:absolute;left:34004;top:7442;width:18002;height:1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roundrect id="AutoShape 71" o:spid="_x0000_s1166" style="position:absolute;left:36047;top:10456;width:6191;height:8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a7MEA&#10;AADcAAAADwAAAGRycy9kb3ducmV2LnhtbERPz2vCMBS+C/4P4Qm72UTHRDujiLCx21j14PGteWvL&#10;mpeapLXbX78cBh4/vt/b/WhbMZAPjWMNi0yBIC6dabjScD69zNcgQkQ22DomDT8UYL+bTraYG3fj&#10;DxqKWIkUwiFHDXWMXS5lKGuyGDLXESfuy3mLMUFfSePxlsJtK5dKraTFhlNDjR0dayq/i95qKI3q&#10;lb8M75vPp1j8Dv2V5etV64fZeHgGEWmMd/G/+81oeFRpfjqTjo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0WuzBAAAA3AAAAA8AAAAAAAAAAAAAAAAAmAIAAGRycy9kb3du&#10;cmV2LnhtbFBLBQYAAAAABAAEAPUAAACGAwAAAAA=&#10;"/>
                <v:shape id="Text Box 72" o:spid="_x0000_s1167" type="#_x0000_t202" style="position:absolute;left:34004;top:5187;width:1370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14:paraId="151E5F46" w14:textId="77777777" w:rsidR="00FB5756" w:rsidRPr="00604FEC" w:rsidRDefault="00FB5756" w:rsidP="0048397B">
                        <w:pPr>
                          <w:rPr>
                            <w:i/>
                          </w:rPr>
                        </w:pPr>
                        <w:r w:rsidRPr="00604FEC">
                          <w:rPr>
                            <w:i/>
                          </w:rPr>
                          <w:t>Platform</w:t>
                        </w:r>
                      </w:p>
                    </w:txbxContent>
                  </v:textbox>
                </v:shape>
                <v:shape id="Text Box 73" o:spid="_x0000_s1168" type="#_x0000_t202" style="position:absolute;left:35278;top:8711;width:7627;height:1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14:paraId="4444CDA3" w14:textId="77777777" w:rsidR="00FB5756" w:rsidRPr="00604FEC" w:rsidRDefault="00FB5756" w:rsidP="0048397B">
                        <w:pPr>
                          <w:jc w:val="center"/>
                          <w:rPr>
                            <w:i/>
                          </w:rPr>
                        </w:pPr>
                        <w:r>
                          <w:rPr>
                            <w:i/>
                          </w:rPr>
                          <w:t>Device A</w:t>
                        </w:r>
                      </w:p>
                    </w:txbxContent>
                  </v:textbox>
                </v:shape>
                <v:shape id="Text Box 74" o:spid="_x0000_s1169" type="#_x0000_t202" style="position:absolute;left:36999;top:11694;width:523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hecUA&#10;AADcAAAADwAAAGRycy9kb3ducmV2LnhtbESPQWsCMRSE70L/Q3iF3jSpgt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KF5xQAAANwAAAAPAAAAAAAAAAAAAAAAAJgCAABkcnMv&#10;ZG93bnJldi54bWxQSwUGAAAAAAQABAD1AAAAigMAAAAA&#10;" filled="f" stroked="f">
                  <v:textbox inset="0,0,0,0">
                    <w:txbxContent>
                      <w:p w14:paraId="579E94F9" w14:textId="77777777" w:rsidR="00FB5756" w:rsidRPr="00604FEC" w:rsidRDefault="00FB5756" w:rsidP="0048397B">
                        <w:r w:rsidRPr="008D1403">
                          <w:t>/oic</w:t>
                        </w:r>
                        <w:r w:rsidRPr="00604FEC">
                          <w:t>/res</w:t>
                        </w:r>
                      </w:p>
                    </w:txbxContent>
                  </v:textbox>
                </v:shape>
                <v:shape id="AutoShape 75" o:spid="_x0000_s1170" type="#_x0000_t32" style="position:absolute;left:27527;top:359;width:6;height:27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wx88YAAADcAAAADwAAAGRycy9kb3ducmV2LnhtbESPS2vDMBCE74X8B7GBXkojNy+KEyWE&#10;QqCllDxayHWxNpaxtRKW4rj99VWg0OMwM98wy3VvG9FRGyrHCp5GGQjiwumKSwVfn9vHZxAhImts&#10;HJOCbwqwXg3ulphrd+UDdcdYigThkKMCE6PPpQyFIYth5Dxx8s6utRiTbEupW7wmuG3kOMvm0mLF&#10;acGgpxdDRX28WAV1V+8O+1nwD5cfmr978/E2OWml7of9ZgEiUh//w3/tV61gkk3hdi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MMfPGAAAA3AAAAA8AAAAAAAAA&#10;AAAAAAAAoQIAAGRycy9kb3ducmV2LnhtbFBLBQYAAAAABAAEAPkAAACUAwAAAAA=&#10;">
                  <v:stroke dashstyle="dash"/>
                </v:shape>
                <v:roundrect id="AutoShape 76" o:spid="_x0000_s1171" style="position:absolute;left:43864;top:10456;width:6381;height:8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5dMQA&#10;AADcAAAADwAAAGRycy9kb3ducmV2LnhtbESPQWsCMRSE74L/ITzBmyZWFLsaRQotvZWuHnp8bl53&#10;l25e1iS7bvvrm0LB4zAz3zC7w2Ab0ZMPtWMNi7kCQVw4U3Op4Xx6nm1AhIhssHFMGr4pwGE/Hu0w&#10;M+7G79TnsRQJwiFDDVWMbSZlKCqyGOauJU7ep/MWY5K+lMbjLcFtIx+UWkuLNaeFClt6qqj4yjur&#10;oTCqU/6jf3u8rGL+03dXli9XraeT4bgFEWmI9/B/+9VoWKoV/J1JR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XTEAAAA3AAAAA8AAAAAAAAAAAAAAAAAmAIAAGRycy9k&#10;b3ducmV2LnhtbFBLBQYAAAAABAAEAPUAAACJAwAAAAA=&#10;"/>
                <v:shape id="Text Box 77" o:spid="_x0000_s1172" type="#_x0000_t202" style="position:absolute;left:43254;top:8658;width:7626;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14:paraId="3C0E2BDB" w14:textId="77777777" w:rsidR="00FB5756" w:rsidRPr="00604FEC" w:rsidRDefault="00FB5756" w:rsidP="0048397B">
                        <w:pPr>
                          <w:jc w:val="center"/>
                          <w:rPr>
                            <w:i/>
                          </w:rPr>
                        </w:pPr>
                        <w:r>
                          <w:rPr>
                            <w:i/>
                          </w:rPr>
                          <w:t>Device B</w:t>
                        </w:r>
                      </w:p>
                    </w:txbxContent>
                  </v:textbox>
                </v:shape>
                <v:shape id="Text Box 78" o:spid="_x0000_s1173" type="#_x0000_t202" style="position:absolute;left:44816;top:11694;width:523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esUA&#10;AADcAAAADwAAAGRycy9kb3ducmV2LnhtbESPQWsCMRSE7wX/Q3iF3mpSC7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6d6xQAAANwAAAAPAAAAAAAAAAAAAAAAAJgCAABkcnMv&#10;ZG93bnJldi54bWxQSwUGAAAAAAQABAD1AAAAigMAAAAA&#10;" filled="f" stroked="f">
                  <v:textbox inset="0,0,0,0">
                    <w:txbxContent>
                      <w:p w14:paraId="734D443A" w14:textId="77777777" w:rsidR="00FB5756" w:rsidRPr="00604FEC" w:rsidRDefault="00FB5756" w:rsidP="0048397B">
                        <w:r w:rsidRPr="008D1403">
                          <w:t>/oic</w:t>
                        </w:r>
                        <w:r w:rsidRPr="00604FEC">
                          <w:t>/res</w:t>
                        </w:r>
                      </w:p>
                    </w:txbxContent>
                  </v:textbox>
                </v:shape>
                <v:shape id="Text Box 79" o:spid="_x0000_s1174" type="#_x0000_t202" style="position:absolute;left:44816;top:13695;width:5239;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14:paraId="749F33E7" w14:textId="77777777" w:rsidR="00FB5756" w:rsidRPr="00604FEC" w:rsidRDefault="00FB5756" w:rsidP="0048397B">
                        <w:r w:rsidRPr="008D1403">
                          <w:t>/oic/rd</w:t>
                        </w:r>
                      </w:p>
                    </w:txbxContent>
                  </v:textbox>
                </v:shape>
                <v:shape id="Text Box 80" o:spid="_x0000_s1175" type="#_x0000_t202" style="position:absolute;left:1905;top:23213;width:2124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14:paraId="3446DEB3" w14:textId="77777777" w:rsidR="00FB5756" w:rsidRPr="00604FEC" w:rsidRDefault="00FB5756" w:rsidP="0048397B">
                        <w:pPr>
                          <w:jc w:val="center"/>
                          <w:rPr>
                            <w:b/>
                          </w:rPr>
                        </w:pPr>
                        <w:r w:rsidRPr="00604FEC">
                          <w:rPr>
                            <w:b/>
                          </w:rPr>
                          <w:t xml:space="preserve">Device </w:t>
                        </w:r>
                        <w:r>
                          <w:rPr>
                            <w:b/>
                          </w:rPr>
                          <w:t>serving as</w:t>
                        </w:r>
                        <w:r w:rsidRPr="00604FEC">
                          <w:rPr>
                            <w:b/>
                          </w:rPr>
                          <w:t xml:space="preserve"> Resource Directory</w:t>
                        </w:r>
                      </w:p>
                    </w:txbxContent>
                  </v:textbox>
                </v:shape>
                <v:shape id="Text Box 81" o:spid="_x0000_s1176" type="#_x0000_t202" style="position:absolute;left:30575;top:22927;width:25813;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14:paraId="586B25B2" w14:textId="77777777" w:rsidR="00FB5756" w:rsidRPr="00604FEC" w:rsidRDefault="00FB5756" w:rsidP="0048397B">
                        <w:pPr>
                          <w:jc w:val="center"/>
                          <w:rPr>
                            <w:b/>
                          </w:rPr>
                        </w:pPr>
                        <w:r>
                          <w:rPr>
                            <w:b/>
                          </w:rPr>
                          <w:t>Platform</w:t>
                        </w:r>
                        <w:r w:rsidRPr="00604FEC">
                          <w:rPr>
                            <w:b/>
                          </w:rPr>
                          <w:t xml:space="preserve"> with </w:t>
                        </w:r>
                        <w:r>
                          <w:rPr>
                            <w:b/>
                          </w:rPr>
                          <w:t xml:space="preserve">dedicated </w:t>
                        </w:r>
                        <w:r w:rsidRPr="00604FEC">
                          <w:rPr>
                            <w:b/>
                          </w:rPr>
                          <w:t>Resource Directory</w:t>
                        </w:r>
                      </w:p>
                    </w:txbxContent>
                  </v:textbox>
                </v:shape>
                <w10:anchorlock/>
              </v:group>
            </w:pict>
          </mc:Fallback>
        </mc:AlternateContent>
      </w:r>
    </w:p>
    <w:p w14:paraId="4755CD07" w14:textId="77777777" w:rsidR="00A20A89" w:rsidRDefault="00A20A89" w:rsidP="00A20A89">
      <w:pPr>
        <w:pStyle w:val="FIGURE-title"/>
      </w:pPr>
      <w:bookmarkStart w:id="12335" w:name="_Toc509367533"/>
      <w:r>
        <w:t xml:space="preserve">Figure </w:t>
      </w:r>
      <w:r w:rsidR="00194F1E">
        <w:fldChar w:fldCharType="begin"/>
      </w:r>
      <w:r w:rsidR="007B07C5">
        <w:instrText xml:space="preserve"> SEQ Figure \* ARABIC </w:instrText>
      </w:r>
      <w:r w:rsidR="00194F1E">
        <w:fldChar w:fldCharType="separate"/>
      </w:r>
      <w:r w:rsidR="00370B4E">
        <w:rPr>
          <w:noProof/>
        </w:rPr>
        <w:t>18</w:t>
      </w:r>
      <w:r w:rsidR="00194F1E">
        <w:rPr>
          <w:noProof/>
        </w:rPr>
        <w:fldChar w:fldCharType="end"/>
      </w:r>
      <w:r>
        <w:t xml:space="preserve">. </w:t>
      </w:r>
      <w:r w:rsidR="002A389E">
        <w:t>Resource Direction Deployment Scenarios</w:t>
      </w:r>
      <w:bookmarkEnd w:id="12335"/>
    </w:p>
    <w:p w14:paraId="41A75C76" w14:textId="77777777" w:rsidR="005F6B00" w:rsidRPr="005F6B00" w:rsidRDefault="004344FC" w:rsidP="005F6B00">
      <w:pPr>
        <w:pStyle w:val="PARAGRAPH"/>
        <w:rPr>
          <w:rFonts w:eastAsiaTheme="minorEastAsia"/>
          <w:lang w:eastAsia="ko-KR"/>
        </w:rPr>
      </w:pPr>
      <w:r>
        <w:rPr>
          <w:rFonts w:eastAsiaTheme="minorEastAsia"/>
          <w:lang w:eastAsia="ko-KR"/>
        </w:rPr>
        <w:t>RD</w:t>
      </w:r>
      <w:r w:rsidR="009B1721">
        <w:rPr>
          <w:rFonts w:eastAsiaTheme="minorEastAsia"/>
          <w:lang w:eastAsia="ko-KR"/>
        </w:rPr>
        <w:t>s</w:t>
      </w:r>
      <w:r w:rsidR="005F6B00" w:rsidRPr="005F6B00">
        <w:rPr>
          <w:rFonts w:eastAsiaTheme="minorEastAsia"/>
          <w:lang w:eastAsia="ko-KR"/>
        </w:rPr>
        <w:t xml:space="preserve"> </w:t>
      </w:r>
      <w:r w:rsidR="009B1721">
        <w:rPr>
          <w:rFonts w:eastAsiaTheme="minorEastAsia"/>
          <w:lang w:eastAsia="ko-KR"/>
        </w:rPr>
        <w:t>may</w:t>
      </w:r>
      <w:r w:rsidR="009B1721" w:rsidRPr="005F6B00">
        <w:rPr>
          <w:rFonts w:eastAsiaTheme="minorEastAsia"/>
          <w:lang w:eastAsia="ko-KR"/>
        </w:rPr>
        <w:t xml:space="preserve"> </w:t>
      </w:r>
      <w:r w:rsidR="005F6B00" w:rsidRPr="005F6B00">
        <w:rPr>
          <w:rFonts w:eastAsiaTheme="minorEastAsia"/>
          <w:lang w:eastAsia="ko-KR"/>
        </w:rPr>
        <w:t xml:space="preserve">also be discovered in the following </w:t>
      </w:r>
      <w:r w:rsidR="009B1721">
        <w:rPr>
          <w:rFonts w:eastAsiaTheme="minorEastAsia"/>
          <w:lang w:eastAsia="ko-KR"/>
        </w:rPr>
        <w:t>ways</w:t>
      </w:r>
      <w:r w:rsidR="005F6B00" w:rsidRPr="005F6B00">
        <w:rPr>
          <w:rFonts w:eastAsiaTheme="minorEastAsia"/>
          <w:lang w:eastAsia="ko-KR"/>
        </w:rPr>
        <w:t>:</w:t>
      </w:r>
    </w:p>
    <w:p w14:paraId="4C92E951" w14:textId="77777777" w:rsidR="005F6B00" w:rsidRPr="005F6B00" w:rsidRDefault="005F6B00" w:rsidP="00A20A89">
      <w:pPr>
        <w:pStyle w:val="ListBullet"/>
        <w:rPr>
          <w:rFonts w:eastAsiaTheme="minorEastAsia"/>
          <w:lang w:eastAsia="ko-KR"/>
        </w:rPr>
      </w:pPr>
      <w:r w:rsidRPr="005F6B00">
        <w:rPr>
          <w:rFonts w:eastAsiaTheme="minorEastAsia"/>
          <w:lang w:eastAsia="ko-KR"/>
        </w:rPr>
        <w:t xml:space="preserve">Pre-configuration: Devices wishing to publish </w:t>
      </w:r>
      <w:r w:rsidR="009B1721">
        <w:rPr>
          <w:rFonts w:eastAsiaTheme="minorEastAsia"/>
          <w:lang w:eastAsia="ko-KR"/>
        </w:rPr>
        <w:t>R</w:t>
      </w:r>
      <w:r w:rsidRPr="005F6B00">
        <w:rPr>
          <w:rFonts w:eastAsiaTheme="minorEastAsia"/>
          <w:lang w:eastAsia="ko-KR"/>
        </w:rPr>
        <w:t xml:space="preserve">esource information may be configured a priori with the information (e.g. IP address, port, transport etc.) of a specific </w:t>
      </w:r>
      <w:r w:rsidR="009B1721">
        <w:rPr>
          <w:rFonts w:eastAsiaTheme="minorEastAsia"/>
          <w:lang w:eastAsia="ko-KR"/>
        </w:rPr>
        <w:t>RD</w:t>
      </w:r>
      <w:r w:rsidRPr="005F6B00">
        <w:rPr>
          <w:rFonts w:eastAsiaTheme="minorEastAsia"/>
          <w:lang w:eastAsia="ko-KR"/>
        </w:rPr>
        <w:t xml:space="preserve">. This pre-configuration may be done at onboarding or may be updated on the </w:t>
      </w:r>
      <w:r w:rsidR="009B1721">
        <w:rPr>
          <w:rFonts w:eastAsiaTheme="minorEastAsia"/>
          <w:lang w:eastAsia="ko-KR"/>
        </w:rPr>
        <w:t>D</w:t>
      </w:r>
      <w:r w:rsidRPr="005F6B00">
        <w:rPr>
          <w:rFonts w:eastAsiaTheme="minorEastAsia"/>
          <w:lang w:eastAsia="ko-KR"/>
        </w:rPr>
        <w:t>evice using an out-of-band method. This pre-configuration may be done by the manufacturer.</w:t>
      </w:r>
    </w:p>
    <w:p w14:paraId="3B0DA915" w14:textId="77777777" w:rsidR="005F6B00" w:rsidRDefault="005F6B00" w:rsidP="007E4AE3">
      <w:pPr>
        <w:pStyle w:val="ListBullet"/>
        <w:rPr>
          <w:rFonts w:eastAsiaTheme="minorEastAsia"/>
          <w:lang w:eastAsia="ko-KR"/>
        </w:rPr>
      </w:pPr>
      <w:r w:rsidRPr="005F6B00">
        <w:rPr>
          <w:rFonts w:eastAsiaTheme="minorEastAsia"/>
          <w:lang w:eastAsia="ko-KR"/>
        </w:rPr>
        <w:t>Query-oriented: A</w:t>
      </w:r>
      <w:r w:rsidR="00E101F9">
        <w:rPr>
          <w:rFonts w:eastAsiaTheme="minorEastAsia"/>
          <w:lang w:eastAsia="ko-KR"/>
        </w:rPr>
        <w:t xml:space="preserve"> </w:t>
      </w:r>
      <w:r w:rsidR="005D0AF8">
        <w:rPr>
          <w:rFonts w:eastAsiaTheme="minorEastAsia"/>
          <w:lang w:eastAsia="ko-KR"/>
        </w:rPr>
        <w:t>publishing Device</w:t>
      </w:r>
      <w:r w:rsidR="005D0AF8" w:rsidRPr="00E101F9">
        <w:rPr>
          <w:rFonts w:eastAsiaTheme="minorEastAsia"/>
          <w:lang w:eastAsia="ko-KR"/>
        </w:rPr>
        <w:t xml:space="preserve"> </w:t>
      </w:r>
      <w:r w:rsidR="00E101F9" w:rsidRPr="00E101F9">
        <w:rPr>
          <w:rFonts w:eastAsiaTheme="minorEastAsia"/>
          <w:lang w:eastAsia="ko-KR"/>
        </w:rPr>
        <w:t xml:space="preserve">wanting to discover resource directories using query-oriented discovery </w:t>
      </w:r>
      <w:r w:rsidR="005D0AF8">
        <w:rPr>
          <w:rFonts w:eastAsiaTheme="minorEastAsia"/>
          <w:lang w:eastAsia="ko-KR"/>
        </w:rPr>
        <w:t>may</w:t>
      </w:r>
      <w:r w:rsidR="00A72961" w:rsidRPr="00E101F9">
        <w:rPr>
          <w:rFonts w:eastAsiaTheme="minorEastAsia"/>
          <w:lang w:eastAsia="ko-KR"/>
        </w:rPr>
        <w:t xml:space="preserve"> </w:t>
      </w:r>
      <w:r w:rsidR="00E101F9" w:rsidRPr="00E101F9">
        <w:rPr>
          <w:rFonts w:eastAsiaTheme="minorEastAsia"/>
          <w:lang w:eastAsia="ko-KR"/>
        </w:rPr>
        <w:t xml:space="preserve">issue </w:t>
      </w:r>
      <w:r w:rsidR="00ED2B4D">
        <w:rPr>
          <w:rFonts w:eastAsiaTheme="minorEastAsia" w:hint="eastAsia"/>
          <w:lang w:eastAsia="ko-KR"/>
        </w:rPr>
        <w:t xml:space="preserve">a </w:t>
      </w:r>
      <w:r w:rsidRPr="005F6B00">
        <w:rPr>
          <w:rFonts w:eastAsiaTheme="minorEastAsia"/>
          <w:lang w:eastAsia="ko-KR"/>
        </w:rPr>
        <w:t xml:space="preserve">multicast </w:t>
      </w:r>
      <w:r w:rsidR="00ED5C0B">
        <w:rPr>
          <w:rFonts w:eastAsiaTheme="minorEastAsia"/>
          <w:lang w:eastAsia="ko-KR"/>
        </w:rPr>
        <w:t>R</w:t>
      </w:r>
      <w:r w:rsidRPr="005F6B00">
        <w:rPr>
          <w:rFonts w:eastAsiaTheme="minorEastAsia"/>
          <w:lang w:eastAsia="ko-KR"/>
        </w:rPr>
        <w:t xml:space="preserve">esource discovery request </w:t>
      </w:r>
      <w:r w:rsidR="00ED2B4D">
        <w:rPr>
          <w:rFonts w:eastAsiaTheme="minorEastAsia" w:hint="eastAsia"/>
          <w:lang w:eastAsia="ko-KR"/>
        </w:rPr>
        <w:t xml:space="preserve">for </w:t>
      </w:r>
      <w:r w:rsidR="005D0AF8">
        <w:rPr>
          <w:lang w:eastAsia="en-US"/>
        </w:rPr>
        <w:t>"</w:t>
      </w:r>
      <w:r w:rsidR="00ED2B4D">
        <w:rPr>
          <w:rFonts w:eastAsiaTheme="minorEastAsia" w:hint="eastAsia"/>
          <w:lang w:eastAsia="ko-KR"/>
        </w:rPr>
        <w:t>/oic/res?rt=oic.wk.rd</w:t>
      </w:r>
      <w:r w:rsidR="005D0AF8">
        <w:rPr>
          <w:lang w:eastAsia="en-US"/>
        </w:rPr>
        <w:t>"</w:t>
      </w:r>
      <w:r w:rsidRPr="005F6B00">
        <w:rPr>
          <w:rFonts w:eastAsiaTheme="minorEastAsia"/>
          <w:lang w:eastAsia="ko-KR"/>
        </w:rPr>
        <w:t xml:space="preserve">. </w:t>
      </w:r>
      <w:r w:rsidR="00600D4B" w:rsidRPr="00600D4B">
        <w:rPr>
          <w:rFonts w:eastAsiaTheme="minorEastAsia"/>
          <w:lang w:eastAsia="ko-KR"/>
        </w:rPr>
        <w:t>Only</w:t>
      </w:r>
      <w:r w:rsidR="00ED2B4D">
        <w:rPr>
          <w:rFonts w:eastAsiaTheme="minorEastAsia" w:hint="eastAsia"/>
          <w:lang w:eastAsia="ko-KR"/>
        </w:rPr>
        <w:t xml:space="preserve"> and all Devices that can be a</w:t>
      </w:r>
      <w:r w:rsidR="00A72961">
        <w:rPr>
          <w:rFonts w:eastAsiaTheme="minorEastAsia"/>
          <w:lang w:eastAsia="ko-KR"/>
        </w:rPr>
        <w:t>n</w:t>
      </w:r>
      <w:r w:rsidR="00ED2B4D">
        <w:rPr>
          <w:rFonts w:eastAsiaTheme="minorEastAsia" w:hint="eastAsia"/>
          <w:lang w:eastAsia="ko-KR"/>
        </w:rPr>
        <w:t xml:space="preserve"> RD</w:t>
      </w:r>
      <w:r w:rsidR="00600D4B" w:rsidRPr="00600D4B">
        <w:rPr>
          <w:rFonts w:eastAsiaTheme="minorEastAsia"/>
          <w:lang w:eastAsia="ko-KR"/>
        </w:rPr>
        <w:t xml:space="preserve"> </w:t>
      </w:r>
      <w:r w:rsidR="005D0AF8">
        <w:rPr>
          <w:rFonts w:eastAsiaTheme="minorEastAsia"/>
          <w:lang w:eastAsia="ko-KR"/>
        </w:rPr>
        <w:t>shall</w:t>
      </w:r>
      <w:r w:rsidR="005D0AF8">
        <w:rPr>
          <w:rFonts w:eastAsiaTheme="minorEastAsia" w:hint="eastAsia"/>
          <w:lang w:eastAsia="ko-KR"/>
        </w:rPr>
        <w:t xml:space="preserve"> </w:t>
      </w:r>
      <w:r w:rsidR="00600D4B" w:rsidRPr="00600D4B">
        <w:rPr>
          <w:rFonts w:eastAsiaTheme="minorEastAsia"/>
          <w:lang w:eastAsia="ko-KR"/>
        </w:rPr>
        <w:t>respond to this query</w:t>
      </w:r>
      <w:r w:rsidRPr="005F6B00">
        <w:rPr>
          <w:rFonts w:eastAsiaTheme="minorEastAsia"/>
          <w:lang w:eastAsia="ko-KR"/>
        </w:rPr>
        <w:t xml:space="preserve">. </w:t>
      </w:r>
      <w:r w:rsidR="00E101F9" w:rsidRPr="00E101F9">
        <w:rPr>
          <w:rFonts w:eastAsiaTheme="minorEastAsia"/>
          <w:lang w:eastAsia="ko-KR"/>
        </w:rPr>
        <w:t xml:space="preserve">The </w:t>
      </w:r>
      <w:r w:rsidR="005D0AF8">
        <w:rPr>
          <w:lang w:eastAsia="en-US"/>
        </w:rPr>
        <w:t>"</w:t>
      </w:r>
      <w:r w:rsidR="00A72961">
        <w:rPr>
          <w:rFonts w:eastAsiaTheme="minorEastAsia"/>
          <w:lang w:eastAsia="ko-KR"/>
        </w:rPr>
        <w:t>/oic/rd</w:t>
      </w:r>
      <w:r w:rsidR="005D0AF8">
        <w:rPr>
          <w:lang w:eastAsia="en-US"/>
        </w:rPr>
        <w:t>"</w:t>
      </w:r>
      <w:r w:rsidR="00CB5A44">
        <w:rPr>
          <w:rFonts w:eastAsiaTheme="minorEastAsia"/>
          <w:lang w:eastAsia="ko-KR"/>
        </w:rPr>
        <w:t xml:space="preserve"> </w:t>
      </w:r>
      <w:r w:rsidR="00E101F9" w:rsidRPr="00E101F9">
        <w:rPr>
          <w:rFonts w:eastAsiaTheme="minorEastAsia"/>
          <w:lang w:eastAsia="ko-KR"/>
        </w:rPr>
        <w:t>response shall include information about the RD</w:t>
      </w:r>
      <w:r w:rsidR="00A72961">
        <w:rPr>
          <w:rFonts w:hint="eastAsia"/>
          <w:lang w:eastAsia="ko-KR"/>
        </w:rPr>
        <w:t xml:space="preserve"> i.e.</w:t>
      </w:r>
      <w:r w:rsidR="00A72961">
        <w:rPr>
          <w:lang w:eastAsia="ko-KR"/>
        </w:rPr>
        <w:t>,</w:t>
      </w:r>
      <w:r w:rsidR="00A72961">
        <w:rPr>
          <w:rFonts w:hint="eastAsia"/>
          <w:lang w:eastAsia="ko-KR"/>
        </w:rPr>
        <w:t xml:space="preserve"> the presence of </w:t>
      </w:r>
      <w:r w:rsidR="005D0AF8">
        <w:rPr>
          <w:lang w:eastAsia="en-US"/>
        </w:rPr>
        <w:t>"</w:t>
      </w:r>
      <w:r w:rsidR="00A72961">
        <w:rPr>
          <w:rFonts w:hint="eastAsia"/>
          <w:lang w:eastAsia="ko-KR"/>
        </w:rPr>
        <w:t>oic.wk.rd</w:t>
      </w:r>
      <w:r w:rsidR="005D0AF8">
        <w:rPr>
          <w:lang w:eastAsia="en-US"/>
        </w:rPr>
        <w:t>"</w:t>
      </w:r>
      <w:r w:rsidR="00A72961">
        <w:rPr>
          <w:rFonts w:hint="eastAsia"/>
          <w:lang w:eastAsia="ko-KR"/>
        </w:rPr>
        <w:t xml:space="preserve"> Link</w:t>
      </w:r>
      <w:r w:rsidR="00E101F9" w:rsidRPr="00E101F9">
        <w:rPr>
          <w:rFonts w:eastAsiaTheme="minorEastAsia"/>
          <w:lang w:eastAsia="ko-KR"/>
        </w:rPr>
        <w:t xml:space="preserve"> (as defined by the </w:t>
      </w:r>
      <w:r w:rsidR="00443A7C">
        <w:rPr>
          <w:rFonts w:eastAsiaTheme="minorEastAsia"/>
          <w:lang w:eastAsia="ko-KR"/>
        </w:rPr>
        <w:t>R</w:t>
      </w:r>
      <w:r w:rsidR="00E101F9" w:rsidRPr="00E101F9">
        <w:rPr>
          <w:rFonts w:eastAsiaTheme="minorEastAsia"/>
          <w:lang w:eastAsia="ko-KR"/>
        </w:rPr>
        <w:t xml:space="preserve">esource </w:t>
      </w:r>
      <w:r w:rsidR="00443A7C">
        <w:rPr>
          <w:rFonts w:eastAsiaTheme="minorEastAsia"/>
          <w:lang w:eastAsia="ko-KR"/>
        </w:rPr>
        <w:t>T</w:t>
      </w:r>
      <w:r w:rsidR="00E101F9" w:rsidRPr="00E101F9">
        <w:rPr>
          <w:rFonts w:eastAsiaTheme="minorEastAsia"/>
          <w:lang w:eastAsia="ko-KR"/>
        </w:rPr>
        <w:t xml:space="preserve">ype) and </w:t>
      </w:r>
      <w:r w:rsidR="005D0AF8">
        <w:rPr>
          <w:rFonts w:eastAsiaTheme="minorEastAsia"/>
          <w:lang w:eastAsia="ko-KR"/>
        </w:rPr>
        <w:t xml:space="preserve">a </w:t>
      </w:r>
      <w:r w:rsidR="00A72961">
        <w:rPr>
          <w:rFonts w:hint="eastAsia"/>
          <w:lang w:eastAsia="ko-KR"/>
        </w:rPr>
        <w:t xml:space="preserve">subsequent query to </w:t>
      </w:r>
      <w:r w:rsidR="005D0AF8">
        <w:rPr>
          <w:lang w:eastAsia="en-US"/>
        </w:rPr>
        <w:t>"</w:t>
      </w:r>
      <w:r w:rsidR="00A72961">
        <w:rPr>
          <w:rFonts w:hint="eastAsia"/>
          <w:lang w:eastAsia="ko-KR"/>
        </w:rPr>
        <w:t>/oic/rd</w:t>
      </w:r>
      <w:r w:rsidR="005D0AF8">
        <w:rPr>
          <w:lang w:eastAsia="en-US"/>
        </w:rPr>
        <w:t>"</w:t>
      </w:r>
      <w:r w:rsidR="00A72961">
        <w:rPr>
          <w:rFonts w:hint="eastAsia"/>
          <w:lang w:eastAsia="ko-KR"/>
        </w:rPr>
        <w:t xml:space="preserve"> would produce </w:t>
      </w:r>
      <w:r w:rsidR="00E101F9" w:rsidRPr="00E101F9">
        <w:rPr>
          <w:rFonts w:eastAsiaTheme="minorEastAsia"/>
          <w:lang w:eastAsia="ko-KR"/>
        </w:rPr>
        <w:t>weight</w:t>
      </w:r>
      <w:r w:rsidR="005D0AF8">
        <w:rPr>
          <w:rFonts w:eastAsiaTheme="minorEastAsia"/>
          <w:lang w:eastAsia="ko-KR"/>
        </w:rPr>
        <w:t>ing</w:t>
      </w:r>
      <w:r w:rsidR="00E101F9" w:rsidRPr="00E101F9">
        <w:rPr>
          <w:rFonts w:eastAsiaTheme="minorEastAsia"/>
          <w:lang w:eastAsia="ko-KR"/>
        </w:rPr>
        <w:t xml:space="preserve"> parameters to allow the discovering </w:t>
      </w:r>
      <w:r w:rsidR="005D0AF8">
        <w:rPr>
          <w:rFonts w:eastAsiaTheme="minorEastAsia"/>
          <w:lang w:eastAsia="ko-KR"/>
        </w:rPr>
        <w:t>D</w:t>
      </w:r>
      <w:r w:rsidR="00E101F9" w:rsidRPr="00E101F9">
        <w:rPr>
          <w:rFonts w:eastAsiaTheme="minorEastAsia"/>
          <w:lang w:eastAsia="ko-KR"/>
        </w:rPr>
        <w:t xml:space="preserve">evice to select between RDs (see details in RD </w:t>
      </w:r>
      <w:r w:rsidR="00E101F9">
        <w:rPr>
          <w:rFonts w:eastAsiaTheme="minorEastAsia"/>
          <w:lang w:eastAsia="ko-KR"/>
        </w:rPr>
        <w:t>s</w:t>
      </w:r>
      <w:r w:rsidR="00E101F9" w:rsidRPr="00E101F9">
        <w:rPr>
          <w:rFonts w:eastAsiaTheme="minorEastAsia"/>
          <w:lang w:eastAsia="ko-KR"/>
        </w:rPr>
        <w:t>election section</w:t>
      </w:r>
      <w:r w:rsidR="005D0AF8">
        <w:rPr>
          <w:rFonts w:eastAsiaTheme="minorEastAsia"/>
          <w:lang w:eastAsia="ko-KR"/>
        </w:rPr>
        <w:t xml:space="preserve"> </w:t>
      </w:r>
      <w:r w:rsidR="005D0AF8">
        <w:rPr>
          <w:rFonts w:eastAsiaTheme="minorEastAsia"/>
          <w:lang w:eastAsia="ko-KR"/>
        </w:rPr>
        <w:fldChar w:fldCharType="begin"/>
      </w:r>
      <w:r w:rsidR="005D0AF8">
        <w:rPr>
          <w:rFonts w:eastAsiaTheme="minorEastAsia"/>
          <w:lang w:eastAsia="ko-KR"/>
        </w:rPr>
        <w:instrText xml:space="preserve"> REF _Ref484084486 \r \h </w:instrText>
      </w:r>
      <w:r w:rsidR="005D0AF8">
        <w:rPr>
          <w:rFonts w:eastAsiaTheme="minorEastAsia"/>
          <w:lang w:eastAsia="ko-KR"/>
        </w:rPr>
      </w:r>
      <w:r w:rsidR="005D0AF8">
        <w:rPr>
          <w:rFonts w:eastAsiaTheme="minorEastAsia"/>
          <w:lang w:eastAsia="ko-KR"/>
        </w:rPr>
        <w:fldChar w:fldCharType="separate"/>
      </w:r>
      <w:r w:rsidR="00370B4E">
        <w:rPr>
          <w:rFonts w:eastAsiaTheme="minorEastAsia"/>
          <w:lang w:eastAsia="ko-KR"/>
        </w:rPr>
        <w:t>11.3.6.2.2</w:t>
      </w:r>
      <w:r w:rsidR="005D0AF8">
        <w:rPr>
          <w:rFonts w:eastAsiaTheme="minorEastAsia"/>
          <w:lang w:eastAsia="ko-KR"/>
        </w:rPr>
        <w:fldChar w:fldCharType="end"/>
      </w:r>
      <w:r w:rsidR="00E101F9" w:rsidRPr="00E101F9">
        <w:rPr>
          <w:rFonts w:eastAsiaTheme="minorEastAsia"/>
          <w:lang w:eastAsia="ko-KR"/>
        </w:rPr>
        <w:t>).</w:t>
      </w:r>
      <w:r w:rsidRPr="005F6B00">
        <w:rPr>
          <w:rFonts w:eastAsiaTheme="minorEastAsia"/>
          <w:lang w:eastAsia="ko-KR"/>
        </w:rPr>
        <w:t xml:space="preserve"> </w:t>
      </w:r>
      <w:r w:rsidR="007E4AE3" w:rsidRPr="007E4AE3">
        <w:rPr>
          <w:rFonts w:eastAsiaTheme="minorEastAsia"/>
          <w:lang w:eastAsia="ko-KR"/>
        </w:rPr>
        <w:t xml:space="preserve">The </w:t>
      </w:r>
      <w:r w:rsidR="005D0AF8">
        <w:rPr>
          <w:lang w:eastAsia="en-US"/>
        </w:rPr>
        <w:t>"</w:t>
      </w:r>
      <w:r w:rsidR="00ED2B4D">
        <w:rPr>
          <w:rFonts w:eastAsiaTheme="minorEastAsia" w:hint="eastAsia"/>
          <w:lang w:eastAsia="ko-KR"/>
        </w:rPr>
        <w:t>oic.wk.rd</w:t>
      </w:r>
      <w:r w:rsidR="005D0AF8">
        <w:rPr>
          <w:lang w:eastAsia="en-US"/>
        </w:rPr>
        <w:t>"</w:t>
      </w:r>
      <w:r w:rsidR="007E4AE3" w:rsidRPr="007E4AE3">
        <w:rPr>
          <w:rFonts w:eastAsiaTheme="minorEastAsia"/>
          <w:lang w:eastAsia="ko-KR"/>
        </w:rPr>
        <w:t xml:space="preserve"> resource shall be instantiated on the Devices acting as </w:t>
      </w:r>
      <w:r w:rsidR="005D0AF8">
        <w:rPr>
          <w:rFonts w:eastAsiaTheme="minorEastAsia"/>
          <w:lang w:eastAsia="ko-KR"/>
        </w:rPr>
        <w:t>RDs</w:t>
      </w:r>
      <w:r w:rsidR="007E4AE3">
        <w:rPr>
          <w:rFonts w:eastAsiaTheme="minorEastAsia"/>
          <w:lang w:eastAsia="ko-KR"/>
        </w:rPr>
        <w:t>.</w:t>
      </w:r>
      <w:r w:rsidR="007E4AE3" w:rsidRPr="007E4AE3" w:rsidDel="007E4AE3">
        <w:rPr>
          <w:rFonts w:eastAsiaTheme="minorEastAsia"/>
          <w:lang w:eastAsia="ko-KR"/>
        </w:rPr>
        <w:t xml:space="preserve"> </w:t>
      </w:r>
      <w:r w:rsidR="006E43EF">
        <w:rPr>
          <w:rFonts w:eastAsiaTheme="minorEastAsia"/>
          <w:lang w:eastAsia="ko-KR"/>
        </w:rPr>
        <w:t xml:space="preserve">The </w:t>
      </w:r>
      <w:r w:rsidR="005D0AF8">
        <w:rPr>
          <w:lang w:eastAsia="en-US"/>
        </w:rPr>
        <w:t>"</w:t>
      </w:r>
      <w:r w:rsidR="00ED2B4D">
        <w:rPr>
          <w:rFonts w:eastAsiaTheme="minorEastAsia" w:hint="eastAsia"/>
          <w:lang w:eastAsia="ko-KR"/>
        </w:rPr>
        <w:t>oic.wk.rd</w:t>
      </w:r>
      <w:r w:rsidR="005D0AF8">
        <w:rPr>
          <w:lang w:eastAsia="en-US"/>
        </w:rPr>
        <w:t>"</w:t>
      </w:r>
      <w:r w:rsidR="006E43EF">
        <w:rPr>
          <w:rFonts w:eastAsiaTheme="minorEastAsia"/>
          <w:lang w:eastAsia="ko-KR"/>
        </w:rPr>
        <w:t xml:space="preserve"> schema is as defined </w:t>
      </w:r>
      <w:r w:rsidR="00FE6384">
        <w:rPr>
          <w:rFonts w:eastAsiaTheme="minorEastAsia"/>
          <w:lang w:eastAsia="ko-KR"/>
        </w:rPr>
        <w:t>in</w:t>
      </w:r>
      <w:r w:rsidR="00BA06A3">
        <w:rPr>
          <w:rFonts w:eastAsiaTheme="minorEastAsia"/>
          <w:lang w:eastAsia="ko-KR"/>
        </w:rPr>
        <w:t xml:space="preserve"> </w:t>
      </w:r>
      <w:r w:rsidR="00BA06A3">
        <w:rPr>
          <w:rFonts w:eastAsiaTheme="minorEastAsia"/>
          <w:lang w:eastAsia="ko-KR"/>
        </w:rPr>
        <w:fldChar w:fldCharType="begin"/>
      </w:r>
      <w:r w:rsidR="00BA06A3">
        <w:rPr>
          <w:rFonts w:eastAsiaTheme="minorEastAsia"/>
          <w:lang w:eastAsia="ko-KR"/>
        </w:rPr>
        <w:instrText xml:space="preserve"> REF _Ref505355266 \r \h </w:instrText>
      </w:r>
      <w:r w:rsidR="00BA06A3">
        <w:rPr>
          <w:rFonts w:eastAsiaTheme="minorEastAsia"/>
          <w:lang w:eastAsia="ko-KR"/>
        </w:rPr>
      </w:r>
      <w:r w:rsidR="00BA06A3">
        <w:rPr>
          <w:rFonts w:eastAsiaTheme="minorEastAsia"/>
          <w:lang w:eastAsia="ko-KR"/>
        </w:rPr>
        <w:fldChar w:fldCharType="separate"/>
      </w:r>
      <w:r w:rsidR="00370B4E">
        <w:rPr>
          <w:rFonts w:eastAsiaTheme="minorEastAsia"/>
          <w:lang w:eastAsia="ko-KR"/>
        </w:rPr>
        <w:t>D.13</w:t>
      </w:r>
      <w:r w:rsidR="00BA06A3">
        <w:rPr>
          <w:rFonts w:eastAsiaTheme="minorEastAsia"/>
          <w:lang w:eastAsia="ko-KR"/>
        </w:rPr>
        <w:fldChar w:fldCharType="end"/>
      </w:r>
      <w:r w:rsidR="006E43EF">
        <w:rPr>
          <w:rFonts w:eastAsiaTheme="minorEastAsia"/>
          <w:lang w:eastAsia="ko-KR"/>
        </w:rPr>
        <w:t>.</w:t>
      </w:r>
    </w:p>
    <w:p w14:paraId="161C709C" w14:textId="77777777" w:rsidR="002827D7" w:rsidRDefault="00A72961" w:rsidP="00F92D1D">
      <w:pPr>
        <w:pStyle w:val="Heading5"/>
      </w:pPr>
      <w:bookmarkStart w:id="12336" w:name="_Ref484084486"/>
      <w:r>
        <w:t>RD</w:t>
      </w:r>
      <w:r w:rsidR="002827D7">
        <w:t xml:space="preserve"> selection process</w:t>
      </w:r>
      <w:bookmarkEnd w:id="12336"/>
    </w:p>
    <w:p w14:paraId="5C18CC50" w14:textId="77777777" w:rsidR="00F97CB5" w:rsidRDefault="009E4650" w:rsidP="009E4650">
      <w:pPr>
        <w:pStyle w:val="PARAGRAPH"/>
        <w:rPr>
          <w:lang w:eastAsia="ko-KR"/>
        </w:rPr>
      </w:pPr>
      <w:r w:rsidRPr="009E4650">
        <w:rPr>
          <w:rFonts w:eastAsiaTheme="minorEastAsia"/>
          <w:lang w:eastAsia="ko-KR"/>
        </w:rPr>
        <w:t xml:space="preserve">The </w:t>
      </w:r>
      <w:r w:rsidR="00F97CB5">
        <w:rPr>
          <w:rFonts w:eastAsiaTheme="minorEastAsia"/>
          <w:lang w:eastAsia="ko-KR"/>
        </w:rPr>
        <w:t>D</w:t>
      </w:r>
      <w:r w:rsidRPr="009E4650">
        <w:rPr>
          <w:rFonts w:eastAsiaTheme="minorEastAsia"/>
          <w:lang w:eastAsia="ko-KR"/>
        </w:rPr>
        <w:t xml:space="preserve">evice that wants to use an RD will find zero or more RDs on the network. </w:t>
      </w:r>
      <w:r w:rsidR="00F97CB5">
        <w:rPr>
          <w:rFonts w:eastAsiaTheme="minorEastAsia"/>
          <w:lang w:eastAsia="ko-KR"/>
        </w:rPr>
        <w:t>There may not be an RD within the network. When</w:t>
      </w:r>
      <w:r w:rsidRPr="009E4650">
        <w:rPr>
          <w:rFonts w:eastAsiaTheme="minorEastAsia"/>
          <w:lang w:eastAsia="ko-KR"/>
        </w:rPr>
        <w:t xml:space="preserve"> discovering RDs, the </w:t>
      </w:r>
      <w:r w:rsidR="00F97CB5">
        <w:rPr>
          <w:rFonts w:eastAsiaTheme="minorEastAsia"/>
          <w:lang w:eastAsia="ko-KR"/>
        </w:rPr>
        <w:t>D</w:t>
      </w:r>
      <w:r w:rsidRPr="009E4650">
        <w:rPr>
          <w:rFonts w:eastAsiaTheme="minorEastAsia"/>
          <w:lang w:eastAsia="ko-KR"/>
        </w:rPr>
        <w:t xml:space="preserve">evice needs to select an RD of all RDs </w:t>
      </w:r>
      <w:r w:rsidR="00F97CB5">
        <w:rPr>
          <w:rFonts w:eastAsiaTheme="minorEastAsia"/>
          <w:lang w:eastAsia="ko-KR"/>
        </w:rPr>
        <w:t xml:space="preserve">found </w:t>
      </w:r>
      <w:r w:rsidRPr="009E4650">
        <w:rPr>
          <w:rFonts w:eastAsiaTheme="minorEastAsia"/>
          <w:lang w:eastAsia="ko-KR"/>
        </w:rPr>
        <w:t xml:space="preserve">on the network. </w:t>
      </w:r>
      <w:r w:rsidR="00F97CB5">
        <w:rPr>
          <w:rFonts w:hint="eastAsia"/>
          <w:lang w:eastAsia="ko-KR"/>
        </w:rPr>
        <w:t>The Device may sen</w:t>
      </w:r>
      <w:r w:rsidR="00F97CB5">
        <w:rPr>
          <w:lang w:eastAsia="ko-KR"/>
        </w:rPr>
        <w:t>d</w:t>
      </w:r>
      <w:r w:rsidR="00F97CB5">
        <w:rPr>
          <w:rFonts w:hint="eastAsia"/>
          <w:lang w:eastAsia="ko-KR"/>
        </w:rPr>
        <w:t xml:space="preserve"> a RETRIEVE </w:t>
      </w:r>
      <w:r w:rsidR="00F97CB5">
        <w:rPr>
          <w:lang w:eastAsia="ko-KR"/>
        </w:rPr>
        <w:t>request</w:t>
      </w:r>
      <w:r w:rsidR="00F97CB5">
        <w:rPr>
          <w:rFonts w:hint="eastAsia"/>
          <w:lang w:eastAsia="ko-KR"/>
        </w:rPr>
        <w:t xml:space="preserve"> </w:t>
      </w:r>
      <w:r w:rsidR="00F97CB5">
        <w:rPr>
          <w:lang w:eastAsia="ko-KR"/>
        </w:rPr>
        <w:t xml:space="preserve">to </w:t>
      </w:r>
      <w:r w:rsidR="00F97CB5">
        <w:rPr>
          <w:lang w:val="en-US" w:eastAsia="en-US"/>
        </w:rPr>
        <w:t>"</w:t>
      </w:r>
      <w:r w:rsidR="00F97CB5">
        <w:rPr>
          <w:lang w:eastAsia="ko-KR"/>
        </w:rPr>
        <w:t>/oic/rd</w:t>
      </w:r>
      <w:r w:rsidR="00F97CB5">
        <w:rPr>
          <w:lang w:val="en-US" w:eastAsia="en-US"/>
        </w:rPr>
        <w:t>"</w:t>
      </w:r>
      <w:r w:rsidR="00F97CB5">
        <w:rPr>
          <w:lang w:eastAsia="ko-KR"/>
        </w:rPr>
        <w:t xml:space="preserve"> of a specific RD, the RD shall respond with the representation of </w:t>
      </w:r>
      <w:r w:rsidR="00F97CB5">
        <w:rPr>
          <w:lang w:val="en-US" w:eastAsia="en-US"/>
        </w:rPr>
        <w:t>"</w:t>
      </w:r>
      <w:r w:rsidR="00F97CB5">
        <w:rPr>
          <w:lang w:eastAsia="ko-KR"/>
        </w:rPr>
        <w:t>/oic/rd/</w:t>
      </w:r>
      <w:r w:rsidR="00F97CB5">
        <w:rPr>
          <w:lang w:val="en-US" w:eastAsia="en-US"/>
        </w:rPr>
        <w:t>"</w:t>
      </w:r>
      <w:r w:rsidR="00F97CB5">
        <w:rPr>
          <w:lang w:eastAsia="ko-KR"/>
        </w:rPr>
        <w:t xml:space="preserve"> containing selection criteria as defined by the </w:t>
      </w:r>
      <w:r w:rsidR="00F97CB5">
        <w:rPr>
          <w:lang w:val="en-US" w:eastAsia="en-US"/>
        </w:rPr>
        <w:t>"</w:t>
      </w:r>
      <w:r w:rsidR="00F97CB5">
        <w:rPr>
          <w:lang w:eastAsia="ko-KR"/>
        </w:rPr>
        <w:t>sel</w:t>
      </w:r>
      <w:r w:rsidR="00F97CB5">
        <w:rPr>
          <w:lang w:val="en-US" w:eastAsia="en-US"/>
        </w:rPr>
        <w:t>"</w:t>
      </w:r>
      <w:r w:rsidR="00F97CB5">
        <w:rPr>
          <w:lang w:eastAsia="ko-KR"/>
        </w:rPr>
        <w:t xml:space="preserve"> Property. </w:t>
      </w:r>
      <w:r w:rsidR="006C6596">
        <w:rPr>
          <w:lang w:eastAsia="ko-KR"/>
        </w:rPr>
        <w:t>The</w:t>
      </w:r>
      <w:r w:rsidR="00F97CB5">
        <w:rPr>
          <w:lang w:eastAsia="ko-KR"/>
        </w:rPr>
        <w:t xml:space="preserve"> lower </w:t>
      </w:r>
      <w:r w:rsidR="006C6596">
        <w:rPr>
          <w:lang w:eastAsia="ko-KR"/>
        </w:rPr>
        <w:t xml:space="preserve">the </w:t>
      </w:r>
      <w:r w:rsidR="00F97CB5">
        <w:rPr>
          <w:lang w:val="en-US" w:eastAsia="en-US"/>
        </w:rPr>
        <w:t>"</w:t>
      </w:r>
      <w:r w:rsidR="00F97CB5">
        <w:rPr>
          <w:lang w:eastAsia="ko-KR"/>
        </w:rPr>
        <w:t>sel</w:t>
      </w:r>
      <w:r w:rsidR="00F97CB5">
        <w:rPr>
          <w:lang w:val="en-US" w:eastAsia="en-US"/>
        </w:rPr>
        <w:t>"</w:t>
      </w:r>
      <w:r w:rsidR="00F97CB5">
        <w:rPr>
          <w:lang w:eastAsia="ko-KR"/>
        </w:rPr>
        <w:t xml:space="preserve"> Property </w:t>
      </w:r>
      <w:r w:rsidR="006C6596">
        <w:rPr>
          <w:lang w:eastAsia="ko-KR"/>
        </w:rPr>
        <w:t>v</w:t>
      </w:r>
      <w:r w:rsidR="00F97CB5">
        <w:rPr>
          <w:lang w:eastAsia="ko-KR"/>
        </w:rPr>
        <w:t>alue</w:t>
      </w:r>
      <w:r w:rsidR="006C6596">
        <w:rPr>
          <w:lang w:eastAsia="ko-KR"/>
        </w:rPr>
        <w:t xml:space="preserve"> is</w:t>
      </w:r>
      <w:r w:rsidR="00F97CB5">
        <w:rPr>
          <w:lang w:eastAsia="ko-KR"/>
        </w:rPr>
        <w:t>, the more preferable the responding RD is. The creation of the "sel" value is vendor defined.</w:t>
      </w:r>
    </w:p>
    <w:p w14:paraId="3E630961" w14:textId="77777777" w:rsidR="006C6596" w:rsidRDefault="006C6596" w:rsidP="006C6596">
      <w:pPr>
        <w:pStyle w:val="PARAGRAPH"/>
        <w:rPr>
          <w:lang w:eastAsia="ko-KR"/>
        </w:rPr>
      </w:pPr>
      <w:r>
        <w:rPr>
          <w:lang w:eastAsia="ko-KR"/>
        </w:rPr>
        <w:t xml:space="preserve">For example </w:t>
      </w:r>
      <w:proofErr w:type="gramStart"/>
      <w:r>
        <w:rPr>
          <w:lang w:eastAsia="ko-KR"/>
        </w:rPr>
        <w:t>an</w:t>
      </w:r>
      <w:proofErr w:type="gramEnd"/>
      <w:r>
        <w:rPr>
          <w:lang w:eastAsia="ko-KR"/>
        </w:rPr>
        <w:t xml:space="preserve"> "/oic/rd" response may return the following. </w:t>
      </w:r>
    </w:p>
    <w:p w14:paraId="786BB2CA" w14:textId="77777777" w:rsidR="006C6596" w:rsidRDefault="006C6596" w:rsidP="006C6596">
      <w:pPr>
        <w:pStyle w:val="PARAGRAPH"/>
        <w:rPr>
          <w:lang w:eastAsia="ko-KR"/>
        </w:rPr>
      </w:pPr>
      <w:r>
        <w:rPr>
          <w:noProof/>
          <w:lang w:val="en-US" w:eastAsia="en-US"/>
        </w:rPr>
        <mc:AlternateContent>
          <mc:Choice Requires="wps">
            <w:drawing>
              <wp:anchor distT="45720" distB="45720" distL="114300" distR="114300" simplePos="0" relativeHeight="251666432" behindDoc="0" locked="0" layoutInCell="1" allowOverlap="1" wp14:anchorId="0DBA7C65" wp14:editId="4642E2EB">
                <wp:simplePos x="0" y="0"/>
                <wp:positionH relativeFrom="column">
                  <wp:posOffset>1522095</wp:posOffset>
                </wp:positionH>
                <wp:positionV relativeFrom="paragraph">
                  <wp:posOffset>91440</wp:posOffset>
                </wp:positionV>
                <wp:extent cx="3505200" cy="797560"/>
                <wp:effectExtent l="0" t="0" r="19050" b="2159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97560"/>
                        </a:xfrm>
                        <a:prstGeom prst="rect">
                          <a:avLst/>
                        </a:prstGeom>
                        <a:solidFill>
                          <a:srgbClr val="FFFFFF"/>
                        </a:solidFill>
                        <a:ln w="9525">
                          <a:solidFill>
                            <a:srgbClr val="000000"/>
                          </a:solidFill>
                          <a:miter lim="800000"/>
                          <a:headEnd/>
                          <a:tailEnd/>
                        </a:ln>
                      </wps:spPr>
                      <wps:txbx>
                        <w:txbxContent>
                          <w:p w14:paraId="7801BF55"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w:t>
                            </w:r>
                          </w:p>
                          <w:p w14:paraId="7616264C"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rt</w:t>
                            </w:r>
                            <w:proofErr w:type="gramEnd"/>
                            <w:r w:rsidRPr="00E25115">
                              <w:rPr>
                                <w:rFonts w:ascii="Courier New" w:eastAsia="Gulim" w:hAnsi="Courier New" w:cs="Courier New"/>
                                <w:color w:val="222222"/>
                                <w:sz w:val="19"/>
                                <w:szCs w:val="19"/>
                              </w:rPr>
                              <w:t xml:space="preserve">": </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"oic.wk.rd"</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 xml:space="preserve">, </w:t>
                            </w:r>
                          </w:p>
                          <w:p w14:paraId="4AC82CB7"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if</w:t>
                            </w:r>
                            <w:proofErr w:type="gramEnd"/>
                            <w:r w:rsidRPr="00E25115">
                              <w:rPr>
                                <w:rFonts w:ascii="Courier New" w:eastAsia="Gulim" w:hAnsi="Courier New" w:cs="Courier New"/>
                                <w:color w:val="222222"/>
                                <w:sz w:val="19"/>
                                <w:szCs w:val="19"/>
                              </w:rPr>
                              <w:t xml:space="preserve">": </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"oic.if.baseline"</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 xml:space="preserve">, </w:t>
                            </w:r>
                          </w:p>
                          <w:p w14:paraId="7C68531A"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sel</w:t>
                            </w:r>
                            <w:proofErr w:type="gramEnd"/>
                            <w:r w:rsidRPr="00E25115">
                              <w:rPr>
                                <w:rFonts w:ascii="Courier New" w:eastAsia="Gulim" w:hAnsi="Courier New" w:cs="Courier New"/>
                                <w:color w:val="222222"/>
                                <w:sz w:val="19"/>
                                <w:szCs w:val="19"/>
                              </w:rPr>
                              <w:t xml:space="preserve">": 50 </w:t>
                            </w:r>
                          </w:p>
                          <w:p w14:paraId="4948F87E" w14:textId="77777777" w:rsidR="00FB5756" w:rsidRDefault="00FB5756" w:rsidP="006C6596">
                            <w:r w:rsidRPr="00E25115">
                              <w:rPr>
                                <w:rFonts w:ascii="Courier New" w:eastAsia="Gulim" w:hAnsi="Courier New" w:cs="Courier New"/>
                                <w:color w:val="222222"/>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A7C65" id="텍스트 상자 2" o:spid="_x0000_s1177" type="#_x0000_t202" style="position:absolute;left:0;text-align:left;margin-left:119.85pt;margin-top:7.2pt;width:276pt;height:6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">
                <v:textbox>
                  <w:txbxContent>
                    <w:p w14:paraId="7801BF55"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w:t>
                      </w:r>
                    </w:p>
                    <w:p w14:paraId="7616264C"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rt</w:t>
                      </w:r>
                      <w:proofErr w:type="gramEnd"/>
                      <w:r w:rsidRPr="00E25115">
                        <w:rPr>
                          <w:rFonts w:ascii="Courier New" w:eastAsia="Gulim" w:hAnsi="Courier New" w:cs="Courier New"/>
                          <w:color w:val="222222"/>
                          <w:sz w:val="19"/>
                          <w:szCs w:val="19"/>
                        </w:rPr>
                        <w:t xml:space="preserve">": </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"oic.wk.rd"</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 xml:space="preserve">, </w:t>
                      </w:r>
                    </w:p>
                    <w:p w14:paraId="4AC82CB7"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if</w:t>
                      </w:r>
                      <w:proofErr w:type="gramEnd"/>
                      <w:r w:rsidRPr="00E25115">
                        <w:rPr>
                          <w:rFonts w:ascii="Courier New" w:eastAsia="Gulim" w:hAnsi="Courier New" w:cs="Courier New"/>
                          <w:color w:val="222222"/>
                          <w:sz w:val="19"/>
                          <w:szCs w:val="19"/>
                        </w:rPr>
                        <w:t xml:space="preserve">": </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"oic.if.baseline"</w:t>
                      </w:r>
                      <w:r>
                        <w:rPr>
                          <w:rFonts w:ascii="Courier New" w:eastAsia="Gulim" w:hAnsi="Courier New" w:cs="Courier New"/>
                          <w:color w:val="222222"/>
                          <w:sz w:val="19"/>
                          <w:szCs w:val="19"/>
                        </w:rPr>
                        <w:t>]</w:t>
                      </w:r>
                      <w:r w:rsidRPr="00E25115">
                        <w:rPr>
                          <w:rFonts w:ascii="Courier New" w:eastAsia="Gulim" w:hAnsi="Courier New" w:cs="Courier New"/>
                          <w:color w:val="222222"/>
                          <w:sz w:val="19"/>
                          <w:szCs w:val="19"/>
                        </w:rPr>
                        <w:t xml:space="preserve">, </w:t>
                      </w:r>
                    </w:p>
                    <w:p w14:paraId="7C68531A" w14:textId="77777777" w:rsidR="00FB5756" w:rsidRPr="00E25115" w:rsidRDefault="00FB5756" w:rsidP="006C6596">
                      <w:pPr>
                        <w:rPr>
                          <w:rFonts w:ascii="Courier New" w:eastAsia="Gulim" w:hAnsi="Courier New" w:cs="Courier New"/>
                          <w:color w:val="222222"/>
                          <w:sz w:val="19"/>
                          <w:szCs w:val="19"/>
                        </w:rPr>
                      </w:pPr>
                      <w:r w:rsidRPr="00E25115">
                        <w:rPr>
                          <w:rFonts w:ascii="Courier New" w:eastAsia="Gulim" w:hAnsi="Courier New" w:cs="Courier New"/>
                          <w:color w:val="222222"/>
                          <w:sz w:val="19"/>
                          <w:szCs w:val="19"/>
                        </w:rPr>
                        <w:t xml:space="preserve">  "</w:t>
                      </w:r>
                      <w:proofErr w:type="gramStart"/>
                      <w:r w:rsidRPr="00E25115">
                        <w:rPr>
                          <w:rFonts w:ascii="Courier New" w:eastAsia="Gulim" w:hAnsi="Courier New" w:cs="Courier New"/>
                          <w:color w:val="222222"/>
                          <w:sz w:val="19"/>
                          <w:szCs w:val="19"/>
                        </w:rPr>
                        <w:t>sel</w:t>
                      </w:r>
                      <w:proofErr w:type="gramEnd"/>
                      <w:r w:rsidRPr="00E25115">
                        <w:rPr>
                          <w:rFonts w:ascii="Courier New" w:eastAsia="Gulim" w:hAnsi="Courier New" w:cs="Courier New"/>
                          <w:color w:val="222222"/>
                          <w:sz w:val="19"/>
                          <w:szCs w:val="19"/>
                        </w:rPr>
                        <w:t xml:space="preserve">": 50 </w:t>
                      </w:r>
                    </w:p>
                    <w:p w14:paraId="4948F87E" w14:textId="77777777" w:rsidR="00FB5756" w:rsidRDefault="00FB5756" w:rsidP="006C6596">
                      <w:r w:rsidRPr="00E25115">
                        <w:rPr>
                          <w:rFonts w:ascii="Courier New" w:eastAsia="Gulim" w:hAnsi="Courier New" w:cs="Courier New"/>
                          <w:color w:val="222222"/>
                          <w:sz w:val="19"/>
                          <w:szCs w:val="19"/>
                        </w:rPr>
                        <w:t>}</w:t>
                      </w:r>
                    </w:p>
                  </w:txbxContent>
                </v:textbox>
                <w10:wrap type="square"/>
              </v:shape>
            </w:pict>
          </mc:Fallback>
        </mc:AlternateContent>
      </w:r>
    </w:p>
    <w:p w14:paraId="56B6E671" w14:textId="77777777" w:rsidR="006C6596" w:rsidRDefault="006C6596" w:rsidP="006C6596">
      <w:pPr>
        <w:pStyle w:val="PARAGRAPH"/>
        <w:rPr>
          <w:lang w:eastAsia="ko-KR"/>
        </w:rPr>
      </w:pPr>
    </w:p>
    <w:p w14:paraId="41B36F04" w14:textId="77777777" w:rsidR="006C6596" w:rsidRDefault="006C6596" w:rsidP="006C6596">
      <w:pPr>
        <w:pStyle w:val="PARAGRAPH"/>
        <w:rPr>
          <w:lang w:eastAsia="ko-KR"/>
        </w:rPr>
      </w:pPr>
    </w:p>
    <w:p w14:paraId="1BB6D0DC" w14:textId="77777777" w:rsidR="006C6596" w:rsidRDefault="006C6596" w:rsidP="006C6596">
      <w:pPr>
        <w:pStyle w:val="PARAGRAPH"/>
        <w:rPr>
          <w:lang w:eastAsia="ko-KR"/>
        </w:rPr>
      </w:pPr>
    </w:p>
    <w:p w14:paraId="4F774AAF" w14:textId="77777777" w:rsidR="009E4650" w:rsidRPr="009E4650" w:rsidRDefault="009E4650" w:rsidP="009E4650">
      <w:pPr>
        <w:pStyle w:val="PARAGRAPH"/>
        <w:rPr>
          <w:rFonts w:eastAsiaTheme="minorEastAsia"/>
          <w:lang w:eastAsia="ko-KR"/>
        </w:rPr>
      </w:pPr>
      <w:r w:rsidRPr="009E4650">
        <w:rPr>
          <w:rFonts w:eastAsiaTheme="minorEastAsia"/>
          <w:lang w:eastAsia="ko-KR"/>
        </w:rPr>
        <w:lastRenderedPageBreak/>
        <w:t xml:space="preserve">The selection based on the </w:t>
      </w:r>
      <w:r w:rsidR="00F97CB5">
        <w:rPr>
          <w:lang w:val="en-US" w:eastAsia="en-US"/>
        </w:rPr>
        <w:t>"</w:t>
      </w:r>
      <w:r w:rsidR="00F97CB5">
        <w:rPr>
          <w:rFonts w:eastAsiaTheme="minorEastAsia"/>
          <w:lang w:eastAsia="ko-KR"/>
        </w:rPr>
        <w:t>sel</w:t>
      </w:r>
      <w:r w:rsidR="00F97CB5">
        <w:rPr>
          <w:lang w:val="en-US" w:eastAsia="en-US"/>
        </w:rPr>
        <w:t>"</w:t>
      </w:r>
      <w:r w:rsidR="00F97CB5">
        <w:rPr>
          <w:rFonts w:eastAsiaTheme="minorEastAsia"/>
          <w:lang w:eastAsia="ko-KR"/>
        </w:rPr>
        <w:t xml:space="preserve"> Property</w:t>
      </w:r>
      <w:r w:rsidR="006C6596">
        <w:rPr>
          <w:rFonts w:eastAsiaTheme="minorEastAsia"/>
          <w:lang w:eastAsia="ko-KR"/>
        </w:rPr>
        <w:t xml:space="preserve"> v</w:t>
      </w:r>
      <w:r w:rsidR="00F97CB5">
        <w:rPr>
          <w:rFonts w:eastAsiaTheme="minorEastAsia"/>
          <w:lang w:eastAsia="ko-KR"/>
        </w:rPr>
        <w:t>alue</w:t>
      </w:r>
      <w:r w:rsidRPr="009E4650">
        <w:rPr>
          <w:rFonts w:eastAsiaTheme="minorEastAsia"/>
          <w:lang w:eastAsia="ko-KR"/>
        </w:rPr>
        <w:t xml:space="preserve"> will ensure that a Device can judge if the found RD is suitable for its needs.</w:t>
      </w:r>
    </w:p>
    <w:p w14:paraId="2E78EF58" w14:textId="77777777" w:rsidR="009E4650" w:rsidRPr="009E4650" w:rsidRDefault="009E4650" w:rsidP="009E4650">
      <w:pPr>
        <w:pStyle w:val="PARAGRAPH"/>
        <w:rPr>
          <w:rFonts w:eastAsiaTheme="minorEastAsia"/>
          <w:lang w:eastAsia="ko-KR"/>
        </w:rPr>
      </w:pPr>
      <w:r w:rsidRPr="009E4650">
        <w:rPr>
          <w:rFonts w:eastAsiaTheme="minorEastAsia"/>
          <w:lang w:eastAsia="ko-KR"/>
        </w:rPr>
        <w:t>The following situation</w:t>
      </w:r>
      <w:r w:rsidR="00F97CB5">
        <w:rPr>
          <w:rFonts w:eastAsiaTheme="minorEastAsia"/>
          <w:lang w:eastAsia="ko-KR"/>
        </w:rPr>
        <w:t>s</w:t>
      </w:r>
      <w:r w:rsidRPr="009E4650">
        <w:rPr>
          <w:rFonts w:eastAsiaTheme="minorEastAsia"/>
          <w:lang w:eastAsia="ko-KR"/>
        </w:rPr>
        <w:t xml:space="preserve"> </w:t>
      </w:r>
      <w:r w:rsidR="00F97CB5">
        <w:rPr>
          <w:rFonts w:eastAsiaTheme="minorEastAsia"/>
          <w:lang w:eastAsia="ko-KR"/>
        </w:rPr>
        <w:t>may</w:t>
      </w:r>
      <w:r w:rsidR="00F97CB5" w:rsidRPr="009E4650">
        <w:rPr>
          <w:rFonts w:eastAsiaTheme="minorEastAsia"/>
          <w:lang w:eastAsia="ko-KR"/>
        </w:rPr>
        <w:t xml:space="preserve"> </w:t>
      </w:r>
      <w:r w:rsidRPr="009E4650">
        <w:rPr>
          <w:rFonts w:eastAsiaTheme="minorEastAsia"/>
          <w:lang w:eastAsia="ko-KR"/>
        </w:rPr>
        <w:t>occur during the selection of an RD:</w:t>
      </w:r>
    </w:p>
    <w:p w14:paraId="7082DFA7" w14:textId="77777777" w:rsidR="009E4650" w:rsidRPr="009E4650" w:rsidRDefault="009E4650" w:rsidP="009E4650">
      <w:pPr>
        <w:pStyle w:val="PARAGRAPH"/>
        <w:rPr>
          <w:rFonts w:eastAsiaTheme="minorEastAsia"/>
          <w:lang w:eastAsia="ko-KR"/>
        </w:rPr>
      </w:pPr>
      <w:r w:rsidRPr="009E4650">
        <w:rPr>
          <w:rFonts w:eastAsiaTheme="minorEastAsia"/>
          <w:lang w:eastAsia="ko-KR"/>
        </w:rPr>
        <w:t xml:space="preserve">1) A single or multiple RDs are present in the network </w:t>
      </w:r>
    </w:p>
    <w:p w14:paraId="67CAFDF4" w14:textId="77777777" w:rsidR="009E4650" w:rsidRPr="009E4650" w:rsidRDefault="009E4650" w:rsidP="009E4650">
      <w:pPr>
        <w:pStyle w:val="PARAGRAPH"/>
        <w:rPr>
          <w:rFonts w:eastAsiaTheme="minorEastAsia"/>
          <w:lang w:eastAsia="ko-KR"/>
        </w:rPr>
      </w:pPr>
      <w:r w:rsidRPr="009E4650">
        <w:rPr>
          <w:rFonts w:eastAsiaTheme="minorEastAsia"/>
          <w:lang w:eastAsia="ko-KR"/>
        </w:rPr>
        <w:t>2) No RD is present in the network</w:t>
      </w:r>
    </w:p>
    <w:p w14:paraId="717D763E" w14:textId="77777777" w:rsidR="009E4650" w:rsidRPr="009E4650" w:rsidRDefault="009E4650" w:rsidP="009E4650">
      <w:pPr>
        <w:pStyle w:val="PARAGRAPH"/>
        <w:rPr>
          <w:rFonts w:eastAsiaTheme="minorEastAsia"/>
          <w:lang w:eastAsia="ko-KR"/>
        </w:rPr>
      </w:pPr>
      <w:r w:rsidRPr="009E4650">
        <w:rPr>
          <w:rFonts w:eastAsiaTheme="minorEastAsia"/>
          <w:lang w:eastAsia="ko-KR"/>
        </w:rPr>
        <w:t xml:space="preserve">3) </w:t>
      </w:r>
      <w:proofErr w:type="gramStart"/>
      <w:r w:rsidRPr="009E4650">
        <w:rPr>
          <w:rFonts w:eastAsiaTheme="minorEastAsia"/>
          <w:lang w:eastAsia="ko-KR"/>
        </w:rPr>
        <w:t>an</w:t>
      </w:r>
      <w:proofErr w:type="gramEnd"/>
      <w:r w:rsidRPr="009E4650">
        <w:rPr>
          <w:rFonts w:eastAsiaTheme="minorEastAsia"/>
          <w:lang w:eastAsia="ko-KR"/>
        </w:rPr>
        <w:t xml:space="preserve"> additional RD arrives on the network</w:t>
      </w:r>
    </w:p>
    <w:p w14:paraId="752E2B58" w14:textId="77777777" w:rsidR="009E4650" w:rsidRPr="009E4650" w:rsidRDefault="009E4650" w:rsidP="009E4650">
      <w:pPr>
        <w:pStyle w:val="PARAGRAPH"/>
        <w:rPr>
          <w:rFonts w:eastAsiaTheme="minorEastAsia"/>
          <w:lang w:eastAsia="ko-KR"/>
        </w:rPr>
      </w:pPr>
      <w:r w:rsidRPr="009E4650">
        <w:rPr>
          <w:rFonts w:eastAsiaTheme="minorEastAsia"/>
          <w:lang w:eastAsia="ko-KR"/>
        </w:rPr>
        <w:t>In the first scenario</w:t>
      </w:r>
      <w:r w:rsidR="006C6596">
        <w:rPr>
          <w:rFonts w:eastAsiaTheme="minorEastAsia"/>
          <w:lang w:eastAsia="ko-KR"/>
        </w:rPr>
        <w:t>,</w:t>
      </w:r>
      <w:r w:rsidRPr="009E4650">
        <w:rPr>
          <w:rFonts w:eastAsiaTheme="minorEastAsia"/>
          <w:lang w:eastAsia="ko-KR"/>
        </w:rPr>
        <w:t xml:space="preserve"> the RDs are already present. If a single RD is detected then that RD </w:t>
      </w:r>
      <w:r w:rsidR="006C6596">
        <w:rPr>
          <w:rFonts w:eastAsiaTheme="minorEastAsia"/>
          <w:lang w:eastAsia="ko-KR"/>
        </w:rPr>
        <w:t>may</w:t>
      </w:r>
      <w:r w:rsidR="006C6596" w:rsidRPr="009E4650">
        <w:rPr>
          <w:rFonts w:eastAsiaTheme="minorEastAsia"/>
          <w:lang w:eastAsia="ko-KR"/>
        </w:rPr>
        <w:t xml:space="preserve"> </w:t>
      </w:r>
      <w:r w:rsidRPr="009E4650">
        <w:rPr>
          <w:rFonts w:eastAsiaTheme="minorEastAsia"/>
          <w:lang w:eastAsia="ko-KR"/>
        </w:rPr>
        <w:t xml:space="preserve">be used. When multiple RDs are detected the Device </w:t>
      </w:r>
      <w:r w:rsidR="006C6596">
        <w:rPr>
          <w:rFonts w:eastAsiaTheme="minorEastAsia"/>
          <w:lang w:eastAsia="ko-KR"/>
        </w:rPr>
        <w:t xml:space="preserve">may </w:t>
      </w:r>
      <w:r w:rsidRPr="009E4650">
        <w:rPr>
          <w:rFonts w:eastAsiaTheme="minorEastAsia"/>
          <w:lang w:eastAsia="ko-KR"/>
        </w:rPr>
        <w:t xml:space="preserve">use the </w:t>
      </w:r>
      <w:r w:rsidR="006C6596">
        <w:rPr>
          <w:lang w:val="en-US" w:eastAsia="en-US"/>
        </w:rPr>
        <w:t>"</w:t>
      </w:r>
      <w:r w:rsidR="006C6596">
        <w:rPr>
          <w:rFonts w:eastAsiaTheme="minorEastAsia"/>
          <w:lang w:eastAsia="ko-KR"/>
        </w:rPr>
        <w:t>sel</w:t>
      </w:r>
      <w:r w:rsidR="006C6596">
        <w:rPr>
          <w:lang w:val="en-US" w:eastAsia="en-US"/>
        </w:rPr>
        <w:t>"</w:t>
      </w:r>
      <w:r w:rsidR="006C6596">
        <w:rPr>
          <w:rFonts w:eastAsiaTheme="minorEastAsia"/>
          <w:lang w:eastAsia="ko-KR"/>
        </w:rPr>
        <w:t xml:space="preserve"> Property value</w:t>
      </w:r>
      <w:r w:rsidRPr="009E4650">
        <w:rPr>
          <w:rFonts w:eastAsiaTheme="minorEastAsia"/>
          <w:lang w:eastAsia="ko-KR"/>
        </w:rPr>
        <w:t xml:space="preserve"> to select the RD.</w:t>
      </w:r>
    </w:p>
    <w:p w14:paraId="0741D4DF" w14:textId="77777777" w:rsidR="009E4650" w:rsidRPr="009E4650" w:rsidRDefault="009E4650" w:rsidP="009E4650">
      <w:pPr>
        <w:pStyle w:val="PARAGRAPH"/>
        <w:rPr>
          <w:rFonts w:eastAsiaTheme="minorEastAsia"/>
          <w:lang w:eastAsia="ko-KR"/>
        </w:rPr>
      </w:pPr>
      <w:r w:rsidRPr="009E4650">
        <w:rPr>
          <w:rFonts w:eastAsiaTheme="minorEastAsia"/>
          <w:lang w:eastAsia="ko-KR"/>
        </w:rPr>
        <w:t xml:space="preserve">In the second scenario, </w:t>
      </w:r>
      <w:r w:rsidR="006C6596">
        <w:rPr>
          <w:lang w:eastAsia="ko-KR"/>
        </w:rPr>
        <w:t xml:space="preserve">the publishing Device </w:t>
      </w:r>
      <w:r w:rsidR="006C6596">
        <w:rPr>
          <w:rFonts w:hint="eastAsia"/>
          <w:lang w:eastAsia="ko-KR"/>
        </w:rPr>
        <w:t xml:space="preserve">may </w:t>
      </w:r>
      <w:r w:rsidR="006C6596">
        <w:rPr>
          <w:lang w:eastAsia="ko-KR"/>
        </w:rPr>
        <w:t>continue looking for an RD until one is found</w:t>
      </w:r>
      <w:r w:rsidR="006C6596">
        <w:rPr>
          <w:rFonts w:hint="eastAsia"/>
          <w:lang w:eastAsia="ko-KR"/>
        </w:rPr>
        <w:t xml:space="preserve"> or give up using an RD altogether</w:t>
      </w:r>
      <w:r w:rsidR="006C6596" w:rsidRPr="009E4650">
        <w:rPr>
          <w:lang w:eastAsia="ko-KR"/>
        </w:rPr>
        <w:t>.</w:t>
      </w:r>
      <w:r w:rsidR="006C6596">
        <w:rPr>
          <w:rFonts w:hint="eastAsia"/>
          <w:lang w:eastAsia="ko-KR"/>
        </w:rPr>
        <w:t xml:space="preserve"> </w:t>
      </w:r>
    </w:p>
    <w:p w14:paraId="039012E8" w14:textId="77777777" w:rsidR="00F03864" w:rsidRDefault="009E4650" w:rsidP="00F03864">
      <w:pPr>
        <w:pStyle w:val="PARAGRAPH"/>
      </w:pPr>
      <w:r w:rsidRPr="009E4650">
        <w:rPr>
          <w:rFonts w:eastAsiaTheme="minorEastAsia"/>
          <w:lang w:eastAsia="ko-KR"/>
        </w:rPr>
        <w:t>In the third scenario</w:t>
      </w:r>
      <w:r w:rsidR="00A92834">
        <w:rPr>
          <w:rFonts w:eastAsiaTheme="minorEastAsia"/>
          <w:lang w:eastAsia="ko-KR"/>
        </w:rPr>
        <w:t>,</w:t>
      </w:r>
      <w:r w:rsidRPr="009E4650">
        <w:rPr>
          <w:rFonts w:eastAsiaTheme="minorEastAsia"/>
          <w:lang w:eastAsia="ko-KR"/>
        </w:rPr>
        <w:t xml:space="preserve"> the Device has already published its resources to an existing RD</w:t>
      </w:r>
      <w:r w:rsidR="00A92834">
        <w:rPr>
          <w:rFonts w:eastAsiaTheme="minorEastAsia"/>
          <w:lang w:eastAsia="ko-KR"/>
        </w:rPr>
        <w:t xml:space="preserve">, then </w:t>
      </w:r>
      <w:r w:rsidRPr="009E4650">
        <w:rPr>
          <w:rFonts w:eastAsiaTheme="minorEastAsia"/>
          <w:lang w:eastAsia="ko-KR"/>
        </w:rPr>
        <w:t>discovers a new RD on the network.</w:t>
      </w:r>
      <w:r w:rsidR="00A92834">
        <w:rPr>
          <w:rFonts w:eastAsiaTheme="minorEastAsia"/>
          <w:lang w:eastAsia="ko-KR"/>
        </w:rPr>
        <w:t xml:space="preserve"> </w:t>
      </w:r>
      <w:r w:rsidRPr="009E4650">
        <w:rPr>
          <w:rFonts w:eastAsiaTheme="minorEastAsia"/>
          <w:lang w:eastAsia="ko-KR"/>
        </w:rPr>
        <w:t xml:space="preserve">After judging the </w:t>
      </w:r>
      <w:r w:rsidR="00A92834">
        <w:rPr>
          <w:lang w:eastAsia="ko-KR"/>
        </w:rPr>
        <w:t xml:space="preserve">"sel" Property value, </w:t>
      </w:r>
      <w:r w:rsidRPr="009E4650">
        <w:rPr>
          <w:rFonts w:eastAsiaTheme="minorEastAsia"/>
          <w:lang w:eastAsia="ko-KR"/>
        </w:rPr>
        <w:t>the Device may choose to move to the new RD</w:t>
      </w:r>
      <w:r w:rsidR="00F03864">
        <w:rPr>
          <w:rFonts w:eastAsiaTheme="minorEastAsia"/>
          <w:lang w:eastAsia="ko-KR"/>
        </w:rPr>
        <w:t xml:space="preserve">. </w:t>
      </w:r>
      <w:r w:rsidR="00A92834">
        <w:rPr>
          <w:rFonts w:eastAsiaTheme="minorEastAsia"/>
          <w:lang w:eastAsia="ko-KR"/>
        </w:rPr>
        <w:t>T</w:t>
      </w:r>
      <w:r w:rsidR="00A92834">
        <w:rPr>
          <w:rFonts w:hint="eastAsia"/>
          <w:lang w:eastAsia="ko-KR"/>
        </w:rPr>
        <w:t xml:space="preserve">he </w:t>
      </w:r>
      <w:r w:rsidR="00A92834" w:rsidRPr="009E4650">
        <w:t xml:space="preserve">Device </w:t>
      </w:r>
      <w:r w:rsidR="00A92834">
        <w:t>should</w:t>
      </w:r>
      <w:r w:rsidR="00A92834" w:rsidRPr="009E4650">
        <w:t xml:space="preserve"> delete its </w:t>
      </w:r>
      <w:r w:rsidR="00A92834">
        <w:t>R</w:t>
      </w:r>
      <w:r w:rsidR="00A92834" w:rsidRPr="009E4650">
        <w:t>esource information from the current</w:t>
      </w:r>
      <w:r w:rsidR="00A92834">
        <w:t>ly</w:t>
      </w:r>
      <w:r w:rsidR="00A92834" w:rsidRPr="009E4650">
        <w:t xml:space="preserve"> used RD </w:t>
      </w:r>
      <w:r w:rsidR="00A92834">
        <w:rPr>
          <w:rFonts w:hint="eastAsia"/>
          <w:lang w:eastAsia="ko-KR"/>
        </w:rPr>
        <w:t xml:space="preserve">and </w:t>
      </w:r>
      <w:r w:rsidR="00A92834" w:rsidRPr="009E4650">
        <w:t>publish the information to the new RD</w:t>
      </w:r>
      <w:r w:rsidRPr="009E4650">
        <w:t>.</w:t>
      </w:r>
    </w:p>
    <w:p w14:paraId="493201FB" w14:textId="77777777" w:rsidR="002827D7" w:rsidRDefault="002827D7" w:rsidP="00F03864">
      <w:pPr>
        <w:pStyle w:val="Heading4"/>
      </w:pPr>
      <w:bookmarkStart w:id="12337" w:name="_Ref490143394"/>
      <w:r>
        <w:t>Resource publish</w:t>
      </w:r>
      <w:bookmarkEnd w:id="12337"/>
    </w:p>
    <w:p w14:paraId="1E82E0C3" w14:textId="77777777" w:rsidR="005F0F7D" w:rsidRDefault="005F0F7D" w:rsidP="00F92D1D">
      <w:pPr>
        <w:pStyle w:val="Heading5"/>
      </w:pPr>
      <w:r>
        <w:t>Overview</w:t>
      </w:r>
    </w:p>
    <w:p w14:paraId="1DF565DE" w14:textId="77777777" w:rsidR="005F0F7D" w:rsidRPr="005F0F7D" w:rsidRDefault="005F0F7D" w:rsidP="005F0F7D">
      <w:pPr>
        <w:pStyle w:val="PARAGRAPH"/>
      </w:pPr>
      <w:r>
        <w:rPr>
          <w:lang w:eastAsia="ko-KR"/>
        </w:rPr>
        <w:t>An RD</w:t>
      </w:r>
      <w:r w:rsidRPr="005F6B00">
        <w:rPr>
          <w:lang w:eastAsia="ko-KR"/>
        </w:rPr>
        <w:t xml:space="preserve"> shall provide the facility to allow </w:t>
      </w:r>
      <w:r>
        <w:rPr>
          <w:lang w:eastAsia="ko-KR"/>
        </w:rPr>
        <w:t>D</w:t>
      </w:r>
      <w:r w:rsidRPr="005F6B00">
        <w:rPr>
          <w:lang w:eastAsia="ko-KR"/>
        </w:rPr>
        <w:t xml:space="preserve">evices to publish their </w:t>
      </w:r>
      <w:r>
        <w:rPr>
          <w:lang w:eastAsia="ko-KR"/>
        </w:rPr>
        <w:t>R</w:t>
      </w:r>
      <w:r w:rsidRPr="005F6B00">
        <w:rPr>
          <w:lang w:eastAsia="ko-KR"/>
        </w:rPr>
        <w:t>esource information to a</w:t>
      </w:r>
      <w:r w:rsidR="00AF18B3">
        <w:rPr>
          <w:lang w:eastAsia="ko-KR"/>
        </w:rPr>
        <w:t>n</w:t>
      </w:r>
      <w:r w:rsidRPr="005F6B00">
        <w:rPr>
          <w:lang w:eastAsia="ko-KR"/>
        </w:rPr>
        <w:t xml:space="preserve"> RD</w:t>
      </w:r>
      <w:r>
        <w:rPr>
          <w:lang w:eastAsia="ko-KR"/>
        </w:rPr>
        <w:t>.</w:t>
      </w:r>
    </w:p>
    <w:p w14:paraId="6A51C4FF" w14:textId="77777777" w:rsidR="002827D7" w:rsidRDefault="00671C9F" w:rsidP="00F92D1D">
      <w:pPr>
        <w:pStyle w:val="Heading5"/>
      </w:pPr>
      <w:r>
        <w:t>Publish resources</w:t>
      </w:r>
    </w:p>
    <w:p w14:paraId="5DFF5230" w14:textId="77777777" w:rsidR="003D14F8" w:rsidRPr="003D14F8" w:rsidRDefault="003D14F8" w:rsidP="00F92D1D">
      <w:pPr>
        <w:pStyle w:val="Heading6"/>
      </w:pPr>
      <w:r>
        <w:t>Overview</w:t>
      </w:r>
    </w:p>
    <w:p w14:paraId="2700D654" w14:textId="77777777" w:rsidR="00BE5853" w:rsidRPr="00BE5853" w:rsidRDefault="00BE5853" w:rsidP="00BE5853">
      <w:pPr>
        <w:pStyle w:val="PARAGRAPH"/>
        <w:rPr>
          <w:rFonts w:eastAsiaTheme="minorEastAsia"/>
          <w:lang w:eastAsia="ko-KR"/>
        </w:rPr>
      </w:pPr>
      <w:r w:rsidRPr="00BE5853">
        <w:rPr>
          <w:rFonts w:eastAsiaTheme="minorEastAsia"/>
          <w:lang w:eastAsia="ko-KR"/>
        </w:rPr>
        <w:t>After the selection process of a</w:t>
      </w:r>
      <w:r w:rsidR="00F03864">
        <w:rPr>
          <w:rFonts w:eastAsiaTheme="minorEastAsia"/>
          <w:lang w:eastAsia="ko-KR"/>
        </w:rPr>
        <w:t>n</w:t>
      </w:r>
      <w:r w:rsidRPr="00BE5853">
        <w:rPr>
          <w:rFonts w:eastAsiaTheme="minorEastAsia"/>
          <w:lang w:eastAsia="ko-KR"/>
        </w:rPr>
        <w:t xml:space="preserve"> RD, a device may </w:t>
      </w:r>
      <w:r w:rsidR="005F0F7D">
        <w:rPr>
          <w:lang w:eastAsia="ko-KR"/>
        </w:rPr>
        <w:t>push its Resource information to the selected RD, i.e., publish the Links in its "/oic/res" to the "/oic/res" of the RD.</w:t>
      </w:r>
    </w:p>
    <w:p w14:paraId="662B14A7" w14:textId="77777777" w:rsidR="00671C9F" w:rsidRDefault="00BE5853" w:rsidP="00BE5853">
      <w:pPr>
        <w:pStyle w:val="PARAGRAPH"/>
        <w:rPr>
          <w:rFonts w:eastAsiaTheme="minorEastAsia"/>
          <w:lang w:eastAsia="ko-KR"/>
        </w:rPr>
      </w:pPr>
      <w:r w:rsidRPr="00BE5853">
        <w:rPr>
          <w:rFonts w:eastAsiaTheme="minorEastAsia"/>
          <w:lang w:eastAsia="ko-KR"/>
        </w:rPr>
        <w:t xml:space="preserve">The publishing </w:t>
      </w:r>
      <w:r w:rsidR="005F0F7D">
        <w:rPr>
          <w:rFonts w:eastAsiaTheme="minorEastAsia"/>
          <w:lang w:eastAsia="ko-KR"/>
        </w:rPr>
        <w:t>D</w:t>
      </w:r>
      <w:r w:rsidRPr="00BE5853">
        <w:rPr>
          <w:rFonts w:eastAsiaTheme="minorEastAsia"/>
          <w:lang w:eastAsia="ko-KR"/>
        </w:rPr>
        <w:t xml:space="preserve">evice </w:t>
      </w:r>
      <w:r w:rsidR="00956D50">
        <w:rPr>
          <w:rFonts w:eastAsiaTheme="minorEastAsia"/>
          <w:lang w:eastAsia="ko-KR"/>
        </w:rPr>
        <w:t>may</w:t>
      </w:r>
      <w:r w:rsidRPr="00BE5853">
        <w:rPr>
          <w:rFonts w:eastAsiaTheme="minorEastAsia"/>
          <w:lang w:eastAsia="ko-KR"/>
        </w:rPr>
        <w:t xml:space="preserve"> decide to publish all </w:t>
      </w:r>
      <w:r w:rsidR="005F0F7D">
        <w:rPr>
          <w:rFonts w:eastAsiaTheme="minorEastAsia"/>
          <w:lang w:eastAsia="ko-KR"/>
        </w:rPr>
        <w:t>R</w:t>
      </w:r>
      <w:r w:rsidRPr="00BE5853">
        <w:rPr>
          <w:rFonts w:eastAsiaTheme="minorEastAsia"/>
          <w:lang w:eastAsia="ko-KR"/>
        </w:rPr>
        <w:t xml:space="preserve">esources or </w:t>
      </w:r>
      <w:r w:rsidR="005F0F7D">
        <w:rPr>
          <w:rFonts w:eastAsiaTheme="minorEastAsia"/>
          <w:lang w:eastAsia="ko-KR"/>
        </w:rPr>
        <w:t xml:space="preserve">just a </w:t>
      </w:r>
      <w:r w:rsidRPr="00BE5853">
        <w:rPr>
          <w:rFonts w:eastAsiaTheme="minorEastAsia"/>
          <w:lang w:eastAsia="ko-KR"/>
        </w:rPr>
        <w:t xml:space="preserve">few </w:t>
      </w:r>
      <w:r w:rsidR="005F0F7D">
        <w:rPr>
          <w:rFonts w:eastAsiaTheme="minorEastAsia"/>
          <w:lang w:eastAsia="ko-KR"/>
        </w:rPr>
        <w:t>of the R</w:t>
      </w:r>
      <w:r w:rsidRPr="00BE5853">
        <w:rPr>
          <w:rFonts w:eastAsiaTheme="minorEastAsia"/>
          <w:lang w:eastAsia="ko-KR"/>
        </w:rPr>
        <w:t xml:space="preserve">esources on the </w:t>
      </w:r>
      <w:r w:rsidR="005F0F7D">
        <w:rPr>
          <w:rFonts w:eastAsiaTheme="minorEastAsia"/>
          <w:lang w:eastAsia="ko-KR"/>
        </w:rPr>
        <w:t>RD</w:t>
      </w:r>
      <w:r w:rsidRPr="00BE5853">
        <w:rPr>
          <w:rFonts w:eastAsiaTheme="minorEastAsia"/>
          <w:lang w:eastAsia="ko-KR"/>
        </w:rPr>
        <w:t xml:space="preserve">. </w:t>
      </w:r>
      <w:r w:rsidR="00956D50" w:rsidRPr="00956D50">
        <w:rPr>
          <w:rFonts w:eastAsiaTheme="minorEastAsia"/>
          <w:lang w:eastAsia="ko-KR"/>
        </w:rPr>
        <w:t xml:space="preserve">The publishing </w:t>
      </w:r>
      <w:r w:rsidR="005F0F7D">
        <w:rPr>
          <w:rFonts w:eastAsiaTheme="minorEastAsia"/>
          <w:lang w:eastAsia="ko-KR"/>
        </w:rPr>
        <w:t>D</w:t>
      </w:r>
      <w:r w:rsidR="00956D50" w:rsidRPr="00956D50">
        <w:rPr>
          <w:rFonts w:eastAsiaTheme="minorEastAsia"/>
          <w:lang w:eastAsia="ko-KR"/>
        </w:rPr>
        <w:t xml:space="preserve">evice </w:t>
      </w:r>
      <w:r w:rsidR="005F0F7D">
        <w:rPr>
          <w:rFonts w:eastAsiaTheme="minorEastAsia"/>
          <w:lang w:eastAsia="ko-KR"/>
        </w:rPr>
        <w:t>should</w:t>
      </w:r>
      <w:r w:rsidR="005F0F7D" w:rsidRPr="00956D50">
        <w:rPr>
          <w:rFonts w:eastAsiaTheme="minorEastAsia"/>
          <w:lang w:eastAsia="ko-KR"/>
        </w:rPr>
        <w:t xml:space="preserve"> </w:t>
      </w:r>
      <w:r w:rsidR="00956D50" w:rsidRPr="00956D50">
        <w:rPr>
          <w:rFonts w:eastAsiaTheme="minorEastAsia"/>
          <w:lang w:eastAsia="ko-KR"/>
        </w:rPr>
        <w:t xml:space="preserve">only publish </w:t>
      </w:r>
      <w:r w:rsidR="005F0F7D">
        <w:rPr>
          <w:rFonts w:eastAsiaTheme="minorEastAsia"/>
          <w:lang w:eastAsia="ko-KR"/>
        </w:rPr>
        <w:t>R</w:t>
      </w:r>
      <w:r w:rsidR="00956D50" w:rsidRPr="00956D50">
        <w:rPr>
          <w:rFonts w:eastAsiaTheme="minorEastAsia"/>
          <w:lang w:eastAsia="ko-KR"/>
        </w:rPr>
        <w:t xml:space="preserve">esources that are otherwise published to its own </w:t>
      </w:r>
      <w:r w:rsidR="005F0F7D">
        <w:rPr>
          <w:lang w:eastAsia="ko-KR"/>
        </w:rPr>
        <w:t>"</w:t>
      </w:r>
      <w:r w:rsidR="00956D50" w:rsidRPr="00956D50">
        <w:rPr>
          <w:rFonts w:eastAsiaTheme="minorEastAsia"/>
          <w:lang w:eastAsia="ko-KR"/>
        </w:rPr>
        <w:t>/oic/res</w:t>
      </w:r>
      <w:r w:rsidR="005F0F7D">
        <w:rPr>
          <w:lang w:eastAsia="ko-KR"/>
        </w:rPr>
        <w:t>"</w:t>
      </w:r>
      <w:r w:rsidR="005F0F7D">
        <w:rPr>
          <w:rFonts w:eastAsiaTheme="minorEastAsia"/>
          <w:lang w:eastAsia="ko-KR"/>
        </w:rPr>
        <w:t>;</w:t>
      </w:r>
      <w:r w:rsidR="005F0F7D">
        <w:rPr>
          <w:lang w:eastAsia="ko-KR"/>
        </w:rPr>
        <w:t xml:space="preserve"> a publishing Device should not publish non-discoverable Resources or Resources hosted by some other Device</w:t>
      </w:r>
      <w:r w:rsidR="00956D50" w:rsidRPr="00956D50">
        <w:rPr>
          <w:rFonts w:eastAsiaTheme="minorEastAsia"/>
          <w:lang w:eastAsia="ko-KR"/>
        </w:rPr>
        <w:t xml:space="preserve">. A publishing </w:t>
      </w:r>
      <w:r w:rsidR="005F0F7D">
        <w:rPr>
          <w:rFonts w:eastAsiaTheme="minorEastAsia"/>
          <w:lang w:eastAsia="ko-KR"/>
        </w:rPr>
        <w:t>D</w:t>
      </w:r>
      <w:r w:rsidR="00956D50" w:rsidRPr="00956D50">
        <w:rPr>
          <w:rFonts w:eastAsiaTheme="minorEastAsia"/>
          <w:lang w:eastAsia="ko-KR"/>
        </w:rPr>
        <w:t xml:space="preserve">evice </w:t>
      </w:r>
      <w:r w:rsidR="005F0F7D">
        <w:rPr>
          <w:rFonts w:eastAsiaTheme="minorEastAsia"/>
          <w:lang w:eastAsia="ko-KR"/>
        </w:rPr>
        <w:t>shall</w:t>
      </w:r>
      <w:r w:rsidR="005F0F7D" w:rsidRPr="00956D50">
        <w:rPr>
          <w:rFonts w:eastAsiaTheme="minorEastAsia"/>
          <w:lang w:eastAsia="ko-KR"/>
        </w:rPr>
        <w:t xml:space="preserve"> </w:t>
      </w:r>
      <w:r w:rsidR="00956D50" w:rsidRPr="00956D50">
        <w:rPr>
          <w:rFonts w:eastAsiaTheme="minorEastAsia"/>
          <w:lang w:eastAsia="ko-KR"/>
        </w:rPr>
        <w:t xml:space="preserve">respond to discovery requests on its </w:t>
      </w:r>
      <w:r w:rsidR="005F0F7D">
        <w:rPr>
          <w:lang w:eastAsia="ko-KR"/>
        </w:rPr>
        <w:t>"</w:t>
      </w:r>
      <w:r w:rsidR="00956D50" w:rsidRPr="00956D50">
        <w:rPr>
          <w:rFonts w:eastAsiaTheme="minorEastAsia"/>
          <w:lang w:eastAsia="ko-KR"/>
        </w:rPr>
        <w:t>/oic/res</w:t>
      </w:r>
      <w:r w:rsidR="005F0F7D">
        <w:rPr>
          <w:lang w:eastAsia="ko-KR"/>
        </w:rPr>
        <w:t>"</w:t>
      </w:r>
      <w:r w:rsidR="00956D50" w:rsidRPr="00956D50">
        <w:rPr>
          <w:rFonts w:eastAsiaTheme="minorEastAsia"/>
          <w:lang w:eastAsia="ko-KR"/>
        </w:rPr>
        <w:t xml:space="preserve"> resource </w:t>
      </w:r>
      <w:r w:rsidR="005F0F7D">
        <w:rPr>
          <w:lang w:eastAsia="ko-KR"/>
        </w:rPr>
        <w:t>unless all its discoverable Resources have been published in an RD</w:t>
      </w:r>
      <w:r w:rsidR="00131F61">
        <w:rPr>
          <w:lang w:eastAsia="ko-KR"/>
        </w:rPr>
        <w:t>.</w:t>
      </w:r>
    </w:p>
    <w:p w14:paraId="1DC43717" w14:textId="77777777" w:rsidR="003D14F8" w:rsidRDefault="003D14F8" w:rsidP="00F92D1D">
      <w:pPr>
        <w:pStyle w:val="Heading6"/>
      </w:pPr>
      <w:r>
        <w:t xml:space="preserve">Publish: Push </w:t>
      </w:r>
      <w:r w:rsidR="00131F61">
        <w:t>R</w:t>
      </w:r>
      <w:r>
        <w:t>esource information</w:t>
      </w:r>
    </w:p>
    <w:p w14:paraId="0B8240D4" w14:textId="77777777" w:rsidR="003D14F8" w:rsidRPr="003D14F8" w:rsidRDefault="003D14F8" w:rsidP="003D14F8">
      <w:pPr>
        <w:pStyle w:val="PARAGRAPH"/>
        <w:rPr>
          <w:rFonts w:eastAsiaTheme="minorEastAsia"/>
          <w:lang w:eastAsia="ko-KR"/>
        </w:rPr>
      </w:pPr>
      <w:r w:rsidRPr="003D14F8">
        <w:rPr>
          <w:rFonts w:eastAsiaTheme="minorEastAsia"/>
          <w:lang w:eastAsia="ko-KR"/>
        </w:rPr>
        <w:t xml:space="preserve">Resource information </w:t>
      </w:r>
      <w:r w:rsidR="00131F61">
        <w:rPr>
          <w:rFonts w:eastAsiaTheme="minorEastAsia"/>
          <w:lang w:eastAsia="ko-KR"/>
        </w:rPr>
        <w:t>may be</w:t>
      </w:r>
      <w:r w:rsidR="00131F61" w:rsidRPr="003D14F8">
        <w:rPr>
          <w:rFonts w:eastAsiaTheme="minorEastAsia"/>
          <w:lang w:eastAsia="ko-KR"/>
        </w:rPr>
        <w:t xml:space="preserve"> </w:t>
      </w:r>
      <w:r w:rsidR="00DE6220" w:rsidRPr="003D14F8">
        <w:rPr>
          <w:rFonts w:eastAsiaTheme="minorEastAsia"/>
          <w:lang w:eastAsia="ko-KR"/>
        </w:rPr>
        <w:t>publis</w:t>
      </w:r>
      <w:r w:rsidR="00DE6220">
        <w:rPr>
          <w:rFonts w:eastAsiaTheme="minorEastAsia"/>
          <w:lang w:eastAsia="ko-KR"/>
        </w:rPr>
        <w:t>hed</w:t>
      </w:r>
      <w:r w:rsidRPr="003D14F8">
        <w:rPr>
          <w:rFonts w:eastAsiaTheme="minorEastAsia"/>
          <w:lang w:eastAsia="ko-KR"/>
        </w:rPr>
        <w:t xml:space="preserve"> using a</w:t>
      </w:r>
      <w:r>
        <w:rPr>
          <w:rFonts w:eastAsiaTheme="minorEastAsia"/>
          <w:lang w:eastAsia="ko-KR"/>
        </w:rPr>
        <w:t>n</w:t>
      </w:r>
      <w:r w:rsidRPr="003D14F8">
        <w:rPr>
          <w:rFonts w:eastAsiaTheme="minorEastAsia"/>
          <w:lang w:eastAsia="ko-KR"/>
        </w:rPr>
        <w:t xml:space="preserve"> UPDATE </w:t>
      </w:r>
      <w:r w:rsidR="00131F61">
        <w:rPr>
          <w:rFonts w:eastAsiaTheme="minorEastAsia"/>
          <w:lang w:eastAsia="ko-KR"/>
        </w:rPr>
        <w:t>request</w:t>
      </w:r>
      <w:r w:rsidR="00131F61" w:rsidRPr="003D14F8">
        <w:rPr>
          <w:rFonts w:eastAsiaTheme="minorEastAsia"/>
          <w:lang w:eastAsia="ko-KR"/>
        </w:rPr>
        <w:t xml:space="preserve"> </w:t>
      </w:r>
      <w:r w:rsidR="00131F61">
        <w:rPr>
          <w:rFonts w:eastAsiaTheme="minorEastAsia"/>
          <w:lang w:eastAsia="ko-KR"/>
        </w:rPr>
        <w:t xml:space="preserve">sent </w:t>
      </w:r>
      <w:r w:rsidRPr="003D14F8">
        <w:rPr>
          <w:rFonts w:eastAsiaTheme="minorEastAsia"/>
          <w:lang w:eastAsia="ko-KR"/>
        </w:rPr>
        <w:t xml:space="preserve">to </w:t>
      </w:r>
      <w:r w:rsidR="00131F61">
        <w:rPr>
          <w:lang w:eastAsia="ko-KR"/>
        </w:rPr>
        <w:t>"</w:t>
      </w:r>
      <w:r w:rsidRPr="003D14F8">
        <w:rPr>
          <w:rFonts w:eastAsiaTheme="minorEastAsia"/>
          <w:lang w:eastAsia="ko-KR"/>
        </w:rPr>
        <w:t>/oic/rd</w:t>
      </w:r>
      <w:r w:rsidR="00131F61">
        <w:rPr>
          <w:lang w:eastAsia="ko-KR"/>
        </w:rPr>
        <w:t>"</w:t>
      </w:r>
      <w:r w:rsidRPr="003D14F8">
        <w:rPr>
          <w:rFonts w:eastAsiaTheme="minorEastAsia"/>
          <w:lang w:eastAsia="ko-KR"/>
        </w:rPr>
        <w:t>.</w:t>
      </w:r>
    </w:p>
    <w:p w14:paraId="1EFDC5D5" w14:textId="77777777" w:rsidR="001905A8" w:rsidRDefault="001905A8" w:rsidP="001905A8">
      <w:pPr>
        <w:pStyle w:val="PARAGRAPH"/>
        <w:rPr>
          <w:lang w:eastAsia="ko-KR"/>
        </w:rPr>
      </w:pPr>
      <w:r>
        <w:rPr>
          <w:rFonts w:hint="eastAsia"/>
          <w:lang w:eastAsia="ko-KR"/>
        </w:rPr>
        <w:t>A Device which hosts a Resource</w:t>
      </w:r>
      <w:r w:rsidR="00131F61">
        <w:rPr>
          <w:lang w:eastAsia="ko-KR"/>
        </w:rPr>
        <w:t xml:space="preserve"> may</w:t>
      </w:r>
      <w:r>
        <w:rPr>
          <w:rFonts w:hint="eastAsia"/>
          <w:lang w:eastAsia="ko-KR"/>
        </w:rPr>
        <w:t xml:space="preserve"> publish the Resource information, i.e. the Link targeting the Resource, to an RD by sending a</w:t>
      </w:r>
      <w:r w:rsidR="00131F61">
        <w:rPr>
          <w:lang w:eastAsia="ko-KR"/>
        </w:rPr>
        <w:t>n</w:t>
      </w:r>
      <w:r>
        <w:rPr>
          <w:rFonts w:hint="eastAsia"/>
          <w:lang w:eastAsia="ko-KR"/>
        </w:rPr>
        <w:t xml:space="preserve"> </w:t>
      </w:r>
      <w:r w:rsidR="00131F61">
        <w:rPr>
          <w:lang w:eastAsia="ko-KR"/>
        </w:rPr>
        <w:t>UPDATE</w:t>
      </w:r>
      <w:r w:rsidR="00131F61">
        <w:rPr>
          <w:rFonts w:hint="eastAsia"/>
          <w:lang w:eastAsia="ko-KR"/>
        </w:rPr>
        <w:t xml:space="preserve"> </w:t>
      </w:r>
      <w:r>
        <w:rPr>
          <w:rFonts w:hint="eastAsia"/>
          <w:lang w:eastAsia="ko-KR"/>
        </w:rPr>
        <w:t xml:space="preserve">request with the Link in the payload. The published Link </w:t>
      </w:r>
      <w:r w:rsidR="00131F61">
        <w:rPr>
          <w:lang w:eastAsia="ko-KR"/>
        </w:rPr>
        <w:t>shall</w:t>
      </w:r>
      <w:r w:rsidR="00131F61">
        <w:rPr>
          <w:rFonts w:hint="eastAsia"/>
          <w:lang w:eastAsia="ko-KR"/>
        </w:rPr>
        <w:t xml:space="preserve"> </w:t>
      </w:r>
      <w:r>
        <w:rPr>
          <w:rFonts w:hint="eastAsia"/>
          <w:lang w:eastAsia="ko-KR"/>
        </w:rPr>
        <w:t xml:space="preserve">be exposed through the </w:t>
      </w:r>
      <w:r w:rsidR="00131F61">
        <w:rPr>
          <w:lang w:eastAsia="ko-KR"/>
        </w:rPr>
        <w:t>"</w:t>
      </w:r>
      <w:r>
        <w:rPr>
          <w:rFonts w:hint="eastAsia"/>
          <w:lang w:eastAsia="ko-KR"/>
        </w:rPr>
        <w:t>/oic/res</w:t>
      </w:r>
      <w:r w:rsidR="00131F61">
        <w:rPr>
          <w:lang w:eastAsia="ko-KR"/>
        </w:rPr>
        <w:t>"</w:t>
      </w:r>
      <w:r>
        <w:rPr>
          <w:rFonts w:hint="eastAsia"/>
          <w:lang w:eastAsia="ko-KR"/>
        </w:rPr>
        <w:t xml:space="preserve"> of the RD. </w:t>
      </w:r>
    </w:p>
    <w:p w14:paraId="089B346E" w14:textId="77777777" w:rsidR="001905A8" w:rsidRDefault="001905A8" w:rsidP="001905A8">
      <w:pPr>
        <w:pStyle w:val="PARAGRAPH"/>
        <w:rPr>
          <w:lang w:eastAsia="ko-KR"/>
        </w:rPr>
      </w:pPr>
      <w:r>
        <w:rPr>
          <w:rFonts w:hint="eastAsia"/>
          <w:lang w:eastAsia="ko-KR"/>
        </w:rPr>
        <w:t xml:space="preserve">When a Device first publishes a Link or Links, it </w:t>
      </w:r>
      <w:r w:rsidR="00131F61">
        <w:rPr>
          <w:lang w:eastAsia="ko-KR"/>
        </w:rPr>
        <w:t xml:space="preserve">shall </w:t>
      </w:r>
      <w:r>
        <w:rPr>
          <w:rFonts w:hint="eastAsia"/>
          <w:lang w:eastAsia="ko-KR"/>
        </w:rPr>
        <w:t>send a</w:t>
      </w:r>
      <w:r w:rsidR="003313AC">
        <w:rPr>
          <w:lang w:eastAsia="ko-KR"/>
        </w:rPr>
        <w:t>n UPDATE</w:t>
      </w:r>
      <w:r>
        <w:rPr>
          <w:rFonts w:hint="eastAsia"/>
          <w:lang w:eastAsia="ko-KR"/>
        </w:rPr>
        <w:t xml:space="preserve"> request to </w:t>
      </w:r>
      <w:r w:rsidR="003313AC">
        <w:rPr>
          <w:lang w:eastAsia="ko-KR"/>
        </w:rPr>
        <w:t>the "</w:t>
      </w:r>
      <w:r>
        <w:rPr>
          <w:rFonts w:hint="eastAsia"/>
          <w:lang w:eastAsia="ko-KR"/>
        </w:rPr>
        <w:t>/oic/rd</w:t>
      </w:r>
      <w:r w:rsidR="003313AC">
        <w:rPr>
          <w:lang w:eastAsia="ko-KR"/>
        </w:rPr>
        <w:t>"</w:t>
      </w:r>
      <w:r>
        <w:rPr>
          <w:rFonts w:hint="eastAsia"/>
          <w:lang w:eastAsia="ko-KR"/>
        </w:rPr>
        <w:t xml:space="preserve"> Resource </w:t>
      </w:r>
      <w:r w:rsidR="003313AC">
        <w:rPr>
          <w:lang w:eastAsia="ko-KR"/>
        </w:rPr>
        <w:t xml:space="preserve">of the RD </w:t>
      </w:r>
      <w:r>
        <w:rPr>
          <w:rFonts w:hint="eastAsia"/>
          <w:lang w:eastAsia="ko-KR"/>
        </w:rPr>
        <w:t>including the following key-value pairs in the payload</w:t>
      </w:r>
      <w:r w:rsidR="003313AC">
        <w:rPr>
          <w:lang w:eastAsia="ko-KR"/>
        </w:rPr>
        <w:t>:</w:t>
      </w:r>
    </w:p>
    <w:p w14:paraId="45370E57" w14:textId="77777777" w:rsidR="001905A8" w:rsidRPr="00F3255E" w:rsidRDefault="001905A8" w:rsidP="001905A8">
      <w:pPr>
        <w:pStyle w:val="ListBullet"/>
      </w:pPr>
      <w:proofErr w:type="gramStart"/>
      <w:r>
        <w:rPr>
          <w:rFonts w:hint="eastAsia"/>
          <w:b/>
          <w:lang w:eastAsia="ko-KR"/>
        </w:rPr>
        <w:t>di</w:t>
      </w:r>
      <w:proofErr w:type="gramEnd"/>
      <w:r w:rsidRPr="00F3255E">
        <w:t xml:space="preserve"> </w:t>
      </w:r>
      <w:r>
        <w:t>–</w:t>
      </w:r>
      <w:r>
        <w:rPr>
          <w:rFonts w:hint="eastAsia"/>
          <w:lang w:eastAsia="ko-KR"/>
        </w:rPr>
        <w:t xml:space="preserve">its value </w:t>
      </w:r>
      <w:r w:rsidR="003313AC">
        <w:rPr>
          <w:lang w:eastAsia="ko-KR"/>
        </w:rPr>
        <w:t>shall be the Device ID of</w:t>
      </w:r>
      <w:r w:rsidRPr="00145047">
        <w:rPr>
          <w:lang w:eastAsia="ko-KR"/>
        </w:rPr>
        <w:t xml:space="preserve"> the publishing Device, i.e. </w:t>
      </w:r>
      <w:r w:rsidR="003313AC">
        <w:rPr>
          <w:lang w:eastAsia="ko-KR"/>
        </w:rPr>
        <w:t>the "di" value of "/</w:t>
      </w:r>
      <w:r w:rsidR="00966C25">
        <w:rPr>
          <w:lang w:eastAsia="ko-KR"/>
        </w:rPr>
        <w:t>oic</w:t>
      </w:r>
      <w:r w:rsidR="003313AC">
        <w:rPr>
          <w:lang w:eastAsia="ko-KR"/>
        </w:rPr>
        <w:t>/d"</w:t>
      </w:r>
      <w:r>
        <w:rPr>
          <w:rFonts w:hint="eastAsia"/>
          <w:lang w:eastAsia="ko-KR"/>
        </w:rPr>
        <w:t>.</w:t>
      </w:r>
    </w:p>
    <w:p w14:paraId="6C2E0A27" w14:textId="77777777" w:rsidR="001905A8" w:rsidRDefault="001905A8" w:rsidP="001905A8">
      <w:pPr>
        <w:pStyle w:val="ListBullet"/>
      </w:pPr>
      <w:proofErr w:type="gramStart"/>
      <w:r>
        <w:rPr>
          <w:rFonts w:hint="eastAsia"/>
          <w:b/>
          <w:lang w:eastAsia="ko-KR"/>
        </w:rPr>
        <w:t>links</w:t>
      </w:r>
      <w:proofErr w:type="gramEnd"/>
      <w:r w:rsidRPr="00F3255E">
        <w:t xml:space="preserve"> –</w:t>
      </w:r>
      <w:r>
        <w:rPr>
          <w:rFonts w:hint="eastAsia"/>
          <w:lang w:eastAsia="ko-KR"/>
        </w:rPr>
        <w:t>its value</w:t>
      </w:r>
      <w:r w:rsidR="003313AC">
        <w:rPr>
          <w:lang w:eastAsia="ko-KR"/>
        </w:rPr>
        <w:t xml:space="preserve"> shall be</w:t>
      </w:r>
      <w:r>
        <w:rPr>
          <w:rFonts w:hint="eastAsia"/>
          <w:lang w:eastAsia="ko-KR"/>
        </w:rPr>
        <w:t xml:space="preserve"> the array of Links to be published.</w:t>
      </w:r>
      <w:r w:rsidR="003313AC">
        <w:rPr>
          <w:lang w:eastAsia="ko-KR"/>
        </w:rPr>
        <w:t xml:space="preserve"> </w:t>
      </w:r>
      <w:r w:rsidR="003313AC">
        <w:rPr>
          <w:rFonts w:hint="eastAsia"/>
          <w:lang w:eastAsia="ko-KR"/>
        </w:rPr>
        <w:t xml:space="preserve">Links may omit </w:t>
      </w:r>
      <w:r w:rsidR="003313AC">
        <w:rPr>
          <w:lang w:eastAsia="ko-KR"/>
        </w:rPr>
        <w:t>the "</w:t>
      </w:r>
      <w:r w:rsidR="003313AC">
        <w:rPr>
          <w:rFonts w:hint="eastAsia"/>
          <w:lang w:eastAsia="ko-KR"/>
        </w:rPr>
        <w:t>ins</w:t>
      </w:r>
      <w:r w:rsidR="003313AC">
        <w:rPr>
          <w:lang w:eastAsia="ko-KR"/>
        </w:rPr>
        <w:t>"</w:t>
      </w:r>
      <w:r w:rsidR="003313AC">
        <w:rPr>
          <w:rFonts w:hint="eastAsia"/>
          <w:lang w:eastAsia="ko-KR"/>
        </w:rPr>
        <w:t xml:space="preserve"> </w:t>
      </w:r>
      <w:r w:rsidR="003313AC">
        <w:rPr>
          <w:lang w:eastAsia="ko-KR"/>
        </w:rPr>
        <w:t>p</w:t>
      </w:r>
      <w:r w:rsidR="003313AC">
        <w:rPr>
          <w:rFonts w:hint="eastAsia"/>
          <w:lang w:eastAsia="ko-KR"/>
        </w:rPr>
        <w:t>arameter</w:t>
      </w:r>
      <w:r w:rsidR="003313AC">
        <w:rPr>
          <w:lang w:eastAsia="ko-KR"/>
        </w:rPr>
        <w:t xml:space="preserve"> in which case the RD will assign a value for each Link</w:t>
      </w:r>
      <w:r w:rsidR="003313AC">
        <w:rPr>
          <w:rFonts w:hint="eastAsia"/>
          <w:lang w:eastAsia="ko-KR"/>
        </w:rPr>
        <w:t xml:space="preserve">. </w:t>
      </w:r>
      <w:r w:rsidR="003313AC">
        <w:rPr>
          <w:lang w:eastAsia="ko-KR"/>
        </w:rPr>
        <w:t>The supplied "ins" parameter by the Client is allowed to be overruled by the RD, e.g. an RD can ignore the supplied "ins" value</w:t>
      </w:r>
      <w:r>
        <w:rPr>
          <w:rFonts w:hint="eastAsia"/>
          <w:lang w:eastAsia="ko-KR"/>
        </w:rPr>
        <w:t>.</w:t>
      </w:r>
    </w:p>
    <w:p w14:paraId="3D485F3F" w14:textId="77777777" w:rsidR="001905A8" w:rsidRPr="00145047" w:rsidRDefault="001905A8" w:rsidP="001905A8">
      <w:pPr>
        <w:pStyle w:val="ListBullet"/>
      </w:pPr>
      <w:proofErr w:type="gramStart"/>
      <w:r>
        <w:rPr>
          <w:rFonts w:hint="eastAsia"/>
          <w:b/>
          <w:lang w:eastAsia="ko-KR"/>
        </w:rPr>
        <w:t>ttl</w:t>
      </w:r>
      <w:proofErr w:type="gramEnd"/>
      <w:r w:rsidRPr="00F3255E">
        <w:t xml:space="preserve"> –</w:t>
      </w:r>
      <w:r>
        <w:rPr>
          <w:rFonts w:hint="eastAsia"/>
          <w:lang w:eastAsia="ko-KR"/>
        </w:rPr>
        <w:t xml:space="preserve">its value </w:t>
      </w:r>
      <w:r>
        <w:t>indicate</w:t>
      </w:r>
      <w:r w:rsidR="003313AC">
        <w:t>s how long (in seconds)</w:t>
      </w:r>
      <w:r>
        <w:t xml:space="preserve"> </w:t>
      </w:r>
      <w:r>
        <w:rPr>
          <w:rFonts w:hint="eastAsia"/>
          <w:lang w:eastAsia="ko-KR"/>
        </w:rPr>
        <w:t>the</w:t>
      </w:r>
      <w:r>
        <w:t xml:space="preserve"> </w:t>
      </w:r>
      <w:r w:rsidR="003313AC">
        <w:t xml:space="preserve">publishing Device requests the </w:t>
      </w:r>
      <w:r w:rsidR="00966C25">
        <w:t>RD to</w:t>
      </w:r>
      <w:r>
        <w:t xml:space="preserve"> keep this published </w:t>
      </w:r>
      <w:r w:rsidR="003313AC">
        <w:t>Link</w:t>
      </w:r>
      <w:r>
        <w:t xml:space="preserve">. </w:t>
      </w:r>
    </w:p>
    <w:p w14:paraId="1C7ACF14" w14:textId="77777777" w:rsidR="001905A8" w:rsidRPr="00A91A17" w:rsidRDefault="001905A8" w:rsidP="001905A8">
      <w:pPr>
        <w:pStyle w:val="ListBullet"/>
        <w:numPr>
          <w:ilvl w:val="0"/>
          <w:numId w:val="0"/>
        </w:numPr>
        <w:rPr>
          <w:lang w:eastAsia="ko-KR"/>
        </w:rPr>
      </w:pPr>
      <w:r w:rsidRPr="00145047">
        <w:rPr>
          <w:rFonts w:hint="eastAsia"/>
          <w:lang w:eastAsia="ko-KR"/>
        </w:rPr>
        <w:lastRenderedPageBreak/>
        <w:t xml:space="preserve">Take notice that the payload shall </w:t>
      </w:r>
      <w:r w:rsidR="003313AC">
        <w:rPr>
          <w:lang w:eastAsia="ko-KR"/>
        </w:rPr>
        <w:t>carry</w:t>
      </w:r>
      <w:r w:rsidR="003313AC" w:rsidRPr="00145047">
        <w:rPr>
          <w:rFonts w:hint="eastAsia"/>
          <w:lang w:eastAsia="ko-KR"/>
        </w:rPr>
        <w:t xml:space="preserve"> </w:t>
      </w:r>
      <w:r w:rsidRPr="00145047">
        <w:rPr>
          <w:rFonts w:hint="eastAsia"/>
          <w:lang w:eastAsia="ko-KR"/>
        </w:rPr>
        <w:t xml:space="preserve">the appropriate Content-Format of </w:t>
      </w:r>
      <w:r w:rsidR="003313AC">
        <w:rPr>
          <w:lang w:eastAsia="ko-KR"/>
        </w:rPr>
        <w:t>"</w:t>
      </w:r>
      <w:r w:rsidRPr="00145047">
        <w:rPr>
          <w:lang w:eastAsia="ko-KR"/>
        </w:rPr>
        <w:t>application</w:t>
      </w:r>
      <w:r w:rsidRPr="00145047">
        <w:rPr>
          <w:rFonts w:hint="eastAsia"/>
          <w:lang w:eastAsia="ko-KR"/>
        </w:rPr>
        <w:t>/vnd.ocf+cbor</w:t>
      </w:r>
      <w:r w:rsidR="003313AC">
        <w:rPr>
          <w:lang w:eastAsia="ko-KR"/>
        </w:rPr>
        <w:t>"</w:t>
      </w:r>
      <w:r w:rsidR="0048397B">
        <w:rPr>
          <w:lang w:eastAsia="ko-KR"/>
        </w:rPr>
        <w:t>:</w:t>
      </w:r>
      <w:r w:rsidRPr="00145047">
        <w:rPr>
          <w:rFonts w:hint="eastAsia"/>
          <w:lang w:eastAsia="ko-KR"/>
        </w:rPr>
        <w:t xml:space="preserve"> </w:t>
      </w:r>
    </w:p>
    <w:tbl>
      <w:tblPr>
        <w:tblStyle w:val="TableGrid"/>
        <w:tblW w:w="0" w:type="auto"/>
        <w:tblLook w:val="04A0" w:firstRow="1" w:lastRow="0" w:firstColumn="1" w:lastColumn="0" w:noHBand="0" w:noVBand="1"/>
      </w:tblPr>
      <w:tblGrid>
        <w:gridCol w:w="9350"/>
      </w:tblGrid>
      <w:tr w:rsidR="001905A8" w14:paraId="236B93AB" w14:textId="77777777" w:rsidTr="00F353ED">
        <w:tc>
          <w:tcPr>
            <w:tcW w:w="9350" w:type="dxa"/>
          </w:tcPr>
          <w:p w14:paraId="2E66E7EA" w14:textId="77777777" w:rsidR="001905A8" w:rsidRDefault="001905A8" w:rsidP="0090015C">
            <w:pPr>
              <w:spacing w:line="24" w:lineRule="atLeast"/>
              <w:rPr>
                <w:rFonts w:ascii="Courier New" w:hAnsi="Courier New" w:cs="Courier New"/>
                <w:sz w:val="18"/>
                <w:szCs w:val="18"/>
                <w:lang w:eastAsia="ko-KR"/>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25"/>
              <w:gridCol w:w="7703"/>
            </w:tblGrid>
            <w:tr w:rsidR="001905A8" w:rsidRPr="00145047" w14:paraId="58F833E2" w14:textId="77777777" w:rsidTr="0090015C">
              <w:trPr>
                <w:gridAfter w:val="1"/>
                <w:wAfter w:w="7703" w:type="dxa"/>
              </w:trPr>
              <w:tc>
                <w:tcPr>
                  <w:tcW w:w="851" w:type="dxa"/>
                  <w:shd w:val="clear" w:color="auto" w:fill="FFFFFF"/>
                  <w:tcMar>
                    <w:top w:w="0" w:type="dxa"/>
                    <w:left w:w="150" w:type="dxa"/>
                    <w:bottom w:w="0" w:type="dxa"/>
                    <w:right w:w="150" w:type="dxa"/>
                  </w:tcMar>
                  <w:hideMark/>
                </w:tcPr>
                <w:p w14:paraId="3CDBD7F2" w14:textId="77777777" w:rsidR="001905A8" w:rsidRPr="00145047" w:rsidRDefault="001905A8" w:rsidP="0090015C">
                  <w:pPr>
                    <w:spacing w:line="300" w:lineRule="atLeast"/>
                    <w:ind w:leftChars="300" w:left="718" w:hangingChars="50" w:hanging="94"/>
                    <w:jc w:val="left"/>
                    <w:rPr>
                      <w:rFonts w:ascii="Consolas" w:eastAsia="Gulim" w:hAnsi="Consolas" w:cs="Consolas"/>
                      <w:color w:val="24292E"/>
                      <w:sz w:val="18"/>
                      <w:szCs w:val="18"/>
                    </w:rPr>
                  </w:pPr>
                  <w:r>
                    <w:rPr>
                      <w:rFonts w:ascii="Consolas" w:eastAsia="Gulim" w:hAnsi="Consolas" w:cs="Consolas" w:hint="eastAsia"/>
                      <w:color w:val="183691"/>
                      <w:sz w:val="18"/>
                      <w:szCs w:val="18"/>
                    </w:rPr>
                    <w:t xml:space="preserve">  </w:t>
                  </w:r>
                  <w:r w:rsidRPr="00145047">
                    <w:rPr>
                      <w:rFonts w:ascii="Consolas" w:eastAsia="Gulim" w:hAnsi="Consolas" w:cs="Consolas"/>
                      <w:color w:val="183691"/>
                      <w:sz w:val="18"/>
                      <w:szCs w:val="18"/>
                    </w:rPr>
                    <w:t>{</w:t>
                  </w:r>
                </w:p>
              </w:tc>
            </w:tr>
            <w:tr w:rsidR="001905A8" w:rsidRPr="00145047" w14:paraId="7C0FC230" w14:textId="77777777" w:rsidTr="0090015C">
              <w:tc>
                <w:tcPr>
                  <w:tcW w:w="851" w:type="dxa"/>
                  <w:shd w:val="clear" w:color="auto" w:fill="FFFFFF"/>
                  <w:noWrap/>
                  <w:tcMar>
                    <w:top w:w="0" w:type="dxa"/>
                    <w:left w:w="150" w:type="dxa"/>
                    <w:bottom w:w="0" w:type="dxa"/>
                    <w:right w:w="150" w:type="dxa"/>
                  </w:tcMar>
                  <w:hideMark/>
                </w:tcPr>
                <w:p w14:paraId="44EB3E31"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0FBDB685"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di</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"e61c3e6b-9c54-4b81-8ce5-f9039c1d04d9", </w:t>
                  </w:r>
                </w:p>
              </w:tc>
            </w:tr>
            <w:tr w:rsidR="001905A8" w:rsidRPr="00145047" w14:paraId="123358CC" w14:textId="77777777" w:rsidTr="0090015C">
              <w:tc>
                <w:tcPr>
                  <w:tcW w:w="851" w:type="dxa"/>
                  <w:shd w:val="clear" w:color="auto" w:fill="FFFFFF"/>
                  <w:noWrap/>
                  <w:tcMar>
                    <w:top w:w="0" w:type="dxa"/>
                    <w:left w:w="150" w:type="dxa"/>
                    <w:bottom w:w="0" w:type="dxa"/>
                    <w:right w:w="150" w:type="dxa"/>
                  </w:tcMar>
                  <w:hideMark/>
                </w:tcPr>
                <w:p w14:paraId="03999C4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70D3EEA"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links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6D8266BF" w14:textId="77777777" w:rsidTr="0090015C">
              <w:tc>
                <w:tcPr>
                  <w:tcW w:w="851" w:type="dxa"/>
                  <w:shd w:val="clear" w:color="auto" w:fill="FFFFFF"/>
                  <w:noWrap/>
                  <w:tcMar>
                    <w:top w:w="0" w:type="dxa"/>
                    <w:left w:w="150" w:type="dxa"/>
                    <w:bottom w:w="0" w:type="dxa"/>
                    <w:right w:w="150" w:type="dxa"/>
                  </w:tcMar>
                  <w:hideMark/>
                </w:tcPr>
                <w:p w14:paraId="56E2500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324955A"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76472B98" w14:textId="77777777" w:rsidTr="0090015C">
              <w:tc>
                <w:tcPr>
                  <w:tcW w:w="851" w:type="dxa"/>
                  <w:shd w:val="clear" w:color="auto" w:fill="FFFFFF"/>
                  <w:noWrap/>
                  <w:tcMar>
                    <w:top w:w="0" w:type="dxa"/>
                    <w:left w:w="150" w:type="dxa"/>
                    <w:bottom w:w="0" w:type="dxa"/>
                    <w:right w:w="150" w:type="dxa"/>
                  </w:tcMar>
                  <w:hideMark/>
                </w:tcPr>
                <w:p w14:paraId="3EACB16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021EE516"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anchor</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"ocf://e61c3e6b-9c54-4b81-8ce5-f9039c1d04d9",                   </w:t>
                  </w:r>
                </w:p>
              </w:tc>
            </w:tr>
            <w:tr w:rsidR="001905A8" w:rsidRPr="00145047" w14:paraId="03690911" w14:textId="77777777" w:rsidTr="0090015C">
              <w:tc>
                <w:tcPr>
                  <w:tcW w:w="851" w:type="dxa"/>
                  <w:shd w:val="clear" w:color="auto" w:fill="FFFFFF"/>
                  <w:noWrap/>
                  <w:tcMar>
                    <w:top w:w="0" w:type="dxa"/>
                    <w:left w:w="150" w:type="dxa"/>
                    <w:bottom w:w="0" w:type="dxa"/>
                    <w:right w:w="150" w:type="dxa"/>
                  </w:tcMar>
                  <w:hideMark/>
                </w:tcPr>
                <w:p w14:paraId="236065A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4296734"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href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"/myLightSwitch",</w:t>
                  </w:r>
                </w:p>
              </w:tc>
            </w:tr>
            <w:tr w:rsidR="001905A8" w:rsidRPr="00145047" w14:paraId="111DC036" w14:textId="77777777" w:rsidTr="0090015C">
              <w:tc>
                <w:tcPr>
                  <w:tcW w:w="851" w:type="dxa"/>
                  <w:shd w:val="clear" w:color="auto" w:fill="FFFFFF"/>
                  <w:noWrap/>
                  <w:tcMar>
                    <w:top w:w="0" w:type="dxa"/>
                    <w:left w:w="150" w:type="dxa"/>
                    <w:bottom w:w="0" w:type="dxa"/>
                    <w:right w:w="150" w:type="dxa"/>
                  </w:tcMar>
                  <w:hideMark/>
                </w:tcPr>
                <w:p w14:paraId="6F8D761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0F9256E" w14:textId="77777777" w:rsidR="001905A8" w:rsidRPr="00145047" w:rsidRDefault="001905A8" w:rsidP="0090015C">
                  <w:pPr>
                    <w:spacing w:line="300" w:lineRule="atLeast"/>
                    <w:ind w:firstLineChars="300" w:firstLine="564"/>
                    <w:jc w:val="left"/>
                    <w:rPr>
                      <w:rFonts w:ascii="Consolas" w:eastAsia="Gulim" w:hAnsi="Consolas" w:cs="Consolas"/>
                      <w:b/>
                      <w:bCs/>
                      <w:color w:val="24292E"/>
                      <w:sz w:val="18"/>
                      <w:szCs w:val="18"/>
                    </w:rPr>
                  </w:pP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rt</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["oic.r.switch.binary"],</w:t>
                  </w:r>
                </w:p>
              </w:tc>
            </w:tr>
            <w:tr w:rsidR="001905A8" w:rsidRPr="00145047" w14:paraId="43CDB3C3" w14:textId="77777777" w:rsidTr="0090015C">
              <w:tc>
                <w:tcPr>
                  <w:tcW w:w="851" w:type="dxa"/>
                  <w:shd w:val="clear" w:color="auto" w:fill="FFFFFF"/>
                  <w:noWrap/>
                  <w:tcMar>
                    <w:top w:w="0" w:type="dxa"/>
                    <w:left w:w="150" w:type="dxa"/>
                    <w:bottom w:w="0" w:type="dxa"/>
                    <w:right w:w="150" w:type="dxa"/>
                  </w:tcMar>
                  <w:hideMark/>
                </w:tcPr>
                <w:p w14:paraId="3D63838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DB9967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if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["oic.if.a", "oic.if.baseline"],</w:t>
                  </w:r>
                </w:p>
              </w:tc>
            </w:tr>
            <w:tr w:rsidR="001905A8" w:rsidRPr="00145047" w14:paraId="5EA0F4AC" w14:textId="77777777" w:rsidTr="0090015C">
              <w:tc>
                <w:tcPr>
                  <w:tcW w:w="851" w:type="dxa"/>
                  <w:shd w:val="clear" w:color="auto" w:fill="FFFFFF"/>
                  <w:noWrap/>
                  <w:tcMar>
                    <w:top w:w="0" w:type="dxa"/>
                    <w:left w:w="150" w:type="dxa"/>
                    <w:bottom w:w="0" w:type="dxa"/>
                    <w:right w:w="150" w:type="dxa"/>
                  </w:tcMar>
                  <w:hideMark/>
                </w:tcPr>
                <w:p w14:paraId="45760E9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D1A8D06"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p</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{"bm": 3}, </w:t>
                  </w:r>
                </w:p>
              </w:tc>
            </w:tr>
            <w:tr w:rsidR="001905A8" w:rsidRPr="00145047" w14:paraId="2DB2D4F0" w14:textId="77777777" w:rsidTr="0090015C">
              <w:tc>
                <w:tcPr>
                  <w:tcW w:w="851" w:type="dxa"/>
                  <w:shd w:val="clear" w:color="auto" w:fill="FFFFFF"/>
                  <w:noWrap/>
                  <w:tcMar>
                    <w:top w:w="0" w:type="dxa"/>
                    <w:left w:w="150" w:type="dxa"/>
                    <w:bottom w:w="0" w:type="dxa"/>
                    <w:right w:w="150" w:type="dxa"/>
                  </w:tcMar>
                  <w:hideMark/>
                </w:tcPr>
                <w:p w14:paraId="5FD74DF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1D7C52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eps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2CC4E0C7" w14:textId="77777777" w:rsidTr="0090015C">
              <w:tc>
                <w:tcPr>
                  <w:tcW w:w="851" w:type="dxa"/>
                  <w:shd w:val="clear" w:color="auto" w:fill="FFFFFF"/>
                  <w:noWrap/>
                  <w:tcMar>
                    <w:top w:w="0" w:type="dxa"/>
                    <w:left w:w="150" w:type="dxa"/>
                    <w:bottom w:w="0" w:type="dxa"/>
                    <w:right w:w="150" w:type="dxa"/>
                  </w:tcMar>
                  <w:hideMark/>
                </w:tcPr>
                <w:p w14:paraId="409FD361"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E7D020F"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"coaps://[fe80::b1d6]:1111", "pri": 2},</w:t>
                  </w:r>
                </w:p>
              </w:tc>
            </w:tr>
            <w:tr w:rsidR="001905A8" w:rsidRPr="00145047" w14:paraId="6ABD908B" w14:textId="77777777" w:rsidTr="0090015C">
              <w:tc>
                <w:tcPr>
                  <w:tcW w:w="851" w:type="dxa"/>
                  <w:shd w:val="clear" w:color="auto" w:fill="FFFFFF"/>
                  <w:noWrap/>
                  <w:tcMar>
                    <w:top w:w="0" w:type="dxa"/>
                    <w:left w:w="150" w:type="dxa"/>
                    <w:bottom w:w="0" w:type="dxa"/>
                    <w:right w:w="150" w:type="dxa"/>
                  </w:tcMar>
                  <w:hideMark/>
                </w:tcPr>
                <w:p w14:paraId="17EFF84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C14884B"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"coaps://[fe80::b1d6]:1122"},</w:t>
                  </w:r>
                </w:p>
              </w:tc>
            </w:tr>
            <w:tr w:rsidR="001905A8" w:rsidRPr="00145047" w14:paraId="3EC0E646" w14:textId="77777777" w:rsidTr="0090015C">
              <w:tc>
                <w:tcPr>
                  <w:tcW w:w="851" w:type="dxa"/>
                  <w:shd w:val="clear" w:color="auto" w:fill="FFFFFF"/>
                  <w:noWrap/>
                  <w:tcMar>
                    <w:top w:w="0" w:type="dxa"/>
                    <w:left w:w="150" w:type="dxa"/>
                    <w:bottom w:w="0" w:type="dxa"/>
                    <w:right w:w="150" w:type="dxa"/>
                  </w:tcMar>
                  <w:hideMark/>
                </w:tcPr>
                <w:p w14:paraId="055F028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8F0F3AC"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"coaps+tcp://[2001:db8:a::123]:2222", "pri": 3}</w:t>
                  </w:r>
                </w:p>
              </w:tc>
            </w:tr>
            <w:tr w:rsidR="001905A8" w:rsidRPr="00145047" w14:paraId="23E73562" w14:textId="77777777" w:rsidTr="0090015C">
              <w:tc>
                <w:tcPr>
                  <w:tcW w:w="851" w:type="dxa"/>
                  <w:shd w:val="clear" w:color="auto" w:fill="FFFFFF"/>
                  <w:noWrap/>
                  <w:tcMar>
                    <w:top w:w="0" w:type="dxa"/>
                    <w:left w:w="150" w:type="dxa"/>
                    <w:bottom w:w="0" w:type="dxa"/>
                    <w:right w:w="150" w:type="dxa"/>
                  </w:tcMar>
                  <w:hideMark/>
                </w:tcPr>
                <w:p w14:paraId="094EEEA3"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425A993"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1F998D31" w14:textId="77777777" w:rsidTr="0090015C">
              <w:tc>
                <w:tcPr>
                  <w:tcW w:w="851" w:type="dxa"/>
                  <w:shd w:val="clear" w:color="auto" w:fill="FFFFFF"/>
                  <w:noWrap/>
                  <w:tcMar>
                    <w:top w:w="0" w:type="dxa"/>
                    <w:left w:w="150" w:type="dxa"/>
                    <w:bottom w:w="0" w:type="dxa"/>
                    <w:right w:w="150" w:type="dxa"/>
                  </w:tcMar>
                  <w:hideMark/>
                </w:tcPr>
                <w:p w14:paraId="77F7C74A"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77A56827"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3DBACB70" w14:textId="77777777" w:rsidTr="0090015C">
              <w:tc>
                <w:tcPr>
                  <w:tcW w:w="851" w:type="dxa"/>
                  <w:shd w:val="clear" w:color="auto" w:fill="FFFFFF"/>
                  <w:noWrap/>
                  <w:tcMar>
                    <w:top w:w="0" w:type="dxa"/>
                    <w:left w:w="150" w:type="dxa"/>
                    <w:bottom w:w="0" w:type="dxa"/>
                    <w:right w:w="150" w:type="dxa"/>
                  </w:tcMar>
                  <w:hideMark/>
                </w:tcPr>
                <w:p w14:paraId="60CA4F5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C539653"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4D21FCE3" w14:textId="77777777" w:rsidTr="0090015C">
              <w:tc>
                <w:tcPr>
                  <w:tcW w:w="851" w:type="dxa"/>
                  <w:shd w:val="clear" w:color="auto" w:fill="FFFFFF"/>
                  <w:noWrap/>
                  <w:tcMar>
                    <w:top w:w="0" w:type="dxa"/>
                    <w:left w:w="150" w:type="dxa"/>
                    <w:bottom w:w="0" w:type="dxa"/>
                    <w:right w:w="150" w:type="dxa"/>
                  </w:tcMar>
                  <w:hideMark/>
                </w:tcPr>
                <w:p w14:paraId="421B66FF"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04B2046"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anchor</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"ocf://e61c3e6b-9c54-4b81-8ce5-f9039c1d04d9",</w:t>
                  </w:r>
                </w:p>
              </w:tc>
            </w:tr>
            <w:tr w:rsidR="001905A8" w:rsidRPr="00145047" w14:paraId="623F7727" w14:textId="77777777" w:rsidTr="0090015C">
              <w:tc>
                <w:tcPr>
                  <w:tcW w:w="851" w:type="dxa"/>
                  <w:shd w:val="clear" w:color="auto" w:fill="FFFFFF"/>
                  <w:noWrap/>
                  <w:tcMar>
                    <w:top w:w="0" w:type="dxa"/>
                    <w:left w:w="150" w:type="dxa"/>
                    <w:bottom w:w="0" w:type="dxa"/>
                    <w:right w:w="150" w:type="dxa"/>
                  </w:tcMar>
                  <w:hideMark/>
                </w:tcPr>
                <w:p w14:paraId="2BEF7A0A"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1D29A8DA"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href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"/myLightBrightness",</w:t>
                  </w:r>
                </w:p>
              </w:tc>
            </w:tr>
            <w:tr w:rsidR="001905A8" w:rsidRPr="00145047" w14:paraId="4EF98991" w14:textId="77777777" w:rsidTr="0090015C">
              <w:tc>
                <w:tcPr>
                  <w:tcW w:w="851" w:type="dxa"/>
                  <w:shd w:val="clear" w:color="auto" w:fill="FFFFFF"/>
                  <w:noWrap/>
                  <w:tcMar>
                    <w:top w:w="0" w:type="dxa"/>
                    <w:left w:w="150" w:type="dxa"/>
                    <w:bottom w:w="0" w:type="dxa"/>
                    <w:right w:w="150" w:type="dxa"/>
                  </w:tcMar>
                  <w:hideMark/>
                </w:tcPr>
                <w:p w14:paraId="37CB09B5"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034025DF"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rt</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["oic.r.brightness"],</w:t>
                  </w:r>
                </w:p>
              </w:tc>
            </w:tr>
            <w:tr w:rsidR="001905A8" w:rsidRPr="00145047" w14:paraId="78136951" w14:textId="77777777" w:rsidTr="0090015C">
              <w:tc>
                <w:tcPr>
                  <w:tcW w:w="851" w:type="dxa"/>
                  <w:shd w:val="clear" w:color="auto" w:fill="FFFFFF"/>
                  <w:noWrap/>
                  <w:tcMar>
                    <w:top w:w="0" w:type="dxa"/>
                    <w:left w:w="150" w:type="dxa"/>
                    <w:bottom w:w="0" w:type="dxa"/>
                    <w:right w:w="150" w:type="dxa"/>
                  </w:tcMar>
                  <w:hideMark/>
                </w:tcPr>
                <w:p w14:paraId="561F6A4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0E3DE8AA"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if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["oic.if.a", "oic.if.baseline"],</w:t>
                  </w:r>
                </w:p>
              </w:tc>
            </w:tr>
            <w:tr w:rsidR="001905A8" w:rsidRPr="00145047" w14:paraId="46367567" w14:textId="77777777" w:rsidTr="0090015C">
              <w:tc>
                <w:tcPr>
                  <w:tcW w:w="851" w:type="dxa"/>
                  <w:shd w:val="clear" w:color="auto" w:fill="FFFFFF"/>
                  <w:noWrap/>
                  <w:tcMar>
                    <w:top w:w="0" w:type="dxa"/>
                    <w:left w:w="150" w:type="dxa"/>
                    <w:bottom w:w="0" w:type="dxa"/>
                    <w:right w:w="150" w:type="dxa"/>
                  </w:tcMar>
                  <w:hideMark/>
                </w:tcPr>
                <w:p w14:paraId="1BBC450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0B12072"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p</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{"bm": 3}, </w:t>
                  </w:r>
                </w:p>
              </w:tc>
            </w:tr>
            <w:tr w:rsidR="001905A8" w:rsidRPr="00145047" w14:paraId="01E3B9EB" w14:textId="77777777" w:rsidTr="0090015C">
              <w:tc>
                <w:tcPr>
                  <w:tcW w:w="851" w:type="dxa"/>
                  <w:shd w:val="clear" w:color="auto" w:fill="FFFFFF"/>
                  <w:noWrap/>
                  <w:tcMar>
                    <w:top w:w="0" w:type="dxa"/>
                    <w:left w:w="150" w:type="dxa"/>
                    <w:bottom w:w="0" w:type="dxa"/>
                    <w:right w:w="150" w:type="dxa"/>
                  </w:tcMar>
                  <w:hideMark/>
                </w:tcPr>
                <w:p w14:paraId="3242CEE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8084FA1"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eps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3559F74F" w14:textId="77777777" w:rsidTr="0090015C">
              <w:tc>
                <w:tcPr>
                  <w:tcW w:w="851" w:type="dxa"/>
                  <w:shd w:val="clear" w:color="auto" w:fill="FFFFFF"/>
                  <w:noWrap/>
                  <w:tcMar>
                    <w:top w:w="0" w:type="dxa"/>
                    <w:left w:w="150" w:type="dxa"/>
                    <w:bottom w:w="0" w:type="dxa"/>
                    <w:right w:w="150" w:type="dxa"/>
                  </w:tcMar>
                  <w:hideMark/>
                </w:tcPr>
                <w:p w14:paraId="18602B7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C702576"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"coaps://[[2001:db8:a::123]:2222"}</w:t>
                  </w:r>
                </w:p>
              </w:tc>
            </w:tr>
            <w:tr w:rsidR="001905A8" w:rsidRPr="00145047" w14:paraId="0EA97DA6" w14:textId="77777777" w:rsidTr="0090015C">
              <w:tc>
                <w:tcPr>
                  <w:tcW w:w="851" w:type="dxa"/>
                  <w:shd w:val="clear" w:color="auto" w:fill="FFFFFF"/>
                  <w:noWrap/>
                  <w:tcMar>
                    <w:top w:w="0" w:type="dxa"/>
                    <w:left w:w="150" w:type="dxa"/>
                    <w:bottom w:w="0" w:type="dxa"/>
                    <w:right w:w="150" w:type="dxa"/>
                  </w:tcMar>
                  <w:hideMark/>
                </w:tcPr>
                <w:p w14:paraId="57716A90"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512007D"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10F075FB" w14:textId="77777777" w:rsidTr="0090015C">
              <w:tc>
                <w:tcPr>
                  <w:tcW w:w="851" w:type="dxa"/>
                  <w:shd w:val="clear" w:color="auto" w:fill="FFFFFF"/>
                  <w:noWrap/>
                  <w:tcMar>
                    <w:top w:w="0" w:type="dxa"/>
                    <w:left w:w="150" w:type="dxa"/>
                    <w:bottom w:w="0" w:type="dxa"/>
                    <w:right w:w="150" w:type="dxa"/>
                  </w:tcMar>
                  <w:hideMark/>
                </w:tcPr>
                <w:p w14:paraId="174612AA"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7646B090"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69A494BB" w14:textId="77777777" w:rsidTr="0090015C">
              <w:tc>
                <w:tcPr>
                  <w:tcW w:w="851" w:type="dxa"/>
                  <w:shd w:val="clear" w:color="auto" w:fill="FFFFFF"/>
                  <w:noWrap/>
                  <w:tcMar>
                    <w:top w:w="0" w:type="dxa"/>
                    <w:left w:w="150" w:type="dxa"/>
                    <w:bottom w:w="0" w:type="dxa"/>
                    <w:right w:w="150" w:type="dxa"/>
                  </w:tcMar>
                  <w:hideMark/>
                </w:tcPr>
                <w:p w14:paraId="73EAE6C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15A4AD99"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4A3BDE14" w14:textId="77777777" w:rsidTr="0090015C">
              <w:tc>
                <w:tcPr>
                  <w:tcW w:w="851" w:type="dxa"/>
                  <w:shd w:val="clear" w:color="auto" w:fill="FFFFFF"/>
                  <w:noWrap/>
                  <w:tcMar>
                    <w:top w:w="0" w:type="dxa"/>
                    <w:left w:w="150" w:type="dxa"/>
                    <w:bottom w:w="0" w:type="dxa"/>
                    <w:right w:w="150" w:type="dxa"/>
                  </w:tcMar>
                  <w:hideMark/>
                </w:tcPr>
                <w:p w14:paraId="69EAB51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C31B6BA"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ttl</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0086B3"/>
                      <w:sz w:val="18"/>
                      <w:szCs w:val="18"/>
                    </w:rPr>
                    <w:t>600</w:t>
                  </w:r>
                </w:p>
              </w:tc>
            </w:tr>
            <w:tr w:rsidR="001905A8" w:rsidRPr="00145047" w14:paraId="26B55AD9" w14:textId="77777777" w:rsidTr="0090015C">
              <w:tc>
                <w:tcPr>
                  <w:tcW w:w="851" w:type="dxa"/>
                  <w:shd w:val="clear" w:color="auto" w:fill="FFFFFF"/>
                  <w:noWrap/>
                  <w:tcMar>
                    <w:top w:w="0" w:type="dxa"/>
                    <w:left w:w="150" w:type="dxa"/>
                    <w:bottom w:w="0" w:type="dxa"/>
                    <w:right w:w="150" w:type="dxa"/>
                  </w:tcMar>
                  <w:hideMark/>
                </w:tcPr>
                <w:p w14:paraId="75C37D4E"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7AB0395" w14:textId="77777777" w:rsidR="001905A8" w:rsidRPr="00145047" w:rsidRDefault="001905A8" w:rsidP="0090015C">
                  <w:pPr>
                    <w:spacing w:line="300" w:lineRule="atLeast"/>
                    <w:jc w:val="left"/>
                    <w:rPr>
                      <w:rFonts w:ascii="Consolas" w:eastAsia="Gulim" w:hAnsi="Consolas" w:cs="Consolas"/>
                      <w:color w:val="24292E"/>
                      <w:sz w:val="18"/>
                      <w:szCs w:val="18"/>
                    </w:rPr>
                  </w:pPr>
                  <w:r w:rsidRPr="00145047">
                    <w:rPr>
                      <w:rFonts w:ascii="Consolas" w:eastAsia="Gulim" w:hAnsi="Consolas" w:cs="Consolas"/>
                      <w:color w:val="183691"/>
                      <w:sz w:val="18"/>
                      <w:szCs w:val="18"/>
                    </w:rPr>
                    <w:t>}</w:t>
                  </w:r>
                </w:p>
              </w:tc>
            </w:tr>
          </w:tbl>
          <w:p w14:paraId="166B0A01" w14:textId="77777777" w:rsidR="001905A8" w:rsidRDefault="001905A8" w:rsidP="0090015C">
            <w:pPr>
              <w:spacing w:line="24" w:lineRule="atLeast"/>
              <w:rPr>
                <w:rFonts w:ascii="Courier New" w:hAnsi="Courier New" w:cs="Courier New"/>
                <w:sz w:val="18"/>
                <w:szCs w:val="18"/>
                <w:lang w:eastAsia="ko-KR"/>
              </w:rPr>
            </w:pPr>
          </w:p>
        </w:tc>
      </w:tr>
    </w:tbl>
    <w:p w14:paraId="710CCFA6" w14:textId="77777777" w:rsidR="0048397B" w:rsidRPr="00125B74" w:rsidRDefault="0048397B" w:rsidP="00AE7915">
      <w:pPr>
        <w:pStyle w:val="FIGURE-title"/>
        <w:rPr>
          <w:lang w:eastAsia="ko-KR"/>
        </w:rPr>
      </w:pPr>
    </w:p>
    <w:p w14:paraId="13870CEB" w14:textId="77777777" w:rsidR="00CE3261" w:rsidRDefault="00CE3261" w:rsidP="00CE3261">
      <w:pPr>
        <w:pStyle w:val="PARAGRAPH"/>
        <w:rPr>
          <w:lang w:eastAsia="ko-KR"/>
        </w:rPr>
      </w:pPr>
      <w:r>
        <w:rPr>
          <w:lang w:eastAsia="ko-KR"/>
        </w:rPr>
        <w:t>When an RD receives this initial UPDATE request, it determines whether to grant the request or not. Upon granting the request, the RD shall send back an UPDATE response to the publishing Device. The response shall include a payload with the same information as the original UPDATE request with the following possible differences:</w:t>
      </w:r>
    </w:p>
    <w:p w14:paraId="3F073F5B" w14:textId="77777777" w:rsidR="00CE3261" w:rsidRDefault="00CE3261" w:rsidP="00CE3261">
      <w:pPr>
        <w:pStyle w:val="ListBullet"/>
        <w:rPr>
          <w:lang w:eastAsia="ko-KR"/>
        </w:rPr>
      </w:pPr>
      <w:r>
        <w:rPr>
          <w:lang w:eastAsia="ko-KR"/>
        </w:rPr>
        <w:t>For each Link, an "ins" Parameter shall be included in the response. T</w:t>
      </w:r>
      <w:r w:rsidRPr="000B4525">
        <w:rPr>
          <w:lang w:eastAsia="ko-KR"/>
        </w:rPr>
        <w:t xml:space="preserve">he RD shall assign a unique </w:t>
      </w:r>
      <w:r>
        <w:rPr>
          <w:lang w:eastAsia="ko-KR"/>
        </w:rPr>
        <w:t>"ins"</w:t>
      </w:r>
      <w:r w:rsidRPr="000B4525">
        <w:rPr>
          <w:lang w:eastAsia="ko-KR"/>
        </w:rPr>
        <w:t xml:space="preserve"> value identifying the Link among all the Links it advertises. </w:t>
      </w:r>
      <w:r>
        <w:rPr>
          <w:lang w:eastAsia="ko-KR"/>
        </w:rPr>
        <w:t>If the publishing Device included an "ins" value in the UPDATE request, t</w:t>
      </w:r>
      <w:r w:rsidRPr="000B4525">
        <w:rPr>
          <w:lang w:eastAsia="ko-KR"/>
        </w:rPr>
        <w:t xml:space="preserve">he RD may use </w:t>
      </w:r>
      <w:r>
        <w:rPr>
          <w:lang w:eastAsia="ko-KR"/>
        </w:rPr>
        <w:t xml:space="preserve">it </w:t>
      </w:r>
      <w:r w:rsidRPr="000B4525">
        <w:rPr>
          <w:lang w:eastAsia="ko-KR"/>
        </w:rPr>
        <w:t xml:space="preserve">as long as </w:t>
      </w:r>
      <w:r>
        <w:rPr>
          <w:lang w:eastAsia="ko-KR"/>
        </w:rPr>
        <w:t>it</w:t>
      </w:r>
      <w:r w:rsidRPr="000B4525">
        <w:rPr>
          <w:lang w:eastAsia="ko-KR"/>
        </w:rPr>
        <w:t xml:space="preserve"> doesn't match any existing "ins" value in the published Link</w:t>
      </w:r>
      <w:r>
        <w:rPr>
          <w:lang w:eastAsia="ko-KR"/>
        </w:rPr>
        <w:t>s</w:t>
      </w:r>
      <w:r w:rsidRPr="000B4525">
        <w:rPr>
          <w:lang w:eastAsia="ko-KR"/>
        </w:rPr>
        <w:t>.</w:t>
      </w:r>
      <w:r>
        <w:rPr>
          <w:lang w:eastAsia="ko-KR"/>
        </w:rPr>
        <w:t xml:space="preserve"> </w:t>
      </w:r>
    </w:p>
    <w:p w14:paraId="14165171" w14:textId="77777777" w:rsidR="00CE3261" w:rsidRDefault="00CE3261" w:rsidP="00CE3261">
      <w:pPr>
        <w:pStyle w:val="ListBullet"/>
        <w:rPr>
          <w:lang w:eastAsia="ko-KR"/>
        </w:rPr>
      </w:pPr>
      <w:r>
        <w:rPr>
          <w:lang w:eastAsia="ko-KR"/>
        </w:rPr>
        <w:t>The "ttl" Property Value shall be assigned by the RD and it shall be included in the response. The RD should use the value included in the UPDATE request but may assign a value that is lower if it is not able to honour the requested "ttl" value.</w:t>
      </w:r>
      <w:r w:rsidRPr="00B02235">
        <w:t xml:space="preserve"> </w:t>
      </w:r>
      <w:r w:rsidRPr="00B02235">
        <w:rPr>
          <w:lang w:eastAsia="ko-KR"/>
        </w:rPr>
        <w:t xml:space="preserve">After this time elapses, the RD shall </w:t>
      </w:r>
      <w:r w:rsidRPr="00B02235">
        <w:rPr>
          <w:lang w:eastAsia="ko-KR"/>
        </w:rPr>
        <w:lastRenderedPageBreak/>
        <w:t>remove the Links. To keep a Link alive the publishing Device may update the "ttl" using the UPDATE schema.</w:t>
      </w:r>
    </w:p>
    <w:p w14:paraId="373F0530" w14:textId="77777777" w:rsidR="00CE3261" w:rsidRPr="00416EEE" w:rsidRDefault="00CE3261" w:rsidP="00CE3261">
      <w:pPr>
        <w:pStyle w:val="PARAGRAPH"/>
        <w:rPr>
          <w:lang w:eastAsia="ko-KR"/>
        </w:rPr>
      </w:pPr>
      <w:r>
        <w:rPr>
          <w:lang w:eastAsia="ko-KR"/>
        </w:rPr>
        <w:t>The RD shall add the new Links to its “/oic/res” and expose them to a valid discovery query, i.e. RETRIEVE request</w:t>
      </w:r>
      <w:r w:rsidR="0048397B">
        <w:rPr>
          <w:lang w:eastAsia="ko-KR"/>
        </w:rPr>
        <w:t>:</w:t>
      </w:r>
    </w:p>
    <w:p w14:paraId="07B6D191" w14:textId="77777777" w:rsidR="001905A8" w:rsidRPr="00A91A17" w:rsidRDefault="001905A8" w:rsidP="001905A8">
      <w:pPr>
        <w:pStyle w:val="ListBullet"/>
        <w:numPr>
          <w:ilvl w:val="0"/>
          <w:numId w:val="0"/>
        </w:numPr>
        <w:rPr>
          <w:lang w:eastAsia="ko-KR"/>
        </w:rPr>
      </w:pPr>
    </w:p>
    <w:tbl>
      <w:tblPr>
        <w:tblStyle w:val="TableGrid"/>
        <w:tblW w:w="0" w:type="auto"/>
        <w:tblLook w:val="04A0" w:firstRow="1" w:lastRow="0" w:firstColumn="1" w:lastColumn="0" w:noHBand="0" w:noVBand="1"/>
      </w:tblPr>
      <w:tblGrid>
        <w:gridCol w:w="9350"/>
      </w:tblGrid>
      <w:tr w:rsidR="001905A8" w14:paraId="11F7BCD8" w14:textId="77777777" w:rsidTr="00F353ED">
        <w:tc>
          <w:tcPr>
            <w:tcW w:w="9350" w:type="dxa"/>
          </w:tcPr>
          <w:p w14:paraId="0B9253F6" w14:textId="77777777" w:rsidR="001905A8" w:rsidRDefault="001905A8" w:rsidP="0090015C">
            <w:pPr>
              <w:spacing w:line="24" w:lineRule="atLeast"/>
              <w:rPr>
                <w:rFonts w:ascii="Courier New" w:hAnsi="Courier New" w:cs="Courier New"/>
                <w:sz w:val="18"/>
                <w:szCs w:val="18"/>
                <w:lang w:eastAsia="ko-KR"/>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25"/>
              <w:gridCol w:w="7703"/>
            </w:tblGrid>
            <w:tr w:rsidR="001905A8" w:rsidRPr="00145047" w14:paraId="63BB33FD" w14:textId="77777777" w:rsidTr="0090015C">
              <w:trPr>
                <w:gridAfter w:val="1"/>
                <w:wAfter w:w="7703" w:type="dxa"/>
              </w:trPr>
              <w:tc>
                <w:tcPr>
                  <w:tcW w:w="851" w:type="dxa"/>
                  <w:shd w:val="clear" w:color="auto" w:fill="FFFFFF"/>
                  <w:tcMar>
                    <w:top w:w="0" w:type="dxa"/>
                    <w:left w:w="150" w:type="dxa"/>
                    <w:bottom w:w="0" w:type="dxa"/>
                    <w:right w:w="150" w:type="dxa"/>
                  </w:tcMar>
                  <w:hideMark/>
                </w:tcPr>
                <w:p w14:paraId="07ABC542" w14:textId="77777777" w:rsidR="001905A8" w:rsidRPr="00145047" w:rsidRDefault="001905A8" w:rsidP="0090015C">
                  <w:pPr>
                    <w:spacing w:line="300" w:lineRule="atLeast"/>
                    <w:ind w:leftChars="300" w:left="718" w:hangingChars="50" w:hanging="94"/>
                    <w:jc w:val="left"/>
                    <w:rPr>
                      <w:rFonts w:ascii="Consolas" w:eastAsia="Gulim" w:hAnsi="Consolas" w:cs="Consolas"/>
                      <w:color w:val="24292E"/>
                      <w:sz w:val="18"/>
                      <w:szCs w:val="18"/>
                    </w:rPr>
                  </w:pPr>
                  <w:r>
                    <w:rPr>
                      <w:rFonts w:ascii="Consolas" w:eastAsia="Gulim" w:hAnsi="Consolas" w:cs="Consolas" w:hint="eastAsia"/>
                      <w:color w:val="183691"/>
                      <w:sz w:val="18"/>
                      <w:szCs w:val="18"/>
                    </w:rPr>
                    <w:t xml:space="preserve">  </w:t>
                  </w:r>
                  <w:r w:rsidRPr="00145047">
                    <w:rPr>
                      <w:rFonts w:ascii="Consolas" w:eastAsia="Gulim" w:hAnsi="Consolas" w:cs="Consolas"/>
                      <w:color w:val="183691"/>
                      <w:sz w:val="18"/>
                      <w:szCs w:val="18"/>
                    </w:rPr>
                    <w:t>{</w:t>
                  </w:r>
                </w:p>
              </w:tc>
            </w:tr>
            <w:tr w:rsidR="001905A8" w:rsidRPr="00145047" w14:paraId="43F3E518" w14:textId="77777777" w:rsidTr="0090015C">
              <w:tc>
                <w:tcPr>
                  <w:tcW w:w="851" w:type="dxa"/>
                  <w:shd w:val="clear" w:color="auto" w:fill="FFFFFF"/>
                  <w:noWrap/>
                  <w:tcMar>
                    <w:top w:w="0" w:type="dxa"/>
                    <w:left w:w="150" w:type="dxa"/>
                    <w:bottom w:w="0" w:type="dxa"/>
                    <w:right w:w="150" w:type="dxa"/>
                  </w:tcMar>
                  <w:hideMark/>
                </w:tcPr>
                <w:p w14:paraId="1FC667E6"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198CA71E"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di</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"e61c3e6b-9c54-4b81-8ce5-f9039c1d04d9", </w:t>
                  </w:r>
                </w:p>
              </w:tc>
            </w:tr>
            <w:tr w:rsidR="001905A8" w:rsidRPr="00145047" w14:paraId="78B7D35B" w14:textId="77777777" w:rsidTr="0090015C">
              <w:tc>
                <w:tcPr>
                  <w:tcW w:w="851" w:type="dxa"/>
                  <w:shd w:val="clear" w:color="auto" w:fill="FFFFFF"/>
                  <w:noWrap/>
                  <w:tcMar>
                    <w:top w:w="0" w:type="dxa"/>
                    <w:left w:w="150" w:type="dxa"/>
                    <w:bottom w:w="0" w:type="dxa"/>
                    <w:right w:w="150" w:type="dxa"/>
                  </w:tcMar>
                  <w:hideMark/>
                </w:tcPr>
                <w:p w14:paraId="7EA8903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3B1D7FD"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links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7AC0B645" w14:textId="77777777" w:rsidTr="0090015C">
              <w:tc>
                <w:tcPr>
                  <w:tcW w:w="851" w:type="dxa"/>
                  <w:shd w:val="clear" w:color="auto" w:fill="FFFFFF"/>
                  <w:noWrap/>
                  <w:tcMar>
                    <w:top w:w="0" w:type="dxa"/>
                    <w:left w:w="150" w:type="dxa"/>
                    <w:bottom w:w="0" w:type="dxa"/>
                    <w:right w:w="150" w:type="dxa"/>
                  </w:tcMar>
                  <w:hideMark/>
                </w:tcPr>
                <w:p w14:paraId="3F34511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517526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0D764021" w14:textId="77777777" w:rsidTr="0090015C">
              <w:tc>
                <w:tcPr>
                  <w:tcW w:w="851" w:type="dxa"/>
                  <w:shd w:val="clear" w:color="auto" w:fill="FFFFFF"/>
                  <w:noWrap/>
                  <w:tcMar>
                    <w:top w:w="0" w:type="dxa"/>
                    <w:left w:w="150" w:type="dxa"/>
                    <w:bottom w:w="0" w:type="dxa"/>
                    <w:right w:w="150" w:type="dxa"/>
                  </w:tcMar>
                  <w:hideMark/>
                </w:tcPr>
                <w:p w14:paraId="4E1D5D2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78B137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anchor</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"ocf://e61c3e6b-9c54-4b81-8ce5-f9039c1d04d9",                   </w:t>
                  </w:r>
                </w:p>
              </w:tc>
            </w:tr>
            <w:tr w:rsidR="001905A8" w:rsidRPr="00145047" w14:paraId="00A6E162" w14:textId="77777777" w:rsidTr="0090015C">
              <w:tc>
                <w:tcPr>
                  <w:tcW w:w="851" w:type="dxa"/>
                  <w:shd w:val="clear" w:color="auto" w:fill="FFFFFF"/>
                  <w:noWrap/>
                  <w:tcMar>
                    <w:top w:w="0" w:type="dxa"/>
                    <w:left w:w="150" w:type="dxa"/>
                    <w:bottom w:w="0" w:type="dxa"/>
                    <w:right w:w="150" w:type="dxa"/>
                  </w:tcMar>
                  <w:hideMark/>
                </w:tcPr>
                <w:p w14:paraId="0C86F68D"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0AD3A6B"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href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"/myLightSwitch",</w:t>
                  </w:r>
                </w:p>
              </w:tc>
            </w:tr>
            <w:tr w:rsidR="001905A8" w:rsidRPr="00145047" w14:paraId="2FB76A58" w14:textId="77777777" w:rsidTr="0090015C">
              <w:tc>
                <w:tcPr>
                  <w:tcW w:w="851" w:type="dxa"/>
                  <w:shd w:val="clear" w:color="auto" w:fill="FFFFFF"/>
                  <w:noWrap/>
                  <w:tcMar>
                    <w:top w:w="0" w:type="dxa"/>
                    <w:left w:w="150" w:type="dxa"/>
                    <w:bottom w:w="0" w:type="dxa"/>
                    <w:right w:w="150" w:type="dxa"/>
                  </w:tcMar>
                  <w:hideMark/>
                </w:tcPr>
                <w:p w14:paraId="1D211D28"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1A6855FC"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rt</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["oic.r.switch.binary"],</w:t>
                  </w:r>
                </w:p>
              </w:tc>
            </w:tr>
            <w:tr w:rsidR="001905A8" w:rsidRPr="00145047" w14:paraId="3CDB3D4B" w14:textId="77777777" w:rsidTr="0090015C">
              <w:tc>
                <w:tcPr>
                  <w:tcW w:w="851" w:type="dxa"/>
                  <w:shd w:val="clear" w:color="auto" w:fill="FFFFFF"/>
                  <w:noWrap/>
                  <w:tcMar>
                    <w:top w:w="0" w:type="dxa"/>
                    <w:left w:w="150" w:type="dxa"/>
                    <w:bottom w:w="0" w:type="dxa"/>
                    <w:right w:w="150" w:type="dxa"/>
                  </w:tcMar>
                  <w:hideMark/>
                </w:tcPr>
                <w:p w14:paraId="2A77803C"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57F39DA"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if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["oic.if.a", "oic.if.baseline"],</w:t>
                  </w:r>
                </w:p>
              </w:tc>
            </w:tr>
            <w:tr w:rsidR="001905A8" w:rsidRPr="00145047" w14:paraId="13D23B8B" w14:textId="77777777" w:rsidTr="0090015C">
              <w:tc>
                <w:tcPr>
                  <w:tcW w:w="851" w:type="dxa"/>
                  <w:shd w:val="clear" w:color="auto" w:fill="FFFFFF"/>
                  <w:noWrap/>
                  <w:tcMar>
                    <w:top w:w="0" w:type="dxa"/>
                    <w:left w:w="150" w:type="dxa"/>
                    <w:bottom w:w="0" w:type="dxa"/>
                    <w:right w:w="150" w:type="dxa"/>
                  </w:tcMar>
                  <w:hideMark/>
                </w:tcPr>
                <w:p w14:paraId="41CB475A"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E7D311F"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p</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{"bm": 3}, </w:t>
                  </w:r>
                </w:p>
              </w:tc>
            </w:tr>
            <w:tr w:rsidR="001905A8" w:rsidRPr="00145047" w14:paraId="1D49CB4D" w14:textId="77777777" w:rsidTr="0090015C">
              <w:tc>
                <w:tcPr>
                  <w:tcW w:w="851" w:type="dxa"/>
                  <w:shd w:val="clear" w:color="auto" w:fill="FFFFFF"/>
                  <w:noWrap/>
                  <w:tcMar>
                    <w:top w:w="0" w:type="dxa"/>
                    <w:left w:w="150" w:type="dxa"/>
                    <w:bottom w:w="0" w:type="dxa"/>
                    <w:right w:w="150" w:type="dxa"/>
                  </w:tcMar>
                  <w:hideMark/>
                </w:tcPr>
                <w:p w14:paraId="03430FB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EBE157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eps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383AB116" w14:textId="77777777" w:rsidTr="0090015C">
              <w:tc>
                <w:tcPr>
                  <w:tcW w:w="851" w:type="dxa"/>
                  <w:shd w:val="clear" w:color="auto" w:fill="FFFFFF"/>
                  <w:noWrap/>
                  <w:tcMar>
                    <w:top w:w="0" w:type="dxa"/>
                    <w:left w:w="150" w:type="dxa"/>
                    <w:bottom w:w="0" w:type="dxa"/>
                    <w:right w:w="150" w:type="dxa"/>
                  </w:tcMar>
                  <w:hideMark/>
                </w:tcPr>
                <w:p w14:paraId="33091061"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7DC6370C"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"coaps://[fe80::b1d6]:1111", "pri": 2},</w:t>
                  </w:r>
                </w:p>
              </w:tc>
            </w:tr>
            <w:tr w:rsidR="001905A8" w:rsidRPr="00145047" w14:paraId="27C40E7A" w14:textId="77777777" w:rsidTr="0090015C">
              <w:tc>
                <w:tcPr>
                  <w:tcW w:w="851" w:type="dxa"/>
                  <w:shd w:val="clear" w:color="auto" w:fill="FFFFFF"/>
                  <w:noWrap/>
                  <w:tcMar>
                    <w:top w:w="0" w:type="dxa"/>
                    <w:left w:w="150" w:type="dxa"/>
                    <w:bottom w:w="0" w:type="dxa"/>
                    <w:right w:w="150" w:type="dxa"/>
                  </w:tcMar>
                  <w:hideMark/>
                </w:tcPr>
                <w:p w14:paraId="3EA857DC"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B3F559B"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"coaps://[fe80::b1d6]:1122"},</w:t>
                  </w:r>
                </w:p>
              </w:tc>
            </w:tr>
            <w:tr w:rsidR="001905A8" w:rsidRPr="00145047" w14:paraId="659A99E0" w14:textId="77777777" w:rsidTr="0090015C">
              <w:tc>
                <w:tcPr>
                  <w:tcW w:w="851" w:type="dxa"/>
                  <w:shd w:val="clear" w:color="auto" w:fill="FFFFFF"/>
                  <w:noWrap/>
                  <w:tcMar>
                    <w:top w:w="0" w:type="dxa"/>
                    <w:left w:w="150" w:type="dxa"/>
                    <w:bottom w:w="0" w:type="dxa"/>
                    <w:right w:w="150" w:type="dxa"/>
                  </w:tcMar>
                  <w:hideMark/>
                </w:tcPr>
                <w:p w14:paraId="276C18C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78FEE4C0"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"coaps+tcp://[2001:db8:a::123]:2222", "pri": 3}</w:t>
                  </w:r>
                </w:p>
              </w:tc>
            </w:tr>
            <w:tr w:rsidR="001905A8" w:rsidRPr="00145047" w14:paraId="5FFAB3C1" w14:textId="77777777" w:rsidTr="0090015C">
              <w:tc>
                <w:tcPr>
                  <w:tcW w:w="851" w:type="dxa"/>
                  <w:shd w:val="clear" w:color="auto" w:fill="FFFFFF"/>
                  <w:noWrap/>
                  <w:tcMar>
                    <w:top w:w="0" w:type="dxa"/>
                    <w:left w:w="150" w:type="dxa"/>
                    <w:bottom w:w="0" w:type="dxa"/>
                    <w:right w:w="150" w:type="dxa"/>
                  </w:tcMar>
                  <w:hideMark/>
                </w:tcPr>
                <w:p w14:paraId="770E1797"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72ABE74D" w14:textId="77777777" w:rsidR="001905A8" w:rsidRDefault="001905A8" w:rsidP="0090015C">
                  <w:pPr>
                    <w:spacing w:line="300" w:lineRule="atLeast"/>
                    <w:jc w:val="left"/>
                    <w:rPr>
                      <w:rFonts w:ascii="Consolas" w:eastAsia="Gulim" w:hAnsi="Consolas" w:cs="Consolas"/>
                      <w:color w:val="183691"/>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Pr>
                      <w:rFonts w:ascii="Consolas" w:eastAsia="Gulim" w:hAnsi="Consolas" w:cs="Consolas" w:hint="eastAsia"/>
                      <w:color w:val="183691"/>
                      <w:sz w:val="18"/>
                      <w:szCs w:val="18"/>
                    </w:rPr>
                    <w:t>,</w:t>
                  </w:r>
                </w:p>
                <w:p w14:paraId="47D56118" w14:textId="77777777" w:rsidR="001905A8" w:rsidRPr="00145047" w:rsidRDefault="001905A8" w:rsidP="00CE3261">
                  <w:pPr>
                    <w:spacing w:line="300" w:lineRule="atLeast"/>
                    <w:ind w:firstLineChars="500" w:firstLine="940"/>
                    <w:jc w:val="left"/>
                    <w:rPr>
                      <w:rFonts w:ascii="Consolas" w:eastAsia="Gulim" w:hAnsi="Consolas" w:cs="Consolas"/>
                      <w:b/>
                      <w:bCs/>
                      <w:color w:val="24292E"/>
                      <w:sz w:val="18"/>
                      <w:szCs w:val="18"/>
                    </w:rPr>
                  </w:pPr>
                  <w:r w:rsidRPr="00767063">
                    <w:rPr>
                      <w:rFonts w:ascii="Consolas" w:eastAsia="Gulim" w:hAnsi="Consolas" w:cs="Consolas"/>
                      <w:color w:val="183691"/>
                      <w:sz w:val="18"/>
                      <w:szCs w:val="18"/>
                    </w:rPr>
                    <w:t>"</w:t>
                  </w:r>
                  <w:r w:rsidRPr="00767063">
                    <w:rPr>
                      <w:rFonts w:ascii="Consolas" w:eastAsia="Gulim" w:hAnsi="Consolas" w:cs="Consolas"/>
                      <w:color w:val="63A35C"/>
                      <w:sz w:val="18"/>
                      <w:szCs w:val="18"/>
                    </w:rPr>
                    <w:t>ins</w:t>
                  </w:r>
                  <w:r w:rsidRPr="00767063">
                    <w:rPr>
                      <w:rFonts w:ascii="Consolas" w:eastAsia="Gulim" w:hAnsi="Consolas" w:cs="Consolas"/>
                      <w:color w:val="183691"/>
                      <w:sz w:val="18"/>
                      <w:szCs w:val="18"/>
                    </w:rPr>
                    <w:t>"</w:t>
                  </w:r>
                  <w:r w:rsidRPr="00767063">
                    <w:rPr>
                      <w:rFonts w:ascii="Consolas" w:eastAsia="Gulim" w:hAnsi="Consolas" w:cs="Consolas"/>
                      <w:color w:val="24292E"/>
                      <w:sz w:val="18"/>
                      <w:szCs w:val="18"/>
                    </w:rPr>
                    <w:t xml:space="preserve">:    </w:t>
                  </w:r>
                  <w:r w:rsidRPr="00767063">
                    <w:rPr>
                      <w:rFonts w:ascii="Consolas" w:eastAsia="Gulim" w:hAnsi="Consolas" w:cs="Consolas"/>
                      <w:color w:val="183691"/>
                      <w:sz w:val="18"/>
                      <w:szCs w:val="18"/>
                    </w:rPr>
                    <w:t>11235</w:t>
                  </w:r>
                </w:p>
              </w:tc>
            </w:tr>
            <w:tr w:rsidR="001905A8" w:rsidRPr="00145047" w14:paraId="2EC8ECC0" w14:textId="77777777" w:rsidTr="0090015C">
              <w:tc>
                <w:tcPr>
                  <w:tcW w:w="851" w:type="dxa"/>
                  <w:shd w:val="clear" w:color="auto" w:fill="FFFFFF"/>
                  <w:noWrap/>
                  <w:tcMar>
                    <w:top w:w="0" w:type="dxa"/>
                    <w:left w:w="150" w:type="dxa"/>
                    <w:bottom w:w="0" w:type="dxa"/>
                    <w:right w:w="150" w:type="dxa"/>
                  </w:tcMar>
                  <w:hideMark/>
                </w:tcPr>
                <w:p w14:paraId="2FCECB61"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B5D2108"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4FC76602" w14:textId="77777777" w:rsidTr="0090015C">
              <w:tc>
                <w:tcPr>
                  <w:tcW w:w="851" w:type="dxa"/>
                  <w:shd w:val="clear" w:color="auto" w:fill="FFFFFF"/>
                  <w:noWrap/>
                  <w:tcMar>
                    <w:top w:w="0" w:type="dxa"/>
                    <w:left w:w="150" w:type="dxa"/>
                    <w:bottom w:w="0" w:type="dxa"/>
                    <w:right w:w="150" w:type="dxa"/>
                  </w:tcMar>
                  <w:hideMark/>
                </w:tcPr>
                <w:p w14:paraId="6D2F481B"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9EE2327"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4FD55087" w14:textId="77777777" w:rsidTr="0090015C">
              <w:tc>
                <w:tcPr>
                  <w:tcW w:w="851" w:type="dxa"/>
                  <w:shd w:val="clear" w:color="auto" w:fill="FFFFFF"/>
                  <w:noWrap/>
                  <w:tcMar>
                    <w:top w:w="0" w:type="dxa"/>
                    <w:left w:w="150" w:type="dxa"/>
                    <w:bottom w:w="0" w:type="dxa"/>
                    <w:right w:w="150" w:type="dxa"/>
                  </w:tcMar>
                  <w:hideMark/>
                </w:tcPr>
                <w:p w14:paraId="2FA14893"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969EDD1"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anchor</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"ocf://e61c3e6b-9c54-4b81-8ce5-f9039c1d04d9",</w:t>
                  </w:r>
                </w:p>
              </w:tc>
            </w:tr>
            <w:tr w:rsidR="001905A8" w:rsidRPr="00145047" w14:paraId="6669E343" w14:textId="77777777" w:rsidTr="0090015C">
              <w:tc>
                <w:tcPr>
                  <w:tcW w:w="851" w:type="dxa"/>
                  <w:shd w:val="clear" w:color="auto" w:fill="FFFFFF"/>
                  <w:noWrap/>
                  <w:tcMar>
                    <w:top w:w="0" w:type="dxa"/>
                    <w:left w:w="150" w:type="dxa"/>
                    <w:bottom w:w="0" w:type="dxa"/>
                    <w:right w:w="150" w:type="dxa"/>
                  </w:tcMar>
                  <w:hideMark/>
                </w:tcPr>
                <w:p w14:paraId="457F3092"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B772F99"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href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"/myLightBrightness",</w:t>
                  </w:r>
                </w:p>
              </w:tc>
            </w:tr>
            <w:tr w:rsidR="001905A8" w:rsidRPr="00145047" w14:paraId="2513D7A3" w14:textId="77777777" w:rsidTr="0090015C">
              <w:tc>
                <w:tcPr>
                  <w:tcW w:w="851" w:type="dxa"/>
                  <w:shd w:val="clear" w:color="auto" w:fill="FFFFFF"/>
                  <w:noWrap/>
                  <w:tcMar>
                    <w:top w:w="0" w:type="dxa"/>
                    <w:left w:w="150" w:type="dxa"/>
                    <w:bottom w:w="0" w:type="dxa"/>
                    <w:right w:w="150" w:type="dxa"/>
                  </w:tcMar>
                  <w:hideMark/>
                </w:tcPr>
                <w:p w14:paraId="074063A6"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C3B96C5"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rt</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["oic.r.brightness"],</w:t>
                  </w:r>
                </w:p>
              </w:tc>
            </w:tr>
            <w:tr w:rsidR="001905A8" w:rsidRPr="00145047" w14:paraId="734DAF04" w14:textId="77777777" w:rsidTr="0090015C">
              <w:tc>
                <w:tcPr>
                  <w:tcW w:w="851" w:type="dxa"/>
                  <w:shd w:val="clear" w:color="auto" w:fill="FFFFFF"/>
                  <w:noWrap/>
                  <w:tcMar>
                    <w:top w:w="0" w:type="dxa"/>
                    <w:left w:w="150" w:type="dxa"/>
                    <w:bottom w:w="0" w:type="dxa"/>
                    <w:right w:w="150" w:type="dxa"/>
                  </w:tcMar>
                  <w:hideMark/>
                </w:tcPr>
                <w:p w14:paraId="05445A6A"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2A4D51F3"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if</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["oic.if.a", "oic.if.baseline"],</w:t>
                  </w:r>
                </w:p>
              </w:tc>
            </w:tr>
            <w:tr w:rsidR="001905A8" w:rsidRPr="00145047" w14:paraId="50781B40" w14:textId="77777777" w:rsidTr="0090015C">
              <w:tc>
                <w:tcPr>
                  <w:tcW w:w="851" w:type="dxa"/>
                  <w:shd w:val="clear" w:color="auto" w:fill="FFFFFF"/>
                  <w:noWrap/>
                  <w:tcMar>
                    <w:top w:w="0" w:type="dxa"/>
                    <w:left w:w="150" w:type="dxa"/>
                    <w:bottom w:w="0" w:type="dxa"/>
                    <w:right w:w="150" w:type="dxa"/>
                  </w:tcMar>
                  <w:hideMark/>
                </w:tcPr>
                <w:p w14:paraId="06402132"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5462EA3"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p</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 xml:space="preserve">{"bm": 3}, </w:t>
                  </w:r>
                </w:p>
              </w:tc>
            </w:tr>
            <w:tr w:rsidR="001905A8" w:rsidRPr="00145047" w14:paraId="11E45E97" w14:textId="77777777" w:rsidTr="0090015C">
              <w:tc>
                <w:tcPr>
                  <w:tcW w:w="851" w:type="dxa"/>
                  <w:shd w:val="clear" w:color="auto" w:fill="FFFFFF"/>
                  <w:noWrap/>
                  <w:tcMar>
                    <w:top w:w="0" w:type="dxa"/>
                    <w:left w:w="150" w:type="dxa"/>
                    <w:bottom w:w="0" w:type="dxa"/>
                    <w:right w:w="150" w:type="dxa"/>
                  </w:tcMar>
                  <w:hideMark/>
                </w:tcPr>
                <w:p w14:paraId="2ABA3FA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62844CE"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eps</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67169CDC" w14:textId="77777777" w:rsidTr="0090015C">
              <w:tc>
                <w:tcPr>
                  <w:tcW w:w="851" w:type="dxa"/>
                  <w:shd w:val="clear" w:color="auto" w:fill="FFFFFF"/>
                  <w:noWrap/>
                  <w:tcMar>
                    <w:top w:w="0" w:type="dxa"/>
                    <w:left w:w="150" w:type="dxa"/>
                    <w:bottom w:w="0" w:type="dxa"/>
                    <w:right w:w="150" w:type="dxa"/>
                  </w:tcMar>
                  <w:hideMark/>
                </w:tcPr>
                <w:p w14:paraId="010D92D6"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00C6D644"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{"ep": "coaps://[[2001:db8:a::123]:2222"}</w:t>
                  </w:r>
                </w:p>
              </w:tc>
            </w:tr>
            <w:tr w:rsidR="001905A8" w:rsidRPr="00145047" w14:paraId="6E27CCB0" w14:textId="77777777" w:rsidTr="0090015C">
              <w:tc>
                <w:tcPr>
                  <w:tcW w:w="851" w:type="dxa"/>
                  <w:shd w:val="clear" w:color="auto" w:fill="FFFFFF"/>
                  <w:noWrap/>
                  <w:tcMar>
                    <w:top w:w="0" w:type="dxa"/>
                    <w:left w:w="150" w:type="dxa"/>
                    <w:bottom w:w="0" w:type="dxa"/>
                    <w:right w:w="150" w:type="dxa"/>
                  </w:tcMar>
                  <w:hideMark/>
                </w:tcPr>
                <w:p w14:paraId="698C8510"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4ED99FF0" w14:textId="77777777" w:rsidR="001905A8" w:rsidRDefault="001905A8" w:rsidP="0090015C">
                  <w:pPr>
                    <w:spacing w:line="300" w:lineRule="atLeast"/>
                    <w:jc w:val="left"/>
                    <w:rPr>
                      <w:rFonts w:ascii="Consolas" w:eastAsia="Gulim" w:hAnsi="Consolas" w:cs="Consolas"/>
                      <w:color w:val="183691"/>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Pr>
                      <w:rFonts w:ascii="Consolas" w:eastAsia="Gulim" w:hAnsi="Consolas" w:cs="Consolas" w:hint="eastAsia"/>
                      <w:color w:val="183691"/>
                      <w:sz w:val="18"/>
                      <w:szCs w:val="18"/>
                    </w:rPr>
                    <w:t xml:space="preserve">, </w:t>
                  </w:r>
                </w:p>
                <w:p w14:paraId="0DD98DF6" w14:textId="77777777" w:rsidR="001905A8" w:rsidRPr="00145047" w:rsidRDefault="001905A8" w:rsidP="00CE3261">
                  <w:pPr>
                    <w:spacing w:line="300" w:lineRule="atLeast"/>
                    <w:jc w:val="left"/>
                    <w:rPr>
                      <w:rFonts w:ascii="Consolas" w:eastAsia="Gulim" w:hAnsi="Consolas" w:cs="Consolas"/>
                      <w:b/>
                      <w:bCs/>
                      <w:color w:val="24292E"/>
                      <w:sz w:val="18"/>
                      <w:szCs w:val="18"/>
                    </w:rPr>
                  </w:pPr>
                  <w:r>
                    <w:rPr>
                      <w:rFonts w:ascii="Consolas" w:eastAsia="Gulim" w:hAnsi="Consolas" w:cs="Consolas" w:hint="eastAsia"/>
                      <w:color w:val="183691"/>
                      <w:sz w:val="18"/>
                      <w:szCs w:val="18"/>
                    </w:rPr>
                    <w:t xml:space="preserve">         </w:t>
                  </w:r>
                  <w:r w:rsidRPr="00767063">
                    <w:rPr>
                      <w:rFonts w:ascii="Consolas" w:eastAsia="Gulim" w:hAnsi="Consolas" w:cs="Consolas"/>
                      <w:color w:val="183691"/>
                      <w:sz w:val="18"/>
                      <w:szCs w:val="18"/>
                    </w:rPr>
                    <w:t>"</w:t>
                  </w:r>
                  <w:r w:rsidRPr="00767063">
                    <w:rPr>
                      <w:rFonts w:ascii="Consolas" w:eastAsia="Gulim" w:hAnsi="Consolas" w:cs="Consolas"/>
                      <w:color w:val="63A35C"/>
                      <w:sz w:val="18"/>
                      <w:szCs w:val="18"/>
                    </w:rPr>
                    <w:t>ins</w:t>
                  </w:r>
                  <w:r w:rsidRPr="00767063">
                    <w:rPr>
                      <w:rFonts w:ascii="Consolas" w:eastAsia="Gulim" w:hAnsi="Consolas" w:cs="Consolas"/>
                      <w:color w:val="183691"/>
                      <w:sz w:val="18"/>
                      <w:szCs w:val="18"/>
                    </w:rPr>
                    <w:t>"</w:t>
                  </w:r>
                  <w:r w:rsidRPr="00767063">
                    <w:rPr>
                      <w:rFonts w:ascii="Consolas" w:eastAsia="Gulim" w:hAnsi="Consolas" w:cs="Consolas"/>
                      <w:color w:val="24292E"/>
                      <w:sz w:val="18"/>
                      <w:szCs w:val="18"/>
                    </w:rPr>
                    <w:t xml:space="preserve">:    </w:t>
                  </w:r>
                  <w:r w:rsidRPr="00767063">
                    <w:rPr>
                      <w:rFonts w:ascii="Consolas" w:eastAsia="Gulim" w:hAnsi="Consolas" w:cs="Consolas"/>
                      <w:color w:val="183691"/>
                      <w:sz w:val="18"/>
                      <w:szCs w:val="18"/>
                    </w:rPr>
                    <w:t>11235</w:t>
                  </w:r>
                  <w:r>
                    <w:rPr>
                      <w:rFonts w:ascii="Consolas" w:eastAsia="Gulim" w:hAnsi="Consolas" w:cs="Consolas" w:hint="eastAsia"/>
                      <w:color w:val="183691"/>
                      <w:sz w:val="18"/>
                      <w:szCs w:val="18"/>
                    </w:rPr>
                    <w:t>8</w:t>
                  </w:r>
                </w:p>
              </w:tc>
            </w:tr>
            <w:tr w:rsidR="001905A8" w:rsidRPr="00145047" w14:paraId="0D00D487" w14:textId="77777777" w:rsidTr="0090015C">
              <w:tc>
                <w:tcPr>
                  <w:tcW w:w="851" w:type="dxa"/>
                  <w:shd w:val="clear" w:color="auto" w:fill="FFFFFF"/>
                  <w:noWrap/>
                  <w:tcMar>
                    <w:top w:w="0" w:type="dxa"/>
                    <w:left w:w="150" w:type="dxa"/>
                    <w:bottom w:w="0" w:type="dxa"/>
                    <w:right w:w="150" w:type="dxa"/>
                  </w:tcMar>
                  <w:hideMark/>
                </w:tcPr>
                <w:p w14:paraId="07E4703B"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61B23750"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0401C436" w14:textId="77777777" w:rsidTr="0090015C">
              <w:tc>
                <w:tcPr>
                  <w:tcW w:w="851" w:type="dxa"/>
                  <w:shd w:val="clear" w:color="auto" w:fill="FFFFFF"/>
                  <w:noWrap/>
                  <w:tcMar>
                    <w:top w:w="0" w:type="dxa"/>
                    <w:left w:w="150" w:type="dxa"/>
                    <w:bottom w:w="0" w:type="dxa"/>
                    <w:right w:w="150" w:type="dxa"/>
                  </w:tcMar>
                  <w:hideMark/>
                </w:tcPr>
                <w:p w14:paraId="73E5F810"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586A606B"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r w:rsidR="001905A8" w:rsidRPr="00145047" w14:paraId="104C7D37" w14:textId="77777777" w:rsidTr="0090015C">
              <w:tc>
                <w:tcPr>
                  <w:tcW w:w="851" w:type="dxa"/>
                  <w:shd w:val="clear" w:color="auto" w:fill="FFFFFF"/>
                  <w:noWrap/>
                  <w:tcMar>
                    <w:top w:w="0" w:type="dxa"/>
                    <w:left w:w="150" w:type="dxa"/>
                    <w:bottom w:w="0" w:type="dxa"/>
                    <w:right w:w="150" w:type="dxa"/>
                  </w:tcMar>
                  <w:hideMark/>
                </w:tcPr>
                <w:p w14:paraId="52D10F34"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39411196"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r w:rsidRPr="00145047">
                    <w:rPr>
                      <w:rFonts w:ascii="Consolas" w:eastAsia="Gulim" w:hAnsi="Consolas" w:cs="Consolas"/>
                      <w:color w:val="63A35C"/>
                      <w:sz w:val="18"/>
                      <w:szCs w:val="18"/>
                    </w:rPr>
                    <w:t>ttl</w:t>
                  </w:r>
                  <w:r w:rsidRPr="00145047">
                    <w:rPr>
                      <w:rFonts w:ascii="Consolas" w:eastAsia="Gulim" w:hAnsi="Consolas" w:cs="Consolas"/>
                      <w:color w:val="183691"/>
                      <w:sz w:val="18"/>
                      <w:szCs w:val="18"/>
                    </w:rPr>
                    <w:t>"</w:t>
                  </w:r>
                  <w:r w:rsidRPr="00145047">
                    <w:rPr>
                      <w:rFonts w:ascii="Consolas" w:eastAsia="Gulim" w:hAnsi="Consolas" w:cs="Consolas"/>
                      <w:color w:val="24292E"/>
                      <w:sz w:val="18"/>
                      <w:szCs w:val="18"/>
                    </w:rPr>
                    <w:t xml:space="preserve">: </w:t>
                  </w:r>
                  <w:r w:rsidRPr="00145047">
                    <w:rPr>
                      <w:rFonts w:ascii="Consolas" w:eastAsia="Gulim" w:hAnsi="Consolas" w:cs="Consolas"/>
                      <w:color w:val="0086B3"/>
                      <w:sz w:val="18"/>
                      <w:szCs w:val="18"/>
                    </w:rPr>
                    <w:t>600</w:t>
                  </w:r>
                </w:p>
              </w:tc>
            </w:tr>
            <w:tr w:rsidR="001905A8" w:rsidRPr="00145047" w14:paraId="4C5FEF1C" w14:textId="77777777" w:rsidTr="0090015C">
              <w:tc>
                <w:tcPr>
                  <w:tcW w:w="851" w:type="dxa"/>
                  <w:shd w:val="clear" w:color="auto" w:fill="FFFFFF"/>
                  <w:noWrap/>
                  <w:tcMar>
                    <w:top w:w="0" w:type="dxa"/>
                    <w:left w:w="150" w:type="dxa"/>
                    <w:bottom w:w="0" w:type="dxa"/>
                    <w:right w:w="150" w:type="dxa"/>
                  </w:tcMar>
                  <w:hideMark/>
                </w:tcPr>
                <w:p w14:paraId="616C52A9" w14:textId="77777777" w:rsidR="001905A8" w:rsidRPr="00145047" w:rsidRDefault="001905A8" w:rsidP="0090015C">
                  <w:pPr>
                    <w:spacing w:line="300" w:lineRule="atLeast"/>
                    <w:jc w:val="right"/>
                    <w:rPr>
                      <w:rFonts w:ascii="Consolas" w:eastAsia="Gulim" w:hAnsi="Consolas" w:cs="Consolas"/>
                      <w:color w:val="24292E"/>
                      <w:sz w:val="18"/>
                      <w:szCs w:val="18"/>
                    </w:rPr>
                  </w:pPr>
                </w:p>
              </w:tc>
              <w:tc>
                <w:tcPr>
                  <w:tcW w:w="7703" w:type="dxa"/>
                  <w:shd w:val="clear" w:color="auto" w:fill="FFFFFF"/>
                  <w:tcMar>
                    <w:top w:w="0" w:type="dxa"/>
                    <w:left w:w="150" w:type="dxa"/>
                    <w:bottom w:w="0" w:type="dxa"/>
                    <w:right w:w="150" w:type="dxa"/>
                  </w:tcMar>
                  <w:hideMark/>
                </w:tcPr>
                <w:p w14:paraId="13AC19A1" w14:textId="77777777" w:rsidR="001905A8" w:rsidRPr="00145047" w:rsidRDefault="001905A8" w:rsidP="0090015C">
                  <w:pPr>
                    <w:spacing w:line="300" w:lineRule="atLeast"/>
                    <w:jc w:val="left"/>
                    <w:rPr>
                      <w:rFonts w:ascii="Consolas" w:eastAsia="Gulim" w:hAnsi="Consolas" w:cs="Consolas"/>
                      <w:b/>
                      <w:bCs/>
                      <w:color w:val="24292E"/>
                      <w:sz w:val="18"/>
                      <w:szCs w:val="18"/>
                    </w:rPr>
                  </w:pPr>
                  <w:r w:rsidRPr="00145047">
                    <w:rPr>
                      <w:rFonts w:ascii="Consolas" w:eastAsia="Gulim" w:hAnsi="Consolas" w:cs="Consolas"/>
                      <w:color w:val="24292E"/>
                      <w:sz w:val="18"/>
                      <w:szCs w:val="18"/>
                    </w:rPr>
                    <w:t xml:space="preserve">   </w:t>
                  </w:r>
                  <w:r w:rsidRPr="00145047">
                    <w:rPr>
                      <w:rFonts w:ascii="Consolas" w:eastAsia="Gulim" w:hAnsi="Consolas" w:cs="Consolas"/>
                      <w:color w:val="183691"/>
                      <w:sz w:val="18"/>
                      <w:szCs w:val="18"/>
                    </w:rPr>
                    <w:t>}</w:t>
                  </w:r>
                </w:p>
              </w:tc>
            </w:tr>
          </w:tbl>
          <w:p w14:paraId="1764D2CD" w14:textId="77777777" w:rsidR="001905A8" w:rsidRDefault="001905A8" w:rsidP="0090015C">
            <w:pPr>
              <w:spacing w:line="24" w:lineRule="atLeast"/>
              <w:rPr>
                <w:rFonts w:ascii="Courier New" w:hAnsi="Courier New" w:cs="Courier New"/>
                <w:sz w:val="18"/>
                <w:szCs w:val="18"/>
                <w:lang w:eastAsia="ko-KR"/>
              </w:rPr>
            </w:pPr>
          </w:p>
        </w:tc>
      </w:tr>
    </w:tbl>
    <w:p w14:paraId="6814710D" w14:textId="77777777" w:rsidR="001905A8" w:rsidRDefault="001905A8" w:rsidP="001905A8">
      <w:pPr>
        <w:pStyle w:val="PARAGRAPH"/>
        <w:rPr>
          <w:lang w:eastAsia="ko-KR"/>
        </w:rPr>
      </w:pPr>
    </w:p>
    <w:p w14:paraId="7341DD9B" w14:textId="77777777" w:rsidR="003D14F8" w:rsidRPr="003D14F8" w:rsidRDefault="00937B47" w:rsidP="003D14F8">
      <w:pPr>
        <w:pStyle w:val="PARAGRAPH"/>
        <w:rPr>
          <w:rFonts w:eastAsiaTheme="minorEastAsia"/>
          <w:lang w:eastAsia="ko-KR"/>
        </w:rPr>
      </w:pPr>
      <w:r>
        <w:rPr>
          <w:rFonts w:eastAsiaTheme="minorEastAsia"/>
          <w:lang w:eastAsia="ko-KR"/>
        </w:rPr>
        <w:t>Once a</w:t>
      </w:r>
      <w:r w:rsidR="003D14F8" w:rsidRPr="003D14F8">
        <w:rPr>
          <w:rFonts w:eastAsiaTheme="minorEastAsia"/>
          <w:lang w:eastAsia="ko-KR"/>
        </w:rPr>
        <w:t xml:space="preserve"> publishing </w:t>
      </w:r>
      <w:r w:rsidR="00CE3261">
        <w:rPr>
          <w:rFonts w:eastAsiaTheme="minorEastAsia"/>
          <w:lang w:eastAsia="ko-KR"/>
        </w:rPr>
        <w:t>D</w:t>
      </w:r>
      <w:r w:rsidR="003D14F8" w:rsidRPr="003D14F8">
        <w:rPr>
          <w:rFonts w:eastAsiaTheme="minorEastAsia"/>
          <w:lang w:eastAsia="ko-KR"/>
        </w:rPr>
        <w:t xml:space="preserve">evice </w:t>
      </w:r>
      <w:r>
        <w:rPr>
          <w:rFonts w:eastAsiaTheme="minorEastAsia"/>
          <w:lang w:eastAsia="ko-KR"/>
        </w:rPr>
        <w:t>has</w:t>
      </w:r>
      <w:r w:rsidR="003D14F8" w:rsidRPr="003D14F8">
        <w:rPr>
          <w:rFonts w:eastAsiaTheme="minorEastAsia"/>
          <w:lang w:eastAsia="ko-KR"/>
        </w:rPr>
        <w:t xml:space="preserve"> published </w:t>
      </w:r>
      <w:r w:rsidR="00CE3261">
        <w:rPr>
          <w:rFonts w:eastAsiaTheme="minorEastAsia"/>
          <w:lang w:eastAsia="ko-KR"/>
        </w:rPr>
        <w:t>R</w:t>
      </w:r>
      <w:r w:rsidR="003D14F8" w:rsidRPr="003D14F8">
        <w:rPr>
          <w:rFonts w:eastAsiaTheme="minorEastAsia"/>
          <w:lang w:eastAsia="ko-KR"/>
        </w:rPr>
        <w:t xml:space="preserve">esources </w:t>
      </w:r>
      <w:r>
        <w:rPr>
          <w:rFonts w:eastAsiaTheme="minorEastAsia"/>
          <w:lang w:eastAsia="ko-KR"/>
        </w:rPr>
        <w:t>to a</w:t>
      </w:r>
      <w:r w:rsidR="001905A8">
        <w:rPr>
          <w:rFonts w:eastAsiaTheme="minorEastAsia"/>
          <w:lang w:eastAsia="ko-KR"/>
        </w:rPr>
        <w:t>n</w:t>
      </w:r>
      <w:r>
        <w:rPr>
          <w:rFonts w:eastAsiaTheme="minorEastAsia"/>
          <w:lang w:eastAsia="ko-KR"/>
        </w:rPr>
        <w:t xml:space="preserve"> RD, it </w:t>
      </w:r>
      <w:r w:rsidR="001905A8">
        <w:rPr>
          <w:rFonts w:eastAsiaTheme="minorEastAsia"/>
          <w:lang w:eastAsia="ko-KR"/>
        </w:rPr>
        <w:t>may</w:t>
      </w:r>
      <w:r w:rsidR="001905A8">
        <w:rPr>
          <w:rFonts w:eastAsiaTheme="minorEastAsia" w:hint="eastAsia"/>
          <w:lang w:eastAsia="ko-KR"/>
        </w:rPr>
        <w:t xml:space="preserve"> </w:t>
      </w:r>
      <w:r w:rsidR="00CE3261">
        <w:rPr>
          <w:rFonts w:eastAsiaTheme="minorEastAsia"/>
          <w:lang w:eastAsia="ko-KR"/>
        </w:rPr>
        <w:t xml:space="preserve">choose </w:t>
      </w:r>
      <w:r w:rsidR="003D14F8" w:rsidRPr="003D14F8">
        <w:rPr>
          <w:rFonts w:eastAsiaTheme="minorEastAsia"/>
          <w:lang w:eastAsia="ko-KR"/>
        </w:rPr>
        <w:t xml:space="preserve">not respond to the multicast </w:t>
      </w:r>
      <w:r>
        <w:rPr>
          <w:rFonts w:eastAsiaTheme="minorEastAsia"/>
          <w:lang w:eastAsia="ko-KR"/>
        </w:rPr>
        <w:t xml:space="preserve">discovery </w:t>
      </w:r>
      <w:r w:rsidR="003D14F8" w:rsidRPr="003D14F8">
        <w:rPr>
          <w:rFonts w:eastAsiaTheme="minorEastAsia"/>
          <w:lang w:eastAsia="ko-KR"/>
        </w:rPr>
        <w:t>queries</w:t>
      </w:r>
      <w:r>
        <w:rPr>
          <w:rFonts w:eastAsiaTheme="minorEastAsia"/>
          <w:lang w:eastAsia="ko-KR"/>
        </w:rPr>
        <w:t xml:space="preserve"> for the same </w:t>
      </w:r>
      <w:r w:rsidR="00CE3261">
        <w:rPr>
          <w:rFonts w:eastAsiaTheme="minorEastAsia"/>
          <w:lang w:eastAsia="ko-KR"/>
        </w:rPr>
        <w:t>R</w:t>
      </w:r>
      <w:r>
        <w:rPr>
          <w:rFonts w:eastAsiaTheme="minorEastAsia"/>
          <w:lang w:eastAsia="ko-KR"/>
        </w:rPr>
        <w:t>esources</w:t>
      </w:r>
      <w:r w:rsidR="003D14F8" w:rsidRPr="003D14F8">
        <w:rPr>
          <w:rFonts w:eastAsiaTheme="minorEastAsia"/>
          <w:lang w:eastAsia="ko-KR"/>
        </w:rPr>
        <w:t xml:space="preserve"> </w:t>
      </w:r>
      <w:r>
        <w:rPr>
          <w:rFonts w:eastAsiaTheme="minorEastAsia"/>
          <w:lang w:eastAsia="ko-KR"/>
        </w:rPr>
        <w:t xml:space="preserve">against its own </w:t>
      </w:r>
      <w:r w:rsidR="00CE3261" w:rsidRPr="00767063">
        <w:rPr>
          <w:rFonts w:ascii="Consolas" w:eastAsia="Gulim" w:hAnsi="Consolas" w:cs="Consolas"/>
          <w:color w:val="183691"/>
          <w:sz w:val="18"/>
          <w:szCs w:val="18"/>
        </w:rPr>
        <w:t>"</w:t>
      </w:r>
      <w:r>
        <w:rPr>
          <w:rFonts w:eastAsiaTheme="minorEastAsia"/>
          <w:lang w:eastAsia="ko-KR"/>
        </w:rPr>
        <w:t>/oic/res</w:t>
      </w:r>
      <w:r w:rsidR="00CE3261" w:rsidRPr="00767063">
        <w:rPr>
          <w:rFonts w:ascii="Consolas" w:eastAsia="Gulim" w:hAnsi="Consolas" w:cs="Consolas"/>
          <w:color w:val="183691"/>
          <w:sz w:val="18"/>
          <w:szCs w:val="18"/>
        </w:rPr>
        <w:t>"</w:t>
      </w:r>
      <w:r>
        <w:rPr>
          <w:rFonts w:eastAsiaTheme="minorEastAsia"/>
          <w:lang w:eastAsia="ko-KR"/>
        </w:rPr>
        <w:t>, especially when on the same multicast domain as the RD</w:t>
      </w:r>
      <w:r w:rsidR="003D14F8" w:rsidRPr="003D14F8">
        <w:rPr>
          <w:rFonts w:eastAsiaTheme="minorEastAsia"/>
          <w:lang w:eastAsia="ko-KR"/>
        </w:rPr>
        <w:t xml:space="preserve">. After publishing </w:t>
      </w:r>
      <w:r w:rsidR="00CE3261">
        <w:rPr>
          <w:rFonts w:eastAsiaTheme="minorEastAsia"/>
          <w:lang w:eastAsia="ko-KR"/>
        </w:rPr>
        <w:t>R</w:t>
      </w:r>
      <w:r w:rsidR="003D14F8" w:rsidRPr="003D14F8">
        <w:rPr>
          <w:rFonts w:eastAsiaTheme="minorEastAsia"/>
          <w:lang w:eastAsia="ko-KR"/>
        </w:rPr>
        <w:t xml:space="preserve">esources, </w:t>
      </w:r>
      <w:r w:rsidR="001905A8">
        <w:rPr>
          <w:rFonts w:eastAsiaTheme="minorEastAsia"/>
          <w:lang w:eastAsia="ko-KR"/>
        </w:rPr>
        <w:t xml:space="preserve">primarily </w:t>
      </w:r>
      <w:r w:rsidR="003D14F8" w:rsidRPr="003D14F8">
        <w:rPr>
          <w:rFonts w:eastAsiaTheme="minorEastAsia"/>
          <w:lang w:eastAsia="ko-KR"/>
        </w:rPr>
        <w:t xml:space="preserve">it is </w:t>
      </w:r>
      <w:r w:rsidR="00CE3261">
        <w:rPr>
          <w:rFonts w:eastAsiaTheme="minorEastAsia"/>
          <w:lang w:eastAsia="ko-KR"/>
        </w:rPr>
        <w:t>the</w:t>
      </w:r>
      <w:r w:rsidR="00CE3261" w:rsidRPr="003D14F8">
        <w:rPr>
          <w:rFonts w:eastAsiaTheme="minorEastAsia"/>
          <w:lang w:eastAsia="ko-KR"/>
        </w:rPr>
        <w:t xml:space="preserve"> </w:t>
      </w:r>
      <w:r w:rsidR="003D14F8" w:rsidRPr="003D14F8">
        <w:rPr>
          <w:rFonts w:eastAsiaTheme="minorEastAsia"/>
          <w:lang w:eastAsia="ko-KR"/>
        </w:rPr>
        <w:t>RD</w:t>
      </w:r>
      <w:r w:rsidR="00CE3261">
        <w:rPr>
          <w:rFonts w:eastAsiaTheme="minorEastAsia"/>
          <w:lang w:eastAsia="ko-KR"/>
        </w:rPr>
        <w:t>s</w:t>
      </w:r>
      <w:r w:rsidR="003D14F8" w:rsidRPr="003D14F8">
        <w:rPr>
          <w:rFonts w:eastAsiaTheme="minorEastAsia"/>
          <w:lang w:eastAsia="ko-KR"/>
        </w:rPr>
        <w:t xml:space="preserve"> responsibility to reply to the queries for the </w:t>
      </w:r>
      <w:r>
        <w:rPr>
          <w:rFonts w:eastAsiaTheme="minorEastAsia"/>
          <w:lang w:eastAsia="ko-KR"/>
        </w:rPr>
        <w:t xml:space="preserve">published </w:t>
      </w:r>
      <w:r w:rsidR="00CE3261">
        <w:rPr>
          <w:rFonts w:eastAsiaTheme="minorEastAsia"/>
          <w:lang w:eastAsia="ko-KR"/>
        </w:rPr>
        <w:t>R</w:t>
      </w:r>
      <w:r w:rsidR="003D14F8" w:rsidRPr="003D14F8">
        <w:rPr>
          <w:rFonts w:eastAsiaTheme="minorEastAsia"/>
          <w:lang w:eastAsia="ko-KR"/>
        </w:rPr>
        <w:t xml:space="preserve">esources. </w:t>
      </w:r>
    </w:p>
    <w:p w14:paraId="40DF7400" w14:textId="77777777" w:rsidR="003D14F8" w:rsidRDefault="003D14F8" w:rsidP="003D14F8">
      <w:pPr>
        <w:pStyle w:val="PARAGRAPH"/>
        <w:rPr>
          <w:rFonts w:eastAsiaTheme="minorEastAsia"/>
          <w:lang w:eastAsia="ko-KR"/>
        </w:rPr>
      </w:pPr>
      <w:r w:rsidRPr="003D14F8">
        <w:rPr>
          <w:rFonts w:eastAsiaTheme="minorEastAsia"/>
          <w:lang w:eastAsia="ko-KR"/>
        </w:rPr>
        <w:lastRenderedPageBreak/>
        <w:t xml:space="preserve">There is another possibility that the </w:t>
      </w:r>
      <w:r w:rsidR="00CE3261">
        <w:rPr>
          <w:rFonts w:eastAsiaTheme="minorEastAsia"/>
          <w:lang w:eastAsia="ko-KR"/>
        </w:rPr>
        <w:t>RD</w:t>
      </w:r>
      <w:r w:rsidRPr="003D14F8">
        <w:rPr>
          <w:rFonts w:eastAsiaTheme="minorEastAsia"/>
          <w:lang w:eastAsia="ko-KR"/>
        </w:rPr>
        <w:t xml:space="preserve"> and the publishing </w:t>
      </w:r>
      <w:r w:rsidR="00CE3261">
        <w:rPr>
          <w:rFonts w:eastAsiaTheme="minorEastAsia"/>
          <w:lang w:eastAsia="ko-KR"/>
        </w:rPr>
        <w:t>D</w:t>
      </w:r>
      <w:r w:rsidRPr="003D14F8">
        <w:rPr>
          <w:rFonts w:eastAsiaTheme="minorEastAsia"/>
          <w:lang w:eastAsia="ko-KR"/>
        </w:rPr>
        <w:t xml:space="preserve">evice both respond to the multicast query from the discovering </w:t>
      </w:r>
      <w:r w:rsidR="00CE3261">
        <w:rPr>
          <w:rFonts w:eastAsiaTheme="minorEastAsia"/>
          <w:lang w:eastAsia="ko-KR"/>
        </w:rPr>
        <w:t>D</w:t>
      </w:r>
      <w:r w:rsidRPr="003D14F8">
        <w:rPr>
          <w:rFonts w:eastAsiaTheme="minorEastAsia"/>
          <w:lang w:eastAsia="ko-KR"/>
        </w:rPr>
        <w:t xml:space="preserve">evice. This will create a duplication of the </w:t>
      </w:r>
      <w:r w:rsidR="00ED2B4D">
        <w:rPr>
          <w:rFonts w:eastAsiaTheme="minorEastAsia" w:hint="eastAsia"/>
          <w:lang w:eastAsia="ko-KR"/>
        </w:rPr>
        <w:t>information</w:t>
      </w:r>
      <w:r w:rsidRPr="003D14F8">
        <w:rPr>
          <w:rFonts w:eastAsiaTheme="minorEastAsia"/>
          <w:lang w:eastAsia="ko-KR"/>
        </w:rPr>
        <w:t xml:space="preserve"> but is an alternat</w:t>
      </w:r>
      <w:r w:rsidR="00BB54E9">
        <w:rPr>
          <w:rFonts w:eastAsiaTheme="minorEastAsia"/>
          <w:lang w:eastAsia="ko-KR"/>
        </w:rPr>
        <w:t>iv</w:t>
      </w:r>
      <w:r w:rsidRPr="003D14F8">
        <w:rPr>
          <w:rFonts w:eastAsiaTheme="minorEastAsia"/>
          <w:lang w:eastAsia="ko-KR"/>
        </w:rPr>
        <w:t xml:space="preserve">e that </w:t>
      </w:r>
      <w:r w:rsidR="000F4D1B">
        <w:rPr>
          <w:rFonts w:eastAsiaTheme="minorEastAsia"/>
          <w:lang w:eastAsia="ko-KR"/>
        </w:rPr>
        <w:t>may</w:t>
      </w:r>
      <w:r w:rsidRPr="003D14F8">
        <w:rPr>
          <w:rFonts w:eastAsiaTheme="minorEastAsia"/>
          <w:lang w:eastAsia="ko-KR"/>
        </w:rPr>
        <w:t xml:space="preserve"> be used for non-robust network</w:t>
      </w:r>
      <w:r w:rsidR="00BB54E9">
        <w:rPr>
          <w:rFonts w:eastAsiaTheme="minorEastAsia"/>
          <w:lang w:eastAsia="ko-KR"/>
        </w:rPr>
        <w:t>s</w:t>
      </w:r>
      <w:r w:rsidRPr="003D14F8">
        <w:rPr>
          <w:rFonts w:eastAsiaTheme="minorEastAsia"/>
          <w:lang w:eastAsia="ko-KR"/>
        </w:rPr>
        <w:t xml:space="preserve">. It is not a recommended option but for industrial scenarios, this is </w:t>
      </w:r>
      <w:r>
        <w:rPr>
          <w:rFonts w:eastAsiaTheme="minorEastAsia"/>
          <w:lang w:eastAsia="ko-KR"/>
        </w:rPr>
        <w:t>one of the possibilities.</w:t>
      </w:r>
      <w:r w:rsidR="000F4D1B">
        <w:rPr>
          <w:rFonts w:eastAsiaTheme="minorEastAsia"/>
          <w:lang w:eastAsia="ko-KR"/>
        </w:rPr>
        <w:t xml:space="preserve"> </w:t>
      </w:r>
      <w:r w:rsidR="000F4D1B" w:rsidRPr="000F4D1B">
        <w:rPr>
          <w:rFonts w:eastAsiaTheme="minorEastAsia"/>
          <w:lang w:eastAsia="ko-KR"/>
        </w:rPr>
        <w:t xml:space="preserve">Either way, discovering </w:t>
      </w:r>
      <w:r w:rsidR="00BB54E9">
        <w:rPr>
          <w:rFonts w:eastAsiaTheme="minorEastAsia"/>
          <w:lang w:eastAsia="ko-KR"/>
        </w:rPr>
        <w:t>C</w:t>
      </w:r>
      <w:r w:rsidR="000F4D1B" w:rsidRPr="000F4D1B">
        <w:rPr>
          <w:rFonts w:eastAsiaTheme="minorEastAsia"/>
          <w:lang w:eastAsia="ko-KR"/>
        </w:rPr>
        <w:t xml:space="preserve">lients </w:t>
      </w:r>
      <w:r w:rsidR="00BB54E9">
        <w:rPr>
          <w:rFonts w:eastAsiaTheme="minorEastAsia"/>
          <w:lang w:eastAsia="ko-KR"/>
        </w:rPr>
        <w:t>need to</w:t>
      </w:r>
      <w:r w:rsidR="00BB54E9" w:rsidRPr="000F4D1B">
        <w:rPr>
          <w:rFonts w:eastAsiaTheme="minorEastAsia"/>
          <w:lang w:eastAsia="ko-KR"/>
        </w:rPr>
        <w:t xml:space="preserve"> </w:t>
      </w:r>
      <w:r w:rsidR="000F4D1B" w:rsidRPr="000F4D1B">
        <w:rPr>
          <w:rFonts w:eastAsiaTheme="minorEastAsia"/>
          <w:lang w:eastAsia="ko-KR"/>
        </w:rPr>
        <w:t>always be prepared to process duplicate information in responses to multicast discovery request</w:t>
      </w:r>
      <w:r w:rsidR="000F4D1B">
        <w:rPr>
          <w:rFonts w:eastAsiaTheme="minorEastAsia"/>
          <w:lang w:eastAsia="ko-KR"/>
        </w:rPr>
        <w:t>.</w:t>
      </w:r>
      <w:r w:rsidR="0000669A">
        <w:rPr>
          <w:rFonts w:eastAsiaTheme="minorEastAsia"/>
          <w:lang w:eastAsia="ko-KR"/>
        </w:rPr>
        <w:t xml:space="preserve"> The </w:t>
      </w:r>
      <w:r w:rsidR="00BB54E9" w:rsidRPr="00767063">
        <w:rPr>
          <w:rFonts w:ascii="Consolas" w:eastAsia="Gulim" w:hAnsi="Consolas" w:cs="Consolas"/>
          <w:color w:val="183691"/>
          <w:sz w:val="18"/>
          <w:szCs w:val="18"/>
        </w:rPr>
        <w:t>"</w:t>
      </w:r>
      <w:r w:rsidR="0000669A">
        <w:rPr>
          <w:rFonts w:eastAsiaTheme="minorEastAsia"/>
          <w:lang w:eastAsia="ko-KR"/>
        </w:rPr>
        <w:t>/oic/rd</w:t>
      </w:r>
      <w:r w:rsidR="00BB54E9" w:rsidRPr="00767063">
        <w:rPr>
          <w:rFonts w:ascii="Consolas" w:eastAsia="Gulim" w:hAnsi="Consolas" w:cs="Consolas"/>
          <w:color w:val="183691"/>
          <w:sz w:val="18"/>
          <w:szCs w:val="18"/>
        </w:rPr>
        <w:t>"</w:t>
      </w:r>
      <w:r w:rsidR="0000669A">
        <w:rPr>
          <w:rFonts w:eastAsiaTheme="minorEastAsia"/>
          <w:lang w:eastAsia="ko-KR"/>
        </w:rPr>
        <w:t xml:space="preserve"> schema is as defined in </w:t>
      </w:r>
      <w:r w:rsidR="00BA06A3">
        <w:rPr>
          <w:rFonts w:eastAsiaTheme="minorEastAsia"/>
          <w:lang w:eastAsia="ko-KR"/>
        </w:rPr>
        <w:fldChar w:fldCharType="begin"/>
      </w:r>
      <w:r w:rsidR="00BA06A3">
        <w:rPr>
          <w:rFonts w:eastAsiaTheme="minorEastAsia"/>
          <w:lang w:eastAsia="ko-KR"/>
        </w:rPr>
        <w:instrText xml:space="preserve"> REF _Ref505355290 \r \h </w:instrText>
      </w:r>
      <w:r w:rsidR="00BA06A3">
        <w:rPr>
          <w:rFonts w:eastAsiaTheme="minorEastAsia"/>
          <w:lang w:eastAsia="ko-KR"/>
        </w:rPr>
      </w:r>
      <w:r w:rsidR="00BA06A3">
        <w:rPr>
          <w:rFonts w:eastAsiaTheme="minorEastAsia"/>
          <w:lang w:eastAsia="ko-KR"/>
        </w:rPr>
        <w:fldChar w:fldCharType="separate"/>
      </w:r>
      <w:r w:rsidR="00370B4E">
        <w:rPr>
          <w:rFonts w:eastAsiaTheme="minorEastAsia"/>
          <w:lang w:eastAsia="ko-KR"/>
        </w:rPr>
        <w:t>D.13</w:t>
      </w:r>
      <w:r w:rsidR="00BA06A3">
        <w:rPr>
          <w:rFonts w:eastAsiaTheme="minorEastAsia"/>
          <w:lang w:eastAsia="ko-KR"/>
        </w:rPr>
        <w:fldChar w:fldCharType="end"/>
      </w:r>
      <w:r w:rsidR="00BA06A3">
        <w:rPr>
          <w:rFonts w:eastAsiaTheme="minorEastAsia"/>
          <w:lang w:eastAsia="ko-KR"/>
        </w:rPr>
        <w:t xml:space="preserve"> </w:t>
      </w:r>
      <w:r w:rsidR="0000669A">
        <w:rPr>
          <w:rFonts w:eastAsiaTheme="minorEastAsia"/>
          <w:lang w:eastAsia="ko-KR"/>
        </w:rPr>
        <w:t xml:space="preserve">to specify publishing to the </w:t>
      </w:r>
      <w:r w:rsidR="00BB54E9" w:rsidRPr="00767063">
        <w:rPr>
          <w:rFonts w:ascii="Consolas" w:eastAsia="Gulim" w:hAnsi="Consolas" w:cs="Consolas"/>
          <w:color w:val="183691"/>
          <w:sz w:val="18"/>
          <w:szCs w:val="18"/>
        </w:rPr>
        <w:t>"</w:t>
      </w:r>
      <w:r w:rsidR="0000669A">
        <w:rPr>
          <w:rFonts w:eastAsiaTheme="minorEastAsia"/>
          <w:lang w:eastAsia="ko-KR"/>
        </w:rPr>
        <w:t>/oic/rd</w:t>
      </w:r>
      <w:r w:rsidR="00BB54E9" w:rsidRPr="00767063">
        <w:rPr>
          <w:rFonts w:ascii="Consolas" w:eastAsia="Gulim" w:hAnsi="Consolas" w:cs="Consolas"/>
          <w:color w:val="183691"/>
          <w:sz w:val="18"/>
          <w:szCs w:val="18"/>
        </w:rPr>
        <w:t>"</w:t>
      </w:r>
      <w:r w:rsidR="0000669A">
        <w:rPr>
          <w:rFonts w:eastAsiaTheme="minorEastAsia"/>
          <w:lang w:eastAsia="ko-KR"/>
        </w:rPr>
        <w:t xml:space="preserve"> </w:t>
      </w:r>
      <w:r w:rsidR="003F29CA">
        <w:rPr>
          <w:rFonts w:eastAsiaTheme="minorEastAsia"/>
          <w:lang w:eastAsia="ko-KR"/>
        </w:rPr>
        <w:t>Resource</w:t>
      </w:r>
      <w:r w:rsidR="0000669A">
        <w:rPr>
          <w:rFonts w:eastAsiaTheme="minorEastAsia"/>
          <w:lang w:eastAsia="ko-KR"/>
        </w:rPr>
        <w:t>.</w:t>
      </w:r>
    </w:p>
    <w:p w14:paraId="57720508" w14:textId="77777777" w:rsidR="002827D7" w:rsidRDefault="002827D7" w:rsidP="00F92D1D">
      <w:pPr>
        <w:pStyle w:val="Heading4"/>
      </w:pPr>
      <w:bookmarkStart w:id="12338" w:name="_Ref490143441"/>
      <w:r>
        <w:t xml:space="preserve">Resource </w:t>
      </w:r>
      <w:r w:rsidR="00D26781">
        <w:t>exposure</w:t>
      </w:r>
      <w:bookmarkEnd w:id="12338"/>
    </w:p>
    <w:p w14:paraId="4C37E65D" w14:textId="77777777" w:rsidR="00671C9F" w:rsidRDefault="00BF7A32" w:rsidP="00F92D1D">
      <w:pPr>
        <w:pStyle w:val="Heading5"/>
      </w:pPr>
      <w:r w:rsidRPr="00B07E41">
        <w:rPr>
          <w:lang w:eastAsia="ko-KR"/>
        </w:rPr>
        <w:t>"</w:t>
      </w:r>
      <w:r w:rsidR="00ED2B4D">
        <w:rPr>
          <w:rFonts w:hint="eastAsia"/>
        </w:rPr>
        <w:t>/oic/res</w:t>
      </w:r>
      <w:r w:rsidRPr="00B07E41">
        <w:rPr>
          <w:lang w:eastAsia="ko-KR"/>
        </w:rPr>
        <w:t>"</w:t>
      </w:r>
      <w:r w:rsidR="00671C9F">
        <w:t xml:space="preserve"> and retrieving of the </w:t>
      </w:r>
      <w:r w:rsidR="001D11F4">
        <w:t>R</w:t>
      </w:r>
      <w:r w:rsidR="00671C9F">
        <w:t>esources</w:t>
      </w:r>
    </w:p>
    <w:p w14:paraId="178D4B30" w14:textId="77777777" w:rsidR="00671C9F" w:rsidRDefault="00024075" w:rsidP="00671C9F">
      <w:pPr>
        <w:pStyle w:val="PARAGRAPH"/>
        <w:rPr>
          <w:rFonts w:eastAsiaTheme="minorEastAsia"/>
          <w:lang w:eastAsia="ko-KR"/>
        </w:rPr>
      </w:pPr>
      <w:r w:rsidRPr="00024075">
        <w:rPr>
          <w:rFonts w:eastAsiaTheme="minorEastAsia"/>
          <w:lang w:eastAsia="ko-KR"/>
        </w:rPr>
        <w:t xml:space="preserve">The </w:t>
      </w:r>
      <w:r w:rsidR="00BF7A32" w:rsidRPr="00B07E41">
        <w:rPr>
          <w:lang w:eastAsia="ko-KR"/>
        </w:rPr>
        <w:t>"</w:t>
      </w:r>
      <w:r w:rsidR="00ED2B4D">
        <w:rPr>
          <w:rFonts w:eastAsiaTheme="minorEastAsia" w:hint="eastAsia"/>
          <w:lang w:eastAsia="ko-KR"/>
        </w:rPr>
        <w:t>/oic/res</w:t>
      </w:r>
      <w:r w:rsidR="00BF7A32" w:rsidRPr="00B07E41">
        <w:rPr>
          <w:lang w:eastAsia="ko-KR"/>
        </w:rPr>
        <w:t>"</w:t>
      </w:r>
      <w:r w:rsidRPr="00024075">
        <w:rPr>
          <w:rFonts w:eastAsiaTheme="minorEastAsia"/>
          <w:lang w:eastAsia="ko-KR"/>
        </w:rPr>
        <w:t xml:space="preserve"> based discovery process remains the same as that in the absence of a</w:t>
      </w:r>
      <w:r>
        <w:rPr>
          <w:rFonts w:eastAsiaTheme="minorEastAsia"/>
          <w:lang w:eastAsia="ko-KR"/>
        </w:rPr>
        <w:t>n</w:t>
      </w:r>
      <w:r w:rsidRPr="00024075">
        <w:rPr>
          <w:rFonts w:eastAsiaTheme="minorEastAsia"/>
          <w:lang w:eastAsia="ko-KR"/>
        </w:rPr>
        <w:t xml:space="preserve"> RD.</w:t>
      </w:r>
      <w:r>
        <w:rPr>
          <w:rFonts w:eastAsiaTheme="minorEastAsia"/>
          <w:lang w:eastAsia="ko-KR"/>
        </w:rPr>
        <w:t xml:space="preserve"> R</w:t>
      </w:r>
      <w:r w:rsidR="00671C9F" w:rsidRPr="00671C9F">
        <w:rPr>
          <w:rFonts w:eastAsiaTheme="minorEastAsia"/>
          <w:lang w:eastAsia="ko-KR"/>
        </w:rPr>
        <w:t xml:space="preserve">esources </w:t>
      </w:r>
      <w:r>
        <w:rPr>
          <w:rFonts w:eastAsiaTheme="minorEastAsia"/>
          <w:lang w:eastAsia="ko-KR"/>
        </w:rPr>
        <w:t xml:space="preserve">may be discovered by </w:t>
      </w:r>
      <w:r w:rsidR="00ED2B4D">
        <w:rPr>
          <w:rFonts w:eastAsiaTheme="minorEastAsia" w:hint="eastAsia"/>
          <w:lang w:eastAsia="ko-KR"/>
        </w:rPr>
        <w:t>retrieving</w:t>
      </w:r>
      <w:r>
        <w:rPr>
          <w:rFonts w:eastAsiaTheme="minorEastAsia"/>
          <w:lang w:eastAsia="ko-KR"/>
        </w:rPr>
        <w:t xml:space="preserve"> the</w:t>
      </w:r>
      <w:r w:rsidR="00671C9F" w:rsidRPr="00671C9F">
        <w:rPr>
          <w:rFonts w:eastAsiaTheme="minorEastAsia"/>
          <w:lang w:eastAsia="ko-KR"/>
        </w:rPr>
        <w:t xml:space="preserve"> </w:t>
      </w:r>
      <w:r w:rsidR="00BF7A32" w:rsidRPr="00B07E41">
        <w:rPr>
          <w:lang w:eastAsia="ko-KR"/>
        </w:rPr>
        <w:t>"</w:t>
      </w:r>
      <w:r w:rsidR="00671C9F" w:rsidRPr="00671C9F">
        <w:rPr>
          <w:rFonts w:eastAsiaTheme="minorEastAsia"/>
          <w:lang w:eastAsia="ko-KR"/>
        </w:rPr>
        <w:t>/oic/res</w:t>
      </w:r>
      <w:r w:rsidR="00BF7A32" w:rsidRPr="00B07E41">
        <w:rPr>
          <w:lang w:eastAsia="ko-KR"/>
        </w:rPr>
        <w:t>"</w:t>
      </w:r>
      <w:r>
        <w:rPr>
          <w:rFonts w:eastAsiaTheme="minorEastAsia"/>
          <w:lang w:eastAsia="ko-KR"/>
        </w:rPr>
        <w:t xml:space="preserve"> </w:t>
      </w:r>
      <w:r w:rsidR="00BF7A32">
        <w:rPr>
          <w:rFonts w:eastAsiaTheme="minorEastAsia"/>
          <w:lang w:eastAsia="ko-KR"/>
        </w:rPr>
        <w:t>R</w:t>
      </w:r>
      <w:r>
        <w:rPr>
          <w:rFonts w:eastAsiaTheme="minorEastAsia"/>
          <w:lang w:eastAsia="ko-KR"/>
        </w:rPr>
        <w:t xml:space="preserve">esource by sending a multicast or unicast request. In the case of a multicast discovery request, an RD </w:t>
      </w:r>
      <w:r w:rsidR="001D11F4">
        <w:rPr>
          <w:rFonts w:eastAsiaTheme="minorEastAsia"/>
          <w:lang w:eastAsia="ko-KR"/>
        </w:rPr>
        <w:t>shall include in its response any published Resources on behalf of</w:t>
      </w:r>
      <w:r>
        <w:rPr>
          <w:rFonts w:eastAsiaTheme="minorEastAsia"/>
          <w:lang w:eastAsia="ko-KR"/>
        </w:rPr>
        <w:t xml:space="preserve"> the </w:t>
      </w:r>
      <w:r w:rsidR="001D11F4">
        <w:rPr>
          <w:rFonts w:eastAsiaTheme="minorEastAsia"/>
          <w:lang w:eastAsia="ko-KR"/>
        </w:rPr>
        <w:t>D</w:t>
      </w:r>
      <w:r>
        <w:rPr>
          <w:rFonts w:eastAsiaTheme="minorEastAsia"/>
          <w:lang w:eastAsia="ko-KR"/>
        </w:rPr>
        <w:t xml:space="preserve">evice that hosts the </w:t>
      </w:r>
      <w:r w:rsidR="001D11F4">
        <w:rPr>
          <w:rFonts w:eastAsiaTheme="minorEastAsia"/>
          <w:lang w:eastAsia="ko-KR"/>
        </w:rPr>
        <w:t>R</w:t>
      </w:r>
      <w:r>
        <w:rPr>
          <w:rFonts w:eastAsiaTheme="minorEastAsia"/>
          <w:lang w:eastAsia="ko-KR"/>
        </w:rPr>
        <w:t xml:space="preserve">esources. Clients </w:t>
      </w:r>
      <w:r w:rsidR="001D11F4">
        <w:rPr>
          <w:rFonts w:eastAsiaTheme="minorEastAsia"/>
          <w:lang w:eastAsia="ko-KR"/>
        </w:rPr>
        <w:t xml:space="preserve">should </w:t>
      </w:r>
      <w:r>
        <w:rPr>
          <w:rFonts w:eastAsiaTheme="minorEastAsia"/>
          <w:lang w:eastAsia="ko-KR"/>
        </w:rPr>
        <w:t xml:space="preserve">be prepared to process duplicate </w:t>
      </w:r>
      <w:r w:rsidR="001D11F4">
        <w:rPr>
          <w:rFonts w:eastAsiaTheme="minorEastAsia"/>
          <w:lang w:eastAsia="ko-KR"/>
        </w:rPr>
        <w:t>R</w:t>
      </w:r>
      <w:r>
        <w:rPr>
          <w:rFonts w:eastAsiaTheme="minorEastAsia"/>
          <w:lang w:eastAsia="ko-KR"/>
        </w:rPr>
        <w:t>esource i</w:t>
      </w:r>
      <w:r w:rsidR="002C57A5">
        <w:rPr>
          <w:rFonts w:eastAsiaTheme="minorEastAsia"/>
          <w:lang w:eastAsia="ko-KR"/>
        </w:rPr>
        <w:t>nformation from more than</w:t>
      </w:r>
      <w:r>
        <w:rPr>
          <w:rFonts w:eastAsiaTheme="minorEastAsia"/>
          <w:lang w:eastAsia="ko-KR"/>
        </w:rPr>
        <w:t xml:space="preserve"> on</w:t>
      </w:r>
      <w:r w:rsidR="002C57A5">
        <w:rPr>
          <w:rFonts w:eastAsiaTheme="minorEastAsia"/>
          <w:lang w:eastAsia="ko-KR"/>
        </w:rPr>
        <w:t>e</w:t>
      </w:r>
      <w:r>
        <w:rPr>
          <w:rFonts w:eastAsiaTheme="minorEastAsia"/>
          <w:lang w:eastAsia="ko-KR"/>
        </w:rPr>
        <w:t xml:space="preserve"> RD responding with the same information or from an RD and the hosting </w:t>
      </w:r>
      <w:r w:rsidR="001D11F4">
        <w:rPr>
          <w:rFonts w:eastAsiaTheme="minorEastAsia"/>
          <w:lang w:eastAsia="ko-KR"/>
        </w:rPr>
        <w:t>D</w:t>
      </w:r>
      <w:r>
        <w:rPr>
          <w:rFonts w:eastAsiaTheme="minorEastAsia"/>
          <w:lang w:eastAsia="ko-KR"/>
        </w:rPr>
        <w:t xml:space="preserve">evice (publishing the </w:t>
      </w:r>
      <w:r w:rsidR="001D11F4">
        <w:rPr>
          <w:rFonts w:eastAsiaTheme="minorEastAsia"/>
          <w:lang w:eastAsia="ko-KR"/>
        </w:rPr>
        <w:t>R</w:t>
      </w:r>
      <w:r>
        <w:rPr>
          <w:rFonts w:eastAsiaTheme="minorEastAsia"/>
          <w:lang w:eastAsia="ko-KR"/>
        </w:rPr>
        <w:t xml:space="preserve">esource information) both responding to the request. Interaction with </w:t>
      </w:r>
      <w:r w:rsidR="001D11F4">
        <w:rPr>
          <w:rFonts w:eastAsiaTheme="minorEastAsia"/>
          <w:lang w:eastAsia="ko-KR"/>
        </w:rPr>
        <w:t>R</w:t>
      </w:r>
      <w:r>
        <w:rPr>
          <w:rFonts w:eastAsiaTheme="minorEastAsia"/>
          <w:lang w:eastAsia="ko-KR"/>
        </w:rPr>
        <w:t xml:space="preserve">esources discovered using the RD is done using the same mechanism and methods as with </w:t>
      </w:r>
      <w:r w:rsidR="001D11F4">
        <w:rPr>
          <w:rFonts w:eastAsiaTheme="minorEastAsia"/>
          <w:lang w:eastAsia="ko-KR"/>
        </w:rPr>
        <w:t>R</w:t>
      </w:r>
      <w:r>
        <w:rPr>
          <w:rFonts w:eastAsiaTheme="minorEastAsia"/>
          <w:lang w:eastAsia="ko-KR"/>
        </w:rPr>
        <w:t xml:space="preserve">esources discovered by </w:t>
      </w:r>
      <w:r w:rsidR="00ED2B4D">
        <w:rPr>
          <w:rFonts w:eastAsiaTheme="minorEastAsia" w:hint="eastAsia"/>
          <w:lang w:eastAsia="ko-KR"/>
        </w:rPr>
        <w:t>retrieving</w:t>
      </w:r>
      <w:r>
        <w:rPr>
          <w:rFonts w:eastAsiaTheme="minorEastAsia"/>
          <w:lang w:eastAsia="ko-KR"/>
        </w:rPr>
        <w:t xml:space="preserve"> the </w:t>
      </w:r>
      <w:r w:rsidR="001D11F4" w:rsidRPr="00B07E41">
        <w:rPr>
          <w:lang w:eastAsia="ko-KR"/>
        </w:rPr>
        <w:t>"</w:t>
      </w:r>
      <w:r>
        <w:rPr>
          <w:rFonts w:eastAsiaTheme="minorEastAsia"/>
          <w:lang w:eastAsia="ko-KR"/>
        </w:rPr>
        <w:t>/oic/res</w:t>
      </w:r>
      <w:r w:rsidR="001D11F4" w:rsidRPr="00B07E41">
        <w:rPr>
          <w:lang w:eastAsia="ko-KR"/>
        </w:rPr>
        <w:t>"</w:t>
      </w:r>
      <w:r>
        <w:rPr>
          <w:rFonts w:eastAsiaTheme="minorEastAsia"/>
          <w:lang w:eastAsia="ko-KR"/>
        </w:rPr>
        <w:t xml:space="preserve"> </w:t>
      </w:r>
      <w:r w:rsidR="001D11F4">
        <w:rPr>
          <w:rFonts w:eastAsiaTheme="minorEastAsia"/>
          <w:lang w:eastAsia="ko-KR"/>
        </w:rPr>
        <w:t>R</w:t>
      </w:r>
      <w:r>
        <w:rPr>
          <w:rFonts w:eastAsiaTheme="minorEastAsia"/>
          <w:lang w:eastAsia="ko-KR"/>
        </w:rPr>
        <w:t xml:space="preserve">esource of the </w:t>
      </w:r>
      <w:r w:rsidR="001D11F4">
        <w:rPr>
          <w:rFonts w:eastAsiaTheme="minorEastAsia"/>
          <w:lang w:eastAsia="ko-KR"/>
        </w:rPr>
        <w:t>D</w:t>
      </w:r>
      <w:r>
        <w:rPr>
          <w:rFonts w:eastAsiaTheme="minorEastAsia"/>
          <w:lang w:eastAsia="ko-KR"/>
        </w:rPr>
        <w:t xml:space="preserve">evice hosting the </w:t>
      </w:r>
      <w:r w:rsidR="001D11F4">
        <w:rPr>
          <w:rFonts w:eastAsiaTheme="minorEastAsia"/>
          <w:lang w:eastAsia="ko-KR"/>
        </w:rPr>
        <w:t>R</w:t>
      </w:r>
      <w:r>
        <w:rPr>
          <w:rFonts w:eastAsiaTheme="minorEastAsia"/>
          <w:lang w:eastAsia="ko-KR"/>
        </w:rPr>
        <w:t xml:space="preserve">esources (e.g., connect to the </w:t>
      </w:r>
      <w:r w:rsidR="001D11F4">
        <w:rPr>
          <w:rFonts w:eastAsiaTheme="minorEastAsia"/>
          <w:lang w:eastAsia="ko-KR"/>
        </w:rPr>
        <w:t xml:space="preserve">hosting Device </w:t>
      </w:r>
      <w:r>
        <w:rPr>
          <w:rFonts w:eastAsiaTheme="minorEastAsia"/>
          <w:lang w:eastAsia="ko-KR"/>
        </w:rPr>
        <w:t xml:space="preserve">and perform CRUDN operations on the </w:t>
      </w:r>
      <w:r w:rsidR="001D11F4">
        <w:rPr>
          <w:rFonts w:eastAsiaTheme="minorEastAsia"/>
          <w:lang w:eastAsia="ko-KR"/>
        </w:rPr>
        <w:t>R</w:t>
      </w:r>
      <w:r>
        <w:rPr>
          <w:rFonts w:eastAsiaTheme="minorEastAsia"/>
          <w:lang w:eastAsia="ko-KR"/>
        </w:rPr>
        <w:t>esource).</w:t>
      </w:r>
    </w:p>
    <w:p w14:paraId="228A3C44" w14:textId="77777777" w:rsidR="00193A2F" w:rsidRDefault="00193A2F" w:rsidP="00193A2F">
      <w:pPr>
        <w:pStyle w:val="PARAGRAPH"/>
        <w:rPr>
          <w:lang w:eastAsia="ko-KR"/>
        </w:rPr>
      </w:pPr>
      <w:r w:rsidRPr="00050838">
        <w:rPr>
          <w:lang w:eastAsia="ko-KR"/>
        </w:rPr>
        <w:t>Resource Director</w:t>
      </w:r>
      <w:r w:rsidR="001D11F4">
        <w:rPr>
          <w:lang w:eastAsia="ko-KR"/>
        </w:rPr>
        <w:t>ies</w:t>
      </w:r>
      <w:r w:rsidRPr="00050838">
        <w:rPr>
          <w:lang w:eastAsia="ko-KR"/>
        </w:rPr>
        <w:t xml:space="preserve"> provide different </w:t>
      </w:r>
      <w:r w:rsidR="001D11F4" w:rsidRPr="00B07E41">
        <w:rPr>
          <w:lang w:eastAsia="ko-KR"/>
        </w:rPr>
        <w:t>"</w:t>
      </w:r>
      <w:r w:rsidRPr="00050838">
        <w:rPr>
          <w:lang w:eastAsia="ko-KR"/>
        </w:rPr>
        <w:t>/oic/res</w:t>
      </w:r>
      <w:r w:rsidR="001D11F4" w:rsidRPr="00B07E41">
        <w:rPr>
          <w:lang w:eastAsia="ko-KR"/>
        </w:rPr>
        <w:t>"</w:t>
      </w:r>
      <w:r w:rsidRPr="00050838">
        <w:rPr>
          <w:lang w:eastAsia="ko-KR"/>
        </w:rPr>
        <w:t xml:space="preserve"> response</w:t>
      </w:r>
      <w:r w:rsidR="001D11F4">
        <w:rPr>
          <w:lang w:eastAsia="ko-KR"/>
        </w:rPr>
        <w:t>s</w:t>
      </w:r>
      <w:r w:rsidRPr="00050838">
        <w:rPr>
          <w:lang w:eastAsia="ko-KR"/>
        </w:rPr>
        <w:t xml:space="preserve"> according to </w:t>
      </w:r>
      <w:r w:rsidR="001D11F4">
        <w:rPr>
          <w:lang w:eastAsia="ko-KR"/>
        </w:rPr>
        <w:t xml:space="preserve">the </w:t>
      </w:r>
      <w:r w:rsidRPr="00050838">
        <w:rPr>
          <w:lang w:eastAsia="ko-KR"/>
        </w:rPr>
        <w:t>requesting Clients</w:t>
      </w:r>
      <w:r w:rsidRPr="00FC7438">
        <w:rPr>
          <w:lang w:eastAsia="ko-KR"/>
        </w:rPr>
        <w:t xml:space="preserve">, which indicate their preference with content format. OCF 1.0 Clients request with </w:t>
      </w:r>
      <w:r w:rsidR="001D11F4">
        <w:rPr>
          <w:lang w:eastAsia="ko-KR"/>
        </w:rPr>
        <w:t>a</w:t>
      </w:r>
      <w:r w:rsidR="001D11F4" w:rsidRPr="00FC7438">
        <w:rPr>
          <w:lang w:eastAsia="ko-KR"/>
        </w:rPr>
        <w:t xml:space="preserve"> </w:t>
      </w:r>
      <w:r w:rsidR="003E50AC">
        <w:rPr>
          <w:lang w:eastAsia="ko-KR"/>
        </w:rPr>
        <w:t>“C</w:t>
      </w:r>
      <w:r w:rsidRPr="00FC7438">
        <w:rPr>
          <w:lang w:eastAsia="ko-KR"/>
        </w:rPr>
        <w:t xml:space="preserve">ontent </w:t>
      </w:r>
      <w:r w:rsidR="003E50AC">
        <w:rPr>
          <w:lang w:eastAsia="ko-KR"/>
        </w:rPr>
        <w:t>F</w:t>
      </w:r>
      <w:r w:rsidRPr="00FC7438">
        <w:rPr>
          <w:lang w:eastAsia="ko-KR"/>
        </w:rPr>
        <w:t xml:space="preserve">ormat of </w:t>
      </w:r>
      <w:r w:rsidR="001D11F4" w:rsidRPr="00B07E41">
        <w:rPr>
          <w:lang w:eastAsia="ko-KR"/>
        </w:rPr>
        <w:t>"</w:t>
      </w:r>
      <w:r>
        <w:rPr>
          <w:lang w:eastAsia="ko-KR"/>
        </w:rPr>
        <w:t>application/vnd.ocf+cbor</w:t>
      </w:r>
      <w:r w:rsidR="001D11F4" w:rsidRPr="00B07E41">
        <w:rPr>
          <w:lang w:eastAsia="ko-KR"/>
        </w:rPr>
        <w:t>"</w:t>
      </w:r>
      <w:r w:rsidR="00817C6E">
        <w:rPr>
          <w:lang w:eastAsia="ko-KR"/>
        </w:rPr>
        <w:t xml:space="preserve"> in the Accept Option</w:t>
      </w:r>
      <w:r w:rsidRPr="00FC7438">
        <w:rPr>
          <w:lang w:eastAsia="ko-KR"/>
        </w:rPr>
        <w:t xml:space="preserve">, whereas the </w:t>
      </w:r>
      <w:r w:rsidR="003E50AC">
        <w:rPr>
          <w:lang w:eastAsia="ko-KR"/>
        </w:rPr>
        <w:t>C</w:t>
      </w:r>
      <w:r w:rsidRPr="00FC7438">
        <w:rPr>
          <w:lang w:eastAsia="ko-KR"/>
        </w:rPr>
        <w:t>ontent-</w:t>
      </w:r>
      <w:r w:rsidR="003E50AC">
        <w:rPr>
          <w:lang w:eastAsia="ko-KR"/>
        </w:rPr>
        <w:t>F</w:t>
      </w:r>
      <w:r w:rsidRPr="00FC7438">
        <w:rPr>
          <w:lang w:eastAsia="ko-KR"/>
        </w:rPr>
        <w:t xml:space="preserve">ormat </w:t>
      </w:r>
      <w:r w:rsidR="00817C6E" w:rsidRPr="00B07E41">
        <w:rPr>
          <w:lang w:eastAsia="ko-KR"/>
        </w:rPr>
        <w:t>"</w:t>
      </w:r>
      <w:r w:rsidR="00817C6E">
        <w:rPr>
          <w:lang w:eastAsia="ko-KR"/>
        </w:rPr>
        <w:t>application/cbor</w:t>
      </w:r>
      <w:r w:rsidR="00817C6E" w:rsidRPr="00B07E41">
        <w:rPr>
          <w:lang w:eastAsia="ko-KR"/>
        </w:rPr>
        <w:t>"</w:t>
      </w:r>
      <w:r w:rsidR="00817C6E">
        <w:rPr>
          <w:lang w:eastAsia="ko-KR"/>
        </w:rPr>
        <w:t xml:space="preserve"> in the Accept Option </w:t>
      </w:r>
      <w:r w:rsidRPr="00FC7438">
        <w:rPr>
          <w:lang w:eastAsia="ko-KR"/>
        </w:rPr>
        <w:t>indicates OIC 1.1 Clients.</w:t>
      </w:r>
      <w:r w:rsidRPr="00050838">
        <w:rPr>
          <w:lang w:eastAsia="ko-KR"/>
        </w:rPr>
        <w:t xml:space="preserve"> </w:t>
      </w:r>
      <w:r w:rsidR="00817C6E" w:rsidRPr="00050838">
        <w:rPr>
          <w:lang w:eastAsia="ko-KR"/>
        </w:rPr>
        <w:t>For OIC 1.1 Clients</w:t>
      </w:r>
      <w:r w:rsidR="00817C6E">
        <w:rPr>
          <w:lang w:eastAsia="ko-KR"/>
        </w:rPr>
        <w:t xml:space="preserve">, the </w:t>
      </w:r>
      <w:r w:rsidR="00817C6E" w:rsidRPr="00B07E41">
        <w:rPr>
          <w:lang w:eastAsia="ko-KR"/>
        </w:rPr>
        <w:t>"</w:t>
      </w:r>
      <w:r w:rsidR="00817C6E" w:rsidRPr="00050838">
        <w:rPr>
          <w:lang w:eastAsia="ko-KR"/>
        </w:rPr>
        <w:t>/oic/res</w:t>
      </w:r>
      <w:r w:rsidR="00817C6E" w:rsidRPr="00B07E41">
        <w:rPr>
          <w:lang w:eastAsia="ko-KR"/>
        </w:rPr>
        <w:t>"</w:t>
      </w:r>
      <w:r w:rsidR="00817C6E" w:rsidRPr="00050838">
        <w:rPr>
          <w:lang w:eastAsia="ko-KR"/>
        </w:rPr>
        <w:t xml:space="preserve"> response includes </w:t>
      </w:r>
      <w:r w:rsidR="00817C6E">
        <w:rPr>
          <w:lang w:eastAsia="ko-KR"/>
        </w:rPr>
        <w:t>Links conforming to OIC 1.1 specification, which OIC 1.1 Clients can understand. In this case t</w:t>
      </w:r>
      <w:r w:rsidR="00817C6E" w:rsidRPr="00050838">
        <w:rPr>
          <w:lang w:eastAsia="ko-KR"/>
        </w:rPr>
        <w:t>he Resources hosted by the</w:t>
      </w:r>
      <w:r w:rsidR="00817C6E">
        <w:rPr>
          <w:lang w:eastAsia="ko-KR"/>
        </w:rPr>
        <w:t xml:space="preserve"> </w:t>
      </w:r>
      <w:r w:rsidR="00817C6E" w:rsidRPr="00050838">
        <w:rPr>
          <w:lang w:eastAsia="ko-KR"/>
        </w:rPr>
        <w:t>same</w:t>
      </w:r>
      <w:r w:rsidR="00817C6E">
        <w:rPr>
          <w:lang w:eastAsia="ko-KR"/>
        </w:rPr>
        <w:t xml:space="preserve"> </w:t>
      </w:r>
      <w:r w:rsidR="00817C6E" w:rsidRPr="00050838">
        <w:rPr>
          <w:lang w:eastAsia="ko-KR"/>
        </w:rPr>
        <w:t xml:space="preserve">Device </w:t>
      </w:r>
      <w:r w:rsidR="00817C6E">
        <w:rPr>
          <w:lang w:eastAsia="ko-KR"/>
        </w:rPr>
        <w:t>shall be</w:t>
      </w:r>
      <w:r w:rsidR="00817C6E" w:rsidRPr="00050838">
        <w:rPr>
          <w:lang w:eastAsia="ko-KR"/>
        </w:rPr>
        <w:t xml:space="preserve"> grouped together within a single JSON Object with "di" indicating the hosting Device. </w:t>
      </w:r>
      <w:r w:rsidR="00817C6E">
        <w:rPr>
          <w:lang w:eastAsia="ko-KR"/>
        </w:rPr>
        <w:t>For a 3rd party Resource, i.e., a Resource which doesn't belong to the responding RD, its "href" value shall be a fully qualified transfer protocol URI with an IP address and port number as its authority component (e.g., coaps</w:t>
      </w:r>
      <w:proofErr w:type="gramStart"/>
      <w:r w:rsidR="00817C6E">
        <w:rPr>
          <w:lang w:eastAsia="ko-KR"/>
        </w:rPr>
        <w:t>:/</w:t>
      </w:r>
      <w:proofErr w:type="gramEnd"/>
      <w:r w:rsidR="00817C6E">
        <w:rPr>
          <w:lang w:eastAsia="ko-KR"/>
        </w:rPr>
        <w:t>/[2001:db8:b::c2e5]:22222/myLightSwitch).</w:t>
      </w:r>
    </w:p>
    <w:p w14:paraId="2C36CFA6" w14:textId="77777777" w:rsidR="00193A2F" w:rsidRDefault="00193A2F" w:rsidP="00193A2F">
      <w:pPr>
        <w:pStyle w:val="PARAGRAPH"/>
        <w:rPr>
          <w:lang w:eastAsia="ko-KR"/>
        </w:rPr>
      </w:pPr>
      <w:r>
        <w:rPr>
          <w:lang w:eastAsia="ko-KR"/>
        </w:rPr>
        <w:t>For example, a</w:t>
      </w:r>
      <w:r w:rsidR="00817C6E">
        <w:rPr>
          <w:lang w:eastAsia="ko-KR"/>
        </w:rPr>
        <w:t>n</w:t>
      </w:r>
      <w:r>
        <w:rPr>
          <w:lang w:eastAsia="ko-KR"/>
        </w:rPr>
        <w:t xml:space="preserve"> </w:t>
      </w:r>
      <w:r w:rsidR="00817C6E">
        <w:rPr>
          <w:lang w:eastAsia="ko-KR"/>
        </w:rPr>
        <w:t>RD</w:t>
      </w:r>
      <w:r>
        <w:rPr>
          <w:lang w:eastAsia="ko-KR"/>
        </w:rPr>
        <w:t xml:space="preserve"> might return the following to </w:t>
      </w:r>
      <w:r w:rsidR="00F6019C">
        <w:rPr>
          <w:lang w:eastAsia="ko-KR"/>
        </w:rPr>
        <w:t xml:space="preserve">an </w:t>
      </w:r>
      <w:r>
        <w:rPr>
          <w:lang w:eastAsia="ko-KR"/>
        </w:rPr>
        <w:t xml:space="preserve">OIC 1.1 </w:t>
      </w:r>
      <w:r w:rsidR="00817C6E">
        <w:rPr>
          <w:lang w:eastAsia="ko-KR"/>
        </w:rPr>
        <w:t>C</w:t>
      </w:r>
      <w:r>
        <w:rPr>
          <w:lang w:eastAsia="ko-KR"/>
        </w:rPr>
        <w:t>lients:</w:t>
      </w:r>
    </w:p>
    <w:p w14:paraId="4DC8F01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w:t>
      </w:r>
    </w:p>
    <w:p w14:paraId="30AE911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340031A9"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di</w:t>
      </w:r>
      <w:proofErr w:type="gramEnd"/>
      <w:r w:rsidRPr="00C60AB3">
        <w:rPr>
          <w:lang w:val="en-US" w:eastAsia="ko-KR"/>
        </w:rPr>
        <w:t>": "88b7c7f0-4b51-4e0a-9faa-cfb439fd7f49",</w:t>
      </w:r>
    </w:p>
    <w:p w14:paraId="067DFD3C"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links</w:t>
      </w:r>
      <w:proofErr w:type="gramEnd"/>
      <w:r w:rsidRPr="00C60AB3">
        <w:rPr>
          <w:lang w:val="en-US" w:eastAsia="ko-KR"/>
        </w:rPr>
        <w:t>": [</w:t>
      </w:r>
    </w:p>
    <w:p w14:paraId="2A689C4C"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r w:rsidRPr="00C60AB3">
        <w:rPr>
          <w:lang w:val="en-US" w:eastAsia="ko-KR"/>
        </w:rPr>
        <w:tab/>
        <w:t xml:space="preserve"> </w:t>
      </w:r>
    </w:p>
    <w:p w14:paraId="0A40DD9D"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"/oic/res",</w:t>
      </w:r>
    </w:p>
    <w:p w14:paraId="758286E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rel</w:t>
      </w:r>
      <w:proofErr w:type="gramEnd"/>
      <w:r w:rsidRPr="00C60AB3">
        <w:rPr>
          <w:lang w:val="en-US" w:eastAsia="ko-KR"/>
        </w:rPr>
        <w:t>": "self",</w:t>
      </w:r>
    </w:p>
    <w:p w14:paraId="2B7D647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["oic.wk.res"],</w:t>
      </w:r>
    </w:p>
    <w:p w14:paraId="048322E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["oic.if.ll", "oic.if.baseline"],</w:t>
      </w:r>
    </w:p>
    <w:p w14:paraId="35DE1E2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false}</w:t>
      </w:r>
    </w:p>
    <w:p w14:paraId="2537A72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 </w:t>
      </w:r>
    </w:p>
    <w:p w14:paraId="6313FC46"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10C1EE5C"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"/oic/d",</w:t>
      </w:r>
    </w:p>
    <w:p w14:paraId="7AE20C9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["oic.wk.d", "oic.d.fan"],</w:t>
      </w:r>
    </w:p>
    <w:p w14:paraId="4D0A26D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["oic.if.r", "oic.if.baseline"],</w:t>
      </w:r>
    </w:p>
    <w:p w14:paraId="1981F209"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false}</w:t>
      </w:r>
    </w:p>
    <w:p w14:paraId="292EFF8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 </w:t>
      </w:r>
    </w:p>
    <w:p w14:paraId="0B0D1FE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118EB10D"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"/oic/p",</w:t>
      </w:r>
    </w:p>
    <w:p w14:paraId="2A2AED0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["oic.wk.p"],</w:t>
      </w:r>
    </w:p>
    <w:p w14:paraId="4BD507C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["oic.if.r", "oic.if.baseline"],</w:t>
      </w:r>
    </w:p>
    <w:p w14:paraId="46993BE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33333}</w:t>
      </w:r>
    </w:p>
    <w:p w14:paraId="7F9B22F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7D99641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0A120F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"/myFanIntrospection",</w:t>
      </w:r>
    </w:p>
    <w:p w14:paraId="407A8B8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lastRenderedPageBreak/>
        <w:t xml:space="preserve">        "</w:t>
      </w:r>
      <w:proofErr w:type="gramStart"/>
      <w:r w:rsidRPr="00C60AB3">
        <w:rPr>
          <w:lang w:val="en-US" w:eastAsia="ko-KR"/>
        </w:rPr>
        <w:t>rt</w:t>
      </w:r>
      <w:proofErr w:type="gramEnd"/>
      <w:r w:rsidRPr="00C60AB3">
        <w:rPr>
          <w:lang w:val="en-US" w:eastAsia="ko-KR"/>
        </w:rPr>
        <w:t>": ["oic.wk.introspection"],</w:t>
      </w:r>
    </w:p>
    <w:p w14:paraId="3846C3A9"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["oic.if.r", "oic.if.baseline"],</w:t>
      </w:r>
    </w:p>
    <w:p w14:paraId="0DCCE9A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33333}</w:t>
      </w:r>
    </w:p>
    <w:p w14:paraId="092BD16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  </w:t>
      </w:r>
    </w:p>
    <w:p w14:paraId="710C54CC"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11DF8CB"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"/oic/rd",</w:t>
      </w:r>
    </w:p>
    <w:p w14:paraId="75DE3FC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["oic.wk.rd"],</w:t>
      </w:r>
    </w:p>
    <w:p w14:paraId="6A4108A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["oic.if.baseline"],</w:t>
      </w:r>
    </w:p>
    <w:p w14:paraId="5BF530B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33333}</w:t>
      </w:r>
    </w:p>
    <w:p w14:paraId="685A3AE9"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  </w:t>
      </w:r>
    </w:p>
    <w:p w14:paraId="6892EE7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67D2FB5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"/myFanSwitch",</w:t>
      </w:r>
    </w:p>
    <w:p w14:paraId="2400DD3F"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["oic.r.switch.binary"],</w:t>
      </w:r>
    </w:p>
    <w:p w14:paraId="50348CE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["oic.if.a", "oic.if.baseline"],</w:t>
      </w:r>
    </w:p>
    <w:p w14:paraId="0B0E8404"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33333}</w:t>
      </w:r>
    </w:p>
    <w:p w14:paraId="46EB37DD"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48CAEBC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2BC430F9"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"/oic/sec/doxm",</w:t>
      </w:r>
    </w:p>
    <w:p w14:paraId="209787B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["oic.r.doxm"],</w:t>
      </w:r>
    </w:p>
    <w:p w14:paraId="703E475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["oic.if.baseline"],</w:t>
      </w:r>
    </w:p>
    <w:p w14:paraId="204439A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1, "sec": false}</w:t>
      </w:r>
    </w:p>
    <w:p w14:paraId="7464ECDF"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5EE0171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55E3367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"/oic/sec/pstat",</w:t>
      </w:r>
    </w:p>
    <w:p w14:paraId="08AD039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["oic.r.pstat"],</w:t>
      </w:r>
    </w:p>
    <w:p w14:paraId="706E9C14"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["oic.if.baseline"],</w:t>
      </w:r>
    </w:p>
    <w:p w14:paraId="5E669344"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1, "sec": true, "port": 33333}</w:t>
      </w:r>
    </w:p>
    <w:p w14:paraId="202C760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64B92B6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2EC32374"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"/oic/sec/cred",</w:t>
      </w:r>
    </w:p>
    <w:p w14:paraId="0F33D77C"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["oic.r.cred"],</w:t>
      </w:r>
    </w:p>
    <w:p w14:paraId="52DE685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["oic.if.baseline"],</w:t>
      </w:r>
    </w:p>
    <w:p w14:paraId="3954D51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1, "sec": true, "port": 33333}</w:t>
      </w:r>
    </w:p>
    <w:p w14:paraId="067F181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54CBEA3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2DE450B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"/oic/sec/acl2",</w:t>
      </w:r>
    </w:p>
    <w:p w14:paraId="2AF93A1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["oic.r.acl2"],</w:t>
      </w:r>
    </w:p>
    <w:p w14:paraId="3635AA3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["oic.if.baseline"],</w:t>
      </w:r>
    </w:p>
    <w:p w14:paraId="43CFEC7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1, "sec": true, "port": 33333}</w:t>
      </w:r>
    </w:p>
    <w:p w14:paraId="1AAFDEC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68019B8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20B88F3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635A1C0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12F1E820"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di</w:t>
      </w:r>
      <w:proofErr w:type="gramEnd"/>
      <w:r w:rsidRPr="00C60AB3">
        <w:rPr>
          <w:lang w:val="en-US" w:eastAsia="ko-KR"/>
        </w:rPr>
        <w:t>": "dc70373c-1e8d-4fb3-962e-017eaa863989",</w:t>
      </w:r>
    </w:p>
    <w:p w14:paraId="6562D436"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links</w:t>
      </w:r>
      <w:proofErr w:type="gramEnd"/>
      <w:r w:rsidRPr="00C60AB3">
        <w:rPr>
          <w:lang w:val="en-US" w:eastAsia="ko-KR"/>
        </w:rPr>
        <w:t>": [</w:t>
      </w:r>
    </w:p>
    <w:p w14:paraId="1B740B7D"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4DE9752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"coap://[2001:db8:b::c2e5]:66666/oic/d",</w:t>
      </w:r>
    </w:p>
    <w:p w14:paraId="1040429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["oic.wk.d", "oic.d.light", "oic.d.virtual"],</w:t>
      </w:r>
    </w:p>
    <w:p w14:paraId="0C478A8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["oic.if.r", "oic.if.baseline"],</w:t>
      </w:r>
    </w:p>
    <w:p w14:paraId="2F991CB4"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false}</w:t>
      </w:r>
    </w:p>
    <w:p w14:paraId="1FEEF4D1"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2D32BE15"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EB30266"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"coaps://[2001:db8:b::c2e5]:22222/oic/p",</w:t>
      </w:r>
    </w:p>
    <w:p w14:paraId="046FC39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["oic.wk.p"],</w:t>
      </w:r>
    </w:p>
    <w:p w14:paraId="4EAE7A93"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["oic.if.r", "oic.if.baseline"],</w:t>
      </w:r>
    </w:p>
    <w:p w14:paraId="16A13EA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22222}</w:t>
      </w:r>
    </w:p>
    <w:p w14:paraId="42EC8F8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84B6DF0"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50C54AA2"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"coaps://[2001:db8:b::c2e5]:22222/myLightSwitch",</w:t>
      </w:r>
    </w:p>
    <w:p w14:paraId="3BCCF66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["oic.r.switch.binary"],</w:t>
      </w:r>
    </w:p>
    <w:p w14:paraId="4115A72F"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["oic.if.a", "oic.if.baseline"],</w:t>
      </w:r>
    </w:p>
    <w:p w14:paraId="76BB80C6"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22222}</w:t>
      </w:r>
    </w:p>
    <w:p w14:paraId="12482FC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765EBFAF"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lastRenderedPageBreak/>
        <w:t xml:space="preserve">      {</w:t>
      </w:r>
    </w:p>
    <w:p w14:paraId="2BEC9237"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href</w:t>
      </w:r>
      <w:proofErr w:type="gramEnd"/>
      <w:r w:rsidRPr="00C60AB3">
        <w:rPr>
          <w:lang w:val="en-US" w:eastAsia="ko-KR"/>
        </w:rPr>
        <w:t>": "coaps://[2001:db8:b::c2e5]:22222/myLightBrightness",</w:t>
      </w:r>
    </w:p>
    <w:p w14:paraId="2DB2025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rt</w:t>
      </w:r>
      <w:proofErr w:type="gramEnd"/>
      <w:r w:rsidRPr="00C60AB3">
        <w:rPr>
          <w:lang w:val="en-US" w:eastAsia="ko-KR"/>
        </w:rPr>
        <w:t>": ["oic.r.brightness"],</w:t>
      </w:r>
    </w:p>
    <w:p w14:paraId="2110FD4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if</w:t>
      </w:r>
      <w:proofErr w:type="gramEnd"/>
      <w:r w:rsidRPr="00C60AB3">
        <w:rPr>
          <w:lang w:val="en-US" w:eastAsia="ko-KR"/>
        </w:rPr>
        <w:t>": ["oic.if.a", "oic.if.baseline"],</w:t>
      </w:r>
    </w:p>
    <w:p w14:paraId="23D16AAE"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roofErr w:type="gramStart"/>
      <w:r w:rsidRPr="00C60AB3">
        <w:rPr>
          <w:lang w:val="en-US" w:eastAsia="ko-KR"/>
        </w:rPr>
        <w:t>p</w:t>
      </w:r>
      <w:proofErr w:type="gramEnd"/>
      <w:r w:rsidRPr="00C60AB3">
        <w:rPr>
          <w:lang w:val="en-US" w:eastAsia="ko-KR"/>
        </w:rPr>
        <w:t>": {"bm": 3, "sec": true, "port": 22222}</w:t>
      </w:r>
    </w:p>
    <w:p w14:paraId="33F65F8A"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DBC122B"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0311B7B8" w14:textId="77777777" w:rsidR="00FB088D" w:rsidRPr="00C60AB3" w:rsidRDefault="00FB088D" w:rsidP="00FB088D">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 xml:space="preserve">  }</w:t>
      </w:r>
    </w:p>
    <w:p w14:paraId="59C1B4E1" w14:textId="77777777" w:rsidR="00FB088D" w:rsidRDefault="00FB088D" w:rsidP="007C786C">
      <w:pPr>
        <w:pStyle w:val="xcode"/>
        <w:pBdr>
          <w:top w:val="single" w:sz="4" w:space="1" w:color="auto"/>
          <w:left w:val="single" w:sz="4" w:space="4" w:color="auto"/>
          <w:bottom w:val="single" w:sz="4" w:space="1" w:color="auto"/>
          <w:right w:val="single" w:sz="4" w:space="4" w:color="auto"/>
        </w:pBdr>
        <w:ind w:left="360" w:firstLine="216"/>
        <w:rPr>
          <w:lang w:val="en-US" w:eastAsia="ko-KR"/>
        </w:rPr>
      </w:pPr>
      <w:r w:rsidRPr="00C60AB3">
        <w:rPr>
          <w:lang w:val="en-US" w:eastAsia="ko-KR"/>
        </w:rPr>
        <w:t>]</w:t>
      </w:r>
    </w:p>
    <w:p w14:paraId="77450DEE" w14:textId="77777777" w:rsidR="00FB088D" w:rsidRPr="00F72816" w:rsidRDefault="00FB088D" w:rsidP="007C786C">
      <w:pPr>
        <w:pStyle w:val="xcode"/>
        <w:pBdr>
          <w:top w:val="single" w:sz="4" w:space="1" w:color="auto"/>
          <w:left w:val="single" w:sz="4" w:space="4" w:color="auto"/>
          <w:bottom w:val="single" w:sz="4" w:space="1" w:color="auto"/>
          <w:right w:val="single" w:sz="4" w:space="4" w:color="auto"/>
        </w:pBdr>
        <w:ind w:left="360" w:firstLine="216"/>
        <w:rPr>
          <w:lang w:val="en-US" w:eastAsia="ko-KR"/>
        </w:rPr>
      </w:pPr>
    </w:p>
    <w:p w14:paraId="2F344D69" w14:textId="77777777" w:rsidR="00193A2F" w:rsidRDefault="00193A2F" w:rsidP="00193A2F">
      <w:pPr>
        <w:pStyle w:val="PARAGRAPH"/>
        <w:rPr>
          <w:lang w:eastAsia="ko-KR"/>
        </w:rPr>
      </w:pPr>
      <w:r w:rsidRPr="000C4F22">
        <w:rPr>
          <w:lang w:eastAsia="ko-KR"/>
        </w:rPr>
        <w:t xml:space="preserve">For OCF 1.0 Clients, </w:t>
      </w:r>
      <w:r w:rsidR="00491129">
        <w:rPr>
          <w:lang w:eastAsia="ko-KR"/>
        </w:rPr>
        <w:t xml:space="preserve">the </w:t>
      </w:r>
      <w:r w:rsidR="00F6019C" w:rsidRPr="00B07E41">
        <w:rPr>
          <w:lang w:eastAsia="ko-KR"/>
        </w:rPr>
        <w:t>"</w:t>
      </w:r>
      <w:r w:rsidRPr="000C4F22">
        <w:rPr>
          <w:lang w:eastAsia="ko-KR"/>
        </w:rPr>
        <w:t>/oic/res</w:t>
      </w:r>
      <w:r w:rsidR="00F6019C" w:rsidRPr="00B07E41">
        <w:rPr>
          <w:lang w:eastAsia="ko-KR"/>
        </w:rPr>
        <w:t>"</w:t>
      </w:r>
      <w:r w:rsidRPr="000C4F22">
        <w:rPr>
          <w:lang w:eastAsia="ko-KR"/>
        </w:rPr>
        <w:t xml:space="preserve"> response includes </w:t>
      </w:r>
      <w:r w:rsidR="00D92E91">
        <w:rPr>
          <w:lang w:eastAsia="ko-KR"/>
        </w:rPr>
        <w:t>the</w:t>
      </w:r>
      <w:r w:rsidR="00D92E91" w:rsidRPr="000C4F22">
        <w:rPr>
          <w:lang w:eastAsia="ko-KR"/>
        </w:rPr>
        <w:t xml:space="preserve"> </w:t>
      </w:r>
      <w:r w:rsidRPr="000C4F22">
        <w:rPr>
          <w:lang w:eastAsia="ko-KR"/>
        </w:rPr>
        <w:t>OCF 1.0 Link</w:t>
      </w:r>
      <w:r w:rsidR="00491129">
        <w:rPr>
          <w:lang w:eastAsia="ko-KR"/>
        </w:rPr>
        <w:t>s</w:t>
      </w:r>
      <w:r w:rsidRPr="000C4F22">
        <w:rPr>
          <w:lang w:eastAsia="ko-KR"/>
        </w:rPr>
        <w:t xml:space="preserve"> </w:t>
      </w:r>
      <w:r w:rsidR="00491129">
        <w:rPr>
          <w:lang w:eastAsia="ko-KR"/>
        </w:rPr>
        <w:t>with</w:t>
      </w:r>
      <w:r w:rsidR="00491129" w:rsidRPr="000C4F22">
        <w:rPr>
          <w:lang w:eastAsia="ko-KR"/>
        </w:rPr>
        <w:t xml:space="preserve"> </w:t>
      </w:r>
      <w:r w:rsidR="00D92E91">
        <w:rPr>
          <w:lang w:eastAsia="ko-KR"/>
        </w:rPr>
        <w:t>the</w:t>
      </w:r>
      <w:r w:rsidR="00D92E91" w:rsidRPr="000C4F22">
        <w:rPr>
          <w:lang w:eastAsia="ko-KR"/>
        </w:rPr>
        <w:t xml:space="preserve"> </w:t>
      </w:r>
      <w:r w:rsidR="00491129" w:rsidRPr="00B07E41">
        <w:rPr>
          <w:lang w:eastAsia="ko-KR"/>
        </w:rPr>
        <w:t>"</w:t>
      </w:r>
      <w:r w:rsidRPr="000C4F22">
        <w:rPr>
          <w:lang w:eastAsia="ko-KR"/>
        </w:rPr>
        <w:t>anchor</w:t>
      </w:r>
      <w:r w:rsidR="00491129" w:rsidRPr="00B07E41">
        <w:rPr>
          <w:lang w:eastAsia="ko-KR"/>
        </w:rPr>
        <w:t>"</w:t>
      </w:r>
      <w:r w:rsidRPr="000C4F22">
        <w:rPr>
          <w:lang w:eastAsia="ko-KR"/>
        </w:rPr>
        <w:t xml:space="preserve"> </w:t>
      </w:r>
      <w:r w:rsidR="00491129">
        <w:rPr>
          <w:lang w:eastAsia="ko-KR"/>
        </w:rPr>
        <w:t>P</w:t>
      </w:r>
      <w:r w:rsidRPr="000C4F22">
        <w:rPr>
          <w:lang w:eastAsia="ko-KR"/>
        </w:rPr>
        <w:t xml:space="preserve">arameter </w:t>
      </w:r>
      <w:r w:rsidR="00491129">
        <w:rPr>
          <w:lang w:eastAsia="ko-KR"/>
        </w:rPr>
        <w:t>containing an</w:t>
      </w:r>
      <w:r w:rsidR="00491129" w:rsidRPr="000C4F22">
        <w:rPr>
          <w:lang w:eastAsia="ko-KR"/>
        </w:rPr>
        <w:t xml:space="preserve"> </w:t>
      </w:r>
      <w:r w:rsidRPr="000C4F22">
        <w:rPr>
          <w:lang w:eastAsia="ko-KR"/>
        </w:rPr>
        <w:t xml:space="preserve">OCF URI. </w:t>
      </w:r>
      <w:r w:rsidR="00491129">
        <w:rPr>
          <w:lang w:eastAsia="ko-KR"/>
        </w:rPr>
        <w:t xml:space="preserve">The </w:t>
      </w:r>
      <w:r w:rsidR="00491129" w:rsidRPr="00B07E41">
        <w:rPr>
          <w:lang w:eastAsia="ko-KR"/>
        </w:rPr>
        <w:t>"</w:t>
      </w:r>
      <w:r w:rsidRPr="000C4F22">
        <w:rPr>
          <w:lang w:eastAsia="ko-KR"/>
        </w:rPr>
        <w:t>/oic/res</w:t>
      </w:r>
      <w:r w:rsidR="00491129" w:rsidRPr="00B07E41">
        <w:rPr>
          <w:lang w:eastAsia="ko-KR"/>
        </w:rPr>
        <w:t>"</w:t>
      </w:r>
      <w:r w:rsidRPr="000C4F22">
        <w:rPr>
          <w:lang w:eastAsia="ko-KR"/>
        </w:rPr>
        <w:t xml:space="preserve"> response has </w:t>
      </w:r>
      <w:r w:rsidR="00491129">
        <w:rPr>
          <w:lang w:eastAsia="ko-KR"/>
        </w:rPr>
        <w:t>a</w:t>
      </w:r>
      <w:r w:rsidR="00491129" w:rsidRPr="000C4F22">
        <w:rPr>
          <w:lang w:eastAsia="ko-KR"/>
        </w:rPr>
        <w:t xml:space="preserve"> </w:t>
      </w:r>
      <w:r w:rsidRPr="000C4F22">
        <w:rPr>
          <w:lang w:eastAsia="ko-KR"/>
        </w:rPr>
        <w:t xml:space="preserve">single array of Links to conform to </w:t>
      </w:r>
      <w:r w:rsidR="00DB0195">
        <w:rPr>
          <w:lang w:eastAsia="ko-KR"/>
        </w:rPr>
        <w:fldChar w:fldCharType="begin"/>
      </w:r>
      <w:r w:rsidR="00DB0195">
        <w:rPr>
          <w:lang w:eastAsia="ko-KR"/>
        </w:rPr>
        <w:instrText xml:space="preserve"> REF ref_RFC_6690 \h </w:instrText>
      </w:r>
      <w:r w:rsidR="00DB0195">
        <w:rPr>
          <w:lang w:eastAsia="ko-KR"/>
        </w:rPr>
      </w:r>
      <w:r w:rsidR="00DB0195">
        <w:rPr>
          <w:lang w:eastAsia="ko-KR"/>
        </w:rPr>
        <w:fldChar w:fldCharType="separate"/>
      </w:r>
      <w:r w:rsidR="00370B4E">
        <w:rPr>
          <w:lang w:eastAsia="ja-JP"/>
        </w:rPr>
        <w:t>IETF</w:t>
      </w:r>
      <w:r w:rsidR="00370B4E" w:rsidRPr="00734EA6">
        <w:t> </w:t>
      </w:r>
      <w:r w:rsidR="00370B4E">
        <w:t>RFC 6690</w:t>
      </w:r>
      <w:r w:rsidR="00DB0195">
        <w:rPr>
          <w:lang w:eastAsia="ko-KR"/>
        </w:rPr>
        <w:fldChar w:fldCharType="end"/>
      </w:r>
      <w:r w:rsidRPr="000C4F22">
        <w:rPr>
          <w:lang w:eastAsia="ko-KR"/>
        </w:rPr>
        <w:t xml:space="preserve">. Each Link shall </w:t>
      </w:r>
      <w:r w:rsidR="00491129">
        <w:rPr>
          <w:lang w:eastAsia="ko-KR"/>
        </w:rPr>
        <w:t>contain the</w:t>
      </w:r>
      <w:r w:rsidR="00491129" w:rsidRPr="000C4F22">
        <w:rPr>
          <w:lang w:eastAsia="ko-KR"/>
        </w:rPr>
        <w:t xml:space="preserve"> </w:t>
      </w:r>
      <w:r w:rsidRPr="000C4F22">
        <w:rPr>
          <w:lang w:eastAsia="ko-KR"/>
        </w:rPr>
        <w:t>"anchor"</w:t>
      </w:r>
      <w:r w:rsidR="00491129">
        <w:rPr>
          <w:lang w:eastAsia="ko-KR"/>
        </w:rPr>
        <w:t xml:space="preserve"> Parameter</w:t>
      </w:r>
      <w:r w:rsidRPr="000C4F22">
        <w:rPr>
          <w:lang w:eastAsia="ko-KR"/>
        </w:rPr>
        <w:t xml:space="preserve"> of the value </w:t>
      </w:r>
      <w:r>
        <w:rPr>
          <w:rFonts w:hint="eastAsia"/>
          <w:lang w:eastAsia="ko-KR"/>
        </w:rPr>
        <w:t>OCF URI where the authority component of &lt;</w:t>
      </w:r>
      <w:r w:rsidRPr="000C4F22">
        <w:rPr>
          <w:lang w:eastAsia="ko-KR"/>
        </w:rPr>
        <w:t>deviceID</w:t>
      </w:r>
      <w:r>
        <w:rPr>
          <w:rFonts w:hint="eastAsia"/>
          <w:lang w:eastAsia="ko-KR"/>
        </w:rPr>
        <w:t>&gt;</w:t>
      </w:r>
      <w:r w:rsidRPr="000C4F22">
        <w:rPr>
          <w:lang w:eastAsia="ko-KR"/>
        </w:rPr>
        <w:t xml:space="preserve"> indicates the Device hosting the target Resource.</w:t>
      </w:r>
    </w:p>
    <w:p w14:paraId="048A88FE" w14:textId="77777777" w:rsidR="00193A2F" w:rsidRDefault="00491129" w:rsidP="00193A2F">
      <w:pPr>
        <w:pStyle w:val="PARAGRAPH"/>
        <w:rPr>
          <w:lang w:eastAsia="ko-KR"/>
        </w:rPr>
      </w:pPr>
      <w:r>
        <w:rPr>
          <w:lang w:eastAsia="ko-KR"/>
        </w:rPr>
        <w:t>For example, an RD may</w:t>
      </w:r>
      <w:r w:rsidR="00193A2F">
        <w:rPr>
          <w:lang w:eastAsia="ko-KR"/>
        </w:rPr>
        <w:t xml:space="preserve"> return the following to </w:t>
      </w:r>
      <w:r>
        <w:rPr>
          <w:lang w:eastAsia="ko-KR"/>
        </w:rPr>
        <w:t>an OCF 1.0 Client.</w:t>
      </w:r>
    </w:p>
    <w:p w14:paraId="51B6359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5631C57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E71D64D"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003720E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"/oic/res",</w:t>
      </w:r>
    </w:p>
    <w:p w14:paraId="5DF67BC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rel</w:t>
      </w:r>
      <w:proofErr w:type="gramEnd"/>
      <w:r w:rsidRPr="00C30C25">
        <w:rPr>
          <w:lang w:val="en-US" w:eastAsia="ko-KR"/>
        </w:rPr>
        <w:t>": "self",</w:t>
      </w:r>
    </w:p>
    <w:p w14:paraId="53F7B28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["oic.wk.res"],</w:t>
      </w:r>
    </w:p>
    <w:p w14:paraId="6087B09D"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["oic.if.ll", "oic.if.baseline"],</w:t>
      </w:r>
    </w:p>
    <w:p w14:paraId="508F684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289F4AB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xml:space="preserve">": [{"ep": "coap://[2001:db8:a::b1d4]:77777"}, </w:t>
      </w:r>
    </w:p>
    <w:p w14:paraId="02017AA4"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{"ep": "coaps</w:t>
      </w:r>
      <w:proofErr w:type="gramStart"/>
      <w:r w:rsidRPr="00C30C25">
        <w:rPr>
          <w:lang w:val="en-US" w:eastAsia="ko-KR"/>
        </w:rPr>
        <w:t>:/</w:t>
      </w:r>
      <w:proofErr w:type="gramEnd"/>
      <w:r w:rsidRPr="00C30C25">
        <w:rPr>
          <w:lang w:val="en-US" w:eastAsia="ko-KR"/>
        </w:rPr>
        <w:t>/[2001:db8:a::b1d4]:33333"}]</w:t>
      </w:r>
    </w:p>
    <w:p w14:paraId="0DCA8F3E"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 </w:t>
      </w:r>
    </w:p>
    <w:p w14:paraId="2EE5F0B4"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64FF63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04A4969D"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"/oic/d",</w:t>
      </w:r>
    </w:p>
    <w:p w14:paraId="3932AC3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["oic.wk.d", "oic.d.fan"],</w:t>
      </w:r>
    </w:p>
    <w:p w14:paraId="6805E07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["oic.if.r", "oic.if.baseline"],</w:t>
      </w:r>
    </w:p>
    <w:p w14:paraId="44814CA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2F66CCE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xml:space="preserve">": [{"ep": "coap://[2001:db8:a::b1d4]:77777"}, </w:t>
      </w:r>
    </w:p>
    <w:p w14:paraId="15CFAE2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{"ep": "coaps</w:t>
      </w:r>
      <w:proofErr w:type="gramStart"/>
      <w:r w:rsidRPr="00C30C25">
        <w:rPr>
          <w:lang w:val="en-US" w:eastAsia="ko-KR"/>
        </w:rPr>
        <w:t>:/</w:t>
      </w:r>
      <w:proofErr w:type="gramEnd"/>
      <w:r w:rsidRPr="00C30C25">
        <w:rPr>
          <w:lang w:val="en-US" w:eastAsia="ko-KR"/>
        </w:rPr>
        <w:t>/[2001:db8:a::b1d4]:33333"}]</w:t>
      </w:r>
    </w:p>
    <w:p w14:paraId="5B581DA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5E7563B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587EF5C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19A71FF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"/oic/p",</w:t>
      </w:r>
    </w:p>
    <w:p w14:paraId="3B8236AD"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["oic.wk.p"],</w:t>
      </w:r>
    </w:p>
    <w:p w14:paraId="0D784C9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["oic.if.r", "oic.if.baseline"],</w:t>
      </w:r>
    </w:p>
    <w:p w14:paraId="5B1DEF4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26705A4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3F43D1B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27D26D9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EC2441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0DBA2BB4"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"/myFanIntrospection",</w:t>
      </w:r>
    </w:p>
    <w:p w14:paraId="3A2B3E9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["oic.wk.introspection"],</w:t>
      </w:r>
    </w:p>
    <w:p w14:paraId="280D8C3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["oic.if.r", "oic.if.baseline"],</w:t>
      </w:r>
    </w:p>
    <w:p w14:paraId="2AC8CD8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7481B30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2EBEA8A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  </w:t>
      </w:r>
    </w:p>
    <w:p w14:paraId="6357F73C"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0B4B554"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6F9D2D0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"/oic/rd",</w:t>
      </w:r>
    </w:p>
    <w:p w14:paraId="7BD4893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["oic.wk.rd"],</w:t>
      </w:r>
    </w:p>
    <w:p w14:paraId="23A17EA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["oic.if.baseline"],</w:t>
      </w:r>
    </w:p>
    <w:p w14:paraId="05851EB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5EF74B7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5016BB9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  </w:t>
      </w:r>
    </w:p>
    <w:p w14:paraId="1326916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lastRenderedPageBreak/>
        <w:t xml:space="preserve"> {</w:t>
      </w:r>
    </w:p>
    <w:p w14:paraId="49A3F8B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3288C94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"/myFanSwitch",</w:t>
      </w:r>
    </w:p>
    <w:p w14:paraId="449EE2B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["oic.r.switch.binary"],</w:t>
      </w:r>
    </w:p>
    <w:p w14:paraId="1E6B6CB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["oic.if.a", "oic.if.baseline"],</w:t>
      </w:r>
    </w:p>
    <w:p w14:paraId="1A36FFE7"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4B03FCB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7302AA0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840EB0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7D85B014"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0CC0DA1E"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"/oic/sec/doxm",</w:t>
      </w:r>
    </w:p>
    <w:p w14:paraId="5D7C654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["oic.r.doxm"],</w:t>
      </w:r>
    </w:p>
    <w:p w14:paraId="0846070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["oic.if.baseline"],</w:t>
      </w:r>
    </w:p>
    <w:p w14:paraId="018732F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1},</w:t>
      </w:r>
    </w:p>
    <w:p w14:paraId="3AB9F3E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xml:space="preserve">": [{"ep": "coap://[2001:db8:a::b1d4]:77777"}, </w:t>
      </w:r>
    </w:p>
    <w:p w14:paraId="0ACEF98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{"ep": "coaps</w:t>
      </w:r>
      <w:proofErr w:type="gramStart"/>
      <w:r w:rsidRPr="00C30C25">
        <w:rPr>
          <w:lang w:val="en-US" w:eastAsia="ko-KR"/>
        </w:rPr>
        <w:t>:/</w:t>
      </w:r>
      <w:proofErr w:type="gramEnd"/>
      <w:r w:rsidRPr="00C30C25">
        <w:rPr>
          <w:lang w:val="en-US" w:eastAsia="ko-KR"/>
        </w:rPr>
        <w:t>/[2001:db8:a::b1d4]:33333"}]</w:t>
      </w:r>
    </w:p>
    <w:p w14:paraId="4146903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B17A3B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64EF6DA1"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504D996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"/oic/sec/pstat",</w:t>
      </w:r>
    </w:p>
    <w:p w14:paraId="4C02A4B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["oic.r.pstat"],</w:t>
      </w:r>
    </w:p>
    <w:p w14:paraId="1C75BEF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["oic.if.baseline"],</w:t>
      </w:r>
    </w:p>
    <w:p w14:paraId="6C2C1CA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1},</w:t>
      </w:r>
    </w:p>
    <w:p w14:paraId="7354872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0CD2353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774F780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3EBCC5F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6B026BE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"/oic/sec/cred",</w:t>
      </w:r>
    </w:p>
    <w:p w14:paraId="56F2E72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["oic.r.cred"],</w:t>
      </w:r>
    </w:p>
    <w:p w14:paraId="3F9A491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["oic.if.baseline"],</w:t>
      </w:r>
    </w:p>
    <w:p w14:paraId="1CF2B83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1},</w:t>
      </w:r>
    </w:p>
    <w:p w14:paraId="269307E7"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71A2F98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144C0E0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4C410B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"ocf://88b7c7f0-4b51-4e0a-9faa-cfb439fd7f49",</w:t>
      </w:r>
    </w:p>
    <w:p w14:paraId="30C2305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"/oic/sec/acl2",</w:t>
      </w:r>
    </w:p>
    <w:p w14:paraId="24C48C9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["oic.r.acl2"],</w:t>
      </w:r>
    </w:p>
    <w:p w14:paraId="2352255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["oic.if.baseline"],</w:t>
      </w:r>
    </w:p>
    <w:p w14:paraId="216E719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1},</w:t>
      </w:r>
    </w:p>
    <w:p w14:paraId="250772B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"coaps://[2001:db8:a::b1d4]:33333"}]</w:t>
      </w:r>
    </w:p>
    <w:p w14:paraId="29C7877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66A44BD9"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7FEB47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115D79D8"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"ocf://dc70373c-1e8d-4fb3-962e-017eaa863989",</w:t>
      </w:r>
    </w:p>
    <w:p w14:paraId="4A1813A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"/oic/d",</w:t>
      </w:r>
    </w:p>
    <w:p w14:paraId="18B7ED9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["oic.wk.d", "oic.d.light"],</w:t>
      </w:r>
    </w:p>
    <w:p w14:paraId="6322FC4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["oic.if.r", "oic.if.baseline"],</w:t>
      </w:r>
    </w:p>
    <w:p w14:paraId="5035B0CC"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36CC5D0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w:t>
      </w:r>
      <w:r w:rsidRPr="00213224">
        <w:rPr>
          <w:lang w:val="en-US" w:eastAsia="ko-KR"/>
        </w:rPr>
        <w:t>2001:db8:b::c2e5</w:t>
      </w:r>
      <w:r w:rsidRPr="00C30C25">
        <w:rPr>
          <w:lang w:val="en-US" w:eastAsia="ko-KR"/>
        </w:rPr>
        <w:t xml:space="preserve">]:66666"}, </w:t>
      </w:r>
    </w:p>
    <w:p w14:paraId="5918892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{"ep": "coaps</w:t>
      </w:r>
      <w:proofErr w:type="gramStart"/>
      <w:r w:rsidRPr="00C30C25">
        <w:rPr>
          <w:lang w:val="en-US" w:eastAsia="ko-KR"/>
        </w:rPr>
        <w:t>:/</w:t>
      </w:r>
      <w:proofErr w:type="gramEnd"/>
      <w:r w:rsidRPr="00C30C25">
        <w:rPr>
          <w:lang w:val="en-US" w:eastAsia="ko-KR"/>
        </w:rPr>
        <w:t>/[</w:t>
      </w:r>
      <w:r w:rsidRPr="00213224">
        <w:rPr>
          <w:lang w:val="en-US" w:eastAsia="ko-KR"/>
        </w:rPr>
        <w:t>2001:db8:b::c2e5</w:t>
      </w:r>
      <w:r w:rsidRPr="00C30C25">
        <w:rPr>
          <w:lang w:val="en-US" w:eastAsia="ko-KR"/>
        </w:rPr>
        <w:t>]:22222"}]</w:t>
      </w:r>
    </w:p>
    <w:p w14:paraId="1D51F02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6B76422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32D5EC4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"ocf://dc70373c-1e8d-4fb3-962e-017eaa863989",</w:t>
      </w:r>
    </w:p>
    <w:p w14:paraId="53D531BC"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"/oic/p",</w:t>
      </w:r>
    </w:p>
    <w:p w14:paraId="34E1D50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["oic.wk.p"],</w:t>
      </w:r>
    </w:p>
    <w:p w14:paraId="56B59427"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["oic.if.r", "oic.if.baseline"],</w:t>
      </w:r>
    </w:p>
    <w:p w14:paraId="0F0181A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47D6885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w:t>
      </w:r>
      <w:r w:rsidRPr="00213224">
        <w:rPr>
          <w:lang w:val="en-US" w:eastAsia="ko-KR"/>
        </w:rPr>
        <w:t>2001:db8:b::c2e5</w:t>
      </w:r>
      <w:r w:rsidRPr="00C30C25">
        <w:rPr>
          <w:lang w:val="en-US" w:eastAsia="ko-KR"/>
        </w:rPr>
        <w:t>]:22222"}]</w:t>
      </w:r>
    </w:p>
    <w:p w14:paraId="0C39CB80"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2040A91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6BA2DA86"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"ocf://dc70373c-1e8d-4fb3-962e-017eaa863989",</w:t>
      </w:r>
    </w:p>
    <w:p w14:paraId="61A62F5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"/myLightSwitch",</w:t>
      </w:r>
    </w:p>
    <w:p w14:paraId="3F73867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["oic.r.switch.binary"],</w:t>
      </w:r>
    </w:p>
    <w:p w14:paraId="4DFA0C85"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lastRenderedPageBreak/>
        <w:t xml:space="preserve">   "</w:t>
      </w:r>
      <w:proofErr w:type="gramStart"/>
      <w:r w:rsidRPr="00C30C25">
        <w:rPr>
          <w:lang w:val="en-US" w:eastAsia="ko-KR"/>
        </w:rPr>
        <w:t>if</w:t>
      </w:r>
      <w:proofErr w:type="gramEnd"/>
      <w:r w:rsidRPr="00C30C25">
        <w:rPr>
          <w:lang w:val="en-US" w:eastAsia="ko-KR"/>
        </w:rPr>
        <w:t>": ["oic.if.a", "oic.if.baseline"],</w:t>
      </w:r>
    </w:p>
    <w:p w14:paraId="0CBF383D"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1EDD418C"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w:t>
      </w:r>
      <w:r w:rsidRPr="00213224">
        <w:rPr>
          <w:lang w:val="en-US" w:eastAsia="ko-KR"/>
        </w:rPr>
        <w:t>2001:db8:b::c2e5</w:t>
      </w:r>
      <w:r w:rsidRPr="00C30C25">
        <w:rPr>
          <w:lang w:val="en-US" w:eastAsia="ko-KR"/>
        </w:rPr>
        <w:t>]:22222"}]</w:t>
      </w:r>
    </w:p>
    <w:p w14:paraId="292852FB"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0B0426BA"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394E623F"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anchor</w:t>
      </w:r>
      <w:proofErr w:type="gramEnd"/>
      <w:r w:rsidRPr="00C30C25">
        <w:rPr>
          <w:lang w:val="en-US" w:eastAsia="ko-KR"/>
        </w:rPr>
        <w:t>": "ocf://dc70373c-1e8d-4fb3-962e-017eaa863989",</w:t>
      </w:r>
    </w:p>
    <w:p w14:paraId="0F1BD8F7"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href</w:t>
      </w:r>
      <w:proofErr w:type="gramEnd"/>
      <w:r w:rsidRPr="00C30C25">
        <w:rPr>
          <w:lang w:val="en-US" w:eastAsia="ko-KR"/>
        </w:rPr>
        <w:t>": "/myLightBrightness",</w:t>
      </w:r>
    </w:p>
    <w:p w14:paraId="3A5F398C"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rt</w:t>
      </w:r>
      <w:proofErr w:type="gramEnd"/>
      <w:r w:rsidRPr="00C30C25">
        <w:rPr>
          <w:lang w:val="en-US" w:eastAsia="ko-KR"/>
        </w:rPr>
        <w:t>": ["oic.r.brightness"],</w:t>
      </w:r>
    </w:p>
    <w:p w14:paraId="722F841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if</w:t>
      </w:r>
      <w:proofErr w:type="gramEnd"/>
      <w:r w:rsidRPr="00C30C25">
        <w:rPr>
          <w:lang w:val="en-US" w:eastAsia="ko-KR"/>
        </w:rPr>
        <w:t>": ["oic.if.a", "oic.if.baseline"],</w:t>
      </w:r>
    </w:p>
    <w:p w14:paraId="23EAD367"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p</w:t>
      </w:r>
      <w:proofErr w:type="gramEnd"/>
      <w:r w:rsidRPr="00C30C25">
        <w:rPr>
          <w:lang w:val="en-US" w:eastAsia="ko-KR"/>
        </w:rPr>
        <w:t>": {"bm": 3},</w:t>
      </w:r>
    </w:p>
    <w:p w14:paraId="02BCCBB2"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roofErr w:type="gramStart"/>
      <w:r w:rsidRPr="00C30C25">
        <w:rPr>
          <w:lang w:val="en-US" w:eastAsia="ko-KR"/>
        </w:rPr>
        <w:t>eps</w:t>
      </w:r>
      <w:proofErr w:type="gramEnd"/>
      <w:r w:rsidRPr="00C30C25">
        <w:rPr>
          <w:lang w:val="en-US" w:eastAsia="ko-KR"/>
        </w:rPr>
        <w:t>": [{"ep": "coaps://[</w:t>
      </w:r>
      <w:r w:rsidRPr="00213224">
        <w:rPr>
          <w:lang w:val="en-US" w:eastAsia="ko-KR"/>
        </w:rPr>
        <w:t>2001:db8:b::c2e5</w:t>
      </w:r>
      <w:r w:rsidRPr="00C30C25">
        <w:rPr>
          <w:lang w:val="en-US" w:eastAsia="ko-KR"/>
        </w:rPr>
        <w:t>]:22222"}]</w:t>
      </w:r>
    </w:p>
    <w:p w14:paraId="1FDF24C3" w14:textId="77777777" w:rsidR="00FB088D" w:rsidRPr="00C30C25"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 xml:space="preserve"> }</w:t>
      </w:r>
    </w:p>
    <w:p w14:paraId="4E92100D" w14:textId="77777777" w:rsidR="00FB088D" w:rsidRDefault="00FB088D" w:rsidP="00FB088D">
      <w:pPr>
        <w:pStyle w:val="xcode"/>
        <w:pBdr>
          <w:top w:val="single" w:sz="4" w:space="1" w:color="auto"/>
          <w:left w:val="single" w:sz="4" w:space="4" w:color="auto"/>
          <w:bottom w:val="single" w:sz="4" w:space="1" w:color="auto"/>
          <w:right w:val="single" w:sz="4" w:space="4" w:color="auto"/>
        </w:pBdr>
        <w:ind w:left="360"/>
        <w:rPr>
          <w:lang w:val="en-US" w:eastAsia="ko-KR"/>
        </w:rPr>
      </w:pPr>
      <w:r w:rsidRPr="00C30C25">
        <w:rPr>
          <w:lang w:val="en-US" w:eastAsia="ko-KR"/>
        </w:rPr>
        <w:t>]</w:t>
      </w:r>
    </w:p>
    <w:p w14:paraId="547EB0F1" w14:textId="77777777" w:rsidR="00193A2F" w:rsidRPr="00671C9F" w:rsidRDefault="00193A2F" w:rsidP="00671C9F">
      <w:pPr>
        <w:pStyle w:val="PARAGRAPH"/>
        <w:rPr>
          <w:rFonts w:eastAsiaTheme="minorEastAsia"/>
          <w:lang w:eastAsia="ko-KR"/>
        </w:rPr>
      </w:pPr>
    </w:p>
    <w:p w14:paraId="1B56EECF" w14:textId="77777777" w:rsidR="00A320BD" w:rsidRDefault="00A320BD" w:rsidP="00F92D1D">
      <w:pPr>
        <w:pStyle w:val="Heading2"/>
      </w:pPr>
      <w:bookmarkStart w:id="12339" w:name="_Toc410852829"/>
      <w:bookmarkStart w:id="12340" w:name="_Toc410853487"/>
      <w:bookmarkStart w:id="12341" w:name="_Toc410854166"/>
      <w:bookmarkStart w:id="12342" w:name="_Toc410854846"/>
      <w:bookmarkStart w:id="12343" w:name="_Toc410855524"/>
      <w:bookmarkStart w:id="12344" w:name="_Toc410856204"/>
      <w:bookmarkStart w:id="12345" w:name="_Toc410852830"/>
      <w:bookmarkStart w:id="12346" w:name="_Toc410853488"/>
      <w:bookmarkStart w:id="12347" w:name="_Toc410854167"/>
      <w:bookmarkStart w:id="12348" w:name="_Toc410854847"/>
      <w:bookmarkStart w:id="12349" w:name="_Toc410855525"/>
      <w:bookmarkStart w:id="12350" w:name="_Toc410856205"/>
      <w:bookmarkStart w:id="12351" w:name="_Toc410852831"/>
      <w:bookmarkStart w:id="12352" w:name="_Toc410853489"/>
      <w:bookmarkStart w:id="12353" w:name="_Toc410854168"/>
      <w:bookmarkStart w:id="12354" w:name="_Toc410854848"/>
      <w:bookmarkStart w:id="12355" w:name="_Toc410855526"/>
      <w:bookmarkStart w:id="12356" w:name="_Toc410856206"/>
      <w:bookmarkStart w:id="12357" w:name="_Toc410852832"/>
      <w:bookmarkStart w:id="12358" w:name="_Toc410853490"/>
      <w:bookmarkStart w:id="12359" w:name="_Toc410854169"/>
      <w:bookmarkStart w:id="12360" w:name="_Toc410854849"/>
      <w:bookmarkStart w:id="12361" w:name="_Toc410855527"/>
      <w:bookmarkStart w:id="12362" w:name="_Toc410856207"/>
      <w:bookmarkStart w:id="12363" w:name="_Toc410852833"/>
      <w:bookmarkStart w:id="12364" w:name="_Toc410853491"/>
      <w:bookmarkStart w:id="12365" w:name="_Toc410854170"/>
      <w:bookmarkStart w:id="12366" w:name="_Toc410854850"/>
      <w:bookmarkStart w:id="12367" w:name="_Toc410855528"/>
      <w:bookmarkStart w:id="12368" w:name="_Toc410856208"/>
      <w:bookmarkStart w:id="12369" w:name="_Toc410852834"/>
      <w:bookmarkStart w:id="12370" w:name="_Toc410853492"/>
      <w:bookmarkStart w:id="12371" w:name="_Toc410854171"/>
      <w:bookmarkStart w:id="12372" w:name="_Toc410854851"/>
      <w:bookmarkStart w:id="12373" w:name="_Toc410855529"/>
      <w:bookmarkStart w:id="12374" w:name="_Toc410856209"/>
      <w:bookmarkStart w:id="12375" w:name="_Toc410852835"/>
      <w:bookmarkStart w:id="12376" w:name="_Toc410853493"/>
      <w:bookmarkStart w:id="12377" w:name="_Toc410854172"/>
      <w:bookmarkStart w:id="12378" w:name="_Toc410854852"/>
      <w:bookmarkStart w:id="12379" w:name="_Toc410855530"/>
      <w:bookmarkStart w:id="12380" w:name="_Toc410856210"/>
      <w:bookmarkStart w:id="12381" w:name="_Ref410817252"/>
      <w:bookmarkStart w:id="12382" w:name="_Toc509367222"/>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r w:rsidRPr="00216F2D">
        <w:t>N</w:t>
      </w:r>
      <w:r w:rsidRPr="000B64E0">
        <w:t>otificatio</w:t>
      </w:r>
      <w:r w:rsidRPr="003A6544">
        <w:t>n</w:t>
      </w:r>
      <w:bookmarkEnd w:id="12381"/>
      <w:bookmarkEnd w:id="12382"/>
    </w:p>
    <w:p w14:paraId="71144C32" w14:textId="77777777" w:rsidR="00615E1D" w:rsidRPr="00615E1D" w:rsidRDefault="00615E1D" w:rsidP="00F92D1D">
      <w:pPr>
        <w:pStyle w:val="Heading3"/>
      </w:pPr>
      <w:bookmarkStart w:id="12383" w:name="_Toc509367223"/>
      <w:r w:rsidRPr="000B5351">
        <w:t>Overview</w:t>
      </w:r>
      <w:bookmarkEnd w:id="12383"/>
    </w:p>
    <w:p w14:paraId="32BC0191" w14:textId="77777777" w:rsidR="00A320BD" w:rsidRDefault="00A320BD" w:rsidP="00A320BD">
      <w:pPr>
        <w:pStyle w:val="PARAGRAPH"/>
      </w:pPr>
      <w:r>
        <w:t xml:space="preserve">A </w:t>
      </w:r>
      <w:r>
        <w:rPr>
          <w:rFonts w:eastAsiaTheme="minorEastAsia"/>
          <w:lang w:eastAsia="ko-KR"/>
        </w:rPr>
        <w:t>S</w:t>
      </w:r>
      <w:r>
        <w:rPr>
          <w:rFonts w:eastAsiaTheme="minorEastAsia" w:hint="eastAsia"/>
          <w:lang w:eastAsia="ko-KR"/>
        </w:rPr>
        <w:t>erver</w:t>
      </w:r>
      <w:r>
        <w:t xml:space="preserve"> </w:t>
      </w:r>
      <w:r w:rsidR="00C85277">
        <w:t xml:space="preserve">shall </w:t>
      </w:r>
      <w:r>
        <w:t xml:space="preserve">support NOTIFY operation to enable a Client to request and be notified of desired states of one or more Resources in an asynchronous manner. </w:t>
      </w:r>
      <w:r w:rsidR="00966C25">
        <w:t>Section</w:t>
      </w:r>
      <w:r>
        <w:t xml:space="preserve"> </w:t>
      </w:r>
      <w:r w:rsidR="00194F1E">
        <w:fldChar w:fldCharType="begin"/>
      </w:r>
      <w:r w:rsidR="00CD0231">
        <w:instrText xml:space="preserve"> REF _Ref409474765 \r \h </w:instrText>
      </w:r>
      <w:r w:rsidR="00194F1E">
        <w:fldChar w:fldCharType="separate"/>
      </w:r>
      <w:r w:rsidR="00370B4E">
        <w:t>11.4.2</w:t>
      </w:r>
      <w:r w:rsidR="00194F1E">
        <w:fldChar w:fldCharType="end"/>
      </w:r>
      <w:r>
        <w:t xml:space="preserve"> specifies the observe mechanism in which updates </w:t>
      </w:r>
      <w:r w:rsidR="005E22AC">
        <w:t>are delivered to the requester.</w:t>
      </w:r>
    </w:p>
    <w:p w14:paraId="7194E4A0" w14:textId="77777777" w:rsidR="00A320BD" w:rsidRPr="001840E5" w:rsidRDefault="00A320BD" w:rsidP="00F92D1D">
      <w:pPr>
        <w:pStyle w:val="Heading3"/>
      </w:pPr>
      <w:bookmarkStart w:id="12384" w:name="_Toc416401066"/>
      <w:bookmarkStart w:id="12385" w:name="_Toc416401508"/>
      <w:bookmarkStart w:id="12386" w:name="_Toc416401067"/>
      <w:bookmarkStart w:id="12387" w:name="_Toc416401509"/>
      <w:bookmarkStart w:id="12388" w:name="_Toc409458499"/>
      <w:bookmarkStart w:id="12389" w:name="_Toc409459235"/>
      <w:bookmarkStart w:id="12390" w:name="_Toc409459852"/>
      <w:bookmarkStart w:id="12391" w:name="_Toc409460473"/>
      <w:bookmarkStart w:id="12392" w:name="_Toc409460700"/>
      <w:bookmarkStart w:id="12393" w:name="_Toc409460858"/>
      <w:bookmarkStart w:id="12394" w:name="_Toc409465330"/>
      <w:bookmarkStart w:id="12395" w:name="_Toc409465956"/>
      <w:bookmarkStart w:id="12396" w:name="_Toc409466582"/>
      <w:bookmarkStart w:id="12397" w:name="_Toc409467225"/>
      <w:bookmarkStart w:id="12398" w:name="_Toc409467853"/>
      <w:bookmarkStart w:id="12399" w:name="_Toc409468478"/>
      <w:bookmarkStart w:id="12400" w:name="_Toc409469101"/>
      <w:bookmarkStart w:id="12401" w:name="_Toc409469720"/>
      <w:bookmarkStart w:id="12402" w:name="_Toc409470335"/>
      <w:bookmarkStart w:id="12403" w:name="_Toc409470950"/>
      <w:bookmarkStart w:id="12404" w:name="_Toc409471564"/>
      <w:bookmarkStart w:id="12405" w:name="_Toc409472175"/>
      <w:bookmarkStart w:id="12406" w:name="_Toc409458500"/>
      <w:bookmarkStart w:id="12407" w:name="_Toc409459236"/>
      <w:bookmarkStart w:id="12408" w:name="_Toc409459853"/>
      <w:bookmarkStart w:id="12409" w:name="_Toc409460474"/>
      <w:bookmarkStart w:id="12410" w:name="_Toc409460701"/>
      <w:bookmarkStart w:id="12411" w:name="_Toc409460859"/>
      <w:bookmarkStart w:id="12412" w:name="_Toc409465331"/>
      <w:bookmarkStart w:id="12413" w:name="_Toc409465957"/>
      <w:bookmarkStart w:id="12414" w:name="_Toc409466583"/>
      <w:bookmarkStart w:id="12415" w:name="_Toc409467226"/>
      <w:bookmarkStart w:id="12416" w:name="_Toc409467854"/>
      <w:bookmarkStart w:id="12417" w:name="_Toc409468479"/>
      <w:bookmarkStart w:id="12418" w:name="_Toc409469102"/>
      <w:bookmarkStart w:id="12419" w:name="_Toc409469721"/>
      <w:bookmarkStart w:id="12420" w:name="_Toc409470336"/>
      <w:bookmarkStart w:id="12421" w:name="_Toc409470951"/>
      <w:bookmarkStart w:id="12422" w:name="_Toc409471565"/>
      <w:bookmarkStart w:id="12423" w:name="_Toc409472176"/>
      <w:bookmarkStart w:id="12424" w:name="_Toc416401068"/>
      <w:bookmarkStart w:id="12425" w:name="_Toc416401510"/>
      <w:bookmarkStart w:id="12426" w:name="_Toc416401069"/>
      <w:bookmarkStart w:id="12427" w:name="_Toc416401511"/>
      <w:bookmarkStart w:id="12428" w:name="_Toc416401086"/>
      <w:bookmarkStart w:id="12429" w:name="_Toc416401528"/>
      <w:bookmarkStart w:id="12430" w:name="_Toc416401087"/>
      <w:bookmarkStart w:id="12431" w:name="_Toc416401529"/>
      <w:bookmarkStart w:id="12432" w:name="_Toc416401088"/>
      <w:bookmarkStart w:id="12433" w:name="_Toc416401530"/>
      <w:bookmarkStart w:id="12434" w:name="_Toc416401089"/>
      <w:bookmarkStart w:id="12435" w:name="_Toc416401531"/>
      <w:bookmarkStart w:id="12436" w:name="_Toc416401126"/>
      <w:bookmarkStart w:id="12437" w:name="_Toc416401568"/>
      <w:bookmarkStart w:id="12438" w:name="_Toc416401127"/>
      <w:bookmarkStart w:id="12439" w:name="_Toc416401569"/>
      <w:bookmarkStart w:id="12440" w:name="_Toc416401128"/>
      <w:bookmarkStart w:id="12441" w:name="_Toc416401570"/>
      <w:bookmarkStart w:id="12442" w:name="_Toc416401129"/>
      <w:bookmarkStart w:id="12443" w:name="_Toc416401571"/>
      <w:bookmarkStart w:id="12444" w:name="_Toc416401130"/>
      <w:bookmarkStart w:id="12445" w:name="_Toc416401572"/>
      <w:bookmarkStart w:id="12446" w:name="_Toc416401131"/>
      <w:bookmarkStart w:id="12447" w:name="_Toc416401573"/>
      <w:bookmarkStart w:id="12448" w:name="_Toc416401132"/>
      <w:bookmarkStart w:id="12449" w:name="_Toc416401574"/>
      <w:bookmarkStart w:id="12450" w:name="_Toc416401133"/>
      <w:bookmarkStart w:id="12451" w:name="_Toc416401575"/>
      <w:bookmarkStart w:id="12452" w:name="_Toc416401134"/>
      <w:bookmarkStart w:id="12453" w:name="_Toc416401576"/>
      <w:bookmarkStart w:id="12454" w:name="_Toc416401135"/>
      <w:bookmarkStart w:id="12455" w:name="_Toc416401577"/>
      <w:bookmarkStart w:id="12456" w:name="_Toc416401136"/>
      <w:bookmarkStart w:id="12457" w:name="_Toc416401578"/>
      <w:bookmarkStart w:id="12458" w:name="_Toc416401137"/>
      <w:bookmarkStart w:id="12459" w:name="_Toc416401579"/>
      <w:bookmarkStart w:id="12460" w:name="_Toc416401138"/>
      <w:bookmarkStart w:id="12461" w:name="_Toc416401580"/>
      <w:bookmarkStart w:id="12462" w:name="_Toc412657461"/>
      <w:bookmarkStart w:id="12463" w:name="_Toc412658383"/>
      <w:bookmarkStart w:id="12464" w:name="_Toc412734358"/>
      <w:bookmarkStart w:id="12465" w:name="_Toc416401139"/>
      <w:bookmarkStart w:id="12466" w:name="_Toc416401581"/>
      <w:bookmarkStart w:id="12467" w:name="_Toc416401140"/>
      <w:bookmarkStart w:id="12468" w:name="_Toc416401582"/>
      <w:bookmarkStart w:id="12469" w:name="_Toc416401141"/>
      <w:bookmarkStart w:id="12470" w:name="_Toc416401583"/>
      <w:bookmarkStart w:id="12471" w:name="_Toc416401142"/>
      <w:bookmarkStart w:id="12472" w:name="_Toc416401584"/>
      <w:bookmarkStart w:id="12473" w:name="_Toc416401143"/>
      <w:bookmarkStart w:id="12474" w:name="_Toc416401585"/>
      <w:bookmarkStart w:id="12475" w:name="_Toc416401144"/>
      <w:bookmarkStart w:id="12476" w:name="_Toc416401586"/>
      <w:bookmarkStart w:id="12477" w:name="_Toc416401145"/>
      <w:bookmarkStart w:id="12478" w:name="_Toc416401587"/>
      <w:bookmarkStart w:id="12479" w:name="_Toc416401146"/>
      <w:bookmarkStart w:id="12480" w:name="_Toc416401588"/>
      <w:bookmarkStart w:id="12481" w:name="_Toc416401147"/>
      <w:bookmarkStart w:id="12482" w:name="_Toc416401589"/>
      <w:bookmarkStart w:id="12483" w:name="_Toc416401148"/>
      <w:bookmarkStart w:id="12484" w:name="_Toc416401590"/>
      <w:bookmarkStart w:id="12485" w:name="_Toc416401149"/>
      <w:bookmarkStart w:id="12486" w:name="_Toc416401591"/>
      <w:bookmarkStart w:id="12487" w:name="_Toc416401150"/>
      <w:bookmarkStart w:id="12488" w:name="_Toc416401592"/>
      <w:bookmarkStart w:id="12489" w:name="_Toc416401151"/>
      <w:bookmarkStart w:id="12490" w:name="_Toc416401593"/>
      <w:bookmarkStart w:id="12491" w:name="_Toc416401152"/>
      <w:bookmarkStart w:id="12492" w:name="_Toc416401594"/>
      <w:bookmarkStart w:id="12493" w:name="_Toc416401153"/>
      <w:bookmarkStart w:id="12494" w:name="_Toc416401595"/>
      <w:bookmarkStart w:id="12495" w:name="_Toc416401154"/>
      <w:bookmarkStart w:id="12496" w:name="_Toc416401596"/>
      <w:bookmarkStart w:id="12497" w:name="_Toc416401155"/>
      <w:bookmarkStart w:id="12498" w:name="_Toc416401597"/>
      <w:bookmarkStart w:id="12499" w:name="_Toc416401156"/>
      <w:bookmarkStart w:id="12500" w:name="_Toc416401598"/>
      <w:bookmarkStart w:id="12501" w:name="_Toc416401157"/>
      <w:bookmarkStart w:id="12502" w:name="_Toc416401599"/>
      <w:bookmarkStart w:id="12503" w:name="_Toc416401158"/>
      <w:bookmarkStart w:id="12504" w:name="_Toc416401600"/>
      <w:bookmarkStart w:id="12505" w:name="_Toc416401159"/>
      <w:bookmarkStart w:id="12506" w:name="_Toc416401601"/>
      <w:bookmarkStart w:id="12507" w:name="_Toc416401160"/>
      <w:bookmarkStart w:id="12508" w:name="_Toc416401602"/>
      <w:bookmarkStart w:id="12509" w:name="_Toc416401161"/>
      <w:bookmarkStart w:id="12510" w:name="_Toc416401603"/>
      <w:bookmarkStart w:id="12511" w:name="_Toc416401162"/>
      <w:bookmarkStart w:id="12512" w:name="_Toc416401604"/>
      <w:bookmarkStart w:id="12513" w:name="_Toc416401163"/>
      <w:bookmarkStart w:id="12514" w:name="_Toc416401605"/>
      <w:bookmarkStart w:id="12515" w:name="_Toc416401164"/>
      <w:bookmarkStart w:id="12516" w:name="_Toc416401606"/>
      <w:bookmarkStart w:id="12517" w:name="_Toc416401165"/>
      <w:bookmarkStart w:id="12518" w:name="_Toc416401607"/>
      <w:bookmarkStart w:id="12519" w:name="_Toc416401166"/>
      <w:bookmarkStart w:id="12520" w:name="_Toc416401608"/>
      <w:bookmarkStart w:id="12521" w:name="_Toc416401167"/>
      <w:bookmarkStart w:id="12522" w:name="_Toc416401609"/>
      <w:bookmarkStart w:id="12523" w:name="_Toc416401168"/>
      <w:bookmarkStart w:id="12524" w:name="_Toc416401610"/>
      <w:bookmarkStart w:id="12525" w:name="_Toc416401169"/>
      <w:bookmarkStart w:id="12526" w:name="_Toc416401611"/>
      <w:bookmarkStart w:id="12527" w:name="_Toc416401170"/>
      <w:bookmarkStart w:id="12528" w:name="_Toc416401612"/>
      <w:bookmarkStart w:id="12529" w:name="_Toc416401171"/>
      <w:bookmarkStart w:id="12530" w:name="_Toc416401613"/>
      <w:bookmarkStart w:id="12531" w:name="_Toc404669757"/>
      <w:bookmarkStart w:id="12532" w:name="_Ref405376435"/>
      <w:bookmarkStart w:id="12533" w:name="_Ref405376444"/>
      <w:bookmarkStart w:id="12534" w:name="_Ref405549528"/>
      <w:bookmarkStart w:id="12535" w:name="_Ref409474765"/>
      <w:bookmarkStart w:id="12536" w:name="_Ref409474775"/>
      <w:bookmarkStart w:id="12537" w:name="_Ref409475399"/>
      <w:bookmarkStart w:id="12538" w:name="_Ref410818123"/>
      <w:bookmarkStart w:id="12539" w:name="_Ref410856363"/>
      <w:bookmarkStart w:id="12540" w:name="_Ref425879699"/>
      <w:bookmarkStart w:id="12541" w:name="_Ref476738517"/>
      <w:bookmarkStart w:id="12542" w:name="_Toc509367224"/>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r w:rsidRPr="000B5351">
        <w:t>Observe</w:t>
      </w:r>
      <w:bookmarkEnd w:id="12531"/>
      <w:bookmarkEnd w:id="12532"/>
      <w:bookmarkEnd w:id="12533"/>
      <w:bookmarkEnd w:id="12534"/>
      <w:bookmarkEnd w:id="12535"/>
      <w:bookmarkEnd w:id="12536"/>
      <w:bookmarkEnd w:id="12537"/>
      <w:bookmarkEnd w:id="12538"/>
      <w:bookmarkEnd w:id="12539"/>
      <w:bookmarkEnd w:id="12540"/>
      <w:bookmarkEnd w:id="12541"/>
      <w:bookmarkEnd w:id="12542"/>
    </w:p>
    <w:p w14:paraId="7813BCDE" w14:textId="77777777" w:rsidR="00A320BD" w:rsidRDefault="00A320BD" w:rsidP="00696B90">
      <w:pPr>
        <w:pStyle w:val="PARAGRAPH"/>
      </w:pPr>
      <w:r>
        <w:t>In observe mechanism the Client utilizes the RETRIEVE operation to require the Server for updates in case of Resource state changes. The Observe mechanism</w:t>
      </w:r>
      <w:r w:rsidRPr="0032630A">
        <w:t xml:space="preserve"> </w:t>
      </w:r>
      <w:r>
        <w:t xml:space="preserve">consists of five steps which are depicted in </w:t>
      </w:r>
      <w:r w:rsidR="00696B90">
        <w:fldChar w:fldCharType="begin"/>
      </w:r>
      <w:r w:rsidR="00696B90">
        <w:instrText xml:space="preserve"> REF _Ref491271456 \h </w:instrText>
      </w:r>
      <w:r w:rsidR="00696B90">
        <w:fldChar w:fldCharType="separate"/>
      </w:r>
      <w:r w:rsidR="00370B4E" w:rsidRPr="00696B90">
        <w:t xml:space="preserve">Figure </w:t>
      </w:r>
      <w:r w:rsidR="00370B4E">
        <w:rPr>
          <w:noProof/>
        </w:rPr>
        <w:t>19</w:t>
      </w:r>
      <w:r w:rsidR="00696B90">
        <w:fldChar w:fldCharType="end"/>
      </w:r>
      <w:r w:rsidR="00696B90">
        <w:t xml:space="preserve"> </w:t>
      </w:r>
      <w:r>
        <w:t>and described below.</w:t>
      </w:r>
    </w:p>
    <w:p w14:paraId="28417C79" w14:textId="77777777" w:rsidR="00A320BD" w:rsidRDefault="00A320BD" w:rsidP="00A320BD">
      <w:pPr>
        <w:pStyle w:val="PARAGRAPH"/>
        <w:ind w:left="720"/>
      </w:pPr>
      <w:r>
        <w:t>Note: the observe mechanism can only be used for a resource with a property of observable (</w:t>
      </w:r>
      <w:r w:rsidR="007325BF">
        <w:t>s</w:t>
      </w:r>
      <w:r w:rsidRPr="008512A3">
        <w:t>ection</w:t>
      </w:r>
      <w:r w:rsidR="00A30F5D" w:rsidRPr="008512A3">
        <w:t xml:space="preserve"> </w:t>
      </w:r>
      <w:r w:rsidR="00DE209A">
        <w:fldChar w:fldCharType="begin"/>
      </w:r>
      <w:r w:rsidR="00DE209A">
        <w:instrText xml:space="preserve"> REF _Ref412642118 \r \h  \* MERGEFORMAT </w:instrText>
      </w:r>
      <w:r w:rsidR="00DE209A">
        <w:fldChar w:fldCharType="separate"/>
      </w:r>
      <w:r w:rsidR="00370B4E">
        <w:t>7.3.2.2</w:t>
      </w:r>
      <w:r w:rsidR="00DE209A">
        <w:fldChar w:fldCharType="end"/>
      </w:r>
      <w:r>
        <w:t>).</w:t>
      </w:r>
    </w:p>
    <w:p w14:paraId="7350F01E" w14:textId="77777777" w:rsidR="0048397B" w:rsidRPr="00561B90" w:rsidRDefault="0048397B" w:rsidP="008A68F8">
      <w:pPr>
        <w:pStyle w:val="PARAGRAPH"/>
        <w:keepNext/>
        <w:jc w:val="center"/>
      </w:pPr>
    </w:p>
    <w:p w14:paraId="031897A7" w14:textId="77777777" w:rsidR="0048397B" w:rsidRPr="00561B90" w:rsidRDefault="0048397B" w:rsidP="00FA7E22">
      <w:pPr>
        <w:pStyle w:val="PlantUML"/>
        <w:rPr>
          <w:lang w:val="en-GB"/>
        </w:rPr>
      </w:pPr>
      <w:r w:rsidRPr="00561B90">
        <w:rPr>
          <w:lang w:val="en-GB"/>
        </w:rPr>
        <w:t>@startuml</w:t>
      </w:r>
    </w:p>
    <w:p w14:paraId="617E92BF" w14:textId="77777777" w:rsidR="0048397B" w:rsidRPr="00561B90" w:rsidRDefault="0048397B" w:rsidP="00FA7E22">
      <w:pPr>
        <w:pStyle w:val="PlantUML"/>
        <w:rPr>
          <w:lang w:val="en-GB"/>
        </w:rPr>
      </w:pPr>
    </w:p>
    <w:p w14:paraId="4FD08241" w14:textId="77777777" w:rsidR="0048397B" w:rsidRPr="00561B90" w:rsidRDefault="0048397B" w:rsidP="00FA7E22">
      <w:pPr>
        <w:pStyle w:val="PlantUML"/>
        <w:rPr>
          <w:lang w:val="en-GB"/>
        </w:rPr>
      </w:pPr>
      <w:r w:rsidRPr="00561B90">
        <w:rPr>
          <w:lang w:val="en-GB"/>
        </w:rPr>
        <w:t>hide footbox</w:t>
      </w:r>
    </w:p>
    <w:p w14:paraId="0D21D26E" w14:textId="77777777" w:rsidR="0048397B" w:rsidRPr="00561B90" w:rsidRDefault="0048397B" w:rsidP="00FA7E22">
      <w:pPr>
        <w:pStyle w:val="PlantUML"/>
        <w:rPr>
          <w:lang w:val="en-GB"/>
        </w:rPr>
      </w:pPr>
    </w:p>
    <w:p w14:paraId="65927F21" w14:textId="77777777" w:rsidR="0048397B" w:rsidRPr="00561B90" w:rsidRDefault="0048397B" w:rsidP="00FA7E22">
      <w:pPr>
        <w:pStyle w:val="PlantUML"/>
        <w:rPr>
          <w:lang w:val="en-GB"/>
        </w:rPr>
      </w:pPr>
      <w:r w:rsidRPr="00561B90">
        <w:rPr>
          <w:lang w:val="en-GB"/>
        </w:rPr>
        <w:t xml:space="preserve">participant "Client" as Client </w:t>
      </w:r>
    </w:p>
    <w:p w14:paraId="40240588" w14:textId="77777777" w:rsidR="0048397B" w:rsidRPr="00561B90" w:rsidRDefault="0048397B" w:rsidP="00FA7E22">
      <w:pPr>
        <w:pStyle w:val="PlantUML"/>
        <w:rPr>
          <w:lang w:val="en-GB"/>
        </w:rPr>
      </w:pPr>
      <w:r w:rsidRPr="00561B90">
        <w:rPr>
          <w:lang w:val="en-GB"/>
        </w:rPr>
        <w:t>participant "Server" as Server</w:t>
      </w:r>
    </w:p>
    <w:p w14:paraId="40F50581" w14:textId="77777777" w:rsidR="0048397B" w:rsidRPr="00561B90" w:rsidRDefault="0048397B" w:rsidP="00FA7E22">
      <w:pPr>
        <w:pStyle w:val="PlantUML"/>
        <w:rPr>
          <w:lang w:val="en-GB"/>
        </w:rPr>
      </w:pPr>
    </w:p>
    <w:p w14:paraId="12E0EA33" w14:textId="77777777" w:rsidR="0048397B" w:rsidRPr="00561B90" w:rsidRDefault="0048397B" w:rsidP="00FA7E22">
      <w:pPr>
        <w:pStyle w:val="PlantUML"/>
        <w:rPr>
          <w:lang w:val="en-GB"/>
        </w:rPr>
      </w:pPr>
      <w:r w:rsidRPr="00561B90">
        <w:rPr>
          <w:lang w:val="en-GB"/>
        </w:rPr>
        <w:t>Client-&gt;Server: 1. RETRIEVE Request (Observe)</w:t>
      </w:r>
    </w:p>
    <w:p w14:paraId="5985732E" w14:textId="77777777" w:rsidR="0048397B" w:rsidRPr="00561B90" w:rsidRDefault="0048397B" w:rsidP="00FA7E22">
      <w:pPr>
        <w:pStyle w:val="PlantUML"/>
        <w:rPr>
          <w:lang w:val="en-GB"/>
        </w:rPr>
      </w:pPr>
      <w:r w:rsidRPr="00561B90">
        <w:rPr>
          <w:lang w:val="en-GB"/>
        </w:rPr>
        <w:t xml:space="preserve">Rnote over Server </w:t>
      </w:r>
    </w:p>
    <w:p w14:paraId="6FA07E94" w14:textId="77777777" w:rsidR="0048397B" w:rsidRPr="00561B90" w:rsidRDefault="0048397B" w:rsidP="00FA7E22">
      <w:pPr>
        <w:pStyle w:val="PlantUML"/>
        <w:rPr>
          <w:lang w:val="en-GB"/>
        </w:rPr>
      </w:pPr>
      <w:r w:rsidRPr="00561B90">
        <w:rPr>
          <w:lang w:val="en-GB"/>
        </w:rPr>
        <w:t>2. Observe request</w:t>
      </w:r>
    </w:p>
    <w:p w14:paraId="7B24EFEB" w14:textId="77777777" w:rsidR="0048397B" w:rsidRPr="00561B90" w:rsidRDefault="0048397B" w:rsidP="00FA7E22">
      <w:pPr>
        <w:pStyle w:val="PlantUML"/>
        <w:rPr>
          <w:lang w:val="en-GB"/>
        </w:rPr>
      </w:pPr>
      <w:r w:rsidRPr="00561B90">
        <w:rPr>
          <w:lang w:val="en-GB"/>
        </w:rPr>
        <w:t xml:space="preserve">        cached</w:t>
      </w:r>
    </w:p>
    <w:p w14:paraId="531509D3" w14:textId="77777777" w:rsidR="0048397B" w:rsidRPr="00561B90" w:rsidRDefault="0048397B" w:rsidP="00FA7E22">
      <w:pPr>
        <w:pStyle w:val="PlantUML"/>
        <w:rPr>
          <w:lang w:val="en-GB"/>
        </w:rPr>
      </w:pPr>
      <w:r w:rsidRPr="00561B90">
        <w:rPr>
          <w:lang w:val="en-GB"/>
        </w:rPr>
        <w:t>End rnote</w:t>
      </w:r>
    </w:p>
    <w:p w14:paraId="6926BC71" w14:textId="77777777" w:rsidR="0048397B" w:rsidRPr="00561B90" w:rsidRDefault="0048397B" w:rsidP="00FA7E22">
      <w:pPr>
        <w:pStyle w:val="PlantUML"/>
        <w:rPr>
          <w:lang w:val="en-GB"/>
        </w:rPr>
      </w:pPr>
      <w:r w:rsidRPr="00561B90">
        <w:rPr>
          <w:lang w:val="en-GB"/>
        </w:rPr>
        <w:t>Server-&gt;Client: 3. RETRIEVE Response (Observe)</w:t>
      </w:r>
    </w:p>
    <w:p w14:paraId="0E181E42" w14:textId="77777777" w:rsidR="0048397B" w:rsidRPr="00561B90" w:rsidRDefault="0048397B" w:rsidP="00FA7E22">
      <w:pPr>
        <w:pStyle w:val="PlantUML"/>
        <w:rPr>
          <w:lang w:val="en-GB"/>
        </w:rPr>
      </w:pPr>
      <w:r w:rsidRPr="00561B90">
        <w:rPr>
          <w:lang w:val="en-GB"/>
        </w:rPr>
        <w:t>Rnote over Server</w:t>
      </w:r>
    </w:p>
    <w:p w14:paraId="4E4D9055" w14:textId="77777777" w:rsidR="0048397B" w:rsidRPr="00561B90" w:rsidRDefault="0048397B" w:rsidP="00FA7E22">
      <w:pPr>
        <w:pStyle w:val="PlantUML"/>
        <w:rPr>
          <w:lang w:val="en-GB"/>
        </w:rPr>
      </w:pPr>
      <w:r w:rsidRPr="00561B90">
        <w:rPr>
          <w:lang w:val="en-GB"/>
        </w:rPr>
        <w:t xml:space="preserve">      4. Observe</w:t>
      </w:r>
    </w:p>
    <w:p w14:paraId="10A6FC3A" w14:textId="77777777" w:rsidR="0048397B" w:rsidRPr="00561B90" w:rsidRDefault="0048397B" w:rsidP="00FA7E22">
      <w:pPr>
        <w:pStyle w:val="PlantUML"/>
        <w:rPr>
          <w:lang w:val="en-GB"/>
        </w:rPr>
      </w:pPr>
      <w:r w:rsidRPr="00561B90">
        <w:rPr>
          <w:lang w:val="en-GB"/>
        </w:rPr>
        <w:t>condition satisfied</w:t>
      </w:r>
    </w:p>
    <w:p w14:paraId="7126ED65" w14:textId="77777777" w:rsidR="0048397B" w:rsidRPr="00561B90" w:rsidRDefault="0048397B" w:rsidP="00FA7E22">
      <w:pPr>
        <w:pStyle w:val="PlantUML"/>
        <w:rPr>
          <w:lang w:val="en-GB"/>
        </w:rPr>
      </w:pPr>
      <w:r w:rsidRPr="00561B90">
        <w:rPr>
          <w:lang w:val="en-GB"/>
        </w:rPr>
        <w:t>End rnote</w:t>
      </w:r>
    </w:p>
    <w:p w14:paraId="7D6E41F6" w14:textId="77777777" w:rsidR="0048397B" w:rsidRPr="00561B90" w:rsidRDefault="0048397B" w:rsidP="00FA7E22">
      <w:pPr>
        <w:pStyle w:val="PlantUML"/>
        <w:rPr>
          <w:lang w:val="en-GB"/>
        </w:rPr>
      </w:pPr>
      <w:r w:rsidRPr="00561B90">
        <w:rPr>
          <w:lang w:val="en-GB"/>
        </w:rPr>
        <w:t>Server-&gt;Client: 5. RETRIEVE Response (Observe)</w:t>
      </w:r>
    </w:p>
    <w:p w14:paraId="09E56764" w14:textId="77777777" w:rsidR="0048397B" w:rsidRPr="00561B90" w:rsidRDefault="0048397B" w:rsidP="00FA7E22">
      <w:pPr>
        <w:pStyle w:val="PlantUML"/>
        <w:rPr>
          <w:lang w:val="en-GB"/>
        </w:rPr>
      </w:pPr>
    </w:p>
    <w:p w14:paraId="40BC25E5" w14:textId="77777777" w:rsidR="0048397B" w:rsidRPr="00561B90" w:rsidRDefault="0048397B" w:rsidP="00FA7E22">
      <w:pPr>
        <w:pStyle w:val="PlantUML"/>
        <w:rPr>
          <w:lang w:val="en-GB"/>
        </w:rPr>
      </w:pPr>
      <w:r w:rsidRPr="00561B90">
        <w:rPr>
          <w:lang w:val="en-GB"/>
        </w:rPr>
        <w:t>@enduml</w:t>
      </w:r>
    </w:p>
    <w:p w14:paraId="0D068F5F" w14:textId="77777777" w:rsidR="00FA7E22" w:rsidRDefault="00FA7E22" w:rsidP="00C62F9E">
      <w:pPr>
        <w:pStyle w:val="FIGURE"/>
        <w:rPr>
          <w:rStyle w:val="PARAGRAPHChar"/>
        </w:rPr>
      </w:pPr>
      <w:r>
        <w:rPr>
          <w:noProof/>
          <w:lang w:eastAsia="en-US"/>
        </w:rPr>
        <w:lastRenderedPageBreak/>
        <w:drawing>
          <wp:inline distT="0" distB="0" distL="0" distR="0" wp14:anchorId="0F081C01" wp14:editId="4527028B">
            <wp:extent cx="3114675" cy="2505075"/>
            <wp:effectExtent l="0" t="0" r="9525" b="9525"/>
            <wp:docPr id="224" name="Picture 2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75">
                      <a:extLst>
                        <a:ext uri="{28A0092B-C50C-407E-A947-70E740481C1C}">
                          <a14:useLocalDpi xmlns:a14="http://schemas.microsoft.com/office/drawing/2010/main" val="0"/>
                        </a:ext>
                      </a:extLst>
                    </a:blip>
                    <a:stretch>
                      <a:fillRect/>
                    </a:stretch>
                  </pic:blipFill>
                  <pic:spPr>
                    <a:xfrm>
                      <a:off x="0" y="0"/>
                      <a:ext cx="3114675" cy="2505075"/>
                    </a:xfrm>
                    <a:prstGeom prst="rect">
                      <a:avLst/>
                    </a:prstGeom>
                  </pic:spPr>
                </pic:pic>
              </a:graphicData>
            </a:graphic>
          </wp:inline>
        </w:drawing>
      </w:r>
    </w:p>
    <w:p w14:paraId="4FB6E66F" w14:textId="77777777" w:rsidR="00583F9A" w:rsidRPr="00D16C92" w:rsidRDefault="00583F9A" w:rsidP="00D16C92">
      <w:pPr>
        <w:pStyle w:val="FIGURE"/>
        <w:rPr>
          <w:rStyle w:val="PARAGRAPHChar"/>
        </w:rPr>
      </w:pPr>
      <w:bookmarkStart w:id="12543" w:name="_Ref409474767"/>
    </w:p>
    <w:p w14:paraId="36B30FA2" w14:textId="77777777" w:rsidR="00A320BD" w:rsidRPr="00696B90" w:rsidRDefault="00EF2CB3" w:rsidP="00696B90">
      <w:pPr>
        <w:pStyle w:val="FIGURE-title"/>
      </w:pPr>
      <w:bookmarkStart w:id="12544" w:name="_Ref491271456"/>
      <w:bookmarkStart w:id="12545" w:name="_Ref491271389"/>
      <w:bookmarkStart w:id="12546" w:name="_Toc509367534"/>
      <w:bookmarkEnd w:id="12543"/>
      <w:r w:rsidRPr="00696B90">
        <w:t xml:space="preserve">Figure </w:t>
      </w:r>
      <w:fldSimple w:instr=" SEQ Figure \* ARABIC ">
        <w:r w:rsidR="00370B4E">
          <w:rPr>
            <w:noProof/>
          </w:rPr>
          <w:t>19</w:t>
        </w:r>
      </w:fldSimple>
      <w:bookmarkEnd w:id="12544"/>
      <w:r w:rsidR="00696B90" w:rsidRPr="00696B90">
        <w:t>.</w:t>
      </w:r>
      <w:r w:rsidR="00696B90">
        <w:t xml:space="preserve"> Observe Mechanism</w:t>
      </w:r>
      <w:bookmarkEnd w:id="12545"/>
      <w:bookmarkEnd w:id="12546"/>
    </w:p>
    <w:p w14:paraId="0E6B957E" w14:textId="77777777" w:rsidR="00A320BD" w:rsidRPr="001840E5" w:rsidRDefault="00A320BD" w:rsidP="00F92D1D">
      <w:pPr>
        <w:pStyle w:val="Heading4"/>
      </w:pPr>
      <w:bookmarkStart w:id="12547" w:name="_Ref425875548"/>
      <w:r w:rsidRPr="001840E5">
        <w:t xml:space="preserve">RETRIEVE </w:t>
      </w:r>
      <w:r w:rsidR="000E620A">
        <w:t>r</w:t>
      </w:r>
      <w:r w:rsidRPr="001840E5">
        <w:t>equest with observe indication</w:t>
      </w:r>
      <w:bookmarkEnd w:id="12547"/>
    </w:p>
    <w:p w14:paraId="5052BBDE" w14:textId="77777777" w:rsidR="00A320BD" w:rsidRPr="00063961" w:rsidRDefault="00A320BD" w:rsidP="00A320BD">
      <w:pPr>
        <w:pStyle w:val="PARAGRAPH"/>
      </w:pPr>
      <w:r>
        <w:t xml:space="preserve">The Client transmits a RETRIEVE </w:t>
      </w:r>
      <w:r w:rsidR="00350072">
        <w:t>r</w:t>
      </w:r>
      <w:r>
        <w:t xml:space="preserve">equest message to the Server to request updates for the Resource on the Server if there is a state change. The RETRIEVE </w:t>
      </w:r>
      <w:r w:rsidR="00350072">
        <w:t>r</w:t>
      </w:r>
      <w:r>
        <w:t xml:space="preserve">equest message carries </w:t>
      </w:r>
      <w:r w:rsidRPr="00063961">
        <w:t>the following parameters:</w:t>
      </w:r>
    </w:p>
    <w:p w14:paraId="10FE1D3A" w14:textId="77777777" w:rsidR="00A320BD" w:rsidRPr="00063961" w:rsidRDefault="00A320BD" w:rsidP="00711FCC">
      <w:pPr>
        <w:pStyle w:val="ListNumberalt2"/>
        <w:numPr>
          <w:ilvl w:val="1"/>
          <w:numId w:val="20"/>
        </w:numPr>
      </w:pPr>
      <w:r w:rsidRPr="00063961">
        <w:rPr>
          <w:i/>
        </w:rPr>
        <w:t>fr</w:t>
      </w:r>
      <w:r w:rsidRPr="00063961">
        <w:t>: Unique identifier of the Client</w:t>
      </w:r>
    </w:p>
    <w:p w14:paraId="7FB3EAEC" w14:textId="77777777" w:rsidR="00A320BD" w:rsidRPr="008679DF" w:rsidRDefault="00A320BD" w:rsidP="00711FCC">
      <w:pPr>
        <w:pStyle w:val="ListNumberalt2"/>
        <w:numPr>
          <w:ilvl w:val="1"/>
          <w:numId w:val="20"/>
        </w:numPr>
      </w:pPr>
      <w:r w:rsidRPr="008679DF">
        <w:rPr>
          <w:i/>
        </w:rPr>
        <w:t>to</w:t>
      </w:r>
      <w:r w:rsidRPr="008679DF">
        <w:t xml:space="preserve">: </w:t>
      </w:r>
      <w:r w:rsidRPr="004C0B20">
        <w:t>Resource</w:t>
      </w:r>
      <w:r w:rsidRPr="008679DF">
        <w:t xml:space="preserve"> that the Client is requesting to observe</w:t>
      </w:r>
    </w:p>
    <w:p w14:paraId="34484A0F" w14:textId="77777777" w:rsidR="00A320BD" w:rsidRDefault="00A320BD" w:rsidP="00711FCC">
      <w:pPr>
        <w:pStyle w:val="ListNumberalt2"/>
        <w:numPr>
          <w:ilvl w:val="1"/>
          <w:numId w:val="20"/>
        </w:numPr>
      </w:pPr>
      <w:r w:rsidRPr="00063961">
        <w:rPr>
          <w:i/>
        </w:rPr>
        <w:t>ri</w:t>
      </w:r>
      <w:r w:rsidRPr="00063961">
        <w:t>: Identifier of the</w:t>
      </w:r>
      <w:r>
        <w:t xml:space="preserve"> RETRIEVE </w:t>
      </w:r>
      <w:r w:rsidR="00350072">
        <w:t>r</w:t>
      </w:r>
      <w:r>
        <w:t>equest</w:t>
      </w:r>
    </w:p>
    <w:p w14:paraId="544DF1B2" w14:textId="77777777" w:rsidR="00A320BD" w:rsidRDefault="00A320BD" w:rsidP="00711FCC">
      <w:pPr>
        <w:pStyle w:val="ListNumberalt2"/>
        <w:numPr>
          <w:ilvl w:val="1"/>
          <w:numId w:val="20"/>
        </w:numPr>
      </w:pPr>
      <w:r w:rsidRPr="005860ED">
        <w:rPr>
          <w:i/>
        </w:rPr>
        <w:t>op</w:t>
      </w:r>
      <w:r>
        <w:t>: RETRIEVE</w:t>
      </w:r>
    </w:p>
    <w:p w14:paraId="4D3E281C" w14:textId="77777777" w:rsidR="00A320BD" w:rsidRDefault="00A320BD" w:rsidP="00711FCC">
      <w:pPr>
        <w:pStyle w:val="ListNumberalt2"/>
        <w:numPr>
          <w:ilvl w:val="1"/>
          <w:numId w:val="20"/>
        </w:numPr>
      </w:pPr>
      <w:r>
        <w:rPr>
          <w:i/>
        </w:rPr>
        <w:t>obs</w:t>
      </w:r>
      <w:r>
        <w:t>: Indication for observe request</w:t>
      </w:r>
    </w:p>
    <w:p w14:paraId="649589F8" w14:textId="77777777" w:rsidR="00A320BD" w:rsidRPr="001840E5" w:rsidRDefault="00A320BD" w:rsidP="00F92D1D">
      <w:pPr>
        <w:pStyle w:val="Heading4"/>
      </w:pPr>
      <w:r w:rsidRPr="001840E5">
        <w:t>Processing by the Server</w:t>
      </w:r>
    </w:p>
    <w:p w14:paraId="57DADA17" w14:textId="77777777" w:rsidR="00A320BD" w:rsidRDefault="00A320BD" w:rsidP="00A320BD">
      <w:pPr>
        <w:pStyle w:val="ListNumberalt2"/>
        <w:numPr>
          <w:ilvl w:val="0"/>
          <w:numId w:val="0"/>
        </w:numPr>
      </w:pPr>
      <w:r w:rsidRPr="006663E2">
        <w:t>F</w:t>
      </w:r>
      <w:r>
        <w:t>ollowing the receipt of the RETRIEVE</w:t>
      </w:r>
      <w:r w:rsidRPr="006663E2">
        <w:t xml:space="preserve"> </w:t>
      </w:r>
      <w:r w:rsidR="00350072">
        <w:t>r</w:t>
      </w:r>
      <w:r w:rsidRPr="006663E2">
        <w:t>equest, the Server may validate if the Client has the appropriate</w:t>
      </w:r>
      <w:r>
        <w:t xml:space="preserve"> rights for the requested operation</w:t>
      </w:r>
      <w:r w:rsidR="00387CAE">
        <w:rPr>
          <w:rFonts w:eastAsiaTheme="minorEastAsia" w:hint="eastAsia"/>
          <w:lang w:eastAsia="ko-KR"/>
        </w:rPr>
        <w:t xml:space="preserve"> and the </w:t>
      </w:r>
      <w:r w:rsidR="00EC3BB9">
        <w:rPr>
          <w:rFonts w:eastAsiaTheme="minorEastAsia" w:hint="eastAsia"/>
          <w:lang w:eastAsia="ko-KR"/>
        </w:rPr>
        <w:t>properties</w:t>
      </w:r>
      <w:r w:rsidR="00387CAE">
        <w:rPr>
          <w:rFonts w:eastAsiaTheme="minorEastAsia" w:hint="eastAsia"/>
          <w:lang w:eastAsia="ko-KR"/>
        </w:rPr>
        <w:t xml:space="preserve"> are readable</w:t>
      </w:r>
      <w:r w:rsidR="0039574F">
        <w:rPr>
          <w:rFonts w:eastAsiaTheme="minorEastAsia"/>
          <w:lang w:eastAsia="ko-KR"/>
        </w:rPr>
        <w:t xml:space="preserve"> and observable</w:t>
      </w:r>
      <w:r>
        <w:t>. If the validation is successful, the Server caches the information related to the observe request. The Server caches the value of</w:t>
      </w:r>
      <w:r w:rsidR="0039574F">
        <w:t xml:space="preserve"> the</w:t>
      </w:r>
      <w:r>
        <w:t xml:space="preserve"> </w:t>
      </w:r>
      <w:proofErr w:type="gramStart"/>
      <w:r w:rsidRPr="005860ED">
        <w:rPr>
          <w:i/>
        </w:rPr>
        <w:t>ri</w:t>
      </w:r>
      <w:proofErr w:type="gramEnd"/>
      <w:r>
        <w:t xml:space="preserve"> parameter </w:t>
      </w:r>
      <w:r w:rsidR="0039574F">
        <w:t xml:space="preserve">from </w:t>
      </w:r>
      <w:r>
        <w:t xml:space="preserve">the </w:t>
      </w:r>
      <w:r w:rsidR="0039574F">
        <w:t xml:space="preserve">RETRIEVE </w:t>
      </w:r>
      <w:r w:rsidR="00350072">
        <w:t>r</w:t>
      </w:r>
      <w:r>
        <w:t xml:space="preserve">equest for use in the </w:t>
      </w:r>
      <w:r w:rsidR="0039574F">
        <w:t xml:space="preserve">initial </w:t>
      </w:r>
      <w:r>
        <w:t xml:space="preserve">response and future responses in case of a change of state.  </w:t>
      </w:r>
    </w:p>
    <w:p w14:paraId="01ED8CE2" w14:textId="77777777" w:rsidR="00A320BD" w:rsidRPr="001840E5" w:rsidRDefault="00A320BD" w:rsidP="00F92D1D">
      <w:pPr>
        <w:pStyle w:val="Heading4"/>
      </w:pPr>
      <w:bookmarkStart w:id="12548" w:name="_Ref405550499"/>
      <w:r w:rsidRPr="001840E5">
        <w:t xml:space="preserve">RETRIEVE </w:t>
      </w:r>
      <w:r w:rsidR="000E620A">
        <w:t>r</w:t>
      </w:r>
      <w:r w:rsidRPr="001840E5">
        <w:t>esponse with observe indication</w:t>
      </w:r>
      <w:bookmarkEnd w:id="12548"/>
    </w:p>
    <w:p w14:paraId="11427C7E" w14:textId="77777777" w:rsidR="00A320BD" w:rsidRDefault="00A320BD" w:rsidP="001840E5">
      <w:pPr>
        <w:pStyle w:val="PARAGRAPH"/>
      </w:pPr>
      <w:r>
        <w:t xml:space="preserve">The Server </w:t>
      </w:r>
      <w:r w:rsidR="00F13B86">
        <w:t xml:space="preserve">shall </w:t>
      </w:r>
      <w:r>
        <w:t xml:space="preserve">transmit a RETRIEVE </w:t>
      </w:r>
      <w:r w:rsidR="003B63CF">
        <w:t>r</w:t>
      </w:r>
      <w:r>
        <w:t xml:space="preserve">esponse message in response to a RETRIEVE </w:t>
      </w:r>
      <w:r w:rsidR="00350072">
        <w:t>r</w:t>
      </w:r>
      <w:r>
        <w:t xml:space="preserve">equest message from a Client. The RETRIEVE </w:t>
      </w:r>
      <w:r w:rsidR="003B63CF">
        <w:t>r</w:t>
      </w:r>
      <w:r>
        <w:t xml:space="preserve">esponse message </w:t>
      </w:r>
      <w:r w:rsidR="00F13B86">
        <w:t xml:space="preserve">shall </w:t>
      </w:r>
      <w:r>
        <w:t>include the following parameters.</w:t>
      </w:r>
      <w:r w:rsidR="0039574F" w:rsidRPr="0039574F">
        <w:t xml:space="preserve"> </w:t>
      </w:r>
      <w:r w:rsidR="0039574F">
        <w:t>If validation succeeded, the response includes an observe indication. If not, the observe indication is omitted from the response which signals to the requesting client that registration for notification was not allowed.</w:t>
      </w:r>
    </w:p>
    <w:p w14:paraId="3EAE9EB4" w14:textId="77777777" w:rsidR="0039574F" w:rsidRDefault="0039574F" w:rsidP="001840E5">
      <w:pPr>
        <w:pStyle w:val="PARAGRAPH"/>
      </w:pPr>
      <w:r>
        <w:t>The RETRIEVE response message shall include the following parameters:</w:t>
      </w:r>
    </w:p>
    <w:p w14:paraId="4C0B4152" w14:textId="77777777" w:rsidR="00A320BD" w:rsidRDefault="00A320BD" w:rsidP="00711FCC">
      <w:pPr>
        <w:pStyle w:val="ListNumberalt2"/>
        <w:numPr>
          <w:ilvl w:val="1"/>
          <w:numId w:val="20"/>
        </w:numPr>
      </w:pPr>
      <w:r w:rsidRPr="005860ED">
        <w:rPr>
          <w:i/>
        </w:rPr>
        <w:t>fr</w:t>
      </w:r>
      <w:r>
        <w:t>: Unique identifier of the Server</w:t>
      </w:r>
    </w:p>
    <w:p w14:paraId="66D5D023" w14:textId="77777777" w:rsidR="00A320BD" w:rsidRPr="005860ED" w:rsidRDefault="00A320BD" w:rsidP="00711FCC">
      <w:pPr>
        <w:pStyle w:val="ListNumberalt2"/>
        <w:numPr>
          <w:ilvl w:val="1"/>
          <w:numId w:val="20"/>
        </w:numPr>
      </w:pPr>
      <w:r w:rsidRPr="00C2019E">
        <w:rPr>
          <w:i/>
        </w:rPr>
        <w:t>to</w:t>
      </w:r>
      <w:r w:rsidRPr="00C2019E">
        <w:t xml:space="preserve">: </w:t>
      </w:r>
      <w:r w:rsidRPr="005860ED">
        <w:t>U</w:t>
      </w:r>
      <w:r>
        <w:t>nique identifier of the Client</w:t>
      </w:r>
    </w:p>
    <w:p w14:paraId="339EB764" w14:textId="77777777" w:rsidR="00A320BD" w:rsidRPr="006C5C8A" w:rsidRDefault="00A320BD" w:rsidP="00711FCC">
      <w:pPr>
        <w:pStyle w:val="ListNumberalt2"/>
        <w:numPr>
          <w:ilvl w:val="1"/>
          <w:numId w:val="20"/>
        </w:numPr>
      </w:pPr>
      <w:r w:rsidRPr="005860ED">
        <w:rPr>
          <w:i/>
        </w:rPr>
        <w:t>ri</w:t>
      </w:r>
      <w:r>
        <w:t xml:space="preserve">: </w:t>
      </w:r>
      <w:r w:rsidRPr="006C5C8A">
        <w:t xml:space="preserve">Identifier included in the RETRIEVE </w:t>
      </w:r>
      <w:r w:rsidR="00350072">
        <w:t>r</w:t>
      </w:r>
      <w:r w:rsidRPr="006C5C8A">
        <w:t>equest</w:t>
      </w:r>
    </w:p>
    <w:p w14:paraId="6AEE47A6" w14:textId="77777777" w:rsidR="00A320BD" w:rsidRPr="005860ED" w:rsidRDefault="00A320BD" w:rsidP="00711FCC">
      <w:pPr>
        <w:pStyle w:val="ListNumberalt2"/>
        <w:numPr>
          <w:ilvl w:val="1"/>
          <w:numId w:val="20"/>
        </w:numPr>
      </w:pPr>
      <w:r w:rsidRPr="006C5C8A">
        <w:rPr>
          <w:i/>
        </w:rPr>
        <w:t>cn</w:t>
      </w:r>
      <w:r w:rsidRPr="006C5C8A">
        <w:t xml:space="preserve">: Information resource </w:t>
      </w:r>
      <w:r>
        <w:t xml:space="preserve">representation </w:t>
      </w:r>
      <w:r w:rsidRPr="006C5C8A">
        <w:t xml:space="preserve">as requested by the Client </w:t>
      </w:r>
    </w:p>
    <w:p w14:paraId="523FA0B7" w14:textId="77777777" w:rsidR="00A320BD" w:rsidRDefault="00A320BD" w:rsidP="00711FCC">
      <w:pPr>
        <w:pStyle w:val="ListNumberalt2"/>
        <w:numPr>
          <w:ilvl w:val="1"/>
          <w:numId w:val="20"/>
        </w:numPr>
      </w:pPr>
      <w:r>
        <w:rPr>
          <w:i/>
        </w:rPr>
        <w:lastRenderedPageBreak/>
        <w:t>rs</w:t>
      </w:r>
      <w:r w:rsidRPr="005860ED">
        <w:t>:</w:t>
      </w:r>
      <w:r>
        <w:t xml:space="preserve"> The result of the RETRIEVE  operation</w:t>
      </w:r>
    </w:p>
    <w:p w14:paraId="6E057E98" w14:textId="77777777" w:rsidR="00A320BD" w:rsidRDefault="00A320BD" w:rsidP="00711FCC">
      <w:pPr>
        <w:pStyle w:val="ListNumberalt2"/>
        <w:numPr>
          <w:ilvl w:val="1"/>
          <w:numId w:val="20"/>
        </w:numPr>
      </w:pPr>
      <w:r>
        <w:rPr>
          <w:i/>
        </w:rPr>
        <w:t>obs</w:t>
      </w:r>
      <w:r>
        <w:t xml:space="preserve">: Indication that the response is made to an observe request </w:t>
      </w:r>
    </w:p>
    <w:p w14:paraId="63D67F8F" w14:textId="77777777" w:rsidR="00A320BD" w:rsidRPr="001840E5" w:rsidRDefault="00A320BD" w:rsidP="00F92D1D">
      <w:pPr>
        <w:pStyle w:val="Heading4"/>
      </w:pPr>
      <w:r w:rsidRPr="001840E5">
        <w:t xml:space="preserve">Resource </w:t>
      </w:r>
      <w:r w:rsidR="000E620A">
        <w:t>m</w:t>
      </w:r>
      <w:r w:rsidRPr="001840E5">
        <w:t>onitoring by the Server</w:t>
      </w:r>
    </w:p>
    <w:p w14:paraId="36E871FB" w14:textId="77777777" w:rsidR="00A320BD" w:rsidRDefault="00A320BD" w:rsidP="00A320BD">
      <w:pPr>
        <w:pStyle w:val="ListNumberalt"/>
        <w:numPr>
          <w:ilvl w:val="0"/>
          <w:numId w:val="0"/>
        </w:numPr>
        <w:jc w:val="left"/>
      </w:pPr>
      <w:r>
        <w:t xml:space="preserve">The Server </w:t>
      </w:r>
      <w:r w:rsidR="00F13B86">
        <w:t xml:space="preserve">shall </w:t>
      </w:r>
      <w:r>
        <w:t xml:space="preserve">monitor the state the Resource identified in the observe request from the Client. Anytime there is a change in the state of the observed resource, the Server sends another RETRIEVE </w:t>
      </w:r>
      <w:r w:rsidR="003B63CF">
        <w:t>r</w:t>
      </w:r>
      <w:r>
        <w:t xml:space="preserve">esponse with </w:t>
      </w:r>
      <w:r w:rsidR="00DF7B2D">
        <w:t>the</w:t>
      </w:r>
      <w:r w:rsidR="00B53D0F">
        <w:t xml:space="preserve"> </w:t>
      </w:r>
      <w:r>
        <w:t>observe indication.</w:t>
      </w:r>
      <w:r w:rsidR="0039574F" w:rsidRPr="0039574F">
        <w:t xml:space="preserve"> </w:t>
      </w:r>
      <w:r w:rsidR="0039574F">
        <w:t>The mechanism does not allow the client to specify any bounds or limits which trigger a notification, the decision is left entirely to the server.</w:t>
      </w:r>
    </w:p>
    <w:p w14:paraId="0E698CA5" w14:textId="77777777" w:rsidR="00A320BD" w:rsidRDefault="00A320BD" w:rsidP="00F92D1D">
      <w:pPr>
        <w:pStyle w:val="Heading4"/>
      </w:pPr>
      <w:r>
        <w:t xml:space="preserve">Additional RETRIEVE </w:t>
      </w:r>
      <w:r w:rsidR="000E620A">
        <w:t>r</w:t>
      </w:r>
      <w:r>
        <w:t>esponses</w:t>
      </w:r>
      <w:r w:rsidRPr="00714AAE">
        <w:t xml:space="preserve"> </w:t>
      </w:r>
      <w:r>
        <w:t>with observe indication</w:t>
      </w:r>
    </w:p>
    <w:p w14:paraId="02453CFC" w14:textId="77777777" w:rsidR="00A320BD" w:rsidRDefault="00A320BD" w:rsidP="00A320BD">
      <w:pPr>
        <w:pStyle w:val="PARAGRAPH"/>
        <w:rPr>
          <w:rFonts w:eastAsiaTheme="minorEastAsia"/>
          <w:lang w:eastAsia="ko-KR"/>
        </w:rPr>
      </w:pPr>
      <w:r>
        <w:t xml:space="preserve">The Server </w:t>
      </w:r>
      <w:r w:rsidR="00F13B86">
        <w:t xml:space="preserve">shall </w:t>
      </w:r>
      <w:r>
        <w:t xml:space="preserve">transmit updated RETRIEVE </w:t>
      </w:r>
      <w:r w:rsidR="003B63CF">
        <w:t>r</w:t>
      </w:r>
      <w:r>
        <w:t xml:space="preserve">esponse messages following observed changes in the state of the Resources indicated by the Client. The RETRIEVE </w:t>
      </w:r>
      <w:r w:rsidR="003B63CF">
        <w:t>r</w:t>
      </w:r>
      <w:r>
        <w:t xml:space="preserve">esponse message </w:t>
      </w:r>
      <w:r w:rsidR="00F13B86">
        <w:t xml:space="preserve">shall </w:t>
      </w:r>
      <w:r>
        <w:t xml:space="preserve">include the parameters listed in </w:t>
      </w:r>
      <w:r w:rsidR="007325BF">
        <w:t>s</w:t>
      </w:r>
      <w:r>
        <w:t xml:space="preserve">ection </w:t>
      </w:r>
      <w:r w:rsidR="00194F1E">
        <w:rPr>
          <w:b/>
          <w:bCs/>
        </w:rPr>
        <w:fldChar w:fldCharType="begin"/>
      </w:r>
      <w:r>
        <w:instrText xml:space="preserve"> REF _Ref405550499 \r \h </w:instrText>
      </w:r>
      <w:r w:rsidR="00194F1E">
        <w:rPr>
          <w:b/>
          <w:bCs/>
        </w:rPr>
      </w:r>
      <w:r w:rsidR="00194F1E">
        <w:rPr>
          <w:b/>
          <w:bCs/>
        </w:rPr>
        <w:fldChar w:fldCharType="separate"/>
      </w:r>
      <w:r w:rsidR="00370B4E">
        <w:t>11.4.2.3</w:t>
      </w:r>
      <w:r w:rsidR="00194F1E">
        <w:rPr>
          <w:b/>
          <w:bCs/>
        </w:rPr>
        <w:fldChar w:fldCharType="end"/>
      </w:r>
      <w:r>
        <w:t>.</w:t>
      </w:r>
    </w:p>
    <w:p w14:paraId="35413503" w14:textId="77777777" w:rsidR="00A70661" w:rsidRDefault="00A70661" w:rsidP="00F92D1D">
      <w:pPr>
        <w:pStyle w:val="Heading4"/>
      </w:pPr>
      <w:bookmarkStart w:id="12549" w:name="_Ref490134181"/>
      <w:r w:rsidRPr="002E0458">
        <w:t>Cancelling Observe</w:t>
      </w:r>
      <w:bookmarkEnd w:id="12549"/>
    </w:p>
    <w:p w14:paraId="219B870A" w14:textId="77777777" w:rsidR="00DF7B2D" w:rsidRPr="00DF7B2D" w:rsidRDefault="0039574F" w:rsidP="00DF7B2D">
      <w:pPr>
        <w:pStyle w:val="PARAGRAPH"/>
        <w:rPr>
          <w:rFonts w:eastAsiaTheme="minorEastAsia"/>
        </w:rPr>
      </w:pPr>
      <w:r>
        <w:rPr>
          <w:rFonts w:eastAsiaTheme="minorEastAsia"/>
          <w:lang w:eastAsia="ko-KR"/>
        </w:rPr>
        <w:t>T</w:t>
      </w:r>
      <w:r w:rsidR="00112054">
        <w:rPr>
          <w:rFonts w:eastAsiaTheme="minorEastAsia" w:hint="eastAsia"/>
          <w:lang w:eastAsia="ko-KR"/>
        </w:rPr>
        <w:t>he Client can explicitly cancel observe by sending a RETRIEVE request without</w:t>
      </w:r>
      <w:r w:rsidR="00F15EF7">
        <w:rPr>
          <w:rFonts w:eastAsiaTheme="minorEastAsia" w:hint="eastAsia"/>
          <w:lang w:eastAsia="ko-KR"/>
        </w:rPr>
        <w:t xml:space="preserve"> </w:t>
      </w:r>
      <w:r>
        <w:rPr>
          <w:rFonts w:eastAsiaTheme="minorEastAsia"/>
          <w:lang w:eastAsia="ko-KR"/>
        </w:rPr>
        <w:t xml:space="preserve">the </w:t>
      </w:r>
      <w:r w:rsidR="00F15EF7">
        <w:rPr>
          <w:rFonts w:eastAsiaTheme="minorEastAsia" w:hint="eastAsia"/>
          <w:lang w:eastAsia="ko-KR"/>
        </w:rPr>
        <w:t xml:space="preserve">observe </w:t>
      </w:r>
      <w:r>
        <w:rPr>
          <w:rFonts w:eastAsiaTheme="minorEastAsia"/>
          <w:lang w:eastAsia="ko-KR"/>
        </w:rPr>
        <w:t xml:space="preserve">indication </w:t>
      </w:r>
      <w:r w:rsidR="00F15EF7">
        <w:rPr>
          <w:rFonts w:eastAsiaTheme="minorEastAsia" w:hint="eastAsia"/>
          <w:lang w:eastAsia="ko-KR"/>
        </w:rPr>
        <w:t>field to the same resource on Server</w:t>
      </w:r>
      <w:r w:rsidR="00415CF3">
        <w:rPr>
          <w:rFonts w:eastAsiaTheme="minorEastAsia" w:hint="eastAsia"/>
          <w:lang w:eastAsia="ko-KR"/>
        </w:rPr>
        <w:t xml:space="preserve"> which it was observing</w:t>
      </w:r>
      <w:r w:rsidR="00F15EF7">
        <w:rPr>
          <w:rFonts w:eastAsiaTheme="minorEastAsia" w:hint="eastAsia"/>
          <w:lang w:eastAsia="ko-KR"/>
        </w:rPr>
        <w:t>.</w:t>
      </w:r>
      <w:r w:rsidRPr="0039574F">
        <w:rPr>
          <w:rFonts w:eastAsiaTheme="minorEastAsia"/>
          <w:lang w:eastAsia="ko-KR"/>
        </w:rPr>
        <w:t xml:space="preserve"> </w:t>
      </w:r>
      <w:r>
        <w:rPr>
          <w:rFonts w:eastAsiaTheme="minorEastAsia"/>
          <w:lang w:eastAsia="ko-KR"/>
        </w:rPr>
        <w:t xml:space="preserve">For certain protocol mappings, the client may also be also be able to cancel </w:t>
      </w:r>
      <w:proofErr w:type="gramStart"/>
      <w:r>
        <w:rPr>
          <w:rFonts w:eastAsiaTheme="minorEastAsia"/>
          <w:lang w:eastAsia="ko-KR"/>
        </w:rPr>
        <w:t>an observe</w:t>
      </w:r>
      <w:proofErr w:type="gramEnd"/>
      <w:r>
        <w:rPr>
          <w:rFonts w:eastAsiaTheme="minorEastAsia"/>
          <w:lang w:eastAsia="ko-KR"/>
        </w:rPr>
        <w:t xml:space="preserve"> by ceasing to respond to the RETRIEVE responses.</w:t>
      </w:r>
    </w:p>
    <w:p w14:paraId="66985808" w14:textId="77777777" w:rsidR="00A320BD" w:rsidRDefault="00A320BD" w:rsidP="00F92D1D">
      <w:pPr>
        <w:pStyle w:val="Heading2"/>
      </w:pPr>
      <w:bookmarkStart w:id="12550" w:name="_Ref409474756"/>
      <w:bookmarkStart w:id="12551" w:name="_Toc509367225"/>
      <w:r>
        <w:t xml:space="preserve">Device </w:t>
      </w:r>
      <w:r w:rsidR="000E620A">
        <w:t>m</w:t>
      </w:r>
      <w:r>
        <w:t>anagement</w:t>
      </w:r>
      <w:bookmarkEnd w:id="12550"/>
      <w:bookmarkEnd w:id="12551"/>
    </w:p>
    <w:p w14:paraId="7D761D18" w14:textId="77777777" w:rsidR="005E66A4" w:rsidRPr="005E66A4" w:rsidRDefault="005E66A4" w:rsidP="005E66A4">
      <w:pPr>
        <w:pStyle w:val="Heading3"/>
      </w:pPr>
      <w:bookmarkStart w:id="12552" w:name="_Toc509367226"/>
      <w:r>
        <w:t>Overview</w:t>
      </w:r>
      <w:bookmarkEnd w:id="12552"/>
    </w:p>
    <w:p w14:paraId="37471B07" w14:textId="77777777" w:rsidR="00E07DF2" w:rsidRDefault="00E07DF2" w:rsidP="00E07DF2">
      <w:pPr>
        <w:pStyle w:val="PARAGRAPH"/>
        <w:rPr>
          <w:rFonts w:eastAsiaTheme="minorEastAsia"/>
          <w:lang w:eastAsia="ko-KR"/>
        </w:rPr>
      </w:pPr>
      <w:r>
        <w:rPr>
          <w:rFonts w:eastAsiaTheme="minorEastAsia" w:hint="eastAsia"/>
          <w:lang w:eastAsia="ko-KR"/>
        </w:rPr>
        <w:t xml:space="preserve">The </w:t>
      </w:r>
      <w:r>
        <w:rPr>
          <w:rFonts w:eastAsiaTheme="minorEastAsia"/>
          <w:lang w:eastAsia="ko-KR"/>
        </w:rPr>
        <w:t xml:space="preserve">Device Management </w:t>
      </w:r>
      <w:r>
        <w:rPr>
          <w:rFonts w:eastAsiaTheme="minorEastAsia" w:hint="eastAsia"/>
          <w:lang w:eastAsia="ko-KR"/>
        </w:rPr>
        <w:t>includes the following functions:</w:t>
      </w:r>
    </w:p>
    <w:p w14:paraId="3DE4B861" w14:textId="77777777" w:rsidR="00E07DF2" w:rsidRDefault="00E07DF2" w:rsidP="00711FCC">
      <w:pPr>
        <w:pStyle w:val="PARAGRAPH"/>
        <w:numPr>
          <w:ilvl w:val="0"/>
          <w:numId w:val="19"/>
        </w:numPr>
        <w:rPr>
          <w:rFonts w:eastAsiaTheme="minorEastAsia"/>
          <w:lang w:eastAsia="ko-KR"/>
        </w:rPr>
      </w:pPr>
      <w:r>
        <w:rPr>
          <w:rFonts w:eastAsiaTheme="minorEastAsia"/>
          <w:lang w:eastAsia="ko-KR"/>
        </w:rPr>
        <w:t>Diagnostics and maintenance</w:t>
      </w:r>
      <w:r>
        <w:rPr>
          <w:rFonts w:eastAsiaTheme="minorEastAsia" w:hint="eastAsia"/>
          <w:lang w:eastAsia="ko-KR"/>
        </w:rPr>
        <w:t xml:space="preserve"> </w:t>
      </w:r>
    </w:p>
    <w:p w14:paraId="0A823D1B" w14:textId="77777777" w:rsidR="00E07DF2" w:rsidRDefault="00E07DF2" w:rsidP="00E07DF2">
      <w:pPr>
        <w:pStyle w:val="PARAGRAPH"/>
        <w:rPr>
          <w:rFonts w:eastAsiaTheme="minorEastAsia"/>
          <w:lang w:eastAsia="ko-KR"/>
        </w:rPr>
      </w:pPr>
      <w:r>
        <w:rPr>
          <w:rFonts w:eastAsiaTheme="minorEastAsia"/>
          <w:lang w:eastAsia="ko-KR"/>
        </w:rPr>
        <w:t xml:space="preserve">The device management functionalities specified in this version of specification are intended to address the basic device management </w:t>
      </w:r>
      <w:r w:rsidR="00814198" w:rsidRPr="00814198">
        <w:rPr>
          <w:rFonts w:eastAsiaTheme="minorEastAsia"/>
          <w:lang w:eastAsia="ko-KR"/>
        </w:rPr>
        <w:t>features</w:t>
      </w:r>
      <w:r>
        <w:rPr>
          <w:rFonts w:eastAsiaTheme="minorEastAsia"/>
          <w:lang w:eastAsia="ko-KR"/>
        </w:rPr>
        <w:t xml:space="preserve">. Addition of new device management </w:t>
      </w:r>
      <w:r w:rsidR="00814198" w:rsidRPr="00814198">
        <w:rPr>
          <w:rFonts w:eastAsiaTheme="minorEastAsia"/>
          <w:lang w:eastAsia="ko-KR"/>
        </w:rPr>
        <w:t>features</w:t>
      </w:r>
      <w:r w:rsidR="00814198" w:rsidRPr="00814198" w:rsidDel="00814198">
        <w:rPr>
          <w:rFonts w:eastAsiaTheme="minorEastAsia"/>
          <w:lang w:eastAsia="ko-KR"/>
        </w:rPr>
        <w:t xml:space="preserve"> </w:t>
      </w:r>
      <w:r>
        <w:rPr>
          <w:rFonts w:eastAsiaTheme="minorEastAsia"/>
          <w:lang w:eastAsia="ko-KR"/>
        </w:rPr>
        <w:t xml:space="preserve">in the future versions of the specification is expected. </w:t>
      </w:r>
    </w:p>
    <w:p w14:paraId="416EDC72" w14:textId="77777777" w:rsidR="00E07DF2" w:rsidRPr="00445089" w:rsidRDefault="00E07DF2" w:rsidP="00F92D1D">
      <w:pPr>
        <w:pStyle w:val="Heading3"/>
      </w:pPr>
      <w:bookmarkStart w:id="12553" w:name="_Toc412657468"/>
      <w:bookmarkStart w:id="12554" w:name="_Toc412658390"/>
      <w:bookmarkStart w:id="12555" w:name="_Toc412734365"/>
      <w:bookmarkStart w:id="12556" w:name="_Toc412657470"/>
      <w:bookmarkStart w:id="12557" w:name="_Toc412658392"/>
      <w:bookmarkStart w:id="12558" w:name="_Toc412734367"/>
      <w:bookmarkStart w:id="12559" w:name="_Ref460329749"/>
      <w:bookmarkStart w:id="12560" w:name="_Toc509367227"/>
      <w:bookmarkEnd w:id="12553"/>
      <w:bookmarkEnd w:id="12554"/>
      <w:bookmarkEnd w:id="12555"/>
      <w:bookmarkEnd w:id="12556"/>
      <w:bookmarkEnd w:id="12557"/>
      <w:bookmarkEnd w:id="12558"/>
      <w:r w:rsidRPr="009166A6">
        <w:rPr>
          <w:rFonts w:hint="eastAsia"/>
        </w:rPr>
        <w:t>Diagnostics</w:t>
      </w:r>
      <w:r>
        <w:t xml:space="preserve"> and </w:t>
      </w:r>
      <w:r w:rsidR="000E620A">
        <w:t>m</w:t>
      </w:r>
      <w:r>
        <w:t>aintenance</w:t>
      </w:r>
      <w:bookmarkEnd w:id="12559"/>
      <w:bookmarkEnd w:id="12560"/>
    </w:p>
    <w:p w14:paraId="550BDEA0" w14:textId="77777777" w:rsidR="006F2576" w:rsidRDefault="00E07DF2" w:rsidP="00E07DF2">
      <w:pPr>
        <w:pStyle w:val="PARAGRAPH"/>
        <w:rPr>
          <w:rFonts w:eastAsiaTheme="minorEastAsia"/>
          <w:lang w:eastAsia="ko-KR"/>
        </w:rPr>
      </w:pPr>
      <w:r>
        <w:rPr>
          <w:rFonts w:eastAsiaTheme="minorEastAsia" w:hint="eastAsia"/>
          <w:lang w:eastAsia="ko-KR"/>
        </w:rPr>
        <w:t xml:space="preserve">The Diagnostics </w:t>
      </w:r>
      <w:r>
        <w:rPr>
          <w:rFonts w:eastAsiaTheme="minorEastAsia"/>
          <w:lang w:eastAsia="ko-KR"/>
        </w:rPr>
        <w:t xml:space="preserve">and Maintenance </w:t>
      </w:r>
      <w:r>
        <w:rPr>
          <w:rFonts w:eastAsiaTheme="minorEastAsia" w:hint="eastAsia"/>
          <w:lang w:eastAsia="ko-KR"/>
        </w:rPr>
        <w:t xml:space="preserve">function is </w:t>
      </w:r>
      <w:r>
        <w:rPr>
          <w:rFonts w:eastAsiaTheme="minorEastAsia"/>
          <w:lang w:eastAsia="ko-KR"/>
        </w:rPr>
        <w:t xml:space="preserve">intended for use by </w:t>
      </w:r>
      <w:r>
        <w:rPr>
          <w:rFonts w:eastAsiaTheme="minorEastAsia" w:hint="eastAsia"/>
          <w:lang w:eastAsia="ko-KR"/>
        </w:rPr>
        <w:t xml:space="preserve">administrators to resolve issues </w:t>
      </w:r>
      <w:r>
        <w:rPr>
          <w:rFonts w:eastAsiaTheme="minorEastAsia"/>
          <w:lang w:eastAsia="ko-KR"/>
        </w:rPr>
        <w:t xml:space="preserve">encountered </w:t>
      </w:r>
      <w:r>
        <w:rPr>
          <w:rFonts w:eastAsiaTheme="minorEastAsia" w:hint="eastAsia"/>
          <w:lang w:eastAsia="ko-KR"/>
        </w:rPr>
        <w:t xml:space="preserve">with the </w:t>
      </w:r>
      <w:r w:rsidR="00815023">
        <w:rPr>
          <w:rFonts w:eastAsiaTheme="minorEastAsia"/>
          <w:lang w:eastAsia="ko-KR"/>
        </w:rPr>
        <w:t>D</w:t>
      </w:r>
      <w:r>
        <w:rPr>
          <w:rFonts w:eastAsiaTheme="minorEastAsia" w:hint="eastAsia"/>
          <w:lang w:eastAsia="ko-KR"/>
        </w:rPr>
        <w:t xml:space="preserve">evices </w:t>
      </w:r>
      <w:r>
        <w:rPr>
          <w:rFonts w:eastAsiaTheme="minorEastAsia"/>
          <w:lang w:eastAsia="ko-KR"/>
        </w:rPr>
        <w:t xml:space="preserve">while operating </w:t>
      </w:r>
      <w:r>
        <w:rPr>
          <w:rFonts w:eastAsiaTheme="minorEastAsia" w:hint="eastAsia"/>
          <w:lang w:eastAsia="ko-KR"/>
        </w:rPr>
        <w:t xml:space="preserve">in the field. </w:t>
      </w:r>
      <w:r w:rsidR="00815023" w:rsidRPr="00815023">
        <w:rPr>
          <w:rFonts w:eastAsiaTheme="minorEastAsia"/>
          <w:lang w:eastAsia="ko-KR"/>
        </w:rPr>
        <w:t>If diagnostics and maintenance is supported</w:t>
      </w:r>
      <w:r w:rsidR="006B5CBD" w:rsidRPr="006B5CBD">
        <w:rPr>
          <w:rFonts w:eastAsiaTheme="minorEastAsia"/>
          <w:lang w:eastAsia="ko-KR"/>
        </w:rPr>
        <w:t xml:space="preserve"> </w:t>
      </w:r>
      <w:r w:rsidR="006B5CBD">
        <w:rPr>
          <w:rFonts w:eastAsiaTheme="minorEastAsia"/>
          <w:lang w:eastAsia="ko-KR"/>
        </w:rPr>
        <w:t>by a Device,</w:t>
      </w:r>
      <w:r w:rsidR="00815023" w:rsidRPr="00815023">
        <w:rPr>
          <w:rFonts w:eastAsiaTheme="minorEastAsia"/>
          <w:lang w:eastAsia="ko-KR"/>
        </w:rPr>
        <w:t xml:space="preserve"> the </w:t>
      </w:r>
      <w:r w:rsidR="00815023">
        <w:rPr>
          <w:rFonts w:eastAsiaTheme="minorEastAsia"/>
          <w:lang w:eastAsia="ko-KR"/>
        </w:rPr>
        <w:t>Core R</w:t>
      </w:r>
      <w:r w:rsidR="00815023" w:rsidRPr="00815023">
        <w:rPr>
          <w:rFonts w:eastAsiaTheme="minorEastAsia"/>
          <w:lang w:eastAsia="ko-KR"/>
        </w:rPr>
        <w:t xml:space="preserve">esource </w:t>
      </w:r>
      <w:r w:rsidR="007B3637">
        <w:rPr>
          <w:rFonts w:eastAsiaTheme="minorEastAsia"/>
          <w:lang w:eastAsia="ko-KR"/>
        </w:rPr>
        <w:t>“</w:t>
      </w:r>
      <w:r w:rsidR="00183224">
        <w:rPr>
          <w:rFonts w:eastAsiaTheme="minorEastAsia" w:hint="eastAsia"/>
          <w:lang w:eastAsia="ko-KR"/>
        </w:rPr>
        <w:t>/</w:t>
      </w:r>
      <w:r w:rsidR="00815023" w:rsidRPr="00815023">
        <w:rPr>
          <w:rFonts w:eastAsiaTheme="minorEastAsia"/>
          <w:lang w:eastAsia="ko-KR"/>
        </w:rPr>
        <w:t>oic/m</w:t>
      </w:r>
      <w:r w:rsidR="00183224">
        <w:rPr>
          <w:rFonts w:eastAsiaTheme="minorEastAsia" w:hint="eastAsia"/>
          <w:lang w:eastAsia="ko-KR"/>
        </w:rPr>
        <w:t>nt</w:t>
      </w:r>
      <w:r w:rsidR="007B3637">
        <w:rPr>
          <w:rFonts w:eastAsiaTheme="minorEastAsia"/>
          <w:lang w:eastAsia="ko-KR"/>
        </w:rPr>
        <w:t>”</w:t>
      </w:r>
      <w:r w:rsidR="00815023" w:rsidRPr="00815023">
        <w:rPr>
          <w:rFonts w:eastAsiaTheme="minorEastAsia"/>
          <w:lang w:eastAsia="ko-KR"/>
        </w:rPr>
        <w:t xml:space="preserve"> shall be supported</w:t>
      </w:r>
      <w:r w:rsidR="0026431B">
        <w:rPr>
          <w:rFonts w:eastAsiaTheme="minorEastAsia"/>
          <w:lang w:eastAsia="ko-KR"/>
        </w:rPr>
        <w:t xml:space="preserve"> as described in </w:t>
      </w:r>
      <w:r w:rsidR="00194F1E">
        <w:rPr>
          <w:rFonts w:eastAsiaTheme="minorEastAsia"/>
          <w:lang w:eastAsia="ko-KR"/>
        </w:rPr>
        <w:fldChar w:fldCharType="begin"/>
      </w:r>
      <w:r w:rsidR="0026431B">
        <w:rPr>
          <w:rFonts w:eastAsiaTheme="minorEastAsia"/>
          <w:lang w:eastAsia="ko-KR"/>
        </w:rPr>
        <w:instrText xml:space="preserve"> REF _Ref415061886 \h </w:instrText>
      </w:r>
      <w:r w:rsidR="00194F1E">
        <w:rPr>
          <w:rFonts w:eastAsiaTheme="minorEastAsia"/>
          <w:lang w:eastAsia="ko-KR"/>
        </w:rPr>
      </w:r>
      <w:r w:rsidR="00194F1E">
        <w:rPr>
          <w:rFonts w:eastAsiaTheme="minorEastAsia"/>
          <w:lang w:eastAsia="ko-KR"/>
        </w:rPr>
        <w:fldChar w:fldCharType="separate"/>
      </w:r>
      <w:r w:rsidR="00370B4E" w:rsidRPr="000D29DB">
        <w:t xml:space="preserve">Table </w:t>
      </w:r>
      <w:r w:rsidR="00370B4E">
        <w:rPr>
          <w:noProof/>
        </w:rPr>
        <w:t>24</w:t>
      </w:r>
      <w:r w:rsidR="00194F1E">
        <w:rPr>
          <w:rFonts w:eastAsiaTheme="minorEastAsia"/>
          <w:lang w:eastAsia="ko-KR"/>
        </w:rPr>
        <w:fldChar w:fldCharType="end"/>
      </w:r>
      <w:r w:rsidR="00815023" w:rsidRPr="00815023">
        <w:rPr>
          <w:rFonts w:eastAsiaTheme="minorEastAsia"/>
          <w:lang w:eastAsia="ko-KR"/>
        </w:rPr>
        <w:t xml:space="preserve">. </w:t>
      </w:r>
    </w:p>
    <w:p w14:paraId="43687877" w14:textId="77777777" w:rsidR="00365B15" w:rsidRDefault="00365B15" w:rsidP="00365B15">
      <w:pPr>
        <w:pStyle w:val="TABLE-title"/>
        <w:rPr>
          <w:rFonts w:eastAsiaTheme="minorEastAsia"/>
          <w:lang w:eastAsia="ko-KR"/>
        </w:rPr>
      </w:pPr>
      <w:bookmarkStart w:id="12561" w:name="_Ref415061886"/>
      <w:bookmarkStart w:id="12562" w:name="_Toc509367577"/>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24</w:t>
      </w:r>
      <w:r w:rsidR="00194F1E" w:rsidRPr="000D29DB">
        <w:fldChar w:fldCharType="end"/>
      </w:r>
      <w:bookmarkEnd w:id="12561"/>
      <w:r w:rsidRPr="000D29DB">
        <w:t xml:space="preserve">. </w:t>
      </w:r>
      <w:r>
        <w:t>Optional diagnostics and maintenance device management Core Resources</w:t>
      </w:r>
      <w:bookmarkEnd w:id="12562"/>
    </w:p>
    <w:tbl>
      <w:tblPr>
        <w:tblStyle w:val="GridTable41"/>
        <w:tblW w:w="9350" w:type="dxa"/>
        <w:tblLayout w:type="fixed"/>
        <w:tblLook w:val="04A0" w:firstRow="1" w:lastRow="0" w:firstColumn="1" w:lastColumn="0" w:noHBand="0" w:noVBand="1"/>
      </w:tblPr>
      <w:tblGrid>
        <w:gridCol w:w="895"/>
        <w:gridCol w:w="1260"/>
        <w:gridCol w:w="1170"/>
        <w:gridCol w:w="1080"/>
        <w:gridCol w:w="3600"/>
        <w:gridCol w:w="1345"/>
      </w:tblGrid>
      <w:tr w:rsidR="008552AB" w:rsidRPr="00113C22" w14:paraId="4C6BE548" w14:textId="77777777" w:rsidTr="002E0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9E24CFE" w14:textId="77777777" w:rsidR="008552AB" w:rsidRPr="00113C22" w:rsidRDefault="00B26DBF" w:rsidP="007B1546">
            <w:pPr>
              <w:pStyle w:val="TABLE-cell"/>
            </w:pPr>
            <w:r>
              <w:rPr>
                <w:rFonts w:eastAsiaTheme="minorEastAsia"/>
                <w:lang w:eastAsia="ko-KR"/>
              </w:rPr>
              <w:t>Pre-defined</w:t>
            </w:r>
            <w:r w:rsidRPr="004F79DF">
              <w:rPr>
                <w:rFonts w:eastAsiaTheme="minorEastAsia"/>
                <w:lang w:eastAsia="ko-KR"/>
              </w:rPr>
              <w:t xml:space="preserve"> </w:t>
            </w:r>
            <w:r w:rsidR="008552AB" w:rsidRPr="004F79DF">
              <w:rPr>
                <w:rFonts w:eastAsiaTheme="minorEastAsia"/>
                <w:lang w:eastAsia="ko-KR"/>
              </w:rPr>
              <w:t>URI</w:t>
            </w:r>
          </w:p>
        </w:tc>
        <w:tc>
          <w:tcPr>
            <w:tcW w:w="1260" w:type="dxa"/>
          </w:tcPr>
          <w:p w14:paraId="19B064FF" w14:textId="77777777" w:rsidR="008552AB" w:rsidRPr="00113C22" w:rsidRDefault="008552AB"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170" w:type="dxa"/>
          </w:tcPr>
          <w:p w14:paraId="1F1F515F" w14:textId="77777777" w:rsidR="008552AB" w:rsidRPr="00113C22" w:rsidRDefault="008552AB" w:rsidP="000C609E">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080" w:type="dxa"/>
          </w:tcPr>
          <w:p w14:paraId="0F816EF9" w14:textId="77777777" w:rsidR="008552AB" w:rsidRPr="00113C22" w:rsidRDefault="008552AB"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3600" w:type="dxa"/>
          </w:tcPr>
          <w:p w14:paraId="738B088A" w14:textId="77777777" w:rsidR="008552AB" w:rsidRPr="00113C22" w:rsidRDefault="008552AB"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345" w:type="dxa"/>
          </w:tcPr>
          <w:p w14:paraId="37D39E47" w14:textId="77777777" w:rsidR="008552AB" w:rsidRPr="00113C22" w:rsidRDefault="008552AB" w:rsidP="007B1546">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8552AB" w14:paraId="4914BF40" w14:textId="77777777" w:rsidTr="002E0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247CCAD" w14:textId="77777777" w:rsidR="008552AB" w:rsidRPr="008801C4" w:rsidRDefault="00002C63" w:rsidP="007B1546">
            <w:pPr>
              <w:pStyle w:val="TABLE-cell"/>
              <w:rPr>
                <w:rFonts w:eastAsiaTheme="minorHAnsi"/>
                <w:b w:val="0"/>
              </w:rPr>
            </w:pPr>
            <w:r>
              <w:t>“</w:t>
            </w:r>
            <w:r w:rsidR="008552AB" w:rsidRPr="00403BF7">
              <w:t>/oic/m</w:t>
            </w:r>
            <w:r w:rsidR="008552AB" w:rsidRPr="00403BF7">
              <w:rPr>
                <w:rFonts w:eastAsiaTheme="minorEastAsia"/>
                <w:lang w:eastAsia="ko-KR"/>
              </w:rPr>
              <w:t>nt</w:t>
            </w:r>
            <w:r>
              <w:rPr>
                <w:rFonts w:eastAsiaTheme="minorEastAsia"/>
                <w:lang w:eastAsia="ko-KR"/>
              </w:rPr>
              <w:t>”</w:t>
            </w:r>
          </w:p>
        </w:tc>
        <w:tc>
          <w:tcPr>
            <w:tcW w:w="1260" w:type="dxa"/>
          </w:tcPr>
          <w:p w14:paraId="7783FAA9" w14:textId="77777777" w:rsidR="008552AB" w:rsidRDefault="008552AB"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t>Maintenance</w:t>
            </w:r>
          </w:p>
        </w:tc>
        <w:tc>
          <w:tcPr>
            <w:tcW w:w="1170" w:type="dxa"/>
          </w:tcPr>
          <w:p w14:paraId="1D34223A" w14:textId="77777777" w:rsidR="008552AB" w:rsidRDefault="00002C63" w:rsidP="002E0458">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w:t>
            </w:r>
            <w:r w:rsidR="008552AB">
              <w:rPr>
                <w:rFonts w:eastAsiaTheme="minorHAnsi"/>
              </w:rPr>
              <w:t>oic.wk.m</w:t>
            </w:r>
            <w:r w:rsidR="008552AB">
              <w:rPr>
                <w:rFonts w:eastAsiaTheme="minorEastAsia" w:hint="eastAsia"/>
                <w:lang w:eastAsia="ko-KR"/>
              </w:rPr>
              <w:t>nt</w:t>
            </w:r>
            <w:r>
              <w:rPr>
                <w:rFonts w:eastAsiaTheme="minorEastAsia"/>
                <w:lang w:eastAsia="ko-KR"/>
              </w:rPr>
              <w:t>”</w:t>
            </w:r>
          </w:p>
        </w:tc>
        <w:tc>
          <w:tcPr>
            <w:tcW w:w="1080" w:type="dxa"/>
          </w:tcPr>
          <w:p w14:paraId="7411D638" w14:textId="77777777" w:rsidR="008552AB" w:rsidRDefault="00002C63" w:rsidP="007B1546">
            <w:pPr>
              <w:pStyle w:val="TABLE-cell"/>
              <w:cnfStyle w:val="000000100000" w:firstRow="0" w:lastRow="0" w:firstColumn="0" w:lastColumn="0" w:oddVBand="0" w:evenVBand="0" w:oddHBand="1" w:evenHBand="0" w:firstRowFirstColumn="0" w:firstRowLastColumn="0" w:lastRowFirstColumn="0" w:lastRowLastColumn="0"/>
            </w:pPr>
            <w:r>
              <w:rPr>
                <w:rFonts w:eastAsiaTheme="minorHAnsi"/>
              </w:rPr>
              <w:t>“</w:t>
            </w:r>
            <w:r w:rsidR="008552AB" w:rsidRPr="004F020A">
              <w:rPr>
                <w:rFonts w:eastAsiaTheme="minorHAnsi"/>
              </w:rPr>
              <w:t>oic.</w:t>
            </w:r>
            <w:r w:rsidR="008552AB" w:rsidRPr="004F020A">
              <w:rPr>
                <w:rFonts w:eastAsiaTheme="minorEastAsia" w:hint="eastAsia"/>
                <w:lang w:eastAsia="ko-KR"/>
              </w:rPr>
              <w:t>if</w:t>
            </w:r>
            <w:r w:rsidR="008552AB" w:rsidRPr="004F020A">
              <w:rPr>
                <w:rFonts w:eastAsiaTheme="minorHAnsi"/>
              </w:rPr>
              <w:t>.</w:t>
            </w:r>
            <w:r w:rsidR="008552AB" w:rsidRPr="004F020A">
              <w:rPr>
                <w:rFonts w:eastAsiaTheme="minorEastAsia" w:hint="eastAsia"/>
                <w:lang w:eastAsia="ko-KR"/>
              </w:rPr>
              <w:t>r</w:t>
            </w:r>
            <w:r w:rsidR="008552AB">
              <w:rPr>
                <w:rFonts w:eastAsiaTheme="minorEastAsia"/>
                <w:lang w:eastAsia="ko-KR"/>
              </w:rPr>
              <w:t>w</w:t>
            </w:r>
            <w:r>
              <w:rPr>
                <w:rFonts w:eastAsiaTheme="minorEastAsia"/>
                <w:lang w:eastAsia="ko-KR"/>
              </w:rPr>
              <w:t>”</w:t>
            </w:r>
          </w:p>
        </w:tc>
        <w:tc>
          <w:tcPr>
            <w:tcW w:w="3600" w:type="dxa"/>
          </w:tcPr>
          <w:p w14:paraId="6B5429A9" w14:textId="77777777" w:rsidR="008552AB" w:rsidRDefault="008552AB"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resource through which the device is </w:t>
            </w:r>
            <w:r>
              <w:rPr>
                <w:rFonts w:eastAsiaTheme="minorEastAsia" w:hint="eastAsia"/>
                <w:lang w:eastAsia="ko-KR"/>
              </w:rPr>
              <w:t>maintained</w:t>
            </w:r>
            <w:r>
              <w:t xml:space="preserve"> and can be used for diagnostic purposes.</w:t>
            </w:r>
          </w:p>
          <w:p w14:paraId="16CF3A66" w14:textId="4C3FBA2B" w:rsidR="008552AB" w:rsidRPr="008512A3" w:rsidRDefault="008552AB" w:rsidP="008E6E40">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w:t>
            </w:r>
            <w:commentRangeStart w:id="12563"/>
            <w:del w:id="12564" w:author="Bardini, Richard A" w:date="2018-03-19T04:08:00Z">
              <w:r w:rsidRPr="00F0397B" w:rsidDel="008E6E40">
                <w:rPr>
                  <w:rFonts w:eastAsiaTheme="minorEastAsia" w:hint="eastAsia"/>
                  <w:b/>
                  <w:lang w:eastAsia="ko-KR"/>
                </w:rPr>
                <w:delText>resource p</w:delText>
              </w:r>
            </w:del>
            <w:ins w:id="12565" w:author="Bardini, Richard A" w:date="2018-03-19T04:08:00Z">
              <w:r w:rsidR="008E6E40">
                <w:rPr>
                  <w:rFonts w:eastAsiaTheme="minorEastAsia"/>
                  <w:b/>
                  <w:lang w:eastAsia="ko-KR"/>
                </w:rPr>
                <w:t>P</w:t>
              </w:r>
            </w:ins>
            <w:r w:rsidRPr="00F0397B">
              <w:rPr>
                <w:rFonts w:eastAsiaTheme="minorEastAsia" w:hint="eastAsia"/>
                <w:b/>
                <w:lang w:eastAsia="ko-KR"/>
              </w:rPr>
              <w:t>roperties</w:t>
            </w:r>
            <w:r>
              <w:t xml:space="preserve"> </w:t>
            </w:r>
            <w:commentRangeEnd w:id="12563"/>
            <w:r w:rsidR="008E6E40">
              <w:rPr>
                <w:rStyle w:val="CommentReference"/>
                <w:bCs w:val="0"/>
                <w:lang w:val="en-US"/>
              </w:rPr>
              <w:commentReference w:id="12563"/>
            </w:r>
            <w:r>
              <w:t xml:space="preserve">exposed by </w:t>
            </w:r>
            <w:r w:rsidR="007B3637">
              <w:t>“</w:t>
            </w:r>
            <w:r>
              <w:rPr>
                <w:rFonts w:eastAsiaTheme="minorEastAsia" w:hint="eastAsia"/>
                <w:lang w:eastAsia="ko-KR"/>
              </w:rPr>
              <w:t>/oic/mnt</w:t>
            </w:r>
            <w:r w:rsidR="007B3637">
              <w:rPr>
                <w:rFonts w:eastAsiaTheme="minorEastAsia"/>
                <w:lang w:eastAsia="ko-KR"/>
              </w:rPr>
              <w:t>”</w:t>
            </w:r>
            <w:r>
              <w:t xml:space="preserve"> are listed in </w:t>
            </w:r>
            <w:r w:rsidR="00194F1E">
              <w:fldChar w:fldCharType="begin"/>
            </w:r>
            <w:r>
              <w:instrText xml:space="preserve"> REF _Ref412657759 </w:instrText>
            </w:r>
            <w:r w:rsidR="00194F1E">
              <w:fldChar w:fldCharType="separate"/>
            </w:r>
            <w:r w:rsidR="00370B4E" w:rsidRPr="000D29DB">
              <w:t xml:space="preserve">Table </w:t>
            </w:r>
            <w:r w:rsidR="00370B4E">
              <w:rPr>
                <w:noProof/>
              </w:rPr>
              <w:t>25</w:t>
            </w:r>
            <w:r w:rsidR="00194F1E">
              <w:fldChar w:fldCharType="end"/>
            </w:r>
            <w:r>
              <w:rPr>
                <w:rFonts w:eastAsiaTheme="minorEastAsia" w:hint="eastAsia"/>
                <w:lang w:eastAsia="ko-KR"/>
              </w:rPr>
              <w:t>.</w:t>
            </w:r>
          </w:p>
        </w:tc>
        <w:tc>
          <w:tcPr>
            <w:tcW w:w="1345" w:type="dxa"/>
          </w:tcPr>
          <w:p w14:paraId="2700143A" w14:textId="77777777" w:rsidR="008552AB" w:rsidRDefault="008552AB" w:rsidP="007B1546">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EastAsia" w:hint="eastAsia"/>
                <w:lang w:eastAsia="ko-KR"/>
              </w:rPr>
              <w:t>Device Management</w:t>
            </w:r>
          </w:p>
        </w:tc>
      </w:tr>
    </w:tbl>
    <w:p w14:paraId="3BF9CD59" w14:textId="77777777" w:rsidR="006F2576" w:rsidRDefault="006F2576" w:rsidP="00E07DF2">
      <w:pPr>
        <w:pStyle w:val="PARAGRAPH"/>
        <w:rPr>
          <w:rFonts w:eastAsiaTheme="minorEastAsia"/>
          <w:lang w:eastAsia="ko-KR"/>
        </w:rPr>
      </w:pPr>
    </w:p>
    <w:commentRangeStart w:id="12566"/>
    <w:p w14:paraId="794793AA" w14:textId="299B203C" w:rsidR="00C208C8" w:rsidRDefault="00194F1E" w:rsidP="00C208C8">
      <w:r>
        <w:fldChar w:fldCharType="begin"/>
      </w:r>
      <w:r w:rsidR="007B07C5">
        <w:instrText xml:space="preserve"> REF _Ref412657759 </w:instrText>
      </w:r>
      <w:r>
        <w:fldChar w:fldCharType="separate"/>
      </w:r>
      <w:r w:rsidR="00370B4E" w:rsidRPr="000D29DB">
        <w:t xml:space="preserve">Table </w:t>
      </w:r>
      <w:r w:rsidR="00370B4E">
        <w:rPr>
          <w:noProof/>
        </w:rPr>
        <w:t>25</w:t>
      </w:r>
      <w:r>
        <w:rPr>
          <w:noProof/>
        </w:rPr>
        <w:fldChar w:fldCharType="end"/>
      </w:r>
      <w:r w:rsidR="00C208C8">
        <w:t xml:space="preserve"> defines </w:t>
      </w:r>
      <w:r w:rsidR="00272EA5">
        <w:t xml:space="preserve">the </w:t>
      </w:r>
      <w:r w:rsidR="0015284C">
        <w:t>“</w:t>
      </w:r>
      <w:r w:rsidR="00C208C8">
        <w:t>oic.wk.m</w:t>
      </w:r>
      <w:r w:rsidR="00C208C8">
        <w:rPr>
          <w:rFonts w:eastAsiaTheme="minorEastAsia" w:hint="eastAsia"/>
          <w:lang w:eastAsia="ko-KR"/>
        </w:rPr>
        <w:t>nt</w:t>
      </w:r>
      <w:r w:rsidR="0015284C">
        <w:rPr>
          <w:rFonts w:eastAsiaTheme="minorEastAsia"/>
          <w:lang w:eastAsia="ko-KR"/>
        </w:rPr>
        <w:t>”</w:t>
      </w:r>
      <w:r w:rsidR="00C208C8">
        <w:t xml:space="preserve"> </w:t>
      </w:r>
      <w:r w:rsidR="007A22BE">
        <w:t>R</w:t>
      </w:r>
      <w:r w:rsidR="00C208C8">
        <w:t xml:space="preserve">esource </w:t>
      </w:r>
      <w:r w:rsidR="007A22BE">
        <w:t>T</w:t>
      </w:r>
      <w:r w:rsidR="00C208C8">
        <w:t>ype.</w:t>
      </w:r>
      <w:r w:rsidR="00272EA5" w:rsidRPr="00272EA5">
        <w:t xml:space="preserve"> </w:t>
      </w:r>
      <w:r w:rsidR="00272EA5">
        <w:t>At least one of the Factory</w:t>
      </w:r>
      <w:ins w:id="12567" w:author="Bardini, Richard A" w:date="2018-03-20T08:29:00Z">
        <w:r w:rsidR="00742BF7">
          <w:t xml:space="preserve"> </w:t>
        </w:r>
      </w:ins>
      <w:del w:id="12568" w:author="Bardini, Richard A" w:date="2018-03-20T08:29:00Z">
        <w:r w:rsidR="00272EA5" w:rsidDel="00742BF7">
          <w:delText>_</w:delText>
        </w:r>
      </w:del>
      <w:r w:rsidR="00272EA5">
        <w:t xml:space="preserve">Reset, </w:t>
      </w:r>
      <w:del w:id="12569" w:author="Bardini, Richard A" w:date="2018-03-20T08:29:00Z">
        <w:r w:rsidR="00E5128F" w:rsidDel="00742BF7">
          <w:delText xml:space="preserve">and </w:delText>
        </w:r>
      </w:del>
      <w:r w:rsidR="00272EA5">
        <w:t xml:space="preserve">Reboot </w:t>
      </w:r>
      <w:ins w:id="12570" w:author="Bardini, Richard A" w:date="2018-03-20T08:30:00Z">
        <w:r w:rsidR="00742BF7">
          <w:t xml:space="preserve">or last errpr </w:t>
        </w:r>
      </w:ins>
      <w:del w:id="12571" w:author="Bardini, Richard A" w:date="2018-03-20T08:30:00Z">
        <w:r w:rsidR="00272EA5" w:rsidDel="00742BF7">
          <w:delText>p</w:delText>
        </w:r>
      </w:del>
      <w:ins w:id="12572" w:author="Bardini, Richard A" w:date="2018-03-20T08:30:00Z">
        <w:r w:rsidR="00742BF7">
          <w:t>P</w:t>
        </w:r>
      </w:ins>
      <w:r w:rsidR="00272EA5">
        <w:t>roperties shall be implemented.</w:t>
      </w:r>
      <w:r w:rsidR="00F55B26" w:rsidRPr="00F55B26">
        <w:t xml:space="preserve"> </w:t>
      </w:r>
      <w:commentRangeEnd w:id="12566"/>
      <w:r w:rsidR="00742BF7">
        <w:rPr>
          <w:rStyle w:val="CommentReference"/>
        </w:rPr>
        <w:commentReference w:id="12566"/>
      </w:r>
    </w:p>
    <w:p w14:paraId="49F8D3C6" w14:textId="77777777" w:rsidR="00C208C8" w:rsidRDefault="00C208C8" w:rsidP="00C208C8">
      <w:pPr>
        <w:pStyle w:val="TABLE-title"/>
      </w:pPr>
      <w:bookmarkStart w:id="12573" w:name="_Ref412657759"/>
      <w:bookmarkStart w:id="12574" w:name="_Toc509367578"/>
      <w:commentRangeStart w:id="12575"/>
      <w:r w:rsidRPr="000D29DB">
        <w:lastRenderedPageBreak/>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25</w:t>
      </w:r>
      <w:r w:rsidR="00194F1E" w:rsidRPr="000D29DB">
        <w:fldChar w:fldCharType="end"/>
      </w:r>
      <w:bookmarkEnd w:id="12573"/>
      <w:r w:rsidRPr="000D29DB">
        <w:t xml:space="preserve">. </w:t>
      </w:r>
      <w:r w:rsidR="0015284C">
        <w:t>“</w:t>
      </w:r>
      <w:r>
        <w:t>oic.wk.mnt</w:t>
      </w:r>
      <w:r w:rsidR="0015284C">
        <w:t>”</w:t>
      </w:r>
      <w:r w:rsidRPr="00734602">
        <w:t xml:space="preserve"> </w:t>
      </w:r>
      <w:r w:rsidR="007A22BE">
        <w:t>R</w:t>
      </w:r>
      <w:r w:rsidRPr="00734602">
        <w:t xml:space="preserve">esource </w:t>
      </w:r>
      <w:r w:rsidR="007A22BE">
        <w:t>T</w:t>
      </w:r>
      <w:r w:rsidRPr="00734602">
        <w:t>ype definition</w:t>
      </w:r>
      <w:commentRangeEnd w:id="12575"/>
      <w:r w:rsidR="003842FA">
        <w:rPr>
          <w:rStyle w:val="CommentReference"/>
          <w:b w:val="0"/>
          <w:bCs w:val="0"/>
          <w:lang w:val="en-US"/>
        </w:rPr>
        <w:commentReference w:id="12575"/>
      </w:r>
      <w:bookmarkEnd w:id="12574"/>
    </w:p>
    <w:tbl>
      <w:tblPr>
        <w:tblStyle w:val="GridTable41"/>
        <w:tblW w:w="9625" w:type="dxa"/>
        <w:tblLook w:val="04A0" w:firstRow="1" w:lastRow="0" w:firstColumn="1" w:lastColumn="0" w:noHBand="0" w:noVBand="1"/>
      </w:tblPr>
      <w:tblGrid>
        <w:gridCol w:w="1809"/>
        <w:gridCol w:w="957"/>
        <w:gridCol w:w="927"/>
        <w:gridCol w:w="1015"/>
        <w:gridCol w:w="553"/>
        <w:gridCol w:w="780"/>
        <w:gridCol w:w="1070"/>
        <w:gridCol w:w="2514"/>
      </w:tblGrid>
      <w:tr w:rsidR="00092B4E" w:rsidRPr="00C63F04" w14:paraId="74EED1E6" w14:textId="77777777" w:rsidTr="0042511C">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809" w:type="dxa"/>
          </w:tcPr>
          <w:p w14:paraId="69E125E0" w14:textId="77777777" w:rsidR="00092B4E" w:rsidRPr="00C63F04" w:rsidRDefault="00092B4E"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57" w:type="dxa"/>
          </w:tcPr>
          <w:p w14:paraId="7D76DF22"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27" w:type="dxa"/>
          </w:tcPr>
          <w:p w14:paraId="545B169C"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15" w:type="dxa"/>
          </w:tcPr>
          <w:p w14:paraId="457F30DE"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3" w:type="dxa"/>
          </w:tcPr>
          <w:p w14:paraId="3B829874"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1C1F71E2"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0" w:type="dxa"/>
          </w:tcPr>
          <w:p w14:paraId="7D60B979"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514" w:type="dxa"/>
          </w:tcPr>
          <w:p w14:paraId="02B85703"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092B4E" w:rsidRPr="00C63F04" w14:paraId="50817969"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8F74D29" w14:textId="77777777" w:rsidR="00092B4E" w:rsidRPr="00EB13E6" w:rsidRDefault="00092B4E" w:rsidP="00092B4E">
            <w:pPr>
              <w:pStyle w:val="TABLE-cell"/>
            </w:pPr>
            <w:r w:rsidRPr="00070EE8">
              <w:rPr>
                <w:rFonts w:eastAsiaTheme="minorEastAsia"/>
                <w:lang w:eastAsia="ko-KR"/>
              </w:rPr>
              <w:t>Factory_Reset</w:t>
            </w:r>
          </w:p>
        </w:tc>
        <w:tc>
          <w:tcPr>
            <w:tcW w:w="957" w:type="dxa"/>
          </w:tcPr>
          <w:p w14:paraId="1257D7F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lang w:eastAsia="ko-KR"/>
              </w:rPr>
              <w:t>fr</w:t>
            </w:r>
          </w:p>
        </w:tc>
        <w:tc>
          <w:tcPr>
            <w:tcW w:w="927" w:type="dxa"/>
          </w:tcPr>
          <w:p w14:paraId="4F04EFCD"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lang w:eastAsia="ko-KR"/>
              </w:rPr>
              <w:t>boolean</w:t>
            </w:r>
          </w:p>
        </w:tc>
        <w:tc>
          <w:tcPr>
            <w:tcW w:w="1015" w:type="dxa"/>
          </w:tcPr>
          <w:p w14:paraId="0B7079D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p>
        </w:tc>
        <w:tc>
          <w:tcPr>
            <w:tcW w:w="553" w:type="dxa"/>
          </w:tcPr>
          <w:p w14:paraId="74FF1C4C"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79ED7EBA"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lang w:eastAsia="ko-KR"/>
              </w:rPr>
              <w:t>R, W</w:t>
            </w:r>
          </w:p>
        </w:tc>
        <w:tc>
          <w:tcPr>
            <w:tcW w:w="1070" w:type="dxa"/>
          </w:tcPr>
          <w:p w14:paraId="27238DCC" w14:textId="77777777" w:rsidR="00092B4E" w:rsidRPr="00EB13E6" w:rsidRDefault="00272EA5"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lang w:eastAsia="ko-KR"/>
              </w:rPr>
              <w:t>no</w:t>
            </w:r>
          </w:p>
        </w:tc>
        <w:tc>
          <w:tcPr>
            <w:tcW w:w="2514" w:type="dxa"/>
          </w:tcPr>
          <w:p w14:paraId="1A039810" w14:textId="77777777" w:rsidR="0055445C" w:rsidRPr="00370B4E" w:rsidRDefault="0055445C" w:rsidP="003842FA">
            <w:pPr>
              <w:pStyle w:val="TABLE-cell"/>
              <w:cnfStyle w:val="000000100000" w:firstRow="0" w:lastRow="0" w:firstColumn="0" w:lastColumn="0" w:oddVBand="0" w:evenVBand="0" w:oddHBand="1" w:evenHBand="0" w:firstRowFirstColumn="0" w:firstRowLastColumn="0" w:lastRowFirstColumn="0" w:lastRowLastColumn="0"/>
            </w:pPr>
            <w:r w:rsidRPr="00370B4E">
              <w:t>When writing to this Property:</w:t>
            </w:r>
          </w:p>
          <w:p w14:paraId="16ED6632" w14:textId="28F37E91" w:rsidR="00092B4E" w:rsidRPr="00370B4E" w:rsidRDefault="00092B4E" w:rsidP="003842FA">
            <w:pPr>
              <w:pStyle w:val="TABLE-cell"/>
              <w:cnfStyle w:val="000000100000" w:firstRow="0" w:lastRow="0" w:firstColumn="0" w:lastColumn="0" w:oddVBand="0" w:evenVBand="0" w:oddHBand="1" w:evenHBand="0" w:firstRowFirstColumn="0" w:firstRowLastColumn="0" w:lastRowFirstColumn="0" w:lastRowLastColumn="0"/>
            </w:pPr>
            <w:del w:id="12576" w:author="Bardini, Richard A" w:date="2018-03-20T08:34:00Z">
              <w:r w:rsidRPr="00370B4E" w:rsidDel="00742BF7">
                <w:delText xml:space="preserve">0 </w:delText>
              </w:r>
            </w:del>
            <w:ins w:id="12577" w:author="Bardini, Richard A" w:date="2018-03-20T08:34:00Z">
              <w:r w:rsidR="00742BF7" w:rsidRPr="00370B4E">
                <w:t xml:space="preserve">false </w:t>
              </w:r>
            </w:ins>
            <w:r w:rsidRPr="00370B4E">
              <w:t>– No action (Default*)</w:t>
            </w:r>
          </w:p>
          <w:p w14:paraId="2C765179" w14:textId="7987E5A6" w:rsidR="00092B4E" w:rsidRPr="00370B4E" w:rsidRDefault="00092B4E" w:rsidP="009200B2">
            <w:pPr>
              <w:pStyle w:val="TABLE-cell"/>
              <w:cnfStyle w:val="000000100000" w:firstRow="0" w:lastRow="0" w:firstColumn="0" w:lastColumn="0" w:oddVBand="0" w:evenVBand="0" w:oddHBand="1" w:evenHBand="0" w:firstRowFirstColumn="0" w:firstRowLastColumn="0" w:lastRowFirstColumn="0" w:lastRowLastColumn="0"/>
            </w:pPr>
            <w:del w:id="12578" w:author="Bardini, Richard A" w:date="2018-03-20T08:34:00Z">
              <w:r w:rsidRPr="00370B4E" w:rsidDel="00742BF7">
                <w:delText xml:space="preserve">1 </w:delText>
              </w:r>
            </w:del>
            <w:ins w:id="12579" w:author="Bardini, Richard A" w:date="2018-03-20T08:34:00Z">
              <w:r w:rsidR="00742BF7" w:rsidRPr="00370B4E">
                <w:t xml:space="preserve">true </w:t>
              </w:r>
            </w:ins>
            <w:r w:rsidRPr="00370B4E">
              <w:t>– Start Factory Reset</w:t>
            </w:r>
          </w:p>
          <w:p w14:paraId="52206978" w14:textId="5AEE27AC" w:rsidR="00092B4E" w:rsidRPr="00370B4E" w:rsidDel="00742BF7" w:rsidRDefault="00092B4E" w:rsidP="00DA24E4">
            <w:pPr>
              <w:pStyle w:val="TABLE-cell"/>
              <w:cnfStyle w:val="000000100000" w:firstRow="0" w:lastRow="0" w:firstColumn="0" w:lastColumn="0" w:oddVBand="0" w:evenVBand="0" w:oddHBand="1" w:evenHBand="0" w:firstRowFirstColumn="0" w:firstRowLastColumn="0" w:lastRowFirstColumn="0" w:lastRowLastColumn="0"/>
              <w:rPr>
                <w:del w:id="12580" w:author="Bardini, Richard A" w:date="2018-03-20T08:34:00Z"/>
                <w:rFonts w:eastAsia="Arial Unicode MS"/>
              </w:rPr>
            </w:pPr>
            <w:del w:id="12581" w:author="Bardini, Richard A" w:date="2018-03-20T08:34:00Z">
              <w:r w:rsidRPr="00370B4E" w:rsidDel="00742BF7">
                <w:rPr>
                  <w:rFonts w:eastAsia="Arial Unicode MS"/>
                  <w:bCs w:val="0"/>
                </w:rPr>
                <w:delText>After factory reset, this value shall be changed back to the default value</w:delText>
              </w:r>
              <w:r w:rsidR="0055445C" w:rsidRPr="00370B4E" w:rsidDel="00742BF7">
                <w:rPr>
                  <w:rFonts w:eastAsia="Arial Unicode MS"/>
                  <w:bCs w:val="0"/>
                </w:rPr>
                <w:delText xml:space="preserve"> (i.e., 0).</w:delText>
              </w:r>
            </w:del>
          </w:p>
          <w:p w14:paraId="407B0A9E" w14:textId="77777777" w:rsidR="0055445C" w:rsidRPr="00370B4E" w:rsidRDefault="00092B4E" w:rsidP="00DA24E4">
            <w:pPr>
              <w:pStyle w:val="TABLE-cell"/>
              <w:cnfStyle w:val="000000100000" w:firstRow="0" w:lastRow="0" w:firstColumn="0" w:lastColumn="0" w:oddVBand="0" w:evenVBand="0" w:oddHBand="1" w:evenHBand="0" w:firstRowFirstColumn="0" w:firstRowLastColumn="0" w:lastRowFirstColumn="0" w:lastRowLastColumn="0"/>
              <w:rPr>
                <w:rFonts w:eastAsia="Arial Unicode MS"/>
              </w:rPr>
            </w:pPr>
            <w:r w:rsidRPr="00370B4E">
              <w:rPr>
                <w:rFonts w:eastAsia="Arial Unicode MS"/>
              </w:rPr>
              <w:t>After factory reset all configuration and state data will be lost</w:t>
            </w:r>
            <w:r w:rsidR="0055445C" w:rsidRPr="00370B4E">
              <w:rPr>
                <w:rFonts w:eastAsia="Arial Unicode MS"/>
              </w:rPr>
              <w:t>.</w:t>
            </w:r>
          </w:p>
          <w:p w14:paraId="4B532A10" w14:textId="32BE99FB" w:rsidR="00092B4E" w:rsidRPr="00EB13E6" w:rsidRDefault="0055445C" w:rsidP="00DA24E4">
            <w:pPr>
              <w:pStyle w:val="TABLE-cell"/>
              <w:cnfStyle w:val="000000100000" w:firstRow="0" w:lastRow="0" w:firstColumn="0" w:lastColumn="0" w:oddVBand="0" w:evenVBand="0" w:oddHBand="1" w:evenHBand="0" w:firstRowFirstColumn="0" w:firstRowLastColumn="0" w:lastRowFirstColumn="0" w:lastRowLastColumn="0"/>
            </w:pPr>
            <w:r w:rsidRPr="00370B4E">
              <w:rPr>
                <w:rFonts w:eastAsia="Arial Unicode MS"/>
              </w:rPr>
              <w:t xml:space="preserve">When reading this Property, a value of </w:t>
            </w:r>
            <w:del w:id="12582" w:author="Bardini, Richard A" w:date="2018-03-20T08:35:00Z">
              <w:r w:rsidRPr="00370B4E" w:rsidDel="00742BF7">
                <w:rPr>
                  <w:rFonts w:eastAsia="Arial Unicode MS"/>
                </w:rPr>
                <w:delText>“1”</w:delText>
              </w:r>
            </w:del>
            <w:ins w:id="12583" w:author="Bardini, Richard A" w:date="2018-03-20T08:35:00Z">
              <w:r w:rsidR="00742BF7" w:rsidRPr="00370B4E">
                <w:rPr>
                  <w:rFonts w:eastAsia="Arial Unicode MS"/>
                </w:rPr>
                <w:t>true</w:t>
              </w:r>
            </w:ins>
            <w:r w:rsidRPr="00370B4E">
              <w:rPr>
                <w:rFonts w:eastAsia="Arial Unicode MS"/>
              </w:rPr>
              <w:t xml:space="preserve"> indicates a pending factory reset</w:t>
            </w:r>
            <w:ins w:id="12584" w:author="Bardini, Richard A" w:date="2018-03-20T08:36:00Z">
              <w:r w:rsidR="00742BF7" w:rsidRPr="00370B4E">
                <w:rPr>
                  <w:rFonts w:eastAsia="Arial Unicode MS"/>
                </w:rPr>
                <w:t xml:space="preserve">. </w:t>
              </w:r>
              <w:r w:rsidR="00742BF7" w:rsidRPr="00370B4E">
                <w:t>Once the factory reset has been completed, the Device shall set the value back to false.</w:t>
              </w:r>
            </w:ins>
            <w:del w:id="12585" w:author="Bardini, Richard A" w:date="2018-03-20T08:36:00Z">
              <w:r w:rsidRPr="00370B4E" w:rsidDel="00742BF7">
                <w:rPr>
                  <w:rFonts w:eastAsia="Arial Unicode MS"/>
                </w:rPr>
                <w:delText>, otherwise the value shall be “0” after the factory reset.</w:delText>
              </w:r>
            </w:del>
          </w:p>
        </w:tc>
      </w:tr>
      <w:tr w:rsidR="00092B4E" w:rsidRPr="00C63F04" w14:paraId="3092A602" w14:textId="77777777" w:rsidTr="0042511C">
        <w:tc>
          <w:tcPr>
            <w:cnfStyle w:val="001000000000" w:firstRow="0" w:lastRow="0" w:firstColumn="1" w:lastColumn="0" w:oddVBand="0" w:evenVBand="0" w:oddHBand="0" w:evenHBand="0" w:firstRowFirstColumn="0" w:firstRowLastColumn="0" w:lastRowFirstColumn="0" w:lastRowLastColumn="0"/>
            <w:tcW w:w="1809" w:type="dxa"/>
          </w:tcPr>
          <w:p w14:paraId="121B8392" w14:textId="77777777" w:rsidR="00092B4E" w:rsidRPr="00EB13E6" w:rsidRDefault="00092B4E" w:rsidP="00092B4E">
            <w:pPr>
              <w:pStyle w:val="TABLE-cell"/>
            </w:pPr>
            <w:r w:rsidRPr="00070EE8">
              <w:rPr>
                <w:rFonts w:eastAsiaTheme="minorEastAsia"/>
                <w:lang w:eastAsia="ko-KR"/>
              </w:rPr>
              <w:t>Reboot</w:t>
            </w:r>
          </w:p>
        </w:tc>
        <w:tc>
          <w:tcPr>
            <w:tcW w:w="957" w:type="dxa"/>
          </w:tcPr>
          <w:p w14:paraId="44932406"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lang w:eastAsia="ko-KR"/>
              </w:rPr>
              <w:t>rb</w:t>
            </w:r>
          </w:p>
        </w:tc>
        <w:tc>
          <w:tcPr>
            <w:tcW w:w="927" w:type="dxa"/>
          </w:tcPr>
          <w:p w14:paraId="5BD9C58E"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lang w:eastAsia="ko-KR"/>
              </w:rPr>
              <w:t>boolean</w:t>
            </w:r>
          </w:p>
        </w:tc>
        <w:tc>
          <w:tcPr>
            <w:tcW w:w="1015" w:type="dxa"/>
          </w:tcPr>
          <w:p w14:paraId="4C7CCE73"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pPr>
          </w:p>
        </w:tc>
        <w:tc>
          <w:tcPr>
            <w:tcW w:w="553" w:type="dxa"/>
          </w:tcPr>
          <w:p w14:paraId="6B08E0E6"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4EA8D090"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lang w:eastAsia="ko-KR"/>
              </w:rPr>
              <w:t>R, W</w:t>
            </w:r>
          </w:p>
        </w:tc>
        <w:tc>
          <w:tcPr>
            <w:tcW w:w="1070" w:type="dxa"/>
          </w:tcPr>
          <w:p w14:paraId="3D560BA4" w14:textId="77777777" w:rsidR="00092B4E" w:rsidRPr="00EB13E6" w:rsidRDefault="00272EA5"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no</w:t>
            </w:r>
          </w:p>
        </w:tc>
        <w:tc>
          <w:tcPr>
            <w:tcW w:w="2514" w:type="dxa"/>
          </w:tcPr>
          <w:p w14:paraId="29095890" w14:textId="77777777" w:rsidR="0055445C" w:rsidRPr="00370B4E" w:rsidRDefault="0055445C" w:rsidP="003842FA">
            <w:pPr>
              <w:pStyle w:val="TABLE-cell"/>
              <w:cnfStyle w:val="000000000000" w:firstRow="0" w:lastRow="0" w:firstColumn="0" w:lastColumn="0" w:oddVBand="0" w:evenVBand="0" w:oddHBand="0" w:evenHBand="0" w:firstRowFirstColumn="0" w:firstRowLastColumn="0" w:lastRowFirstColumn="0" w:lastRowLastColumn="0"/>
            </w:pPr>
            <w:r>
              <w:t xml:space="preserve">When writing to this </w:t>
            </w:r>
            <w:r w:rsidRPr="00370B4E">
              <w:t>Property:</w:t>
            </w:r>
          </w:p>
          <w:p w14:paraId="669758D0" w14:textId="6C5731EC" w:rsidR="00092B4E" w:rsidRPr="00370B4E" w:rsidRDefault="00092B4E" w:rsidP="003842FA">
            <w:pPr>
              <w:pStyle w:val="TABLE-cell"/>
              <w:cnfStyle w:val="000000000000" w:firstRow="0" w:lastRow="0" w:firstColumn="0" w:lastColumn="0" w:oddVBand="0" w:evenVBand="0" w:oddHBand="0" w:evenHBand="0" w:firstRowFirstColumn="0" w:firstRowLastColumn="0" w:lastRowFirstColumn="0" w:lastRowLastColumn="0"/>
            </w:pPr>
            <w:del w:id="12586" w:author="Bardini, Richard A" w:date="2018-03-20T08:37:00Z">
              <w:r w:rsidRPr="00370B4E" w:rsidDel="00742BF7">
                <w:delText xml:space="preserve">0 </w:delText>
              </w:r>
            </w:del>
            <w:ins w:id="12587" w:author="Bardini, Richard A" w:date="2018-03-20T08:37:00Z">
              <w:r w:rsidR="00742BF7" w:rsidRPr="00370B4E">
                <w:t xml:space="preserve">false </w:t>
              </w:r>
            </w:ins>
            <w:r w:rsidRPr="00370B4E">
              <w:t>– No action (Default)</w:t>
            </w:r>
          </w:p>
          <w:p w14:paraId="57370EDC" w14:textId="5F99859D" w:rsidR="00092B4E" w:rsidRPr="00370B4E" w:rsidRDefault="00092B4E" w:rsidP="009200B2">
            <w:pPr>
              <w:pStyle w:val="TABLE-cell"/>
              <w:cnfStyle w:val="000000000000" w:firstRow="0" w:lastRow="0" w:firstColumn="0" w:lastColumn="0" w:oddVBand="0" w:evenVBand="0" w:oddHBand="0" w:evenHBand="0" w:firstRowFirstColumn="0" w:firstRowLastColumn="0" w:lastRowFirstColumn="0" w:lastRowLastColumn="0"/>
            </w:pPr>
            <w:del w:id="12588" w:author="Bardini, Richard A" w:date="2018-03-20T08:37:00Z">
              <w:r w:rsidRPr="00370B4E" w:rsidDel="00742BF7">
                <w:delText xml:space="preserve">1 </w:delText>
              </w:r>
            </w:del>
            <w:ins w:id="12589" w:author="Bardini, Richard A" w:date="2018-03-20T08:37:00Z">
              <w:r w:rsidR="00742BF7" w:rsidRPr="00370B4E">
                <w:t xml:space="preserve">true </w:t>
              </w:r>
            </w:ins>
            <w:r w:rsidRPr="00370B4E">
              <w:t>– Start Reboot</w:t>
            </w:r>
          </w:p>
          <w:p w14:paraId="7641EBF4" w14:textId="436A3CAD" w:rsidR="00092B4E" w:rsidRPr="00370B4E" w:rsidDel="003842FA" w:rsidRDefault="00092B4E" w:rsidP="009200B2">
            <w:pPr>
              <w:pStyle w:val="TABLE-cell"/>
              <w:cnfStyle w:val="000000000000" w:firstRow="0" w:lastRow="0" w:firstColumn="0" w:lastColumn="0" w:oddVBand="0" w:evenVBand="0" w:oddHBand="0" w:evenHBand="0" w:firstRowFirstColumn="0" w:firstRowLastColumn="0" w:lastRowFirstColumn="0" w:lastRowLastColumn="0"/>
              <w:rPr>
                <w:del w:id="12590" w:author="Bardini, Richard A" w:date="2018-03-20T08:44:00Z"/>
                <w:rFonts w:eastAsiaTheme="minorEastAsia"/>
              </w:rPr>
            </w:pPr>
            <w:r w:rsidRPr="00370B4E">
              <w:rPr>
                <w:bCs w:val="0"/>
              </w:rPr>
              <w:t>After Reboot, this value shall be changed back to the default value</w:t>
            </w:r>
            <w:r w:rsidR="0055445C" w:rsidRPr="00370B4E">
              <w:rPr>
                <w:bCs w:val="0"/>
              </w:rPr>
              <w:t xml:space="preserve"> (i.e., </w:t>
            </w:r>
            <w:del w:id="12591" w:author="Bardini, Richard A" w:date="2018-03-20T08:38:00Z">
              <w:r w:rsidR="0055445C" w:rsidRPr="00370B4E" w:rsidDel="00742BF7">
                <w:rPr>
                  <w:bCs w:val="0"/>
                </w:rPr>
                <w:delText>0</w:delText>
              </w:r>
            </w:del>
            <w:ins w:id="12592" w:author="Bardini, Richard A" w:date="2018-03-20T08:38:00Z">
              <w:r w:rsidR="00742BF7" w:rsidRPr="00370B4E">
                <w:rPr>
                  <w:bCs w:val="0"/>
                </w:rPr>
                <w:t>false</w:t>
              </w:r>
            </w:ins>
            <w:r w:rsidR="0055445C" w:rsidRPr="00370B4E">
              <w:rPr>
                <w:bCs w:val="0"/>
              </w:rPr>
              <w:t>)</w:t>
            </w:r>
          </w:p>
          <w:p w14:paraId="5A05EE45"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pPr>
          </w:p>
        </w:tc>
      </w:tr>
      <w:tr w:rsidR="003842FA" w:rsidRPr="00C63F04" w14:paraId="47D90586" w14:textId="77777777" w:rsidTr="0042511C">
        <w:trPr>
          <w:cnfStyle w:val="000000100000" w:firstRow="0" w:lastRow="0" w:firstColumn="0" w:lastColumn="0" w:oddVBand="0" w:evenVBand="0" w:oddHBand="1" w:evenHBand="0" w:firstRowFirstColumn="0" w:firstRowLastColumn="0" w:lastRowFirstColumn="0" w:lastRowLastColumn="0"/>
          <w:ins w:id="12593" w:author="Bardini, Richard A" w:date="2018-03-20T08:38:00Z"/>
        </w:trPr>
        <w:tc>
          <w:tcPr>
            <w:cnfStyle w:val="001000000000" w:firstRow="0" w:lastRow="0" w:firstColumn="1" w:lastColumn="0" w:oddVBand="0" w:evenVBand="0" w:oddHBand="0" w:evenHBand="0" w:firstRowFirstColumn="0" w:firstRowLastColumn="0" w:lastRowFirstColumn="0" w:lastRowLastColumn="0"/>
            <w:tcW w:w="1809" w:type="dxa"/>
          </w:tcPr>
          <w:p w14:paraId="73C21DD6" w14:textId="0F24381E" w:rsidR="003842FA" w:rsidRPr="00070EE8" w:rsidRDefault="003842FA" w:rsidP="003842FA">
            <w:pPr>
              <w:pStyle w:val="TABLE-cell"/>
              <w:rPr>
                <w:ins w:id="12594" w:author="Bardini, Richard A" w:date="2018-03-20T08:38:00Z"/>
                <w:rFonts w:eastAsiaTheme="minorEastAsia"/>
                <w:lang w:eastAsia="ko-KR"/>
              </w:rPr>
            </w:pPr>
            <w:ins w:id="12595" w:author="Bardini, Richard A" w:date="2018-03-20T08:44:00Z">
              <w:r>
                <w:t>Last error</w:t>
              </w:r>
            </w:ins>
          </w:p>
        </w:tc>
        <w:tc>
          <w:tcPr>
            <w:tcW w:w="957" w:type="dxa"/>
          </w:tcPr>
          <w:p w14:paraId="78FF83B7" w14:textId="7B899696" w:rsidR="003842FA"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596" w:author="Bardini, Richard A" w:date="2018-03-20T08:38:00Z"/>
                <w:rFonts w:eastAsiaTheme="minorEastAsia"/>
                <w:lang w:eastAsia="ko-KR"/>
              </w:rPr>
            </w:pPr>
            <w:ins w:id="12597" w:author="Bardini, Richard A" w:date="2018-03-20T08:44:00Z">
              <w:r>
                <w:t>err</w:t>
              </w:r>
            </w:ins>
          </w:p>
        </w:tc>
        <w:tc>
          <w:tcPr>
            <w:tcW w:w="927" w:type="dxa"/>
          </w:tcPr>
          <w:p w14:paraId="7D6CEFC0" w14:textId="6862E177" w:rsidR="003842FA"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598" w:author="Bardini, Richard A" w:date="2018-03-20T08:38:00Z"/>
                <w:rFonts w:eastAsiaTheme="minorEastAsia"/>
                <w:lang w:eastAsia="ko-KR"/>
              </w:rPr>
            </w:pPr>
            <w:ins w:id="12599" w:author="Bardini, Richard A" w:date="2018-03-20T08:44:00Z">
              <w:r>
                <w:t>integer</w:t>
              </w:r>
            </w:ins>
          </w:p>
        </w:tc>
        <w:tc>
          <w:tcPr>
            <w:tcW w:w="1015" w:type="dxa"/>
          </w:tcPr>
          <w:p w14:paraId="573684B8" w14:textId="34707E81" w:rsidR="003842FA" w:rsidRPr="00EB13E6"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600" w:author="Bardini, Richard A" w:date="2018-03-20T08:38:00Z"/>
              </w:rPr>
            </w:pPr>
            <w:ins w:id="12601" w:author="Bardini, Richard A" w:date="2018-03-20T08:44:00Z">
              <w:r>
                <w:t>HTTP error code</w:t>
              </w:r>
            </w:ins>
          </w:p>
        </w:tc>
        <w:tc>
          <w:tcPr>
            <w:tcW w:w="553" w:type="dxa"/>
          </w:tcPr>
          <w:p w14:paraId="618E7D4E" w14:textId="77777777" w:rsidR="003842FA" w:rsidRPr="00EB13E6"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602" w:author="Bardini, Richard A" w:date="2018-03-20T08:38:00Z"/>
                <w:rFonts w:eastAsiaTheme="minorEastAsia"/>
              </w:rPr>
            </w:pPr>
          </w:p>
        </w:tc>
        <w:tc>
          <w:tcPr>
            <w:tcW w:w="780" w:type="dxa"/>
          </w:tcPr>
          <w:p w14:paraId="3269F9D8" w14:textId="5AB1E065" w:rsidR="003842FA"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603" w:author="Bardini, Richard A" w:date="2018-03-20T08:38:00Z"/>
                <w:rFonts w:eastAsiaTheme="minorEastAsia"/>
                <w:lang w:eastAsia="ko-KR"/>
              </w:rPr>
            </w:pPr>
            <w:ins w:id="12604" w:author="Bardini, Richard A" w:date="2018-03-20T08:44:00Z">
              <w:r>
                <w:t>R</w:t>
              </w:r>
            </w:ins>
          </w:p>
        </w:tc>
        <w:tc>
          <w:tcPr>
            <w:tcW w:w="1070" w:type="dxa"/>
          </w:tcPr>
          <w:p w14:paraId="26A2AB83" w14:textId="74FA721B" w:rsidR="003842FA"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605" w:author="Bardini, Richard A" w:date="2018-03-20T08:38:00Z"/>
                <w:rFonts w:eastAsiaTheme="minorEastAsia"/>
                <w:lang w:eastAsia="ko-KR"/>
              </w:rPr>
            </w:pPr>
            <w:ins w:id="12606" w:author="Bardini, Richard A" w:date="2018-03-20T08:44:00Z">
              <w:r>
                <w:t>no</w:t>
              </w:r>
            </w:ins>
          </w:p>
        </w:tc>
        <w:tc>
          <w:tcPr>
            <w:tcW w:w="2514" w:type="dxa"/>
          </w:tcPr>
          <w:p w14:paraId="46F879D5" w14:textId="77777777" w:rsidR="003842FA" w:rsidRDefault="003842FA" w:rsidP="00370B4E">
            <w:pPr>
              <w:pStyle w:val="TABLE-cell"/>
              <w:cnfStyle w:val="000000100000" w:firstRow="0" w:lastRow="0" w:firstColumn="0" w:lastColumn="0" w:oddVBand="0" w:evenVBand="0" w:oddHBand="1" w:evenHBand="0" w:firstRowFirstColumn="0" w:firstRowLastColumn="0" w:lastRowFirstColumn="0" w:lastRowLastColumn="0"/>
              <w:rPr>
                <w:ins w:id="12607" w:author="Bardini, Richard A" w:date="2018-03-20T08:44:00Z"/>
              </w:rPr>
            </w:pPr>
            <w:ins w:id="12608" w:author="Bardini, Richard A" w:date="2018-03-20T08:44:00Z">
              <w:r>
                <w:t>Last occurred error code, shall be cleared to 503 (service unavailable), when doing a Factory Reset or Reboot.</w:t>
              </w:r>
            </w:ins>
          </w:p>
          <w:p w14:paraId="499A847A" w14:textId="4566BC51" w:rsidR="003842FA" w:rsidRDefault="003842FA" w:rsidP="003842FA">
            <w:pPr>
              <w:pStyle w:val="TABLE-cell"/>
              <w:cnfStyle w:val="000000100000" w:firstRow="0" w:lastRow="0" w:firstColumn="0" w:lastColumn="0" w:oddVBand="0" w:evenVBand="0" w:oddHBand="1" w:evenHBand="0" w:firstRowFirstColumn="0" w:firstRowLastColumn="0" w:lastRowFirstColumn="0" w:lastRowLastColumn="0"/>
              <w:rPr>
                <w:ins w:id="12609" w:author="Bardini, Richard A" w:date="2018-03-20T08:38:00Z"/>
              </w:rPr>
            </w:pPr>
            <w:ins w:id="12610" w:author="Bardini, Richard A" w:date="2018-03-20T08:44:00Z">
              <w:r>
                <w:t>All HTTP errors outside the 100, 200 or 300 range shall be stored.</w:t>
              </w:r>
            </w:ins>
          </w:p>
        </w:tc>
      </w:tr>
    </w:tbl>
    <w:p w14:paraId="04F76582" w14:textId="77777777" w:rsidR="00C208C8" w:rsidRDefault="00C208C8" w:rsidP="00C208C8"/>
    <w:p w14:paraId="21FDEA58" w14:textId="77777777" w:rsidR="00C208C8" w:rsidRDefault="00C208C8" w:rsidP="00C208C8">
      <w:pPr>
        <w:pStyle w:val="NOTE"/>
        <w:rPr>
          <w:rFonts w:eastAsiaTheme="minorEastAsia"/>
          <w:lang w:eastAsia="ko-KR"/>
        </w:rPr>
      </w:pPr>
      <w:r>
        <w:rPr>
          <w:rFonts w:eastAsiaTheme="minorEastAsia" w:hint="eastAsia"/>
          <w:lang w:eastAsia="ko-KR"/>
        </w:rPr>
        <w:t>Note: * - Default indicates the value of this property as soon as the device is rebooted or factory reset</w:t>
      </w:r>
    </w:p>
    <w:p w14:paraId="2513FBB3" w14:textId="690D22D3" w:rsidR="00497931" w:rsidRDefault="009200B2" w:rsidP="009200B2">
      <w:pPr>
        <w:pStyle w:val="Heading3"/>
        <w:rPr>
          <w:ins w:id="12611" w:author="Bardini, Richard A" w:date="2018-03-20T09:03:00Z"/>
        </w:rPr>
      </w:pPr>
      <w:bookmarkStart w:id="12612" w:name="_Toc412657472"/>
      <w:bookmarkStart w:id="12613" w:name="_Toc412658394"/>
      <w:bookmarkStart w:id="12614" w:name="_Toc412734369"/>
      <w:bookmarkStart w:id="12615" w:name="_Toc509367228"/>
      <w:bookmarkEnd w:id="12612"/>
      <w:bookmarkEnd w:id="12613"/>
      <w:bookmarkEnd w:id="12614"/>
      <w:commentRangeStart w:id="12616"/>
      <w:ins w:id="12617" w:author="Bardini, Richard A" w:date="2018-03-20T09:03:00Z">
        <w:r>
          <w:t>Network monitoring</w:t>
        </w:r>
      </w:ins>
      <w:commentRangeEnd w:id="12616"/>
      <w:ins w:id="12618" w:author="Bardini, Richard A" w:date="2018-03-20T09:05:00Z">
        <w:r>
          <w:rPr>
            <w:rStyle w:val="CommentReference"/>
            <w:b w:val="0"/>
            <w:bCs w:val="0"/>
            <w:lang w:val="en-US"/>
          </w:rPr>
          <w:commentReference w:id="12616"/>
        </w:r>
      </w:ins>
      <w:bookmarkEnd w:id="12615"/>
    </w:p>
    <w:p w14:paraId="5F1B567C" w14:textId="77777777" w:rsidR="009200B2" w:rsidRDefault="009200B2" w:rsidP="009200B2">
      <w:pPr>
        <w:pStyle w:val="PARAGRAPH"/>
        <w:rPr>
          <w:ins w:id="12619" w:author="Bardini, Richard A" w:date="2018-03-20T09:05:00Z"/>
        </w:rPr>
      </w:pPr>
      <w:ins w:id="12620" w:author="Bardini, Richard A" w:date="2018-03-20T09:05:00Z">
        <w:r>
          <w:t>Network monitoring is used for monitoring the current network state of the Device.</w:t>
        </w:r>
      </w:ins>
    </w:p>
    <w:p w14:paraId="5C9803AB" w14:textId="7A8FED53" w:rsidR="009200B2" w:rsidRDefault="009200B2" w:rsidP="009200B2">
      <w:pPr>
        <w:pStyle w:val="PARAGRAPH"/>
        <w:rPr>
          <w:ins w:id="12621" w:author="Bardini, Richard A" w:date="2018-03-20T09:09:00Z"/>
        </w:rPr>
      </w:pPr>
      <w:ins w:id="12622" w:author="Bardini, Richard A" w:date="2018-03-20T09:05:00Z">
        <w:r>
          <w:t xml:space="preserve">The network monitoring Resource Type is </w:t>
        </w:r>
      </w:ins>
      <w:ins w:id="12623" w:author="Bardini, Richard A" w:date="2018-03-20T09:08:00Z">
        <w:r>
          <w:t>"</w:t>
        </w:r>
      </w:ins>
      <w:ins w:id="12624" w:author="Bardini, Richard A" w:date="2018-03-20T09:05:00Z">
        <w:r>
          <w:t>oic.wk.nmon</w:t>
        </w:r>
      </w:ins>
      <w:ins w:id="12625" w:author="Bardini, Richard A" w:date="2018-03-20T09:08:00Z">
        <w:r>
          <w:t>"</w:t>
        </w:r>
      </w:ins>
      <w:ins w:id="12626" w:author="Bardini, Richard A" w:date="2018-03-20T09:05:00Z">
        <w:r>
          <w:t xml:space="preserve"> and is described in </w:t>
        </w:r>
      </w:ins>
      <w:ins w:id="12627" w:author="Bardini, Richard A" w:date="2018-03-20T09:25:00Z">
        <w:r w:rsidR="00D17B37">
          <w:fldChar w:fldCharType="begin"/>
        </w:r>
        <w:r w:rsidR="00D17B37">
          <w:instrText xml:space="preserve"> REF _Ref509301266 \h </w:instrText>
        </w:r>
      </w:ins>
      <w:r w:rsidR="00D17B37">
        <w:fldChar w:fldCharType="separate"/>
      </w:r>
      <w:ins w:id="12628" w:author="Bardini, Richard A" w:date="2018-03-20T09:14:00Z">
        <w:r w:rsidR="00370B4E" w:rsidRPr="000D29DB">
          <w:t xml:space="preserve">Table </w:t>
        </w:r>
      </w:ins>
      <w:r w:rsidR="00370B4E">
        <w:rPr>
          <w:noProof/>
        </w:rPr>
        <w:t>26</w:t>
      </w:r>
      <w:ins w:id="12629" w:author="Bardini, Richard A" w:date="2018-03-20T09:25:00Z">
        <w:r w:rsidR="00D17B37">
          <w:fldChar w:fldCharType="end"/>
        </w:r>
      </w:ins>
      <w:ins w:id="12630" w:author="Bardini, Richard A" w:date="2018-03-20T09:05:00Z">
        <w:r>
          <w:t xml:space="preserve">. The Resource Type may occur multiple times if more than 1 network interface is implemented. The Common Property "n" may be used to distinguish the different network interfaces, like distinguish the 2.4 and 5G </w:t>
        </w:r>
        <w:proofErr w:type="gramStart"/>
        <w:r>
          <w:t>Wi</w:t>
        </w:r>
      </w:ins>
      <w:ins w:id="12631" w:author="Bardini, Richard A" w:date="2018-03-20T09:08:00Z">
        <w:r>
          <w:t>-</w:t>
        </w:r>
      </w:ins>
      <w:proofErr w:type="gramEnd"/>
      <w:ins w:id="12632" w:author="Bardini, Richard A" w:date="2018-03-20T09:05:00Z">
        <w:r>
          <w:t>Fi network interfaces.</w:t>
        </w:r>
      </w:ins>
    </w:p>
    <w:p w14:paraId="3EB4E778" w14:textId="5A225B6B" w:rsidR="00DA24E4" w:rsidRDefault="00DA24E4" w:rsidP="00DA24E4">
      <w:pPr>
        <w:pStyle w:val="TABLE-title"/>
        <w:rPr>
          <w:ins w:id="12633" w:author="Bardini, Richard A" w:date="2018-03-20T09:14:00Z"/>
          <w:rFonts w:eastAsiaTheme="minorEastAsia"/>
          <w:lang w:eastAsia="ko-KR"/>
        </w:rPr>
      </w:pPr>
      <w:bookmarkStart w:id="12634" w:name="_Ref509301266"/>
      <w:bookmarkStart w:id="12635" w:name="_Toc509367579"/>
      <w:ins w:id="12636" w:author="Bardini, Richard A" w:date="2018-03-20T09:14:00Z">
        <w:r w:rsidRPr="000D29DB">
          <w:t xml:space="preserve">Table </w:t>
        </w:r>
        <w:r w:rsidRPr="000D29DB">
          <w:fldChar w:fldCharType="begin"/>
        </w:r>
        <w:r w:rsidRPr="000D29DB">
          <w:instrText xml:space="preserve"> SEQ Table \* ARABIC </w:instrText>
        </w:r>
        <w:r w:rsidRPr="000D29DB">
          <w:fldChar w:fldCharType="separate"/>
        </w:r>
      </w:ins>
      <w:r w:rsidR="00370B4E">
        <w:rPr>
          <w:noProof/>
        </w:rPr>
        <w:t>26</w:t>
      </w:r>
      <w:ins w:id="12637" w:author="Bardini, Richard A" w:date="2018-03-20T09:14:00Z">
        <w:r w:rsidRPr="000D29DB">
          <w:fldChar w:fldCharType="end"/>
        </w:r>
        <w:bookmarkEnd w:id="12634"/>
        <w:r w:rsidRPr="000D29DB">
          <w:t xml:space="preserve">. </w:t>
        </w:r>
        <w:r w:rsidRPr="00DA24E4">
          <w:t>Optional monitoring device management Core Resources</w:t>
        </w:r>
        <w:bookmarkEnd w:id="12635"/>
      </w:ins>
    </w:p>
    <w:tbl>
      <w:tblPr>
        <w:tblStyle w:val="GridTable41"/>
        <w:tblW w:w="9350" w:type="dxa"/>
        <w:tblLayout w:type="fixed"/>
        <w:tblLook w:val="04A0" w:firstRow="1" w:lastRow="0" w:firstColumn="1" w:lastColumn="0" w:noHBand="0" w:noVBand="1"/>
      </w:tblPr>
      <w:tblGrid>
        <w:gridCol w:w="895"/>
        <w:gridCol w:w="1260"/>
        <w:gridCol w:w="1170"/>
        <w:gridCol w:w="1080"/>
        <w:gridCol w:w="3600"/>
        <w:gridCol w:w="1345"/>
      </w:tblGrid>
      <w:tr w:rsidR="00DA24E4" w:rsidRPr="00113C22" w14:paraId="76C0989B" w14:textId="77777777" w:rsidTr="004F293F">
        <w:trPr>
          <w:cnfStyle w:val="100000000000" w:firstRow="1" w:lastRow="0" w:firstColumn="0" w:lastColumn="0" w:oddVBand="0" w:evenVBand="0" w:oddHBand="0" w:evenHBand="0" w:firstRowFirstColumn="0" w:firstRowLastColumn="0" w:lastRowFirstColumn="0" w:lastRowLastColumn="0"/>
          <w:ins w:id="12638" w:author="Bardini, Richard A" w:date="2018-03-20T09:14:00Z"/>
        </w:trPr>
        <w:tc>
          <w:tcPr>
            <w:cnfStyle w:val="001000000000" w:firstRow="0" w:lastRow="0" w:firstColumn="1" w:lastColumn="0" w:oddVBand="0" w:evenVBand="0" w:oddHBand="0" w:evenHBand="0" w:firstRowFirstColumn="0" w:firstRowLastColumn="0" w:lastRowFirstColumn="0" w:lastRowLastColumn="0"/>
            <w:tcW w:w="895" w:type="dxa"/>
          </w:tcPr>
          <w:p w14:paraId="3D20ABD4" w14:textId="1BF9A23D" w:rsidR="00DA24E4" w:rsidRPr="00113C22" w:rsidRDefault="00DA24E4" w:rsidP="004F293F">
            <w:pPr>
              <w:pStyle w:val="TABLE-cell"/>
              <w:rPr>
                <w:ins w:id="12639" w:author="Bardini, Richard A" w:date="2018-03-20T09:14:00Z"/>
              </w:rPr>
            </w:pPr>
            <w:ins w:id="12640" w:author="Bardini, Richard A" w:date="2018-03-20T09:16:00Z">
              <w:r>
                <w:rPr>
                  <w:rFonts w:eastAsiaTheme="minorEastAsia"/>
                  <w:lang w:eastAsia="ko-KR"/>
                </w:rPr>
                <w:t xml:space="preserve">Example </w:t>
              </w:r>
              <w:r w:rsidRPr="004F79DF">
                <w:rPr>
                  <w:rFonts w:eastAsiaTheme="minorEastAsia"/>
                  <w:lang w:eastAsia="ko-KR"/>
                </w:rPr>
                <w:t>URI</w:t>
              </w:r>
            </w:ins>
          </w:p>
        </w:tc>
        <w:tc>
          <w:tcPr>
            <w:tcW w:w="1260" w:type="dxa"/>
          </w:tcPr>
          <w:p w14:paraId="296CB790" w14:textId="77777777" w:rsidR="00DA24E4" w:rsidRPr="00113C22" w:rsidRDefault="00DA24E4" w:rsidP="004F293F">
            <w:pPr>
              <w:pStyle w:val="TABLE-cell"/>
              <w:cnfStyle w:val="100000000000" w:firstRow="1" w:lastRow="0" w:firstColumn="0" w:lastColumn="0" w:oddVBand="0" w:evenVBand="0" w:oddHBand="0" w:evenHBand="0" w:firstRowFirstColumn="0" w:firstRowLastColumn="0" w:lastRowFirstColumn="0" w:lastRowLastColumn="0"/>
              <w:rPr>
                <w:ins w:id="12641" w:author="Bardini, Richard A" w:date="2018-03-20T09:14:00Z"/>
                <w:rFonts w:eastAsiaTheme="minorEastAsia"/>
                <w:lang w:eastAsia="ko-KR"/>
              </w:rPr>
            </w:pPr>
            <w:ins w:id="12642" w:author="Bardini, Richard A" w:date="2018-03-20T09:14:00Z">
              <w:r>
                <w:rPr>
                  <w:rFonts w:eastAsiaTheme="minorEastAsia" w:hint="eastAsia"/>
                  <w:lang w:eastAsia="ko-KR"/>
                </w:rPr>
                <w:t>Resource Type Title</w:t>
              </w:r>
            </w:ins>
          </w:p>
        </w:tc>
        <w:tc>
          <w:tcPr>
            <w:tcW w:w="1170" w:type="dxa"/>
          </w:tcPr>
          <w:p w14:paraId="4ACAD718" w14:textId="77777777" w:rsidR="00DA24E4" w:rsidRPr="00113C22" w:rsidRDefault="00DA24E4" w:rsidP="004F293F">
            <w:pPr>
              <w:pStyle w:val="TABLE-cell"/>
              <w:cnfStyle w:val="100000000000" w:firstRow="1" w:lastRow="0" w:firstColumn="0" w:lastColumn="0" w:oddVBand="0" w:evenVBand="0" w:oddHBand="0" w:evenHBand="0" w:firstRowFirstColumn="0" w:firstRowLastColumn="0" w:lastRowFirstColumn="0" w:lastRowLastColumn="0"/>
              <w:rPr>
                <w:ins w:id="12643" w:author="Bardini, Richard A" w:date="2018-03-20T09:14:00Z"/>
                <w:rFonts w:eastAsiaTheme="minorEastAsia"/>
                <w:lang w:eastAsia="ko-KR"/>
              </w:rPr>
            </w:pPr>
            <w:ins w:id="12644" w:author="Bardini, Richard A" w:date="2018-03-20T09:14:00Z">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ins>
          </w:p>
        </w:tc>
        <w:tc>
          <w:tcPr>
            <w:tcW w:w="1080" w:type="dxa"/>
          </w:tcPr>
          <w:p w14:paraId="62AA8E01" w14:textId="77777777" w:rsidR="00DA24E4" w:rsidRPr="00113C22" w:rsidRDefault="00DA24E4" w:rsidP="004F293F">
            <w:pPr>
              <w:pStyle w:val="TABLE-cell"/>
              <w:cnfStyle w:val="100000000000" w:firstRow="1" w:lastRow="0" w:firstColumn="0" w:lastColumn="0" w:oddVBand="0" w:evenVBand="0" w:oddHBand="0" w:evenHBand="0" w:firstRowFirstColumn="0" w:firstRowLastColumn="0" w:lastRowFirstColumn="0" w:lastRowLastColumn="0"/>
              <w:rPr>
                <w:ins w:id="12645" w:author="Bardini, Richard A" w:date="2018-03-20T09:14:00Z"/>
                <w:rFonts w:eastAsiaTheme="minorEastAsia"/>
                <w:lang w:eastAsia="ko-KR"/>
              </w:rPr>
            </w:pPr>
            <w:ins w:id="12646" w:author="Bardini, Richard A" w:date="2018-03-20T09:14:00Z">
              <w:r>
                <w:rPr>
                  <w:rFonts w:eastAsiaTheme="minorEastAsia"/>
                  <w:lang w:eastAsia="ko-KR"/>
                </w:rPr>
                <w:t>Interfaces</w:t>
              </w:r>
            </w:ins>
          </w:p>
        </w:tc>
        <w:tc>
          <w:tcPr>
            <w:tcW w:w="3600" w:type="dxa"/>
          </w:tcPr>
          <w:p w14:paraId="4416B7D8" w14:textId="77777777" w:rsidR="00DA24E4" w:rsidRPr="00113C22" w:rsidRDefault="00DA24E4" w:rsidP="004F293F">
            <w:pPr>
              <w:pStyle w:val="TABLE-cell"/>
              <w:cnfStyle w:val="100000000000" w:firstRow="1" w:lastRow="0" w:firstColumn="0" w:lastColumn="0" w:oddVBand="0" w:evenVBand="0" w:oddHBand="0" w:evenHBand="0" w:firstRowFirstColumn="0" w:firstRowLastColumn="0" w:lastRowFirstColumn="0" w:lastRowLastColumn="0"/>
              <w:rPr>
                <w:ins w:id="12647" w:author="Bardini, Richard A" w:date="2018-03-20T09:14:00Z"/>
                <w:rFonts w:eastAsiaTheme="minorEastAsia"/>
                <w:lang w:eastAsia="ko-KR"/>
              </w:rPr>
            </w:pPr>
            <w:ins w:id="12648" w:author="Bardini, Richard A" w:date="2018-03-20T09:14:00Z">
              <w:r w:rsidRPr="00113C22">
                <w:rPr>
                  <w:rFonts w:eastAsiaTheme="minorEastAsia"/>
                  <w:lang w:eastAsia="ko-KR"/>
                </w:rPr>
                <w:t>Description</w:t>
              </w:r>
            </w:ins>
          </w:p>
        </w:tc>
        <w:tc>
          <w:tcPr>
            <w:tcW w:w="1345" w:type="dxa"/>
          </w:tcPr>
          <w:p w14:paraId="3697C07F" w14:textId="77777777" w:rsidR="00DA24E4" w:rsidRPr="00113C22" w:rsidRDefault="00DA24E4" w:rsidP="004F293F">
            <w:pPr>
              <w:pStyle w:val="TABLE-cell"/>
              <w:cnfStyle w:val="100000000000" w:firstRow="1" w:lastRow="0" w:firstColumn="0" w:lastColumn="0" w:oddVBand="0" w:evenVBand="0" w:oddHBand="0" w:evenHBand="0" w:firstRowFirstColumn="0" w:firstRowLastColumn="0" w:lastRowFirstColumn="0" w:lastRowLastColumn="0"/>
              <w:rPr>
                <w:ins w:id="12649" w:author="Bardini, Richard A" w:date="2018-03-20T09:14:00Z"/>
                <w:rFonts w:eastAsiaTheme="minorEastAsia"/>
                <w:lang w:eastAsia="ko-KR"/>
              </w:rPr>
            </w:pPr>
            <w:ins w:id="12650" w:author="Bardini, Richard A" w:date="2018-03-20T09:14:00Z">
              <w:r>
                <w:rPr>
                  <w:rFonts w:eastAsiaTheme="minorEastAsia"/>
                  <w:lang w:eastAsia="ko-KR"/>
                </w:rPr>
                <w:t xml:space="preserve">Related </w:t>
              </w:r>
              <w:r w:rsidRPr="00113C22">
                <w:rPr>
                  <w:rFonts w:eastAsiaTheme="minorEastAsia"/>
                  <w:lang w:eastAsia="ko-KR"/>
                </w:rPr>
                <w:t xml:space="preserve">Functional Interaction </w:t>
              </w:r>
            </w:ins>
          </w:p>
        </w:tc>
      </w:tr>
      <w:tr w:rsidR="00DA24E4" w14:paraId="2E0DD1BB" w14:textId="77777777" w:rsidTr="004F293F">
        <w:trPr>
          <w:cnfStyle w:val="000000100000" w:firstRow="0" w:lastRow="0" w:firstColumn="0" w:lastColumn="0" w:oddVBand="0" w:evenVBand="0" w:oddHBand="1" w:evenHBand="0" w:firstRowFirstColumn="0" w:firstRowLastColumn="0" w:lastRowFirstColumn="0" w:lastRowLastColumn="0"/>
          <w:ins w:id="12651" w:author="Bardini, Richard A" w:date="2018-03-20T09:14:00Z"/>
        </w:trPr>
        <w:tc>
          <w:tcPr>
            <w:cnfStyle w:val="001000000000" w:firstRow="0" w:lastRow="0" w:firstColumn="1" w:lastColumn="0" w:oddVBand="0" w:evenVBand="0" w:oddHBand="0" w:evenHBand="0" w:firstRowFirstColumn="0" w:firstRowLastColumn="0" w:lastRowFirstColumn="0" w:lastRowLastColumn="0"/>
            <w:tcW w:w="895" w:type="dxa"/>
          </w:tcPr>
          <w:p w14:paraId="55AB75A8" w14:textId="079DD57C" w:rsidR="00DA24E4" w:rsidRPr="008801C4" w:rsidRDefault="00DA24E4" w:rsidP="00DA24E4">
            <w:pPr>
              <w:pStyle w:val="TABLE-cell"/>
              <w:rPr>
                <w:ins w:id="12652" w:author="Bardini, Richard A" w:date="2018-03-20T09:14:00Z"/>
                <w:rFonts w:eastAsiaTheme="minorHAnsi"/>
                <w:b w:val="0"/>
              </w:rPr>
            </w:pPr>
            <w:ins w:id="12653" w:author="Bardini, Richard A" w:date="2018-03-20T09:20:00Z">
              <w:r>
                <w:t>"</w:t>
              </w:r>
            </w:ins>
            <w:ins w:id="12654" w:author="Bardini, Richard A" w:date="2018-03-20T09:19:00Z">
              <w:r>
                <w:t>/example/oic/</w:t>
              </w:r>
            </w:ins>
            <w:ins w:id="12655" w:author="Bardini, Richard A" w:date="2018-03-20T09:20:00Z">
              <w:r>
                <w:t>nm</w:t>
              </w:r>
            </w:ins>
            <w:ins w:id="12656" w:author="Bardini, Richard A" w:date="2018-03-20T09:21:00Z">
              <w:r>
                <w:t>on"</w:t>
              </w:r>
            </w:ins>
          </w:p>
        </w:tc>
        <w:tc>
          <w:tcPr>
            <w:tcW w:w="1260" w:type="dxa"/>
          </w:tcPr>
          <w:p w14:paraId="2DCD97E8" w14:textId="0E8F28A6" w:rsidR="00DA24E4" w:rsidRDefault="00DA24E4" w:rsidP="00DA24E4">
            <w:pPr>
              <w:pStyle w:val="TABLE-cell"/>
              <w:cnfStyle w:val="000000100000" w:firstRow="0" w:lastRow="0" w:firstColumn="0" w:lastColumn="0" w:oddVBand="0" w:evenVBand="0" w:oddHBand="1" w:evenHBand="0" w:firstRowFirstColumn="0" w:firstRowLastColumn="0" w:lastRowFirstColumn="0" w:lastRowLastColumn="0"/>
              <w:rPr>
                <w:ins w:id="12657" w:author="Bardini, Richard A" w:date="2018-03-20T09:14:00Z"/>
                <w:rFonts w:eastAsiaTheme="minorHAnsi"/>
              </w:rPr>
            </w:pPr>
            <w:ins w:id="12658" w:author="Bardini, Richard A" w:date="2018-03-20T09:18:00Z">
              <w:r w:rsidRPr="00DA24E4">
                <w:rPr>
                  <w:rFonts w:eastAsiaTheme="minorHAnsi"/>
                </w:rPr>
                <w:t>Network Monitoring</w:t>
              </w:r>
            </w:ins>
          </w:p>
        </w:tc>
        <w:tc>
          <w:tcPr>
            <w:tcW w:w="1170" w:type="dxa"/>
          </w:tcPr>
          <w:p w14:paraId="43496C02" w14:textId="376BB939" w:rsidR="00DA24E4" w:rsidRDefault="00DA24E4" w:rsidP="00DA24E4">
            <w:pPr>
              <w:pStyle w:val="TABLE-cell"/>
              <w:cnfStyle w:val="000000100000" w:firstRow="0" w:lastRow="0" w:firstColumn="0" w:lastColumn="0" w:oddVBand="0" w:evenVBand="0" w:oddHBand="1" w:evenHBand="0" w:firstRowFirstColumn="0" w:firstRowLastColumn="0" w:lastRowFirstColumn="0" w:lastRowLastColumn="0"/>
              <w:rPr>
                <w:ins w:id="12659" w:author="Bardini, Richard A" w:date="2018-03-20T09:14:00Z"/>
                <w:rFonts w:eastAsiaTheme="minorHAnsi"/>
              </w:rPr>
            </w:pPr>
            <w:ins w:id="12660" w:author="Bardini, Richard A" w:date="2018-03-20T09:21:00Z">
              <w:r>
                <w:t>"</w:t>
              </w:r>
            </w:ins>
            <w:ins w:id="12661" w:author="Bardini, Richard A" w:date="2018-03-20T09:20:00Z">
              <w:r>
                <w:rPr>
                  <w:bCs w:val="0"/>
                </w:rPr>
                <w:t>o</w:t>
              </w:r>
              <w:r w:rsidRPr="00B86524">
                <w:rPr>
                  <w:bCs w:val="0"/>
                </w:rPr>
                <w:t>ic.wk.</w:t>
              </w:r>
              <w:r>
                <w:rPr>
                  <w:bCs w:val="0"/>
                </w:rPr>
                <w:t>n</w:t>
              </w:r>
              <w:r w:rsidRPr="00B86524">
                <w:rPr>
                  <w:bCs w:val="0"/>
                </w:rPr>
                <w:t>mon</w:t>
              </w:r>
            </w:ins>
            <w:ins w:id="12662" w:author="Bardini, Richard A" w:date="2018-03-20T09:22:00Z">
              <w:r w:rsidR="00D17B37">
                <w:t>"</w:t>
              </w:r>
            </w:ins>
          </w:p>
        </w:tc>
        <w:tc>
          <w:tcPr>
            <w:tcW w:w="1080" w:type="dxa"/>
          </w:tcPr>
          <w:p w14:paraId="72C16290" w14:textId="7785D85F" w:rsidR="00DA24E4" w:rsidRDefault="00D17B37" w:rsidP="00DA24E4">
            <w:pPr>
              <w:pStyle w:val="TABLE-cell"/>
              <w:cnfStyle w:val="000000100000" w:firstRow="0" w:lastRow="0" w:firstColumn="0" w:lastColumn="0" w:oddVBand="0" w:evenVBand="0" w:oddHBand="1" w:evenHBand="0" w:firstRowFirstColumn="0" w:firstRowLastColumn="0" w:lastRowFirstColumn="0" w:lastRowLastColumn="0"/>
              <w:rPr>
                <w:ins w:id="12663" w:author="Bardini, Richard A" w:date="2018-03-20T09:14:00Z"/>
              </w:rPr>
            </w:pPr>
            <w:ins w:id="12664" w:author="Bardini, Richard A" w:date="2018-03-20T09:22:00Z">
              <w:r>
                <w:t>"</w:t>
              </w:r>
            </w:ins>
            <w:ins w:id="12665" w:author="Bardini, Richard A" w:date="2018-03-20T09:21:00Z">
              <w:r w:rsidR="00DA24E4" w:rsidRPr="00DA24E4">
                <w:t>oic.if.rw oic.if.baseline</w:t>
              </w:r>
            </w:ins>
            <w:ins w:id="12666" w:author="Bardini, Richard A" w:date="2018-03-20T09:22:00Z">
              <w:r>
                <w:t>"</w:t>
              </w:r>
            </w:ins>
          </w:p>
        </w:tc>
        <w:tc>
          <w:tcPr>
            <w:tcW w:w="3600" w:type="dxa"/>
          </w:tcPr>
          <w:p w14:paraId="59468F68" w14:textId="77777777" w:rsidR="00D17B37" w:rsidRPr="00D17B37"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667" w:author="Bardini, Richard A" w:date="2018-03-20T09:23:00Z"/>
                <w:rFonts w:eastAsiaTheme="minorEastAsia"/>
                <w:lang w:eastAsia="ko-KR"/>
              </w:rPr>
            </w:pPr>
            <w:ins w:id="12668" w:author="Bardini, Richard A" w:date="2018-03-20T09:23:00Z">
              <w:r w:rsidRPr="00D17B37">
                <w:rPr>
                  <w:rFonts w:eastAsiaTheme="minorEastAsia"/>
                  <w:lang w:eastAsia="ko-KR"/>
                </w:rPr>
                <w:t>The Resource through which the Device is monitored.</w:t>
              </w:r>
            </w:ins>
          </w:p>
          <w:p w14:paraId="149EFDE0" w14:textId="34344574" w:rsidR="00DA24E4" w:rsidRPr="008512A3"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669" w:author="Bardini, Richard A" w:date="2018-03-20T09:14:00Z"/>
                <w:rFonts w:eastAsiaTheme="minorEastAsia"/>
                <w:lang w:eastAsia="ko-KR"/>
              </w:rPr>
            </w:pPr>
            <w:ins w:id="12670" w:author="Bardini, Richard A" w:date="2018-03-20T09:23:00Z">
              <w:r w:rsidRPr="00D17B37">
                <w:rPr>
                  <w:rFonts w:eastAsiaTheme="minorEastAsia"/>
                  <w:lang w:eastAsia="ko-KR"/>
                </w:rPr>
                <w:t xml:space="preserve">The Resource exposes Properties relevant to aspects that may be monitored. The </w:t>
              </w:r>
              <w:r w:rsidRPr="00D17B37">
                <w:rPr>
                  <w:rFonts w:eastAsiaTheme="minorEastAsia"/>
                  <w:lang w:eastAsia="ko-KR"/>
                </w:rPr>
                <w:lastRenderedPageBreak/>
                <w:t xml:space="preserve">Resource Properties exposed by Resource Type </w:t>
              </w:r>
            </w:ins>
            <w:ins w:id="12671" w:author="Bardini, Richard A" w:date="2018-03-20T09:24:00Z">
              <w:r>
                <w:t>"</w:t>
              </w:r>
            </w:ins>
            <w:ins w:id="12672" w:author="Bardini, Richard A" w:date="2018-03-20T09:23:00Z">
              <w:r w:rsidRPr="00D17B37">
                <w:rPr>
                  <w:rFonts w:eastAsiaTheme="minorEastAsia"/>
                  <w:lang w:eastAsia="ko-KR"/>
                </w:rPr>
                <w:t>oic.wk.nmon</w:t>
              </w:r>
            </w:ins>
            <w:ins w:id="12673" w:author="Bardini, Richard A" w:date="2018-03-20T09:24:00Z">
              <w:r>
                <w:t>"</w:t>
              </w:r>
            </w:ins>
            <w:ins w:id="12674" w:author="Bardini, Richard A" w:date="2018-03-20T09:23:00Z">
              <w:r w:rsidRPr="00D17B37">
                <w:rPr>
                  <w:rFonts w:eastAsiaTheme="minorEastAsia"/>
                  <w:lang w:eastAsia="ko-KR"/>
                </w:rPr>
                <w:t xml:space="preserve"> are listed in </w:t>
              </w:r>
            </w:ins>
            <w:ins w:id="12675" w:author="Bardini, Richard A" w:date="2018-03-20T09:29:00Z">
              <w:r>
                <w:rPr>
                  <w:rFonts w:eastAsiaTheme="minorEastAsia"/>
                  <w:lang w:eastAsia="ko-KR"/>
                </w:rPr>
                <w:fldChar w:fldCharType="begin"/>
              </w:r>
              <w:r>
                <w:rPr>
                  <w:rFonts w:eastAsiaTheme="minorEastAsia"/>
                  <w:lang w:eastAsia="ko-KR"/>
                </w:rPr>
                <w:instrText xml:space="preserve"> REF _Ref509301468 \h </w:instrText>
              </w:r>
            </w:ins>
            <w:r>
              <w:rPr>
                <w:rFonts w:eastAsiaTheme="minorEastAsia"/>
                <w:lang w:eastAsia="ko-KR"/>
              </w:rPr>
            </w:r>
            <w:r>
              <w:rPr>
                <w:rFonts w:eastAsiaTheme="minorEastAsia"/>
                <w:lang w:eastAsia="ko-KR"/>
              </w:rPr>
              <w:fldChar w:fldCharType="separate"/>
            </w:r>
            <w:ins w:id="12676" w:author="Bardini, Richard A" w:date="2018-03-20T09:27:00Z">
              <w:r w:rsidR="00370B4E" w:rsidRPr="000D29DB">
                <w:t xml:space="preserve">Table </w:t>
              </w:r>
            </w:ins>
            <w:r w:rsidR="00370B4E">
              <w:rPr>
                <w:noProof/>
              </w:rPr>
              <w:t>27</w:t>
            </w:r>
            <w:ins w:id="12677" w:author="Bardini, Richard A" w:date="2018-03-20T09:29:00Z">
              <w:r>
                <w:rPr>
                  <w:rFonts w:eastAsiaTheme="minorEastAsia"/>
                  <w:lang w:eastAsia="ko-KR"/>
                </w:rPr>
                <w:fldChar w:fldCharType="end"/>
              </w:r>
            </w:ins>
          </w:p>
        </w:tc>
        <w:tc>
          <w:tcPr>
            <w:tcW w:w="1345" w:type="dxa"/>
          </w:tcPr>
          <w:p w14:paraId="327E3040" w14:textId="6DC57663" w:rsidR="00DA24E4" w:rsidRDefault="00D17B37" w:rsidP="00DA24E4">
            <w:pPr>
              <w:pStyle w:val="TABLE-cell"/>
              <w:cnfStyle w:val="000000100000" w:firstRow="0" w:lastRow="0" w:firstColumn="0" w:lastColumn="0" w:oddVBand="0" w:evenVBand="0" w:oddHBand="1" w:evenHBand="0" w:firstRowFirstColumn="0" w:firstRowLastColumn="0" w:lastRowFirstColumn="0" w:lastRowLastColumn="0"/>
              <w:rPr>
                <w:ins w:id="12678" w:author="Bardini, Richard A" w:date="2018-03-20T09:14:00Z"/>
                <w:rFonts w:eastAsiaTheme="minorHAnsi"/>
              </w:rPr>
            </w:pPr>
            <w:ins w:id="12679" w:author="Bardini, Richard A" w:date="2018-03-20T09:23:00Z">
              <w:r>
                <w:rPr>
                  <w:rFonts w:eastAsiaTheme="minorHAnsi"/>
                </w:rPr>
                <w:lastRenderedPageBreak/>
                <w:t>Device Management</w:t>
              </w:r>
            </w:ins>
          </w:p>
        </w:tc>
      </w:tr>
    </w:tbl>
    <w:p w14:paraId="6333BB8A" w14:textId="77777777" w:rsidR="00DA24E4" w:rsidRDefault="00DA24E4" w:rsidP="00DA24E4">
      <w:pPr>
        <w:pStyle w:val="PARAGRAPH"/>
        <w:rPr>
          <w:ins w:id="12680" w:author="Bardini, Richard A" w:date="2018-03-20T09:14:00Z"/>
          <w:rFonts w:eastAsiaTheme="minorEastAsia"/>
          <w:lang w:eastAsia="ko-KR"/>
        </w:rPr>
      </w:pPr>
    </w:p>
    <w:p w14:paraId="177EA4CB" w14:textId="528DAF4F" w:rsidR="009200B2" w:rsidRDefault="00D17B37" w:rsidP="009200B2">
      <w:pPr>
        <w:pStyle w:val="PARAGRAPH"/>
        <w:rPr>
          <w:ins w:id="12681" w:author="Bardini, Richard A" w:date="2018-03-20T09:26:00Z"/>
        </w:rPr>
      </w:pPr>
      <w:ins w:id="12682" w:author="Bardini, Richard A" w:date="2018-03-20T09:29:00Z">
        <w:r>
          <w:fldChar w:fldCharType="begin"/>
        </w:r>
        <w:r>
          <w:instrText xml:space="preserve"> REF _Ref509301468 \h </w:instrText>
        </w:r>
      </w:ins>
      <w:r>
        <w:fldChar w:fldCharType="separate"/>
      </w:r>
      <w:ins w:id="12683" w:author="Bardini, Richard A" w:date="2018-03-20T09:27:00Z">
        <w:r w:rsidR="00370B4E" w:rsidRPr="000D29DB">
          <w:t xml:space="preserve">Table </w:t>
        </w:r>
      </w:ins>
      <w:r w:rsidR="00370B4E">
        <w:rPr>
          <w:noProof/>
        </w:rPr>
        <w:t>27</w:t>
      </w:r>
      <w:ins w:id="12684" w:author="Bardini, Richard A" w:date="2018-03-20T09:29:00Z">
        <w:r>
          <w:fldChar w:fldCharType="end"/>
        </w:r>
        <w:r>
          <w:t xml:space="preserve"> </w:t>
        </w:r>
      </w:ins>
      <w:ins w:id="12685" w:author="Bardini, Richard A" w:date="2018-03-20T09:26:00Z">
        <w:r w:rsidRPr="00D17B37">
          <w:t>defines oic.wk.nmon resource type.</w:t>
        </w:r>
      </w:ins>
    </w:p>
    <w:p w14:paraId="3DA1E120" w14:textId="576C467E" w:rsidR="00D17B37" w:rsidRDefault="00D17B37" w:rsidP="00D17B37">
      <w:pPr>
        <w:pStyle w:val="TABLE-title"/>
        <w:rPr>
          <w:ins w:id="12686" w:author="Bardini, Richard A" w:date="2018-03-20T09:27:00Z"/>
        </w:rPr>
      </w:pPr>
      <w:bookmarkStart w:id="12687" w:name="_Ref509301468"/>
      <w:bookmarkStart w:id="12688" w:name="_Toc509367580"/>
      <w:ins w:id="12689" w:author="Bardini, Richard A" w:date="2018-03-20T09:27:00Z">
        <w:r w:rsidRPr="000D29DB">
          <w:t xml:space="preserve">Table </w:t>
        </w:r>
        <w:r w:rsidRPr="000D29DB">
          <w:fldChar w:fldCharType="begin"/>
        </w:r>
        <w:r w:rsidRPr="000D29DB">
          <w:instrText xml:space="preserve"> SEQ Table \* ARABIC </w:instrText>
        </w:r>
        <w:r w:rsidRPr="000D29DB">
          <w:fldChar w:fldCharType="separate"/>
        </w:r>
      </w:ins>
      <w:r w:rsidR="00370B4E">
        <w:rPr>
          <w:noProof/>
        </w:rPr>
        <w:t>27</w:t>
      </w:r>
      <w:ins w:id="12690" w:author="Bardini, Richard A" w:date="2018-03-20T09:27:00Z">
        <w:r w:rsidRPr="000D29DB">
          <w:fldChar w:fldCharType="end"/>
        </w:r>
        <w:bookmarkEnd w:id="12687"/>
        <w:r w:rsidRPr="000D29DB">
          <w:t xml:space="preserve">. </w:t>
        </w:r>
      </w:ins>
      <w:ins w:id="12691" w:author="Bardini, Richard A" w:date="2018-03-20T09:28:00Z">
        <w:r>
          <w:t>"</w:t>
        </w:r>
      </w:ins>
      <w:ins w:id="12692" w:author="Bardini, Richard A" w:date="2018-03-20T09:27:00Z">
        <w:r>
          <w:t>oic.wk.</w:t>
        </w:r>
      </w:ins>
      <w:ins w:id="12693" w:author="Bardini, Richard A" w:date="2018-03-20T09:28:00Z">
        <w:r>
          <w:t>nmon"</w:t>
        </w:r>
      </w:ins>
      <w:ins w:id="12694" w:author="Bardini, Richard A" w:date="2018-03-20T09:27:00Z">
        <w:r w:rsidRPr="00734602">
          <w:t xml:space="preserve"> </w:t>
        </w:r>
        <w:r>
          <w:t>R</w:t>
        </w:r>
        <w:r w:rsidRPr="00734602">
          <w:t xml:space="preserve">esource </w:t>
        </w:r>
        <w:r>
          <w:t>T</w:t>
        </w:r>
        <w:r w:rsidRPr="00734602">
          <w:t>ype definition</w:t>
        </w:r>
        <w:bookmarkEnd w:id="12688"/>
      </w:ins>
    </w:p>
    <w:tbl>
      <w:tblPr>
        <w:tblStyle w:val="GridTable41"/>
        <w:tblW w:w="10690" w:type="dxa"/>
        <w:tblLook w:val="04A0" w:firstRow="1" w:lastRow="0" w:firstColumn="1" w:lastColumn="0" w:noHBand="0" w:noVBand="1"/>
      </w:tblPr>
      <w:tblGrid>
        <w:gridCol w:w="1353"/>
        <w:gridCol w:w="1035"/>
        <w:gridCol w:w="842"/>
        <w:gridCol w:w="1254"/>
        <w:gridCol w:w="639"/>
        <w:gridCol w:w="780"/>
        <w:gridCol w:w="1044"/>
        <w:gridCol w:w="3743"/>
      </w:tblGrid>
      <w:tr w:rsidR="00D17B37" w:rsidRPr="00C63F04" w14:paraId="6D1230B3" w14:textId="77777777" w:rsidTr="00924DA1">
        <w:trPr>
          <w:cnfStyle w:val="100000000000" w:firstRow="1" w:lastRow="0" w:firstColumn="0" w:lastColumn="0" w:oddVBand="0" w:evenVBand="0" w:oddHBand="0" w:evenHBand="0" w:firstRowFirstColumn="0" w:firstRowLastColumn="0" w:lastRowFirstColumn="0" w:lastRowLastColumn="0"/>
          <w:trHeight w:val="153"/>
          <w:ins w:id="12695" w:author="Bardini, Richard A" w:date="2018-03-20T09:27:00Z"/>
        </w:trPr>
        <w:tc>
          <w:tcPr>
            <w:cnfStyle w:val="001000000000" w:firstRow="0" w:lastRow="0" w:firstColumn="1" w:lastColumn="0" w:oddVBand="0" w:evenVBand="0" w:oddHBand="0" w:evenHBand="0" w:firstRowFirstColumn="0" w:firstRowLastColumn="0" w:lastRowFirstColumn="0" w:lastRowLastColumn="0"/>
            <w:tcW w:w="1353" w:type="dxa"/>
          </w:tcPr>
          <w:p w14:paraId="06464C70" w14:textId="77777777" w:rsidR="00D17B37" w:rsidRPr="00C63F04" w:rsidRDefault="00D17B37" w:rsidP="004F293F">
            <w:pPr>
              <w:pStyle w:val="TABLE-col-heading"/>
              <w:rPr>
                <w:ins w:id="12696" w:author="Bardini, Richard A" w:date="2018-03-20T09:27:00Z"/>
                <w:rFonts w:eastAsiaTheme="minorEastAsia"/>
                <w:lang w:eastAsia="ko-KR"/>
              </w:rPr>
            </w:pPr>
            <w:ins w:id="12697" w:author="Bardini, Richard A" w:date="2018-03-20T09:27:00Z">
              <w:r w:rsidRPr="00C63F04">
                <w:rPr>
                  <w:rFonts w:eastAsiaTheme="minorEastAsia" w:hint="eastAsia"/>
                  <w:lang w:eastAsia="ko-KR"/>
                </w:rPr>
                <w:t xml:space="preserve">Property </w:t>
              </w:r>
              <w:r>
                <w:rPr>
                  <w:rFonts w:eastAsiaTheme="minorEastAsia" w:hint="eastAsia"/>
                  <w:lang w:eastAsia="ko-KR"/>
                </w:rPr>
                <w:t>title</w:t>
              </w:r>
            </w:ins>
          </w:p>
        </w:tc>
        <w:tc>
          <w:tcPr>
            <w:tcW w:w="1035" w:type="dxa"/>
          </w:tcPr>
          <w:p w14:paraId="51EF26EC"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698" w:author="Bardini, Richard A" w:date="2018-03-20T09:27:00Z"/>
                <w:rFonts w:eastAsiaTheme="minorEastAsia"/>
                <w:lang w:eastAsia="ko-KR"/>
              </w:rPr>
            </w:pPr>
            <w:ins w:id="12699" w:author="Bardini, Richard A" w:date="2018-03-20T09:27:00Z">
              <w:r w:rsidRPr="00C63F04">
                <w:rPr>
                  <w:rFonts w:eastAsiaTheme="minorEastAsia" w:hint="eastAsia"/>
                  <w:lang w:eastAsia="ko-KR"/>
                </w:rPr>
                <w:t xml:space="preserve">Property </w:t>
              </w:r>
              <w:r>
                <w:rPr>
                  <w:rFonts w:eastAsiaTheme="minorEastAsia" w:hint="eastAsia"/>
                  <w:lang w:eastAsia="ko-KR"/>
                </w:rPr>
                <w:t>name</w:t>
              </w:r>
            </w:ins>
          </w:p>
        </w:tc>
        <w:tc>
          <w:tcPr>
            <w:tcW w:w="842" w:type="dxa"/>
          </w:tcPr>
          <w:p w14:paraId="5EB51B73"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00" w:author="Bardini, Richard A" w:date="2018-03-20T09:27:00Z"/>
                <w:rFonts w:eastAsiaTheme="minorEastAsia"/>
                <w:lang w:eastAsia="ko-KR"/>
              </w:rPr>
            </w:pPr>
            <w:ins w:id="12701" w:author="Bardini, Richard A" w:date="2018-03-20T09:27:00Z">
              <w:r w:rsidRPr="00C63F04">
                <w:rPr>
                  <w:rFonts w:eastAsiaTheme="minorEastAsia" w:hint="eastAsia"/>
                  <w:lang w:eastAsia="ko-KR"/>
                </w:rPr>
                <w:t xml:space="preserve">Value </w:t>
              </w:r>
              <w:r>
                <w:rPr>
                  <w:rFonts w:eastAsiaTheme="minorEastAsia" w:hint="eastAsia"/>
                  <w:lang w:eastAsia="ko-KR"/>
                </w:rPr>
                <w:t>type</w:t>
              </w:r>
            </w:ins>
          </w:p>
        </w:tc>
        <w:tc>
          <w:tcPr>
            <w:tcW w:w="1254" w:type="dxa"/>
          </w:tcPr>
          <w:p w14:paraId="64EB044F"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02" w:author="Bardini, Richard A" w:date="2018-03-20T09:27:00Z"/>
                <w:rFonts w:eastAsiaTheme="minorEastAsia"/>
                <w:lang w:eastAsia="ko-KR"/>
              </w:rPr>
            </w:pPr>
            <w:ins w:id="12703" w:author="Bardini, Richard A" w:date="2018-03-20T09:27:00Z">
              <w:r w:rsidRPr="00C63F04">
                <w:rPr>
                  <w:rFonts w:eastAsiaTheme="minorEastAsia" w:hint="eastAsia"/>
                  <w:lang w:eastAsia="ko-KR"/>
                </w:rPr>
                <w:t>V</w:t>
              </w:r>
              <w:r>
                <w:rPr>
                  <w:rFonts w:eastAsiaTheme="minorEastAsia" w:hint="eastAsia"/>
                  <w:lang w:eastAsia="ko-KR"/>
                </w:rPr>
                <w:t>alue rule</w:t>
              </w:r>
            </w:ins>
          </w:p>
        </w:tc>
        <w:tc>
          <w:tcPr>
            <w:tcW w:w="639" w:type="dxa"/>
          </w:tcPr>
          <w:p w14:paraId="27113C5E"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04" w:author="Bardini, Richard A" w:date="2018-03-20T09:27:00Z"/>
                <w:rFonts w:eastAsia="Malgun Gothic"/>
                <w:lang w:eastAsia="ko-KR"/>
              </w:rPr>
            </w:pPr>
            <w:ins w:id="12705" w:author="Bardini, Richard A" w:date="2018-03-20T09:27:00Z">
              <w:r w:rsidRPr="00C63F04">
                <w:rPr>
                  <w:rFonts w:eastAsiaTheme="minorEastAsia" w:hint="eastAsia"/>
                  <w:lang w:eastAsia="ko-KR"/>
                </w:rPr>
                <w:t>Unit</w:t>
              </w:r>
            </w:ins>
          </w:p>
        </w:tc>
        <w:tc>
          <w:tcPr>
            <w:tcW w:w="780" w:type="dxa"/>
          </w:tcPr>
          <w:p w14:paraId="5B45AAAD"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06" w:author="Bardini, Richard A" w:date="2018-03-20T09:27:00Z"/>
                <w:rFonts w:eastAsiaTheme="minorEastAsia"/>
                <w:lang w:eastAsia="ko-KR"/>
              </w:rPr>
            </w:pPr>
            <w:ins w:id="12707" w:author="Bardini, Richard A" w:date="2018-03-20T09:27:00Z">
              <w:r w:rsidRPr="00C63F04">
                <w:rPr>
                  <w:rFonts w:eastAsia="Malgun Gothic" w:hint="eastAsia"/>
                  <w:lang w:eastAsia="ko-KR"/>
                </w:rPr>
                <w:t>Access mode</w:t>
              </w:r>
            </w:ins>
          </w:p>
        </w:tc>
        <w:tc>
          <w:tcPr>
            <w:tcW w:w="1044" w:type="dxa"/>
          </w:tcPr>
          <w:p w14:paraId="1AB1A875"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08" w:author="Bardini, Richard A" w:date="2018-03-20T09:27:00Z"/>
                <w:rFonts w:eastAsiaTheme="minorEastAsia"/>
                <w:lang w:eastAsia="ko-KR"/>
              </w:rPr>
            </w:pPr>
            <w:ins w:id="12709" w:author="Bardini, Richard A" w:date="2018-03-20T09:27:00Z">
              <w:r>
                <w:rPr>
                  <w:rFonts w:eastAsia="Malgun Gothic" w:hint="eastAsia"/>
                  <w:lang w:eastAsia="ko-KR"/>
                </w:rPr>
                <w:t>Mandatory</w:t>
              </w:r>
            </w:ins>
          </w:p>
        </w:tc>
        <w:tc>
          <w:tcPr>
            <w:tcW w:w="3743" w:type="dxa"/>
          </w:tcPr>
          <w:p w14:paraId="2C9862C7" w14:textId="77777777" w:rsidR="00D17B37" w:rsidRPr="00C63F04" w:rsidRDefault="00D17B37" w:rsidP="004F293F">
            <w:pPr>
              <w:pStyle w:val="TABLE-col-heading"/>
              <w:cnfStyle w:val="100000000000" w:firstRow="1" w:lastRow="0" w:firstColumn="0" w:lastColumn="0" w:oddVBand="0" w:evenVBand="0" w:oddHBand="0" w:evenHBand="0" w:firstRowFirstColumn="0" w:firstRowLastColumn="0" w:lastRowFirstColumn="0" w:lastRowLastColumn="0"/>
              <w:rPr>
                <w:ins w:id="12710" w:author="Bardini, Richard A" w:date="2018-03-20T09:27:00Z"/>
                <w:rFonts w:eastAsiaTheme="minorEastAsia"/>
                <w:lang w:eastAsia="ko-KR"/>
              </w:rPr>
            </w:pPr>
            <w:ins w:id="12711" w:author="Bardini, Richard A" w:date="2018-03-20T09:27:00Z">
              <w:r>
                <w:rPr>
                  <w:rFonts w:eastAsia="Malgun Gothic" w:hint="eastAsia"/>
                  <w:lang w:eastAsia="ko-KR"/>
                </w:rPr>
                <w:t>Description</w:t>
              </w:r>
            </w:ins>
          </w:p>
        </w:tc>
      </w:tr>
      <w:tr w:rsidR="00D17B37" w:rsidRPr="00C63F04" w14:paraId="4E167E0C" w14:textId="77777777" w:rsidTr="00924DA1">
        <w:trPr>
          <w:cnfStyle w:val="000000100000" w:firstRow="0" w:lastRow="0" w:firstColumn="0" w:lastColumn="0" w:oddVBand="0" w:evenVBand="0" w:oddHBand="1" w:evenHBand="0" w:firstRowFirstColumn="0" w:firstRowLastColumn="0" w:lastRowFirstColumn="0" w:lastRowLastColumn="0"/>
          <w:ins w:id="12712" w:author="Bardini, Richard A" w:date="2018-03-20T09:27:00Z"/>
        </w:trPr>
        <w:tc>
          <w:tcPr>
            <w:cnfStyle w:val="001000000000" w:firstRow="0" w:lastRow="0" w:firstColumn="1" w:lastColumn="0" w:oddVBand="0" w:evenVBand="0" w:oddHBand="0" w:evenHBand="0" w:firstRowFirstColumn="0" w:firstRowLastColumn="0" w:lastRowFirstColumn="0" w:lastRowLastColumn="0"/>
            <w:tcW w:w="1353" w:type="dxa"/>
          </w:tcPr>
          <w:p w14:paraId="6DE33D02" w14:textId="0591678D" w:rsidR="00D17B37" w:rsidRPr="00EB13E6" w:rsidRDefault="00D17B37" w:rsidP="00D17B37">
            <w:pPr>
              <w:pStyle w:val="TABLE-cell"/>
              <w:rPr>
                <w:ins w:id="12713" w:author="Bardini, Richard A" w:date="2018-03-20T09:27:00Z"/>
              </w:rPr>
            </w:pPr>
            <w:ins w:id="12714" w:author="Bardini, Richard A" w:date="2018-03-20T09:30:00Z">
              <w:r>
                <w:t>Network indicator</w:t>
              </w:r>
            </w:ins>
          </w:p>
        </w:tc>
        <w:tc>
          <w:tcPr>
            <w:tcW w:w="1035" w:type="dxa"/>
          </w:tcPr>
          <w:p w14:paraId="41A86AD7" w14:textId="0D0D487B"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15" w:author="Bardini, Richard A" w:date="2018-03-20T09:27:00Z"/>
                <w:rFonts w:eastAsiaTheme="minorEastAsia"/>
              </w:rPr>
            </w:pPr>
            <w:ins w:id="12716" w:author="Bardini, Richard A" w:date="2018-03-20T09:30:00Z">
              <w:r w:rsidRPr="009A4A46">
                <w:rPr>
                  <w:bCs w:val="0"/>
                </w:rPr>
                <w:t>ianaifType</w:t>
              </w:r>
            </w:ins>
          </w:p>
        </w:tc>
        <w:tc>
          <w:tcPr>
            <w:tcW w:w="842" w:type="dxa"/>
          </w:tcPr>
          <w:p w14:paraId="75179058" w14:textId="57E770E1"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17" w:author="Bardini, Richard A" w:date="2018-03-20T09:27:00Z"/>
                <w:rFonts w:eastAsiaTheme="minorEastAsia"/>
              </w:rPr>
            </w:pPr>
            <w:ins w:id="12718" w:author="Bardini, Richard A" w:date="2018-03-20T09:30:00Z">
              <w:r>
                <w:rPr>
                  <w:bCs w:val="0"/>
                </w:rPr>
                <w:t>integer</w:t>
              </w:r>
            </w:ins>
          </w:p>
        </w:tc>
        <w:tc>
          <w:tcPr>
            <w:tcW w:w="1254" w:type="dxa"/>
          </w:tcPr>
          <w:p w14:paraId="240982CC" w14:textId="64E2489E" w:rsidR="00D17B37" w:rsidRPr="00EB13E6" w:rsidRDefault="00D17B37" w:rsidP="00924DA1">
            <w:pPr>
              <w:pStyle w:val="TABLE-cell"/>
              <w:cnfStyle w:val="000000100000" w:firstRow="0" w:lastRow="0" w:firstColumn="0" w:lastColumn="0" w:oddVBand="0" w:evenVBand="0" w:oddHBand="1" w:evenHBand="0" w:firstRowFirstColumn="0" w:firstRowLastColumn="0" w:lastRowFirstColumn="0" w:lastRowLastColumn="0"/>
              <w:rPr>
                <w:ins w:id="12719" w:author="Bardini, Richard A" w:date="2018-03-20T09:27:00Z"/>
              </w:rPr>
            </w:pPr>
            <w:ins w:id="12720" w:author="Bardini, Richard A" w:date="2018-03-20T09:30:00Z">
              <w:r>
                <w:rPr>
                  <w:bCs w:val="0"/>
                </w:rPr>
                <w:t xml:space="preserve">The integer value of the </w:t>
              </w:r>
              <w:r w:rsidRPr="0066380D">
                <w:rPr>
                  <w:bCs w:val="0"/>
                </w:rPr>
                <w:t>ianaifType</w:t>
              </w:r>
              <w:r>
                <w:rPr>
                  <w:bCs w:val="0"/>
                </w:rPr>
                <w:t xml:space="preserve"> </w:t>
              </w:r>
            </w:ins>
          </w:p>
        </w:tc>
        <w:tc>
          <w:tcPr>
            <w:tcW w:w="639" w:type="dxa"/>
          </w:tcPr>
          <w:p w14:paraId="1BEB8548" w14:textId="77777777"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21" w:author="Bardini, Richard A" w:date="2018-03-20T09:27:00Z"/>
                <w:rFonts w:eastAsiaTheme="minorEastAsia"/>
              </w:rPr>
            </w:pPr>
          </w:p>
        </w:tc>
        <w:tc>
          <w:tcPr>
            <w:tcW w:w="780" w:type="dxa"/>
          </w:tcPr>
          <w:p w14:paraId="3564E556" w14:textId="652B2FCC"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22" w:author="Bardini, Richard A" w:date="2018-03-20T09:27:00Z"/>
                <w:rFonts w:eastAsiaTheme="minorEastAsia"/>
              </w:rPr>
            </w:pPr>
            <w:ins w:id="12723" w:author="Bardini, Richard A" w:date="2018-03-20T09:30:00Z">
              <w:r>
                <w:rPr>
                  <w:bCs w:val="0"/>
                </w:rPr>
                <w:t>R</w:t>
              </w:r>
            </w:ins>
          </w:p>
        </w:tc>
        <w:tc>
          <w:tcPr>
            <w:tcW w:w="1044" w:type="dxa"/>
          </w:tcPr>
          <w:p w14:paraId="7ABEE756" w14:textId="50FD7936"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24" w:author="Bardini, Richard A" w:date="2018-03-20T09:27:00Z"/>
                <w:rFonts w:eastAsiaTheme="minorEastAsia"/>
              </w:rPr>
            </w:pPr>
            <w:ins w:id="12725" w:author="Bardini, Richard A" w:date="2018-03-20T09:30:00Z">
              <w:r>
                <w:rPr>
                  <w:bCs w:val="0"/>
                </w:rPr>
                <w:t>yes</w:t>
              </w:r>
            </w:ins>
          </w:p>
        </w:tc>
        <w:tc>
          <w:tcPr>
            <w:tcW w:w="3743" w:type="dxa"/>
          </w:tcPr>
          <w:p w14:paraId="6A4E04AE" w14:textId="227398FC" w:rsidR="00D17B37" w:rsidRPr="00EB13E6" w:rsidRDefault="00D17B37" w:rsidP="00D17B37">
            <w:pPr>
              <w:pStyle w:val="TABLE-cell"/>
              <w:cnfStyle w:val="000000100000" w:firstRow="0" w:lastRow="0" w:firstColumn="0" w:lastColumn="0" w:oddVBand="0" w:evenVBand="0" w:oddHBand="1" w:evenHBand="0" w:firstRowFirstColumn="0" w:firstRowLastColumn="0" w:lastRowFirstColumn="0" w:lastRowLastColumn="0"/>
              <w:rPr>
                <w:ins w:id="12726" w:author="Bardini, Richard A" w:date="2018-03-20T09:27:00Z"/>
              </w:rPr>
            </w:pPr>
            <w:ins w:id="12727" w:author="Bardini, Richard A" w:date="2018-03-20T09:30:00Z">
              <w:r>
                <w:rPr>
                  <w:bCs w:val="0"/>
                </w:rPr>
                <w:t xml:space="preserve">The network type this </w:t>
              </w:r>
              <w:r w:rsidDel="00872291">
                <w:rPr>
                  <w:bCs w:val="0"/>
                </w:rPr>
                <w:t>r</w:t>
              </w:r>
              <w:r>
                <w:rPr>
                  <w:bCs w:val="0"/>
                </w:rPr>
                <w:t>Resource is collecting</w:t>
              </w:r>
              <w:r w:rsidDel="00872291">
                <w:rPr>
                  <w:bCs w:val="0"/>
                </w:rPr>
                <w:t>on</w:t>
              </w:r>
              <w:r>
                <w:rPr>
                  <w:bCs w:val="0"/>
                </w:rPr>
                <w:t xml:space="preserve"> information from as defined by: </w:t>
              </w:r>
              <w:r w:rsidRPr="009A4A46">
                <w:rPr>
                  <w:bCs w:val="0"/>
                </w:rPr>
                <w:t>https://www.iana.org/assignments/ianaiftype-mib/ianaiftype-mib</w:t>
              </w:r>
            </w:ins>
          </w:p>
        </w:tc>
      </w:tr>
      <w:tr w:rsidR="00924DA1" w:rsidRPr="00C63F04" w14:paraId="382440E5" w14:textId="77777777" w:rsidTr="00924DA1">
        <w:trPr>
          <w:ins w:id="12728" w:author="Bardini, Richard A" w:date="2018-03-20T09:27:00Z"/>
        </w:trPr>
        <w:tc>
          <w:tcPr>
            <w:cnfStyle w:val="001000000000" w:firstRow="0" w:lastRow="0" w:firstColumn="1" w:lastColumn="0" w:oddVBand="0" w:evenVBand="0" w:oddHBand="0" w:evenHBand="0" w:firstRowFirstColumn="0" w:firstRowLastColumn="0" w:lastRowFirstColumn="0" w:lastRowLastColumn="0"/>
            <w:tcW w:w="1353" w:type="dxa"/>
          </w:tcPr>
          <w:p w14:paraId="4FEE6F58" w14:textId="2E99CB67" w:rsidR="00924DA1" w:rsidRPr="00EB13E6" w:rsidRDefault="00924DA1" w:rsidP="00924DA1">
            <w:pPr>
              <w:pStyle w:val="TABLE-cell"/>
              <w:rPr>
                <w:ins w:id="12729" w:author="Bardini, Richard A" w:date="2018-03-20T09:27:00Z"/>
              </w:rPr>
            </w:pPr>
            <w:ins w:id="12730" w:author="Bardini, Richard A" w:date="2018-03-21T03:12:00Z">
              <w:r>
                <w:t>reset</w:t>
              </w:r>
            </w:ins>
          </w:p>
        </w:tc>
        <w:tc>
          <w:tcPr>
            <w:tcW w:w="1035" w:type="dxa"/>
          </w:tcPr>
          <w:p w14:paraId="09326CC5" w14:textId="3C5A0E97"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31" w:author="Bardini, Richard A" w:date="2018-03-20T09:27:00Z"/>
                <w:rFonts w:eastAsiaTheme="minorEastAsia"/>
              </w:rPr>
            </w:pPr>
            <w:ins w:id="12732" w:author="Bardini, Richard A" w:date="2018-03-21T03:12:00Z">
              <w:r>
                <w:t>reset</w:t>
              </w:r>
            </w:ins>
          </w:p>
        </w:tc>
        <w:tc>
          <w:tcPr>
            <w:tcW w:w="842" w:type="dxa"/>
          </w:tcPr>
          <w:p w14:paraId="6E838752" w14:textId="0C8AEA55"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33" w:author="Bardini, Richard A" w:date="2018-03-20T09:27:00Z"/>
                <w:rFonts w:eastAsiaTheme="minorEastAsia"/>
              </w:rPr>
            </w:pPr>
            <w:ins w:id="12734" w:author="Bardini, Richard A" w:date="2018-03-21T03:12:00Z">
              <w:r>
                <w:t>b</w:t>
              </w:r>
              <w:r w:rsidRPr="00B86524">
                <w:rPr>
                  <w:rFonts w:hint="eastAsia"/>
                </w:rPr>
                <w:t>oolean</w:t>
              </w:r>
            </w:ins>
          </w:p>
        </w:tc>
        <w:tc>
          <w:tcPr>
            <w:tcW w:w="1254" w:type="dxa"/>
          </w:tcPr>
          <w:p w14:paraId="46EB591D" w14:textId="3453CFBC" w:rsidR="00924DA1" w:rsidRPr="00EB13E6" w:rsidRDefault="00924DA1" w:rsidP="00924DA1">
            <w:pPr>
              <w:snapToGrid w:val="0"/>
              <w:spacing w:before="60" w:after="60"/>
              <w:jc w:val="left"/>
              <w:cnfStyle w:val="000000000000" w:firstRow="0" w:lastRow="0" w:firstColumn="0" w:lastColumn="0" w:oddVBand="0" w:evenVBand="0" w:oddHBand="0" w:evenHBand="0" w:firstRowFirstColumn="0" w:firstRowLastColumn="0" w:lastRowFirstColumn="0" w:lastRowLastColumn="0"/>
              <w:rPr>
                <w:ins w:id="12735" w:author="Bardini, Richard A" w:date="2018-03-20T09:27:00Z"/>
              </w:rPr>
            </w:pPr>
            <w:proofErr w:type="gramStart"/>
            <w:ins w:id="12736" w:author="Bardini, Richard A" w:date="2018-03-21T03:12:00Z">
              <w:r>
                <w:rPr>
                  <w:bCs/>
                  <w:sz w:val="16"/>
                </w:rPr>
                <w:t>true</w:t>
              </w:r>
              <w:proofErr w:type="gramEnd"/>
              <w:r>
                <w:rPr>
                  <w:bCs/>
                  <w:sz w:val="16"/>
                </w:rPr>
                <w:t>, all collected values should be reset. The server should reset the value automatically to false after the reset occurred.</w:t>
              </w:r>
            </w:ins>
          </w:p>
        </w:tc>
        <w:tc>
          <w:tcPr>
            <w:tcW w:w="639" w:type="dxa"/>
          </w:tcPr>
          <w:p w14:paraId="4DC67EFB" w14:textId="77777777"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37" w:author="Bardini, Richard A" w:date="2018-03-20T09:27:00Z"/>
                <w:rFonts w:eastAsiaTheme="minorEastAsia"/>
              </w:rPr>
            </w:pPr>
          </w:p>
        </w:tc>
        <w:tc>
          <w:tcPr>
            <w:tcW w:w="780" w:type="dxa"/>
          </w:tcPr>
          <w:p w14:paraId="53024E08" w14:textId="50486E54"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38" w:author="Bardini, Richard A" w:date="2018-03-20T09:27:00Z"/>
                <w:rFonts w:eastAsiaTheme="minorEastAsia"/>
              </w:rPr>
            </w:pPr>
            <w:ins w:id="12739" w:author="Bardini, Richard A" w:date="2018-03-21T03:12:00Z">
              <w:r>
                <w:t>R</w:t>
              </w:r>
              <w:r>
                <w:rPr>
                  <w:rFonts w:hint="eastAsia"/>
                </w:rPr>
                <w:t>W</w:t>
              </w:r>
            </w:ins>
          </w:p>
        </w:tc>
        <w:tc>
          <w:tcPr>
            <w:tcW w:w="1044" w:type="dxa"/>
          </w:tcPr>
          <w:p w14:paraId="1A78637F" w14:textId="4D406BE9"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40" w:author="Bardini, Richard A" w:date="2018-03-20T09:27:00Z"/>
                <w:rFonts w:eastAsiaTheme="minorEastAsia"/>
              </w:rPr>
            </w:pPr>
            <w:ins w:id="12741" w:author="Bardini, Richard A" w:date="2018-03-21T03:12:00Z">
              <w:r>
                <w:t>y</w:t>
              </w:r>
              <w:r w:rsidRPr="00B86524">
                <w:rPr>
                  <w:rFonts w:hint="eastAsia"/>
                </w:rPr>
                <w:t>es</w:t>
              </w:r>
            </w:ins>
          </w:p>
        </w:tc>
        <w:tc>
          <w:tcPr>
            <w:tcW w:w="3743" w:type="dxa"/>
          </w:tcPr>
          <w:p w14:paraId="0E002F53" w14:textId="7344F7B9"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42" w:author="Bardini, Richard A" w:date="2018-03-20T09:27:00Z"/>
              </w:rPr>
            </w:pPr>
            <w:ins w:id="12743" w:author="Bardini, Richard A" w:date="2018-03-21T03:12:00Z">
              <w:r>
                <w:t>Reset of the collected values</w:t>
              </w:r>
            </w:ins>
          </w:p>
        </w:tc>
      </w:tr>
      <w:tr w:rsidR="00924DA1" w:rsidRPr="00C63F04" w14:paraId="446B27B7" w14:textId="77777777" w:rsidTr="00924DA1">
        <w:trPr>
          <w:cnfStyle w:val="000000100000" w:firstRow="0" w:lastRow="0" w:firstColumn="0" w:lastColumn="0" w:oddVBand="0" w:evenVBand="0" w:oddHBand="1" w:evenHBand="0" w:firstRowFirstColumn="0" w:firstRowLastColumn="0" w:lastRowFirstColumn="0" w:lastRowLastColumn="0"/>
          <w:ins w:id="12744" w:author="Bardini, Richard A" w:date="2018-03-20T09:27:00Z"/>
        </w:trPr>
        <w:tc>
          <w:tcPr>
            <w:cnfStyle w:val="001000000000" w:firstRow="0" w:lastRow="0" w:firstColumn="1" w:lastColumn="0" w:oddVBand="0" w:evenVBand="0" w:oddHBand="0" w:evenHBand="0" w:firstRowFirstColumn="0" w:firstRowLastColumn="0" w:lastRowFirstColumn="0" w:lastRowLastColumn="0"/>
            <w:tcW w:w="1353" w:type="dxa"/>
          </w:tcPr>
          <w:p w14:paraId="61DA5E71" w14:textId="115A93B7" w:rsidR="00924DA1" w:rsidRPr="00070EE8" w:rsidRDefault="00924DA1" w:rsidP="00924DA1">
            <w:pPr>
              <w:pStyle w:val="TABLE-cell"/>
              <w:rPr>
                <w:ins w:id="12745" w:author="Bardini, Richard A" w:date="2018-03-20T09:27:00Z"/>
                <w:rFonts w:eastAsiaTheme="minorEastAsia"/>
                <w:lang w:eastAsia="ko-KR"/>
              </w:rPr>
            </w:pPr>
            <w:ins w:id="12746" w:author="Bardini, Richard A" w:date="2018-03-21T03:13:00Z">
              <w:r>
                <w:t>Collecting status indication</w:t>
              </w:r>
            </w:ins>
          </w:p>
        </w:tc>
        <w:tc>
          <w:tcPr>
            <w:tcW w:w="1035" w:type="dxa"/>
          </w:tcPr>
          <w:p w14:paraId="1165F94F" w14:textId="177F2823"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47" w:author="Bardini, Richard A" w:date="2018-03-20T09:27:00Z"/>
                <w:rFonts w:eastAsiaTheme="minorEastAsia"/>
                <w:lang w:eastAsia="ko-KR"/>
              </w:rPr>
            </w:pPr>
            <w:ins w:id="12748" w:author="Bardini, Richard A" w:date="2018-03-21T03:13:00Z">
              <w:r>
                <w:t>col</w:t>
              </w:r>
            </w:ins>
          </w:p>
        </w:tc>
        <w:tc>
          <w:tcPr>
            <w:tcW w:w="842" w:type="dxa"/>
          </w:tcPr>
          <w:p w14:paraId="101A0087" w14:textId="48B4FB03"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49" w:author="Bardini, Richard A" w:date="2018-03-20T09:27:00Z"/>
                <w:rFonts w:eastAsiaTheme="minorEastAsia"/>
                <w:lang w:eastAsia="ko-KR"/>
              </w:rPr>
            </w:pPr>
            <w:ins w:id="12750" w:author="Bardini, Richard A" w:date="2018-03-21T03:13:00Z">
              <w:r>
                <w:t>b</w:t>
              </w:r>
              <w:r w:rsidRPr="00B86524">
                <w:rPr>
                  <w:rFonts w:hint="eastAsia"/>
                </w:rPr>
                <w:t>oolean</w:t>
              </w:r>
            </w:ins>
          </w:p>
        </w:tc>
        <w:tc>
          <w:tcPr>
            <w:tcW w:w="1254" w:type="dxa"/>
          </w:tcPr>
          <w:p w14:paraId="5092F0B1" w14:textId="60DA8973" w:rsidR="00924DA1" w:rsidRPr="00EB13E6"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51" w:author="Bardini, Richard A" w:date="2018-03-20T09:27:00Z"/>
              </w:rPr>
            </w:pPr>
            <w:ins w:id="12752" w:author="Bardini, Richard A" w:date="2018-03-21T03:13:00Z">
              <w:r>
                <w:t>True: collecting data. False: not collecting data</w:t>
              </w:r>
            </w:ins>
          </w:p>
        </w:tc>
        <w:tc>
          <w:tcPr>
            <w:tcW w:w="639" w:type="dxa"/>
          </w:tcPr>
          <w:p w14:paraId="3028923D" w14:textId="77777777" w:rsidR="00924DA1" w:rsidRPr="00EB13E6"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53" w:author="Bardini, Richard A" w:date="2018-03-20T09:27:00Z"/>
                <w:rFonts w:eastAsiaTheme="minorEastAsia"/>
              </w:rPr>
            </w:pPr>
          </w:p>
        </w:tc>
        <w:tc>
          <w:tcPr>
            <w:tcW w:w="780" w:type="dxa"/>
          </w:tcPr>
          <w:p w14:paraId="1F7F0322" w14:textId="0951A9E3"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54" w:author="Bardini, Richard A" w:date="2018-03-20T09:27:00Z"/>
                <w:rFonts w:eastAsiaTheme="minorEastAsia"/>
                <w:lang w:eastAsia="ko-KR"/>
              </w:rPr>
            </w:pPr>
            <w:ins w:id="12755" w:author="Bardini, Richard A" w:date="2018-03-21T03:13:00Z">
              <w:r>
                <w:t>RW</w:t>
              </w:r>
            </w:ins>
          </w:p>
        </w:tc>
        <w:tc>
          <w:tcPr>
            <w:tcW w:w="1044" w:type="dxa"/>
          </w:tcPr>
          <w:p w14:paraId="66A7E213" w14:textId="1EBCDE20"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56" w:author="Bardini, Richard A" w:date="2018-03-20T09:27:00Z"/>
                <w:rFonts w:eastAsiaTheme="minorEastAsia"/>
                <w:lang w:eastAsia="ko-KR"/>
              </w:rPr>
            </w:pPr>
            <w:ins w:id="12757" w:author="Bardini, Richard A" w:date="2018-03-21T03:13:00Z">
              <w:r>
                <w:t>yes</w:t>
              </w:r>
            </w:ins>
          </w:p>
        </w:tc>
        <w:tc>
          <w:tcPr>
            <w:tcW w:w="3743" w:type="dxa"/>
          </w:tcPr>
          <w:p w14:paraId="7388066B" w14:textId="3EA98A11"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58" w:author="Bardini, Richard A" w:date="2018-03-20T09:27:00Z"/>
              </w:rPr>
            </w:pPr>
            <w:ins w:id="12759" w:author="Bardini, Richard A" w:date="2018-03-21T03:13:00Z">
              <w:r>
                <w:t>Boolean to start/stop collecting data.</w:t>
              </w:r>
            </w:ins>
          </w:p>
        </w:tc>
      </w:tr>
      <w:tr w:rsidR="00924DA1" w:rsidRPr="00C63F04" w14:paraId="7A4AB078" w14:textId="77777777" w:rsidTr="00924DA1">
        <w:trPr>
          <w:ins w:id="12760" w:author="Bardini, Richard A" w:date="2018-03-21T03:14:00Z"/>
        </w:trPr>
        <w:tc>
          <w:tcPr>
            <w:cnfStyle w:val="001000000000" w:firstRow="0" w:lastRow="0" w:firstColumn="1" w:lastColumn="0" w:oddVBand="0" w:evenVBand="0" w:oddHBand="0" w:evenHBand="0" w:firstRowFirstColumn="0" w:firstRowLastColumn="0" w:lastRowFirstColumn="0" w:lastRowLastColumn="0"/>
            <w:tcW w:w="1353" w:type="dxa"/>
          </w:tcPr>
          <w:p w14:paraId="31141764" w14:textId="050B95E7" w:rsidR="00924DA1" w:rsidRDefault="00924DA1" w:rsidP="00924DA1">
            <w:pPr>
              <w:pStyle w:val="TABLE-cell"/>
              <w:rPr>
                <w:ins w:id="12761" w:author="Bardini, Richard A" w:date="2018-03-21T03:14:00Z"/>
              </w:rPr>
            </w:pPr>
            <w:ins w:id="12762" w:author="Bardini, Richard A" w:date="2018-03-21T03:14:00Z">
              <w:r>
                <w:t>Transmission bytes</w:t>
              </w:r>
            </w:ins>
          </w:p>
        </w:tc>
        <w:tc>
          <w:tcPr>
            <w:tcW w:w="1035" w:type="dxa"/>
          </w:tcPr>
          <w:p w14:paraId="6AD22D45" w14:textId="28826150"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63" w:author="Bardini, Richard A" w:date="2018-03-21T03:14:00Z"/>
              </w:rPr>
            </w:pPr>
            <w:ins w:id="12764" w:author="Bardini, Richard A" w:date="2018-03-21T03:14:00Z">
              <w:r>
                <w:t>tx</w:t>
              </w:r>
            </w:ins>
          </w:p>
        </w:tc>
        <w:tc>
          <w:tcPr>
            <w:tcW w:w="842" w:type="dxa"/>
          </w:tcPr>
          <w:p w14:paraId="1C1F9705" w14:textId="2CDBFBDA"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65" w:author="Bardini, Richard A" w:date="2018-03-21T03:14:00Z"/>
              </w:rPr>
            </w:pPr>
            <w:ins w:id="12766" w:author="Bardini, Richard A" w:date="2018-03-21T03:14:00Z">
              <w:r>
                <w:t>integer</w:t>
              </w:r>
            </w:ins>
          </w:p>
        </w:tc>
        <w:tc>
          <w:tcPr>
            <w:tcW w:w="1254" w:type="dxa"/>
          </w:tcPr>
          <w:p w14:paraId="02F1647A" w14:textId="77777777"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67" w:author="Bardini, Richard A" w:date="2018-03-21T03:14:00Z"/>
              </w:rPr>
            </w:pPr>
          </w:p>
        </w:tc>
        <w:tc>
          <w:tcPr>
            <w:tcW w:w="639" w:type="dxa"/>
          </w:tcPr>
          <w:p w14:paraId="01A83EA4" w14:textId="0E59A01B" w:rsidR="00924DA1" w:rsidRPr="00EB13E6"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68" w:author="Bardini, Richard A" w:date="2018-03-21T03:14:00Z"/>
                <w:rFonts w:eastAsiaTheme="minorEastAsia"/>
              </w:rPr>
            </w:pPr>
            <w:ins w:id="12769" w:author="Bardini, Richard A" w:date="2018-03-21T03:14:00Z">
              <w:r>
                <w:t>kilo bytes</w:t>
              </w:r>
            </w:ins>
          </w:p>
        </w:tc>
        <w:tc>
          <w:tcPr>
            <w:tcW w:w="780" w:type="dxa"/>
          </w:tcPr>
          <w:p w14:paraId="2E77D467" w14:textId="1F5FF158"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70" w:author="Bardini, Richard A" w:date="2018-03-21T03:14:00Z"/>
              </w:rPr>
            </w:pPr>
            <w:ins w:id="12771" w:author="Bardini, Richard A" w:date="2018-03-21T03:14:00Z">
              <w:r w:rsidRPr="00B86524">
                <w:rPr>
                  <w:rFonts w:hint="eastAsia"/>
                </w:rPr>
                <w:t>R</w:t>
              </w:r>
            </w:ins>
          </w:p>
        </w:tc>
        <w:tc>
          <w:tcPr>
            <w:tcW w:w="1044" w:type="dxa"/>
          </w:tcPr>
          <w:p w14:paraId="461C2E15" w14:textId="3EBA8606"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72" w:author="Bardini, Richard A" w:date="2018-03-21T03:14:00Z"/>
              </w:rPr>
            </w:pPr>
            <w:ins w:id="12773" w:author="Bardini, Richard A" w:date="2018-03-21T03:14:00Z">
              <w:r>
                <w:t>n</w:t>
              </w:r>
              <w:r w:rsidRPr="00B86524">
                <w:t>o</w:t>
              </w:r>
            </w:ins>
          </w:p>
        </w:tc>
        <w:tc>
          <w:tcPr>
            <w:tcW w:w="3743" w:type="dxa"/>
          </w:tcPr>
          <w:p w14:paraId="4220AAF1" w14:textId="14B471D8"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74" w:author="Bardini, Richard A" w:date="2018-03-21T03:14:00Z"/>
              </w:rPr>
            </w:pPr>
            <w:ins w:id="12775" w:author="Bardini, Richard A" w:date="2018-03-21T03:14:00Z">
              <w:r>
                <w:t xml:space="preserve">Amount of transmitted kilo bytes from collection start </w:t>
              </w:r>
              <w:r w:rsidDel="00B92C3F">
                <w:t>time indicated by the Property "time"</w:t>
              </w:r>
            </w:ins>
          </w:p>
        </w:tc>
      </w:tr>
      <w:tr w:rsidR="00924DA1" w:rsidRPr="00C63F04" w14:paraId="294F36BB" w14:textId="77777777" w:rsidTr="00924DA1">
        <w:trPr>
          <w:cnfStyle w:val="000000100000" w:firstRow="0" w:lastRow="0" w:firstColumn="0" w:lastColumn="0" w:oddVBand="0" w:evenVBand="0" w:oddHBand="1" w:evenHBand="0" w:firstRowFirstColumn="0" w:firstRowLastColumn="0" w:lastRowFirstColumn="0" w:lastRowLastColumn="0"/>
          <w:ins w:id="12776" w:author="Bardini, Richard A" w:date="2018-03-21T03:14:00Z"/>
        </w:trPr>
        <w:tc>
          <w:tcPr>
            <w:cnfStyle w:val="001000000000" w:firstRow="0" w:lastRow="0" w:firstColumn="1" w:lastColumn="0" w:oddVBand="0" w:evenVBand="0" w:oddHBand="0" w:evenHBand="0" w:firstRowFirstColumn="0" w:firstRowLastColumn="0" w:lastRowFirstColumn="0" w:lastRowLastColumn="0"/>
            <w:tcW w:w="1353" w:type="dxa"/>
          </w:tcPr>
          <w:p w14:paraId="49C93FCC" w14:textId="0E736E4A" w:rsidR="00924DA1" w:rsidRDefault="00924DA1" w:rsidP="00924DA1">
            <w:pPr>
              <w:pStyle w:val="TABLE-cell"/>
              <w:rPr>
                <w:ins w:id="12777" w:author="Bardini, Richard A" w:date="2018-03-21T03:14:00Z"/>
              </w:rPr>
            </w:pPr>
            <w:ins w:id="12778" w:author="Bardini, Richard A" w:date="2018-03-21T03:14:00Z">
              <w:r>
                <w:t xml:space="preserve">Reception bytes </w:t>
              </w:r>
            </w:ins>
          </w:p>
        </w:tc>
        <w:tc>
          <w:tcPr>
            <w:tcW w:w="1035" w:type="dxa"/>
          </w:tcPr>
          <w:p w14:paraId="48A151CC" w14:textId="7D5ABB56"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79" w:author="Bardini, Richard A" w:date="2018-03-21T03:14:00Z"/>
              </w:rPr>
            </w:pPr>
            <w:ins w:id="12780" w:author="Bardini, Richard A" w:date="2018-03-21T03:14:00Z">
              <w:r>
                <w:t>rx</w:t>
              </w:r>
            </w:ins>
          </w:p>
        </w:tc>
        <w:tc>
          <w:tcPr>
            <w:tcW w:w="842" w:type="dxa"/>
          </w:tcPr>
          <w:p w14:paraId="6FCBCD08" w14:textId="1CD1C3C3"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81" w:author="Bardini, Richard A" w:date="2018-03-21T03:14:00Z"/>
              </w:rPr>
            </w:pPr>
            <w:ins w:id="12782" w:author="Bardini, Richard A" w:date="2018-03-21T03:14:00Z">
              <w:r>
                <w:t>integer</w:t>
              </w:r>
            </w:ins>
          </w:p>
        </w:tc>
        <w:tc>
          <w:tcPr>
            <w:tcW w:w="1254" w:type="dxa"/>
          </w:tcPr>
          <w:p w14:paraId="7885A882" w14:textId="77777777"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83" w:author="Bardini, Richard A" w:date="2018-03-21T03:14:00Z"/>
              </w:rPr>
            </w:pPr>
          </w:p>
        </w:tc>
        <w:tc>
          <w:tcPr>
            <w:tcW w:w="639" w:type="dxa"/>
          </w:tcPr>
          <w:p w14:paraId="3A9E8620" w14:textId="364FCA82"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84" w:author="Bardini, Richard A" w:date="2018-03-21T03:14:00Z"/>
              </w:rPr>
            </w:pPr>
            <w:ins w:id="12785" w:author="Bardini, Richard A" w:date="2018-03-21T03:14:00Z">
              <w:r>
                <w:t>kilo bytes</w:t>
              </w:r>
            </w:ins>
          </w:p>
        </w:tc>
        <w:tc>
          <w:tcPr>
            <w:tcW w:w="780" w:type="dxa"/>
          </w:tcPr>
          <w:p w14:paraId="6E8C600D" w14:textId="2E18BFAF" w:rsidR="00924DA1" w:rsidRPr="00B86524"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86" w:author="Bardini, Richard A" w:date="2018-03-21T03:14:00Z"/>
              </w:rPr>
            </w:pPr>
            <w:ins w:id="12787" w:author="Bardini, Richard A" w:date="2018-03-21T03:14:00Z">
              <w:r w:rsidRPr="00B86524">
                <w:rPr>
                  <w:rFonts w:hint="eastAsia"/>
                </w:rPr>
                <w:t>R</w:t>
              </w:r>
            </w:ins>
          </w:p>
        </w:tc>
        <w:tc>
          <w:tcPr>
            <w:tcW w:w="1044" w:type="dxa"/>
          </w:tcPr>
          <w:p w14:paraId="1A4DB82E" w14:textId="067E69FB"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88" w:author="Bardini, Richard A" w:date="2018-03-21T03:14:00Z"/>
              </w:rPr>
            </w:pPr>
            <w:ins w:id="12789" w:author="Bardini, Richard A" w:date="2018-03-21T03:14:00Z">
              <w:r>
                <w:t>n</w:t>
              </w:r>
              <w:r w:rsidRPr="00B86524">
                <w:t>o</w:t>
              </w:r>
            </w:ins>
          </w:p>
        </w:tc>
        <w:tc>
          <w:tcPr>
            <w:tcW w:w="3743" w:type="dxa"/>
          </w:tcPr>
          <w:p w14:paraId="329F6E17" w14:textId="3AB467A6"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790" w:author="Bardini, Richard A" w:date="2018-03-21T03:14:00Z"/>
              </w:rPr>
            </w:pPr>
            <w:ins w:id="12791" w:author="Bardini, Richard A" w:date="2018-03-21T03:14:00Z">
              <w:r>
                <w:t xml:space="preserve">Amount of received kilo bytes from collection start </w:t>
              </w:r>
              <w:r w:rsidDel="00B92C3F">
                <w:t>time indicated with by the pProperty '"time"'.</w:t>
              </w:r>
            </w:ins>
          </w:p>
        </w:tc>
      </w:tr>
      <w:tr w:rsidR="00924DA1" w:rsidRPr="00C63F04" w14:paraId="1466EC5F" w14:textId="77777777" w:rsidTr="00924DA1">
        <w:trPr>
          <w:ins w:id="12792" w:author="Bardini, Richard A" w:date="2018-03-21T03:14:00Z"/>
        </w:trPr>
        <w:tc>
          <w:tcPr>
            <w:cnfStyle w:val="001000000000" w:firstRow="0" w:lastRow="0" w:firstColumn="1" w:lastColumn="0" w:oddVBand="0" w:evenVBand="0" w:oddHBand="0" w:evenHBand="0" w:firstRowFirstColumn="0" w:firstRowLastColumn="0" w:lastRowFirstColumn="0" w:lastRowLastColumn="0"/>
            <w:tcW w:w="1353" w:type="dxa"/>
          </w:tcPr>
          <w:p w14:paraId="29B0C829" w14:textId="09BFCCBE" w:rsidR="00924DA1" w:rsidRDefault="00924DA1" w:rsidP="00924DA1">
            <w:pPr>
              <w:pStyle w:val="TABLE-cell"/>
              <w:rPr>
                <w:ins w:id="12793" w:author="Bardini, Richard A" w:date="2018-03-21T03:14:00Z"/>
              </w:rPr>
            </w:pPr>
            <w:ins w:id="12794" w:author="Bardini, Richard A" w:date="2018-03-21T03:15:00Z">
              <w:r>
                <w:t>Maximum message size tx</w:t>
              </w:r>
            </w:ins>
          </w:p>
        </w:tc>
        <w:tc>
          <w:tcPr>
            <w:tcW w:w="1035" w:type="dxa"/>
          </w:tcPr>
          <w:p w14:paraId="7DFBA72E" w14:textId="1E1E3D6A"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95" w:author="Bardini, Richard A" w:date="2018-03-21T03:14:00Z"/>
              </w:rPr>
            </w:pPr>
            <w:ins w:id="12796" w:author="Bardini, Richard A" w:date="2018-03-21T03:15:00Z">
              <w:r>
                <w:t>mmstx</w:t>
              </w:r>
            </w:ins>
          </w:p>
        </w:tc>
        <w:tc>
          <w:tcPr>
            <w:tcW w:w="842" w:type="dxa"/>
          </w:tcPr>
          <w:p w14:paraId="3A498B32" w14:textId="0926BB51"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97" w:author="Bardini, Richard A" w:date="2018-03-21T03:14:00Z"/>
              </w:rPr>
            </w:pPr>
            <w:ins w:id="12798" w:author="Bardini, Richard A" w:date="2018-03-21T03:15:00Z">
              <w:r>
                <w:t>integer</w:t>
              </w:r>
            </w:ins>
          </w:p>
        </w:tc>
        <w:tc>
          <w:tcPr>
            <w:tcW w:w="1254" w:type="dxa"/>
          </w:tcPr>
          <w:p w14:paraId="326DBDD4" w14:textId="2DECC18F"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799" w:author="Bardini, Richard A" w:date="2018-03-21T03:14:00Z"/>
              </w:rPr>
            </w:pPr>
            <w:ins w:id="12800" w:author="Bardini, Richard A" w:date="2018-03-21T03:15:00Z">
              <w:r>
                <w:t>bytes</w:t>
              </w:r>
            </w:ins>
          </w:p>
        </w:tc>
        <w:tc>
          <w:tcPr>
            <w:tcW w:w="639" w:type="dxa"/>
          </w:tcPr>
          <w:p w14:paraId="37183E7D" w14:textId="6ECA4817"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01" w:author="Bardini, Richard A" w:date="2018-03-21T03:14:00Z"/>
              </w:rPr>
            </w:pPr>
            <w:ins w:id="12802" w:author="Bardini, Richard A" w:date="2018-03-21T03:15:00Z">
              <w:r>
                <w:t>bytes</w:t>
              </w:r>
            </w:ins>
          </w:p>
        </w:tc>
        <w:tc>
          <w:tcPr>
            <w:tcW w:w="780" w:type="dxa"/>
          </w:tcPr>
          <w:p w14:paraId="38221E66" w14:textId="613C7C96" w:rsidR="00924DA1" w:rsidRPr="00B86524"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03" w:author="Bardini, Richard A" w:date="2018-03-21T03:14:00Z"/>
              </w:rPr>
            </w:pPr>
            <w:ins w:id="12804" w:author="Bardini, Richard A" w:date="2018-03-21T03:15:00Z">
              <w:r>
                <w:t>R</w:t>
              </w:r>
            </w:ins>
          </w:p>
        </w:tc>
        <w:tc>
          <w:tcPr>
            <w:tcW w:w="1044" w:type="dxa"/>
          </w:tcPr>
          <w:p w14:paraId="0FF4F27E" w14:textId="6884656D"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05" w:author="Bardini, Richard A" w:date="2018-03-21T03:14:00Z"/>
              </w:rPr>
            </w:pPr>
            <w:ins w:id="12806" w:author="Bardini, Richard A" w:date="2018-03-21T03:15:00Z">
              <w:r>
                <w:t>no</w:t>
              </w:r>
            </w:ins>
          </w:p>
        </w:tc>
        <w:tc>
          <w:tcPr>
            <w:tcW w:w="3743" w:type="dxa"/>
          </w:tcPr>
          <w:p w14:paraId="43079188" w14:textId="3A33E5C2"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07" w:author="Bardini, Richard A" w:date="2018-03-21T03:14:00Z"/>
              </w:rPr>
            </w:pPr>
            <w:ins w:id="12808" w:author="Bardini, Richard A" w:date="2018-03-21T03:15:00Z">
              <w:r>
                <w:t>Maximum transmitted message, e.g. Max(tx) in the collection period</w:t>
              </w:r>
            </w:ins>
          </w:p>
        </w:tc>
      </w:tr>
      <w:tr w:rsidR="00924DA1" w:rsidRPr="00C63F04" w14:paraId="33FC6D90" w14:textId="77777777" w:rsidTr="00924DA1">
        <w:trPr>
          <w:cnfStyle w:val="000000100000" w:firstRow="0" w:lastRow="0" w:firstColumn="0" w:lastColumn="0" w:oddVBand="0" w:evenVBand="0" w:oddHBand="1" w:evenHBand="0" w:firstRowFirstColumn="0" w:firstRowLastColumn="0" w:lastRowFirstColumn="0" w:lastRowLastColumn="0"/>
          <w:ins w:id="12809" w:author="Bardini, Richard A" w:date="2018-03-21T03:15:00Z"/>
        </w:trPr>
        <w:tc>
          <w:tcPr>
            <w:cnfStyle w:val="001000000000" w:firstRow="0" w:lastRow="0" w:firstColumn="1" w:lastColumn="0" w:oddVBand="0" w:evenVBand="0" w:oddHBand="0" w:evenHBand="0" w:firstRowFirstColumn="0" w:firstRowLastColumn="0" w:lastRowFirstColumn="0" w:lastRowLastColumn="0"/>
            <w:tcW w:w="1353" w:type="dxa"/>
          </w:tcPr>
          <w:p w14:paraId="0BC630BD" w14:textId="5656FAE2" w:rsidR="00924DA1" w:rsidRDefault="00924DA1" w:rsidP="00924DA1">
            <w:pPr>
              <w:pStyle w:val="TABLE-cell"/>
              <w:rPr>
                <w:ins w:id="12810" w:author="Bardini, Richard A" w:date="2018-03-21T03:15:00Z"/>
              </w:rPr>
            </w:pPr>
            <w:ins w:id="12811" w:author="Bardini, Richard A" w:date="2018-03-21T03:15:00Z">
              <w:r>
                <w:t>Maximum message size rx</w:t>
              </w:r>
            </w:ins>
          </w:p>
        </w:tc>
        <w:tc>
          <w:tcPr>
            <w:tcW w:w="1035" w:type="dxa"/>
          </w:tcPr>
          <w:p w14:paraId="4D487370" w14:textId="61E3A284"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12" w:author="Bardini, Richard A" w:date="2018-03-21T03:15:00Z"/>
              </w:rPr>
            </w:pPr>
            <w:ins w:id="12813" w:author="Bardini, Richard A" w:date="2018-03-21T03:15:00Z">
              <w:r>
                <w:t>mmsrx</w:t>
              </w:r>
            </w:ins>
          </w:p>
        </w:tc>
        <w:tc>
          <w:tcPr>
            <w:tcW w:w="842" w:type="dxa"/>
          </w:tcPr>
          <w:p w14:paraId="6F81730A" w14:textId="74DE89CD"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14" w:author="Bardini, Richard A" w:date="2018-03-21T03:15:00Z"/>
              </w:rPr>
            </w:pPr>
            <w:ins w:id="12815" w:author="Bardini, Richard A" w:date="2018-03-21T03:15:00Z">
              <w:r>
                <w:t>integer</w:t>
              </w:r>
            </w:ins>
          </w:p>
        </w:tc>
        <w:tc>
          <w:tcPr>
            <w:tcW w:w="1254" w:type="dxa"/>
          </w:tcPr>
          <w:p w14:paraId="5427414A" w14:textId="1859743D"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16" w:author="Bardini, Richard A" w:date="2018-03-21T03:15:00Z"/>
              </w:rPr>
            </w:pPr>
            <w:ins w:id="12817" w:author="Bardini, Richard A" w:date="2018-03-21T03:15:00Z">
              <w:r>
                <w:t>bytes</w:t>
              </w:r>
            </w:ins>
          </w:p>
        </w:tc>
        <w:tc>
          <w:tcPr>
            <w:tcW w:w="639" w:type="dxa"/>
          </w:tcPr>
          <w:p w14:paraId="01009B10" w14:textId="3ACCF7E4"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18" w:author="Bardini, Richard A" w:date="2018-03-21T03:15:00Z"/>
              </w:rPr>
            </w:pPr>
            <w:ins w:id="12819" w:author="Bardini, Richard A" w:date="2018-03-21T03:15:00Z">
              <w:r>
                <w:t>bytes</w:t>
              </w:r>
            </w:ins>
          </w:p>
        </w:tc>
        <w:tc>
          <w:tcPr>
            <w:tcW w:w="780" w:type="dxa"/>
          </w:tcPr>
          <w:p w14:paraId="0F496CDD" w14:textId="644EB45A"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20" w:author="Bardini, Richard A" w:date="2018-03-21T03:15:00Z"/>
              </w:rPr>
            </w:pPr>
            <w:ins w:id="12821" w:author="Bardini, Richard A" w:date="2018-03-21T03:15:00Z">
              <w:r>
                <w:t>R</w:t>
              </w:r>
            </w:ins>
          </w:p>
        </w:tc>
        <w:tc>
          <w:tcPr>
            <w:tcW w:w="1044" w:type="dxa"/>
          </w:tcPr>
          <w:p w14:paraId="0EE208AC" w14:textId="3A69C852"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22" w:author="Bardini, Richard A" w:date="2018-03-21T03:15:00Z"/>
              </w:rPr>
            </w:pPr>
            <w:ins w:id="12823" w:author="Bardini, Richard A" w:date="2018-03-21T03:15:00Z">
              <w:r>
                <w:t>no</w:t>
              </w:r>
            </w:ins>
          </w:p>
        </w:tc>
        <w:tc>
          <w:tcPr>
            <w:tcW w:w="3743" w:type="dxa"/>
          </w:tcPr>
          <w:p w14:paraId="107357D0" w14:textId="0736D3A6"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24" w:author="Bardini, Richard A" w:date="2018-03-21T03:15:00Z"/>
              </w:rPr>
            </w:pPr>
            <w:ins w:id="12825" w:author="Bardini, Richard A" w:date="2018-03-21T03:15:00Z">
              <w:r>
                <w:t>Maximum received message, e.g. Max(rx) in the collection period</w:t>
              </w:r>
            </w:ins>
          </w:p>
        </w:tc>
      </w:tr>
      <w:tr w:rsidR="00924DA1" w:rsidRPr="00C63F04" w14:paraId="66E58FE7" w14:textId="77777777" w:rsidTr="00924DA1">
        <w:trPr>
          <w:ins w:id="12826" w:author="Bardini, Richard A" w:date="2018-03-21T03:15:00Z"/>
        </w:trPr>
        <w:tc>
          <w:tcPr>
            <w:cnfStyle w:val="001000000000" w:firstRow="0" w:lastRow="0" w:firstColumn="1" w:lastColumn="0" w:oddVBand="0" w:evenVBand="0" w:oddHBand="0" w:evenHBand="0" w:firstRowFirstColumn="0" w:firstRowLastColumn="0" w:lastRowFirstColumn="0" w:lastRowLastColumn="0"/>
            <w:tcW w:w="1353" w:type="dxa"/>
          </w:tcPr>
          <w:p w14:paraId="52FDA0B6" w14:textId="03DC7691" w:rsidR="00924DA1" w:rsidRDefault="00924DA1" w:rsidP="00924DA1">
            <w:pPr>
              <w:pStyle w:val="TABLE-cell"/>
              <w:rPr>
                <w:ins w:id="12827" w:author="Bardini, Richard A" w:date="2018-03-21T03:15:00Z"/>
              </w:rPr>
            </w:pPr>
            <w:ins w:id="12828" w:author="Bardini, Richard A" w:date="2018-03-21T03:16:00Z">
              <w:r>
                <w:t>Average message size -tx</w:t>
              </w:r>
            </w:ins>
          </w:p>
        </w:tc>
        <w:tc>
          <w:tcPr>
            <w:tcW w:w="1035" w:type="dxa"/>
          </w:tcPr>
          <w:p w14:paraId="670B4C78" w14:textId="3BBD3CA4"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29" w:author="Bardini, Richard A" w:date="2018-03-21T03:15:00Z"/>
              </w:rPr>
            </w:pPr>
            <w:ins w:id="12830" w:author="Bardini, Richard A" w:date="2018-03-21T03:16:00Z">
              <w:r>
                <w:t>amstx</w:t>
              </w:r>
            </w:ins>
          </w:p>
        </w:tc>
        <w:tc>
          <w:tcPr>
            <w:tcW w:w="842" w:type="dxa"/>
          </w:tcPr>
          <w:p w14:paraId="37817614" w14:textId="65CC409C"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31" w:author="Bardini, Richard A" w:date="2018-03-21T03:15:00Z"/>
              </w:rPr>
            </w:pPr>
            <w:ins w:id="12832" w:author="Bardini, Richard A" w:date="2018-03-21T03:16:00Z">
              <w:r>
                <w:t>integer</w:t>
              </w:r>
            </w:ins>
          </w:p>
        </w:tc>
        <w:tc>
          <w:tcPr>
            <w:tcW w:w="1254" w:type="dxa"/>
          </w:tcPr>
          <w:p w14:paraId="7C9BB8F9" w14:textId="67D78320"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33" w:author="Bardini, Richard A" w:date="2018-03-21T03:15:00Z"/>
              </w:rPr>
            </w:pPr>
            <w:ins w:id="12834" w:author="Bardini, Richard A" w:date="2018-03-21T03:16:00Z">
              <w:r>
                <w:t>bytes</w:t>
              </w:r>
            </w:ins>
          </w:p>
        </w:tc>
        <w:tc>
          <w:tcPr>
            <w:tcW w:w="639" w:type="dxa"/>
          </w:tcPr>
          <w:p w14:paraId="7D14353E" w14:textId="51CE5663"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35" w:author="Bardini, Richard A" w:date="2018-03-21T03:15:00Z"/>
              </w:rPr>
            </w:pPr>
            <w:ins w:id="12836" w:author="Bardini, Richard A" w:date="2018-03-21T03:16:00Z">
              <w:r>
                <w:t>bytes</w:t>
              </w:r>
            </w:ins>
          </w:p>
        </w:tc>
        <w:tc>
          <w:tcPr>
            <w:tcW w:w="780" w:type="dxa"/>
          </w:tcPr>
          <w:p w14:paraId="0B4B976B" w14:textId="73D50627"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37" w:author="Bardini, Richard A" w:date="2018-03-21T03:15:00Z"/>
              </w:rPr>
            </w:pPr>
            <w:ins w:id="12838" w:author="Bardini, Richard A" w:date="2018-03-21T03:16:00Z">
              <w:r>
                <w:t>R</w:t>
              </w:r>
            </w:ins>
          </w:p>
        </w:tc>
        <w:tc>
          <w:tcPr>
            <w:tcW w:w="1044" w:type="dxa"/>
          </w:tcPr>
          <w:p w14:paraId="6DFC9C24" w14:textId="4E59FF7A"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39" w:author="Bardini, Richard A" w:date="2018-03-21T03:15:00Z"/>
              </w:rPr>
            </w:pPr>
            <w:ins w:id="12840" w:author="Bardini, Richard A" w:date="2018-03-21T03:16:00Z">
              <w:r>
                <w:t>no</w:t>
              </w:r>
            </w:ins>
          </w:p>
        </w:tc>
        <w:tc>
          <w:tcPr>
            <w:tcW w:w="3743" w:type="dxa"/>
          </w:tcPr>
          <w:p w14:paraId="0EFEFABB" w14:textId="6DAAC827" w:rsidR="00924DA1" w:rsidRDefault="00924DA1" w:rsidP="00924DA1">
            <w:pPr>
              <w:pStyle w:val="TABLE-cell"/>
              <w:cnfStyle w:val="000000000000" w:firstRow="0" w:lastRow="0" w:firstColumn="0" w:lastColumn="0" w:oddVBand="0" w:evenVBand="0" w:oddHBand="0" w:evenHBand="0" w:firstRowFirstColumn="0" w:firstRowLastColumn="0" w:lastRowFirstColumn="0" w:lastRowLastColumn="0"/>
              <w:rPr>
                <w:ins w:id="12841" w:author="Bardini, Richard A" w:date="2018-03-21T03:15:00Z"/>
              </w:rPr>
            </w:pPr>
            <w:ins w:id="12842" w:author="Bardini, Richard A" w:date="2018-03-21T03:16:00Z">
              <w:r>
                <w:t xml:space="preserve">Average transmittedmessage size, e.g </w:t>
              </w:r>
              <w:proofErr w:type="gramStart"/>
              <w:r>
                <w:t>AVG(</w:t>
              </w:r>
              <w:proofErr w:type="gramEnd"/>
              <w:r>
                <w:t>tx) in the collection period.</w:t>
              </w:r>
            </w:ins>
          </w:p>
        </w:tc>
      </w:tr>
      <w:tr w:rsidR="00924DA1" w:rsidRPr="00C63F04" w14:paraId="5208FFCB" w14:textId="77777777" w:rsidTr="00924DA1">
        <w:trPr>
          <w:cnfStyle w:val="000000100000" w:firstRow="0" w:lastRow="0" w:firstColumn="0" w:lastColumn="0" w:oddVBand="0" w:evenVBand="0" w:oddHBand="1" w:evenHBand="0" w:firstRowFirstColumn="0" w:firstRowLastColumn="0" w:lastRowFirstColumn="0" w:lastRowLastColumn="0"/>
          <w:ins w:id="12843" w:author="Bardini, Richard A" w:date="2018-03-21T03:16:00Z"/>
        </w:trPr>
        <w:tc>
          <w:tcPr>
            <w:cnfStyle w:val="001000000000" w:firstRow="0" w:lastRow="0" w:firstColumn="1" w:lastColumn="0" w:oddVBand="0" w:evenVBand="0" w:oddHBand="0" w:evenHBand="0" w:firstRowFirstColumn="0" w:firstRowLastColumn="0" w:lastRowFirstColumn="0" w:lastRowLastColumn="0"/>
            <w:tcW w:w="1353" w:type="dxa"/>
          </w:tcPr>
          <w:p w14:paraId="35001A56" w14:textId="77263549" w:rsidR="00924DA1" w:rsidRDefault="00924DA1" w:rsidP="00924DA1">
            <w:pPr>
              <w:pStyle w:val="TABLE-cell"/>
              <w:rPr>
                <w:ins w:id="12844" w:author="Bardini, Richard A" w:date="2018-03-21T03:16:00Z"/>
              </w:rPr>
            </w:pPr>
            <w:ins w:id="12845" w:author="Bardini, Richard A" w:date="2018-03-21T03:16:00Z">
              <w:r>
                <w:t>Average message size -rx</w:t>
              </w:r>
            </w:ins>
          </w:p>
        </w:tc>
        <w:tc>
          <w:tcPr>
            <w:tcW w:w="1035" w:type="dxa"/>
          </w:tcPr>
          <w:p w14:paraId="5FFF2DA8" w14:textId="0FD72D28"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46" w:author="Bardini, Richard A" w:date="2018-03-21T03:16:00Z"/>
              </w:rPr>
            </w:pPr>
            <w:ins w:id="12847" w:author="Bardini, Richard A" w:date="2018-03-21T03:16:00Z">
              <w:r>
                <w:t>amsrx</w:t>
              </w:r>
            </w:ins>
          </w:p>
        </w:tc>
        <w:tc>
          <w:tcPr>
            <w:tcW w:w="842" w:type="dxa"/>
          </w:tcPr>
          <w:p w14:paraId="5B876CC2" w14:textId="4CEBFFEB"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48" w:author="Bardini, Richard A" w:date="2018-03-21T03:16:00Z"/>
              </w:rPr>
            </w:pPr>
            <w:ins w:id="12849" w:author="Bardini, Richard A" w:date="2018-03-21T03:16:00Z">
              <w:r>
                <w:t>integer</w:t>
              </w:r>
            </w:ins>
          </w:p>
        </w:tc>
        <w:tc>
          <w:tcPr>
            <w:tcW w:w="1254" w:type="dxa"/>
          </w:tcPr>
          <w:p w14:paraId="75642970" w14:textId="14C5B08B"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50" w:author="Bardini, Richard A" w:date="2018-03-21T03:16:00Z"/>
              </w:rPr>
            </w:pPr>
            <w:ins w:id="12851" w:author="Bardini, Richard A" w:date="2018-03-21T03:16:00Z">
              <w:r>
                <w:t>bytes</w:t>
              </w:r>
            </w:ins>
          </w:p>
        </w:tc>
        <w:tc>
          <w:tcPr>
            <w:tcW w:w="639" w:type="dxa"/>
          </w:tcPr>
          <w:p w14:paraId="1E969B29" w14:textId="7F12739F"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52" w:author="Bardini, Richard A" w:date="2018-03-21T03:16:00Z"/>
              </w:rPr>
            </w:pPr>
            <w:ins w:id="12853" w:author="Bardini, Richard A" w:date="2018-03-21T03:16:00Z">
              <w:r>
                <w:t>bytes</w:t>
              </w:r>
            </w:ins>
          </w:p>
        </w:tc>
        <w:tc>
          <w:tcPr>
            <w:tcW w:w="780" w:type="dxa"/>
          </w:tcPr>
          <w:p w14:paraId="12CB35E9" w14:textId="01EAA4A2"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54" w:author="Bardini, Richard A" w:date="2018-03-21T03:16:00Z"/>
              </w:rPr>
            </w:pPr>
            <w:ins w:id="12855" w:author="Bardini, Richard A" w:date="2018-03-21T03:16:00Z">
              <w:r>
                <w:t>R</w:t>
              </w:r>
            </w:ins>
          </w:p>
        </w:tc>
        <w:tc>
          <w:tcPr>
            <w:tcW w:w="1044" w:type="dxa"/>
          </w:tcPr>
          <w:p w14:paraId="18DFE019" w14:textId="21BA96B9"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56" w:author="Bardini, Richard A" w:date="2018-03-21T03:16:00Z"/>
              </w:rPr>
            </w:pPr>
            <w:ins w:id="12857" w:author="Bardini, Richard A" w:date="2018-03-21T03:16:00Z">
              <w:r>
                <w:t>no</w:t>
              </w:r>
            </w:ins>
          </w:p>
        </w:tc>
        <w:tc>
          <w:tcPr>
            <w:tcW w:w="3743" w:type="dxa"/>
          </w:tcPr>
          <w:p w14:paraId="5FA4D840" w14:textId="0E34EFB5" w:rsidR="00924DA1" w:rsidRDefault="00924DA1" w:rsidP="00924DA1">
            <w:pPr>
              <w:pStyle w:val="TABLE-cell"/>
              <w:cnfStyle w:val="000000100000" w:firstRow="0" w:lastRow="0" w:firstColumn="0" w:lastColumn="0" w:oddVBand="0" w:evenVBand="0" w:oddHBand="1" w:evenHBand="0" w:firstRowFirstColumn="0" w:firstRowLastColumn="0" w:lastRowFirstColumn="0" w:lastRowLastColumn="0"/>
              <w:rPr>
                <w:ins w:id="12858" w:author="Bardini, Richard A" w:date="2018-03-21T03:16:00Z"/>
              </w:rPr>
            </w:pPr>
            <w:ins w:id="12859" w:author="Bardini, Richard A" w:date="2018-03-21T03:16:00Z">
              <w:r>
                <w:t xml:space="preserve">Average received message size e.g   </w:t>
              </w:r>
              <w:proofErr w:type="gramStart"/>
              <w:r>
                <w:t>AVT(</w:t>
              </w:r>
              <w:proofErr w:type="gramEnd"/>
              <w:r>
                <w:t xml:space="preserve"> rx) in the collection period.</w:t>
              </w:r>
            </w:ins>
          </w:p>
        </w:tc>
      </w:tr>
    </w:tbl>
    <w:p w14:paraId="5DDF603C" w14:textId="77777777" w:rsidR="00D17B37" w:rsidRDefault="00D17B37" w:rsidP="00D17B37">
      <w:pPr>
        <w:rPr>
          <w:ins w:id="12860" w:author="Bardini, Richard A" w:date="2018-03-20T09:27:00Z"/>
        </w:rPr>
      </w:pPr>
    </w:p>
    <w:p w14:paraId="2770EC86" w14:textId="52968874" w:rsidR="0008257B" w:rsidRDefault="0008257B" w:rsidP="0008257B">
      <w:pPr>
        <w:pStyle w:val="PARAGRAPH"/>
        <w:rPr>
          <w:ins w:id="12861" w:author="Bardini, Richard A" w:date="2018-03-21T03:18:00Z"/>
        </w:rPr>
      </w:pPr>
      <w:ins w:id="12862" w:author="Bardini, Richard A" w:date="2018-03-21T03:18:00Z">
        <w:r>
          <w:t>Examples of typical used values for ianaifType are 71 (ieee80211) for Wi-Fi and 6 (ethernetCsmacd) for Ethernet.</w:t>
        </w:r>
      </w:ins>
    </w:p>
    <w:p w14:paraId="0DC21090" w14:textId="6FC90828" w:rsidR="00D17B37" w:rsidRDefault="0008257B" w:rsidP="0008257B">
      <w:pPr>
        <w:pStyle w:val="PARAGRAPH"/>
        <w:rPr>
          <w:ins w:id="12863" w:author="Bardini, Richard A" w:date="2018-03-21T03:19:00Z"/>
        </w:rPr>
      </w:pPr>
      <w:ins w:id="12864" w:author="Bardini, Richard A" w:date="2018-03-21T03:18:00Z">
        <w:r>
          <w:t xml:space="preserve">A Device should start collecting network monitoring data when receiving an UPDATE </w:t>
        </w:r>
      </w:ins>
      <w:ins w:id="12865" w:author="Bardini, Richard A" w:date="2018-03-21T03:19:00Z">
        <w:r w:rsidR="00FC67A1">
          <w:t>operation</w:t>
        </w:r>
      </w:ins>
      <w:ins w:id="12866" w:author="Bardini, Richard A" w:date="2018-03-21T03:18:00Z">
        <w:r>
          <w:t xml:space="preserve"> with the parameter "col" = true. A Device should stop collecting network data when receiving an UPDATE </w:t>
        </w:r>
      </w:ins>
      <w:ins w:id="12867" w:author="Bardini, Richard A" w:date="2018-03-21T03:19:00Z">
        <w:r w:rsidR="00FC67A1">
          <w:t>operation</w:t>
        </w:r>
      </w:ins>
      <w:ins w:id="12868" w:author="Bardini, Richard A" w:date="2018-03-21T03:18:00Z">
        <w:r>
          <w:t xml:space="preserve"> with parameter "col" = false. The collected network data should be reset when an UPDATE </w:t>
        </w:r>
      </w:ins>
      <w:ins w:id="12869" w:author="Bardini, Richard A" w:date="2018-03-21T03:19:00Z">
        <w:r w:rsidR="00FC67A1">
          <w:t>operation</w:t>
        </w:r>
      </w:ins>
      <w:ins w:id="12870" w:author="Bardini, Richard A" w:date="2018-03-21T03:18:00Z">
        <w:r>
          <w:t xml:space="preserve"> with parameter "reset" = true is received, if the parameter "reset" is false </w:t>
        </w:r>
        <w:r>
          <w:lastRenderedPageBreak/>
          <w:t>then the values should not be reset.</w:t>
        </w:r>
      </w:ins>
      <w:ins w:id="12871" w:author="Bardini, Richard A" w:date="2018-03-21T03:25:00Z">
        <w:r w:rsidR="00FC67A1">
          <w:t xml:space="preserve"> </w:t>
        </w:r>
      </w:ins>
      <w:ins w:id="12872" w:author="Bardini, Richard A" w:date="2018-03-21T03:26:00Z">
        <w:r w:rsidR="00FC67A1">
          <w:fldChar w:fldCharType="begin"/>
        </w:r>
        <w:r w:rsidR="00FC67A1">
          <w:instrText xml:space="preserve"> REF _Ref509366091 \h </w:instrText>
        </w:r>
      </w:ins>
      <w:r w:rsidR="00FC67A1">
        <w:fldChar w:fldCharType="separate"/>
      </w:r>
      <w:ins w:id="12873" w:author="Bardini, Richard A" w:date="2018-03-21T03:20:00Z">
        <w:r w:rsidR="00370B4E" w:rsidRPr="00897643">
          <w:t xml:space="preserve">Figure </w:t>
        </w:r>
      </w:ins>
      <w:r w:rsidR="00370B4E">
        <w:rPr>
          <w:noProof/>
        </w:rPr>
        <w:t>20</w:t>
      </w:r>
      <w:ins w:id="12874" w:author="Bardini, Richard A" w:date="2018-03-21T03:26:00Z">
        <w:r w:rsidR="00FC67A1">
          <w:fldChar w:fldCharType="end"/>
        </w:r>
        <w:r w:rsidR="00FC67A1">
          <w:t xml:space="preserve"> illustrates the i</w:t>
        </w:r>
        <w:r w:rsidR="00FC67A1" w:rsidRPr="00FC67A1">
          <w:t xml:space="preserve">nteractions with the network monitoring </w:t>
        </w:r>
        <w:r w:rsidR="00FC67A1">
          <w:t>R</w:t>
        </w:r>
        <w:r w:rsidR="00FC67A1" w:rsidRPr="00FC67A1">
          <w:t>esource</w:t>
        </w:r>
      </w:ins>
    </w:p>
    <w:p w14:paraId="495BAACF" w14:textId="77777777" w:rsidR="00FC67A1" w:rsidRDefault="00FC67A1" w:rsidP="00FC67A1">
      <w:pPr>
        <w:pStyle w:val="PlantUML"/>
        <w:rPr>
          <w:ins w:id="12875" w:author="Bardini, Richard A" w:date="2018-03-21T03:20:00Z"/>
        </w:rPr>
      </w:pPr>
      <w:ins w:id="12876" w:author="Bardini, Richard A" w:date="2018-03-21T03:20:00Z">
        <w:r>
          <w:t>@startuml</w:t>
        </w:r>
      </w:ins>
    </w:p>
    <w:p w14:paraId="5CB4926D" w14:textId="77777777" w:rsidR="00FC67A1" w:rsidRDefault="00FC67A1" w:rsidP="00FC67A1">
      <w:pPr>
        <w:pStyle w:val="PlantUML"/>
        <w:rPr>
          <w:ins w:id="12877" w:author="Bardini, Richard A" w:date="2018-03-21T03:20:00Z"/>
        </w:rPr>
      </w:pPr>
    </w:p>
    <w:p w14:paraId="16624787" w14:textId="77777777" w:rsidR="00FC67A1" w:rsidRPr="00897643" w:rsidRDefault="00FC67A1" w:rsidP="00FC67A1">
      <w:pPr>
        <w:pStyle w:val="PlantUML"/>
        <w:rPr>
          <w:ins w:id="12878" w:author="Bardini, Richard A" w:date="2018-03-21T03:20:00Z"/>
        </w:rPr>
      </w:pPr>
      <w:ins w:id="12879" w:author="Bardini, Richard A" w:date="2018-03-21T03:20:00Z">
        <w:r w:rsidRPr="00897643">
          <w:t>hide footbox</w:t>
        </w:r>
      </w:ins>
    </w:p>
    <w:p w14:paraId="535EB70C" w14:textId="77777777" w:rsidR="00FC67A1" w:rsidRPr="00897643" w:rsidRDefault="00FC67A1" w:rsidP="00FC67A1">
      <w:pPr>
        <w:pStyle w:val="PlantUML"/>
        <w:rPr>
          <w:ins w:id="12880" w:author="Bardini, Richard A" w:date="2018-03-21T03:20:00Z"/>
        </w:rPr>
      </w:pPr>
      <w:ins w:id="12881" w:author="Bardini, Richard A" w:date="2018-03-21T03:20:00Z">
        <w:r>
          <w:t>participant "&lt;b&gt;Client&lt;/b&gt;</w:t>
        </w:r>
        <w:r w:rsidRPr="00897643">
          <w:t xml:space="preserve">" as Client </w:t>
        </w:r>
      </w:ins>
    </w:p>
    <w:p w14:paraId="73A11941" w14:textId="77777777" w:rsidR="00FC67A1" w:rsidRPr="00897643" w:rsidRDefault="00FC67A1" w:rsidP="00FC67A1">
      <w:pPr>
        <w:pStyle w:val="PlantUML"/>
        <w:rPr>
          <w:ins w:id="12882" w:author="Bardini, Richard A" w:date="2018-03-21T03:20:00Z"/>
        </w:rPr>
      </w:pPr>
      <w:ins w:id="12883" w:author="Bardini, Richard A" w:date="2018-03-21T03:20:00Z">
        <w:r>
          <w:t>participant "&lt;b&gt;Server&lt;/b&gt;"</w:t>
        </w:r>
        <w:r w:rsidRPr="00897643">
          <w:t xml:space="preserve"> as Server</w:t>
        </w:r>
      </w:ins>
    </w:p>
    <w:p w14:paraId="0652C0E9" w14:textId="77777777" w:rsidR="00FC67A1" w:rsidRDefault="00FC67A1" w:rsidP="00FC67A1">
      <w:pPr>
        <w:pStyle w:val="PlantUML"/>
        <w:rPr>
          <w:ins w:id="12884" w:author="Bardini, Richard A" w:date="2018-03-21T03:20:00Z"/>
        </w:rPr>
      </w:pPr>
    </w:p>
    <w:p w14:paraId="2FBF6C82" w14:textId="77777777" w:rsidR="00FC67A1" w:rsidRPr="00897643" w:rsidRDefault="00FC67A1" w:rsidP="00FC67A1">
      <w:pPr>
        <w:pStyle w:val="PlantUML"/>
        <w:rPr>
          <w:ins w:id="12885" w:author="Bardini, Richard A" w:date="2018-03-21T03:20:00Z"/>
        </w:rPr>
      </w:pPr>
      <w:ins w:id="12886" w:author="Bardini, Richard A" w:date="2018-03-21T03:20:00Z">
        <w:r w:rsidRPr="000D1311">
          <w:t>== initiate collecting data ==</w:t>
        </w:r>
      </w:ins>
    </w:p>
    <w:p w14:paraId="5DB2841A" w14:textId="77777777" w:rsidR="00FC67A1" w:rsidRPr="00897643" w:rsidRDefault="00FC67A1" w:rsidP="00FC67A1">
      <w:pPr>
        <w:pStyle w:val="PlantUML"/>
        <w:rPr>
          <w:ins w:id="12887" w:author="Bardini, Richard A" w:date="2018-03-21T03:20:00Z"/>
        </w:rPr>
      </w:pPr>
      <w:ins w:id="12888" w:author="Bardini, Richard A" w:date="2018-03-21T03:20:00Z">
        <w:r>
          <w:t xml:space="preserve">Client-&gt;Server: </w:t>
        </w:r>
        <w:r w:rsidRPr="00897643">
          <w:t>UPDATE Request</w:t>
        </w:r>
        <w:r>
          <w:t xml:space="preserve"> ("col" = true, "reset" = true)</w:t>
        </w:r>
      </w:ins>
    </w:p>
    <w:p w14:paraId="2482C139" w14:textId="77777777" w:rsidR="00FC67A1" w:rsidRPr="00897643" w:rsidRDefault="00FC67A1" w:rsidP="00FC67A1">
      <w:pPr>
        <w:pStyle w:val="PlantUML"/>
        <w:rPr>
          <w:ins w:id="12889" w:author="Bardini, Richard A" w:date="2018-03-21T03:20:00Z"/>
        </w:rPr>
      </w:pPr>
      <w:ins w:id="12890" w:author="Bardini, Richard A" w:date="2018-03-21T03:20:00Z">
        <w:r w:rsidRPr="00897643">
          <w:t>Rnote over Server</w:t>
        </w:r>
      </w:ins>
    </w:p>
    <w:p w14:paraId="473B7123" w14:textId="77777777" w:rsidR="00FC67A1" w:rsidRDefault="00FC67A1" w:rsidP="00FC67A1">
      <w:pPr>
        <w:pStyle w:val="PlantUML"/>
        <w:rPr>
          <w:ins w:id="12891" w:author="Bardini, Richard A" w:date="2018-03-21T03:20:00Z"/>
        </w:rPr>
      </w:pPr>
      <w:ins w:id="12892" w:author="Bardini, Richard A" w:date="2018-03-21T03:20:00Z">
        <w:r>
          <w:t xml:space="preserve">Start collecting network information, </w:t>
        </w:r>
      </w:ins>
    </w:p>
    <w:p w14:paraId="4E7025DA" w14:textId="77777777" w:rsidR="00FC67A1" w:rsidRPr="00897643" w:rsidRDefault="00FC67A1" w:rsidP="00FC67A1">
      <w:pPr>
        <w:pStyle w:val="PlantUML"/>
        <w:rPr>
          <w:ins w:id="12893" w:author="Bardini, Richard A" w:date="2018-03-21T03:20:00Z"/>
        </w:rPr>
      </w:pPr>
      <w:ins w:id="12894" w:author="Bardini, Richard A" w:date="2018-03-21T03:20:00Z">
        <w:r>
          <w:t>current data is reset</w:t>
        </w:r>
      </w:ins>
    </w:p>
    <w:p w14:paraId="3F6909BE" w14:textId="77777777" w:rsidR="00FC67A1" w:rsidRPr="00897643" w:rsidRDefault="00FC67A1" w:rsidP="00FC67A1">
      <w:pPr>
        <w:pStyle w:val="PlantUML"/>
        <w:rPr>
          <w:ins w:id="12895" w:author="Bardini, Richard A" w:date="2018-03-21T03:20:00Z"/>
        </w:rPr>
      </w:pPr>
      <w:ins w:id="12896" w:author="Bardini, Richard A" w:date="2018-03-21T03:20:00Z">
        <w:r w:rsidRPr="00897643">
          <w:t>End rnote</w:t>
        </w:r>
      </w:ins>
    </w:p>
    <w:p w14:paraId="3BA786EE" w14:textId="77777777" w:rsidR="00FC67A1" w:rsidRDefault="00FC67A1" w:rsidP="00FC67A1">
      <w:pPr>
        <w:pStyle w:val="PlantUML"/>
        <w:rPr>
          <w:ins w:id="12897" w:author="Bardini, Richard A" w:date="2018-03-21T03:20:00Z"/>
        </w:rPr>
      </w:pPr>
      <w:ins w:id="12898" w:author="Bardini, Richard A" w:date="2018-03-21T03:20:00Z">
        <w:r>
          <w:t xml:space="preserve">Server--&gt;Client: </w:t>
        </w:r>
        <w:r w:rsidRPr="00897643">
          <w:t>UPDATE Response</w:t>
        </w:r>
      </w:ins>
    </w:p>
    <w:p w14:paraId="24F02830" w14:textId="77777777" w:rsidR="00FC67A1" w:rsidRDefault="00FC67A1" w:rsidP="00FC67A1">
      <w:pPr>
        <w:pStyle w:val="PlantUML"/>
        <w:rPr>
          <w:ins w:id="12899" w:author="Bardini, Richard A" w:date="2018-03-21T03:20:00Z"/>
        </w:rPr>
      </w:pPr>
    </w:p>
    <w:p w14:paraId="2C42771B" w14:textId="77777777" w:rsidR="00FC67A1" w:rsidRDefault="00FC67A1" w:rsidP="00FC67A1">
      <w:pPr>
        <w:pStyle w:val="PlantUML"/>
        <w:rPr>
          <w:ins w:id="12900" w:author="Bardini, Richard A" w:date="2018-03-21T03:20:00Z"/>
        </w:rPr>
      </w:pPr>
      <w:ins w:id="12901" w:author="Bardini, Richard A" w:date="2018-03-21T03:20:00Z">
        <w:r w:rsidRPr="000D1311">
          <w:t>== retrieve collected data during collection ==</w:t>
        </w:r>
      </w:ins>
    </w:p>
    <w:p w14:paraId="0CE00D18" w14:textId="77777777" w:rsidR="00FC67A1" w:rsidRPr="00897643" w:rsidRDefault="00FC67A1" w:rsidP="00FC67A1">
      <w:pPr>
        <w:pStyle w:val="PlantUML"/>
        <w:rPr>
          <w:ins w:id="12902" w:author="Bardini, Richard A" w:date="2018-03-21T03:20:00Z"/>
        </w:rPr>
      </w:pPr>
      <w:ins w:id="12903" w:author="Bardini, Richard A" w:date="2018-03-21T03:20:00Z">
        <w:r>
          <w:t>Client-&gt;Server: RETRIEVE</w:t>
        </w:r>
        <w:r w:rsidRPr="00897643">
          <w:t xml:space="preserve"> Request</w:t>
        </w:r>
        <w:r>
          <w:t xml:space="preserve"> </w:t>
        </w:r>
      </w:ins>
    </w:p>
    <w:p w14:paraId="0A6313BC" w14:textId="77777777" w:rsidR="00FC67A1" w:rsidRDefault="00FC67A1" w:rsidP="00FC67A1">
      <w:pPr>
        <w:pStyle w:val="PlantUML"/>
        <w:rPr>
          <w:ins w:id="12904" w:author="Bardini, Richard A" w:date="2018-03-21T03:20:00Z"/>
        </w:rPr>
      </w:pPr>
      <w:ins w:id="12905" w:author="Bardini, Richard A" w:date="2018-03-21T03:20:00Z">
        <w:r>
          <w:t>Server--&gt;Client: RETRIEVE</w:t>
        </w:r>
        <w:r w:rsidRPr="00897643">
          <w:t xml:space="preserve"> Response</w:t>
        </w:r>
        <w:r>
          <w:t xml:space="preserve"> (current network statistics)</w:t>
        </w:r>
      </w:ins>
    </w:p>
    <w:p w14:paraId="15F8C7C0" w14:textId="77777777" w:rsidR="00FC67A1" w:rsidRDefault="00FC67A1" w:rsidP="00FC67A1">
      <w:pPr>
        <w:pStyle w:val="PlantUML"/>
        <w:rPr>
          <w:ins w:id="12906" w:author="Bardini, Richard A" w:date="2018-03-21T03:20:00Z"/>
        </w:rPr>
      </w:pPr>
    </w:p>
    <w:p w14:paraId="0413C9ED" w14:textId="77777777" w:rsidR="00FC67A1" w:rsidRPr="00897643" w:rsidRDefault="00FC67A1" w:rsidP="00FC67A1">
      <w:pPr>
        <w:pStyle w:val="PlantUML"/>
        <w:rPr>
          <w:ins w:id="12907" w:author="Bardini, Richard A" w:date="2018-03-21T03:20:00Z"/>
        </w:rPr>
      </w:pPr>
      <w:ins w:id="12908" w:author="Bardini, Richard A" w:date="2018-03-21T03:20:00Z">
        <w:r w:rsidRPr="000D1311">
          <w:t>== restart collecting data ==</w:t>
        </w:r>
      </w:ins>
    </w:p>
    <w:p w14:paraId="06362CEB" w14:textId="77777777" w:rsidR="00FC67A1" w:rsidRPr="00897643" w:rsidRDefault="00FC67A1" w:rsidP="00FC67A1">
      <w:pPr>
        <w:pStyle w:val="PlantUML"/>
        <w:rPr>
          <w:ins w:id="12909" w:author="Bardini, Richard A" w:date="2018-03-21T03:20:00Z"/>
        </w:rPr>
      </w:pPr>
      <w:ins w:id="12910" w:author="Bardini, Richard A" w:date="2018-03-21T03:20:00Z">
        <w:r>
          <w:t xml:space="preserve">Client-&gt;Server: </w:t>
        </w:r>
        <w:r w:rsidRPr="00897643">
          <w:t>UPDATE Request</w:t>
        </w:r>
        <w:r>
          <w:t xml:space="preserve"> ("col" = true, "reset" = true)</w:t>
        </w:r>
      </w:ins>
    </w:p>
    <w:p w14:paraId="6765E01A" w14:textId="77777777" w:rsidR="00FC67A1" w:rsidRPr="00897643" w:rsidRDefault="00FC67A1" w:rsidP="00FC67A1">
      <w:pPr>
        <w:pStyle w:val="PlantUML"/>
        <w:rPr>
          <w:ins w:id="12911" w:author="Bardini, Richard A" w:date="2018-03-21T03:20:00Z"/>
        </w:rPr>
      </w:pPr>
      <w:ins w:id="12912" w:author="Bardini, Richard A" w:date="2018-03-21T03:20:00Z">
        <w:r w:rsidRPr="00897643">
          <w:t>Rnote over Server</w:t>
        </w:r>
      </w:ins>
    </w:p>
    <w:p w14:paraId="4A533025" w14:textId="77777777" w:rsidR="00FC67A1" w:rsidRDefault="00FC67A1" w:rsidP="00FC67A1">
      <w:pPr>
        <w:pStyle w:val="PlantUML"/>
        <w:rPr>
          <w:ins w:id="12913" w:author="Bardini, Richard A" w:date="2018-03-21T03:20:00Z"/>
        </w:rPr>
      </w:pPr>
      <w:ins w:id="12914" w:author="Bardini, Richard A" w:date="2018-03-21T03:20:00Z">
        <w:r>
          <w:t xml:space="preserve">Restart collecting network information, </w:t>
        </w:r>
      </w:ins>
    </w:p>
    <w:p w14:paraId="746AC817" w14:textId="77777777" w:rsidR="00FC67A1" w:rsidRPr="00897643" w:rsidRDefault="00FC67A1" w:rsidP="00FC67A1">
      <w:pPr>
        <w:pStyle w:val="PlantUML"/>
        <w:rPr>
          <w:ins w:id="12915" w:author="Bardini, Richard A" w:date="2018-03-21T03:20:00Z"/>
        </w:rPr>
      </w:pPr>
      <w:ins w:id="12916" w:author="Bardini, Richard A" w:date="2018-03-21T03:20:00Z">
        <w:r>
          <w:t>current data is reset</w:t>
        </w:r>
      </w:ins>
    </w:p>
    <w:p w14:paraId="3F8B1397" w14:textId="77777777" w:rsidR="00FC67A1" w:rsidRPr="00897643" w:rsidRDefault="00FC67A1" w:rsidP="00FC67A1">
      <w:pPr>
        <w:pStyle w:val="PlantUML"/>
        <w:rPr>
          <w:ins w:id="12917" w:author="Bardini, Richard A" w:date="2018-03-21T03:20:00Z"/>
        </w:rPr>
      </w:pPr>
      <w:ins w:id="12918" w:author="Bardini, Richard A" w:date="2018-03-21T03:20:00Z">
        <w:r w:rsidRPr="00897643">
          <w:t>End rnote</w:t>
        </w:r>
      </w:ins>
    </w:p>
    <w:p w14:paraId="557B5DCC" w14:textId="77777777" w:rsidR="00FC67A1" w:rsidRDefault="00FC67A1" w:rsidP="00FC67A1">
      <w:pPr>
        <w:pStyle w:val="PlantUML"/>
        <w:rPr>
          <w:ins w:id="12919" w:author="Bardini, Richard A" w:date="2018-03-21T03:20:00Z"/>
        </w:rPr>
      </w:pPr>
      <w:ins w:id="12920" w:author="Bardini, Richard A" w:date="2018-03-21T03:20:00Z">
        <w:r>
          <w:t xml:space="preserve">Server--&gt;Client: </w:t>
        </w:r>
        <w:r w:rsidRPr="00897643">
          <w:t>UPDATE Response</w:t>
        </w:r>
      </w:ins>
    </w:p>
    <w:p w14:paraId="78CA420F" w14:textId="77777777" w:rsidR="00FC67A1" w:rsidRDefault="00FC67A1" w:rsidP="00FC67A1">
      <w:pPr>
        <w:pStyle w:val="PlantUML"/>
        <w:rPr>
          <w:ins w:id="12921" w:author="Bardini, Richard A" w:date="2018-03-21T03:20:00Z"/>
        </w:rPr>
      </w:pPr>
    </w:p>
    <w:p w14:paraId="02552952" w14:textId="77777777" w:rsidR="00FC67A1" w:rsidRDefault="00FC67A1" w:rsidP="00FC67A1">
      <w:pPr>
        <w:pStyle w:val="PlantUML"/>
        <w:rPr>
          <w:ins w:id="12922" w:author="Bardini, Richard A" w:date="2018-03-21T03:20:00Z"/>
        </w:rPr>
      </w:pPr>
      <w:ins w:id="12923" w:author="Bardini, Richard A" w:date="2018-03-21T03:20:00Z">
        <w:r w:rsidRPr="000D1311">
          <w:t>== stop collecting data ==</w:t>
        </w:r>
      </w:ins>
    </w:p>
    <w:p w14:paraId="181EE99C" w14:textId="77777777" w:rsidR="00FC67A1" w:rsidRPr="00897643" w:rsidRDefault="00FC67A1" w:rsidP="00FC67A1">
      <w:pPr>
        <w:pStyle w:val="PlantUML"/>
        <w:rPr>
          <w:ins w:id="12924" w:author="Bardini, Richard A" w:date="2018-03-21T03:20:00Z"/>
        </w:rPr>
      </w:pPr>
      <w:ins w:id="12925" w:author="Bardini, Richard A" w:date="2018-03-21T03:20:00Z">
        <w:r>
          <w:t xml:space="preserve">Client-&gt;Server: </w:t>
        </w:r>
        <w:r w:rsidRPr="00897643">
          <w:t>UPDATE Request</w:t>
        </w:r>
        <w:r>
          <w:t xml:space="preserve"> ("col" = false, "reset" = false)</w:t>
        </w:r>
      </w:ins>
    </w:p>
    <w:p w14:paraId="74F4CFB3" w14:textId="77777777" w:rsidR="00FC67A1" w:rsidRPr="00897643" w:rsidRDefault="00FC67A1" w:rsidP="00FC67A1">
      <w:pPr>
        <w:pStyle w:val="PlantUML"/>
        <w:rPr>
          <w:ins w:id="12926" w:author="Bardini, Richard A" w:date="2018-03-21T03:20:00Z"/>
        </w:rPr>
      </w:pPr>
      <w:ins w:id="12927" w:author="Bardini, Richard A" w:date="2018-03-21T03:20:00Z">
        <w:r w:rsidRPr="00897643">
          <w:t>Rnote over Server</w:t>
        </w:r>
      </w:ins>
    </w:p>
    <w:p w14:paraId="6ED1088D" w14:textId="77777777" w:rsidR="00FC67A1" w:rsidRDefault="00FC67A1" w:rsidP="00FC67A1">
      <w:pPr>
        <w:pStyle w:val="PlantUML"/>
        <w:rPr>
          <w:ins w:id="12928" w:author="Bardini, Richard A" w:date="2018-03-21T03:20:00Z"/>
        </w:rPr>
      </w:pPr>
      <w:ins w:id="12929" w:author="Bardini, Richard A" w:date="2018-03-21T03:20:00Z">
        <w:r>
          <w:t xml:space="preserve">collecting network information is stopped, </w:t>
        </w:r>
      </w:ins>
    </w:p>
    <w:p w14:paraId="6441F33F" w14:textId="77777777" w:rsidR="00FC67A1" w:rsidRPr="00897643" w:rsidRDefault="00FC67A1" w:rsidP="00FC67A1">
      <w:pPr>
        <w:pStyle w:val="PlantUML"/>
        <w:rPr>
          <w:ins w:id="12930" w:author="Bardini, Richard A" w:date="2018-03-21T03:20:00Z"/>
        </w:rPr>
      </w:pPr>
      <w:ins w:id="12931" w:author="Bardini, Richard A" w:date="2018-03-21T03:20:00Z">
        <w:r>
          <w:t>last collected data is still available</w:t>
        </w:r>
      </w:ins>
    </w:p>
    <w:p w14:paraId="511D92A0" w14:textId="77777777" w:rsidR="00FC67A1" w:rsidRPr="00897643" w:rsidRDefault="00FC67A1" w:rsidP="00FC67A1">
      <w:pPr>
        <w:pStyle w:val="PlantUML"/>
        <w:rPr>
          <w:ins w:id="12932" w:author="Bardini, Richard A" w:date="2018-03-21T03:20:00Z"/>
        </w:rPr>
      </w:pPr>
      <w:ins w:id="12933" w:author="Bardini, Richard A" w:date="2018-03-21T03:20:00Z">
        <w:r w:rsidRPr="00897643">
          <w:t>End rnote</w:t>
        </w:r>
      </w:ins>
    </w:p>
    <w:p w14:paraId="768EDCB0" w14:textId="77777777" w:rsidR="00FC67A1" w:rsidRDefault="00FC67A1" w:rsidP="00FC67A1">
      <w:pPr>
        <w:pStyle w:val="PlantUML"/>
        <w:rPr>
          <w:ins w:id="12934" w:author="Bardini, Richard A" w:date="2018-03-21T03:20:00Z"/>
        </w:rPr>
      </w:pPr>
      <w:ins w:id="12935" w:author="Bardini, Richard A" w:date="2018-03-21T03:20:00Z">
        <w:r>
          <w:t xml:space="preserve">Server--&gt;Client: </w:t>
        </w:r>
        <w:r w:rsidRPr="00897643">
          <w:t>UPDATE Response</w:t>
        </w:r>
      </w:ins>
    </w:p>
    <w:p w14:paraId="61B54099" w14:textId="77777777" w:rsidR="00FC67A1" w:rsidRDefault="00FC67A1" w:rsidP="00FC67A1">
      <w:pPr>
        <w:pStyle w:val="PlantUML"/>
        <w:rPr>
          <w:ins w:id="12936" w:author="Bardini, Richard A" w:date="2018-03-21T03:20:00Z"/>
        </w:rPr>
      </w:pPr>
    </w:p>
    <w:p w14:paraId="017C26BF" w14:textId="77777777" w:rsidR="00FC67A1" w:rsidRPr="000D1311" w:rsidRDefault="00FC67A1" w:rsidP="00FC67A1">
      <w:pPr>
        <w:pStyle w:val="PlantUML"/>
        <w:rPr>
          <w:ins w:id="12937" w:author="Bardini, Richard A" w:date="2018-03-21T03:20:00Z"/>
        </w:rPr>
      </w:pPr>
      <w:ins w:id="12938" w:author="Bardini, Richard A" w:date="2018-03-21T03:20:00Z">
        <w:r w:rsidRPr="000D1311">
          <w:t>== retrieve collected data after stopped ==</w:t>
        </w:r>
      </w:ins>
    </w:p>
    <w:p w14:paraId="12E715DA" w14:textId="77777777" w:rsidR="00FC67A1" w:rsidRPr="000D1311" w:rsidRDefault="00FC67A1" w:rsidP="00FC67A1">
      <w:pPr>
        <w:pStyle w:val="PlantUML"/>
        <w:rPr>
          <w:ins w:id="12939" w:author="Bardini, Richard A" w:date="2018-03-21T03:20:00Z"/>
        </w:rPr>
      </w:pPr>
      <w:ins w:id="12940" w:author="Bardini, Richard A" w:date="2018-03-21T03:20:00Z">
        <w:r w:rsidRPr="000D1311">
          <w:t xml:space="preserve">Client -&gt; Server: RETRIEVE Request </w:t>
        </w:r>
      </w:ins>
    </w:p>
    <w:p w14:paraId="463E02F8" w14:textId="77777777" w:rsidR="00FC67A1" w:rsidRDefault="00FC67A1" w:rsidP="00FC67A1">
      <w:pPr>
        <w:pStyle w:val="PlantUML"/>
        <w:rPr>
          <w:ins w:id="12941" w:author="Bardini, Richard A" w:date="2018-03-21T03:20:00Z"/>
        </w:rPr>
      </w:pPr>
      <w:ins w:id="12942" w:author="Bardini, Richard A" w:date="2018-03-21T03:20:00Z">
        <w:r w:rsidRPr="000D1311">
          <w:t>Server -&gt; Client: RETRIEVE Response (current network statistics)</w:t>
        </w:r>
      </w:ins>
    </w:p>
    <w:p w14:paraId="5404C0F7" w14:textId="77777777" w:rsidR="00FC67A1" w:rsidRDefault="00FC67A1" w:rsidP="00FC67A1">
      <w:pPr>
        <w:pStyle w:val="PlantUML"/>
        <w:rPr>
          <w:ins w:id="12943" w:author="Bardini, Richard A" w:date="2018-03-21T03:20:00Z"/>
        </w:rPr>
      </w:pPr>
      <w:ins w:id="12944" w:author="Bardini, Richard A" w:date="2018-03-21T03:20:00Z">
        <w:r>
          <w:t>@enduml</w:t>
        </w:r>
      </w:ins>
    </w:p>
    <w:p w14:paraId="556BB638" w14:textId="77777777" w:rsidR="00FC67A1" w:rsidRPr="00897643" w:rsidRDefault="00FC67A1" w:rsidP="00FC67A1">
      <w:pPr>
        <w:pStyle w:val="PlantUMLImg"/>
        <w:rPr>
          <w:ins w:id="12945" w:author="Bardini, Richard A" w:date="2018-03-21T03:20:00Z"/>
        </w:rPr>
      </w:pPr>
      <w:ins w:id="12946" w:author="Bardini, Richard A" w:date="2018-03-21T03:20:00Z">
        <w:r>
          <w:rPr>
            <w:noProof/>
            <w:lang w:eastAsia="en-US"/>
          </w:rPr>
          <w:lastRenderedPageBreak/>
          <w:drawing>
            <wp:inline distT="0" distB="0" distL="0" distR="0" wp14:anchorId="7D142488" wp14:editId="08CA722A">
              <wp:extent cx="4638675" cy="7115175"/>
              <wp:effectExtent l="0" t="0" r="9525" b="9525"/>
              <wp:docPr id="243" name="Picture 24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6">
                        <a:extLst>
                          <a:ext uri="{28A0092B-C50C-407E-A947-70E740481C1C}">
                            <a14:useLocalDpi xmlns:a14="http://schemas.microsoft.com/office/drawing/2010/main" val="0"/>
                          </a:ext>
                        </a:extLst>
                      </a:blip>
                      <a:stretch>
                        <a:fillRect/>
                      </a:stretch>
                    </pic:blipFill>
                    <pic:spPr>
                      <a:xfrm>
                        <a:off x="0" y="0"/>
                        <a:ext cx="4638675" cy="7115175"/>
                      </a:xfrm>
                      <a:prstGeom prst="rect">
                        <a:avLst/>
                      </a:prstGeom>
                    </pic:spPr>
                  </pic:pic>
                </a:graphicData>
              </a:graphic>
            </wp:inline>
          </w:drawing>
        </w:r>
      </w:ins>
    </w:p>
    <w:p w14:paraId="203A712A" w14:textId="1F54A81A" w:rsidR="00FC67A1" w:rsidRPr="00897643" w:rsidRDefault="00FC67A1" w:rsidP="00FC67A1">
      <w:pPr>
        <w:pStyle w:val="FIGURE-title"/>
        <w:rPr>
          <w:ins w:id="12947" w:author="Bardini, Richard A" w:date="2018-03-21T03:20:00Z"/>
        </w:rPr>
      </w:pPr>
      <w:bookmarkStart w:id="12948" w:name="_Ref509366091"/>
      <w:bookmarkStart w:id="12949" w:name="_Toc498596355"/>
      <w:bookmarkStart w:id="12950" w:name="_Toc509367535"/>
      <w:ins w:id="12951" w:author="Bardini, Richard A" w:date="2018-03-21T03:20:00Z">
        <w:r w:rsidRPr="00897643">
          <w:t xml:space="preserve">Figure </w:t>
        </w:r>
        <w:r w:rsidRPr="00897643">
          <w:fldChar w:fldCharType="begin"/>
        </w:r>
        <w:r w:rsidRPr="00897643">
          <w:instrText xml:space="preserve"> SEQ Figure \* ARABIC </w:instrText>
        </w:r>
        <w:r w:rsidRPr="00897643">
          <w:fldChar w:fldCharType="separate"/>
        </w:r>
      </w:ins>
      <w:r w:rsidR="00370B4E">
        <w:rPr>
          <w:noProof/>
        </w:rPr>
        <w:t>20</w:t>
      </w:r>
      <w:ins w:id="12952" w:author="Bardini, Richard A" w:date="2018-03-21T03:20:00Z">
        <w:r w:rsidRPr="00897643">
          <w:rPr>
            <w:noProof/>
          </w:rPr>
          <w:fldChar w:fldCharType="end"/>
        </w:r>
        <w:bookmarkEnd w:id="12948"/>
        <w:r w:rsidRPr="00897643">
          <w:t xml:space="preserve">. </w:t>
        </w:r>
        <w:bookmarkEnd w:id="12949"/>
        <w:r>
          <w:t xml:space="preserve">Interactions with the network monitoring </w:t>
        </w:r>
      </w:ins>
      <w:ins w:id="12953" w:author="Bardini, Richard A" w:date="2018-03-21T03:27:00Z">
        <w:r>
          <w:t>R</w:t>
        </w:r>
      </w:ins>
      <w:ins w:id="12954" w:author="Bardini, Richard A" w:date="2018-03-21T03:20:00Z">
        <w:r>
          <w:t>esource</w:t>
        </w:r>
        <w:bookmarkEnd w:id="12950"/>
        <w:r w:rsidRPr="00897643">
          <w:t xml:space="preserve"> </w:t>
        </w:r>
      </w:ins>
    </w:p>
    <w:p w14:paraId="17255FD8" w14:textId="06C2F720" w:rsidR="00FC67A1" w:rsidRDefault="00FC67A1" w:rsidP="0008257B">
      <w:pPr>
        <w:pStyle w:val="PARAGRAPH"/>
        <w:rPr>
          <w:ins w:id="12955" w:author="Bardini, Richard A" w:date="2018-03-21T03:21:00Z"/>
        </w:rPr>
      </w:pPr>
      <w:ins w:id="12956" w:author="Bardini, Richard A" w:date="2018-03-21T03:21:00Z">
        <w:r w:rsidRPr="00FC67A1">
          <w:t xml:space="preserve">The state transition diagram for collecting or not collecting network information is described by </w:t>
        </w:r>
      </w:ins>
      <w:ins w:id="12957" w:author="Bardini, Richard A" w:date="2018-03-21T03:24:00Z">
        <w:r>
          <w:fldChar w:fldCharType="begin"/>
        </w:r>
        <w:r>
          <w:instrText xml:space="preserve"> REF _Ref509365979 \h </w:instrText>
        </w:r>
      </w:ins>
      <w:r>
        <w:fldChar w:fldCharType="separate"/>
      </w:r>
      <w:ins w:id="12958" w:author="Bardini, Richard A" w:date="2018-03-21T03:22:00Z">
        <w:r w:rsidR="00370B4E" w:rsidRPr="00897643">
          <w:rPr>
            <w:b/>
            <w:bCs/>
          </w:rPr>
          <w:t xml:space="preserve">Figure </w:t>
        </w:r>
      </w:ins>
      <w:r w:rsidR="00370B4E">
        <w:rPr>
          <w:noProof/>
        </w:rPr>
        <w:t>21</w:t>
      </w:r>
      <w:ins w:id="12959" w:author="Bardini, Richard A" w:date="2018-03-21T03:24:00Z">
        <w:r>
          <w:fldChar w:fldCharType="end"/>
        </w:r>
      </w:ins>
      <w:ins w:id="12960" w:author="Bardini, Richard A" w:date="2018-03-21T03:21:00Z">
        <w:r w:rsidRPr="00FC67A1">
          <w:t>.</w:t>
        </w:r>
      </w:ins>
    </w:p>
    <w:p w14:paraId="36AAF534" w14:textId="77777777" w:rsidR="00FC67A1" w:rsidRDefault="00FC67A1" w:rsidP="00FC67A1">
      <w:pPr>
        <w:pStyle w:val="PlantUML"/>
        <w:rPr>
          <w:ins w:id="12961" w:author="Bardini, Richard A" w:date="2018-03-21T03:22:00Z"/>
        </w:rPr>
      </w:pPr>
      <w:ins w:id="12962" w:author="Bardini, Richard A" w:date="2018-03-21T03:22:00Z">
        <w:r>
          <w:t>@startuml</w:t>
        </w:r>
      </w:ins>
    </w:p>
    <w:p w14:paraId="578D95D8" w14:textId="77777777" w:rsidR="00FC67A1" w:rsidRDefault="00FC67A1" w:rsidP="00FC67A1">
      <w:pPr>
        <w:pStyle w:val="PlantUML"/>
        <w:rPr>
          <w:ins w:id="12963" w:author="Bardini, Richard A" w:date="2018-03-21T03:22:00Z"/>
        </w:rPr>
      </w:pPr>
    </w:p>
    <w:p w14:paraId="6DBA6405" w14:textId="77777777" w:rsidR="00FC67A1" w:rsidRPr="008A7385" w:rsidRDefault="00FC67A1" w:rsidP="00FC67A1">
      <w:pPr>
        <w:pStyle w:val="PlantUML"/>
        <w:rPr>
          <w:ins w:id="12964" w:author="Bardini, Richard A" w:date="2018-03-21T03:22:00Z"/>
        </w:rPr>
      </w:pPr>
      <w:ins w:id="12965" w:author="Bardini, Richard A" w:date="2018-03-21T03:22:00Z">
        <w:r w:rsidRPr="008A7385">
          <w:lastRenderedPageBreak/>
          <w:t>[*] --&gt; not_collecting</w:t>
        </w:r>
      </w:ins>
    </w:p>
    <w:p w14:paraId="229C0AE1" w14:textId="77777777" w:rsidR="00FC67A1" w:rsidRPr="008A7385" w:rsidRDefault="00FC67A1" w:rsidP="00FC67A1">
      <w:pPr>
        <w:pStyle w:val="PlantUML"/>
        <w:rPr>
          <w:ins w:id="12966" w:author="Bardini, Richard A" w:date="2018-03-21T03:22:00Z"/>
        </w:rPr>
      </w:pPr>
    </w:p>
    <w:p w14:paraId="575A2557" w14:textId="77777777" w:rsidR="00FC67A1" w:rsidRPr="008A7385" w:rsidRDefault="00FC67A1" w:rsidP="00FC67A1">
      <w:pPr>
        <w:pStyle w:val="PlantUML"/>
        <w:rPr>
          <w:ins w:id="12967" w:author="Bardini, Richard A" w:date="2018-03-21T03:22:00Z"/>
        </w:rPr>
      </w:pPr>
      <w:ins w:id="12968" w:author="Bardini, Richard A" w:date="2018-03-21T03:22:00Z">
        <w:r w:rsidRPr="008A7385">
          <w:t>collecting: col = true</w:t>
        </w:r>
      </w:ins>
    </w:p>
    <w:p w14:paraId="38575F03" w14:textId="77777777" w:rsidR="00FC67A1" w:rsidRPr="008A7385" w:rsidRDefault="00FC67A1" w:rsidP="00FC67A1">
      <w:pPr>
        <w:pStyle w:val="PlantUML"/>
        <w:rPr>
          <w:ins w:id="12969" w:author="Bardini, Richard A" w:date="2018-03-21T03:22:00Z"/>
        </w:rPr>
      </w:pPr>
      <w:ins w:id="12970" w:author="Bardini, Richard A" w:date="2018-03-21T03:22:00Z">
        <w:r w:rsidRPr="008A7385">
          <w:t>collecting: reset = false</w:t>
        </w:r>
      </w:ins>
    </w:p>
    <w:p w14:paraId="0AE4B8DB" w14:textId="77777777" w:rsidR="00FC67A1" w:rsidRPr="008A7385" w:rsidRDefault="00FC67A1" w:rsidP="00FC67A1">
      <w:pPr>
        <w:pStyle w:val="PlantUML"/>
        <w:rPr>
          <w:ins w:id="12971" w:author="Bardini, Richard A" w:date="2018-03-21T03:22:00Z"/>
        </w:rPr>
      </w:pPr>
      <w:ins w:id="12972" w:author="Bardini, Richard A" w:date="2018-03-21T03:22:00Z">
        <w:r w:rsidRPr="008A7385">
          <w:t xml:space="preserve">collecting: values are increasing </w:t>
        </w:r>
      </w:ins>
    </w:p>
    <w:p w14:paraId="039456F8" w14:textId="77777777" w:rsidR="00FC67A1" w:rsidRPr="008A7385" w:rsidRDefault="00FC67A1" w:rsidP="00FC67A1">
      <w:pPr>
        <w:pStyle w:val="PlantUML"/>
        <w:rPr>
          <w:ins w:id="12973" w:author="Bardini, Richard A" w:date="2018-03-21T03:22:00Z"/>
        </w:rPr>
      </w:pPr>
      <w:ins w:id="12974" w:author="Bardini, Richard A" w:date="2018-03-21T03:22:00Z">
        <w:r w:rsidRPr="008A7385">
          <w:t>collecting: values incresing from zero if reset=true</w:t>
        </w:r>
      </w:ins>
    </w:p>
    <w:p w14:paraId="6CD91E6A" w14:textId="77777777" w:rsidR="00FC67A1" w:rsidRPr="008A7385" w:rsidRDefault="00FC67A1" w:rsidP="00FC67A1">
      <w:pPr>
        <w:pStyle w:val="PlantUML"/>
        <w:rPr>
          <w:ins w:id="12975" w:author="Bardini, Richard A" w:date="2018-03-21T03:22:00Z"/>
        </w:rPr>
      </w:pPr>
      <w:ins w:id="12976" w:author="Bardini, Richard A" w:date="2018-03-21T03:22:00Z">
        <w:r w:rsidRPr="008A7385">
          <w:t>collecting: values incresing from existing values if reset=false</w:t>
        </w:r>
      </w:ins>
    </w:p>
    <w:p w14:paraId="6070BCCB" w14:textId="77777777" w:rsidR="00FC67A1" w:rsidRPr="008A7385" w:rsidRDefault="00FC67A1" w:rsidP="00FC67A1">
      <w:pPr>
        <w:pStyle w:val="PlantUML"/>
        <w:rPr>
          <w:ins w:id="12977" w:author="Bardini, Richard A" w:date="2018-03-21T03:22:00Z"/>
        </w:rPr>
      </w:pPr>
      <w:ins w:id="12978" w:author="Bardini, Richard A" w:date="2018-03-21T03:22:00Z">
        <w:r w:rsidRPr="008A7385">
          <w:t xml:space="preserve">collecting --&gt; not_collecting : </w:t>
        </w:r>
        <w:r>
          <w:t>UPDATE</w:t>
        </w:r>
        <w:r w:rsidRPr="008A7385">
          <w:t xml:space="preserve"> col=false reset=true</w:t>
        </w:r>
      </w:ins>
    </w:p>
    <w:p w14:paraId="6007B45A" w14:textId="77777777" w:rsidR="00FC67A1" w:rsidRPr="008A7385" w:rsidRDefault="00FC67A1" w:rsidP="00FC67A1">
      <w:pPr>
        <w:pStyle w:val="PlantUML"/>
        <w:rPr>
          <w:ins w:id="12979" w:author="Bardini, Richard A" w:date="2018-03-21T03:22:00Z"/>
        </w:rPr>
      </w:pPr>
      <w:ins w:id="12980" w:author="Bardini, Richard A" w:date="2018-03-21T03:22:00Z">
        <w:r w:rsidRPr="008A7385">
          <w:t xml:space="preserve">collecting --&gt; not_collecting : </w:t>
        </w:r>
        <w:r>
          <w:t>UPDATE</w:t>
        </w:r>
        <w:r w:rsidRPr="008A7385">
          <w:t xml:space="preserve"> col=false reset=false</w:t>
        </w:r>
      </w:ins>
    </w:p>
    <w:p w14:paraId="229EBD29" w14:textId="77777777" w:rsidR="00FC67A1" w:rsidRPr="008A7385" w:rsidRDefault="00FC67A1" w:rsidP="00FC67A1">
      <w:pPr>
        <w:pStyle w:val="PlantUML"/>
        <w:rPr>
          <w:ins w:id="12981" w:author="Bardini, Richard A" w:date="2018-03-21T03:22:00Z"/>
        </w:rPr>
      </w:pPr>
      <w:ins w:id="12982" w:author="Bardini, Richard A" w:date="2018-03-21T03:22:00Z">
        <w:r w:rsidRPr="008A7385">
          <w:t xml:space="preserve">not_collecting --&gt; collecting : </w:t>
        </w:r>
        <w:r>
          <w:t>UPDATE</w:t>
        </w:r>
        <w:r w:rsidRPr="008A7385">
          <w:t>:col=true, reset=false</w:t>
        </w:r>
      </w:ins>
    </w:p>
    <w:p w14:paraId="3ECB86EA" w14:textId="77777777" w:rsidR="00FC67A1" w:rsidRPr="008A7385" w:rsidRDefault="00FC67A1" w:rsidP="00FC67A1">
      <w:pPr>
        <w:pStyle w:val="PlantUML"/>
        <w:rPr>
          <w:ins w:id="12983" w:author="Bardini, Richard A" w:date="2018-03-21T03:22:00Z"/>
        </w:rPr>
      </w:pPr>
      <w:ins w:id="12984" w:author="Bardini, Richard A" w:date="2018-03-21T03:22:00Z">
        <w:r w:rsidRPr="008A7385">
          <w:t xml:space="preserve">not_collecting --&gt; collecting : </w:t>
        </w:r>
        <w:r>
          <w:t>UPDATE</w:t>
        </w:r>
        <w:r w:rsidRPr="008A7385">
          <w:t>:col=true, reset = true</w:t>
        </w:r>
      </w:ins>
    </w:p>
    <w:p w14:paraId="2103A19E" w14:textId="77777777" w:rsidR="00FC67A1" w:rsidRPr="008A7385" w:rsidRDefault="00FC67A1" w:rsidP="00FC67A1">
      <w:pPr>
        <w:pStyle w:val="PlantUML"/>
        <w:rPr>
          <w:ins w:id="12985" w:author="Bardini, Richard A" w:date="2018-03-21T03:22:00Z"/>
        </w:rPr>
      </w:pPr>
      <w:ins w:id="12986" w:author="Bardini, Richard A" w:date="2018-03-21T03:22:00Z">
        <w:r w:rsidRPr="008A7385">
          <w:t>not_collecting: col = false</w:t>
        </w:r>
      </w:ins>
    </w:p>
    <w:p w14:paraId="235BDF60" w14:textId="77777777" w:rsidR="00FC67A1" w:rsidRPr="008A7385" w:rsidRDefault="00FC67A1" w:rsidP="00FC67A1">
      <w:pPr>
        <w:pStyle w:val="PlantUML"/>
        <w:rPr>
          <w:ins w:id="12987" w:author="Bardini, Richard A" w:date="2018-03-21T03:22:00Z"/>
        </w:rPr>
      </w:pPr>
      <w:ins w:id="12988" w:author="Bardini, Richard A" w:date="2018-03-21T03:22:00Z">
        <w:r w:rsidRPr="008A7385">
          <w:t>not_collecting: reset = false</w:t>
        </w:r>
      </w:ins>
    </w:p>
    <w:p w14:paraId="16952977" w14:textId="77777777" w:rsidR="00FC67A1" w:rsidRPr="008A7385" w:rsidRDefault="00FC67A1" w:rsidP="00FC67A1">
      <w:pPr>
        <w:pStyle w:val="PlantUML"/>
        <w:rPr>
          <w:ins w:id="12989" w:author="Bardini, Richard A" w:date="2018-03-21T03:22:00Z"/>
        </w:rPr>
      </w:pPr>
      <w:ins w:id="12990" w:author="Bardini, Richard A" w:date="2018-03-21T03:22:00Z">
        <w:r w:rsidRPr="008A7385">
          <w:t>not_collecting: values cleared (reset=true)</w:t>
        </w:r>
      </w:ins>
    </w:p>
    <w:p w14:paraId="7364678F" w14:textId="77777777" w:rsidR="00FC67A1" w:rsidRDefault="00FC67A1" w:rsidP="00FC67A1">
      <w:pPr>
        <w:pStyle w:val="PlantUML"/>
        <w:rPr>
          <w:ins w:id="12991" w:author="Bardini, Richard A" w:date="2018-03-21T03:22:00Z"/>
        </w:rPr>
      </w:pPr>
      <w:ins w:id="12992" w:author="Bardini, Richard A" w:date="2018-03-21T03:22:00Z">
        <w:r w:rsidRPr="008A7385">
          <w:t>not_collecting: values maintained (reset=false)</w:t>
        </w:r>
      </w:ins>
    </w:p>
    <w:p w14:paraId="6DE5D507" w14:textId="77777777" w:rsidR="00FC67A1" w:rsidRDefault="00FC67A1" w:rsidP="00FC67A1">
      <w:pPr>
        <w:pStyle w:val="PlantUML"/>
        <w:rPr>
          <w:ins w:id="12993" w:author="Bardini, Richard A" w:date="2018-03-21T03:22:00Z"/>
        </w:rPr>
      </w:pPr>
    </w:p>
    <w:p w14:paraId="252A65F4" w14:textId="77777777" w:rsidR="00FC67A1" w:rsidRDefault="00FC67A1" w:rsidP="00FC67A1">
      <w:pPr>
        <w:pStyle w:val="PlantUML"/>
        <w:rPr>
          <w:ins w:id="12994" w:author="Bardini, Richard A" w:date="2018-03-21T03:22:00Z"/>
        </w:rPr>
      </w:pPr>
      <w:ins w:id="12995" w:author="Bardini, Richard A" w:date="2018-03-21T03:22:00Z">
        <w:r>
          <w:t>@enduml</w:t>
        </w:r>
      </w:ins>
    </w:p>
    <w:p w14:paraId="66961795" w14:textId="77777777" w:rsidR="00FC67A1" w:rsidRDefault="00FC67A1" w:rsidP="00FC67A1">
      <w:pPr>
        <w:pStyle w:val="PlantUMLImg"/>
        <w:rPr>
          <w:ins w:id="12996" w:author="Bardini, Richard A" w:date="2018-03-21T03:22:00Z"/>
        </w:rPr>
      </w:pPr>
      <w:ins w:id="12997" w:author="Bardini, Richard A" w:date="2018-03-21T03:22:00Z">
        <w:r>
          <w:rPr>
            <w:noProof/>
            <w:lang w:eastAsia="en-US"/>
          </w:rPr>
          <w:drawing>
            <wp:inline distT="0" distB="0" distL="0" distR="0" wp14:anchorId="5B749275" wp14:editId="22237BEE">
              <wp:extent cx="6120765" cy="2976222"/>
              <wp:effectExtent l="0" t="0" r="0" b="0"/>
              <wp:docPr id="292" name="Picture 29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77">
                        <a:extLst>
                          <a:ext uri="{28A0092B-C50C-407E-A947-70E740481C1C}">
                            <a14:useLocalDpi xmlns:a14="http://schemas.microsoft.com/office/drawing/2010/main" val="0"/>
                          </a:ext>
                        </a:extLst>
                      </a:blip>
                      <a:stretch>
                        <a:fillRect/>
                      </a:stretch>
                    </pic:blipFill>
                    <pic:spPr>
                      <a:xfrm>
                        <a:off x="0" y="0"/>
                        <a:ext cx="6120765" cy="2976222"/>
                      </a:xfrm>
                      <a:prstGeom prst="rect">
                        <a:avLst/>
                      </a:prstGeom>
                    </pic:spPr>
                  </pic:pic>
                </a:graphicData>
              </a:graphic>
            </wp:inline>
          </w:drawing>
        </w:r>
      </w:ins>
    </w:p>
    <w:p w14:paraId="27139615" w14:textId="77777777" w:rsidR="00FC67A1" w:rsidRPr="00897643" w:rsidRDefault="00FC67A1" w:rsidP="00FC67A1">
      <w:pPr>
        <w:snapToGrid w:val="0"/>
        <w:spacing w:before="100"/>
        <w:rPr>
          <w:ins w:id="12998" w:author="Bardini, Richard A" w:date="2018-03-21T03:22:00Z"/>
        </w:rPr>
      </w:pPr>
    </w:p>
    <w:p w14:paraId="35716D22" w14:textId="77777777" w:rsidR="00FC67A1" w:rsidRPr="00897643" w:rsidRDefault="00FC67A1" w:rsidP="00370B4E">
      <w:pPr>
        <w:pStyle w:val="FIGURE-title"/>
        <w:rPr>
          <w:ins w:id="12999" w:author="Bardini, Richard A" w:date="2018-03-21T03:22:00Z"/>
        </w:rPr>
      </w:pPr>
      <w:bookmarkStart w:id="13000" w:name="_Ref509365979"/>
      <w:bookmarkStart w:id="13001" w:name="_Toc509367536"/>
      <w:ins w:id="13002" w:author="Bardini, Richard A" w:date="2018-03-21T03:22:00Z">
        <w:r w:rsidRPr="00897643">
          <w:t xml:space="preserve">Figure </w:t>
        </w:r>
        <w:r w:rsidRPr="00897643">
          <w:fldChar w:fldCharType="begin"/>
        </w:r>
        <w:r w:rsidRPr="00897643">
          <w:instrText xml:space="preserve"> SEQ Figure \* ARABIC </w:instrText>
        </w:r>
        <w:r w:rsidRPr="00897643">
          <w:fldChar w:fldCharType="separate"/>
        </w:r>
      </w:ins>
      <w:r w:rsidR="00370B4E">
        <w:rPr>
          <w:noProof/>
        </w:rPr>
        <w:t>21</w:t>
      </w:r>
      <w:ins w:id="13003" w:author="Bardini, Richard A" w:date="2018-03-21T03:22:00Z">
        <w:r w:rsidRPr="00897643">
          <w:rPr>
            <w:noProof/>
          </w:rPr>
          <w:fldChar w:fldCharType="end"/>
        </w:r>
        <w:bookmarkEnd w:id="13000"/>
        <w:r w:rsidRPr="00897643">
          <w:t xml:space="preserve">. </w:t>
        </w:r>
        <w:r>
          <w:t>State transition diagram of collecting network information</w:t>
        </w:r>
        <w:bookmarkEnd w:id="13001"/>
        <w:r w:rsidRPr="00897643">
          <w:t xml:space="preserve"> </w:t>
        </w:r>
      </w:ins>
    </w:p>
    <w:p w14:paraId="7D358016" w14:textId="77777777" w:rsidR="00FC67A1" w:rsidRPr="009200B2" w:rsidRDefault="00FC67A1" w:rsidP="0008257B">
      <w:pPr>
        <w:pStyle w:val="PARAGRAPH"/>
      </w:pPr>
    </w:p>
    <w:p w14:paraId="0AABD1AE" w14:textId="77777777" w:rsidR="00A320BD" w:rsidRDefault="001A3799" w:rsidP="00F92D1D">
      <w:pPr>
        <w:pStyle w:val="Heading2"/>
      </w:pPr>
      <w:bookmarkStart w:id="13004" w:name="_Ref427656509"/>
      <w:bookmarkStart w:id="13005" w:name="_Toc509367229"/>
      <w:r>
        <w:t>Scenes</w:t>
      </w:r>
      <w:bookmarkEnd w:id="13004"/>
      <w:bookmarkEnd w:id="13005"/>
    </w:p>
    <w:p w14:paraId="7C97B6E8" w14:textId="77777777" w:rsidR="002B515D" w:rsidRDefault="001A3799" w:rsidP="00F92D1D">
      <w:pPr>
        <w:pStyle w:val="Heading3"/>
      </w:pPr>
      <w:bookmarkStart w:id="13006" w:name="_Toc509367230"/>
      <w:r>
        <w:t>Introduction</w:t>
      </w:r>
      <w:bookmarkEnd w:id="13006"/>
    </w:p>
    <w:p w14:paraId="6350D30C" w14:textId="77777777" w:rsidR="001A3799" w:rsidRDefault="001A3799" w:rsidP="001A3799">
      <w:pPr>
        <w:pStyle w:val="PARAGRAPH"/>
      </w:pPr>
      <w:r>
        <w:t xml:space="preserve">Scenes are </w:t>
      </w:r>
      <w:r w:rsidR="00E5128F">
        <w:t xml:space="preserve">a </w:t>
      </w:r>
      <w:r>
        <w:t xml:space="preserve">mechanism for automating certain operations. </w:t>
      </w:r>
    </w:p>
    <w:p w14:paraId="2EBD5B70" w14:textId="2F0EDB0E" w:rsidR="001A3799" w:rsidRDefault="001A3799" w:rsidP="001A3799">
      <w:pPr>
        <w:pStyle w:val="PARAGRAPH"/>
      </w:pPr>
      <w:r>
        <w:t xml:space="preserve">A </w:t>
      </w:r>
      <w:del w:id="13007" w:author="Bardini, Richard A" w:date="2018-03-21T09:26:00Z">
        <w:r w:rsidRPr="00CF3F31" w:rsidDel="00FB5756">
          <w:delText>s</w:delText>
        </w:r>
      </w:del>
      <w:ins w:id="13008" w:author="Bardini, Richard A" w:date="2018-03-21T09:26:00Z">
        <w:r w:rsidR="00FB5756">
          <w:t>S</w:t>
        </w:r>
      </w:ins>
      <w:r w:rsidRPr="00CF3F31">
        <w:t xml:space="preserve">cene is a static entity that stores </w:t>
      </w:r>
      <w:r>
        <w:t xml:space="preserve">a set of defined </w:t>
      </w:r>
      <w:commentRangeStart w:id="13009"/>
      <w:del w:id="13010" w:author="Bardini, Richard A" w:date="2018-03-19T03:57:00Z">
        <w:r w:rsidDel="003078BA">
          <w:delText>resource p</w:delText>
        </w:r>
      </w:del>
      <w:ins w:id="13011" w:author="Bardini, Richard A" w:date="2018-03-19T03:57:00Z">
        <w:r w:rsidR="003078BA">
          <w:t>P</w:t>
        </w:r>
      </w:ins>
      <w:r>
        <w:t>roperty</w:t>
      </w:r>
      <w:commentRangeEnd w:id="13009"/>
      <w:r w:rsidR="003078BA">
        <w:rPr>
          <w:rStyle w:val="CommentReference"/>
          <w:lang w:val="en-US"/>
        </w:rPr>
        <w:commentReference w:id="13009"/>
      </w:r>
      <w:r>
        <w:t xml:space="preserve"> values for a collection of resources. Scenes provide a mechanism to store a setting over multiple </w:t>
      </w:r>
      <w:r w:rsidR="00B87DC4">
        <w:t>R</w:t>
      </w:r>
      <w:r>
        <w:t xml:space="preserve">esources that may be hosted by multiple separate </w:t>
      </w:r>
      <w:r w:rsidR="001429A6">
        <w:t>S</w:t>
      </w:r>
      <w:r>
        <w:t xml:space="preserve">ervers. Scenes, once set up, can be used by multiple </w:t>
      </w:r>
      <w:r w:rsidR="001A4AAE">
        <w:t>C</w:t>
      </w:r>
      <w:r>
        <w:t>lients to recall a setup.</w:t>
      </w:r>
    </w:p>
    <w:p w14:paraId="316996A1" w14:textId="4178A5AF" w:rsidR="001A3799" w:rsidRPr="00CF3F31" w:rsidRDefault="00E5128F" w:rsidP="00FB5756">
      <w:pPr>
        <w:pStyle w:val="PARAGRAPH"/>
      </w:pPr>
      <w:r>
        <w:rPr>
          <w:color w:val="000000"/>
        </w:rPr>
        <w:t>S</w:t>
      </w:r>
      <w:r w:rsidR="001A3799" w:rsidRPr="00CF3F31">
        <w:rPr>
          <w:color w:val="000000"/>
        </w:rPr>
        <w:t xml:space="preserve">cenes can </w:t>
      </w:r>
      <w:r w:rsidR="001A3799" w:rsidRPr="00CF3F31">
        <w:t>be grouped and reused</w:t>
      </w:r>
      <w:r>
        <w:t xml:space="preserve">, a group of </w:t>
      </w:r>
      <w:del w:id="13012" w:author="Bardini, Richard A" w:date="2018-03-21T09:26:00Z">
        <w:r w:rsidR="008958CB" w:rsidDel="00FB5756">
          <w:delText>s</w:delText>
        </w:r>
      </w:del>
      <w:ins w:id="13013" w:author="Bardini, Richard A" w:date="2018-03-21T09:26:00Z">
        <w:r w:rsidR="00FB5756">
          <w:t>S</w:t>
        </w:r>
      </w:ins>
      <w:r w:rsidR="008958CB">
        <w:t>cenes</w:t>
      </w:r>
      <w:r>
        <w:t xml:space="preserve"> is also a </w:t>
      </w:r>
      <w:del w:id="13014" w:author="Bardini, Richard A" w:date="2018-03-21T09:27:00Z">
        <w:r w:rsidDel="00FB5756">
          <w:delText>s</w:delText>
        </w:r>
      </w:del>
      <w:ins w:id="13015" w:author="Bardini, Richard A" w:date="2018-03-21T09:27:00Z">
        <w:r w:rsidR="00FB5756">
          <w:t>S</w:t>
        </w:r>
      </w:ins>
      <w:r>
        <w:t>cene.</w:t>
      </w:r>
    </w:p>
    <w:p w14:paraId="3AC46825" w14:textId="5206A7E0" w:rsidR="001A3799" w:rsidRPr="004C086C" w:rsidRDefault="001A3799" w:rsidP="00FB5756">
      <w:pPr>
        <w:pStyle w:val="PARAGRAPH"/>
      </w:pPr>
      <w:r w:rsidRPr="004C086C">
        <w:t>In short</w:t>
      </w:r>
      <w:r w:rsidR="00E5128F">
        <w:t>,</w:t>
      </w:r>
      <w:r w:rsidR="00B26F86">
        <w:t xml:space="preserve"> </w:t>
      </w:r>
      <w:del w:id="13016" w:author="Bardini, Richard A" w:date="2018-03-21T09:28:00Z">
        <w:r w:rsidR="00B26F86" w:rsidDel="00FB5756">
          <w:delText>s</w:delText>
        </w:r>
      </w:del>
      <w:ins w:id="13017" w:author="Bardini, Richard A" w:date="2018-03-21T09:28:00Z">
        <w:r w:rsidR="00FB5756">
          <w:t>S</w:t>
        </w:r>
      </w:ins>
      <w:r w:rsidR="00B26F86">
        <w:t>cenes are bundled user settings.</w:t>
      </w:r>
    </w:p>
    <w:p w14:paraId="1BDC1C20" w14:textId="77777777" w:rsidR="001A3799" w:rsidRDefault="001A3799" w:rsidP="00F92D1D">
      <w:pPr>
        <w:pStyle w:val="Heading3"/>
      </w:pPr>
      <w:bookmarkStart w:id="13018" w:name="_Toc509367231"/>
      <w:commentRangeStart w:id="13019"/>
      <w:r w:rsidRPr="000B5351">
        <w:lastRenderedPageBreak/>
        <w:t>Scenes</w:t>
      </w:r>
      <w:bookmarkEnd w:id="13018"/>
      <w:commentRangeEnd w:id="13019"/>
      <w:r w:rsidR="00B24E4C">
        <w:rPr>
          <w:rStyle w:val="CommentReference"/>
          <w:b w:val="0"/>
          <w:bCs w:val="0"/>
          <w:lang w:val="en-US"/>
        </w:rPr>
        <w:commentReference w:id="13019"/>
      </w:r>
    </w:p>
    <w:p w14:paraId="662FB271" w14:textId="77777777" w:rsidR="001A3799" w:rsidRDefault="001A3799" w:rsidP="00F92D1D">
      <w:pPr>
        <w:pStyle w:val="Heading4"/>
      </w:pPr>
      <w:r>
        <w:t>Introduction</w:t>
      </w:r>
    </w:p>
    <w:p w14:paraId="4EDD8971" w14:textId="11BA7BD1" w:rsidR="00787821" w:rsidRDefault="0028549B" w:rsidP="00787821">
      <w:pPr>
        <w:pStyle w:val="PARAGRAPH"/>
        <w:rPr>
          <w:lang w:eastAsia="ko-KR"/>
        </w:rPr>
      </w:pPr>
      <w:r>
        <w:rPr>
          <w:color w:val="000000"/>
        </w:rPr>
        <w:t>Scenes are described by means of resources</w:t>
      </w:r>
      <w:r w:rsidR="00787821">
        <w:rPr>
          <w:lang w:eastAsia="ko-KR"/>
        </w:rPr>
        <w:t xml:space="preserve">. The </w:t>
      </w:r>
      <w:del w:id="13020" w:author="Bardini, Richard A" w:date="2018-03-21T11:48:00Z">
        <w:r w:rsidR="00787821" w:rsidDel="00AE589F">
          <w:rPr>
            <w:lang w:eastAsia="ko-KR"/>
          </w:rPr>
          <w:delText>s</w:delText>
        </w:r>
      </w:del>
      <w:ins w:id="13021" w:author="Bardini, Richard A" w:date="2018-03-21T11:48:00Z">
        <w:r w:rsidR="00AE589F">
          <w:rPr>
            <w:lang w:eastAsia="ko-KR"/>
          </w:rPr>
          <w:t>S</w:t>
        </w:r>
      </w:ins>
      <w:r w:rsidR="00787821">
        <w:rPr>
          <w:lang w:eastAsia="ko-KR"/>
        </w:rPr>
        <w:t xml:space="preserve">cene </w:t>
      </w:r>
      <w:del w:id="13022" w:author="Bardini, Richard A" w:date="2018-03-21T11:48:00Z">
        <w:r w:rsidR="00787821" w:rsidDel="00AE589F">
          <w:rPr>
            <w:lang w:eastAsia="ko-KR"/>
          </w:rPr>
          <w:delText>r</w:delText>
        </w:r>
      </w:del>
      <w:ins w:id="13023" w:author="Bardini, Richard A" w:date="2018-03-21T11:48:00Z">
        <w:r w:rsidR="00AE589F">
          <w:rPr>
            <w:lang w:eastAsia="ko-KR"/>
          </w:rPr>
          <w:t>R</w:t>
        </w:r>
      </w:ins>
      <w:r w:rsidR="00787821">
        <w:rPr>
          <w:lang w:eastAsia="ko-KR"/>
        </w:rPr>
        <w:t xml:space="preserve">esources are hosted by a Server and the top level </w:t>
      </w:r>
      <w:del w:id="13024" w:author="Bardini, Richard A" w:date="2018-03-21T11:49:00Z">
        <w:r w:rsidR="00787821" w:rsidDel="00AE589F">
          <w:rPr>
            <w:lang w:eastAsia="ko-KR"/>
          </w:rPr>
          <w:delText>r</w:delText>
        </w:r>
      </w:del>
      <w:ins w:id="13025" w:author="Bardini, Richard A" w:date="2018-03-21T11:49:00Z">
        <w:r w:rsidR="00AE589F">
          <w:rPr>
            <w:lang w:eastAsia="ko-KR"/>
          </w:rPr>
          <w:t>R</w:t>
        </w:r>
      </w:ins>
      <w:r w:rsidR="00787821">
        <w:rPr>
          <w:lang w:eastAsia="ko-KR"/>
        </w:rPr>
        <w:t xml:space="preserve">esource is listed in </w:t>
      </w:r>
      <w:r w:rsidR="00CB5A44">
        <w:rPr>
          <w:lang w:eastAsia="ko-KR"/>
        </w:rPr>
        <w:t>“</w:t>
      </w:r>
      <w:r w:rsidR="00787821">
        <w:rPr>
          <w:lang w:eastAsia="ko-KR"/>
        </w:rPr>
        <w:t>/oic/res</w:t>
      </w:r>
      <w:r w:rsidR="00CB5A44">
        <w:rPr>
          <w:lang w:eastAsia="ko-KR"/>
        </w:rPr>
        <w:t>”</w:t>
      </w:r>
      <w:r w:rsidR="00787821">
        <w:rPr>
          <w:lang w:eastAsia="ko-KR"/>
        </w:rPr>
        <w:t xml:space="preserve">. This means that a Client can determine if the </w:t>
      </w:r>
      <w:del w:id="13026" w:author="Bardini, Richard A" w:date="2018-03-21T11:49:00Z">
        <w:r w:rsidR="00787821" w:rsidDel="00AE589F">
          <w:rPr>
            <w:lang w:eastAsia="ko-KR"/>
          </w:rPr>
          <w:delText>s</w:delText>
        </w:r>
      </w:del>
      <w:ins w:id="13027" w:author="Bardini, Richard A" w:date="2018-03-21T11:49:00Z">
        <w:r w:rsidR="00AE589F">
          <w:rPr>
            <w:lang w:eastAsia="ko-KR"/>
          </w:rPr>
          <w:t>S</w:t>
        </w:r>
      </w:ins>
      <w:r w:rsidR="00787821">
        <w:rPr>
          <w:lang w:eastAsia="ko-KR"/>
        </w:rPr>
        <w:t xml:space="preserve">cene functionality is hosted on a Server via </w:t>
      </w:r>
      <w:r w:rsidR="00ED5C0B">
        <w:rPr>
          <w:lang w:eastAsia="ko-KR"/>
        </w:rPr>
        <w:t>R</w:t>
      </w:r>
      <w:r w:rsidR="00787821">
        <w:rPr>
          <w:lang w:eastAsia="ko-KR"/>
        </w:rPr>
        <w:t>esource discovery</w:t>
      </w:r>
      <w:r w:rsidR="00287BF1">
        <w:rPr>
          <w:lang w:eastAsia="ko-KR"/>
        </w:rPr>
        <w:t xml:space="preserve"> </w:t>
      </w:r>
      <w:r w:rsidR="00287BF1" w:rsidRPr="00287BF1">
        <w:rPr>
          <w:lang w:eastAsia="ko-KR"/>
        </w:rPr>
        <w:t xml:space="preserve">as defined in </w:t>
      </w:r>
      <w:r w:rsidR="00287BF1">
        <w:rPr>
          <w:lang w:eastAsia="ko-KR"/>
        </w:rPr>
        <w:t>s</w:t>
      </w:r>
      <w:r w:rsidR="00287BF1" w:rsidRPr="00287BF1">
        <w:rPr>
          <w:lang w:eastAsia="ko-KR"/>
        </w:rPr>
        <w:t xml:space="preserve">ection </w:t>
      </w:r>
      <w:r w:rsidR="00287BF1">
        <w:rPr>
          <w:lang w:eastAsia="ko-KR"/>
        </w:rPr>
        <w:fldChar w:fldCharType="begin"/>
      </w:r>
      <w:r w:rsidR="00287BF1">
        <w:rPr>
          <w:lang w:eastAsia="ko-KR"/>
        </w:rPr>
        <w:instrText xml:space="preserve"> REF _Ref426374306 \r \h </w:instrText>
      </w:r>
      <w:r w:rsidR="00287BF1">
        <w:rPr>
          <w:lang w:eastAsia="ko-KR"/>
        </w:rPr>
      </w:r>
      <w:r w:rsidR="00287BF1">
        <w:rPr>
          <w:lang w:eastAsia="ko-KR"/>
        </w:rPr>
        <w:fldChar w:fldCharType="separate"/>
      </w:r>
      <w:r w:rsidR="00370B4E">
        <w:rPr>
          <w:lang w:eastAsia="ko-KR"/>
        </w:rPr>
        <w:t>11.3</w:t>
      </w:r>
      <w:r w:rsidR="00287BF1">
        <w:rPr>
          <w:lang w:eastAsia="ko-KR"/>
        </w:rPr>
        <w:fldChar w:fldCharType="end"/>
      </w:r>
      <w:r w:rsidR="00787821">
        <w:rPr>
          <w:lang w:eastAsia="ko-KR"/>
        </w:rPr>
        <w:t xml:space="preserve">. The setup of </w:t>
      </w:r>
      <w:del w:id="13028" w:author="Bardini, Richard A" w:date="2018-03-21T11:49:00Z">
        <w:r w:rsidR="00787821" w:rsidDel="00AE589F">
          <w:rPr>
            <w:lang w:eastAsia="ko-KR"/>
          </w:rPr>
          <w:delText>s</w:delText>
        </w:r>
      </w:del>
      <w:ins w:id="13029" w:author="Bardini, Richard A" w:date="2018-03-21T11:49:00Z">
        <w:r w:rsidR="00AE589F">
          <w:rPr>
            <w:lang w:eastAsia="ko-KR"/>
          </w:rPr>
          <w:t>S</w:t>
        </w:r>
      </w:ins>
      <w:r w:rsidR="00787821">
        <w:rPr>
          <w:lang w:eastAsia="ko-KR"/>
        </w:rPr>
        <w:t xml:space="preserve">cenes is driven by Client interactions. This includes creating new </w:t>
      </w:r>
      <w:del w:id="13030" w:author="Bardini, Richard A" w:date="2018-03-21T11:49:00Z">
        <w:r w:rsidR="00787821" w:rsidDel="00AE589F">
          <w:rPr>
            <w:lang w:eastAsia="ko-KR"/>
          </w:rPr>
          <w:delText>s</w:delText>
        </w:r>
      </w:del>
      <w:ins w:id="13031" w:author="Bardini, Richard A" w:date="2018-03-21T11:49:00Z">
        <w:r w:rsidR="00AE589F">
          <w:rPr>
            <w:lang w:eastAsia="ko-KR"/>
          </w:rPr>
          <w:t>S</w:t>
        </w:r>
      </w:ins>
      <w:r w:rsidR="00787821">
        <w:rPr>
          <w:lang w:eastAsia="ko-KR"/>
        </w:rPr>
        <w:t xml:space="preserve">cenes, and mappings of Server </w:t>
      </w:r>
      <w:commentRangeStart w:id="13032"/>
      <w:del w:id="13033" w:author="Bardini, Richard A" w:date="2018-03-19T04:20:00Z">
        <w:r w:rsidR="00787821" w:rsidDel="00A75644">
          <w:rPr>
            <w:lang w:eastAsia="ko-KR"/>
          </w:rPr>
          <w:delText>resource p</w:delText>
        </w:r>
      </w:del>
      <w:ins w:id="13034" w:author="Bardini, Richard A" w:date="2018-03-19T04:20:00Z">
        <w:r w:rsidR="00A75644">
          <w:rPr>
            <w:lang w:eastAsia="ko-KR"/>
          </w:rPr>
          <w:t>P</w:t>
        </w:r>
      </w:ins>
      <w:r w:rsidR="00787821">
        <w:rPr>
          <w:lang w:eastAsia="ko-KR"/>
        </w:rPr>
        <w:t>roperties</w:t>
      </w:r>
      <w:commentRangeEnd w:id="13032"/>
      <w:r w:rsidR="00A75644">
        <w:rPr>
          <w:rStyle w:val="CommentReference"/>
          <w:lang w:val="en-US"/>
        </w:rPr>
        <w:commentReference w:id="13032"/>
      </w:r>
      <w:r w:rsidR="00787821">
        <w:rPr>
          <w:lang w:eastAsia="ko-KR"/>
        </w:rPr>
        <w:t xml:space="preserve"> that are part of a </w:t>
      </w:r>
      <w:del w:id="13035" w:author="Bardini, Richard A" w:date="2018-03-21T11:50:00Z">
        <w:r w:rsidR="00787821" w:rsidDel="00AE589F">
          <w:rPr>
            <w:lang w:eastAsia="ko-KR"/>
          </w:rPr>
          <w:delText>s</w:delText>
        </w:r>
      </w:del>
      <w:ins w:id="13036" w:author="Bardini, Richard A" w:date="2018-03-21T11:50:00Z">
        <w:r w:rsidR="00AE589F">
          <w:rPr>
            <w:lang w:eastAsia="ko-KR"/>
          </w:rPr>
          <w:t>S</w:t>
        </w:r>
      </w:ins>
      <w:r w:rsidR="00787821">
        <w:rPr>
          <w:lang w:eastAsia="ko-KR"/>
        </w:rPr>
        <w:t>cene.</w:t>
      </w:r>
    </w:p>
    <w:p w14:paraId="23EE9F93" w14:textId="4AA173FC" w:rsidR="001A3799" w:rsidRDefault="00787821" w:rsidP="00C66FF1">
      <w:pPr>
        <w:pStyle w:val="PARAGRAPH"/>
        <w:rPr>
          <w:lang w:eastAsia="ko-KR"/>
        </w:rPr>
      </w:pPr>
      <w:r>
        <w:rPr>
          <w:lang w:eastAsia="ko-KR"/>
        </w:rPr>
        <w:t xml:space="preserve">The </w:t>
      </w:r>
      <w:del w:id="13037" w:author="Bardini, Richard A" w:date="2018-03-21T11:50:00Z">
        <w:r w:rsidDel="00AE589F">
          <w:rPr>
            <w:lang w:eastAsia="ko-KR"/>
          </w:rPr>
          <w:delText>s</w:delText>
        </w:r>
      </w:del>
      <w:ins w:id="13038" w:author="Bardini, Richard A" w:date="2018-03-21T11:50:00Z">
        <w:r w:rsidR="00AE589F">
          <w:rPr>
            <w:lang w:eastAsia="ko-KR"/>
          </w:rPr>
          <w:t>S</w:t>
        </w:r>
      </w:ins>
      <w:r>
        <w:rPr>
          <w:lang w:eastAsia="ko-KR"/>
        </w:rPr>
        <w:t xml:space="preserve">cene functionality is created by multiple </w:t>
      </w:r>
      <w:del w:id="13039" w:author="Bardini, Richard A" w:date="2018-03-21T11:50:00Z">
        <w:r w:rsidDel="00AE589F">
          <w:rPr>
            <w:lang w:eastAsia="ko-KR"/>
          </w:rPr>
          <w:delText>r</w:delText>
        </w:r>
      </w:del>
      <w:ins w:id="13040" w:author="Bardini, Richard A" w:date="2018-03-21T11:50:00Z">
        <w:r w:rsidR="00AE589F">
          <w:rPr>
            <w:lang w:eastAsia="ko-KR"/>
          </w:rPr>
          <w:t>R</w:t>
        </w:r>
      </w:ins>
      <w:r>
        <w:rPr>
          <w:lang w:eastAsia="ko-KR"/>
        </w:rPr>
        <w:t xml:space="preserve">esources and has the structure depicted in </w:t>
      </w:r>
      <w:r w:rsidR="00194F1E">
        <w:rPr>
          <w:highlight w:val="yellow"/>
          <w:lang w:eastAsia="ko-KR"/>
        </w:rPr>
        <w:fldChar w:fldCharType="begin"/>
      </w:r>
      <w:r>
        <w:rPr>
          <w:highlight w:val="yellow"/>
          <w:lang w:eastAsia="ko-KR"/>
        </w:rPr>
        <w:instrText xml:space="preserve"> REF _Ref421632852 \h </w:instrText>
      </w:r>
      <w:r w:rsidR="00194F1E">
        <w:rPr>
          <w:highlight w:val="yellow"/>
          <w:lang w:eastAsia="ko-KR"/>
        </w:rPr>
      </w:r>
      <w:r w:rsidR="00194F1E">
        <w:rPr>
          <w:highlight w:val="yellow"/>
          <w:lang w:eastAsia="ko-KR"/>
        </w:rPr>
        <w:fldChar w:fldCharType="separate"/>
      </w:r>
      <w:r w:rsidR="00370B4E" w:rsidRPr="00CF7590">
        <w:t>Figure</w:t>
      </w:r>
      <w:r w:rsidR="00370B4E">
        <w:t xml:space="preserve"> </w:t>
      </w:r>
      <w:r w:rsidR="00370B4E">
        <w:rPr>
          <w:noProof/>
        </w:rPr>
        <w:t>22</w:t>
      </w:r>
      <w:r w:rsidR="00194F1E">
        <w:rPr>
          <w:highlight w:val="yellow"/>
          <w:lang w:eastAsia="ko-KR"/>
        </w:rPr>
        <w:fldChar w:fldCharType="end"/>
      </w:r>
      <w:r>
        <w:rPr>
          <w:lang w:eastAsia="ko-KR"/>
        </w:rPr>
        <w:t xml:space="preserve">. The sceneList and sceneCollection </w:t>
      </w:r>
      <w:del w:id="13041" w:author="Bardini, Richard A" w:date="2018-03-21T11:50:00Z">
        <w:r w:rsidDel="00AE589F">
          <w:rPr>
            <w:lang w:eastAsia="ko-KR"/>
          </w:rPr>
          <w:delText>r</w:delText>
        </w:r>
      </w:del>
      <w:ins w:id="13042" w:author="Bardini, Richard A" w:date="2018-03-21T11:50:00Z">
        <w:r w:rsidR="00AE589F">
          <w:rPr>
            <w:lang w:eastAsia="ko-KR"/>
          </w:rPr>
          <w:t>R</w:t>
        </w:r>
      </w:ins>
      <w:r>
        <w:rPr>
          <w:lang w:eastAsia="ko-KR"/>
        </w:rPr>
        <w:t xml:space="preserve">esources are overloaded </w:t>
      </w:r>
      <w:del w:id="13043" w:author="Bardini, Richard A" w:date="2018-03-21T11:50:00Z">
        <w:r w:rsidDel="00AE589F">
          <w:rPr>
            <w:lang w:eastAsia="ko-KR"/>
          </w:rPr>
          <w:delText>c</w:delText>
        </w:r>
      </w:del>
      <w:ins w:id="13044" w:author="Bardini, Richard A" w:date="2018-03-21T11:50:00Z">
        <w:r w:rsidR="00AE589F">
          <w:rPr>
            <w:lang w:eastAsia="ko-KR"/>
          </w:rPr>
          <w:t>C</w:t>
        </w:r>
      </w:ins>
      <w:r>
        <w:rPr>
          <w:lang w:eastAsia="ko-KR"/>
        </w:rPr>
        <w:t xml:space="preserve">ollection </w:t>
      </w:r>
      <w:del w:id="13045" w:author="Bardini, Richard A" w:date="2018-03-21T11:50:00Z">
        <w:r w:rsidDel="00AE589F">
          <w:rPr>
            <w:lang w:eastAsia="ko-KR"/>
          </w:rPr>
          <w:delText>r</w:delText>
        </w:r>
      </w:del>
      <w:ins w:id="13046" w:author="Bardini, Richard A" w:date="2018-03-21T11:50:00Z">
        <w:r w:rsidR="00AE589F">
          <w:rPr>
            <w:lang w:eastAsia="ko-KR"/>
          </w:rPr>
          <w:t>R</w:t>
        </w:r>
      </w:ins>
      <w:r>
        <w:rPr>
          <w:lang w:eastAsia="ko-KR"/>
        </w:rPr>
        <w:t xml:space="preserve">esources. The sceneCollection </w:t>
      </w:r>
      <w:ins w:id="13047" w:author="Bardini, Richard A" w:date="2018-03-21T12:17:00Z">
        <w:r w:rsidR="00974ACF">
          <w:rPr>
            <w:lang w:eastAsia="ko-KR"/>
          </w:rPr>
          <w:t xml:space="preserve">Resource </w:t>
        </w:r>
      </w:ins>
      <w:r>
        <w:rPr>
          <w:lang w:eastAsia="ko-KR"/>
        </w:rPr>
        <w:t xml:space="preserve">contains a list of </w:t>
      </w:r>
      <w:del w:id="13048" w:author="Bardini, Richard A" w:date="2018-03-21T11:50:00Z">
        <w:r w:rsidDel="00AE589F">
          <w:rPr>
            <w:lang w:eastAsia="ko-KR"/>
          </w:rPr>
          <w:delText>s</w:delText>
        </w:r>
      </w:del>
      <w:ins w:id="13049" w:author="Bardini, Richard A" w:date="2018-03-21T11:50:00Z">
        <w:r w:rsidR="00AE589F">
          <w:rPr>
            <w:lang w:eastAsia="ko-KR"/>
          </w:rPr>
          <w:t>S</w:t>
        </w:r>
      </w:ins>
      <w:r>
        <w:rPr>
          <w:lang w:eastAsia="ko-KR"/>
        </w:rPr>
        <w:t xml:space="preserve">cenes. This list contains zero or more </w:t>
      </w:r>
      <w:del w:id="13050" w:author="Bardini, Richard A" w:date="2018-03-21T11:51:00Z">
        <w:r w:rsidDel="00AE589F">
          <w:rPr>
            <w:lang w:eastAsia="ko-KR"/>
          </w:rPr>
          <w:delText>s</w:delText>
        </w:r>
      </w:del>
      <w:ins w:id="13051" w:author="Bardini, Richard A" w:date="2018-03-21T11:51:00Z">
        <w:r w:rsidR="00AE589F">
          <w:rPr>
            <w:lang w:eastAsia="ko-KR"/>
          </w:rPr>
          <w:t>S</w:t>
        </w:r>
      </w:ins>
      <w:r>
        <w:rPr>
          <w:lang w:eastAsia="ko-KR"/>
        </w:rPr>
        <w:t xml:space="preserve">cenes. The sceneMember </w:t>
      </w:r>
      <w:del w:id="13052" w:author="Bardini, Richard A" w:date="2018-03-21T11:51:00Z">
        <w:r w:rsidDel="00AE589F">
          <w:rPr>
            <w:lang w:eastAsia="ko-KR"/>
          </w:rPr>
          <w:delText>r</w:delText>
        </w:r>
      </w:del>
      <w:ins w:id="13053" w:author="Bardini, Richard A" w:date="2018-03-21T11:51:00Z">
        <w:r w:rsidR="00AE589F">
          <w:rPr>
            <w:lang w:eastAsia="ko-KR"/>
          </w:rPr>
          <w:t>R</w:t>
        </w:r>
      </w:ins>
      <w:r>
        <w:rPr>
          <w:lang w:eastAsia="ko-KR"/>
        </w:rPr>
        <w:t xml:space="preserve">esource contains the mapping between a </w:t>
      </w:r>
      <w:del w:id="13054" w:author="Bardini, Richard A" w:date="2018-03-21T11:51:00Z">
        <w:r w:rsidDel="00AE589F">
          <w:rPr>
            <w:lang w:eastAsia="ko-KR"/>
          </w:rPr>
          <w:delText>s</w:delText>
        </w:r>
      </w:del>
      <w:ins w:id="13055" w:author="Bardini, Richard A" w:date="2018-03-21T11:51:00Z">
        <w:r w:rsidR="00AE589F">
          <w:rPr>
            <w:lang w:eastAsia="ko-KR"/>
          </w:rPr>
          <w:t>S</w:t>
        </w:r>
      </w:ins>
      <w:r>
        <w:rPr>
          <w:lang w:eastAsia="ko-KR"/>
        </w:rPr>
        <w:t xml:space="preserve">cene and what needs to happen according to that </w:t>
      </w:r>
      <w:del w:id="13056" w:author="Bardini, Richard A" w:date="2018-03-21T11:51:00Z">
        <w:r w:rsidDel="00AE589F">
          <w:rPr>
            <w:lang w:eastAsia="ko-KR"/>
          </w:rPr>
          <w:delText>s</w:delText>
        </w:r>
      </w:del>
      <w:ins w:id="13057" w:author="Bardini, Richard A" w:date="2018-03-21T11:51:00Z">
        <w:r w:rsidR="00AE589F">
          <w:rPr>
            <w:lang w:eastAsia="ko-KR"/>
          </w:rPr>
          <w:t>S</w:t>
        </w:r>
      </w:ins>
      <w:r>
        <w:rPr>
          <w:lang w:eastAsia="ko-KR"/>
        </w:rPr>
        <w:t xml:space="preserve">cene on an indicated </w:t>
      </w:r>
      <w:del w:id="13058" w:author="Bardini, Richard A" w:date="2018-03-21T11:51:00Z">
        <w:r w:rsidDel="00AE589F">
          <w:rPr>
            <w:lang w:eastAsia="ko-KR"/>
          </w:rPr>
          <w:delText>r</w:delText>
        </w:r>
      </w:del>
      <w:ins w:id="13059" w:author="Bardini, Richard A" w:date="2018-03-21T11:51:00Z">
        <w:r w:rsidR="00AE589F">
          <w:rPr>
            <w:lang w:eastAsia="ko-KR"/>
          </w:rPr>
          <w:t>R</w:t>
        </w:r>
      </w:ins>
      <w:r>
        <w:rPr>
          <w:lang w:eastAsia="ko-KR"/>
        </w:rPr>
        <w:t>esource.</w:t>
      </w:r>
    </w:p>
    <w:p w14:paraId="146C96FB" w14:textId="77777777" w:rsidR="00787821" w:rsidRDefault="00787821" w:rsidP="00D53664">
      <w:pPr>
        <w:pStyle w:val="PlantUML"/>
      </w:pPr>
      <w:r>
        <w:t>@startuml</w:t>
      </w:r>
    </w:p>
    <w:p w14:paraId="24E8E717" w14:textId="77777777" w:rsidR="00787821" w:rsidRDefault="00787821" w:rsidP="00D53664">
      <w:pPr>
        <w:pStyle w:val="PlantUML"/>
      </w:pPr>
      <w:r>
        <w:t>salt</w:t>
      </w:r>
    </w:p>
    <w:p w14:paraId="15F610E9" w14:textId="77777777" w:rsidR="00787821" w:rsidRDefault="00787821" w:rsidP="00D53664">
      <w:pPr>
        <w:pStyle w:val="PlantUML"/>
      </w:pPr>
      <w:r>
        <w:t>{</w:t>
      </w:r>
    </w:p>
    <w:p w14:paraId="1BF36CED" w14:textId="77777777" w:rsidR="00787821" w:rsidRDefault="00787821" w:rsidP="00D53664">
      <w:pPr>
        <w:pStyle w:val="PlantUML"/>
      </w:pPr>
      <w:r>
        <w:t>{T</w:t>
      </w:r>
    </w:p>
    <w:p w14:paraId="64A66F00" w14:textId="77777777" w:rsidR="00787821" w:rsidRDefault="00787821" w:rsidP="00D53664">
      <w:pPr>
        <w:pStyle w:val="PlantUML"/>
      </w:pPr>
      <w:r>
        <w:t>+ sceneList</w:t>
      </w:r>
    </w:p>
    <w:p w14:paraId="5FFD47F6" w14:textId="77777777" w:rsidR="00787821" w:rsidRDefault="00787821" w:rsidP="00D53664">
      <w:pPr>
        <w:pStyle w:val="PlantUML"/>
      </w:pPr>
      <w:r>
        <w:t>++ sceneCollection A</w:t>
      </w:r>
    </w:p>
    <w:p w14:paraId="12BE96F7" w14:textId="77777777" w:rsidR="00787821" w:rsidRDefault="00787821" w:rsidP="00D53664">
      <w:pPr>
        <w:pStyle w:val="PlantUML"/>
      </w:pPr>
      <w:r>
        <w:t>+++scenemember A1</w:t>
      </w:r>
    </w:p>
    <w:p w14:paraId="34B2391A" w14:textId="77777777" w:rsidR="00787821" w:rsidRDefault="00787821" w:rsidP="00D53664">
      <w:pPr>
        <w:pStyle w:val="PlantUML"/>
      </w:pPr>
      <w:r>
        <w:t>+++scenemember A2</w:t>
      </w:r>
    </w:p>
    <w:p w14:paraId="34457D34" w14:textId="77777777" w:rsidR="00787821" w:rsidRDefault="00787821" w:rsidP="00D53664">
      <w:pPr>
        <w:pStyle w:val="PlantUML"/>
      </w:pPr>
      <w:r>
        <w:t>+++ …</w:t>
      </w:r>
    </w:p>
    <w:p w14:paraId="68E0F6CD" w14:textId="77777777" w:rsidR="00787821" w:rsidRDefault="00787821" w:rsidP="00D53664">
      <w:pPr>
        <w:pStyle w:val="PlantUML"/>
      </w:pPr>
      <w:r>
        <w:t>+++scenemember Ax</w:t>
      </w:r>
    </w:p>
    <w:p w14:paraId="1968F82F" w14:textId="77777777" w:rsidR="00787821" w:rsidRDefault="00787821" w:rsidP="00D53664">
      <w:pPr>
        <w:pStyle w:val="PlantUML"/>
      </w:pPr>
    </w:p>
    <w:p w14:paraId="6B05D127" w14:textId="77777777" w:rsidR="00787821" w:rsidRDefault="00787821" w:rsidP="00D53664">
      <w:pPr>
        <w:pStyle w:val="PlantUML"/>
      </w:pPr>
      <w:r>
        <w:t>++ …</w:t>
      </w:r>
    </w:p>
    <w:p w14:paraId="5935BA34" w14:textId="77777777" w:rsidR="00787821" w:rsidRDefault="00787821" w:rsidP="00D53664">
      <w:pPr>
        <w:pStyle w:val="PlantUML"/>
      </w:pPr>
      <w:r>
        <w:t>++ sceneCollection Z</w:t>
      </w:r>
    </w:p>
    <w:p w14:paraId="7D355299" w14:textId="77777777" w:rsidR="00787821" w:rsidRDefault="00787821" w:rsidP="00D53664">
      <w:pPr>
        <w:pStyle w:val="PlantUML"/>
      </w:pPr>
      <w:r>
        <w:t>+++scenemember Z1</w:t>
      </w:r>
    </w:p>
    <w:p w14:paraId="01AEC580" w14:textId="77777777" w:rsidR="00787821" w:rsidRDefault="00787821" w:rsidP="00D53664">
      <w:pPr>
        <w:pStyle w:val="PlantUML"/>
      </w:pPr>
      <w:r>
        <w:t>+++scenemember Z2</w:t>
      </w:r>
    </w:p>
    <w:p w14:paraId="28DB742D" w14:textId="77777777" w:rsidR="00787821" w:rsidRDefault="00787821" w:rsidP="00D53664">
      <w:pPr>
        <w:pStyle w:val="PlantUML"/>
      </w:pPr>
      <w:r>
        <w:t>+++ …</w:t>
      </w:r>
    </w:p>
    <w:p w14:paraId="0604B06E" w14:textId="77777777" w:rsidR="00787821" w:rsidRDefault="00787821" w:rsidP="00D53664">
      <w:pPr>
        <w:pStyle w:val="PlantUML"/>
      </w:pPr>
      <w:r>
        <w:t>+++scenemember Zx</w:t>
      </w:r>
    </w:p>
    <w:p w14:paraId="7CF11A6A" w14:textId="77777777" w:rsidR="00787821" w:rsidRDefault="00787821" w:rsidP="00D53664">
      <w:pPr>
        <w:pStyle w:val="PlantUML"/>
      </w:pPr>
      <w:r>
        <w:t>}</w:t>
      </w:r>
    </w:p>
    <w:p w14:paraId="488F4606" w14:textId="77777777" w:rsidR="00787821" w:rsidRDefault="00787821" w:rsidP="00D53664">
      <w:pPr>
        <w:pStyle w:val="PlantUML"/>
      </w:pPr>
      <w:r>
        <w:t>}</w:t>
      </w:r>
    </w:p>
    <w:p w14:paraId="3B7E3536" w14:textId="77777777" w:rsidR="00787821" w:rsidRDefault="00787821" w:rsidP="00D53664">
      <w:pPr>
        <w:pStyle w:val="PlantUML"/>
      </w:pPr>
      <w:r>
        <w:t>@enduml</w:t>
      </w:r>
    </w:p>
    <w:p w14:paraId="73CC3B12" w14:textId="77777777" w:rsidR="00D53664" w:rsidRDefault="00D53664" w:rsidP="00C62F9E">
      <w:pPr>
        <w:pStyle w:val="FIGURE"/>
      </w:pPr>
      <w:r>
        <w:rPr>
          <w:noProof/>
          <w:lang w:eastAsia="en-US"/>
        </w:rPr>
        <w:drawing>
          <wp:inline distT="0" distB="0" distL="0" distR="0" wp14:anchorId="04996079" wp14:editId="0B16AA7F">
            <wp:extent cx="1333500" cy="1819275"/>
            <wp:effectExtent l="0" t="0" r="0" b="9525"/>
            <wp:docPr id="12" name="Picture 1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78">
                      <a:extLst>
                        <a:ext uri="{28A0092B-C50C-407E-A947-70E740481C1C}">
                          <a14:useLocalDpi xmlns:a14="http://schemas.microsoft.com/office/drawing/2010/main" val="0"/>
                        </a:ext>
                      </a:extLst>
                    </a:blip>
                    <a:stretch>
                      <a:fillRect/>
                    </a:stretch>
                  </pic:blipFill>
                  <pic:spPr>
                    <a:xfrm>
                      <a:off x="0" y="0"/>
                      <a:ext cx="1333500" cy="1819275"/>
                    </a:xfrm>
                    <a:prstGeom prst="rect">
                      <a:avLst/>
                    </a:prstGeom>
                  </pic:spPr>
                </pic:pic>
              </a:graphicData>
            </a:graphic>
          </wp:inline>
        </w:drawing>
      </w:r>
    </w:p>
    <w:p w14:paraId="7D03154D" w14:textId="6F3CA48A" w:rsidR="00787821" w:rsidRDefault="00787821" w:rsidP="00C66FF1">
      <w:pPr>
        <w:pStyle w:val="FIGURE-title"/>
      </w:pPr>
      <w:bookmarkStart w:id="13060" w:name="_Ref421632852"/>
      <w:bookmarkStart w:id="13061" w:name="_Toc424827373"/>
      <w:bookmarkStart w:id="13062" w:name="_Ref425879273"/>
      <w:bookmarkStart w:id="13063" w:name="_Toc509367537"/>
      <w:r w:rsidRPr="00CF7590">
        <w:t>Figure</w:t>
      </w:r>
      <w:r>
        <w:t xml:space="preserve"> </w:t>
      </w:r>
      <w:r w:rsidR="00194F1E">
        <w:fldChar w:fldCharType="begin"/>
      </w:r>
      <w:r w:rsidR="007B07C5">
        <w:instrText xml:space="preserve"> SEQ Figure \* ARABIC </w:instrText>
      </w:r>
      <w:r w:rsidR="00194F1E">
        <w:fldChar w:fldCharType="separate"/>
      </w:r>
      <w:r w:rsidR="00370B4E">
        <w:rPr>
          <w:noProof/>
        </w:rPr>
        <w:t>22</w:t>
      </w:r>
      <w:r w:rsidR="00194F1E">
        <w:rPr>
          <w:noProof/>
        </w:rPr>
        <w:fldChar w:fldCharType="end"/>
      </w:r>
      <w:bookmarkEnd w:id="13060"/>
      <w:r>
        <w:rPr>
          <w:lang w:val="en-GB"/>
        </w:rPr>
        <w:t xml:space="preserve"> Generic </w:t>
      </w:r>
      <w:del w:id="13064" w:author="Bardini, Richard A" w:date="2018-03-21T11:51:00Z">
        <w:r w:rsidDel="00AE589F">
          <w:rPr>
            <w:lang w:val="en-GB"/>
          </w:rPr>
          <w:delText>s</w:delText>
        </w:r>
      </w:del>
      <w:ins w:id="13065" w:author="Bardini, Richard A" w:date="2018-03-21T11:51:00Z">
        <w:r w:rsidR="00AE589F">
          <w:rPr>
            <w:lang w:val="en-GB"/>
          </w:rPr>
          <w:t>S</w:t>
        </w:r>
      </w:ins>
      <w:r>
        <w:rPr>
          <w:lang w:val="en-GB"/>
        </w:rPr>
        <w:t xml:space="preserve">cene </w:t>
      </w:r>
      <w:del w:id="13066" w:author="Bardini, Richard A" w:date="2018-03-21T11:51:00Z">
        <w:r w:rsidDel="00AE589F">
          <w:rPr>
            <w:lang w:val="en-GB"/>
          </w:rPr>
          <w:delText>r</w:delText>
        </w:r>
      </w:del>
      <w:ins w:id="13067" w:author="Bardini, Richard A" w:date="2018-03-21T11:51:00Z">
        <w:r w:rsidR="00AE589F">
          <w:rPr>
            <w:lang w:val="en-GB"/>
          </w:rPr>
          <w:t>R</w:t>
        </w:r>
      </w:ins>
      <w:r>
        <w:rPr>
          <w:lang w:val="en-GB"/>
        </w:rPr>
        <w:t>esource structure</w:t>
      </w:r>
      <w:bookmarkEnd w:id="13061"/>
      <w:bookmarkEnd w:id="13062"/>
      <w:bookmarkEnd w:id="13063"/>
    </w:p>
    <w:p w14:paraId="7A551D3C" w14:textId="77777777" w:rsidR="001A3799" w:rsidRDefault="001A3799" w:rsidP="00F92D1D">
      <w:pPr>
        <w:pStyle w:val="Heading4"/>
      </w:pPr>
      <w:r>
        <w:t>Scene creation</w:t>
      </w:r>
    </w:p>
    <w:p w14:paraId="2E4F8727" w14:textId="3BE10CE8" w:rsidR="0048397B" w:rsidRPr="00D53754" w:rsidRDefault="00D55961" w:rsidP="008A68F8">
      <w:pPr>
        <w:pStyle w:val="PARAGRAPH"/>
        <w:rPr>
          <w:lang w:eastAsia="ko-KR"/>
        </w:rPr>
      </w:pPr>
      <w:r w:rsidRPr="0073095F">
        <w:rPr>
          <w:lang w:eastAsia="ko-KR"/>
        </w:rPr>
        <w:t xml:space="preserve">A </w:t>
      </w:r>
      <w:r>
        <w:rPr>
          <w:lang w:eastAsia="ko-KR"/>
        </w:rPr>
        <w:t>C</w:t>
      </w:r>
      <w:r w:rsidRPr="0073095F">
        <w:rPr>
          <w:lang w:eastAsia="ko-KR"/>
        </w:rPr>
        <w:t xml:space="preserve">lient desiring to </w:t>
      </w:r>
      <w:r>
        <w:rPr>
          <w:lang w:eastAsia="ko-KR"/>
        </w:rPr>
        <w:t>interact with</w:t>
      </w:r>
      <w:r w:rsidRPr="0073095F">
        <w:rPr>
          <w:lang w:eastAsia="ko-KR"/>
        </w:rPr>
        <w:t xml:space="preserve"> </w:t>
      </w:r>
      <w:del w:id="13068" w:author="Bardini, Richard A" w:date="2018-03-21T11:51:00Z">
        <w:r w:rsidRPr="0073095F" w:rsidDel="00AE589F">
          <w:rPr>
            <w:lang w:eastAsia="ko-KR"/>
          </w:rPr>
          <w:delText>s</w:delText>
        </w:r>
      </w:del>
      <w:ins w:id="13069" w:author="Bardini, Richard A" w:date="2018-03-21T11:51:00Z">
        <w:r w:rsidR="00AE589F">
          <w:rPr>
            <w:lang w:eastAsia="ko-KR"/>
          </w:rPr>
          <w:t>S</w:t>
        </w:r>
      </w:ins>
      <w:r w:rsidRPr="0073095F">
        <w:rPr>
          <w:lang w:eastAsia="ko-KR"/>
        </w:rPr>
        <w:t xml:space="preserve">cenes needs to first determine if the </w:t>
      </w:r>
      <w:del w:id="13070" w:author="Bardini, Richard A" w:date="2018-03-21T11:51:00Z">
        <w:r w:rsidRPr="0073095F" w:rsidDel="00AE589F">
          <w:rPr>
            <w:lang w:eastAsia="ko-KR"/>
          </w:rPr>
          <w:delText>s</w:delText>
        </w:r>
      </w:del>
      <w:ins w:id="13071" w:author="Bardini, Richard A" w:date="2018-03-21T11:51:00Z">
        <w:r w:rsidR="00AE589F">
          <w:rPr>
            <w:lang w:eastAsia="ko-KR"/>
          </w:rPr>
          <w:t>S</w:t>
        </w:r>
      </w:ins>
      <w:r w:rsidRPr="0073095F">
        <w:rPr>
          <w:lang w:eastAsia="ko-KR"/>
        </w:rPr>
        <w:t xml:space="preserve">erver supports the </w:t>
      </w:r>
      <w:del w:id="13072" w:author="Bardini, Richard A" w:date="2018-03-21T11:52:00Z">
        <w:r w:rsidRPr="0073095F" w:rsidDel="00AE589F">
          <w:rPr>
            <w:lang w:eastAsia="ko-KR"/>
          </w:rPr>
          <w:delText>s</w:delText>
        </w:r>
      </w:del>
      <w:ins w:id="13073" w:author="Bardini, Richard A" w:date="2018-03-21T11:52:00Z">
        <w:r w:rsidR="00AE589F">
          <w:rPr>
            <w:lang w:eastAsia="ko-KR"/>
          </w:rPr>
          <w:t>S</w:t>
        </w:r>
      </w:ins>
      <w:r w:rsidRPr="0073095F">
        <w:rPr>
          <w:lang w:eastAsia="ko-KR"/>
        </w:rPr>
        <w:t>cene feature;</w:t>
      </w:r>
      <w:r w:rsidRPr="00787821">
        <w:rPr>
          <w:lang w:eastAsia="ko-KR"/>
        </w:rPr>
        <w:t xml:space="preserve"> the sceneMembers of a </w:t>
      </w:r>
      <w:del w:id="13074" w:author="Bardini, Richard A" w:date="2018-03-21T11:52:00Z">
        <w:r w:rsidRPr="00787821" w:rsidDel="00AE589F">
          <w:rPr>
            <w:lang w:eastAsia="ko-KR"/>
          </w:rPr>
          <w:delText>s</w:delText>
        </w:r>
      </w:del>
      <w:ins w:id="13075" w:author="Bardini, Richard A" w:date="2018-03-21T11:52:00Z">
        <w:r w:rsidR="00AE589F">
          <w:rPr>
            <w:lang w:eastAsia="ko-KR"/>
          </w:rPr>
          <w:t>S</w:t>
        </w:r>
      </w:ins>
      <w:r w:rsidRPr="00787821">
        <w:rPr>
          <w:lang w:eastAsia="ko-KR"/>
        </w:rPr>
        <w:t xml:space="preserve">cene </w:t>
      </w:r>
      <w:ins w:id="13076" w:author="Bardini, Richard A" w:date="2018-03-21T12:15:00Z">
        <w:r w:rsidR="00974ACF">
          <w:rPr>
            <w:lang w:eastAsia="ko-KR"/>
          </w:rPr>
          <w:t xml:space="preserve">that are </w:t>
        </w:r>
        <w:r w:rsidR="00974ACF">
          <w:rPr>
            <w:lang w:eastAsia="ko-KR"/>
          </w:rPr>
          <w:t>R</w:t>
        </w:r>
        <w:r w:rsidR="00974ACF">
          <w:rPr>
            <w:lang w:eastAsia="ko-KR"/>
          </w:rPr>
          <w:t xml:space="preserve">esources of end </w:t>
        </w:r>
        <w:r w:rsidR="00974ACF">
          <w:rPr>
            <w:lang w:eastAsia="ko-KR"/>
          </w:rPr>
          <w:t>D</w:t>
        </w:r>
        <w:r w:rsidR="00974ACF">
          <w:rPr>
            <w:lang w:eastAsia="ko-KR"/>
          </w:rPr>
          <w:t xml:space="preserve">evice being updated by the </w:t>
        </w:r>
        <w:r w:rsidR="00974ACF">
          <w:rPr>
            <w:lang w:eastAsia="ko-KR"/>
          </w:rPr>
          <w:t>S</w:t>
        </w:r>
        <w:r w:rsidR="00974ACF">
          <w:rPr>
            <w:lang w:eastAsia="ko-KR"/>
          </w:rPr>
          <w:t>cene change</w:t>
        </w:r>
        <w:r w:rsidR="00974ACF" w:rsidRPr="00787821">
          <w:rPr>
            <w:lang w:eastAsia="ko-KR"/>
          </w:rPr>
          <w:t xml:space="preserve"> </w:t>
        </w:r>
      </w:ins>
      <w:r w:rsidRPr="00787821">
        <w:rPr>
          <w:lang w:eastAsia="ko-KR"/>
        </w:rPr>
        <w:t xml:space="preserve">do not have to be co-located on the </w:t>
      </w:r>
      <w:del w:id="13077" w:author="Bardini, Richard A" w:date="2018-03-21T11:52:00Z">
        <w:r w:rsidRPr="00787821" w:rsidDel="00AE589F">
          <w:rPr>
            <w:lang w:eastAsia="ko-KR"/>
          </w:rPr>
          <w:delText>s</w:delText>
        </w:r>
      </w:del>
      <w:ins w:id="13078" w:author="Bardini, Richard A" w:date="2018-03-21T11:52:00Z">
        <w:r w:rsidR="00AE589F">
          <w:rPr>
            <w:lang w:eastAsia="ko-KR"/>
          </w:rPr>
          <w:t>S</w:t>
        </w:r>
      </w:ins>
      <w:r w:rsidRPr="00787821">
        <w:rPr>
          <w:lang w:eastAsia="ko-KR"/>
        </w:rPr>
        <w:t xml:space="preserve">erver supporting the </w:t>
      </w:r>
      <w:del w:id="13079" w:author="Bardini, Richard A" w:date="2018-03-21T11:52:00Z">
        <w:r w:rsidRPr="00787821" w:rsidDel="00AE589F">
          <w:rPr>
            <w:lang w:eastAsia="ko-KR"/>
          </w:rPr>
          <w:delText>s</w:delText>
        </w:r>
      </w:del>
      <w:ins w:id="13080" w:author="Bardini, Richard A" w:date="2018-03-21T11:52:00Z">
        <w:r w:rsidR="00AE589F">
          <w:rPr>
            <w:lang w:eastAsia="ko-KR"/>
          </w:rPr>
          <w:t>S</w:t>
        </w:r>
      </w:ins>
      <w:r w:rsidRPr="00787821">
        <w:rPr>
          <w:lang w:eastAsia="ko-KR"/>
        </w:rPr>
        <w:t xml:space="preserve">cene feature. This can be done by checking if </w:t>
      </w:r>
      <w:ins w:id="13081" w:author="Bardini, Richard A" w:date="2018-03-21T11:56:00Z">
        <w:r w:rsidR="00AE589F" w:rsidRPr="00D53754">
          <w:t>"</w:t>
        </w:r>
      </w:ins>
      <w:del w:id="13082" w:author="Bardini, Richard A" w:date="2018-03-21T11:56:00Z">
        <w:r w:rsidR="00CB5A44" w:rsidDel="00AE589F">
          <w:rPr>
            <w:lang w:eastAsia="ko-KR"/>
          </w:rPr>
          <w:delText>“</w:delText>
        </w:r>
      </w:del>
      <w:r w:rsidRPr="00787821">
        <w:rPr>
          <w:lang w:eastAsia="ko-KR"/>
        </w:rPr>
        <w:t>/oic/res</w:t>
      </w:r>
      <w:ins w:id="13083" w:author="Bardini, Richard A" w:date="2018-03-21T11:56:00Z">
        <w:r w:rsidR="00AE589F" w:rsidRPr="00D53754">
          <w:t>"</w:t>
        </w:r>
      </w:ins>
      <w:del w:id="13084" w:author="Bardini, Richard A" w:date="2018-03-21T11:56:00Z">
        <w:r w:rsidR="00CB5A44" w:rsidDel="00AE589F">
          <w:rPr>
            <w:lang w:eastAsia="ko-KR"/>
          </w:rPr>
          <w:delText>”</w:delText>
        </w:r>
      </w:del>
      <w:r w:rsidRPr="00787821">
        <w:rPr>
          <w:lang w:eastAsia="ko-KR"/>
        </w:rPr>
        <w:t xml:space="preserve"> contains the </w:t>
      </w:r>
      <w:ins w:id="13085" w:author="Bardini, Richard A" w:date="2018-03-21T11:56:00Z">
        <w:r w:rsidR="00AE589F" w:rsidRPr="00D53754">
          <w:t>"</w:t>
        </w:r>
      </w:ins>
      <w:del w:id="13086" w:author="Bardini, Richard A" w:date="2018-03-21T11:56:00Z">
        <w:r w:rsidR="00966C25" w:rsidDel="00AE589F">
          <w:rPr>
            <w:lang w:eastAsia="ko-KR"/>
          </w:rPr>
          <w:delText>“</w:delText>
        </w:r>
      </w:del>
      <w:r w:rsidRPr="00787821">
        <w:rPr>
          <w:lang w:eastAsia="ko-KR"/>
        </w:rPr>
        <w:t>rt</w:t>
      </w:r>
      <w:ins w:id="13087" w:author="Bardini, Richard A" w:date="2018-03-21T11:56:00Z">
        <w:r w:rsidR="00AE589F" w:rsidRPr="00D53754">
          <w:t>"</w:t>
        </w:r>
      </w:ins>
      <w:del w:id="13088" w:author="Bardini, Richard A" w:date="2018-03-21T11:56:00Z">
        <w:r w:rsidR="00966C25" w:rsidDel="00AE589F">
          <w:rPr>
            <w:lang w:eastAsia="ko-KR"/>
          </w:rPr>
          <w:delText>”</w:delText>
        </w:r>
      </w:del>
      <w:r w:rsidRPr="00787821">
        <w:rPr>
          <w:lang w:eastAsia="ko-KR"/>
        </w:rPr>
        <w:t xml:space="preserve"> of the sceneList </w:t>
      </w:r>
      <w:del w:id="13089" w:author="Bardini, Richard A" w:date="2018-03-21T11:52:00Z">
        <w:r w:rsidRPr="00787821" w:rsidDel="00AE589F">
          <w:rPr>
            <w:lang w:eastAsia="ko-KR"/>
          </w:rPr>
          <w:delText>r</w:delText>
        </w:r>
      </w:del>
      <w:ins w:id="13090" w:author="Bardini, Richard A" w:date="2018-03-21T11:52:00Z">
        <w:r w:rsidR="00AE589F">
          <w:rPr>
            <w:lang w:eastAsia="ko-KR"/>
          </w:rPr>
          <w:t>R</w:t>
        </w:r>
      </w:ins>
      <w:r w:rsidRPr="00787821">
        <w:rPr>
          <w:lang w:eastAsia="ko-KR"/>
        </w:rPr>
        <w:t xml:space="preserve">esource. This is depicted in first steps of </w:t>
      </w:r>
      <w:r w:rsidR="00194F1E">
        <w:rPr>
          <w:highlight w:val="yellow"/>
          <w:lang w:eastAsia="ko-KR"/>
        </w:rPr>
        <w:fldChar w:fldCharType="begin"/>
      </w:r>
      <w:r>
        <w:rPr>
          <w:lang w:eastAsia="ko-KR"/>
        </w:rPr>
        <w:instrText xml:space="preserve"> REF _Ref421620729 \h </w:instrText>
      </w:r>
      <w:r w:rsidR="00194F1E">
        <w:rPr>
          <w:highlight w:val="yellow"/>
          <w:lang w:eastAsia="ko-KR"/>
        </w:rPr>
      </w:r>
      <w:r w:rsidR="00194F1E">
        <w:rPr>
          <w:highlight w:val="yellow"/>
          <w:lang w:eastAsia="ko-KR"/>
        </w:rPr>
        <w:fldChar w:fldCharType="separate"/>
      </w:r>
      <w:r w:rsidR="00370B4E" w:rsidRPr="00CF7590">
        <w:t>Figure</w:t>
      </w:r>
      <w:r w:rsidR="00370B4E">
        <w:t xml:space="preserve"> </w:t>
      </w:r>
      <w:r w:rsidR="00370B4E">
        <w:rPr>
          <w:noProof/>
        </w:rPr>
        <w:t>23</w:t>
      </w:r>
      <w:r w:rsidR="00194F1E">
        <w:rPr>
          <w:highlight w:val="yellow"/>
          <w:lang w:eastAsia="ko-KR"/>
        </w:rPr>
        <w:fldChar w:fldCharType="end"/>
      </w:r>
      <w:r w:rsidRPr="00787821">
        <w:rPr>
          <w:lang w:eastAsia="ko-KR"/>
        </w:rPr>
        <w:t xml:space="preserve">. The sceneCollection </w:t>
      </w:r>
      <w:ins w:id="13091" w:author="Bardini, Richard A" w:date="2018-03-21T12:12:00Z">
        <w:r w:rsidR="00974ACF">
          <w:rPr>
            <w:lang w:eastAsia="ko-KR"/>
          </w:rPr>
          <w:t xml:space="preserve">Resource </w:t>
        </w:r>
      </w:ins>
      <w:r>
        <w:rPr>
          <w:lang w:eastAsia="ko-KR"/>
        </w:rPr>
        <w:t>is</w:t>
      </w:r>
      <w:r w:rsidRPr="00787821">
        <w:rPr>
          <w:lang w:eastAsia="ko-KR"/>
        </w:rPr>
        <w:t xml:space="preserve"> created by </w:t>
      </w:r>
      <w:r>
        <w:rPr>
          <w:lang w:eastAsia="ko-KR"/>
        </w:rPr>
        <w:t xml:space="preserve">the Server using some out of bound mechanism, Client creation of </w:t>
      </w:r>
      <w:del w:id="13092" w:author="Bardini, Richard A" w:date="2018-03-21T11:52:00Z">
        <w:r w:rsidDel="00AE589F">
          <w:rPr>
            <w:lang w:eastAsia="ko-KR"/>
          </w:rPr>
          <w:delText>s</w:delText>
        </w:r>
      </w:del>
      <w:ins w:id="13093" w:author="Bardini, Richard A" w:date="2018-03-21T11:52:00Z">
        <w:r w:rsidR="00AE589F">
          <w:rPr>
            <w:lang w:eastAsia="ko-KR"/>
          </w:rPr>
          <w:t>S</w:t>
        </w:r>
      </w:ins>
      <w:r>
        <w:rPr>
          <w:lang w:eastAsia="ko-KR"/>
        </w:rPr>
        <w:t xml:space="preserve">cenes is not supported at this time. </w:t>
      </w:r>
      <w:r w:rsidRPr="00787821">
        <w:rPr>
          <w:lang w:eastAsia="ko-KR"/>
        </w:rPr>
        <w:t xml:space="preserve">This will </w:t>
      </w:r>
      <w:r w:rsidRPr="00787821">
        <w:rPr>
          <w:lang w:eastAsia="ko-KR"/>
        </w:rPr>
        <w:lastRenderedPageBreak/>
        <w:t xml:space="preserve">entail defining the </w:t>
      </w:r>
      <w:del w:id="13094" w:author="Bardini, Richard A" w:date="2018-03-21T11:53:00Z">
        <w:r w:rsidRPr="00787821" w:rsidDel="00AE589F">
          <w:rPr>
            <w:lang w:eastAsia="ko-KR"/>
          </w:rPr>
          <w:delText>s</w:delText>
        </w:r>
      </w:del>
      <w:ins w:id="13095" w:author="Bardini, Richard A" w:date="2018-03-21T11:53:00Z">
        <w:r w:rsidR="00AE589F">
          <w:rPr>
            <w:lang w:eastAsia="ko-KR"/>
          </w:rPr>
          <w:t>S</w:t>
        </w:r>
      </w:ins>
      <w:r w:rsidRPr="00787821">
        <w:rPr>
          <w:lang w:eastAsia="ko-KR"/>
        </w:rPr>
        <w:t xml:space="preserve">cene with an applicable list of </w:t>
      </w:r>
      <w:del w:id="13096" w:author="Bardini, Richard A" w:date="2018-03-21T11:53:00Z">
        <w:r w:rsidRPr="00787821" w:rsidDel="00AE589F">
          <w:rPr>
            <w:lang w:eastAsia="ko-KR"/>
          </w:rPr>
          <w:delText>s</w:delText>
        </w:r>
      </w:del>
      <w:ins w:id="13097" w:author="Bardini, Richard A" w:date="2018-03-21T11:53:00Z">
        <w:r w:rsidR="00AE589F">
          <w:rPr>
            <w:lang w:eastAsia="ko-KR"/>
          </w:rPr>
          <w:t>S</w:t>
        </w:r>
      </w:ins>
      <w:r w:rsidRPr="00787821">
        <w:rPr>
          <w:lang w:eastAsia="ko-KR"/>
        </w:rPr>
        <w:t xml:space="preserve">cene </w:t>
      </w:r>
      <w:del w:id="13098" w:author="Bardini, Richard A" w:date="2018-03-21T11:57:00Z">
        <w:r w:rsidRPr="00787821" w:rsidDel="00AE589F">
          <w:rPr>
            <w:lang w:eastAsia="ko-KR"/>
          </w:rPr>
          <w:delText>v</w:delText>
        </w:r>
      </w:del>
      <w:ins w:id="13099" w:author="Bardini, Richard A" w:date="2018-03-21T11:57:00Z">
        <w:r w:rsidR="00AE589F">
          <w:rPr>
            <w:lang w:eastAsia="ko-KR"/>
          </w:rPr>
          <w:t>V</w:t>
        </w:r>
      </w:ins>
      <w:r w:rsidRPr="00787821">
        <w:rPr>
          <w:lang w:eastAsia="ko-KR"/>
        </w:rPr>
        <w:t xml:space="preserve">alues and the mappings for each Resource being part of the </w:t>
      </w:r>
      <w:del w:id="13100" w:author="Bardini, Richard A" w:date="2018-03-21T11:53:00Z">
        <w:r w:rsidRPr="00787821" w:rsidDel="00AE589F">
          <w:rPr>
            <w:lang w:eastAsia="ko-KR"/>
          </w:rPr>
          <w:delText>s</w:delText>
        </w:r>
      </w:del>
      <w:ins w:id="13101" w:author="Bardini, Richard A" w:date="2018-03-21T11:53:00Z">
        <w:r w:rsidR="00AE589F">
          <w:rPr>
            <w:lang w:eastAsia="ko-KR"/>
          </w:rPr>
          <w:t>S</w:t>
        </w:r>
      </w:ins>
      <w:r w:rsidRPr="00787821">
        <w:rPr>
          <w:lang w:eastAsia="ko-KR"/>
        </w:rPr>
        <w:t xml:space="preserve">cene. The mapping for each </w:t>
      </w:r>
      <w:del w:id="13102" w:author="Bardini, Richard A" w:date="2018-03-21T12:14:00Z">
        <w:r w:rsidRPr="00787821" w:rsidDel="00974ACF">
          <w:rPr>
            <w:lang w:eastAsia="ko-KR"/>
          </w:rPr>
          <w:delText>r</w:delText>
        </w:r>
      </w:del>
      <w:ins w:id="13103" w:author="Bardini, Richard A" w:date="2018-03-21T12:14:00Z">
        <w:r w:rsidR="00974ACF">
          <w:rPr>
            <w:lang w:eastAsia="ko-KR"/>
          </w:rPr>
          <w:t>R</w:t>
        </w:r>
      </w:ins>
      <w:r w:rsidRPr="00787821">
        <w:rPr>
          <w:lang w:eastAsia="ko-KR"/>
        </w:rPr>
        <w:t>esource being part of the sceneCollection</w:t>
      </w:r>
      <w:ins w:id="13104" w:author="Bardini, Richard A" w:date="2018-03-21T12:18:00Z">
        <w:r w:rsidR="00737DF8">
          <w:rPr>
            <w:lang w:eastAsia="ko-KR"/>
          </w:rPr>
          <w:t xml:space="preserve"> </w:t>
        </w:r>
        <w:r w:rsidR="00737DF8">
          <w:rPr>
            <w:lang w:eastAsia="ko-KR"/>
          </w:rPr>
          <w:t>R</w:t>
        </w:r>
        <w:r w:rsidR="00737DF8" w:rsidRPr="00787821">
          <w:rPr>
            <w:lang w:eastAsia="ko-KR"/>
          </w:rPr>
          <w:t>esource</w:t>
        </w:r>
      </w:ins>
      <w:r w:rsidRPr="00787821">
        <w:rPr>
          <w:lang w:eastAsia="ko-KR"/>
        </w:rPr>
        <w:t xml:space="preserve"> is described by a </w:t>
      </w:r>
      <w:del w:id="13105" w:author="Bardini, Richard A" w:date="2018-03-21T11:53:00Z">
        <w:r w:rsidRPr="00787821" w:rsidDel="00AE589F">
          <w:rPr>
            <w:lang w:eastAsia="ko-KR"/>
          </w:rPr>
          <w:delText>r</w:delText>
        </w:r>
      </w:del>
      <w:ins w:id="13106" w:author="Bardini, Richard A" w:date="2018-03-21T11:53:00Z">
        <w:r w:rsidR="00AE589F">
          <w:rPr>
            <w:lang w:eastAsia="ko-KR"/>
          </w:rPr>
          <w:t>R</w:t>
        </w:r>
      </w:ins>
      <w:r w:rsidRPr="00787821">
        <w:rPr>
          <w:lang w:eastAsia="ko-KR"/>
        </w:rPr>
        <w:t xml:space="preserve">esource called sceneMember. The sceneMember </w:t>
      </w:r>
      <w:del w:id="13107" w:author="Bardini, Richard A" w:date="2018-03-21T11:53:00Z">
        <w:r w:rsidRPr="00787821" w:rsidDel="00AE589F">
          <w:rPr>
            <w:lang w:eastAsia="ko-KR"/>
          </w:rPr>
          <w:delText>r</w:delText>
        </w:r>
      </w:del>
      <w:ins w:id="13108" w:author="Bardini, Richard A" w:date="2018-03-21T11:53:00Z">
        <w:r w:rsidR="00AE589F">
          <w:rPr>
            <w:lang w:eastAsia="ko-KR"/>
          </w:rPr>
          <w:t>R</w:t>
        </w:r>
      </w:ins>
      <w:r w:rsidRPr="00787821">
        <w:rPr>
          <w:lang w:eastAsia="ko-KR"/>
        </w:rPr>
        <w:t xml:space="preserve">esource contains the link to a </w:t>
      </w:r>
      <w:del w:id="13109" w:author="Bardini, Richard A" w:date="2018-03-21T11:53:00Z">
        <w:r w:rsidRPr="00787821" w:rsidDel="00AE589F">
          <w:rPr>
            <w:lang w:eastAsia="ko-KR"/>
          </w:rPr>
          <w:delText>r</w:delText>
        </w:r>
      </w:del>
      <w:ins w:id="13110" w:author="Bardini, Richard A" w:date="2018-03-21T11:53:00Z">
        <w:r w:rsidR="00AE589F">
          <w:rPr>
            <w:lang w:eastAsia="ko-KR"/>
          </w:rPr>
          <w:t>R</w:t>
        </w:r>
      </w:ins>
      <w:r w:rsidRPr="00787821">
        <w:rPr>
          <w:lang w:eastAsia="ko-KR"/>
        </w:rPr>
        <w:t xml:space="preserve">esource and the mapping between the </w:t>
      </w:r>
      <w:del w:id="13111" w:author="Bardini, Richard A" w:date="2018-03-21T11:53:00Z">
        <w:r w:rsidRPr="00787821" w:rsidDel="00AE589F">
          <w:rPr>
            <w:lang w:eastAsia="ko-KR"/>
          </w:rPr>
          <w:delText>s</w:delText>
        </w:r>
      </w:del>
      <w:proofErr w:type="gramStart"/>
      <w:ins w:id="13112" w:author="Bardini, Richard A" w:date="2018-03-21T11:53:00Z">
        <w:r w:rsidR="00AE589F">
          <w:rPr>
            <w:lang w:eastAsia="ko-KR"/>
          </w:rPr>
          <w:t>S</w:t>
        </w:r>
      </w:ins>
      <w:r w:rsidRPr="00787821">
        <w:rPr>
          <w:lang w:eastAsia="ko-KR"/>
        </w:rPr>
        <w:t>cene</w:t>
      </w:r>
      <w:proofErr w:type="gramEnd"/>
      <w:r w:rsidRPr="00787821">
        <w:rPr>
          <w:lang w:eastAsia="ko-KR"/>
        </w:rPr>
        <w:t xml:space="preserve"> listed in the </w:t>
      </w:r>
      <w:ins w:id="13113" w:author="Bardini, Richard A" w:date="2018-03-21T12:20:00Z">
        <w:r w:rsidR="00737DF8" w:rsidRPr="00D53754">
          <w:t>"</w:t>
        </w:r>
      </w:ins>
      <w:r w:rsidRPr="00787821">
        <w:rPr>
          <w:lang w:eastAsia="ko-KR"/>
        </w:rPr>
        <w:t>sceneValues</w:t>
      </w:r>
      <w:ins w:id="13114" w:author="Bardini, Richard A" w:date="2018-03-21T12:20:00Z">
        <w:r w:rsidR="00737DF8" w:rsidRPr="00D53754">
          <w:t>"</w:t>
        </w:r>
      </w:ins>
      <w:r w:rsidRPr="00787821">
        <w:rPr>
          <w:lang w:eastAsia="ko-KR"/>
        </w:rPr>
        <w:t xml:space="preserve"> </w:t>
      </w:r>
      <w:commentRangeStart w:id="13115"/>
      <w:del w:id="13116" w:author="Bardini, Richard A" w:date="2018-03-19T04:20:00Z">
        <w:r w:rsidRPr="00787821" w:rsidDel="00A75644">
          <w:rPr>
            <w:lang w:eastAsia="ko-KR"/>
          </w:rPr>
          <w:delText>p</w:delText>
        </w:r>
      </w:del>
      <w:ins w:id="13117" w:author="Bardini, Richard A" w:date="2018-03-19T04:20:00Z">
        <w:r w:rsidR="00A75644">
          <w:rPr>
            <w:lang w:eastAsia="ko-KR"/>
          </w:rPr>
          <w:t>P</w:t>
        </w:r>
        <w:commentRangeEnd w:id="13115"/>
        <w:r w:rsidR="00A75644">
          <w:rPr>
            <w:rStyle w:val="CommentReference"/>
            <w:lang w:val="en-US"/>
          </w:rPr>
          <w:commentReference w:id="13115"/>
        </w:r>
      </w:ins>
      <w:r w:rsidRPr="00787821">
        <w:rPr>
          <w:lang w:eastAsia="ko-KR"/>
        </w:rPr>
        <w:t xml:space="preserve">roperty and the actual </w:t>
      </w:r>
      <w:commentRangeStart w:id="13118"/>
      <w:del w:id="13119" w:author="Bardini, Richard A" w:date="2018-03-19T03:57:00Z">
        <w:r w:rsidRPr="00787821" w:rsidDel="003078BA">
          <w:rPr>
            <w:lang w:eastAsia="ko-KR"/>
          </w:rPr>
          <w:delText>resource p</w:delText>
        </w:r>
      </w:del>
      <w:ins w:id="13120" w:author="Bardini, Richard A" w:date="2018-03-19T03:57:00Z">
        <w:r w:rsidR="003078BA">
          <w:rPr>
            <w:lang w:eastAsia="ko-KR"/>
          </w:rPr>
          <w:t>P</w:t>
        </w:r>
      </w:ins>
      <w:r w:rsidRPr="00787821">
        <w:rPr>
          <w:lang w:eastAsia="ko-KR"/>
        </w:rPr>
        <w:t>roperty</w:t>
      </w:r>
      <w:commentRangeEnd w:id="13118"/>
      <w:r w:rsidR="003078BA">
        <w:rPr>
          <w:rStyle w:val="CommentReference"/>
          <w:lang w:val="en-US"/>
        </w:rPr>
        <w:commentReference w:id="13118"/>
      </w:r>
      <w:r w:rsidRPr="00787821">
        <w:rPr>
          <w:lang w:eastAsia="ko-KR"/>
        </w:rPr>
        <w:t xml:space="preserve"> value of the Resource indicated by the </w:t>
      </w:r>
      <w:del w:id="13121" w:author="Bardini, Richard A" w:date="2018-03-21T11:54:00Z">
        <w:r w:rsidRPr="00787821" w:rsidDel="00AE589F">
          <w:rPr>
            <w:lang w:eastAsia="ko-KR"/>
          </w:rPr>
          <w:delText>l</w:delText>
        </w:r>
      </w:del>
      <w:ins w:id="13122" w:author="Bardini, Richard A" w:date="2018-03-21T11:54:00Z">
        <w:r w:rsidR="00AE589F">
          <w:rPr>
            <w:lang w:eastAsia="ko-KR"/>
          </w:rPr>
          <w:t>L</w:t>
        </w:r>
      </w:ins>
      <w:r w:rsidRPr="00787821">
        <w:rPr>
          <w:lang w:eastAsia="ko-KR"/>
        </w:rPr>
        <w:t>ink.</w:t>
      </w:r>
    </w:p>
    <w:p w14:paraId="3C009C7D" w14:textId="77777777" w:rsidR="0048397B" w:rsidRPr="00D53754" w:rsidRDefault="0048397B" w:rsidP="00FA7E22">
      <w:pPr>
        <w:pStyle w:val="PlantUML"/>
      </w:pPr>
      <w:r w:rsidRPr="00D53754">
        <w:t>@startuml</w:t>
      </w:r>
    </w:p>
    <w:p w14:paraId="7E803F86" w14:textId="77777777" w:rsidR="0048397B" w:rsidRPr="00D53754" w:rsidRDefault="0048397B" w:rsidP="00FA7E22">
      <w:pPr>
        <w:pStyle w:val="PlantUML"/>
      </w:pPr>
      <w:r w:rsidRPr="00D53754">
        <w:t>hide footbox</w:t>
      </w:r>
    </w:p>
    <w:p w14:paraId="1911E8E6" w14:textId="77777777" w:rsidR="0048397B" w:rsidRPr="00D53754" w:rsidRDefault="0048397B" w:rsidP="00FA7E22">
      <w:pPr>
        <w:pStyle w:val="PlantUML"/>
      </w:pPr>
    </w:p>
    <w:p w14:paraId="5F2084B6" w14:textId="77777777" w:rsidR="0048397B" w:rsidRPr="00D53754" w:rsidRDefault="0048397B" w:rsidP="00FA7E22">
      <w:pPr>
        <w:pStyle w:val="PlantUML"/>
      </w:pPr>
      <w:r w:rsidRPr="00D53754">
        <w:t>Participant "Client" as client</w:t>
      </w:r>
    </w:p>
    <w:p w14:paraId="7D902D0E" w14:textId="77777777" w:rsidR="0048397B" w:rsidRPr="00D53754" w:rsidRDefault="0048397B" w:rsidP="00FA7E22">
      <w:pPr>
        <w:pStyle w:val="PlantUML"/>
      </w:pPr>
      <w:r w:rsidRPr="00D53754">
        <w:t>Participant "Server" as server</w:t>
      </w:r>
    </w:p>
    <w:p w14:paraId="1F1D645B" w14:textId="77777777" w:rsidR="0048397B" w:rsidRPr="00D53754" w:rsidRDefault="0048397B" w:rsidP="00FA7E22">
      <w:pPr>
        <w:pStyle w:val="PlantUML"/>
      </w:pPr>
    </w:p>
    <w:p w14:paraId="459FAAAF" w14:textId="77777777" w:rsidR="0048397B" w:rsidRPr="00D53754" w:rsidRDefault="0048397B" w:rsidP="00FA7E22">
      <w:pPr>
        <w:pStyle w:val="PlantUML"/>
      </w:pPr>
    </w:p>
    <w:p w14:paraId="1963DB2F" w14:textId="77777777" w:rsidR="0048397B" w:rsidRPr="00D53754" w:rsidRDefault="0048397B" w:rsidP="00FA7E22">
      <w:pPr>
        <w:pStyle w:val="PlantUML"/>
      </w:pPr>
      <w:r w:rsidRPr="00D53754">
        <w:t>== Check support of scenes ==</w:t>
      </w:r>
    </w:p>
    <w:p w14:paraId="26DC6B39" w14:textId="77777777" w:rsidR="0048397B" w:rsidRPr="00D53754" w:rsidRDefault="0048397B" w:rsidP="00FA7E22">
      <w:pPr>
        <w:pStyle w:val="PlantUML"/>
      </w:pPr>
      <w:r w:rsidRPr="00D53754">
        <w:t>rnote over client</w:t>
      </w:r>
    </w:p>
    <w:p w14:paraId="710A38AE" w14:textId="77777777" w:rsidR="0048397B" w:rsidRPr="00D53754" w:rsidRDefault="0048397B" w:rsidP="00FA7E22">
      <w:pPr>
        <w:pStyle w:val="PlantUML"/>
      </w:pPr>
      <w:r w:rsidRPr="00D53754">
        <w:t>checking if sceneList is supported</w:t>
      </w:r>
    </w:p>
    <w:p w14:paraId="302D5649" w14:textId="77777777" w:rsidR="0048397B" w:rsidRPr="00D53754" w:rsidRDefault="0048397B" w:rsidP="00FA7E22">
      <w:pPr>
        <w:pStyle w:val="PlantUML"/>
      </w:pPr>
      <w:r w:rsidRPr="00D53754">
        <w:t>end rnote</w:t>
      </w:r>
    </w:p>
    <w:p w14:paraId="5653F7B9" w14:textId="77777777" w:rsidR="0048397B" w:rsidRPr="00D53754" w:rsidRDefault="0048397B" w:rsidP="00FA7E22">
      <w:pPr>
        <w:pStyle w:val="PlantUML"/>
      </w:pPr>
    </w:p>
    <w:p w14:paraId="6E535FCD" w14:textId="77777777" w:rsidR="0048397B" w:rsidRPr="00D53754" w:rsidRDefault="0048397B" w:rsidP="00FA7E22">
      <w:pPr>
        <w:pStyle w:val="PlantUML"/>
      </w:pPr>
      <w:r w:rsidRPr="00D53754">
        <w:t>client -&gt; server: get [/oic/res?rt="oic.wk.sceneList"]</w:t>
      </w:r>
    </w:p>
    <w:p w14:paraId="0F8F3562" w14:textId="77777777" w:rsidR="0048397B" w:rsidRPr="00D53754" w:rsidRDefault="0048397B" w:rsidP="00FA7E22">
      <w:pPr>
        <w:pStyle w:val="PlantUML"/>
      </w:pPr>
      <w:r w:rsidRPr="00D53754">
        <w:t>server -&gt; client: links="/myscenelist"</w:t>
      </w:r>
    </w:p>
    <w:p w14:paraId="03FFB876" w14:textId="77777777" w:rsidR="0048397B" w:rsidRPr="00D53754" w:rsidRDefault="0048397B" w:rsidP="00FA7E22">
      <w:pPr>
        <w:pStyle w:val="PlantUML"/>
      </w:pPr>
    </w:p>
    <w:p w14:paraId="045441C4" w14:textId="77777777" w:rsidR="0048397B" w:rsidRPr="00D53754" w:rsidRDefault="0048397B" w:rsidP="00FA7E22">
      <w:pPr>
        <w:pStyle w:val="PlantUML"/>
      </w:pPr>
    </w:p>
    <w:p w14:paraId="2F6BA6D7" w14:textId="77777777" w:rsidR="0048397B" w:rsidRPr="00D53754" w:rsidRDefault="0048397B" w:rsidP="00FA7E22">
      <w:pPr>
        <w:pStyle w:val="PlantUML"/>
      </w:pPr>
      <w:r w:rsidRPr="00D53754">
        <w:t>== Setup ==</w:t>
      </w:r>
    </w:p>
    <w:p w14:paraId="4FEC4725" w14:textId="77777777" w:rsidR="0048397B" w:rsidRPr="00D53754" w:rsidRDefault="0048397B" w:rsidP="00FA7E22">
      <w:pPr>
        <w:pStyle w:val="PlantUML"/>
      </w:pPr>
      <w:r w:rsidRPr="00D53754">
        <w:t xml:space="preserve">rnote over client </w:t>
      </w:r>
    </w:p>
    <w:p w14:paraId="36722365" w14:textId="77777777" w:rsidR="0048397B" w:rsidRPr="00D53754" w:rsidRDefault="0048397B" w:rsidP="00FA7E22">
      <w:pPr>
        <w:pStyle w:val="PlantUML"/>
      </w:pPr>
      <w:r w:rsidRPr="00D53754">
        <w:t>create an sceneCollection in sceneList</w:t>
      </w:r>
    </w:p>
    <w:p w14:paraId="53C4A212" w14:textId="77777777" w:rsidR="0048397B" w:rsidRPr="00D53754" w:rsidRDefault="0048397B" w:rsidP="00FA7E22">
      <w:pPr>
        <w:pStyle w:val="PlantUML"/>
      </w:pPr>
      <w:r w:rsidRPr="00D53754">
        <w:t>end rnote</w:t>
      </w:r>
    </w:p>
    <w:p w14:paraId="398A7836" w14:textId="77777777" w:rsidR="0048397B" w:rsidRPr="00D53754" w:rsidRDefault="0048397B" w:rsidP="00FA7E22">
      <w:pPr>
        <w:pStyle w:val="PlantUML"/>
      </w:pPr>
    </w:p>
    <w:p w14:paraId="10328A22" w14:textId="77777777" w:rsidR="0048397B" w:rsidRPr="00D53754" w:rsidRDefault="0048397B" w:rsidP="00FA7E22">
      <w:pPr>
        <w:pStyle w:val="PlantUML"/>
      </w:pPr>
      <w:r w:rsidRPr="00D53754">
        <w:t>client -&gt; server: create [/myscenelist] {sceneCol1, lastScene, sceneValues}</w:t>
      </w:r>
    </w:p>
    <w:p w14:paraId="7DE9FE02" w14:textId="77777777" w:rsidR="0048397B" w:rsidRPr="00D53754" w:rsidRDefault="0048397B" w:rsidP="00FA7E22">
      <w:pPr>
        <w:pStyle w:val="PlantUML"/>
      </w:pPr>
    </w:p>
    <w:p w14:paraId="14C293C2" w14:textId="77777777" w:rsidR="0048397B" w:rsidRPr="00D53754" w:rsidRDefault="0048397B" w:rsidP="00FA7E22">
      <w:pPr>
        <w:pStyle w:val="PlantUML"/>
      </w:pPr>
      <w:r w:rsidRPr="00D53754">
        <w:t>rnote over server</w:t>
      </w:r>
    </w:p>
    <w:p w14:paraId="07AB24DD" w14:textId="77777777" w:rsidR="0048397B" w:rsidRPr="00D53754" w:rsidRDefault="0048397B" w:rsidP="00FA7E22">
      <w:pPr>
        <w:pStyle w:val="PlantUML"/>
      </w:pPr>
      <w:r w:rsidRPr="00D53754">
        <w:t xml:space="preserve">sceneCollection "SceneCol1" added to </w:t>
      </w:r>
    </w:p>
    <w:p w14:paraId="4BB1EC47" w14:textId="77777777" w:rsidR="0048397B" w:rsidRPr="00D53754" w:rsidRDefault="0048397B" w:rsidP="00FA7E22">
      <w:pPr>
        <w:pStyle w:val="PlantUML"/>
      </w:pPr>
      <w:r w:rsidRPr="00D53754">
        <w:t>array of weblinks in sceneList</w:t>
      </w:r>
    </w:p>
    <w:p w14:paraId="03C25044" w14:textId="77777777" w:rsidR="0048397B" w:rsidRPr="00D53754" w:rsidRDefault="0048397B" w:rsidP="00FA7E22">
      <w:pPr>
        <w:pStyle w:val="PlantUML"/>
      </w:pPr>
      <w:r w:rsidRPr="00D53754">
        <w:t>the scene values contains the individual scenes.</w:t>
      </w:r>
    </w:p>
    <w:p w14:paraId="508DE677" w14:textId="77777777" w:rsidR="0048397B" w:rsidRPr="00D53754" w:rsidRDefault="0048397B" w:rsidP="00FA7E22">
      <w:pPr>
        <w:pStyle w:val="PlantUML"/>
      </w:pPr>
      <w:r w:rsidRPr="00D53754">
        <w:t>end rnote</w:t>
      </w:r>
    </w:p>
    <w:p w14:paraId="6ECF520C" w14:textId="77777777" w:rsidR="0048397B" w:rsidRPr="00D53754" w:rsidRDefault="0048397B" w:rsidP="00FA7E22">
      <w:pPr>
        <w:pStyle w:val="PlantUML"/>
      </w:pPr>
    </w:p>
    <w:p w14:paraId="228B8900" w14:textId="77777777" w:rsidR="0048397B" w:rsidRPr="00D53754" w:rsidRDefault="0048397B" w:rsidP="00FA7E22">
      <w:pPr>
        <w:pStyle w:val="PlantUML"/>
      </w:pPr>
      <w:r w:rsidRPr="00D53754">
        <w:t>server -&gt; client: /myscenelist/myscenedescription1</w:t>
      </w:r>
    </w:p>
    <w:p w14:paraId="5E139B8A" w14:textId="77777777" w:rsidR="0048397B" w:rsidRPr="00D53754" w:rsidRDefault="0048397B" w:rsidP="00FA7E22">
      <w:pPr>
        <w:pStyle w:val="PlantUML"/>
      </w:pPr>
    </w:p>
    <w:p w14:paraId="3142F578" w14:textId="77777777" w:rsidR="0048397B" w:rsidRPr="00D53754" w:rsidRDefault="0048397B" w:rsidP="00FA7E22">
      <w:pPr>
        <w:pStyle w:val="PlantUML"/>
      </w:pPr>
      <w:r w:rsidRPr="00D53754">
        <w:t xml:space="preserve">rnote over client </w:t>
      </w:r>
    </w:p>
    <w:p w14:paraId="70CFCB7E" w14:textId="77777777" w:rsidR="0048397B" w:rsidRPr="00D53754" w:rsidRDefault="0048397B" w:rsidP="00FA7E22">
      <w:pPr>
        <w:pStyle w:val="PlantUML"/>
      </w:pPr>
      <w:r w:rsidRPr="00D53754">
        <w:t>create an item in sceneCol1</w:t>
      </w:r>
    </w:p>
    <w:p w14:paraId="6EBE84E0" w14:textId="77777777" w:rsidR="0048397B" w:rsidRPr="00D53754" w:rsidRDefault="0048397B" w:rsidP="00FA7E22">
      <w:pPr>
        <w:pStyle w:val="PlantUML"/>
      </w:pPr>
      <w:r w:rsidRPr="00D53754">
        <w:t>which is an mapping of an scene to an property in an resource</w:t>
      </w:r>
    </w:p>
    <w:p w14:paraId="1DFC78FE" w14:textId="77777777" w:rsidR="0048397B" w:rsidRPr="00D53754" w:rsidRDefault="0048397B" w:rsidP="00FA7E22">
      <w:pPr>
        <w:pStyle w:val="PlantUML"/>
      </w:pPr>
      <w:r w:rsidRPr="00D53754">
        <w:t>end rnote</w:t>
      </w:r>
    </w:p>
    <w:p w14:paraId="79BA663C" w14:textId="77777777" w:rsidR="0048397B" w:rsidRPr="00D53754" w:rsidRDefault="0048397B" w:rsidP="00FA7E22">
      <w:pPr>
        <w:pStyle w:val="PlantUML"/>
      </w:pPr>
    </w:p>
    <w:p w14:paraId="7EF11450" w14:textId="77777777" w:rsidR="0048397B" w:rsidRPr="00D53754" w:rsidRDefault="0048397B" w:rsidP="00FA7E22">
      <w:pPr>
        <w:pStyle w:val="PlantUML"/>
      </w:pPr>
      <w:r w:rsidRPr="00D53754">
        <w:t>client -&gt; server: create [/myscenedescription1] {href to resource, mapping info}</w:t>
      </w:r>
    </w:p>
    <w:p w14:paraId="01A53F78" w14:textId="77777777" w:rsidR="0048397B" w:rsidRPr="00D53754" w:rsidRDefault="0048397B" w:rsidP="00FA7E22">
      <w:pPr>
        <w:pStyle w:val="PlantUML"/>
      </w:pPr>
    </w:p>
    <w:p w14:paraId="3B80A28E" w14:textId="77777777" w:rsidR="0048397B" w:rsidRPr="00D53754" w:rsidRDefault="0048397B" w:rsidP="00FA7E22">
      <w:pPr>
        <w:pStyle w:val="PlantUML"/>
      </w:pPr>
      <w:r w:rsidRPr="00D53754">
        <w:t>rnote over server</w:t>
      </w:r>
    </w:p>
    <w:p w14:paraId="50E8F1C2" w14:textId="77777777" w:rsidR="0048397B" w:rsidRPr="00D53754" w:rsidRDefault="0048397B" w:rsidP="00FA7E22">
      <w:pPr>
        <w:pStyle w:val="PlantUML"/>
      </w:pPr>
      <w:r w:rsidRPr="00D53754">
        <w:t>resource create</w:t>
      </w:r>
    </w:p>
    <w:p w14:paraId="138F926B" w14:textId="77777777" w:rsidR="0048397B" w:rsidRPr="00D53754" w:rsidRDefault="0048397B" w:rsidP="00FA7E22">
      <w:pPr>
        <w:pStyle w:val="PlantUML"/>
      </w:pPr>
      <w:r w:rsidRPr="00D53754">
        <w:t>member added to array of weblinks</w:t>
      </w:r>
    </w:p>
    <w:p w14:paraId="05F0DEC7" w14:textId="77777777" w:rsidR="0048397B" w:rsidRPr="00D53754" w:rsidRDefault="0048397B" w:rsidP="00FA7E22">
      <w:pPr>
        <w:pStyle w:val="PlantUML"/>
      </w:pPr>
      <w:r w:rsidRPr="00D53754">
        <w:t>of myscenedescription1</w:t>
      </w:r>
    </w:p>
    <w:p w14:paraId="049F2BD9" w14:textId="77777777" w:rsidR="0048397B" w:rsidRPr="00D53754" w:rsidRDefault="0048397B" w:rsidP="00FA7E22">
      <w:pPr>
        <w:pStyle w:val="PlantUML"/>
      </w:pPr>
      <w:r w:rsidRPr="00D53754">
        <w:t>end rnote</w:t>
      </w:r>
    </w:p>
    <w:p w14:paraId="6961D61B" w14:textId="77777777" w:rsidR="0048397B" w:rsidRPr="00D53754" w:rsidRDefault="0048397B" w:rsidP="00FA7E22">
      <w:pPr>
        <w:pStyle w:val="PlantUML"/>
      </w:pPr>
    </w:p>
    <w:p w14:paraId="695FC570" w14:textId="77777777" w:rsidR="0048397B" w:rsidRPr="00D53754" w:rsidRDefault="0048397B" w:rsidP="00FA7E22">
      <w:pPr>
        <w:pStyle w:val="PlantUML"/>
      </w:pPr>
      <w:r w:rsidRPr="00D53754">
        <w:t>server -&gt; client: /myscenedescription1</w:t>
      </w:r>
    </w:p>
    <w:p w14:paraId="1A264EA7" w14:textId="77777777" w:rsidR="0048397B" w:rsidRPr="00D53754" w:rsidRDefault="0048397B" w:rsidP="00FA7E22">
      <w:pPr>
        <w:pStyle w:val="PlantUML"/>
      </w:pPr>
    </w:p>
    <w:p w14:paraId="4AA424E6" w14:textId="77777777" w:rsidR="0048397B" w:rsidRPr="00D53754" w:rsidRDefault="0048397B" w:rsidP="00FA7E22">
      <w:pPr>
        <w:pStyle w:val="PlantUML"/>
      </w:pPr>
      <w:r w:rsidRPr="00D53754">
        <w:t>@enduml</w:t>
      </w:r>
    </w:p>
    <w:p w14:paraId="1628694B" w14:textId="77777777" w:rsidR="00FA7E22" w:rsidRDefault="00FA7E22" w:rsidP="00FA7E22">
      <w:pPr>
        <w:pStyle w:val="FIGURE"/>
      </w:pPr>
      <w:r>
        <w:rPr>
          <w:noProof/>
          <w:lang w:eastAsia="en-US"/>
        </w:rPr>
        <w:lastRenderedPageBreak/>
        <w:drawing>
          <wp:inline distT="0" distB="0" distL="0" distR="0" wp14:anchorId="7F9787E0" wp14:editId="73448FFD">
            <wp:extent cx="5943600" cy="4823085"/>
            <wp:effectExtent l="0" t="0" r="0" b="0"/>
            <wp:docPr id="225" name="Picture 22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823085"/>
                    </a:xfrm>
                    <a:prstGeom prst="rect">
                      <a:avLst/>
                    </a:prstGeom>
                  </pic:spPr>
                </pic:pic>
              </a:graphicData>
            </a:graphic>
          </wp:inline>
        </w:drawing>
      </w:r>
    </w:p>
    <w:p w14:paraId="275C1EA4" w14:textId="77777777" w:rsidR="0048397B" w:rsidRPr="00D53754" w:rsidRDefault="0048397B" w:rsidP="0048397B">
      <w:pPr>
        <w:jc w:val="left"/>
        <w:rPr>
          <w:rFonts w:cs="Times New Roman"/>
          <w:spacing w:val="0"/>
          <w:lang w:eastAsia="nl-NL"/>
        </w:rPr>
      </w:pPr>
    </w:p>
    <w:p w14:paraId="14103C7E" w14:textId="3D6E5468" w:rsidR="00787821" w:rsidRDefault="00787821" w:rsidP="00C66FF1">
      <w:pPr>
        <w:pStyle w:val="FIGURE-title"/>
      </w:pPr>
      <w:bookmarkStart w:id="13123" w:name="_Ref421620729"/>
      <w:bookmarkStart w:id="13124" w:name="_Ref421620714"/>
      <w:bookmarkStart w:id="13125" w:name="_Toc424827374"/>
      <w:bookmarkStart w:id="13126" w:name="_Toc509367538"/>
      <w:r w:rsidRPr="00CF7590">
        <w:t>Figure</w:t>
      </w:r>
      <w:r>
        <w:t xml:space="preserve"> </w:t>
      </w:r>
      <w:r w:rsidR="00194F1E">
        <w:fldChar w:fldCharType="begin"/>
      </w:r>
      <w:r w:rsidR="007B07C5">
        <w:instrText xml:space="preserve"> SEQ Figure \* ARABIC </w:instrText>
      </w:r>
      <w:r w:rsidR="00194F1E">
        <w:fldChar w:fldCharType="separate"/>
      </w:r>
      <w:r w:rsidR="00370B4E">
        <w:rPr>
          <w:noProof/>
        </w:rPr>
        <w:t>23</w:t>
      </w:r>
      <w:r w:rsidR="00194F1E">
        <w:rPr>
          <w:noProof/>
        </w:rPr>
        <w:fldChar w:fldCharType="end"/>
      </w:r>
      <w:bookmarkEnd w:id="13123"/>
      <w:r>
        <w:rPr>
          <w:lang w:val="en-GB"/>
        </w:rPr>
        <w:t xml:space="preserve"> Interactions to check Scene support and setup</w:t>
      </w:r>
      <w:bookmarkEnd w:id="13124"/>
      <w:r>
        <w:rPr>
          <w:lang w:val="en-GB"/>
        </w:rPr>
        <w:t xml:space="preserve"> of specific </w:t>
      </w:r>
      <w:del w:id="13127" w:author="Bardini, Richard A" w:date="2018-03-21T11:54:00Z">
        <w:r w:rsidDel="00AE589F">
          <w:rPr>
            <w:lang w:val="en-GB"/>
          </w:rPr>
          <w:delText>s</w:delText>
        </w:r>
      </w:del>
      <w:ins w:id="13128" w:author="Bardini, Richard A" w:date="2018-03-21T11:54:00Z">
        <w:r w:rsidR="00AE589F">
          <w:rPr>
            <w:lang w:val="en-GB"/>
          </w:rPr>
          <w:t>S</w:t>
        </w:r>
      </w:ins>
      <w:r>
        <w:rPr>
          <w:lang w:val="en-GB"/>
        </w:rPr>
        <w:t>cenes</w:t>
      </w:r>
      <w:bookmarkEnd w:id="13125"/>
      <w:bookmarkEnd w:id="13126"/>
    </w:p>
    <w:p w14:paraId="4DED691E" w14:textId="77777777" w:rsidR="001A3799" w:rsidRDefault="001A3799" w:rsidP="00F92D1D">
      <w:pPr>
        <w:pStyle w:val="Heading4"/>
      </w:pPr>
      <w:r>
        <w:t>Interacting with Scenes</w:t>
      </w:r>
    </w:p>
    <w:p w14:paraId="27E67858" w14:textId="5C6596C8" w:rsidR="0048397B" w:rsidRPr="00D53754" w:rsidRDefault="007910F8" w:rsidP="008A68F8">
      <w:pPr>
        <w:pStyle w:val="PARAGRAPH"/>
        <w:rPr>
          <w:lang w:eastAsia="ko-KR"/>
        </w:rPr>
      </w:pPr>
      <w:r w:rsidRPr="007910F8">
        <w:rPr>
          <w:lang w:eastAsia="ko-KR"/>
        </w:rPr>
        <w:t xml:space="preserve">All capable Clients can interact with </w:t>
      </w:r>
      <w:del w:id="13129" w:author="Bardini, Richard A" w:date="2018-03-21T11:54:00Z">
        <w:r w:rsidRPr="007910F8" w:rsidDel="00AE589F">
          <w:rPr>
            <w:lang w:eastAsia="ko-KR"/>
          </w:rPr>
          <w:delText>s</w:delText>
        </w:r>
      </w:del>
      <w:ins w:id="13130" w:author="Bardini, Richard A" w:date="2018-03-21T11:54:00Z">
        <w:r w:rsidR="00AE589F">
          <w:rPr>
            <w:lang w:eastAsia="ko-KR"/>
          </w:rPr>
          <w:t>S</w:t>
        </w:r>
      </w:ins>
      <w:r w:rsidRPr="007910F8">
        <w:rPr>
          <w:lang w:eastAsia="ko-KR"/>
        </w:rPr>
        <w:t xml:space="preserve">cenes. The allowed </w:t>
      </w:r>
      <w:del w:id="13131" w:author="Bardini, Richard A" w:date="2018-03-21T11:54:00Z">
        <w:r w:rsidRPr="007910F8" w:rsidDel="00AE589F">
          <w:rPr>
            <w:lang w:eastAsia="ko-KR"/>
          </w:rPr>
          <w:delText>s</w:delText>
        </w:r>
      </w:del>
      <w:ins w:id="13132" w:author="Bardini, Richard A" w:date="2018-03-21T11:54:00Z">
        <w:r w:rsidR="00AE589F">
          <w:rPr>
            <w:lang w:eastAsia="ko-KR"/>
          </w:rPr>
          <w:t>S</w:t>
        </w:r>
      </w:ins>
      <w:r w:rsidRPr="007910F8">
        <w:rPr>
          <w:lang w:eastAsia="ko-KR"/>
        </w:rPr>
        <w:t xml:space="preserve">cene </w:t>
      </w:r>
      <w:del w:id="13133" w:author="Bardini, Richard A" w:date="2018-03-21T11:57:00Z">
        <w:r w:rsidRPr="007910F8" w:rsidDel="00AE589F">
          <w:rPr>
            <w:lang w:eastAsia="ko-KR"/>
          </w:rPr>
          <w:delText>v</w:delText>
        </w:r>
      </w:del>
      <w:ins w:id="13134" w:author="Bardini, Richard A" w:date="2018-03-21T11:57:00Z">
        <w:r w:rsidR="00AE589F">
          <w:rPr>
            <w:lang w:eastAsia="ko-KR"/>
          </w:rPr>
          <w:t>V</w:t>
        </w:r>
      </w:ins>
      <w:r w:rsidRPr="007910F8">
        <w:rPr>
          <w:lang w:eastAsia="ko-KR"/>
        </w:rPr>
        <w:t xml:space="preserve">alues and the last applied </w:t>
      </w:r>
      <w:del w:id="13135" w:author="Bardini, Richard A" w:date="2018-03-21T11:55:00Z">
        <w:r w:rsidRPr="007910F8" w:rsidDel="00AE589F">
          <w:rPr>
            <w:lang w:eastAsia="ko-KR"/>
          </w:rPr>
          <w:delText>s</w:delText>
        </w:r>
      </w:del>
      <w:ins w:id="13136" w:author="Bardini, Richard A" w:date="2018-03-21T11:55:00Z">
        <w:r w:rsidR="00AE589F">
          <w:rPr>
            <w:lang w:eastAsia="ko-KR"/>
          </w:rPr>
          <w:t>S</w:t>
        </w:r>
      </w:ins>
      <w:r w:rsidRPr="007910F8">
        <w:rPr>
          <w:lang w:eastAsia="ko-KR"/>
        </w:rPr>
        <w:t xml:space="preserve">cene </w:t>
      </w:r>
      <w:del w:id="13137" w:author="Bardini, Richard A" w:date="2018-03-21T11:57:00Z">
        <w:r w:rsidRPr="007910F8" w:rsidDel="00AE589F">
          <w:rPr>
            <w:lang w:eastAsia="ko-KR"/>
          </w:rPr>
          <w:delText>v</w:delText>
        </w:r>
      </w:del>
      <w:ins w:id="13138" w:author="Bardini, Richard A" w:date="2018-03-21T11:57:00Z">
        <w:r w:rsidR="00AE589F">
          <w:rPr>
            <w:lang w:eastAsia="ko-KR"/>
          </w:rPr>
          <w:t>V</w:t>
        </w:r>
      </w:ins>
      <w:r w:rsidRPr="007910F8">
        <w:rPr>
          <w:lang w:eastAsia="ko-KR"/>
        </w:rPr>
        <w:t xml:space="preserve">alue can be retrieved from the </w:t>
      </w:r>
      <w:del w:id="13139" w:author="Bardini, Richard A" w:date="2018-03-21T11:55:00Z">
        <w:r w:rsidRPr="007910F8" w:rsidDel="00AE589F">
          <w:rPr>
            <w:lang w:eastAsia="ko-KR"/>
          </w:rPr>
          <w:delText>s</w:delText>
        </w:r>
      </w:del>
      <w:ins w:id="13140" w:author="Bardini, Richard A" w:date="2018-03-21T11:55:00Z">
        <w:r w:rsidR="00AE589F">
          <w:rPr>
            <w:lang w:eastAsia="ko-KR"/>
          </w:rPr>
          <w:t>S</w:t>
        </w:r>
      </w:ins>
      <w:r w:rsidRPr="007910F8">
        <w:rPr>
          <w:lang w:eastAsia="ko-KR"/>
        </w:rPr>
        <w:t xml:space="preserve">erver hosting the </w:t>
      </w:r>
      <w:del w:id="13141" w:author="Bardini, Richard A" w:date="2018-03-21T11:55:00Z">
        <w:r w:rsidRPr="007910F8" w:rsidDel="00AE589F">
          <w:rPr>
            <w:lang w:eastAsia="ko-KR"/>
          </w:rPr>
          <w:delText>s</w:delText>
        </w:r>
      </w:del>
      <w:ins w:id="13142" w:author="Bardini, Richard A" w:date="2018-03-21T11:55:00Z">
        <w:r w:rsidR="00AE589F">
          <w:rPr>
            <w:lang w:eastAsia="ko-KR"/>
          </w:rPr>
          <w:t>S</w:t>
        </w:r>
      </w:ins>
      <w:r w:rsidRPr="007910F8">
        <w:rPr>
          <w:lang w:eastAsia="ko-KR"/>
        </w:rPr>
        <w:t xml:space="preserve">cene. The </w:t>
      </w:r>
      <w:del w:id="13143" w:author="Bardini, Richard A" w:date="2018-03-21T11:55:00Z">
        <w:r w:rsidRPr="007910F8" w:rsidDel="00AE589F">
          <w:rPr>
            <w:lang w:eastAsia="ko-KR"/>
          </w:rPr>
          <w:delText>s</w:delText>
        </w:r>
      </w:del>
      <w:ins w:id="13144" w:author="Bardini, Richard A" w:date="2018-03-21T11:55:00Z">
        <w:r w:rsidR="00AE589F">
          <w:rPr>
            <w:lang w:eastAsia="ko-KR"/>
          </w:rPr>
          <w:t>S</w:t>
        </w:r>
      </w:ins>
      <w:r w:rsidRPr="007910F8">
        <w:rPr>
          <w:lang w:eastAsia="ko-KR"/>
        </w:rPr>
        <w:t xml:space="preserve">cene </w:t>
      </w:r>
      <w:del w:id="13145" w:author="Bardini, Richard A" w:date="2018-03-21T11:58:00Z">
        <w:r w:rsidRPr="007910F8" w:rsidDel="00AE589F">
          <w:rPr>
            <w:lang w:eastAsia="ko-KR"/>
          </w:rPr>
          <w:delText>v</w:delText>
        </w:r>
      </w:del>
      <w:ins w:id="13146" w:author="Bardini, Richard A" w:date="2018-03-21T11:58:00Z">
        <w:r w:rsidR="00AE589F">
          <w:rPr>
            <w:lang w:eastAsia="ko-KR"/>
          </w:rPr>
          <w:t>V</w:t>
        </w:r>
      </w:ins>
      <w:r w:rsidRPr="007910F8">
        <w:rPr>
          <w:lang w:eastAsia="ko-KR"/>
        </w:rPr>
        <w:t xml:space="preserve">alue shall be changed by issuing an UPDATE operation with a payload that sets the </w:t>
      </w:r>
      <w:ins w:id="13147" w:author="Bardini, Richard A" w:date="2018-03-21T11:55:00Z">
        <w:r w:rsidR="00AE589F" w:rsidRPr="00D53754">
          <w:t>"</w:t>
        </w:r>
      </w:ins>
      <w:r w:rsidRPr="007910F8">
        <w:rPr>
          <w:lang w:eastAsia="ko-KR"/>
        </w:rPr>
        <w:t>lastScene</w:t>
      </w:r>
      <w:ins w:id="13148" w:author="Bardini, Richard A" w:date="2018-03-21T11:55:00Z">
        <w:r w:rsidR="00AE589F" w:rsidRPr="00D53754">
          <w:t>"</w:t>
        </w:r>
      </w:ins>
      <w:r w:rsidRPr="007910F8">
        <w:rPr>
          <w:lang w:eastAsia="ko-KR"/>
        </w:rPr>
        <w:t xml:space="preserve"> </w:t>
      </w:r>
      <w:commentRangeStart w:id="13149"/>
      <w:del w:id="13150" w:author="Bardini, Richard A" w:date="2018-03-19T04:21:00Z">
        <w:r w:rsidRPr="007910F8" w:rsidDel="00A75644">
          <w:rPr>
            <w:lang w:eastAsia="ko-KR"/>
          </w:rPr>
          <w:delText>p</w:delText>
        </w:r>
      </w:del>
      <w:ins w:id="13151" w:author="Bardini, Richard A" w:date="2018-03-19T04:21:00Z">
        <w:r w:rsidR="00A75644">
          <w:rPr>
            <w:lang w:eastAsia="ko-KR"/>
          </w:rPr>
          <w:t>P</w:t>
        </w:r>
        <w:commentRangeEnd w:id="13149"/>
        <w:r w:rsidR="00A75644">
          <w:rPr>
            <w:rStyle w:val="CommentReference"/>
            <w:lang w:val="en-US"/>
          </w:rPr>
          <w:commentReference w:id="13149"/>
        </w:r>
      </w:ins>
      <w:r w:rsidRPr="007910F8">
        <w:rPr>
          <w:lang w:eastAsia="ko-KR"/>
        </w:rPr>
        <w:t xml:space="preserve">roperty to one of the listed allowed </w:t>
      </w:r>
      <w:del w:id="13152" w:author="Bardini, Richard A" w:date="2018-03-21T11:58:00Z">
        <w:r w:rsidRPr="007910F8" w:rsidDel="00B24E4C">
          <w:rPr>
            <w:lang w:eastAsia="ko-KR"/>
          </w:rPr>
          <w:delText>s</w:delText>
        </w:r>
      </w:del>
      <w:ins w:id="13153" w:author="Bardini, Richard A" w:date="2018-03-21T11:58:00Z">
        <w:r w:rsidR="00B24E4C">
          <w:rPr>
            <w:lang w:eastAsia="ko-KR"/>
          </w:rPr>
          <w:t>S</w:t>
        </w:r>
      </w:ins>
      <w:r w:rsidRPr="007910F8">
        <w:rPr>
          <w:lang w:eastAsia="ko-KR"/>
        </w:rPr>
        <w:t xml:space="preserve">cene </w:t>
      </w:r>
      <w:del w:id="13154" w:author="Bardini, Richard A" w:date="2018-03-21T11:58:00Z">
        <w:r w:rsidRPr="007910F8" w:rsidDel="00B24E4C">
          <w:rPr>
            <w:lang w:eastAsia="ko-KR"/>
          </w:rPr>
          <w:delText>v</w:delText>
        </w:r>
      </w:del>
      <w:ins w:id="13155" w:author="Bardini, Richard A" w:date="2018-03-21T11:58:00Z">
        <w:r w:rsidR="00B24E4C">
          <w:rPr>
            <w:lang w:eastAsia="ko-KR"/>
          </w:rPr>
          <w:t>V</w:t>
        </w:r>
      </w:ins>
      <w:r w:rsidRPr="007910F8">
        <w:rPr>
          <w:lang w:eastAsia="ko-KR"/>
        </w:rPr>
        <w:t xml:space="preserve">alues. These steps are depicted in </w:t>
      </w:r>
      <w:r w:rsidR="00194F1E">
        <w:rPr>
          <w:highlight w:val="yellow"/>
          <w:lang w:eastAsia="ko-KR"/>
        </w:rPr>
        <w:fldChar w:fldCharType="begin"/>
      </w:r>
      <w:r>
        <w:rPr>
          <w:lang w:eastAsia="ko-KR"/>
        </w:rPr>
        <w:instrText xml:space="preserve"> REF _Ref421621019 \h </w:instrText>
      </w:r>
      <w:r w:rsidR="00194F1E">
        <w:rPr>
          <w:highlight w:val="yellow"/>
          <w:lang w:eastAsia="ko-KR"/>
        </w:rPr>
      </w:r>
      <w:r w:rsidR="00194F1E">
        <w:rPr>
          <w:highlight w:val="yellow"/>
          <w:lang w:eastAsia="ko-KR"/>
        </w:rPr>
        <w:fldChar w:fldCharType="separate"/>
      </w:r>
      <w:r w:rsidR="00370B4E" w:rsidRPr="00CF7590">
        <w:t>Figure</w:t>
      </w:r>
      <w:r w:rsidR="00370B4E">
        <w:t xml:space="preserve"> </w:t>
      </w:r>
      <w:r w:rsidR="00370B4E">
        <w:rPr>
          <w:noProof/>
        </w:rPr>
        <w:t>24</w:t>
      </w:r>
      <w:r w:rsidR="00194F1E">
        <w:rPr>
          <w:highlight w:val="yellow"/>
          <w:lang w:eastAsia="ko-KR"/>
        </w:rPr>
        <w:fldChar w:fldCharType="end"/>
      </w:r>
      <w:r w:rsidRPr="007910F8">
        <w:rPr>
          <w:lang w:eastAsia="ko-KR"/>
        </w:rPr>
        <w:t xml:space="preserve">. Note that the </w:t>
      </w:r>
      <w:ins w:id="13156" w:author="Bardini, Richard A" w:date="2018-03-21T11:58:00Z">
        <w:r w:rsidR="00B24E4C" w:rsidRPr="00D53754">
          <w:t>"</w:t>
        </w:r>
      </w:ins>
      <w:r w:rsidRPr="007910F8">
        <w:rPr>
          <w:lang w:eastAsia="ko-KR"/>
        </w:rPr>
        <w:t>lastScene</w:t>
      </w:r>
      <w:ins w:id="13157" w:author="Bardini, Richard A" w:date="2018-03-21T11:58:00Z">
        <w:r w:rsidR="00B24E4C" w:rsidRPr="00D53754">
          <w:t>"</w:t>
        </w:r>
      </w:ins>
      <w:r w:rsidRPr="007910F8">
        <w:rPr>
          <w:lang w:eastAsia="ko-KR"/>
        </w:rPr>
        <w:t xml:space="preserve"> </w:t>
      </w:r>
      <w:ins w:id="13158" w:author="Bardini, Richard A" w:date="2018-03-21T12:21:00Z">
        <w:r w:rsidR="00737DF8">
          <w:rPr>
            <w:lang w:eastAsia="ko-KR"/>
          </w:rPr>
          <w:t xml:space="preserve">Property </w:t>
        </w:r>
      </w:ins>
      <w:r w:rsidRPr="007910F8">
        <w:rPr>
          <w:lang w:eastAsia="ko-KR"/>
        </w:rPr>
        <w:t xml:space="preserve">value does not imply that the current state of all </w:t>
      </w:r>
      <w:del w:id="13159" w:author="Bardini, Richard A" w:date="2018-03-21T11:59:00Z">
        <w:r w:rsidRPr="007910F8" w:rsidDel="00B24E4C">
          <w:rPr>
            <w:lang w:eastAsia="ko-KR"/>
          </w:rPr>
          <w:delText>r</w:delText>
        </w:r>
      </w:del>
      <w:ins w:id="13160" w:author="Bardini, Richard A" w:date="2018-03-21T11:59:00Z">
        <w:r w:rsidR="00B24E4C">
          <w:rPr>
            <w:lang w:eastAsia="ko-KR"/>
          </w:rPr>
          <w:t>R</w:t>
        </w:r>
      </w:ins>
      <w:r w:rsidRPr="007910F8">
        <w:rPr>
          <w:lang w:eastAsia="ko-KR"/>
        </w:rPr>
        <w:t xml:space="preserve">esources that are part of the </w:t>
      </w:r>
      <w:del w:id="13161" w:author="Bardini, Richard A" w:date="2018-03-21T11:59:00Z">
        <w:r w:rsidRPr="007910F8" w:rsidDel="00B24E4C">
          <w:rPr>
            <w:lang w:eastAsia="ko-KR"/>
          </w:rPr>
          <w:delText>s</w:delText>
        </w:r>
      </w:del>
      <w:ins w:id="13162" w:author="Bardini, Richard A" w:date="2018-03-21T11:59:00Z">
        <w:r w:rsidR="00B24E4C">
          <w:rPr>
            <w:lang w:eastAsia="ko-KR"/>
          </w:rPr>
          <w:t>S</w:t>
        </w:r>
      </w:ins>
      <w:r w:rsidRPr="007910F8">
        <w:rPr>
          <w:lang w:eastAsia="ko-KR"/>
        </w:rPr>
        <w:t xml:space="preserve">cene will be at the mapped value. This is due to that the setting the </w:t>
      </w:r>
      <w:del w:id="13163" w:author="Bardini, Richard A" w:date="2018-03-21T11:59:00Z">
        <w:r w:rsidRPr="007910F8" w:rsidDel="00B24E4C">
          <w:rPr>
            <w:lang w:eastAsia="ko-KR"/>
          </w:rPr>
          <w:delText>s</w:delText>
        </w:r>
      </w:del>
      <w:ins w:id="13164" w:author="Bardini, Richard A" w:date="2018-03-21T11:59:00Z">
        <w:r w:rsidR="00B24E4C">
          <w:rPr>
            <w:lang w:eastAsia="ko-KR"/>
          </w:rPr>
          <w:t>S</w:t>
        </w:r>
      </w:ins>
      <w:r w:rsidRPr="007910F8">
        <w:rPr>
          <w:lang w:eastAsia="ko-KR"/>
        </w:rPr>
        <w:t xml:space="preserve">cene </w:t>
      </w:r>
      <w:del w:id="13165" w:author="Bardini, Richard A" w:date="2018-03-21T11:59:00Z">
        <w:r w:rsidRPr="007910F8" w:rsidDel="00B24E4C">
          <w:rPr>
            <w:lang w:eastAsia="ko-KR"/>
          </w:rPr>
          <w:delText>v</w:delText>
        </w:r>
      </w:del>
      <w:ins w:id="13166" w:author="Bardini, Richard A" w:date="2018-03-21T11:59:00Z">
        <w:r w:rsidR="00B24E4C">
          <w:rPr>
            <w:lang w:eastAsia="ko-KR"/>
          </w:rPr>
          <w:t>V</w:t>
        </w:r>
      </w:ins>
      <w:r w:rsidRPr="007910F8">
        <w:rPr>
          <w:lang w:eastAsia="ko-KR"/>
        </w:rPr>
        <w:t xml:space="preserve">alues are not modelled as actual states of the system. This means that another Client can change just </w:t>
      </w:r>
      <w:r>
        <w:rPr>
          <w:lang w:eastAsia="ko-KR"/>
        </w:rPr>
        <w:t>one</w:t>
      </w:r>
      <w:r w:rsidRPr="007910F8">
        <w:rPr>
          <w:lang w:eastAsia="ko-KR"/>
        </w:rPr>
        <w:t xml:space="preserve"> </w:t>
      </w:r>
      <w:del w:id="13167" w:author="Bardini, Richard A" w:date="2018-03-21T11:59:00Z">
        <w:r w:rsidRPr="007910F8" w:rsidDel="00B24E4C">
          <w:rPr>
            <w:lang w:eastAsia="ko-KR"/>
          </w:rPr>
          <w:delText>r</w:delText>
        </w:r>
      </w:del>
      <w:ins w:id="13168" w:author="Bardini, Richard A" w:date="2018-03-21T11:59:00Z">
        <w:r w:rsidR="00B24E4C">
          <w:rPr>
            <w:lang w:eastAsia="ko-KR"/>
          </w:rPr>
          <w:t>R</w:t>
        </w:r>
      </w:ins>
      <w:r w:rsidRPr="007910F8">
        <w:rPr>
          <w:lang w:eastAsia="ko-KR"/>
        </w:rPr>
        <w:t xml:space="preserve">esource being part of the </w:t>
      </w:r>
      <w:del w:id="13169" w:author="Bardini, Richard A" w:date="2018-03-21T11:59:00Z">
        <w:r w:rsidRPr="007910F8" w:rsidDel="00B24E4C">
          <w:rPr>
            <w:lang w:eastAsia="ko-KR"/>
          </w:rPr>
          <w:delText>s</w:delText>
        </w:r>
      </w:del>
      <w:ins w:id="13170" w:author="Bardini, Richard A" w:date="2018-03-21T11:59:00Z">
        <w:r w:rsidR="00B24E4C">
          <w:rPr>
            <w:lang w:eastAsia="ko-KR"/>
          </w:rPr>
          <w:t>S</w:t>
        </w:r>
      </w:ins>
      <w:r w:rsidRPr="007910F8">
        <w:rPr>
          <w:lang w:eastAsia="ko-KR"/>
        </w:rPr>
        <w:t xml:space="preserve">cene without having feedback that the state of the </w:t>
      </w:r>
      <w:del w:id="13171" w:author="Bardini, Richard A" w:date="2018-03-21T11:59:00Z">
        <w:r w:rsidRPr="007910F8" w:rsidDel="00B24E4C">
          <w:rPr>
            <w:lang w:eastAsia="ko-KR"/>
          </w:rPr>
          <w:delText>s</w:delText>
        </w:r>
      </w:del>
      <w:ins w:id="13172" w:author="Bardini, Richard A" w:date="2018-03-21T11:59:00Z">
        <w:r w:rsidR="00B24E4C">
          <w:rPr>
            <w:lang w:eastAsia="ko-KR"/>
          </w:rPr>
          <w:t>S</w:t>
        </w:r>
      </w:ins>
      <w:r w:rsidRPr="007910F8">
        <w:rPr>
          <w:lang w:eastAsia="ko-KR"/>
        </w:rPr>
        <w:t>cene is changed.</w:t>
      </w:r>
    </w:p>
    <w:p w14:paraId="4FA396A5" w14:textId="77777777" w:rsidR="0048397B" w:rsidRPr="00D53754" w:rsidRDefault="0048397B" w:rsidP="001A4E79">
      <w:pPr>
        <w:pStyle w:val="PlantUML"/>
      </w:pPr>
      <w:r w:rsidRPr="00D53754">
        <w:t>@startuml</w:t>
      </w:r>
    </w:p>
    <w:p w14:paraId="51D70724" w14:textId="77777777" w:rsidR="0048397B" w:rsidRPr="00D53754" w:rsidRDefault="0048397B" w:rsidP="001A4E79">
      <w:pPr>
        <w:pStyle w:val="PlantUML"/>
      </w:pPr>
      <w:r w:rsidRPr="00D53754">
        <w:t>Hide footbox</w:t>
      </w:r>
    </w:p>
    <w:p w14:paraId="4139C9B1" w14:textId="77777777" w:rsidR="0048397B" w:rsidRPr="00D53754" w:rsidRDefault="0048397B" w:rsidP="001A4E79">
      <w:pPr>
        <w:pStyle w:val="PlantUML"/>
      </w:pPr>
    </w:p>
    <w:p w14:paraId="60FB6E6E" w14:textId="77777777" w:rsidR="0048397B" w:rsidRPr="00D53754" w:rsidRDefault="0048397B" w:rsidP="001A4E79">
      <w:pPr>
        <w:pStyle w:val="PlantUML"/>
      </w:pPr>
      <w:r w:rsidRPr="00D53754">
        <w:t>Participant "Client" as client</w:t>
      </w:r>
    </w:p>
    <w:p w14:paraId="28C857B7" w14:textId="77777777" w:rsidR="0048397B" w:rsidRPr="00D53754" w:rsidRDefault="0048397B" w:rsidP="00244710">
      <w:pPr>
        <w:pStyle w:val="PlantUML"/>
      </w:pPr>
      <w:r w:rsidRPr="00D53754">
        <w:t>Participant "Server" as server</w:t>
      </w:r>
    </w:p>
    <w:p w14:paraId="28D9D495" w14:textId="77777777" w:rsidR="0048397B" w:rsidRPr="00D53754" w:rsidRDefault="0048397B" w:rsidP="00244710">
      <w:pPr>
        <w:pStyle w:val="PlantUML"/>
      </w:pPr>
    </w:p>
    <w:p w14:paraId="47BD2E72" w14:textId="77777777" w:rsidR="0048397B" w:rsidRPr="00D53754" w:rsidRDefault="0048397B" w:rsidP="00244710">
      <w:pPr>
        <w:pStyle w:val="PlantUML"/>
      </w:pPr>
      <w:r w:rsidRPr="00D53754">
        <w:t xml:space="preserve">rnote over client </w:t>
      </w:r>
    </w:p>
    <w:p w14:paraId="3FABAED8" w14:textId="77777777" w:rsidR="0048397B" w:rsidRPr="00D53754" w:rsidRDefault="0048397B" w:rsidP="00244710">
      <w:pPr>
        <w:pStyle w:val="PlantUML"/>
      </w:pPr>
      <w:r w:rsidRPr="00D53754">
        <w:t>read back current scene value</w:t>
      </w:r>
    </w:p>
    <w:p w14:paraId="385F6FBB" w14:textId="77777777" w:rsidR="0048397B" w:rsidRPr="00D53754" w:rsidRDefault="0048397B" w:rsidP="00244710">
      <w:pPr>
        <w:pStyle w:val="PlantUML"/>
      </w:pPr>
      <w:r w:rsidRPr="00D53754">
        <w:lastRenderedPageBreak/>
        <w:t>end rnote</w:t>
      </w:r>
    </w:p>
    <w:p w14:paraId="404E3BEA" w14:textId="77777777" w:rsidR="0048397B" w:rsidRPr="00D53754" w:rsidRDefault="0048397B" w:rsidP="00244710">
      <w:pPr>
        <w:pStyle w:val="PlantUML"/>
      </w:pPr>
    </w:p>
    <w:p w14:paraId="145D57D4" w14:textId="77777777" w:rsidR="0048397B" w:rsidRPr="00D53754" w:rsidRDefault="0048397B" w:rsidP="00244710">
      <w:pPr>
        <w:pStyle w:val="PlantUML"/>
      </w:pPr>
      <w:r w:rsidRPr="00D53754">
        <w:t xml:space="preserve">client -&gt; server: get [/myscenedescription1] </w:t>
      </w:r>
    </w:p>
    <w:p w14:paraId="5BFF0EFF" w14:textId="77777777" w:rsidR="0048397B" w:rsidRPr="00D53754" w:rsidRDefault="0048397B" w:rsidP="00244710">
      <w:pPr>
        <w:pStyle w:val="PlantUML"/>
      </w:pPr>
      <w:r w:rsidRPr="00D53754">
        <w:t>server -&gt; client: data, including currentscene value</w:t>
      </w:r>
    </w:p>
    <w:p w14:paraId="62EF2234" w14:textId="77777777" w:rsidR="0048397B" w:rsidRPr="00D53754" w:rsidRDefault="0048397B" w:rsidP="00244710">
      <w:pPr>
        <w:pStyle w:val="PlantUML"/>
      </w:pPr>
    </w:p>
    <w:p w14:paraId="0B000F5E" w14:textId="77777777" w:rsidR="0048397B" w:rsidRPr="00D53754" w:rsidRDefault="0048397B" w:rsidP="00244710">
      <w:pPr>
        <w:pStyle w:val="PlantUML"/>
      </w:pPr>
      <w:r w:rsidRPr="00D53754">
        <w:t xml:space="preserve">rnote over client </w:t>
      </w:r>
    </w:p>
    <w:p w14:paraId="1C5A40E6" w14:textId="77777777" w:rsidR="0048397B" w:rsidRPr="00D53754" w:rsidRDefault="0048397B" w:rsidP="00244710">
      <w:pPr>
        <w:pStyle w:val="PlantUML"/>
      </w:pPr>
      <w:r w:rsidRPr="00D53754">
        <w:t>set new scene value</w:t>
      </w:r>
    </w:p>
    <w:p w14:paraId="4D78706D" w14:textId="77777777" w:rsidR="0048397B" w:rsidRPr="00D53754" w:rsidRDefault="0048397B" w:rsidP="00244710">
      <w:pPr>
        <w:pStyle w:val="PlantUML"/>
      </w:pPr>
      <w:r w:rsidRPr="00D53754">
        <w:t>end rnote</w:t>
      </w:r>
    </w:p>
    <w:p w14:paraId="207DDA45" w14:textId="77777777" w:rsidR="0048397B" w:rsidRPr="00D53754" w:rsidRDefault="0048397B" w:rsidP="00244710">
      <w:pPr>
        <w:pStyle w:val="PlantUML"/>
      </w:pPr>
    </w:p>
    <w:p w14:paraId="172B4649" w14:textId="77777777" w:rsidR="0048397B" w:rsidRPr="00D53754" w:rsidRDefault="0048397B" w:rsidP="00244710">
      <w:pPr>
        <w:pStyle w:val="PlantUML"/>
      </w:pPr>
      <w:r w:rsidRPr="00D53754">
        <w:t>client -&gt; server: update [/myscenedescription1] {lastscene="new value"}</w:t>
      </w:r>
    </w:p>
    <w:p w14:paraId="7234215A" w14:textId="77777777" w:rsidR="0048397B" w:rsidRPr="00D53754" w:rsidRDefault="0048397B" w:rsidP="00244710">
      <w:pPr>
        <w:pStyle w:val="PlantUML"/>
      </w:pPr>
      <w:r w:rsidRPr="00D53754">
        <w:t xml:space="preserve">rnote over server </w:t>
      </w:r>
    </w:p>
    <w:p w14:paraId="54F07ACC" w14:textId="77777777" w:rsidR="0048397B" w:rsidRPr="00D53754" w:rsidRDefault="0048397B" w:rsidP="00244710">
      <w:pPr>
        <w:pStyle w:val="PlantUML"/>
      </w:pPr>
      <w:r w:rsidRPr="00D53754">
        <w:t>all mapped values in the list will be set to the resource</w:t>
      </w:r>
    </w:p>
    <w:p w14:paraId="28A3BCC0" w14:textId="77777777" w:rsidR="0048397B" w:rsidRPr="00D53754" w:rsidRDefault="0048397B" w:rsidP="00244710">
      <w:pPr>
        <w:pStyle w:val="PlantUML"/>
      </w:pPr>
      <w:r w:rsidRPr="00D53754">
        <w:t>this will be multiple unicast calls to set the value of the resource</w:t>
      </w:r>
    </w:p>
    <w:p w14:paraId="2C8CE705" w14:textId="77777777" w:rsidR="0048397B" w:rsidRPr="00D53754" w:rsidRDefault="0048397B" w:rsidP="00244710">
      <w:pPr>
        <w:pStyle w:val="PlantUML"/>
      </w:pPr>
      <w:r w:rsidRPr="00D53754">
        <w:t>end rnote</w:t>
      </w:r>
    </w:p>
    <w:p w14:paraId="3487796B" w14:textId="77777777" w:rsidR="0048397B" w:rsidRPr="00D53754" w:rsidRDefault="0048397B" w:rsidP="00244710">
      <w:pPr>
        <w:pStyle w:val="PlantUML"/>
      </w:pPr>
    </w:p>
    <w:p w14:paraId="4C49C61A" w14:textId="77777777" w:rsidR="0048397B" w:rsidRPr="00D53754" w:rsidRDefault="0048397B" w:rsidP="00244710">
      <w:pPr>
        <w:pStyle w:val="PlantUML"/>
      </w:pPr>
      <w:r w:rsidRPr="00D53754">
        <w:t>server -&gt; client: data, lastScene value</w:t>
      </w:r>
    </w:p>
    <w:p w14:paraId="4541B12E" w14:textId="77777777" w:rsidR="0048397B" w:rsidRPr="00D53754" w:rsidRDefault="0048397B" w:rsidP="00244710">
      <w:pPr>
        <w:pStyle w:val="PlantUML"/>
      </w:pPr>
    </w:p>
    <w:p w14:paraId="04371478" w14:textId="77777777" w:rsidR="0048397B" w:rsidRPr="00D53754" w:rsidRDefault="0048397B" w:rsidP="00244710">
      <w:pPr>
        <w:pStyle w:val="PlantUML"/>
      </w:pPr>
      <w:r w:rsidRPr="00D53754">
        <w:t>@enduml</w:t>
      </w:r>
    </w:p>
    <w:p w14:paraId="50190281" w14:textId="77777777" w:rsidR="001A4E79" w:rsidRDefault="001A4E79" w:rsidP="001A4E79">
      <w:pPr>
        <w:pStyle w:val="PlantUMLImg"/>
      </w:pPr>
      <w:r>
        <w:rPr>
          <w:noProof/>
          <w:lang w:eastAsia="en-US"/>
        </w:rPr>
        <w:drawing>
          <wp:inline distT="0" distB="0" distL="0" distR="0" wp14:anchorId="2854C13E" wp14:editId="56862364">
            <wp:extent cx="5943600" cy="2888218"/>
            <wp:effectExtent l="0" t="0" r="0" b="7620"/>
            <wp:docPr id="5"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2888218"/>
                    </a:xfrm>
                    <a:prstGeom prst="rect">
                      <a:avLst/>
                    </a:prstGeom>
                  </pic:spPr>
                </pic:pic>
              </a:graphicData>
            </a:graphic>
          </wp:inline>
        </w:drawing>
      </w:r>
    </w:p>
    <w:p w14:paraId="6A81F091" w14:textId="77777777" w:rsidR="00FA7E22" w:rsidRDefault="00FA7E22" w:rsidP="00FA7E22">
      <w:pPr>
        <w:pStyle w:val="FIGURE"/>
      </w:pPr>
      <w:r>
        <w:rPr>
          <w:noProof/>
          <w:lang w:eastAsia="en-US"/>
        </w:rPr>
        <w:lastRenderedPageBreak/>
        <w:drawing>
          <wp:inline distT="0" distB="0" distL="0" distR="0" wp14:anchorId="7308922F" wp14:editId="2ADD13A1">
            <wp:extent cx="5943600" cy="2888218"/>
            <wp:effectExtent l="0" t="0" r="0" b="7620"/>
            <wp:docPr id="226" name="Picture 2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2888218"/>
                    </a:xfrm>
                    <a:prstGeom prst="rect">
                      <a:avLst/>
                    </a:prstGeom>
                  </pic:spPr>
                </pic:pic>
              </a:graphicData>
            </a:graphic>
          </wp:inline>
        </w:drawing>
      </w:r>
    </w:p>
    <w:p w14:paraId="15F6E57C" w14:textId="59831C9A" w:rsidR="007910F8" w:rsidRDefault="007910F8" w:rsidP="00C66FF1">
      <w:pPr>
        <w:pStyle w:val="FIGURE-title"/>
        <w:rPr>
          <w:lang w:val="en-GB"/>
        </w:rPr>
      </w:pPr>
      <w:bookmarkStart w:id="13173" w:name="_Ref421621019"/>
      <w:bookmarkStart w:id="13174" w:name="_Toc424827375"/>
      <w:bookmarkStart w:id="13175" w:name="_Toc509367539"/>
      <w:r w:rsidRPr="00CF7590">
        <w:t>Figure</w:t>
      </w:r>
      <w:r>
        <w:t xml:space="preserve"> </w:t>
      </w:r>
      <w:r w:rsidR="00194F1E">
        <w:fldChar w:fldCharType="begin"/>
      </w:r>
      <w:r w:rsidR="007B07C5">
        <w:instrText xml:space="preserve"> SEQ Figure \* ARABIC </w:instrText>
      </w:r>
      <w:r w:rsidR="00194F1E">
        <w:fldChar w:fldCharType="separate"/>
      </w:r>
      <w:r w:rsidR="00370B4E">
        <w:rPr>
          <w:noProof/>
        </w:rPr>
        <w:t>24</w:t>
      </w:r>
      <w:r w:rsidR="00194F1E">
        <w:rPr>
          <w:noProof/>
        </w:rPr>
        <w:fldChar w:fldCharType="end"/>
      </w:r>
      <w:bookmarkEnd w:id="13173"/>
      <w:r>
        <w:rPr>
          <w:lang w:val="en-GB"/>
        </w:rPr>
        <w:t xml:space="preserve"> Client interactions on a specific </w:t>
      </w:r>
      <w:del w:id="13176" w:author="Bardini, Richard A" w:date="2018-03-21T12:00:00Z">
        <w:r w:rsidDel="00B24E4C">
          <w:rPr>
            <w:lang w:val="en-GB"/>
          </w:rPr>
          <w:delText>s</w:delText>
        </w:r>
      </w:del>
      <w:ins w:id="13177" w:author="Bardini, Richard A" w:date="2018-03-21T12:00:00Z">
        <w:r w:rsidR="00B24E4C">
          <w:rPr>
            <w:lang w:val="en-GB"/>
          </w:rPr>
          <w:t>S</w:t>
        </w:r>
      </w:ins>
      <w:r>
        <w:rPr>
          <w:lang w:val="en-GB"/>
        </w:rPr>
        <w:t>cene</w:t>
      </w:r>
      <w:bookmarkEnd w:id="13174"/>
      <w:bookmarkEnd w:id="13175"/>
    </w:p>
    <w:p w14:paraId="3BCE94B9" w14:textId="50726872" w:rsidR="0048397B" w:rsidRPr="00D53754" w:rsidRDefault="007910F8" w:rsidP="008A68F8">
      <w:pPr>
        <w:pStyle w:val="PARAEQUATION"/>
      </w:pPr>
      <w:r w:rsidRPr="007910F8">
        <w:t xml:space="preserve">As described previously, a </w:t>
      </w:r>
      <w:del w:id="13178" w:author="Bardini, Richard A" w:date="2018-03-21T12:00:00Z">
        <w:r w:rsidRPr="007910F8" w:rsidDel="00B24E4C">
          <w:delText>s</w:delText>
        </w:r>
      </w:del>
      <w:ins w:id="13179" w:author="Bardini, Richard A" w:date="2018-03-21T12:00:00Z">
        <w:r w:rsidR="00B24E4C">
          <w:t>S</w:t>
        </w:r>
      </w:ins>
      <w:r w:rsidRPr="007910F8">
        <w:t xml:space="preserve">cene can reference one or more </w:t>
      </w:r>
      <w:del w:id="13180" w:author="Bardini, Richard A" w:date="2018-03-21T12:00:00Z">
        <w:r w:rsidRPr="007910F8" w:rsidDel="00B24E4C">
          <w:delText>r</w:delText>
        </w:r>
      </w:del>
      <w:ins w:id="13181" w:author="Bardini, Richard A" w:date="2018-03-21T12:00:00Z">
        <w:r w:rsidR="00B24E4C">
          <w:t>R</w:t>
        </w:r>
      </w:ins>
      <w:r w:rsidRPr="007910F8">
        <w:t xml:space="preserve">esources </w:t>
      </w:r>
      <w:r w:rsidR="00897D82">
        <w:rPr>
          <w:rFonts w:eastAsiaTheme="minorEastAsia" w:hint="eastAsia"/>
          <w:lang w:eastAsia="ko-KR"/>
        </w:rPr>
        <w:t>(</w:t>
      </w:r>
      <w:r w:rsidR="00966C25">
        <w:rPr>
          <w:rFonts w:eastAsiaTheme="minorEastAsia"/>
          <w:lang w:eastAsia="ko-KR"/>
        </w:rPr>
        <w:t>i.e.</w:t>
      </w:r>
      <w:r w:rsidR="00897D82">
        <w:rPr>
          <w:rFonts w:eastAsiaTheme="minorEastAsia" w:hint="eastAsia"/>
          <w:lang w:eastAsia="ko-KR"/>
        </w:rPr>
        <w:t>, sceneMembers)</w:t>
      </w:r>
      <w:r w:rsidR="00897D82" w:rsidRPr="007910F8">
        <w:t xml:space="preserve"> </w:t>
      </w:r>
      <w:r w:rsidRPr="007910F8">
        <w:t xml:space="preserve">that are present on one or more Servers.  The </w:t>
      </w:r>
      <w:del w:id="13182" w:author="Bardini, Richard A" w:date="2018-03-21T12:00:00Z">
        <w:r w:rsidRPr="007910F8" w:rsidDel="00B24E4C">
          <w:delText>s</w:delText>
        </w:r>
      </w:del>
      <w:ins w:id="13183" w:author="Bardini, Richard A" w:date="2018-03-21T12:00:00Z">
        <w:r w:rsidR="00B24E4C">
          <w:t>S</w:t>
        </w:r>
      </w:ins>
      <w:r w:rsidRPr="007910F8">
        <w:t xml:space="preserve">cene </w:t>
      </w:r>
      <w:del w:id="13184" w:author="Bardini, Richard A" w:date="2018-03-21T12:00:00Z">
        <w:r w:rsidRPr="007910F8" w:rsidDel="00B24E4C">
          <w:delText>m</w:delText>
        </w:r>
      </w:del>
      <w:ins w:id="13185" w:author="Bardini, Richard A" w:date="2018-03-21T12:00:00Z">
        <w:r w:rsidR="00B24E4C">
          <w:t>M</w:t>
        </w:r>
      </w:ins>
      <w:r w:rsidRPr="007910F8">
        <w:t xml:space="preserve">embers are re-evaluated each time a </w:t>
      </w:r>
      <w:del w:id="13186" w:author="Bardini, Richard A" w:date="2018-03-21T12:00:00Z">
        <w:r w:rsidRPr="007910F8" w:rsidDel="00B24E4C">
          <w:delText>s</w:delText>
        </w:r>
      </w:del>
      <w:ins w:id="13187" w:author="Bardini, Richard A" w:date="2018-03-21T12:00:00Z">
        <w:r w:rsidR="00B24E4C">
          <w:t>S</w:t>
        </w:r>
      </w:ins>
      <w:r w:rsidRPr="007910F8">
        <w:t xml:space="preserve">cene change takes place. This evaluation is triggered by a Client that is either embedded as part of the Server hosting the </w:t>
      </w:r>
      <w:del w:id="13188" w:author="Bardini, Richard A" w:date="2018-03-21T12:00:00Z">
        <w:r w:rsidRPr="007910F8" w:rsidDel="00B24E4C">
          <w:delText>s</w:delText>
        </w:r>
      </w:del>
      <w:ins w:id="13189" w:author="Bardini, Richard A" w:date="2018-03-21T12:01:00Z">
        <w:r w:rsidR="00B24E4C">
          <w:t>S</w:t>
        </w:r>
      </w:ins>
      <w:r w:rsidRPr="007910F8">
        <w:t xml:space="preserve">cene, or separate to the </w:t>
      </w:r>
      <w:del w:id="13190" w:author="Bardini, Richard A" w:date="2018-03-21T12:01:00Z">
        <w:r w:rsidRPr="007910F8" w:rsidDel="00B24E4C">
          <w:delText>s</w:delText>
        </w:r>
      </w:del>
      <w:ins w:id="13191" w:author="Bardini, Richard A" w:date="2018-03-21T12:01:00Z">
        <w:r w:rsidR="00B24E4C">
          <w:t>S</w:t>
        </w:r>
      </w:ins>
      <w:r w:rsidRPr="007910F8">
        <w:t xml:space="preserve">erver having knowledge of the </w:t>
      </w:r>
      <w:del w:id="13192" w:author="Bardini, Richard A" w:date="2018-03-21T12:01:00Z">
        <w:r w:rsidRPr="007910F8" w:rsidDel="00B24E4C">
          <w:delText>s</w:delText>
        </w:r>
      </w:del>
      <w:ins w:id="13193" w:author="Bardini, Richard A" w:date="2018-03-21T12:01:00Z">
        <w:r w:rsidR="00B24E4C">
          <w:t>S</w:t>
        </w:r>
      </w:ins>
      <w:r w:rsidRPr="007910F8">
        <w:t xml:space="preserve">cene via a RETRIEVE operation, observing the referenced </w:t>
      </w:r>
      <w:del w:id="13194" w:author="Bardini, Richard A" w:date="2018-03-21T12:01:00Z">
        <w:r w:rsidRPr="007910F8" w:rsidDel="00B24E4C">
          <w:delText>r</w:delText>
        </w:r>
      </w:del>
      <w:ins w:id="13195" w:author="Bardini, Richard A" w:date="2018-03-21T12:01:00Z">
        <w:r w:rsidR="00B24E4C">
          <w:t>R</w:t>
        </w:r>
      </w:ins>
      <w:r w:rsidRPr="007910F8">
        <w:t xml:space="preserve">esources using the mechanism described in </w:t>
      </w:r>
      <w:r>
        <w:t>s</w:t>
      </w:r>
      <w:r w:rsidRPr="007910F8">
        <w:t xml:space="preserve">ection </w:t>
      </w:r>
      <w:r w:rsidR="00194F1E">
        <w:rPr>
          <w:highlight w:val="yellow"/>
        </w:rPr>
        <w:fldChar w:fldCharType="begin"/>
      </w:r>
      <w:r>
        <w:instrText xml:space="preserve"> REF _Ref425879699 \r \h </w:instrText>
      </w:r>
      <w:r w:rsidR="00194F1E">
        <w:rPr>
          <w:highlight w:val="yellow"/>
        </w:rPr>
      </w:r>
      <w:r w:rsidR="00194F1E">
        <w:rPr>
          <w:highlight w:val="yellow"/>
        </w:rPr>
        <w:fldChar w:fldCharType="separate"/>
      </w:r>
      <w:r w:rsidR="00370B4E">
        <w:t>11.4.2</w:t>
      </w:r>
      <w:r w:rsidR="00194F1E">
        <w:rPr>
          <w:highlight w:val="yellow"/>
        </w:rPr>
        <w:fldChar w:fldCharType="end"/>
      </w:r>
      <w:r w:rsidRPr="007910F8">
        <w:t xml:space="preserve">. </w:t>
      </w:r>
      <w:r w:rsidR="00897D82">
        <w:rPr>
          <w:rFonts w:eastAsiaTheme="minorEastAsia" w:hint="eastAsia"/>
          <w:lang w:eastAsia="ko-KR"/>
        </w:rPr>
        <w:t xml:space="preserve">The embedded Client located in the same </w:t>
      </w:r>
      <w:r w:rsidR="00897D82">
        <w:rPr>
          <w:rFonts w:eastAsiaTheme="minorEastAsia"/>
          <w:lang w:eastAsia="ko-KR"/>
        </w:rPr>
        <w:t>D</w:t>
      </w:r>
      <w:r w:rsidR="00897D82">
        <w:rPr>
          <w:rFonts w:eastAsiaTheme="minorEastAsia" w:hint="eastAsia"/>
          <w:lang w:eastAsia="ko-KR"/>
        </w:rPr>
        <w:t xml:space="preserve">evice with the Server is a general Client but interacts only with </w:t>
      </w:r>
      <w:del w:id="13196" w:author="Bardini, Richard A" w:date="2018-03-21T12:01:00Z">
        <w:r w:rsidR="00897D82" w:rsidDel="00B24E4C">
          <w:rPr>
            <w:rFonts w:eastAsiaTheme="minorEastAsia" w:hint="eastAsia"/>
            <w:lang w:eastAsia="ko-KR"/>
          </w:rPr>
          <w:delText>s</w:delText>
        </w:r>
      </w:del>
      <w:ins w:id="13197" w:author="Bardini, Richard A" w:date="2018-03-21T12:01:00Z">
        <w:r w:rsidR="00B24E4C">
          <w:rPr>
            <w:rFonts w:eastAsiaTheme="minorEastAsia"/>
            <w:lang w:eastAsia="ko-KR"/>
          </w:rPr>
          <w:t>S</w:t>
        </w:r>
      </w:ins>
      <w:r w:rsidR="00897D82">
        <w:rPr>
          <w:rFonts w:eastAsiaTheme="minorEastAsia" w:hint="eastAsia"/>
          <w:lang w:eastAsia="ko-KR"/>
        </w:rPr>
        <w:t>cene functionalities.</w:t>
      </w:r>
      <w:r w:rsidR="00897D82">
        <w:rPr>
          <w:rFonts w:eastAsiaTheme="minorEastAsia"/>
          <w:lang w:eastAsia="ko-KR"/>
        </w:rPr>
        <w:t xml:space="preserve"> </w:t>
      </w:r>
      <w:r w:rsidRPr="007910F8">
        <w:t xml:space="preserve">During the evaluation the mappings for the new </w:t>
      </w:r>
      <w:del w:id="13198" w:author="Bardini, Richard A" w:date="2018-03-21T12:01:00Z">
        <w:r w:rsidRPr="007910F8" w:rsidDel="00B24E4C">
          <w:delText>s</w:delText>
        </w:r>
      </w:del>
      <w:ins w:id="13199" w:author="Bardini, Richard A" w:date="2018-03-21T12:01:00Z">
        <w:r w:rsidR="00B24E4C">
          <w:t>S</w:t>
        </w:r>
      </w:ins>
      <w:r w:rsidRPr="007910F8">
        <w:t xml:space="preserve">cene </w:t>
      </w:r>
      <w:del w:id="13200" w:author="Bardini, Richard A" w:date="2018-03-21T12:01:00Z">
        <w:r w:rsidRPr="007910F8" w:rsidDel="00B24E4C">
          <w:delText>v</w:delText>
        </w:r>
      </w:del>
      <w:ins w:id="13201" w:author="Bardini, Richard A" w:date="2018-03-21T12:01:00Z">
        <w:r w:rsidR="00B24E4C">
          <w:t>V</w:t>
        </w:r>
      </w:ins>
      <w:r w:rsidRPr="007910F8">
        <w:t>alue will be applied to the Server</w:t>
      </w:r>
      <w:ins w:id="13202" w:author="Bardini, Richard A" w:date="2018-03-21T12:23:00Z">
        <w:r w:rsidR="00737DF8">
          <w:t xml:space="preserve">s </w:t>
        </w:r>
      </w:ins>
      <w:ins w:id="13203" w:author="Bardini, Richard A" w:date="2018-03-21T12:24:00Z">
        <w:r w:rsidR="00737DF8">
          <w:t>which contain sceneMembers from the Scene that is being updated</w:t>
        </w:r>
      </w:ins>
      <w:r w:rsidRPr="007910F8">
        <w:t xml:space="preserve">. This behaviour is depicted in </w:t>
      </w:r>
      <w:r w:rsidR="00194F1E">
        <w:rPr>
          <w:highlight w:val="yellow"/>
        </w:rPr>
        <w:fldChar w:fldCharType="begin"/>
      </w:r>
      <w:r>
        <w:rPr>
          <w:highlight w:val="yellow"/>
        </w:rPr>
        <w:instrText xml:space="preserve"> REF _Ref425879820 \h </w:instrText>
      </w:r>
      <w:r w:rsidR="00194F1E">
        <w:rPr>
          <w:highlight w:val="yellow"/>
        </w:rPr>
      </w:r>
      <w:r w:rsidR="00194F1E">
        <w:rPr>
          <w:highlight w:val="yellow"/>
        </w:rPr>
        <w:fldChar w:fldCharType="separate"/>
      </w:r>
      <w:r w:rsidR="00370B4E" w:rsidRPr="00CF7590">
        <w:t>Figure</w:t>
      </w:r>
      <w:r w:rsidR="00370B4E">
        <w:t xml:space="preserve"> </w:t>
      </w:r>
      <w:r w:rsidR="00370B4E">
        <w:rPr>
          <w:noProof/>
        </w:rPr>
        <w:t>25</w:t>
      </w:r>
      <w:r w:rsidR="00194F1E">
        <w:rPr>
          <w:highlight w:val="yellow"/>
        </w:rPr>
        <w:fldChar w:fldCharType="end"/>
      </w:r>
      <w:r w:rsidRPr="007910F8">
        <w:t>.</w:t>
      </w:r>
    </w:p>
    <w:p w14:paraId="7F2C4C67" w14:textId="77777777" w:rsidR="0048397B" w:rsidRPr="00D53754" w:rsidRDefault="0048397B" w:rsidP="00BA5188">
      <w:pPr>
        <w:pStyle w:val="PlantUML"/>
      </w:pPr>
      <w:r w:rsidRPr="00D53754">
        <w:t>@startuml</w:t>
      </w:r>
    </w:p>
    <w:p w14:paraId="617C0B65" w14:textId="77777777" w:rsidR="0048397B" w:rsidRPr="00D53754" w:rsidRDefault="0048397B" w:rsidP="00BA5188">
      <w:pPr>
        <w:pStyle w:val="PlantUML"/>
      </w:pPr>
      <w:r w:rsidRPr="00D53754">
        <w:t>Hide footbox</w:t>
      </w:r>
    </w:p>
    <w:p w14:paraId="6ECE04D2" w14:textId="77777777" w:rsidR="0048397B" w:rsidRPr="00D53754" w:rsidRDefault="0048397B" w:rsidP="00BA5188">
      <w:pPr>
        <w:pStyle w:val="PlantUML"/>
      </w:pPr>
    </w:p>
    <w:p w14:paraId="709BD20A" w14:textId="77777777" w:rsidR="0048397B" w:rsidRPr="00D53754" w:rsidRDefault="0048397B" w:rsidP="00BA5188">
      <w:pPr>
        <w:pStyle w:val="PlantUML"/>
      </w:pPr>
      <w:r w:rsidRPr="00D53754">
        <w:t>Participant "Client \n" as client</w:t>
      </w:r>
    </w:p>
    <w:p w14:paraId="24D5BD40" w14:textId="77777777" w:rsidR="0048397B" w:rsidRPr="00D53754" w:rsidRDefault="0048397B" w:rsidP="00BA5188">
      <w:pPr>
        <w:pStyle w:val="PlantUML"/>
      </w:pPr>
      <w:r w:rsidRPr="00D53754">
        <w:t>Participant "Server \n" as server</w:t>
      </w:r>
    </w:p>
    <w:p w14:paraId="36C9FE37" w14:textId="77777777" w:rsidR="0048397B" w:rsidRPr="00D53754" w:rsidRDefault="0048397B" w:rsidP="00BA5188">
      <w:pPr>
        <w:pStyle w:val="PlantUML"/>
      </w:pPr>
      <w:r w:rsidRPr="00D53754">
        <w:t>Participant "Client \n (embedded)" as embeddedclient</w:t>
      </w:r>
    </w:p>
    <w:p w14:paraId="7E2A6622" w14:textId="77777777" w:rsidR="0048397B" w:rsidRPr="00D53754" w:rsidRDefault="0048397B" w:rsidP="00BA5188">
      <w:pPr>
        <w:pStyle w:val="PlantUML"/>
      </w:pPr>
      <w:r w:rsidRPr="00D53754">
        <w:t>Participant "Server2 \n" as server2</w:t>
      </w:r>
    </w:p>
    <w:p w14:paraId="3B9D249B" w14:textId="77777777" w:rsidR="0048397B" w:rsidRPr="00D53754" w:rsidRDefault="0048397B" w:rsidP="00BA5188">
      <w:pPr>
        <w:pStyle w:val="PlantUML"/>
      </w:pPr>
    </w:p>
    <w:p w14:paraId="16922AB3" w14:textId="77777777" w:rsidR="0048397B" w:rsidRPr="00D53754" w:rsidRDefault="0048397B" w:rsidP="00BA5188">
      <w:pPr>
        <w:pStyle w:val="PlantUML"/>
      </w:pPr>
      <w:r w:rsidRPr="00D53754">
        <w:t xml:space="preserve">rnote over server, embeddedclient </w:t>
      </w:r>
    </w:p>
    <w:p w14:paraId="007CC715" w14:textId="77777777" w:rsidR="0048397B" w:rsidRPr="00D53754" w:rsidRDefault="0048397B" w:rsidP="00BA5188">
      <w:pPr>
        <w:pStyle w:val="PlantUML"/>
      </w:pPr>
      <w:r w:rsidRPr="00D53754">
        <w:t xml:space="preserve">co-located embedded Client </w:t>
      </w:r>
    </w:p>
    <w:p w14:paraId="4DEE30FE" w14:textId="77777777" w:rsidR="0048397B" w:rsidRPr="00D53754" w:rsidRDefault="0048397B" w:rsidP="00BA5188">
      <w:pPr>
        <w:pStyle w:val="PlantUML"/>
      </w:pPr>
      <w:r w:rsidRPr="00D53754">
        <w:t>on the Server</w:t>
      </w:r>
    </w:p>
    <w:p w14:paraId="45DA5B3D" w14:textId="77777777" w:rsidR="0048397B" w:rsidRPr="00D53754" w:rsidRDefault="0048397B" w:rsidP="00BA5188">
      <w:pPr>
        <w:pStyle w:val="PlantUML"/>
      </w:pPr>
      <w:r w:rsidRPr="00D53754">
        <w:t>end rnote</w:t>
      </w:r>
    </w:p>
    <w:p w14:paraId="64EB05BB" w14:textId="77777777" w:rsidR="0048397B" w:rsidRPr="00D53754" w:rsidRDefault="0048397B" w:rsidP="00BA5188">
      <w:pPr>
        <w:pStyle w:val="PlantUML"/>
      </w:pPr>
    </w:p>
    <w:p w14:paraId="2747B738" w14:textId="77777777" w:rsidR="0048397B" w:rsidRPr="00D53754" w:rsidRDefault="0048397B" w:rsidP="00BA5188">
      <w:pPr>
        <w:pStyle w:val="PlantUML"/>
      </w:pPr>
      <w:r w:rsidRPr="00D53754">
        <w:t xml:space="preserve">rnote over client </w:t>
      </w:r>
    </w:p>
    <w:p w14:paraId="054CA27C" w14:textId="77777777" w:rsidR="0048397B" w:rsidRPr="00D53754" w:rsidRDefault="0048397B" w:rsidP="00BA5188">
      <w:pPr>
        <w:pStyle w:val="PlantUML"/>
      </w:pPr>
      <w:r w:rsidRPr="00D53754">
        <w:t>read back current scene value</w:t>
      </w:r>
    </w:p>
    <w:p w14:paraId="680218EE" w14:textId="77777777" w:rsidR="0048397B" w:rsidRPr="00D53754" w:rsidRDefault="0048397B" w:rsidP="00BA5188">
      <w:pPr>
        <w:pStyle w:val="PlantUML"/>
      </w:pPr>
      <w:r w:rsidRPr="00D53754">
        <w:t>end rnote</w:t>
      </w:r>
    </w:p>
    <w:p w14:paraId="338350E8" w14:textId="77777777" w:rsidR="0048397B" w:rsidRPr="00D53754" w:rsidRDefault="0048397B" w:rsidP="00BA5188">
      <w:pPr>
        <w:pStyle w:val="PlantUML"/>
      </w:pPr>
    </w:p>
    <w:p w14:paraId="4FC3A414" w14:textId="77777777" w:rsidR="0048397B" w:rsidRPr="00D53754" w:rsidRDefault="0048397B" w:rsidP="00BA5188">
      <w:pPr>
        <w:pStyle w:val="PlantUML"/>
      </w:pPr>
      <w:r w:rsidRPr="00D53754">
        <w:t xml:space="preserve">client -&gt; server: get [/myscenedescription1] </w:t>
      </w:r>
    </w:p>
    <w:p w14:paraId="1F7A7E44" w14:textId="77777777" w:rsidR="0048397B" w:rsidRPr="00D53754" w:rsidRDefault="0048397B" w:rsidP="00BA5188">
      <w:pPr>
        <w:pStyle w:val="PlantUML"/>
      </w:pPr>
      <w:r w:rsidRPr="00D53754">
        <w:t>server -&gt; client: data, including lastScene \n and SceneValues properties</w:t>
      </w:r>
    </w:p>
    <w:p w14:paraId="394AB8DE" w14:textId="77777777" w:rsidR="0048397B" w:rsidRPr="00D53754" w:rsidRDefault="0048397B" w:rsidP="00BA5188">
      <w:pPr>
        <w:pStyle w:val="PlantUML"/>
      </w:pPr>
    </w:p>
    <w:p w14:paraId="02A2DF0A" w14:textId="77777777" w:rsidR="0048397B" w:rsidRPr="00D53754" w:rsidRDefault="0048397B" w:rsidP="00BA5188">
      <w:pPr>
        <w:pStyle w:val="PlantUML"/>
      </w:pPr>
      <w:r w:rsidRPr="00D53754">
        <w:t xml:space="preserve">rnote over client </w:t>
      </w:r>
    </w:p>
    <w:p w14:paraId="3D533390" w14:textId="77777777" w:rsidR="0048397B" w:rsidRPr="00D53754" w:rsidRDefault="0048397B" w:rsidP="00BA5188">
      <w:pPr>
        <w:pStyle w:val="PlantUML"/>
      </w:pPr>
      <w:r w:rsidRPr="00D53754">
        <w:t>set lastScene property to a new value</w:t>
      </w:r>
    </w:p>
    <w:p w14:paraId="3BEDE63E" w14:textId="77777777" w:rsidR="0048397B" w:rsidRPr="00D53754" w:rsidRDefault="0048397B" w:rsidP="00BA5188">
      <w:pPr>
        <w:pStyle w:val="PlantUML"/>
      </w:pPr>
      <w:r w:rsidRPr="00D53754">
        <w:t>end rnote</w:t>
      </w:r>
    </w:p>
    <w:p w14:paraId="30A6BB94" w14:textId="77777777" w:rsidR="0048397B" w:rsidRPr="00D53754" w:rsidRDefault="0048397B" w:rsidP="00BA5188">
      <w:pPr>
        <w:pStyle w:val="PlantUML"/>
      </w:pPr>
    </w:p>
    <w:p w14:paraId="0776FB8E" w14:textId="77777777" w:rsidR="0048397B" w:rsidRPr="00D53754" w:rsidRDefault="0048397B" w:rsidP="00BA5188">
      <w:pPr>
        <w:pStyle w:val="PlantUML"/>
      </w:pPr>
      <w:r w:rsidRPr="00D53754">
        <w:t>client -&gt; server: update [/myscenedescription1] \n {lastScene="new value"}</w:t>
      </w:r>
    </w:p>
    <w:p w14:paraId="7A9D2171" w14:textId="77777777" w:rsidR="0048397B" w:rsidRPr="00D53754" w:rsidRDefault="0048397B" w:rsidP="00BA5188">
      <w:pPr>
        <w:pStyle w:val="PlantUML"/>
      </w:pPr>
      <w:r w:rsidRPr="00D53754">
        <w:t xml:space="preserve">rnote over server </w:t>
      </w:r>
    </w:p>
    <w:p w14:paraId="7918E85B" w14:textId="77777777" w:rsidR="0048397B" w:rsidRPr="00D53754" w:rsidRDefault="0048397B" w:rsidP="00BA5188">
      <w:pPr>
        <w:pStyle w:val="PlantUML"/>
      </w:pPr>
      <w:r w:rsidRPr="00D53754">
        <w:lastRenderedPageBreak/>
        <w:t>check all scene members for scene value mapping</w:t>
      </w:r>
    </w:p>
    <w:p w14:paraId="4B96D216" w14:textId="77777777" w:rsidR="0048397B" w:rsidRPr="00D53754" w:rsidRDefault="0048397B" w:rsidP="00BA5188">
      <w:pPr>
        <w:pStyle w:val="PlantUML"/>
      </w:pPr>
      <w:r w:rsidRPr="00D53754">
        <w:t>invoke update on participating Servers</w:t>
      </w:r>
    </w:p>
    <w:p w14:paraId="7406668A" w14:textId="77777777" w:rsidR="0048397B" w:rsidRPr="00D53754" w:rsidRDefault="0048397B" w:rsidP="00BA5188">
      <w:pPr>
        <w:pStyle w:val="PlantUML"/>
      </w:pPr>
      <w:r w:rsidRPr="00D53754">
        <w:t>end rnote</w:t>
      </w:r>
    </w:p>
    <w:p w14:paraId="3498A017" w14:textId="77777777" w:rsidR="0048397B" w:rsidRPr="00D53754" w:rsidRDefault="0048397B" w:rsidP="00BA5188">
      <w:pPr>
        <w:pStyle w:val="PlantUML"/>
      </w:pPr>
    </w:p>
    <w:p w14:paraId="5E4251D1" w14:textId="77777777" w:rsidR="0048397B" w:rsidRPr="00D53754" w:rsidRDefault="0048397B" w:rsidP="00BA5188">
      <w:pPr>
        <w:pStyle w:val="PlantUML"/>
      </w:pPr>
      <w:r w:rsidRPr="00D53754">
        <w:t>server -&gt; embeddedclient : update Server2 with \n (resource, property="value")</w:t>
      </w:r>
    </w:p>
    <w:p w14:paraId="3149B95C" w14:textId="77777777" w:rsidR="0048397B" w:rsidRPr="00D53754" w:rsidRDefault="0048397B" w:rsidP="00BA5188">
      <w:pPr>
        <w:pStyle w:val="PlantUML"/>
      </w:pPr>
    </w:p>
    <w:p w14:paraId="7458D09E" w14:textId="77777777" w:rsidR="0048397B" w:rsidRPr="00D53754" w:rsidRDefault="0048397B" w:rsidP="00BA5188">
      <w:pPr>
        <w:pStyle w:val="PlantUML"/>
      </w:pPr>
      <w:r w:rsidRPr="00D53754">
        <w:t>embeddedclient -&gt; server2 : update(resource,property="value")</w:t>
      </w:r>
    </w:p>
    <w:p w14:paraId="0E482135" w14:textId="77777777" w:rsidR="0048397B" w:rsidRDefault="0048397B" w:rsidP="00BA5188">
      <w:pPr>
        <w:pStyle w:val="PlantUML"/>
      </w:pPr>
      <w:r w:rsidRPr="00D53754">
        <w:t>embeddedclient &lt;- server2 : ok</w:t>
      </w:r>
    </w:p>
    <w:p w14:paraId="002E9FA3" w14:textId="77777777" w:rsidR="00456C5F" w:rsidRDefault="00456C5F" w:rsidP="00BA5188">
      <w:pPr>
        <w:pStyle w:val="PlantUML"/>
      </w:pPr>
    </w:p>
    <w:p w14:paraId="17AED83B" w14:textId="77777777" w:rsidR="00456C5F" w:rsidRPr="00D53754" w:rsidRDefault="00456C5F" w:rsidP="00BA5188">
      <w:pPr>
        <w:pStyle w:val="PlantUML"/>
      </w:pPr>
      <w:r>
        <w:t>server &lt;- embeddedclient : ok</w:t>
      </w:r>
    </w:p>
    <w:p w14:paraId="29AA02C3" w14:textId="77777777" w:rsidR="001A4E79" w:rsidRPr="00D53754" w:rsidRDefault="001A4E79" w:rsidP="00BA5188">
      <w:pPr>
        <w:pStyle w:val="PlantUML"/>
      </w:pPr>
    </w:p>
    <w:p w14:paraId="7A38C4F0" w14:textId="77777777" w:rsidR="0048397B" w:rsidRPr="00D53754" w:rsidRDefault="0048397B" w:rsidP="00BA5188">
      <w:pPr>
        <w:pStyle w:val="PlantUML"/>
      </w:pPr>
      <w:r w:rsidRPr="00D53754">
        <w:t>server -&gt; client: new lastScene value</w:t>
      </w:r>
    </w:p>
    <w:p w14:paraId="6EE83640" w14:textId="77777777" w:rsidR="0048397B" w:rsidRPr="00D53754" w:rsidRDefault="0048397B" w:rsidP="00BA5188">
      <w:pPr>
        <w:pStyle w:val="PlantUML"/>
      </w:pPr>
    </w:p>
    <w:p w14:paraId="5D763A3F" w14:textId="77777777" w:rsidR="0048397B" w:rsidRPr="00D53754" w:rsidRDefault="0048397B" w:rsidP="00BA5188">
      <w:pPr>
        <w:pStyle w:val="PlantUML"/>
      </w:pPr>
    </w:p>
    <w:p w14:paraId="1BA56C9D" w14:textId="77777777" w:rsidR="0048397B" w:rsidRPr="00D53754" w:rsidRDefault="0048397B" w:rsidP="00BA5188">
      <w:pPr>
        <w:pStyle w:val="PlantUML"/>
      </w:pPr>
      <w:r w:rsidRPr="00D53754">
        <w:t>@enduml</w:t>
      </w:r>
    </w:p>
    <w:p w14:paraId="344481D3" w14:textId="77777777" w:rsidR="00BA5188" w:rsidRDefault="00BA5188" w:rsidP="00BA5188">
      <w:pPr>
        <w:pStyle w:val="PlantUMLImg"/>
      </w:pPr>
      <w:r>
        <w:rPr>
          <w:noProof/>
          <w:lang w:eastAsia="en-US"/>
        </w:rPr>
        <w:drawing>
          <wp:inline distT="0" distB="0" distL="0" distR="0" wp14:anchorId="7E46D962" wp14:editId="7F0E72E4">
            <wp:extent cx="5943600" cy="4218039"/>
            <wp:effectExtent l="0" t="0" r="0" b="0"/>
            <wp:docPr id="6" name="Picture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4218039"/>
                    </a:xfrm>
                    <a:prstGeom prst="rect">
                      <a:avLst/>
                    </a:prstGeom>
                  </pic:spPr>
                </pic:pic>
              </a:graphicData>
            </a:graphic>
          </wp:inline>
        </w:drawing>
      </w:r>
    </w:p>
    <w:p w14:paraId="43355DBC" w14:textId="77777777" w:rsidR="00FA7E22" w:rsidRDefault="00FA7E22" w:rsidP="00FA7E22">
      <w:pPr>
        <w:pStyle w:val="FIGURE"/>
      </w:pPr>
      <w:r>
        <w:rPr>
          <w:noProof/>
          <w:lang w:eastAsia="en-US"/>
        </w:rPr>
        <w:lastRenderedPageBreak/>
        <w:drawing>
          <wp:inline distT="0" distB="0" distL="0" distR="0" wp14:anchorId="685AA36A" wp14:editId="783C0CD2">
            <wp:extent cx="5943600" cy="3980295"/>
            <wp:effectExtent l="0" t="0" r="0" b="1270"/>
            <wp:docPr id="227" name="Picture 2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3980295"/>
                    </a:xfrm>
                    <a:prstGeom prst="rect">
                      <a:avLst/>
                    </a:prstGeom>
                  </pic:spPr>
                </pic:pic>
              </a:graphicData>
            </a:graphic>
          </wp:inline>
        </w:drawing>
      </w:r>
    </w:p>
    <w:p w14:paraId="7159C637" w14:textId="77777777" w:rsidR="007910F8" w:rsidRPr="007910F8" w:rsidRDefault="007910F8" w:rsidP="00C66FF1">
      <w:pPr>
        <w:pStyle w:val="FIGURE-title"/>
      </w:pPr>
      <w:bookmarkStart w:id="13204" w:name="_Ref421624331"/>
      <w:bookmarkStart w:id="13205" w:name="_Ref425879820"/>
      <w:bookmarkStart w:id="13206" w:name="_Toc424827376"/>
      <w:bookmarkStart w:id="13207" w:name="_Ref425879815"/>
      <w:bookmarkStart w:id="13208" w:name="_Toc509367540"/>
      <w:r w:rsidRPr="00CF7590">
        <w:t>Figure</w:t>
      </w:r>
      <w:r>
        <w:t xml:space="preserve"> </w:t>
      </w:r>
      <w:r w:rsidR="00194F1E">
        <w:fldChar w:fldCharType="begin"/>
      </w:r>
      <w:r w:rsidR="007B07C5">
        <w:instrText xml:space="preserve"> SEQ Figure \* ARABIC </w:instrText>
      </w:r>
      <w:r w:rsidR="00194F1E">
        <w:fldChar w:fldCharType="separate"/>
      </w:r>
      <w:r w:rsidR="00370B4E">
        <w:rPr>
          <w:noProof/>
        </w:rPr>
        <w:t>25</w:t>
      </w:r>
      <w:r w:rsidR="00194F1E">
        <w:rPr>
          <w:noProof/>
        </w:rPr>
        <w:fldChar w:fldCharType="end"/>
      </w:r>
      <w:bookmarkEnd w:id="13204"/>
      <w:bookmarkEnd w:id="13205"/>
      <w:r>
        <w:rPr>
          <w:lang w:val="en-GB"/>
        </w:rPr>
        <w:t xml:space="preserve"> Interaction overview due to a Scene change</w:t>
      </w:r>
      <w:bookmarkEnd w:id="13206"/>
      <w:bookmarkEnd w:id="13207"/>
      <w:bookmarkEnd w:id="13208"/>
    </w:p>
    <w:p w14:paraId="1C1632C7" w14:textId="77777777" w:rsidR="001A3799" w:rsidRPr="001A3799" w:rsidRDefault="001A3799" w:rsidP="00F92D1D">
      <w:pPr>
        <w:pStyle w:val="Heading4"/>
      </w:pPr>
      <w:r>
        <w:t xml:space="preserve">Summary of </w:t>
      </w:r>
      <w:r w:rsidR="007A22BE">
        <w:t>R</w:t>
      </w:r>
      <w:r>
        <w:t xml:space="preserve">esource </w:t>
      </w:r>
      <w:r w:rsidR="007A22BE">
        <w:t>T</w:t>
      </w:r>
      <w:r>
        <w:t>ypes defined for Scene functionality</w:t>
      </w:r>
    </w:p>
    <w:p w14:paraId="1AA6CD71" w14:textId="77777777" w:rsidR="001A3799" w:rsidRDefault="00194F1E" w:rsidP="00C66FF1">
      <w:pPr>
        <w:pStyle w:val="PARAGRAPH"/>
        <w:rPr>
          <w:lang w:eastAsia="ko-KR"/>
        </w:rPr>
      </w:pPr>
      <w:r>
        <w:rPr>
          <w:lang w:eastAsia="ko-KR"/>
        </w:rPr>
        <w:fldChar w:fldCharType="begin"/>
      </w:r>
      <w:r w:rsidR="007910F8">
        <w:rPr>
          <w:lang w:eastAsia="ko-KR"/>
        </w:rPr>
        <w:instrText xml:space="preserve"> REF _Ref425880229 \h </w:instrText>
      </w:r>
      <w:r>
        <w:rPr>
          <w:lang w:eastAsia="ko-KR"/>
        </w:rPr>
      </w:r>
      <w:r>
        <w:rPr>
          <w:lang w:eastAsia="ko-KR"/>
        </w:rPr>
        <w:fldChar w:fldCharType="separate"/>
      </w:r>
      <w:r w:rsidR="00370B4E" w:rsidRPr="00553C8A">
        <w:t xml:space="preserve">Table </w:t>
      </w:r>
      <w:r w:rsidR="00370B4E">
        <w:rPr>
          <w:noProof/>
        </w:rPr>
        <w:t>28</w:t>
      </w:r>
      <w:r>
        <w:rPr>
          <w:lang w:eastAsia="ko-KR"/>
        </w:rPr>
        <w:fldChar w:fldCharType="end"/>
      </w:r>
      <w:r w:rsidR="007910F8">
        <w:rPr>
          <w:lang w:eastAsia="ko-KR"/>
        </w:rPr>
        <w:t xml:space="preserve"> summarizes the list of </w:t>
      </w:r>
      <w:r w:rsidR="007A22BE">
        <w:rPr>
          <w:lang w:eastAsia="ko-KR"/>
        </w:rPr>
        <w:t>R</w:t>
      </w:r>
      <w:r w:rsidR="007910F8">
        <w:rPr>
          <w:lang w:eastAsia="ko-KR"/>
        </w:rPr>
        <w:t xml:space="preserve">esource </w:t>
      </w:r>
      <w:r w:rsidR="007A22BE">
        <w:rPr>
          <w:lang w:eastAsia="ko-KR"/>
        </w:rPr>
        <w:t>T</w:t>
      </w:r>
      <w:r w:rsidR="007910F8">
        <w:rPr>
          <w:lang w:eastAsia="ko-KR"/>
        </w:rPr>
        <w:t>ypes that are part of Scenes.</w:t>
      </w:r>
    </w:p>
    <w:p w14:paraId="0C243707" w14:textId="77777777" w:rsidR="007910F8" w:rsidRPr="00553C8A" w:rsidRDefault="007910F8" w:rsidP="007910F8">
      <w:pPr>
        <w:pStyle w:val="TABLE-title"/>
      </w:pPr>
      <w:bookmarkStart w:id="13209" w:name="_Ref425880229"/>
      <w:bookmarkStart w:id="13210" w:name="_Toc424827383"/>
      <w:bookmarkStart w:id="13211" w:name="_Ref425880224"/>
      <w:bookmarkStart w:id="13212" w:name="_Toc509367581"/>
      <w:r w:rsidRPr="00553C8A">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28</w:t>
      </w:r>
      <w:r w:rsidR="00194F1E" w:rsidRPr="000D29DB">
        <w:fldChar w:fldCharType="end"/>
      </w:r>
      <w:bookmarkEnd w:id="13209"/>
      <w:r w:rsidRPr="00553C8A">
        <w:t xml:space="preserve"> list of </w:t>
      </w:r>
      <w:r w:rsidR="007A22BE">
        <w:t>R</w:t>
      </w:r>
      <w:r w:rsidRPr="00553C8A">
        <w:t>esource</w:t>
      </w:r>
      <w:r>
        <w:t xml:space="preserve"> </w:t>
      </w:r>
      <w:r w:rsidR="007A22BE">
        <w:t>T</w:t>
      </w:r>
      <w:r>
        <w:t>ypes for Scenes</w:t>
      </w:r>
      <w:bookmarkEnd w:id="13210"/>
      <w:bookmarkEnd w:id="13211"/>
      <w:bookmarkEnd w:id="13212"/>
    </w:p>
    <w:tbl>
      <w:tblPr>
        <w:tblStyle w:val="GridTable41"/>
        <w:tblW w:w="0" w:type="auto"/>
        <w:jc w:val="center"/>
        <w:tblLook w:val="04A0" w:firstRow="1" w:lastRow="0" w:firstColumn="1" w:lastColumn="0" w:noHBand="0" w:noVBand="1"/>
      </w:tblPr>
      <w:tblGrid>
        <w:gridCol w:w="2446"/>
        <w:gridCol w:w="2130"/>
        <w:gridCol w:w="2740"/>
        <w:gridCol w:w="2034"/>
      </w:tblGrid>
      <w:tr w:rsidR="007910F8" w:rsidRPr="00553C8A" w14:paraId="665C7FA6" w14:textId="77777777" w:rsidTr="007B21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14:paraId="645FCC40" w14:textId="77777777" w:rsidR="007910F8" w:rsidRPr="00553C8A" w:rsidRDefault="007910F8" w:rsidP="007B21BB">
            <w:pPr>
              <w:pStyle w:val="TABLE-col-heading"/>
            </w:pPr>
            <w:r>
              <w:t>Friendly</w:t>
            </w:r>
            <w:r w:rsidRPr="00553C8A">
              <w:t xml:space="preserve"> Name (informative)</w:t>
            </w:r>
          </w:p>
        </w:tc>
        <w:tc>
          <w:tcPr>
            <w:tcW w:w="2140" w:type="dxa"/>
          </w:tcPr>
          <w:p w14:paraId="4A2BA2BE" w14:textId="77777777" w:rsidR="007910F8" w:rsidRPr="00553C8A" w:rsidRDefault="007910F8" w:rsidP="007B21BB">
            <w:pPr>
              <w:pStyle w:val="TABLE-col-heading"/>
              <w:cnfStyle w:val="100000000000" w:firstRow="1" w:lastRow="0" w:firstColumn="0" w:lastColumn="0" w:oddVBand="0" w:evenVBand="0" w:oddHBand="0" w:evenHBand="0" w:firstRowFirstColumn="0" w:firstRowLastColumn="0" w:lastRowFirstColumn="0" w:lastRowLastColumn="0"/>
            </w:pPr>
            <w:r w:rsidRPr="00553C8A">
              <w:t>Resource Type (rt)</w:t>
            </w:r>
          </w:p>
        </w:tc>
        <w:tc>
          <w:tcPr>
            <w:tcW w:w="2818" w:type="dxa"/>
          </w:tcPr>
          <w:p w14:paraId="070F37A8" w14:textId="77777777" w:rsidR="007910F8" w:rsidRPr="00553C8A" w:rsidRDefault="007910F8" w:rsidP="007B21BB">
            <w:pPr>
              <w:pStyle w:val="TABLE-col-heading"/>
              <w:cnfStyle w:val="100000000000" w:firstRow="1" w:lastRow="0" w:firstColumn="0" w:lastColumn="0" w:oddVBand="0" w:evenVBand="0" w:oddHBand="0" w:evenHBand="0" w:firstRowFirstColumn="0" w:firstRowLastColumn="0" w:lastRowFirstColumn="0" w:lastRowLastColumn="0"/>
            </w:pPr>
            <w:r>
              <w:t>Short Description</w:t>
            </w:r>
          </w:p>
        </w:tc>
        <w:tc>
          <w:tcPr>
            <w:tcW w:w="2114" w:type="dxa"/>
          </w:tcPr>
          <w:p w14:paraId="6DD6D955" w14:textId="77777777" w:rsidR="007910F8" w:rsidRPr="00553C8A" w:rsidRDefault="007910F8" w:rsidP="007B21BB">
            <w:pPr>
              <w:pStyle w:val="TABLE-col-heading"/>
              <w:cnfStyle w:val="100000000000" w:firstRow="1" w:lastRow="0" w:firstColumn="0" w:lastColumn="0" w:oddVBand="0" w:evenVBand="0" w:oddHBand="0" w:evenHBand="0" w:firstRowFirstColumn="0" w:firstRowLastColumn="0" w:lastRowFirstColumn="0" w:lastRowLastColumn="0"/>
            </w:pPr>
            <w:r w:rsidRPr="00553C8A">
              <w:t>Section</w:t>
            </w:r>
          </w:p>
        </w:tc>
      </w:tr>
      <w:tr w:rsidR="007910F8" w:rsidRPr="00553C8A" w14:paraId="2FFC0AB4" w14:textId="77777777" w:rsidTr="007B21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14:paraId="0599E132" w14:textId="77777777" w:rsidR="007910F8" w:rsidRPr="006F22F5" w:rsidRDefault="007910F8" w:rsidP="007B21BB">
            <w:pPr>
              <w:pStyle w:val="TABLE-cell"/>
              <w:rPr>
                <w:b w:val="0"/>
              </w:rPr>
            </w:pPr>
            <w:r>
              <w:t>sceneList</w:t>
            </w:r>
          </w:p>
        </w:tc>
        <w:tc>
          <w:tcPr>
            <w:tcW w:w="2140" w:type="dxa"/>
          </w:tcPr>
          <w:p w14:paraId="7B60DF20"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r>
              <w:t>oic.wk</w:t>
            </w:r>
            <w:r w:rsidRPr="006F22F5">
              <w:t>.</w:t>
            </w:r>
            <w:r>
              <w:t>scene</w:t>
            </w:r>
            <w:r w:rsidR="00B67AD4">
              <w:t>l</w:t>
            </w:r>
            <w:r>
              <w:t>ist</w:t>
            </w:r>
          </w:p>
        </w:tc>
        <w:tc>
          <w:tcPr>
            <w:tcW w:w="2818" w:type="dxa"/>
          </w:tcPr>
          <w:p w14:paraId="4E5CD605"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r>
              <w:t>Top Level collection containing sceneCollections</w:t>
            </w:r>
          </w:p>
        </w:tc>
        <w:tc>
          <w:tcPr>
            <w:tcW w:w="2114" w:type="dxa"/>
          </w:tcPr>
          <w:p w14:paraId="5A8B6059"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p>
        </w:tc>
      </w:tr>
      <w:tr w:rsidR="007910F8" w:rsidRPr="00553C8A" w14:paraId="6A562991" w14:textId="77777777" w:rsidTr="007B21BB">
        <w:trPr>
          <w:jc w:val="center"/>
        </w:trPr>
        <w:tc>
          <w:tcPr>
            <w:cnfStyle w:val="001000000000" w:firstRow="0" w:lastRow="0" w:firstColumn="1" w:lastColumn="0" w:oddVBand="0" w:evenVBand="0" w:oddHBand="0" w:evenHBand="0" w:firstRowFirstColumn="0" w:firstRowLastColumn="0" w:lastRowFirstColumn="0" w:lastRowLastColumn="0"/>
            <w:tcW w:w="2504" w:type="dxa"/>
          </w:tcPr>
          <w:p w14:paraId="73336318" w14:textId="77777777" w:rsidR="007910F8" w:rsidRPr="006F22F5" w:rsidRDefault="007910F8" w:rsidP="007B21BB">
            <w:pPr>
              <w:pStyle w:val="TABLE-cell"/>
              <w:rPr>
                <w:b w:val="0"/>
              </w:rPr>
            </w:pPr>
            <w:r>
              <w:t>sceneCollection</w:t>
            </w:r>
          </w:p>
        </w:tc>
        <w:tc>
          <w:tcPr>
            <w:tcW w:w="2140" w:type="dxa"/>
          </w:tcPr>
          <w:p w14:paraId="156D8968" w14:textId="77777777" w:rsidR="007910F8" w:rsidRPr="006F22F5" w:rsidRDefault="007910F8" w:rsidP="007B21BB">
            <w:pPr>
              <w:pStyle w:val="TABLE-cell"/>
              <w:cnfStyle w:val="000000000000" w:firstRow="0" w:lastRow="0" w:firstColumn="0" w:lastColumn="0" w:oddVBand="0" w:evenVBand="0" w:oddHBand="0" w:evenHBand="0" w:firstRowFirstColumn="0" w:firstRowLastColumn="0" w:lastRowFirstColumn="0" w:lastRowLastColumn="0"/>
            </w:pPr>
            <w:r>
              <w:t>oic.wk</w:t>
            </w:r>
            <w:r w:rsidRPr="006F22F5">
              <w:t>.</w:t>
            </w:r>
            <w:r>
              <w:t>scene</w:t>
            </w:r>
            <w:r w:rsidR="00B67AD4">
              <w:t>c</w:t>
            </w:r>
            <w:r>
              <w:t>ollection</w:t>
            </w:r>
          </w:p>
        </w:tc>
        <w:tc>
          <w:tcPr>
            <w:tcW w:w="2818" w:type="dxa"/>
          </w:tcPr>
          <w:p w14:paraId="263D0DA9" w14:textId="77777777" w:rsidR="007910F8" w:rsidRPr="006F22F5" w:rsidRDefault="007910F8" w:rsidP="007B21BB">
            <w:pPr>
              <w:pStyle w:val="TABLE-cell"/>
              <w:cnfStyle w:val="000000000000" w:firstRow="0" w:lastRow="0" w:firstColumn="0" w:lastColumn="0" w:oddVBand="0" w:evenVBand="0" w:oddHBand="0" w:evenHBand="0" w:firstRowFirstColumn="0" w:firstRowLastColumn="0" w:lastRowFirstColumn="0" w:lastRowLastColumn="0"/>
            </w:pPr>
            <w:r>
              <w:t>Description of zero or more scenes</w:t>
            </w:r>
          </w:p>
        </w:tc>
        <w:tc>
          <w:tcPr>
            <w:tcW w:w="2114" w:type="dxa"/>
          </w:tcPr>
          <w:p w14:paraId="0F41CCB0" w14:textId="77777777" w:rsidR="007910F8" w:rsidRPr="006F22F5" w:rsidRDefault="007910F8" w:rsidP="007B21BB">
            <w:pPr>
              <w:pStyle w:val="TABLE-cell"/>
              <w:cnfStyle w:val="000000000000" w:firstRow="0" w:lastRow="0" w:firstColumn="0" w:lastColumn="0" w:oddVBand="0" w:evenVBand="0" w:oddHBand="0" w:evenHBand="0" w:firstRowFirstColumn="0" w:firstRowLastColumn="0" w:lastRowFirstColumn="0" w:lastRowLastColumn="0"/>
            </w:pPr>
          </w:p>
        </w:tc>
      </w:tr>
      <w:tr w:rsidR="007910F8" w:rsidRPr="00553C8A" w14:paraId="2EDB4F70" w14:textId="77777777" w:rsidTr="007B21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14:paraId="06859145" w14:textId="77777777" w:rsidR="007910F8" w:rsidRPr="006F22F5" w:rsidRDefault="007910F8" w:rsidP="007B21BB">
            <w:pPr>
              <w:pStyle w:val="TABLE-cell"/>
              <w:rPr>
                <w:b w:val="0"/>
              </w:rPr>
            </w:pPr>
            <w:r>
              <w:t>sceneMember</w:t>
            </w:r>
          </w:p>
        </w:tc>
        <w:tc>
          <w:tcPr>
            <w:tcW w:w="2140" w:type="dxa"/>
          </w:tcPr>
          <w:p w14:paraId="4D22C5A1"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r>
              <w:t>oic.wk</w:t>
            </w:r>
            <w:r w:rsidRPr="006F22F5">
              <w:t>.</w:t>
            </w:r>
            <w:r>
              <w:t>scene</w:t>
            </w:r>
            <w:r w:rsidR="00B67AD4">
              <w:t>m</w:t>
            </w:r>
            <w:r>
              <w:t>ember</w:t>
            </w:r>
          </w:p>
        </w:tc>
        <w:tc>
          <w:tcPr>
            <w:tcW w:w="2818" w:type="dxa"/>
          </w:tcPr>
          <w:p w14:paraId="4A0488DB"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r>
              <w:t>Description of mappings for each specific resource part of the sceneCollection</w:t>
            </w:r>
          </w:p>
        </w:tc>
        <w:tc>
          <w:tcPr>
            <w:tcW w:w="2114" w:type="dxa"/>
          </w:tcPr>
          <w:p w14:paraId="2B030B75" w14:textId="77777777" w:rsidR="007910F8" w:rsidRPr="006F22F5" w:rsidRDefault="007910F8" w:rsidP="007B21BB">
            <w:pPr>
              <w:pStyle w:val="TABLE-cell"/>
              <w:cnfStyle w:val="000000100000" w:firstRow="0" w:lastRow="0" w:firstColumn="0" w:lastColumn="0" w:oddVBand="0" w:evenVBand="0" w:oddHBand="1" w:evenHBand="0" w:firstRowFirstColumn="0" w:firstRowLastColumn="0" w:lastRowFirstColumn="0" w:lastRowLastColumn="0"/>
            </w:pPr>
          </w:p>
        </w:tc>
      </w:tr>
    </w:tbl>
    <w:p w14:paraId="2E833D8D" w14:textId="77777777" w:rsidR="00915998" w:rsidRDefault="00915998" w:rsidP="00F92D1D">
      <w:pPr>
        <w:pStyle w:val="Heading3"/>
      </w:pPr>
      <w:bookmarkStart w:id="13213" w:name="_Toc509367232"/>
      <w:r>
        <w:t xml:space="preserve">Security </w:t>
      </w:r>
      <w:r w:rsidRPr="000B5351">
        <w:t>considerations</w:t>
      </w:r>
      <w:bookmarkEnd w:id="13213"/>
    </w:p>
    <w:p w14:paraId="7BDD1719" w14:textId="0E87B02B" w:rsidR="00915998" w:rsidRDefault="00915998" w:rsidP="00915998">
      <w:pPr>
        <w:pStyle w:val="PARAGRAPH"/>
      </w:pPr>
      <w:r>
        <w:t xml:space="preserve">Creation of Scenes on a Server that is capable of this functionality is dependent on the ACLs applied to the </w:t>
      </w:r>
      <w:del w:id="13214" w:author="Bardini, Richard A" w:date="2018-03-21T12:03:00Z">
        <w:r w:rsidDel="00B24E4C">
          <w:delText>r</w:delText>
        </w:r>
      </w:del>
      <w:ins w:id="13215" w:author="Bardini, Richard A" w:date="2018-03-21T12:03:00Z">
        <w:r w:rsidR="00B24E4C">
          <w:t>R</w:t>
        </w:r>
      </w:ins>
      <w:r>
        <w:t xml:space="preserve">esources and the Client having the appropriate permissions.  Interaction between a Client (embedded or separate) and a Server that hosts the </w:t>
      </w:r>
      <w:del w:id="13216" w:author="Bardini, Richard A" w:date="2018-03-21T12:03:00Z">
        <w:r w:rsidDel="00B24E4C">
          <w:delText>r</w:delText>
        </w:r>
      </w:del>
      <w:ins w:id="13217" w:author="Bardini, Richard A" w:date="2018-03-21T12:03:00Z">
        <w:r w:rsidR="00B24E4C">
          <w:t>R</w:t>
        </w:r>
      </w:ins>
      <w:r>
        <w:t xml:space="preserve">esource that is referenced as a </w:t>
      </w:r>
      <w:del w:id="13218" w:author="Bardini, Richard A" w:date="2018-03-21T12:03:00Z">
        <w:r w:rsidDel="00B24E4C">
          <w:delText>s</w:delText>
        </w:r>
      </w:del>
      <w:ins w:id="13219" w:author="Bardini, Richard A" w:date="2018-03-21T12:03:00Z">
        <w:r w:rsidR="00B24E4C">
          <w:t>S</w:t>
        </w:r>
      </w:ins>
      <w:r>
        <w:t xml:space="preserve">cene </w:t>
      </w:r>
      <w:del w:id="13220" w:author="Bardini, Richard A" w:date="2018-03-21T12:03:00Z">
        <w:r w:rsidDel="00B24E4C">
          <w:delText>m</w:delText>
        </w:r>
      </w:del>
      <w:ins w:id="13221" w:author="Bardini, Richard A" w:date="2018-03-21T12:03:00Z">
        <w:r w:rsidR="00B24E4C">
          <w:t>M</w:t>
        </w:r>
      </w:ins>
      <w:r>
        <w:t xml:space="preserve">ember is contingent on the Client having appropriate permissions to access the </w:t>
      </w:r>
      <w:del w:id="13222" w:author="Bardini, Richard A" w:date="2018-03-21T12:03:00Z">
        <w:r w:rsidDel="00B24E4C">
          <w:delText>r</w:delText>
        </w:r>
      </w:del>
      <w:ins w:id="13223" w:author="Bardini, Richard A" w:date="2018-03-21T12:03:00Z">
        <w:r w:rsidR="00B24E4C">
          <w:t>R</w:t>
        </w:r>
      </w:ins>
      <w:r>
        <w:t xml:space="preserve">esource on the host Server. </w:t>
      </w:r>
    </w:p>
    <w:p w14:paraId="6BCC01DB" w14:textId="47787243" w:rsidR="00915998" w:rsidRPr="002865A9" w:rsidRDefault="00950789" w:rsidP="00915998">
      <w:pPr>
        <w:pStyle w:val="PARAGRAPH"/>
      </w:pPr>
      <w:r>
        <w:t xml:space="preserve">See </w:t>
      </w:r>
      <w:r w:rsidR="00194F1E">
        <w:fldChar w:fldCharType="begin"/>
      </w:r>
      <w:r>
        <w:instrText xml:space="preserve"> REF ref_OIC_Security \h </w:instrText>
      </w:r>
      <w:r w:rsidR="00194F1E">
        <w:fldChar w:fldCharType="separate"/>
      </w:r>
      <w:r w:rsidR="00370B4E">
        <w:t>OCF Security</w:t>
      </w:r>
      <w:r w:rsidR="00194F1E">
        <w:fldChar w:fldCharType="end"/>
      </w:r>
      <w:r>
        <w:t xml:space="preserve"> </w:t>
      </w:r>
      <w:r w:rsidR="00915998">
        <w:t xml:space="preserve">for details on the use of ACLs and also the mechanisms around Device Authentication that are necessary to ensure that the correct permissions exist for the Client to access the </w:t>
      </w:r>
      <w:del w:id="13224" w:author="Bardini, Richard A" w:date="2018-03-21T12:04:00Z">
        <w:r w:rsidR="00915998" w:rsidDel="00B24E4C">
          <w:delText>s</w:delText>
        </w:r>
      </w:del>
      <w:ins w:id="13225" w:author="Bardini, Richard A" w:date="2018-03-21T12:04:00Z">
        <w:r w:rsidR="00B24E4C">
          <w:t>S</w:t>
        </w:r>
      </w:ins>
      <w:r w:rsidR="00915998">
        <w:t xml:space="preserve">cene </w:t>
      </w:r>
      <w:del w:id="13226" w:author="Bardini, Richard A" w:date="2018-03-21T12:04:00Z">
        <w:r w:rsidR="00915998" w:rsidDel="00B24E4C">
          <w:delText>m</w:delText>
        </w:r>
      </w:del>
      <w:ins w:id="13227" w:author="Bardini, Richard A" w:date="2018-03-21T12:04:00Z">
        <w:r w:rsidR="00B24E4C">
          <w:t>M</w:t>
        </w:r>
      </w:ins>
      <w:r w:rsidR="00915998">
        <w:t>ember resource(s) on the Server.</w:t>
      </w:r>
    </w:p>
    <w:p w14:paraId="0C701E6E" w14:textId="77777777" w:rsidR="00915998" w:rsidRDefault="005E66A4" w:rsidP="00300FBF">
      <w:pPr>
        <w:pStyle w:val="Heading2"/>
        <w:rPr>
          <w:lang w:eastAsia="ko-KR"/>
        </w:rPr>
      </w:pPr>
      <w:bookmarkStart w:id="13228" w:name="_Toc509367233"/>
      <w:r>
        <w:rPr>
          <w:lang w:eastAsia="ko-KR"/>
        </w:rPr>
        <w:lastRenderedPageBreak/>
        <w:t>Icons</w:t>
      </w:r>
      <w:bookmarkEnd w:id="13228"/>
    </w:p>
    <w:p w14:paraId="444C1CC8" w14:textId="77777777" w:rsidR="005E66A4" w:rsidRDefault="005E66A4" w:rsidP="00300FBF">
      <w:pPr>
        <w:pStyle w:val="Heading3"/>
        <w:rPr>
          <w:lang w:eastAsia="ko-KR"/>
        </w:rPr>
      </w:pPr>
      <w:bookmarkStart w:id="13229" w:name="_Toc509367234"/>
      <w:r>
        <w:rPr>
          <w:lang w:eastAsia="ko-KR"/>
        </w:rPr>
        <w:t>Overview</w:t>
      </w:r>
      <w:bookmarkEnd w:id="13229"/>
    </w:p>
    <w:p w14:paraId="36F8EEB0" w14:textId="77777777" w:rsidR="005E66A4" w:rsidRDefault="00300FBF" w:rsidP="005E66A4">
      <w:pPr>
        <w:pStyle w:val="PARAGRAPH"/>
        <w:rPr>
          <w:lang w:eastAsia="ko-KR"/>
        </w:rPr>
      </w:pPr>
      <w:r>
        <w:rPr>
          <w:lang w:eastAsia="ko-KR"/>
        </w:rPr>
        <w:t xml:space="preserve">Icons are a primitive </w:t>
      </w:r>
      <w:r w:rsidR="00455061">
        <w:rPr>
          <w:lang w:eastAsia="ko-KR"/>
        </w:rPr>
        <w:t>that are need</w:t>
      </w:r>
      <w:r w:rsidR="00731058">
        <w:rPr>
          <w:lang w:eastAsia="ko-KR"/>
        </w:rPr>
        <w:t>ed</w:t>
      </w:r>
      <w:r w:rsidR="00455061">
        <w:rPr>
          <w:lang w:eastAsia="ko-KR"/>
        </w:rPr>
        <w:t xml:space="preserve"> by various OCF subsystems, such as bridging. An optional Resource Type of “oic.r.icon” has been defined to provide a common representation of an icon Resource</w:t>
      </w:r>
      <w:r w:rsidR="00571110">
        <w:rPr>
          <w:lang w:eastAsia="ko-KR"/>
        </w:rPr>
        <w:t xml:space="preserve"> that can be used by Devices</w:t>
      </w:r>
      <w:r w:rsidR="00455061">
        <w:rPr>
          <w:lang w:eastAsia="ko-KR"/>
        </w:rPr>
        <w:t>.</w:t>
      </w:r>
    </w:p>
    <w:p w14:paraId="06E99B1A" w14:textId="77777777" w:rsidR="005E66A4" w:rsidRDefault="005E66A4" w:rsidP="00300FBF">
      <w:pPr>
        <w:pStyle w:val="Heading3"/>
        <w:rPr>
          <w:lang w:eastAsia="ko-KR"/>
        </w:rPr>
      </w:pPr>
      <w:bookmarkStart w:id="13230" w:name="_Toc509367235"/>
      <w:r w:rsidRPr="00300FBF">
        <w:t>Resource</w:t>
      </w:r>
      <w:bookmarkEnd w:id="13230"/>
    </w:p>
    <w:p w14:paraId="4AEFDAA9" w14:textId="77777777" w:rsidR="005E66A4" w:rsidRPr="005E66A4" w:rsidRDefault="00455061" w:rsidP="005E66A4">
      <w:pPr>
        <w:pStyle w:val="PARAGRAPH"/>
      </w:pPr>
      <w:r>
        <w:t xml:space="preserve">The icon Resource is as defined in </w:t>
      </w:r>
      <w:r>
        <w:fldChar w:fldCharType="begin"/>
      </w:r>
      <w:r>
        <w:instrText xml:space="preserve"> REF _Ref476893802 \h </w:instrText>
      </w:r>
      <w:r>
        <w:fldChar w:fldCharType="separate"/>
      </w:r>
      <w:r w:rsidR="00370B4E" w:rsidRPr="000D29DB">
        <w:t xml:space="preserve">Table </w:t>
      </w:r>
      <w:r w:rsidR="00370B4E">
        <w:rPr>
          <w:noProof/>
        </w:rPr>
        <w:t>29</w:t>
      </w:r>
      <w:r>
        <w:fldChar w:fldCharType="end"/>
      </w:r>
      <w:r>
        <w:t>.</w:t>
      </w:r>
    </w:p>
    <w:p w14:paraId="6EA4514B" w14:textId="77777777" w:rsidR="005E66A4" w:rsidRDefault="005E66A4" w:rsidP="005E66A4">
      <w:pPr>
        <w:pStyle w:val="TABLE-title"/>
        <w:rPr>
          <w:rFonts w:eastAsiaTheme="minorEastAsia"/>
          <w:lang w:eastAsia="ko-KR"/>
        </w:rPr>
      </w:pPr>
      <w:bookmarkStart w:id="13231" w:name="_Ref476893802"/>
      <w:bookmarkStart w:id="13232" w:name="_Toc509367582"/>
      <w:r w:rsidRPr="000D29DB">
        <w:t xml:space="preserve">Table </w:t>
      </w:r>
      <w:r w:rsidRPr="000D29DB">
        <w:fldChar w:fldCharType="begin"/>
      </w:r>
      <w:r w:rsidRPr="000D29DB">
        <w:instrText xml:space="preserve"> SEQ Table \* ARABIC </w:instrText>
      </w:r>
      <w:r w:rsidRPr="000D29DB">
        <w:fldChar w:fldCharType="separate"/>
      </w:r>
      <w:r w:rsidR="00370B4E">
        <w:rPr>
          <w:noProof/>
        </w:rPr>
        <w:t>29</w:t>
      </w:r>
      <w:r w:rsidRPr="000D29DB">
        <w:fldChar w:fldCharType="end"/>
      </w:r>
      <w:bookmarkEnd w:id="13231"/>
      <w:r w:rsidRPr="000D29DB">
        <w:t xml:space="preserve">. </w:t>
      </w:r>
      <w:r>
        <w:t xml:space="preserve">Optional Icon </w:t>
      </w:r>
      <w:r w:rsidR="00262769">
        <w:t xml:space="preserve">Core </w:t>
      </w:r>
      <w:r>
        <w:t>Resource</w:t>
      </w:r>
      <w:bookmarkEnd w:id="13232"/>
    </w:p>
    <w:tbl>
      <w:tblPr>
        <w:tblStyle w:val="GridTable41"/>
        <w:tblW w:w="9350" w:type="dxa"/>
        <w:tblLayout w:type="fixed"/>
        <w:tblLook w:val="04A0" w:firstRow="1" w:lastRow="0" w:firstColumn="1" w:lastColumn="0" w:noHBand="0" w:noVBand="1"/>
      </w:tblPr>
      <w:tblGrid>
        <w:gridCol w:w="895"/>
        <w:gridCol w:w="1260"/>
        <w:gridCol w:w="1170"/>
        <w:gridCol w:w="1080"/>
        <w:gridCol w:w="3600"/>
        <w:gridCol w:w="1345"/>
      </w:tblGrid>
      <w:tr w:rsidR="005E66A4" w:rsidRPr="00113C22" w14:paraId="576BDDA1" w14:textId="77777777" w:rsidTr="002E0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0CFAA86" w14:textId="77777777" w:rsidR="005E66A4" w:rsidRPr="00113C22" w:rsidRDefault="00603A07" w:rsidP="005E66A4">
            <w:pPr>
              <w:pStyle w:val="TABLE-cell"/>
            </w:pPr>
            <w:r>
              <w:rPr>
                <w:rFonts w:eastAsiaTheme="minorEastAsia"/>
                <w:lang w:eastAsia="ko-KR"/>
              </w:rPr>
              <w:t xml:space="preserve">Example </w:t>
            </w:r>
            <w:r w:rsidR="005E66A4" w:rsidRPr="004F79DF">
              <w:rPr>
                <w:rFonts w:eastAsiaTheme="minorEastAsia"/>
                <w:lang w:eastAsia="ko-KR"/>
              </w:rPr>
              <w:t>URI</w:t>
            </w:r>
          </w:p>
        </w:tc>
        <w:tc>
          <w:tcPr>
            <w:tcW w:w="1260" w:type="dxa"/>
          </w:tcPr>
          <w:p w14:paraId="29CDAF52" w14:textId="77777777" w:rsidR="005E66A4" w:rsidRPr="00113C22" w:rsidRDefault="005E66A4" w:rsidP="005E66A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170" w:type="dxa"/>
          </w:tcPr>
          <w:p w14:paraId="52CBB20E" w14:textId="77777777" w:rsidR="005E66A4" w:rsidRPr="00113C22" w:rsidRDefault="005E66A4" w:rsidP="005E66A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080" w:type="dxa"/>
          </w:tcPr>
          <w:p w14:paraId="6B7AB80C" w14:textId="77777777" w:rsidR="005E66A4" w:rsidRPr="00113C22" w:rsidRDefault="005E66A4" w:rsidP="005E66A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3600" w:type="dxa"/>
          </w:tcPr>
          <w:p w14:paraId="5DF392F4" w14:textId="77777777" w:rsidR="005E66A4" w:rsidRPr="00113C22" w:rsidRDefault="005E66A4" w:rsidP="005E66A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345" w:type="dxa"/>
          </w:tcPr>
          <w:p w14:paraId="64597860" w14:textId="77777777" w:rsidR="005E66A4" w:rsidRPr="00113C22" w:rsidRDefault="005E66A4" w:rsidP="005E66A4">
            <w:pPr>
              <w:pStyle w:val="TABLE-cell"/>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5E66A4" w14:paraId="5423C574" w14:textId="77777777" w:rsidTr="002E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02252C3" w14:textId="77777777" w:rsidR="005E66A4" w:rsidRPr="008801C4" w:rsidRDefault="00002C63" w:rsidP="005E66A4">
            <w:pPr>
              <w:pStyle w:val="TABLE-cell"/>
              <w:rPr>
                <w:rFonts w:eastAsiaTheme="minorHAnsi"/>
                <w:b w:val="0"/>
              </w:rPr>
            </w:pPr>
            <w:r>
              <w:t>“</w:t>
            </w:r>
            <w:r w:rsidR="005E66A4">
              <w:t>/example/oic/icon</w:t>
            </w:r>
            <w:r>
              <w:t>”</w:t>
            </w:r>
          </w:p>
        </w:tc>
        <w:tc>
          <w:tcPr>
            <w:tcW w:w="1260" w:type="dxa"/>
          </w:tcPr>
          <w:p w14:paraId="1FCDE48C" w14:textId="77777777" w:rsidR="005E66A4" w:rsidRDefault="005E66A4"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t>Icon</w:t>
            </w:r>
          </w:p>
        </w:tc>
        <w:tc>
          <w:tcPr>
            <w:tcW w:w="1170" w:type="dxa"/>
          </w:tcPr>
          <w:p w14:paraId="38C5A34E" w14:textId="77777777" w:rsidR="005E66A4" w:rsidRDefault="00002C63"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w:t>
            </w:r>
            <w:r w:rsidR="005E66A4">
              <w:rPr>
                <w:rFonts w:eastAsiaTheme="minorHAnsi"/>
              </w:rPr>
              <w:t>oic.r.icon</w:t>
            </w:r>
            <w:r>
              <w:rPr>
                <w:rFonts w:eastAsiaTheme="minorHAnsi"/>
              </w:rPr>
              <w:t>”</w:t>
            </w:r>
          </w:p>
        </w:tc>
        <w:tc>
          <w:tcPr>
            <w:tcW w:w="1080" w:type="dxa"/>
          </w:tcPr>
          <w:p w14:paraId="1116B604" w14:textId="77777777" w:rsidR="005E66A4" w:rsidRDefault="00002C63" w:rsidP="005E66A4">
            <w:pPr>
              <w:pStyle w:val="TABLE-cell"/>
              <w:cnfStyle w:val="000000100000" w:firstRow="0" w:lastRow="0" w:firstColumn="0" w:lastColumn="0" w:oddVBand="0" w:evenVBand="0" w:oddHBand="1" w:evenHBand="0" w:firstRowFirstColumn="0" w:firstRowLastColumn="0" w:lastRowFirstColumn="0" w:lastRowLastColumn="0"/>
            </w:pPr>
            <w:r>
              <w:rPr>
                <w:rFonts w:eastAsiaTheme="minorHAnsi"/>
              </w:rPr>
              <w:t>“</w:t>
            </w:r>
            <w:r w:rsidR="005E66A4" w:rsidRPr="004F020A">
              <w:rPr>
                <w:rFonts w:eastAsiaTheme="minorHAnsi"/>
              </w:rPr>
              <w:t>oic.</w:t>
            </w:r>
            <w:r w:rsidR="005E66A4" w:rsidRPr="004F020A">
              <w:rPr>
                <w:rFonts w:eastAsiaTheme="minorEastAsia" w:hint="eastAsia"/>
                <w:lang w:eastAsia="ko-KR"/>
              </w:rPr>
              <w:t>if</w:t>
            </w:r>
            <w:r w:rsidR="005E66A4" w:rsidRPr="004F020A">
              <w:rPr>
                <w:rFonts w:eastAsiaTheme="minorHAnsi"/>
              </w:rPr>
              <w:t>.</w:t>
            </w:r>
            <w:r w:rsidR="005E66A4" w:rsidRPr="004F020A">
              <w:rPr>
                <w:rFonts w:eastAsiaTheme="minorEastAsia" w:hint="eastAsia"/>
                <w:lang w:eastAsia="ko-KR"/>
              </w:rPr>
              <w:t>r</w:t>
            </w:r>
            <w:r>
              <w:rPr>
                <w:rFonts w:eastAsiaTheme="minorEastAsia"/>
                <w:lang w:eastAsia="ko-KR"/>
              </w:rPr>
              <w:t>”</w:t>
            </w:r>
          </w:p>
        </w:tc>
        <w:tc>
          <w:tcPr>
            <w:tcW w:w="3600" w:type="dxa"/>
          </w:tcPr>
          <w:p w14:paraId="2F51604A" w14:textId="77777777" w:rsidR="005E66A4" w:rsidRDefault="005E66A4" w:rsidP="005E66A4">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571110">
              <w:t>R</w:t>
            </w:r>
            <w:r>
              <w:t xml:space="preserve">esource through which the </w:t>
            </w:r>
            <w:r w:rsidR="00571110">
              <w:t>D</w:t>
            </w:r>
            <w:r>
              <w:t xml:space="preserve">evice </w:t>
            </w:r>
            <w:r w:rsidR="00571110">
              <w:t xml:space="preserve">can </w:t>
            </w:r>
            <w:r w:rsidR="00F51DFE">
              <w:t>obtain</w:t>
            </w:r>
            <w:r w:rsidR="00571110">
              <w:t xml:space="preserve"> icon images.</w:t>
            </w:r>
          </w:p>
          <w:p w14:paraId="5FE7D07F" w14:textId="3EEEADDE" w:rsidR="005E66A4" w:rsidRPr="008512A3" w:rsidRDefault="005E66A4" w:rsidP="002040A2">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 xml:space="preserve">The </w:t>
            </w:r>
            <w:commentRangeStart w:id="13233"/>
            <w:del w:id="13234" w:author="Bardini, Richard A" w:date="2018-03-19T04:08:00Z">
              <w:r w:rsidR="00571110" w:rsidDel="002040A2">
                <w:rPr>
                  <w:rFonts w:eastAsiaTheme="minorEastAsia"/>
                  <w:lang w:eastAsia="ko-KR"/>
                </w:rPr>
                <w:delText>R</w:delText>
              </w:r>
              <w:r w:rsidRPr="005E66A4" w:rsidDel="002040A2">
                <w:rPr>
                  <w:rFonts w:eastAsiaTheme="minorEastAsia" w:hint="eastAsia"/>
                  <w:lang w:eastAsia="ko-KR"/>
                </w:rPr>
                <w:delText>esource p</w:delText>
              </w:r>
            </w:del>
            <w:ins w:id="13235" w:author="Bardini, Richard A" w:date="2018-03-19T04:08:00Z">
              <w:r w:rsidR="002040A2">
                <w:rPr>
                  <w:rFonts w:eastAsiaTheme="minorEastAsia"/>
                  <w:lang w:eastAsia="ko-KR"/>
                </w:rPr>
                <w:t>P</w:t>
              </w:r>
            </w:ins>
            <w:r w:rsidRPr="005E66A4">
              <w:rPr>
                <w:rFonts w:eastAsiaTheme="minorEastAsia" w:hint="eastAsia"/>
                <w:lang w:eastAsia="ko-KR"/>
              </w:rPr>
              <w:t>roperties</w:t>
            </w:r>
            <w:commentRangeEnd w:id="13233"/>
            <w:r w:rsidR="002040A2">
              <w:rPr>
                <w:rStyle w:val="CommentReference"/>
                <w:bCs w:val="0"/>
                <w:lang w:val="en-US"/>
              </w:rPr>
              <w:commentReference w:id="13233"/>
            </w:r>
            <w:r>
              <w:t xml:space="preserve"> exposed by “/example</w:t>
            </w:r>
            <w:r>
              <w:rPr>
                <w:rFonts w:eastAsiaTheme="minorEastAsia" w:hint="eastAsia"/>
                <w:lang w:eastAsia="ko-KR"/>
              </w:rPr>
              <w:t>/oic/mnt</w:t>
            </w:r>
            <w:r>
              <w:rPr>
                <w:rFonts w:eastAsiaTheme="minorEastAsia"/>
                <w:lang w:eastAsia="ko-KR"/>
              </w:rPr>
              <w:t>”</w:t>
            </w:r>
            <w:r>
              <w:t xml:space="preserve"> are listed in </w:t>
            </w:r>
            <w:r>
              <w:fldChar w:fldCharType="begin"/>
            </w:r>
            <w:r>
              <w:instrText xml:space="preserve"> REF _Ref476877394 \h </w:instrText>
            </w:r>
            <w:r>
              <w:fldChar w:fldCharType="separate"/>
            </w:r>
            <w:r w:rsidR="00370B4E" w:rsidRPr="000D29DB">
              <w:t xml:space="preserve">Table </w:t>
            </w:r>
            <w:r w:rsidR="00370B4E">
              <w:rPr>
                <w:noProof/>
              </w:rPr>
              <w:t>30</w:t>
            </w:r>
            <w:r>
              <w:fldChar w:fldCharType="end"/>
            </w:r>
            <w:r>
              <w:rPr>
                <w:rFonts w:eastAsiaTheme="minorEastAsia" w:hint="eastAsia"/>
                <w:lang w:eastAsia="ko-KR"/>
              </w:rPr>
              <w:t>.</w:t>
            </w:r>
          </w:p>
        </w:tc>
        <w:tc>
          <w:tcPr>
            <w:tcW w:w="1345" w:type="dxa"/>
          </w:tcPr>
          <w:p w14:paraId="5B367B44" w14:textId="77777777" w:rsidR="005E66A4" w:rsidRDefault="005E66A4"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EastAsia"/>
                <w:lang w:eastAsia="ko-KR"/>
              </w:rPr>
              <w:t>Icon</w:t>
            </w:r>
          </w:p>
        </w:tc>
      </w:tr>
    </w:tbl>
    <w:p w14:paraId="7B5AE69A" w14:textId="77777777" w:rsidR="005E66A4" w:rsidRDefault="005E66A4" w:rsidP="005E66A4">
      <w:pPr>
        <w:pStyle w:val="PARAGRAPH"/>
        <w:rPr>
          <w:rFonts w:eastAsiaTheme="minorEastAsia"/>
          <w:lang w:eastAsia="ko-KR"/>
        </w:rPr>
      </w:pPr>
    </w:p>
    <w:p w14:paraId="694D9EA0" w14:textId="77777777" w:rsidR="005E66A4" w:rsidRDefault="005E66A4" w:rsidP="005E66A4">
      <w:r>
        <w:fldChar w:fldCharType="begin"/>
      </w:r>
      <w:r>
        <w:instrText xml:space="preserve"> REF _Ref476877394 \h </w:instrText>
      </w:r>
      <w:r>
        <w:fldChar w:fldCharType="separate"/>
      </w:r>
      <w:r w:rsidR="00370B4E" w:rsidRPr="000D29DB">
        <w:t xml:space="preserve">Table </w:t>
      </w:r>
      <w:r w:rsidR="00370B4E">
        <w:rPr>
          <w:noProof/>
        </w:rPr>
        <w:t>30</w:t>
      </w:r>
      <w:r>
        <w:fldChar w:fldCharType="end"/>
      </w:r>
      <w:r>
        <w:t xml:space="preserve"> defines the</w:t>
      </w:r>
      <w:r w:rsidR="00571110">
        <w:t xml:space="preserve"> details for the</w:t>
      </w:r>
      <w:r>
        <w:t xml:space="preserve"> </w:t>
      </w:r>
      <w:r w:rsidR="00571110">
        <w:t>“</w:t>
      </w:r>
      <w:r>
        <w:t>oic.r.icon</w:t>
      </w:r>
      <w:r w:rsidR="00571110">
        <w:t>”</w:t>
      </w:r>
      <w:r w:rsidR="003216A6">
        <w:t xml:space="preserve"> Resource Type.</w:t>
      </w:r>
    </w:p>
    <w:p w14:paraId="61CB438E" w14:textId="77777777" w:rsidR="005E66A4" w:rsidRDefault="005E66A4" w:rsidP="005E66A4">
      <w:pPr>
        <w:pStyle w:val="TABLE-title"/>
      </w:pPr>
      <w:bookmarkStart w:id="13236" w:name="_Ref476877394"/>
      <w:bookmarkStart w:id="13237" w:name="_Toc509367583"/>
      <w:r w:rsidRPr="000D29DB">
        <w:t xml:space="preserve">Table </w:t>
      </w:r>
      <w:r w:rsidRPr="000D29DB">
        <w:fldChar w:fldCharType="begin"/>
      </w:r>
      <w:r w:rsidRPr="000D29DB">
        <w:instrText xml:space="preserve"> SEQ Table \* ARABIC </w:instrText>
      </w:r>
      <w:r w:rsidRPr="000D29DB">
        <w:fldChar w:fldCharType="separate"/>
      </w:r>
      <w:r w:rsidR="00370B4E">
        <w:rPr>
          <w:noProof/>
        </w:rPr>
        <w:t>30</w:t>
      </w:r>
      <w:r w:rsidRPr="000D29DB">
        <w:fldChar w:fldCharType="end"/>
      </w:r>
      <w:bookmarkEnd w:id="13236"/>
      <w:r w:rsidRPr="000D29DB">
        <w:t xml:space="preserve">. </w:t>
      </w:r>
      <w:r w:rsidR="0071031C">
        <w:t>“</w:t>
      </w:r>
      <w:r w:rsidRPr="0071031C">
        <w:t>oic.r.icon</w:t>
      </w:r>
      <w:r w:rsidR="0071031C">
        <w:rPr>
          <w:i/>
        </w:rPr>
        <w:t>”</w:t>
      </w:r>
      <w:r w:rsidRPr="00734602">
        <w:t xml:space="preserve"> </w:t>
      </w:r>
      <w:r>
        <w:t>R</w:t>
      </w:r>
      <w:r w:rsidRPr="00734602">
        <w:t xml:space="preserve">esource </w:t>
      </w:r>
      <w:r>
        <w:t>T</w:t>
      </w:r>
      <w:r w:rsidRPr="00734602">
        <w:t>ype definition</w:t>
      </w:r>
      <w:bookmarkEnd w:id="13237"/>
    </w:p>
    <w:tbl>
      <w:tblPr>
        <w:tblStyle w:val="GridTable41"/>
        <w:tblW w:w="9625" w:type="dxa"/>
        <w:tblLook w:val="04A0" w:firstRow="1" w:lastRow="0" w:firstColumn="1" w:lastColumn="0" w:noHBand="0" w:noVBand="1"/>
      </w:tblPr>
      <w:tblGrid>
        <w:gridCol w:w="1639"/>
        <w:gridCol w:w="974"/>
        <w:gridCol w:w="896"/>
        <w:gridCol w:w="950"/>
        <w:gridCol w:w="674"/>
        <w:gridCol w:w="780"/>
        <w:gridCol w:w="1065"/>
        <w:gridCol w:w="2647"/>
      </w:tblGrid>
      <w:tr w:rsidR="00571110" w:rsidRPr="00C63F04" w14:paraId="7166916D" w14:textId="77777777" w:rsidTr="005E66A4">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809" w:type="dxa"/>
          </w:tcPr>
          <w:p w14:paraId="4DEB79D9" w14:textId="77777777" w:rsidR="005E66A4" w:rsidRPr="00C63F04" w:rsidRDefault="005E66A4" w:rsidP="005E66A4">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57" w:type="dxa"/>
          </w:tcPr>
          <w:p w14:paraId="5DAE5CD0"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27" w:type="dxa"/>
          </w:tcPr>
          <w:p w14:paraId="052B6F62"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15" w:type="dxa"/>
          </w:tcPr>
          <w:p w14:paraId="6E5CB194"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3" w:type="dxa"/>
          </w:tcPr>
          <w:p w14:paraId="751576B2"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53777549"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0" w:type="dxa"/>
          </w:tcPr>
          <w:p w14:paraId="28DB5DA5"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514" w:type="dxa"/>
          </w:tcPr>
          <w:p w14:paraId="02A43A8B" w14:textId="77777777" w:rsidR="005E66A4" w:rsidRPr="00C63F04" w:rsidRDefault="005E66A4" w:rsidP="005E66A4">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571110" w:rsidRPr="00C63F04" w14:paraId="59115960" w14:textId="77777777" w:rsidTr="005E6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6E605E1" w14:textId="77777777" w:rsidR="005E66A4" w:rsidRPr="00EB13E6" w:rsidRDefault="00DB31A2" w:rsidP="005E66A4">
            <w:pPr>
              <w:pStyle w:val="TABLE-cell"/>
            </w:pPr>
            <w:r>
              <w:rPr>
                <w:rFonts w:eastAsiaTheme="minorEastAsia"/>
                <w:lang w:eastAsia="ko-KR"/>
              </w:rPr>
              <w:t>Mime Type</w:t>
            </w:r>
          </w:p>
        </w:tc>
        <w:tc>
          <w:tcPr>
            <w:tcW w:w="957" w:type="dxa"/>
          </w:tcPr>
          <w:p w14:paraId="417C35EC" w14:textId="77777777" w:rsidR="005E66A4" w:rsidRPr="00EB13E6" w:rsidRDefault="00DB31A2" w:rsidP="00571110">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DB31A2">
              <w:rPr>
                <w:rFonts w:eastAsiaTheme="minorEastAsia"/>
                <w:lang w:eastAsia="ko-KR"/>
              </w:rPr>
              <w:t>mime</w:t>
            </w:r>
            <w:r w:rsidR="00571110">
              <w:rPr>
                <w:rFonts w:eastAsiaTheme="minorEastAsia"/>
                <w:lang w:eastAsia="ko-KR"/>
              </w:rPr>
              <w:t>t</w:t>
            </w:r>
            <w:r w:rsidRPr="00DB31A2">
              <w:rPr>
                <w:rFonts w:eastAsiaTheme="minorEastAsia"/>
                <w:lang w:eastAsia="ko-KR"/>
              </w:rPr>
              <w:t>ype</w:t>
            </w:r>
          </w:p>
        </w:tc>
        <w:tc>
          <w:tcPr>
            <w:tcW w:w="927" w:type="dxa"/>
          </w:tcPr>
          <w:p w14:paraId="552D6684" w14:textId="77777777" w:rsidR="005E66A4" w:rsidRPr="00EB13E6"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lang w:eastAsia="ko-KR"/>
              </w:rPr>
              <w:t>string</w:t>
            </w:r>
          </w:p>
        </w:tc>
        <w:tc>
          <w:tcPr>
            <w:tcW w:w="1015" w:type="dxa"/>
          </w:tcPr>
          <w:p w14:paraId="49C2B03E" w14:textId="77777777" w:rsidR="005E66A4" w:rsidRPr="00EB13E6" w:rsidRDefault="005E66A4" w:rsidP="005E66A4">
            <w:pPr>
              <w:pStyle w:val="TABLE-cell"/>
              <w:cnfStyle w:val="000000100000" w:firstRow="0" w:lastRow="0" w:firstColumn="0" w:lastColumn="0" w:oddVBand="0" w:evenVBand="0" w:oddHBand="1" w:evenHBand="0" w:firstRowFirstColumn="0" w:firstRowLastColumn="0" w:lastRowFirstColumn="0" w:lastRowLastColumn="0"/>
            </w:pPr>
          </w:p>
        </w:tc>
        <w:tc>
          <w:tcPr>
            <w:tcW w:w="553" w:type="dxa"/>
          </w:tcPr>
          <w:p w14:paraId="4CF00FA4" w14:textId="77777777" w:rsidR="005E66A4" w:rsidRPr="00EB13E6" w:rsidRDefault="005E66A4"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3094ED9B" w14:textId="77777777" w:rsidR="005E66A4" w:rsidRPr="00EB13E6"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lang w:eastAsia="ko-KR"/>
              </w:rPr>
              <w:t>R</w:t>
            </w:r>
          </w:p>
        </w:tc>
        <w:tc>
          <w:tcPr>
            <w:tcW w:w="1070" w:type="dxa"/>
          </w:tcPr>
          <w:p w14:paraId="5C6C23C8" w14:textId="77777777" w:rsidR="005E66A4" w:rsidRPr="00EB13E6"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lang w:eastAsia="ko-KR"/>
              </w:rPr>
              <w:t>yes</w:t>
            </w:r>
          </w:p>
        </w:tc>
        <w:tc>
          <w:tcPr>
            <w:tcW w:w="2514" w:type="dxa"/>
          </w:tcPr>
          <w:p w14:paraId="3BA58CA5" w14:textId="77777777" w:rsidR="005E66A4" w:rsidRPr="00EB13E6" w:rsidRDefault="0035505C" w:rsidP="00571110">
            <w:pPr>
              <w:pStyle w:val="TABLE-cell"/>
              <w:cnfStyle w:val="000000100000" w:firstRow="0" w:lastRow="0" w:firstColumn="0" w:lastColumn="0" w:oddVBand="0" w:evenVBand="0" w:oddHBand="1" w:evenHBand="0" w:firstRowFirstColumn="0" w:firstRowLastColumn="0" w:lastRowFirstColumn="0" w:lastRowLastColumn="0"/>
            </w:pPr>
            <w:r w:rsidRPr="0035505C">
              <w:rPr>
                <w:sz w:val="18"/>
                <w:szCs w:val="18"/>
              </w:rPr>
              <w:t xml:space="preserve">Specifies the format </w:t>
            </w:r>
            <w:r w:rsidR="00402FFC">
              <w:rPr>
                <w:sz w:val="18"/>
                <w:szCs w:val="18"/>
              </w:rPr>
              <w:t xml:space="preserve">(media type) </w:t>
            </w:r>
            <w:r w:rsidRPr="0035505C">
              <w:rPr>
                <w:sz w:val="18"/>
                <w:szCs w:val="18"/>
              </w:rPr>
              <w:t xml:space="preserve">of </w:t>
            </w:r>
            <w:r>
              <w:rPr>
                <w:sz w:val="18"/>
                <w:szCs w:val="18"/>
              </w:rPr>
              <w:t>the icon</w:t>
            </w:r>
            <w:r w:rsidR="00571110">
              <w:rPr>
                <w:sz w:val="18"/>
                <w:szCs w:val="18"/>
              </w:rPr>
              <w:t>. It should be</w:t>
            </w:r>
            <w:r>
              <w:rPr>
                <w:sz w:val="18"/>
                <w:szCs w:val="18"/>
              </w:rPr>
              <w:t xml:space="preserve"> a</w:t>
            </w:r>
            <w:r w:rsidR="00402FFC">
              <w:rPr>
                <w:sz w:val="18"/>
                <w:szCs w:val="18"/>
              </w:rPr>
              <w:t xml:space="preserve"> template</w:t>
            </w:r>
            <w:r>
              <w:rPr>
                <w:sz w:val="18"/>
                <w:szCs w:val="18"/>
              </w:rPr>
              <w:t xml:space="preserve"> </w:t>
            </w:r>
            <w:r w:rsidR="00571110">
              <w:rPr>
                <w:sz w:val="18"/>
                <w:szCs w:val="18"/>
              </w:rPr>
              <w:t xml:space="preserve">string </w:t>
            </w:r>
            <w:r w:rsidR="00402FFC">
              <w:rPr>
                <w:sz w:val="18"/>
                <w:szCs w:val="18"/>
              </w:rPr>
              <w:t xml:space="preserve">as specified in </w:t>
            </w:r>
            <w:r w:rsidR="00402FFC">
              <w:rPr>
                <w:sz w:val="18"/>
                <w:szCs w:val="18"/>
              </w:rPr>
              <w:fldChar w:fldCharType="begin"/>
            </w:r>
            <w:r w:rsidR="00402FFC">
              <w:rPr>
                <w:sz w:val="18"/>
                <w:szCs w:val="18"/>
              </w:rPr>
              <w:instrText xml:space="preserve"> REF ref_IANA_Media_Types_Assignment \h </w:instrText>
            </w:r>
            <w:r w:rsidR="00402FFC">
              <w:rPr>
                <w:sz w:val="18"/>
                <w:szCs w:val="18"/>
              </w:rPr>
            </w:r>
            <w:r w:rsidR="00402FFC">
              <w:rPr>
                <w:sz w:val="18"/>
                <w:szCs w:val="18"/>
              </w:rPr>
              <w:fldChar w:fldCharType="separate"/>
            </w:r>
            <w:r w:rsidR="00370B4E">
              <w:t>IANA Media Types Assignment</w:t>
            </w:r>
            <w:r w:rsidR="00402FFC">
              <w:rPr>
                <w:sz w:val="18"/>
                <w:szCs w:val="18"/>
              </w:rPr>
              <w:fldChar w:fldCharType="end"/>
            </w:r>
          </w:p>
        </w:tc>
      </w:tr>
      <w:tr w:rsidR="00571110" w:rsidRPr="00C63F04" w14:paraId="4FE0D72F" w14:textId="77777777" w:rsidTr="005E66A4">
        <w:tc>
          <w:tcPr>
            <w:cnfStyle w:val="001000000000" w:firstRow="0" w:lastRow="0" w:firstColumn="1" w:lastColumn="0" w:oddVBand="0" w:evenVBand="0" w:oddHBand="0" w:evenHBand="0" w:firstRowFirstColumn="0" w:firstRowLastColumn="0" w:lastRowFirstColumn="0" w:lastRowLastColumn="0"/>
            <w:tcW w:w="1809" w:type="dxa"/>
          </w:tcPr>
          <w:p w14:paraId="099EA400" w14:textId="77777777" w:rsidR="005E66A4" w:rsidRPr="00EB13E6" w:rsidRDefault="00DB31A2" w:rsidP="005E66A4">
            <w:pPr>
              <w:pStyle w:val="TABLE-cell"/>
            </w:pPr>
            <w:r>
              <w:rPr>
                <w:rFonts w:eastAsiaTheme="minorEastAsia"/>
                <w:lang w:eastAsia="ko-KR"/>
              </w:rPr>
              <w:t>Width</w:t>
            </w:r>
          </w:p>
        </w:tc>
        <w:tc>
          <w:tcPr>
            <w:tcW w:w="957" w:type="dxa"/>
          </w:tcPr>
          <w:p w14:paraId="26064B99" w14:textId="77777777" w:rsidR="005E66A4"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width</w:t>
            </w:r>
          </w:p>
        </w:tc>
        <w:tc>
          <w:tcPr>
            <w:tcW w:w="927" w:type="dxa"/>
          </w:tcPr>
          <w:p w14:paraId="5A8EFDE1" w14:textId="77777777" w:rsidR="005E66A4"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integer</w:t>
            </w:r>
          </w:p>
        </w:tc>
        <w:tc>
          <w:tcPr>
            <w:tcW w:w="1015" w:type="dxa"/>
          </w:tcPr>
          <w:p w14:paraId="3AAE7DA6" w14:textId="77777777" w:rsidR="005E66A4" w:rsidRPr="00EB13E6" w:rsidRDefault="00571110" w:rsidP="005E66A4">
            <w:pPr>
              <w:pStyle w:val="TABLE-cell"/>
              <w:cnfStyle w:val="000000000000" w:firstRow="0" w:lastRow="0" w:firstColumn="0" w:lastColumn="0" w:oddVBand="0" w:evenVBand="0" w:oddHBand="0" w:evenHBand="0" w:firstRowFirstColumn="0" w:firstRowLastColumn="0" w:lastRowFirstColumn="0" w:lastRowLastColumn="0"/>
            </w:pPr>
            <w:r>
              <w:t>&gt;= 1</w:t>
            </w:r>
          </w:p>
        </w:tc>
        <w:tc>
          <w:tcPr>
            <w:tcW w:w="553" w:type="dxa"/>
          </w:tcPr>
          <w:p w14:paraId="53172C22" w14:textId="77777777" w:rsidR="005E66A4" w:rsidRPr="00EB13E6" w:rsidRDefault="00F00A91"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pixels</w:t>
            </w:r>
          </w:p>
        </w:tc>
        <w:tc>
          <w:tcPr>
            <w:tcW w:w="780" w:type="dxa"/>
          </w:tcPr>
          <w:p w14:paraId="3B050498" w14:textId="77777777" w:rsidR="005E66A4"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R</w:t>
            </w:r>
          </w:p>
        </w:tc>
        <w:tc>
          <w:tcPr>
            <w:tcW w:w="1070" w:type="dxa"/>
          </w:tcPr>
          <w:p w14:paraId="4A8E18CE" w14:textId="77777777" w:rsidR="005E66A4"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lang w:eastAsia="ko-KR"/>
              </w:rPr>
              <w:t>yes</w:t>
            </w:r>
          </w:p>
        </w:tc>
        <w:tc>
          <w:tcPr>
            <w:tcW w:w="2514" w:type="dxa"/>
          </w:tcPr>
          <w:p w14:paraId="485A6BA8" w14:textId="77777777" w:rsidR="005E66A4" w:rsidRPr="003216A6" w:rsidRDefault="003216A6" w:rsidP="003216A6">
            <w:pPr>
              <w:pStyle w:val="TABLE-cell"/>
              <w:cnfStyle w:val="000000000000" w:firstRow="0" w:lastRow="0" w:firstColumn="0" w:lastColumn="0" w:oddVBand="0" w:evenVBand="0" w:oddHBand="0" w:evenHBand="0" w:firstRowFirstColumn="0" w:firstRowLastColumn="0" w:lastRowFirstColumn="0" w:lastRowLastColumn="0"/>
              <w:rPr>
                <w:rFonts w:eastAsiaTheme="minorEastAsia"/>
                <w:sz w:val="18"/>
                <w:szCs w:val="18"/>
                <w:lang w:eastAsia="ko-KR"/>
              </w:rPr>
            </w:pPr>
            <w:r>
              <w:rPr>
                <w:sz w:val="18"/>
                <w:szCs w:val="18"/>
              </w:rPr>
              <w:t>Width of the icon in pixels greater than or equal to 1.</w:t>
            </w:r>
          </w:p>
        </w:tc>
      </w:tr>
      <w:tr w:rsidR="00DB31A2" w:rsidRPr="00C63F04" w14:paraId="2D0C2D8A" w14:textId="77777777" w:rsidTr="005E6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FAC0707" w14:textId="77777777" w:rsidR="00DB31A2" w:rsidRDefault="00DB31A2" w:rsidP="005E66A4">
            <w:pPr>
              <w:pStyle w:val="TABLE-cell"/>
              <w:rPr>
                <w:rFonts w:eastAsiaTheme="minorEastAsia"/>
                <w:lang w:eastAsia="ko-KR"/>
              </w:rPr>
            </w:pPr>
            <w:r>
              <w:rPr>
                <w:rFonts w:eastAsiaTheme="minorEastAsia"/>
                <w:lang w:eastAsia="ko-KR"/>
              </w:rPr>
              <w:t>H</w:t>
            </w:r>
            <w:r w:rsidRPr="00DB31A2">
              <w:rPr>
                <w:rFonts w:eastAsiaTheme="minorEastAsia"/>
                <w:lang w:eastAsia="ko-KR"/>
              </w:rPr>
              <w:t>eight</w:t>
            </w:r>
          </w:p>
        </w:tc>
        <w:tc>
          <w:tcPr>
            <w:tcW w:w="957" w:type="dxa"/>
          </w:tcPr>
          <w:p w14:paraId="05969966" w14:textId="77777777" w:rsidR="00DB31A2"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DB31A2">
              <w:rPr>
                <w:rFonts w:eastAsiaTheme="minorEastAsia"/>
                <w:lang w:eastAsia="ko-KR"/>
              </w:rPr>
              <w:t>height</w:t>
            </w:r>
          </w:p>
        </w:tc>
        <w:tc>
          <w:tcPr>
            <w:tcW w:w="927" w:type="dxa"/>
          </w:tcPr>
          <w:p w14:paraId="7D878949" w14:textId="77777777" w:rsidR="00DB31A2"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integer</w:t>
            </w:r>
          </w:p>
        </w:tc>
        <w:tc>
          <w:tcPr>
            <w:tcW w:w="1015" w:type="dxa"/>
          </w:tcPr>
          <w:p w14:paraId="53AAAE4E" w14:textId="77777777" w:rsidR="00DB31A2" w:rsidRPr="00EB13E6" w:rsidRDefault="00571110" w:rsidP="005E66A4">
            <w:pPr>
              <w:pStyle w:val="TABLE-cell"/>
              <w:cnfStyle w:val="000000100000" w:firstRow="0" w:lastRow="0" w:firstColumn="0" w:lastColumn="0" w:oddVBand="0" w:evenVBand="0" w:oddHBand="1" w:evenHBand="0" w:firstRowFirstColumn="0" w:firstRowLastColumn="0" w:lastRowFirstColumn="0" w:lastRowLastColumn="0"/>
            </w:pPr>
            <w:r>
              <w:t>&gt;= 1</w:t>
            </w:r>
          </w:p>
        </w:tc>
        <w:tc>
          <w:tcPr>
            <w:tcW w:w="553" w:type="dxa"/>
          </w:tcPr>
          <w:p w14:paraId="55EDB8AE" w14:textId="77777777" w:rsidR="00DB31A2" w:rsidRPr="00EB13E6" w:rsidRDefault="00F00A91"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pixels</w:t>
            </w:r>
          </w:p>
        </w:tc>
        <w:tc>
          <w:tcPr>
            <w:tcW w:w="780" w:type="dxa"/>
          </w:tcPr>
          <w:p w14:paraId="1BD2DCF4" w14:textId="77777777" w:rsidR="00DB31A2"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R</w:t>
            </w:r>
          </w:p>
        </w:tc>
        <w:tc>
          <w:tcPr>
            <w:tcW w:w="1070" w:type="dxa"/>
          </w:tcPr>
          <w:p w14:paraId="03734C25" w14:textId="77777777" w:rsidR="00DB31A2" w:rsidRDefault="00DB31A2" w:rsidP="005E66A4">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yes</w:t>
            </w:r>
          </w:p>
        </w:tc>
        <w:tc>
          <w:tcPr>
            <w:tcW w:w="2514" w:type="dxa"/>
          </w:tcPr>
          <w:p w14:paraId="793CD033" w14:textId="77777777" w:rsidR="00DB31A2" w:rsidRDefault="00DB31A2" w:rsidP="005E66A4">
            <w:pPr>
              <w:pStyle w:val="TABLE-cell"/>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Height of the </w:t>
            </w:r>
            <w:r w:rsidR="0035505C">
              <w:rPr>
                <w:sz w:val="18"/>
                <w:szCs w:val="18"/>
              </w:rPr>
              <w:t>icon in pixels</w:t>
            </w:r>
            <w:r w:rsidR="003216A6">
              <w:rPr>
                <w:sz w:val="18"/>
                <w:szCs w:val="18"/>
              </w:rPr>
              <w:t xml:space="preserve"> greater than or equal to 1.</w:t>
            </w:r>
          </w:p>
        </w:tc>
      </w:tr>
      <w:tr w:rsidR="00DB31A2" w:rsidRPr="00C63F04" w14:paraId="059C5426" w14:textId="77777777" w:rsidTr="005E66A4">
        <w:tc>
          <w:tcPr>
            <w:cnfStyle w:val="001000000000" w:firstRow="0" w:lastRow="0" w:firstColumn="1" w:lastColumn="0" w:oddVBand="0" w:evenVBand="0" w:oddHBand="0" w:evenHBand="0" w:firstRowFirstColumn="0" w:firstRowLastColumn="0" w:lastRowFirstColumn="0" w:lastRowLastColumn="0"/>
            <w:tcW w:w="1809" w:type="dxa"/>
          </w:tcPr>
          <w:p w14:paraId="473BC818" w14:textId="77777777" w:rsidR="00DB31A2" w:rsidRDefault="0035505C" w:rsidP="005E66A4">
            <w:pPr>
              <w:pStyle w:val="TABLE-cell"/>
              <w:rPr>
                <w:rFonts w:eastAsiaTheme="minorEastAsia"/>
                <w:lang w:eastAsia="ko-KR"/>
              </w:rPr>
            </w:pPr>
            <w:r>
              <w:rPr>
                <w:rFonts w:eastAsiaTheme="minorEastAsia"/>
                <w:lang w:eastAsia="ko-KR"/>
              </w:rPr>
              <w:t>Icon</w:t>
            </w:r>
          </w:p>
        </w:tc>
        <w:tc>
          <w:tcPr>
            <w:tcW w:w="957" w:type="dxa"/>
          </w:tcPr>
          <w:p w14:paraId="5B782D10" w14:textId="77777777" w:rsidR="00DB31A2" w:rsidRDefault="00571110"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m</w:t>
            </w:r>
            <w:r w:rsidR="00DB31A2">
              <w:rPr>
                <w:rFonts w:eastAsiaTheme="minorEastAsia"/>
                <w:lang w:eastAsia="ko-KR"/>
              </w:rPr>
              <w:t>edia</w:t>
            </w:r>
          </w:p>
        </w:tc>
        <w:tc>
          <w:tcPr>
            <w:tcW w:w="927" w:type="dxa"/>
          </w:tcPr>
          <w:p w14:paraId="2C65B1AE" w14:textId="77777777" w:rsidR="00DB31A2"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uri</w:t>
            </w:r>
          </w:p>
        </w:tc>
        <w:tc>
          <w:tcPr>
            <w:tcW w:w="1015" w:type="dxa"/>
          </w:tcPr>
          <w:p w14:paraId="545E2525" w14:textId="77777777" w:rsidR="00DB31A2"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pPr>
          </w:p>
        </w:tc>
        <w:tc>
          <w:tcPr>
            <w:tcW w:w="553" w:type="dxa"/>
          </w:tcPr>
          <w:p w14:paraId="3AC3DA7A" w14:textId="77777777" w:rsidR="00DB31A2" w:rsidRPr="00EB13E6"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06A15297" w14:textId="77777777" w:rsidR="00DB31A2"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R</w:t>
            </w:r>
          </w:p>
        </w:tc>
        <w:tc>
          <w:tcPr>
            <w:tcW w:w="1070" w:type="dxa"/>
          </w:tcPr>
          <w:p w14:paraId="75EA1D47" w14:textId="77777777" w:rsidR="00DB31A2" w:rsidRDefault="00DB31A2" w:rsidP="005E66A4">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yes</w:t>
            </w:r>
          </w:p>
        </w:tc>
        <w:tc>
          <w:tcPr>
            <w:tcW w:w="2514" w:type="dxa"/>
          </w:tcPr>
          <w:p w14:paraId="3172365D" w14:textId="77777777" w:rsidR="00DB31A2" w:rsidRDefault="00DB31A2" w:rsidP="005E66A4">
            <w:pPr>
              <w:pStyle w:val="TABLE-cell"/>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URI to the location of the icon </w:t>
            </w:r>
            <w:r w:rsidR="003216A6">
              <w:rPr>
                <w:sz w:val="18"/>
                <w:szCs w:val="18"/>
              </w:rPr>
              <w:t>image</w:t>
            </w:r>
            <w:r>
              <w:rPr>
                <w:sz w:val="18"/>
                <w:szCs w:val="18"/>
              </w:rPr>
              <w:t>.</w:t>
            </w:r>
          </w:p>
        </w:tc>
      </w:tr>
    </w:tbl>
    <w:p w14:paraId="5954D86C" w14:textId="77777777" w:rsidR="005E66A4" w:rsidRPr="00915998" w:rsidRDefault="005E66A4" w:rsidP="00C66FF1">
      <w:pPr>
        <w:pStyle w:val="PARAGRAPH"/>
        <w:rPr>
          <w:lang w:eastAsia="ko-KR"/>
        </w:rPr>
      </w:pPr>
    </w:p>
    <w:p w14:paraId="26FF7DEE" w14:textId="77777777" w:rsidR="00300FBF" w:rsidRDefault="00300FBF" w:rsidP="00300FBF">
      <w:pPr>
        <w:pStyle w:val="Heading2"/>
      </w:pPr>
      <w:bookmarkStart w:id="13238" w:name="_Toc412643082"/>
      <w:bookmarkStart w:id="13239" w:name="_Toc412657475"/>
      <w:bookmarkStart w:id="13240" w:name="_Toc412658397"/>
      <w:bookmarkStart w:id="13241" w:name="_Toc412734372"/>
      <w:bookmarkStart w:id="13242" w:name="_Toc412643083"/>
      <w:bookmarkStart w:id="13243" w:name="_Toc412657476"/>
      <w:bookmarkStart w:id="13244" w:name="_Toc412658398"/>
      <w:bookmarkStart w:id="13245" w:name="_Toc412734373"/>
      <w:bookmarkStart w:id="13246" w:name="_Toc412643084"/>
      <w:bookmarkStart w:id="13247" w:name="_Toc412657477"/>
      <w:bookmarkStart w:id="13248" w:name="_Toc412658399"/>
      <w:bookmarkStart w:id="13249" w:name="_Toc412734374"/>
      <w:bookmarkStart w:id="13250" w:name="_Toc412643085"/>
      <w:bookmarkStart w:id="13251" w:name="_Toc412657478"/>
      <w:bookmarkStart w:id="13252" w:name="_Toc412658400"/>
      <w:bookmarkStart w:id="13253" w:name="_Toc412734375"/>
      <w:bookmarkStart w:id="13254" w:name="_Toc412643086"/>
      <w:bookmarkStart w:id="13255" w:name="_Toc412657479"/>
      <w:bookmarkStart w:id="13256" w:name="_Toc412658401"/>
      <w:bookmarkStart w:id="13257" w:name="_Toc412734376"/>
      <w:bookmarkStart w:id="13258" w:name="_Toc412643087"/>
      <w:bookmarkStart w:id="13259" w:name="_Toc412657480"/>
      <w:bookmarkStart w:id="13260" w:name="_Toc412658402"/>
      <w:bookmarkStart w:id="13261" w:name="_Toc412734377"/>
      <w:bookmarkStart w:id="13262" w:name="_Toc412643088"/>
      <w:bookmarkStart w:id="13263" w:name="_Toc412657481"/>
      <w:bookmarkStart w:id="13264" w:name="_Toc412658403"/>
      <w:bookmarkStart w:id="13265" w:name="_Toc412734378"/>
      <w:bookmarkStart w:id="13266" w:name="_Toc412643089"/>
      <w:bookmarkStart w:id="13267" w:name="_Toc412657482"/>
      <w:bookmarkStart w:id="13268" w:name="_Toc412658404"/>
      <w:bookmarkStart w:id="13269" w:name="_Toc412734379"/>
      <w:bookmarkStart w:id="13270" w:name="_Toc412643090"/>
      <w:bookmarkStart w:id="13271" w:name="_Toc412657483"/>
      <w:bookmarkStart w:id="13272" w:name="_Toc412658405"/>
      <w:bookmarkStart w:id="13273" w:name="_Toc412734380"/>
      <w:bookmarkStart w:id="13274" w:name="_Toc412643091"/>
      <w:bookmarkStart w:id="13275" w:name="_Toc412657484"/>
      <w:bookmarkStart w:id="13276" w:name="_Toc412658406"/>
      <w:bookmarkStart w:id="13277" w:name="_Toc412734381"/>
      <w:bookmarkStart w:id="13278" w:name="_Toc412643092"/>
      <w:bookmarkStart w:id="13279" w:name="_Toc412657485"/>
      <w:bookmarkStart w:id="13280" w:name="_Toc412658407"/>
      <w:bookmarkStart w:id="13281" w:name="_Toc412734382"/>
      <w:bookmarkStart w:id="13282" w:name="_Toc412304461"/>
      <w:bookmarkStart w:id="13283" w:name="_Toc425882647"/>
      <w:bookmarkStart w:id="13284" w:name="_Toc427170415"/>
      <w:bookmarkStart w:id="13285" w:name="_Toc427225842"/>
      <w:bookmarkStart w:id="13286" w:name="_Toc427226109"/>
      <w:bookmarkStart w:id="13287" w:name="_Toc425882648"/>
      <w:bookmarkStart w:id="13288" w:name="_Toc427170416"/>
      <w:bookmarkStart w:id="13289" w:name="_Toc427225843"/>
      <w:bookmarkStart w:id="13290" w:name="_Toc427226110"/>
      <w:bookmarkStart w:id="13291" w:name="_Toc412304462"/>
      <w:bookmarkStart w:id="13292" w:name="_Toc412304982"/>
      <w:bookmarkStart w:id="13293" w:name="_Toc412314773"/>
      <w:bookmarkStart w:id="13294" w:name="_Toc412643094"/>
      <w:bookmarkStart w:id="13295" w:name="_Toc412657487"/>
      <w:bookmarkStart w:id="13296" w:name="_Toc412658409"/>
      <w:bookmarkStart w:id="13297" w:name="_Toc412734384"/>
      <w:bookmarkStart w:id="13298" w:name="_Toc412304463"/>
      <w:bookmarkStart w:id="13299" w:name="_Toc412304983"/>
      <w:bookmarkStart w:id="13300" w:name="_Toc412314774"/>
      <w:bookmarkStart w:id="13301" w:name="_Toc412643095"/>
      <w:bookmarkStart w:id="13302" w:name="_Toc412657488"/>
      <w:bookmarkStart w:id="13303" w:name="_Toc412658410"/>
      <w:bookmarkStart w:id="13304" w:name="_Toc412734385"/>
      <w:bookmarkStart w:id="13305" w:name="_Toc412304464"/>
      <w:bookmarkStart w:id="13306" w:name="_Toc412304984"/>
      <w:bookmarkStart w:id="13307" w:name="_Toc412314775"/>
      <w:bookmarkStart w:id="13308" w:name="_Toc412643096"/>
      <w:bookmarkStart w:id="13309" w:name="_Toc412657489"/>
      <w:bookmarkStart w:id="13310" w:name="_Toc412658411"/>
      <w:bookmarkStart w:id="13311" w:name="_Toc412734386"/>
      <w:bookmarkStart w:id="13312" w:name="_Toc412304465"/>
      <w:bookmarkStart w:id="13313" w:name="_Toc412304985"/>
      <w:bookmarkStart w:id="13314" w:name="_Toc412314776"/>
      <w:bookmarkStart w:id="13315" w:name="_Toc412643097"/>
      <w:bookmarkStart w:id="13316" w:name="_Toc412657490"/>
      <w:bookmarkStart w:id="13317" w:name="_Toc412658412"/>
      <w:bookmarkStart w:id="13318" w:name="_Toc412734387"/>
      <w:bookmarkStart w:id="13319" w:name="_Toc412304466"/>
      <w:bookmarkStart w:id="13320" w:name="_Toc412304986"/>
      <w:bookmarkStart w:id="13321" w:name="_Toc412314777"/>
      <w:bookmarkStart w:id="13322" w:name="_Toc412643098"/>
      <w:bookmarkStart w:id="13323" w:name="_Toc412657491"/>
      <w:bookmarkStart w:id="13324" w:name="_Toc412658413"/>
      <w:bookmarkStart w:id="13325" w:name="_Toc412734388"/>
      <w:bookmarkStart w:id="13326" w:name="_Toc412304467"/>
      <w:bookmarkStart w:id="13327" w:name="_Toc412304987"/>
      <w:bookmarkStart w:id="13328" w:name="_Toc412314778"/>
      <w:bookmarkStart w:id="13329" w:name="_Toc412643099"/>
      <w:bookmarkStart w:id="13330" w:name="_Toc412657492"/>
      <w:bookmarkStart w:id="13331" w:name="_Toc412658414"/>
      <w:bookmarkStart w:id="13332" w:name="_Toc412734389"/>
      <w:bookmarkStart w:id="13333" w:name="_Toc412304468"/>
      <w:bookmarkStart w:id="13334" w:name="_Toc412304988"/>
      <w:bookmarkStart w:id="13335" w:name="_Toc412314779"/>
      <w:bookmarkStart w:id="13336" w:name="_Toc412643100"/>
      <w:bookmarkStart w:id="13337" w:name="_Toc412657493"/>
      <w:bookmarkStart w:id="13338" w:name="_Toc412658415"/>
      <w:bookmarkStart w:id="13339" w:name="_Toc412734390"/>
      <w:bookmarkStart w:id="13340" w:name="_Toc412304469"/>
      <w:bookmarkStart w:id="13341" w:name="_Toc412304989"/>
      <w:bookmarkStart w:id="13342" w:name="_Toc412314780"/>
      <w:bookmarkStart w:id="13343" w:name="_Toc412643101"/>
      <w:bookmarkStart w:id="13344" w:name="_Toc412657494"/>
      <w:bookmarkStart w:id="13345" w:name="_Toc412658416"/>
      <w:bookmarkStart w:id="13346" w:name="_Toc412734391"/>
      <w:bookmarkStart w:id="13347" w:name="_Toc412304470"/>
      <w:bookmarkStart w:id="13348" w:name="_Toc412304990"/>
      <w:bookmarkStart w:id="13349" w:name="_Toc412314781"/>
      <w:bookmarkStart w:id="13350" w:name="_Toc412643102"/>
      <w:bookmarkStart w:id="13351" w:name="_Toc412657495"/>
      <w:bookmarkStart w:id="13352" w:name="_Toc412658417"/>
      <w:bookmarkStart w:id="13353" w:name="_Toc412734392"/>
      <w:bookmarkStart w:id="13354" w:name="_Toc412304471"/>
      <w:bookmarkStart w:id="13355" w:name="_Toc412304991"/>
      <w:bookmarkStart w:id="13356" w:name="_Toc412314782"/>
      <w:bookmarkStart w:id="13357" w:name="_Toc412643103"/>
      <w:bookmarkStart w:id="13358" w:name="_Toc412657496"/>
      <w:bookmarkStart w:id="13359" w:name="_Toc412658418"/>
      <w:bookmarkStart w:id="13360" w:name="_Toc412734393"/>
      <w:bookmarkStart w:id="13361" w:name="_Toc412304472"/>
      <w:bookmarkStart w:id="13362" w:name="_Toc412304992"/>
      <w:bookmarkStart w:id="13363" w:name="_Toc412314783"/>
      <w:bookmarkStart w:id="13364" w:name="_Toc412643104"/>
      <w:bookmarkStart w:id="13365" w:name="_Toc412657497"/>
      <w:bookmarkStart w:id="13366" w:name="_Toc412658419"/>
      <w:bookmarkStart w:id="13367" w:name="_Toc412734394"/>
      <w:bookmarkStart w:id="13368" w:name="_Toc412304473"/>
      <w:bookmarkStart w:id="13369" w:name="_Toc412304993"/>
      <w:bookmarkStart w:id="13370" w:name="_Toc412314784"/>
      <w:bookmarkStart w:id="13371" w:name="_Toc412643105"/>
      <w:bookmarkStart w:id="13372" w:name="_Toc412657498"/>
      <w:bookmarkStart w:id="13373" w:name="_Toc412658420"/>
      <w:bookmarkStart w:id="13374" w:name="_Toc412734395"/>
      <w:bookmarkStart w:id="13375" w:name="_Toc412304474"/>
      <w:bookmarkStart w:id="13376" w:name="_Toc412304994"/>
      <w:bookmarkStart w:id="13377" w:name="_Toc412314785"/>
      <w:bookmarkStart w:id="13378" w:name="_Toc412643106"/>
      <w:bookmarkStart w:id="13379" w:name="_Toc412657499"/>
      <w:bookmarkStart w:id="13380" w:name="_Toc412658421"/>
      <w:bookmarkStart w:id="13381" w:name="_Toc412734396"/>
      <w:bookmarkStart w:id="13382" w:name="_Toc412304475"/>
      <w:bookmarkStart w:id="13383" w:name="_Toc412304995"/>
      <w:bookmarkStart w:id="13384" w:name="_Toc412314786"/>
      <w:bookmarkStart w:id="13385" w:name="_Toc412643107"/>
      <w:bookmarkStart w:id="13386" w:name="_Toc412657500"/>
      <w:bookmarkStart w:id="13387" w:name="_Toc412658422"/>
      <w:bookmarkStart w:id="13388" w:name="_Toc412734397"/>
      <w:bookmarkStart w:id="13389" w:name="_Toc412304476"/>
      <w:bookmarkStart w:id="13390" w:name="_Toc412304996"/>
      <w:bookmarkStart w:id="13391" w:name="_Toc412314787"/>
      <w:bookmarkStart w:id="13392" w:name="_Toc412643108"/>
      <w:bookmarkStart w:id="13393" w:name="_Toc412657501"/>
      <w:bookmarkStart w:id="13394" w:name="_Toc412658423"/>
      <w:bookmarkStart w:id="13395" w:name="_Toc412734398"/>
      <w:bookmarkStart w:id="13396" w:name="_Toc412304477"/>
      <w:bookmarkStart w:id="13397" w:name="_Toc412304997"/>
      <w:bookmarkStart w:id="13398" w:name="_Toc412314788"/>
      <w:bookmarkStart w:id="13399" w:name="_Toc412643109"/>
      <w:bookmarkStart w:id="13400" w:name="_Toc412657502"/>
      <w:bookmarkStart w:id="13401" w:name="_Toc412658424"/>
      <w:bookmarkStart w:id="13402" w:name="_Toc412734399"/>
      <w:bookmarkStart w:id="13403" w:name="_Toc412304478"/>
      <w:bookmarkStart w:id="13404" w:name="_Toc412304998"/>
      <w:bookmarkStart w:id="13405" w:name="_Toc412314789"/>
      <w:bookmarkStart w:id="13406" w:name="_Toc412643110"/>
      <w:bookmarkStart w:id="13407" w:name="_Toc412657503"/>
      <w:bookmarkStart w:id="13408" w:name="_Toc412658425"/>
      <w:bookmarkStart w:id="13409" w:name="_Toc412734400"/>
      <w:bookmarkStart w:id="13410" w:name="_Toc412304479"/>
      <w:bookmarkStart w:id="13411" w:name="_Toc412304999"/>
      <w:bookmarkStart w:id="13412" w:name="_Toc412314790"/>
      <w:bookmarkStart w:id="13413" w:name="_Toc412643111"/>
      <w:bookmarkStart w:id="13414" w:name="_Toc412657504"/>
      <w:bookmarkStart w:id="13415" w:name="_Toc412658426"/>
      <w:bookmarkStart w:id="13416" w:name="_Toc412734401"/>
      <w:bookmarkStart w:id="13417" w:name="_Toc412304480"/>
      <w:bookmarkStart w:id="13418" w:name="_Toc412305000"/>
      <w:bookmarkStart w:id="13419" w:name="_Toc412314791"/>
      <w:bookmarkStart w:id="13420" w:name="_Toc412643112"/>
      <w:bookmarkStart w:id="13421" w:name="_Toc412657505"/>
      <w:bookmarkStart w:id="13422" w:name="_Toc412658427"/>
      <w:bookmarkStart w:id="13423" w:name="_Toc412734402"/>
      <w:bookmarkStart w:id="13424" w:name="_Toc412304481"/>
      <w:bookmarkStart w:id="13425" w:name="_Toc412305001"/>
      <w:bookmarkStart w:id="13426" w:name="_Toc412314792"/>
      <w:bookmarkStart w:id="13427" w:name="_Toc412643113"/>
      <w:bookmarkStart w:id="13428" w:name="_Toc412657506"/>
      <w:bookmarkStart w:id="13429" w:name="_Toc412658428"/>
      <w:bookmarkStart w:id="13430" w:name="_Toc412734403"/>
      <w:bookmarkStart w:id="13431" w:name="_Toc412304482"/>
      <w:bookmarkStart w:id="13432" w:name="_Toc412305002"/>
      <w:bookmarkStart w:id="13433" w:name="_Toc412314793"/>
      <w:bookmarkStart w:id="13434" w:name="_Toc412643114"/>
      <w:bookmarkStart w:id="13435" w:name="_Toc412657507"/>
      <w:bookmarkStart w:id="13436" w:name="_Toc412658429"/>
      <w:bookmarkStart w:id="13437" w:name="_Toc412734404"/>
      <w:bookmarkStart w:id="13438" w:name="_Toc412304483"/>
      <w:bookmarkStart w:id="13439" w:name="_Toc412305003"/>
      <w:bookmarkStart w:id="13440" w:name="_Toc412314794"/>
      <w:bookmarkStart w:id="13441" w:name="_Toc412643115"/>
      <w:bookmarkStart w:id="13442" w:name="_Toc412657508"/>
      <w:bookmarkStart w:id="13443" w:name="_Toc412658430"/>
      <w:bookmarkStart w:id="13444" w:name="_Toc412734405"/>
      <w:bookmarkStart w:id="13445" w:name="_Toc412304484"/>
      <w:bookmarkStart w:id="13446" w:name="_Toc412305004"/>
      <w:bookmarkStart w:id="13447" w:name="_Toc412314795"/>
      <w:bookmarkStart w:id="13448" w:name="_Toc412643116"/>
      <w:bookmarkStart w:id="13449" w:name="_Toc412657509"/>
      <w:bookmarkStart w:id="13450" w:name="_Toc412658431"/>
      <w:bookmarkStart w:id="13451" w:name="_Toc412734406"/>
      <w:bookmarkStart w:id="13452" w:name="_Toc412304485"/>
      <w:bookmarkStart w:id="13453" w:name="_Toc412305005"/>
      <w:bookmarkStart w:id="13454" w:name="_Toc412314796"/>
      <w:bookmarkStart w:id="13455" w:name="_Toc412643117"/>
      <w:bookmarkStart w:id="13456" w:name="_Toc412657510"/>
      <w:bookmarkStart w:id="13457" w:name="_Toc412658432"/>
      <w:bookmarkStart w:id="13458" w:name="_Toc412734407"/>
      <w:bookmarkStart w:id="13459" w:name="_Toc412304486"/>
      <w:bookmarkStart w:id="13460" w:name="_Toc412305006"/>
      <w:bookmarkStart w:id="13461" w:name="_Toc412314797"/>
      <w:bookmarkStart w:id="13462" w:name="_Toc412643118"/>
      <w:bookmarkStart w:id="13463" w:name="_Toc412657511"/>
      <w:bookmarkStart w:id="13464" w:name="_Toc412658433"/>
      <w:bookmarkStart w:id="13465" w:name="_Toc412734408"/>
      <w:bookmarkStart w:id="13466" w:name="_Toc412304487"/>
      <w:bookmarkStart w:id="13467" w:name="_Toc412305007"/>
      <w:bookmarkStart w:id="13468" w:name="_Toc412314798"/>
      <w:bookmarkStart w:id="13469" w:name="_Toc412643119"/>
      <w:bookmarkStart w:id="13470" w:name="_Toc412657512"/>
      <w:bookmarkStart w:id="13471" w:name="_Toc412658434"/>
      <w:bookmarkStart w:id="13472" w:name="_Toc412734409"/>
      <w:bookmarkStart w:id="13473" w:name="_Toc412304488"/>
      <w:bookmarkStart w:id="13474" w:name="_Toc412305008"/>
      <w:bookmarkStart w:id="13475" w:name="_Toc412314799"/>
      <w:bookmarkStart w:id="13476" w:name="_Toc412643120"/>
      <w:bookmarkStart w:id="13477" w:name="_Toc412657513"/>
      <w:bookmarkStart w:id="13478" w:name="_Toc412658435"/>
      <w:bookmarkStart w:id="13479" w:name="_Toc412734410"/>
      <w:bookmarkStart w:id="13480" w:name="_Toc412304489"/>
      <w:bookmarkStart w:id="13481" w:name="_Toc412305009"/>
      <w:bookmarkStart w:id="13482" w:name="_Toc412314800"/>
      <w:bookmarkStart w:id="13483" w:name="_Toc412643121"/>
      <w:bookmarkStart w:id="13484" w:name="_Toc412657514"/>
      <w:bookmarkStart w:id="13485" w:name="_Toc412658436"/>
      <w:bookmarkStart w:id="13486" w:name="_Toc412734411"/>
      <w:bookmarkStart w:id="13487" w:name="_Toc412304490"/>
      <w:bookmarkStart w:id="13488" w:name="_Toc412305010"/>
      <w:bookmarkStart w:id="13489" w:name="_Toc412314801"/>
      <w:bookmarkStart w:id="13490" w:name="_Toc412643122"/>
      <w:bookmarkStart w:id="13491" w:name="_Toc412657515"/>
      <w:bookmarkStart w:id="13492" w:name="_Toc412658437"/>
      <w:bookmarkStart w:id="13493" w:name="_Toc412734412"/>
      <w:bookmarkStart w:id="13494" w:name="_Toc412304491"/>
      <w:bookmarkStart w:id="13495" w:name="_Toc412305011"/>
      <w:bookmarkStart w:id="13496" w:name="_Toc412314802"/>
      <w:bookmarkStart w:id="13497" w:name="_Toc412643123"/>
      <w:bookmarkStart w:id="13498" w:name="_Toc412657516"/>
      <w:bookmarkStart w:id="13499" w:name="_Toc412658438"/>
      <w:bookmarkStart w:id="13500" w:name="_Toc412734413"/>
      <w:bookmarkStart w:id="13501" w:name="_Toc412304492"/>
      <w:bookmarkStart w:id="13502" w:name="_Toc412305012"/>
      <w:bookmarkStart w:id="13503" w:name="_Toc412314803"/>
      <w:bookmarkStart w:id="13504" w:name="_Toc412643124"/>
      <w:bookmarkStart w:id="13505" w:name="_Toc412657517"/>
      <w:bookmarkStart w:id="13506" w:name="_Toc412658439"/>
      <w:bookmarkStart w:id="13507" w:name="_Toc412734414"/>
      <w:bookmarkStart w:id="13508" w:name="_Toc412304493"/>
      <w:bookmarkStart w:id="13509" w:name="_Toc412305013"/>
      <w:bookmarkStart w:id="13510" w:name="_Toc412314804"/>
      <w:bookmarkStart w:id="13511" w:name="_Toc412643125"/>
      <w:bookmarkStart w:id="13512" w:name="_Toc412657518"/>
      <w:bookmarkStart w:id="13513" w:name="_Toc412658440"/>
      <w:bookmarkStart w:id="13514" w:name="_Toc412734415"/>
      <w:bookmarkStart w:id="13515" w:name="_Toc412304494"/>
      <w:bookmarkStart w:id="13516" w:name="_Toc412305014"/>
      <w:bookmarkStart w:id="13517" w:name="_Toc412314805"/>
      <w:bookmarkStart w:id="13518" w:name="_Toc412643126"/>
      <w:bookmarkStart w:id="13519" w:name="_Toc412657519"/>
      <w:bookmarkStart w:id="13520" w:name="_Toc412658441"/>
      <w:bookmarkStart w:id="13521" w:name="_Toc412734416"/>
      <w:bookmarkStart w:id="13522" w:name="_Toc412304495"/>
      <w:bookmarkStart w:id="13523" w:name="_Toc412305015"/>
      <w:bookmarkStart w:id="13524" w:name="_Toc412314806"/>
      <w:bookmarkStart w:id="13525" w:name="_Toc412643127"/>
      <w:bookmarkStart w:id="13526" w:name="_Toc412657520"/>
      <w:bookmarkStart w:id="13527" w:name="_Toc412658442"/>
      <w:bookmarkStart w:id="13528" w:name="_Toc412734417"/>
      <w:bookmarkStart w:id="13529" w:name="_Toc412304496"/>
      <w:bookmarkStart w:id="13530" w:name="_Toc412305016"/>
      <w:bookmarkStart w:id="13531" w:name="_Toc412314807"/>
      <w:bookmarkStart w:id="13532" w:name="_Toc412643128"/>
      <w:bookmarkStart w:id="13533" w:name="_Toc412657521"/>
      <w:bookmarkStart w:id="13534" w:name="_Toc412658443"/>
      <w:bookmarkStart w:id="13535" w:name="_Toc412734418"/>
      <w:bookmarkStart w:id="13536" w:name="_Toc412304497"/>
      <w:bookmarkStart w:id="13537" w:name="_Toc412305017"/>
      <w:bookmarkStart w:id="13538" w:name="_Toc412314808"/>
      <w:bookmarkStart w:id="13539" w:name="_Toc412643129"/>
      <w:bookmarkStart w:id="13540" w:name="_Toc412657522"/>
      <w:bookmarkStart w:id="13541" w:name="_Toc412658444"/>
      <w:bookmarkStart w:id="13542" w:name="_Toc412734419"/>
      <w:bookmarkStart w:id="13543" w:name="_Toc412304498"/>
      <w:bookmarkStart w:id="13544" w:name="_Toc412305018"/>
      <w:bookmarkStart w:id="13545" w:name="_Toc412314809"/>
      <w:bookmarkStart w:id="13546" w:name="_Toc412643130"/>
      <w:bookmarkStart w:id="13547" w:name="_Toc412657523"/>
      <w:bookmarkStart w:id="13548" w:name="_Toc412658445"/>
      <w:bookmarkStart w:id="13549" w:name="_Toc412734420"/>
      <w:bookmarkStart w:id="13550" w:name="_Toc412304499"/>
      <w:bookmarkStart w:id="13551" w:name="_Toc412305019"/>
      <w:bookmarkStart w:id="13552" w:name="_Toc412314810"/>
      <w:bookmarkStart w:id="13553" w:name="_Toc412643131"/>
      <w:bookmarkStart w:id="13554" w:name="_Toc412657524"/>
      <w:bookmarkStart w:id="13555" w:name="_Toc412658446"/>
      <w:bookmarkStart w:id="13556" w:name="_Toc412734421"/>
      <w:bookmarkStart w:id="13557" w:name="_Toc412304500"/>
      <w:bookmarkStart w:id="13558" w:name="_Toc412305020"/>
      <w:bookmarkStart w:id="13559" w:name="_Toc412314811"/>
      <w:bookmarkStart w:id="13560" w:name="_Toc412643132"/>
      <w:bookmarkStart w:id="13561" w:name="_Toc412657525"/>
      <w:bookmarkStart w:id="13562" w:name="_Toc412658447"/>
      <w:bookmarkStart w:id="13563" w:name="_Toc412734422"/>
      <w:bookmarkStart w:id="13564" w:name="_Toc412304501"/>
      <w:bookmarkStart w:id="13565" w:name="_Toc412305021"/>
      <w:bookmarkStart w:id="13566" w:name="_Toc412314812"/>
      <w:bookmarkStart w:id="13567" w:name="_Toc412643133"/>
      <w:bookmarkStart w:id="13568" w:name="_Toc412657526"/>
      <w:bookmarkStart w:id="13569" w:name="_Toc412658448"/>
      <w:bookmarkStart w:id="13570" w:name="_Toc412734423"/>
      <w:bookmarkStart w:id="13571" w:name="_Toc412304502"/>
      <w:bookmarkStart w:id="13572" w:name="_Toc412305022"/>
      <w:bookmarkStart w:id="13573" w:name="_Toc412314813"/>
      <w:bookmarkStart w:id="13574" w:name="_Toc412643134"/>
      <w:bookmarkStart w:id="13575" w:name="_Toc412657527"/>
      <w:bookmarkStart w:id="13576" w:name="_Toc412658449"/>
      <w:bookmarkStart w:id="13577" w:name="_Toc412734424"/>
      <w:bookmarkStart w:id="13578" w:name="_Toc412304503"/>
      <w:bookmarkStart w:id="13579" w:name="_Toc412305023"/>
      <w:bookmarkStart w:id="13580" w:name="_Toc412314814"/>
      <w:bookmarkStart w:id="13581" w:name="_Toc412643135"/>
      <w:bookmarkStart w:id="13582" w:name="_Toc412657528"/>
      <w:bookmarkStart w:id="13583" w:name="_Toc412658450"/>
      <w:bookmarkStart w:id="13584" w:name="_Toc412734425"/>
      <w:bookmarkStart w:id="13585" w:name="_Toc412304504"/>
      <w:bookmarkStart w:id="13586" w:name="_Toc412305024"/>
      <w:bookmarkStart w:id="13587" w:name="_Toc412314815"/>
      <w:bookmarkStart w:id="13588" w:name="_Toc412643136"/>
      <w:bookmarkStart w:id="13589" w:name="_Toc412657529"/>
      <w:bookmarkStart w:id="13590" w:name="_Toc412658451"/>
      <w:bookmarkStart w:id="13591" w:name="_Toc412734426"/>
      <w:bookmarkStart w:id="13592" w:name="_Toc412304505"/>
      <w:bookmarkStart w:id="13593" w:name="_Toc412305025"/>
      <w:bookmarkStart w:id="13594" w:name="_Toc412314816"/>
      <w:bookmarkStart w:id="13595" w:name="_Toc412643137"/>
      <w:bookmarkStart w:id="13596" w:name="_Toc412657530"/>
      <w:bookmarkStart w:id="13597" w:name="_Toc412658452"/>
      <w:bookmarkStart w:id="13598" w:name="_Toc412734427"/>
      <w:bookmarkStart w:id="13599" w:name="_Toc409458513"/>
      <w:bookmarkStart w:id="13600" w:name="_Toc409459249"/>
      <w:bookmarkStart w:id="13601" w:name="_Toc409459866"/>
      <w:bookmarkStart w:id="13602" w:name="_Toc409460487"/>
      <w:bookmarkStart w:id="13603" w:name="_Toc409465344"/>
      <w:bookmarkStart w:id="13604" w:name="_Toc409465970"/>
      <w:bookmarkStart w:id="13605" w:name="_Toc409466596"/>
      <w:bookmarkStart w:id="13606" w:name="_Toc409467239"/>
      <w:bookmarkStart w:id="13607" w:name="_Toc409467866"/>
      <w:bookmarkStart w:id="13608" w:name="_Toc409468491"/>
      <w:bookmarkStart w:id="13609" w:name="_Toc409469114"/>
      <w:bookmarkStart w:id="13610" w:name="_Toc409469733"/>
      <w:bookmarkStart w:id="13611" w:name="_Toc409470347"/>
      <w:bookmarkStart w:id="13612" w:name="_Toc409470962"/>
      <w:bookmarkStart w:id="13613" w:name="_Toc409471574"/>
      <w:bookmarkStart w:id="13614" w:name="_Toc409472185"/>
      <w:bookmarkStart w:id="13615" w:name="_Toc409472792"/>
      <w:bookmarkStart w:id="13616" w:name="_Toc409473408"/>
      <w:bookmarkStart w:id="13617" w:name="_Toc409474026"/>
      <w:bookmarkStart w:id="13618" w:name="_Toc409474645"/>
      <w:bookmarkStart w:id="13619" w:name="_Toc409475289"/>
      <w:bookmarkStart w:id="13620" w:name="_Toc409512398"/>
      <w:bookmarkStart w:id="13621" w:name="_Toc425882649"/>
      <w:bookmarkStart w:id="13622" w:name="_Toc427170417"/>
      <w:bookmarkStart w:id="13623" w:name="_Toc427225844"/>
      <w:bookmarkStart w:id="13624" w:name="_Toc427226111"/>
      <w:bookmarkStart w:id="13625" w:name="_Ref477432474"/>
      <w:bookmarkStart w:id="13626" w:name="_Toc509367236"/>
      <w:bookmarkStart w:id="13627" w:name="_Ref409474754"/>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commentRangeStart w:id="13628"/>
      <w:r>
        <w:t>Introspection</w:t>
      </w:r>
      <w:bookmarkEnd w:id="13625"/>
      <w:commentRangeEnd w:id="13628"/>
      <w:r w:rsidR="00E01685">
        <w:rPr>
          <w:rStyle w:val="CommentReference"/>
          <w:b w:val="0"/>
          <w:bCs w:val="0"/>
          <w:lang w:val="en-US"/>
        </w:rPr>
        <w:commentReference w:id="13628"/>
      </w:r>
      <w:bookmarkEnd w:id="13626"/>
    </w:p>
    <w:p w14:paraId="328ECD02" w14:textId="77777777" w:rsidR="00300FBF" w:rsidRDefault="00300FBF" w:rsidP="00300FBF">
      <w:pPr>
        <w:pStyle w:val="Heading3"/>
      </w:pPr>
      <w:bookmarkStart w:id="13629" w:name="_Toc509367237"/>
      <w:r>
        <w:t>Overview</w:t>
      </w:r>
      <w:bookmarkEnd w:id="13629"/>
    </w:p>
    <w:p w14:paraId="2B5B8C63" w14:textId="77777777" w:rsidR="00300FBF" w:rsidRDefault="00300FBF" w:rsidP="00300FBF">
      <w:pPr>
        <w:pStyle w:val="PARAGRAPH"/>
      </w:pPr>
      <w:r>
        <w:t xml:space="preserve">Introspection is a mechanism to announce the capabilities of Resources hosted on the Device. </w:t>
      </w:r>
    </w:p>
    <w:p w14:paraId="72257074" w14:textId="50668AFD" w:rsidR="00300FBF" w:rsidRPr="00095A5D" w:rsidRDefault="00300FBF" w:rsidP="00300FBF">
      <w:pPr>
        <w:pStyle w:val="PARAGRAPH"/>
      </w:pPr>
      <w:r>
        <w:t xml:space="preserve">The intended usage of the Introspection Device Data </w:t>
      </w:r>
      <w:ins w:id="13630" w:author="Bardini, Richard A" w:date="2018-03-19T11:37:00Z">
        <w:r w:rsidR="00303EF9">
          <w:t xml:space="preserve">(IDD) </w:t>
        </w:r>
      </w:ins>
      <w:r>
        <w:t xml:space="preserve">is to enable dynamic </w:t>
      </w:r>
      <w:del w:id="13631" w:author="Bardini, Richard A" w:date="2018-03-19T11:38:00Z">
        <w:r w:rsidDel="00303EF9">
          <w:delText>c</w:delText>
        </w:r>
      </w:del>
      <w:ins w:id="13632" w:author="Bardini, Richard A" w:date="2018-03-19T11:38:00Z">
        <w:r w:rsidR="00303EF9">
          <w:t>C</w:t>
        </w:r>
      </w:ins>
      <w:r>
        <w:t>lients</w:t>
      </w:r>
      <w:del w:id="13633" w:author="Bardini, Richard A" w:date="2018-03-19T11:39:00Z">
        <w:r w:rsidDel="00303EF9">
          <w:delText>.</w:delText>
        </w:r>
      </w:del>
      <w:r>
        <w:t xml:space="preserve"> </w:t>
      </w:r>
      <w:del w:id="13634" w:author="Bardini, Richard A" w:date="2018-03-19T11:38:00Z">
        <w:r w:rsidDel="00303EF9">
          <w:delText>E</w:delText>
        </w:r>
      </w:del>
      <w:ins w:id="13635" w:author="Bardini, Richard A" w:date="2018-03-19T11:38:00Z">
        <w:r w:rsidR="00303EF9">
          <w:t>e</w:t>
        </w:r>
      </w:ins>
      <w:r>
        <w:t xml:space="preserve">.g. </w:t>
      </w:r>
      <w:del w:id="13636" w:author="Bardini, Richard A" w:date="2018-03-19T11:38:00Z">
        <w:r w:rsidDel="00303EF9">
          <w:delText>c</w:delText>
        </w:r>
      </w:del>
      <w:ins w:id="13637" w:author="Bardini, Richard A" w:date="2018-03-19T11:38:00Z">
        <w:r w:rsidR="00303EF9">
          <w:t>C</w:t>
        </w:r>
      </w:ins>
      <w:r>
        <w:t xml:space="preserve">lients that can use the </w:t>
      </w:r>
      <w:del w:id="13638" w:author="Bardini, Richard A" w:date="2018-03-19T11:38:00Z">
        <w:r w:rsidDel="00303EF9">
          <w:delText>Introspection Device Data</w:delText>
        </w:r>
      </w:del>
      <w:ins w:id="13639" w:author="Bardini, Richard A" w:date="2018-03-19T11:38:00Z">
        <w:r w:rsidR="00303EF9">
          <w:t>IDD</w:t>
        </w:r>
      </w:ins>
      <w:ins w:id="13640" w:author="Bardini, Richard A" w:date="2018-03-19T11:41:00Z">
        <w:r w:rsidR="00303EF9">
          <w:t>)</w:t>
        </w:r>
      </w:ins>
      <w:r>
        <w:t xml:space="preserve"> to generate dynamically a</w:t>
      </w:r>
      <w:del w:id="13641" w:author="Bardini, Richard A" w:date="2018-03-19T11:40:00Z">
        <w:r w:rsidDel="00303EF9">
          <w:delText>n</w:delText>
        </w:r>
      </w:del>
      <w:r>
        <w:t xml:space="preserve"> UI or dynamically create translations of the hosted Resources to another eco-system. Other usages of </w:t>
      </w:r>
      <w:del w:id="13642" w:author="Bardini, Richard A" w:date="2018-03-19T12:02:00Z">
        <w:r w:rsidDel="00FC63E3">
          <w:delText xml:space="preserve">the </w:delText>
        </w:r>
      </w:del>
      <w:r>
        <w:t xml:space="preserve">Introspection is that the information can be used to generate </w:t>
      </w:r>
      <w:del w:id="13643" w:author="Bardini, Richard A" w:date="2018-03-19T12:02:00Z">
        <w:r w:rsidDel="00FC63E3">
          <w:delText>c</w:delText>
        </w:r>
      </w:del>
      <w:ins w:id="13644" w:author="Bardini, Richard A" w:date="2018-03-19T12:02:00Z">
        <w:r w:rsidR="00FC63E3">
          <w:t>C</w:t>
        </w:r>
      </w:ins>
      <w:r>
        <w:t xml:space="preserve">lient code. The </w:t>
      </w:r>
      <w:del w:id="13645" w:author="Bardini, Richard A" w:date="2018-03-19T12:03:00Z">
        <w:r w:rsidDel="00FC63E3">
          <w:delText>Introspection Device Data</w:delText>
        </w:r>
      </w:del>
      <w:ins w:id="13646" w:author="Bardini, Richard A" w:date="2018-03-19T12:03:00Z">
        <w:r w:rsidR="00FC63E3">
          <w:t>IDD</w:t>
        </w:r>
      </w:ins>
      <w:r>
        <w:t xml:space="preserve"> is designed to augment the existing data already on the wire. This means that existing mechanism</w:t>
      </w:r>
      <w:ins w:id="13647" w:author="Bardini, Richard A" w:date="2018-03-19T12:03:00Z">
        <w:r w:rsidR="00FC63E3">
          <w:t>s</w:t>
        </w:r>
      </w:ins>
      <w:r>
        <w:t xml:space="preserve"> need</w:t>
      </w:r>
      <w:del w:id="13648" w:author="Bardini, Richard A" w:date="2018-03-19T12:03:00Z">
        <w:r w:rsidDel="00FC63E3">
          <w:delText>s</w:delText>
        </w:r>
      </w:del>
      <w:r>
        <w:t xml:space="preserve"> to be used to get a full overview of what is implemented in the Device. For example</w:t>
      </w:r>
      <w:ins w:id="13649" w:author="Bardini, Richard A" w:date="2018-03-19T12:05:00Z">
        <w:r w:rsidR="00FC63E3">
          <w:t>,</w:t>
        </w:r>
      </w:ins>
      <w:r>
        <w:t xml:space="preserve"> the </w:t>
      </w:r>
      <w:del w:id="13650" w:author="Bardini, Richard A" w:date="2018-03-19T12:04:00Z">
        <w:r w:rsidDel="00FC63E3">
          <w:delText>Introspection Device Data</w:delText>
        </w:r>
      </w:del>
      <w:ins w:id="13651" w:author="Bardini, Richard A" w:date="2018-03-19T12:04:00Z">
        <w:r w:rsidR="00FC63E3">
          <w:t>IDD</w:t>
        </w:r>
      </w:ins>
      <w:r>
        <w:t xml:space="preserve"> does not convey information about observ</w:t>
      </w:r>
      <w:ins w:id="13652" w:author="Bardini, Richard A" w:date="2018-03-19T12:05:00Z">
        <w:r w:rsidR="00FC63E3">
          <w:t>ibility</w:t>
        </w:r>
      </w:ins>
      <w:del w:id="13653" w:author="Bardini, Richard A" w:date="2018-03-19T12:05:00Z">
        <w:r w:rsidDel="00FC63E3">
          <w:delText>e</w:delText>
        </w:r>
      </w:del>
      <w:r>
        <w:t xml:space="preserve">, since that is already conveyed with the </w:t>
      </w:r>
      <w:r w:rsidR="003E30E9">
        <w:t>“</w:t>
      </w:r>
      <w:r>
        <w:t>p</w:t>
      </w:r>
      <w:r w:rsidR="003E30E9">
        <w:t>”</w:t>
      </w:r>
      <w:r>
        <w:t xml:space="preserve"> </w:t>
      </w:r>
      <w:r w:rsidR="00F56D48">
        <w:t>P</w:t>
      </w:r>
      <w:r>
        <w:t xml:space="preserve">roperty on the </w:t>
      </w:r>
      <w:del w:id="13654" w:author="Bardini, Richard A" w:date="2018-03-19T12:05:00Z">
        <w:r w:rsidDel="00FC63E3">
          <w:delText>l</w:delText>
        </w:r>
      </w:del>
      <w:ins w:id="13655" w:author="Bardini, Richard A" w:date="2018-03-19T12:05:00Z">
        <w:r w:rsidR="00FC63E3">
          <w:t>L</w:t>
        </w:r>
      </w:ins>
      <w:r>
        <w:t xml:space="preserve">inks in </w:t>
      </w:r>
      <w:r w:rsidR="003E30E9">
        <w:t>“</w:t>
      </w:r>
      <w:r>
        <w:t>/oic/res</w:t>
      </w:r>
      <w:r w:rsidR="003E30E9">
        <w:t>”</w:t>
      </w:r>
      <w:r>
        <w:t xml:space="preserve"> (see </w:t>
      </w:r>
      <w:r w:rsidRPr="00FE6384">
        <w:t xml:space="preserve">section </w:t>
      </w:r>
      <w:r w:rsidR="00D93A83" w:rsidRPr="00FE6384">
        <w:fldChar w:fldCharType="begin"/>
      </w:r>
      <w:r w:rsidR="00D93A83" w:rsidRPr="00FE6384">
        <w:instrText xml:space="preserve"> REF _Ref477431936 \r \h </w:instrText>
      </w:r>
      <w:r w:rsidR="00FE6384">
        <w:instrText xml:space="preserve"> \* MERGEFORMAT </w:instrText>
      </w:r>
      <w:r w:rsidR="00D93A83" w:rsidRPr="00FE6384">
        <w:fldChar w:fldCharType="separate"/>
      </w:r>
      <w:r w:rsidR="00370B4E">
        <w:t>7.8.2.1.2</w:t>
      </w:r>
      <w:r w:rsidR="00D93A83" w:rsidRPr="00FE6384">
        <w:fldChar w:fldCharType="end"/>
      </w:r>
      <w:r>
        <w:t>).</w:t>
      </w:r>
    </w:p>
    <w:p w14:paraId="2157FEB7" w14:textId="3862F18B" w:rsidR="00300FBF" w:rsidRDefault="00300FBF" w:rsidP="00300FBF">
      <w:pPr>
        <w:pStyle w:val="PARAGRAPH"/>
      </w:pPr>
      <w:r>
        <w:lastRenderedPageBreak/>
        <w:t xml:space="preserve">The </w:t>
      </w:r>
      <w:del w:id="13656" w:author="Bardini, Richard A" w:date="2018-03-19T12:06:00Z">
        <w:r w:rsidDel="00FC63E3">
          <w:delText>Introspection Device Data</w:delText>
        </w:r>
      </w:del>
      <w:ins w:id="13657" w:author="Bardini, Richard A" w:date="2018-03-19T12:06:00Z">
        <w:r w:rsidR="00FC63E3">
          <w:t>IDD</w:t>
        </w:r>
      </w:ins>
      <w:r>
        <w:t xml:space="preserve"> is recommended to be conveyed as </w:t>
      </w:r>
      <w:del w:id="13658" w:author="Bardini, Richard A" w:date="2018-03-19T12:07:00Z">
        <w:r w:rsidDel="00FC63E3">
          <w:delText>"</w:delText>
        </w:r>
      </w:del>
      <w:r>
        <w:t>static</w:t>
      </w:r>
      <w:del w:id="13659" w:author="Bardini, Richard A" w:date="2018-03-19T12:07:00Z">
        <w:r w:rsidDel="00FC63E3">
          <w:delText>"</w:delText>
        </w:r>
      </w:del>
      <w:r>
        <w:t xml:space="preserve"> data. Meaning that the data does not change during the uptime of a Device. However</w:t>
      </w:r>
      <w:ins w:id="13660" w:author="Bardini, Richard A" w:date="2018-03-19T12:08:00Z">
        <w:r w:rsidR="00015A78">
          <w:t>,</w:t>
        </w:r>
      </w:ins>
      <w:r>
        <w:t xml:space="preserve"> when the </w:t>
      </w:r>
      <w:del w:id="13661" w:author="Bardini, Richard A" w:date="2018-03-19T12:08:00Z">
        <w:r w:rsidDel="00015A78">
          <w:delText xml:space="preserve">data </w:delText>
        </w:r>
      </w:del>
      <w:ins w:id="13662" w:author="Bardini, Richard A" w:date="2018-03-19T12:08:00Z">
        <w:r w:rsidR="00015A78">
          <w:t xml:space="preserve">IDD </w:t>
        </w:r>
      </w:ins>
      <w:r>
        <w:t>is not static</w:t>
      </w:r>
      <w:ins w:id="13663" w:author="Bardini, Richard A" w:date="2018-03-19T12:08:00Z">
        <w:r w:rsidR="00015A78">
          <w:t>,</w:t>
        </w:r>
      </w:ins>
      <w:r>
        <w:t xml:space="preserve"> the Introspection Resource shall </w:t>
      </w:r>
      <w:del w:id="13664" w:author="Bardini, Richard A" w:date="2018-03-19T12:10:00Z">
        <w:r w:rsidDel="00015A78">
          <w:delText xml:space="preserve">indicate to </w:delText>
        </w:r>
      </w:del>
      <w:r>
        <w:t xml:space="preserve">be observable and the </w:t>
      </w:r>
      <w:proofErr w:type="gramStart"/>
      <w:r>
        <w:t>url</w:t>
      </w:r>
      <w:proofErr w:type="gramEnd"/>
      <w:r>
        <w:t xml:space="preserve"> </w:t>
      </w:r>
      <w:r w:rsidR="00F56D48">
        <w:t>P</w:t>
      </w:r>
      <w:r>
        <w:t xml:space="preserve">roperty </w:t>
      </w:r>
      <w:del w:id="13665" w:author="Bardini, Richard A" w:date="2018-03-19T12:10:00Z">
        <w:r w:rsidDel="00015A78">
          <w:delText>v</w:delText>
        </w:r>
      </w:del>
      <w:ins w:id="13666" w:author="Bardini, Richard A" w:date="2018-03-19T12:10:00Z">
        <w:r w:rsidR="00015A78">
          <w:t>V</w:t>
        </w:r>
      </w:ins>
      <w:r>
        <w:t xml:space="preserve">alue of </w:t>
      </w:r>
      <w:r w:rsidR="0015284C">
        <w:t>“</w:t>
      </w:r>
      <w:r>
        <w:t>oic.wk.introspection</w:t>
      </w:r>
      <w:r w:rsidR="0015284C">
        <w:t>”</w:t>
      </w:r>
      <w:r>
        <w:t xml:space="preserve"> Resource shall change to indicate that the </w:t>
      </w:r>
      <w:del w:id="13667" w:author="Bardini, Richard A" w:date="2018-03-19T12:11:00Z">
        <w:r w:rsidDel="00015A78">
          <w:delText>Introspection Device Data</w:delText>
        </w:r>
      </w:del>
      <w:ins w:id="13668" w:author="Bardini, Richard A" w:date="2018-03-19T12:11:00Z">
        <w:r w:rsidR="00015A78">
          <w:t>IDD</w:t>
        </w:r>
      </w:ins>
      <w:r>
        <w:t xml:space="preserve"> is changed.</w:t>
      </w:r>
    </w:p>
    <w:p w14:paraId="47D36D99" w14:textId="0D1D1D9E" w:rsidR="00300FBF" w:rsidRDefault="00300FBF" w:rsidP="00300FBF">
      <w:pPr>
        <w:pStyle w:val="PARAGRAPH"/>
      </w:pPr>
      <w:r>
        <w:t xml:space="preserve">The </w:t>
      </w:r>
      <w:del w:id="13669" w:author="Bardini, Richard A" w:date="2018-03-19T12:12:00Z">
        <w:r w:rsidDel="00015A78">
          <w:delText>Introspection Device Data</w:delText>
        </w:r>
      </w:del>
      <w:ins w:id="13670" w:author="Bardini, Richard A" w:date="2018-03-19T12:12:00Z">
        <w:r w:rsidR="00015A78">
          <w:t>IDD</w:t>
        </w:r>
      </w:ins>
      <w:r>
        <w:t xml:space="preserve"> describes the Resources that make up th</w:t>
      </w:r>
      <w:r w:rsidR="003D491B">
        <w:t>e Device. F</w:t>
      </w:r>
      <w:r>
        <w:t xml:space="preserve">or the complete list of included Resources </w:t>
      </w:r>
      <w:r w:rsidR="003D491B">
        <w:rPr>
          <w:highlight w:val="yellow"/>
        </w:rPr>
        <w:fldChar w:fldCharType="begin"/>
      </w:r>
      <w:r w:rsidR="003D491B">
        <w:instrText xml:space="preserve"> REF _Ref416393181 \h </w:instrText>
      </w:r>
      <w:r w:rsidR="003D491B">
        <w:rPr>
          <w:highlight w:val="yellow"/>
        </w:rPr>
      </w:r>
      <w:r w:rsidR="003D491B">
        <w:rPr>
          <w:highlight w:val="yellow"/>
        </w:rPr>
        <w:fldChar w:fldCharType="separate"/>
      </w:r>
      <w:r w:rsidR="00370B4E" w:rsidRPr="000D29DB">
        <w:t xml:space="preserve">Table </w:t>
      </w:r>
      <w:r w:rsidR="00370B4E">
        <w:rPr>
          <w:noProof/>
        </w:rPr>
        <w:t>13</w:t>
      </w:r>
      <w:r w:rsidR="003D491B">
        <w:rPr>
          <w:highlight w:val="yellow"/>
        </w:rPr>
        <w:fldChar w:fldCharType="end"/>
      </w:r>
      <w:r>
        <w:t xml:space="preserve">. The </w:t>
      </w:r>
      <w:del w:id="13671" w:author="Bardini, Richard A" w:date="2018-03-19T12:13:00Z">
        <w:r w:rsidDel="00015A78">
          <w:delText>Introspection Device Data</w:delText>
        </w:r>
      </w:del>
      <w:ins w:id="13672" w:author="Bardini, Richard A" w:date="2018-03-19T12:13:00Z">
        <w:r w:rsidR="00015A78">
          <w:t>IDD</w:t>
        </w:r>
      </w:ins>
      <w:r>
        <w:t xml:space="preserve"> is described as a </w:t>
      </w:r>
      <w:del w:id="13673" w:author="Bardini, Richard A" w:date="2018-03-19T12:15:00Z">
        <w:r w:rsidDel="00015A78">
          <w:delText>s</w:delText>
        </w:r>
      </w:del>
      <w:ins w:id="13674" w:author="Bardini, Richard A" w:date="2018-03-19T12:15:00Z">
        <w:r w:rsidR="00015A78">
          <w:t>S</w:t>
        </w:r>
      </w:ins>
      <w:r>
        <w:t xml:space="preserve">wagger2.0 in JSON format file. </w:t>
      </w:r>
      <w:ins w:id="13675" w:author="Bardini, Richard A" w:date="2018-03-19T12:13:00Z">
        <w:r w:rsidR="00015A78" w:rsidRPr="00AD1BAB">
          <w:rPr>
            <w:lang w:val="en-US"/>
          </w:rPr>
          <w:t>The text below contains also Swagger2.0 terms, like paths, methods etc.</w:t>
        </w:r>
      </w:ins>
      <w:ins w:id="13676" w:author="Bardini, Richard A" w:date="2018-03-19T12:14:00Z">
        <w:r w:rsidR="00015A78">
          <w:rPr>
            <w:lang w:val="en-US"/>
          </w:rPr>
          <w:t xml:space="preserve"> </w:t>
        </w:r>
      </w:ins>
      <w:r>
        <w:t xml:space="preserve">The </w:t>
      </w:r>
      <w:del w:id="13677" w:author="Bardini, Richard A" w:date="2018-03-19T12:15:00Z">
        <w:r w:rsidDel="00015A78">
          <w:delText>s</w:delText>
        </w:r>
      </w:del>
      <w:ins w:id="13678" w:author="Bardini, Richard A" w:date="2018-03-19T12:15:00Z">
        <w:r w:rsidR="00015A78">
          <w:t>S</w:t>
        </w:r>
      </w:ins>
      <w:r>
        <w:t xml:space="preserve">wagger2.0 file </w:t>
      </w:r>
      <w:del w:id="13679" w:author="Bardini, Richard A" w:date="2018-03-19T12:15:00Z">
        <w:r w:rsidDel="00015A78">
          <w:delText xml:space="preserve">will </w:delText>
        </w:r>
      </w:del>
      <w:ins w:id="13680" w:author="Bardini, Richard A" w:date="2018-03-19T12:15:00Z">
        <w:r w:rsidR="00015A78">
          <w:t xml:space="preserve">shall </w:t>
        </w:r>
      </w:ins>
      <w:r>
        <w:t>contain the description of the Resources as defined below:</w:t>
      </w:r>
      <w:del w:id="13681" w:author="Bardini, Richard A" w:date="2018-03-19T12:16:00Z">
        <w:r w:rsidDel="00015A78">
          <w:delText xml:space="preserve"> All Resources with the next remarks:</w:delText>
        </w:r>
      </w:del>
    </w:p>
    <w:p w14:paraId="15206C7D" w14:textId="7BA6F77D" w:rsidR="001C5211" w:rsidRDefault="001C5211" w:rsidP="001C5211">
      <w:pPr>
        <w:pStyle w:val="ListBullet"/>
      </w:pPr>
      <w:r>
        <w:t xml:space="preserve">The </w:t>
      </w:r>
      <w:del w:id="13682" w:author="Bardini, Richard A" w:date="2018-03-19T12:58:00Z">
        <w:r w:rsidDel="00FE3DD9">
          <w:delText>Introspection Device Data</w:delText>
        </w:r>
      </w:del>
      <w:ins w:id="13683" w:author="Bardini, Richard A" w:date="2018-03-19T12:58:00Z">
        <w:r w:rsidR="00FE3DD9">
          <w:t>IDD</w:t>
        </w:r>
      </w:ins>
      <w:r>
        <w:t xml:space="preserve"> will use the HTTP syntax, e.g., define the CRUDN operation as HTTP methods and use the HTTP status codes.</w:t>
      </w:r>
    </w:p>
    <w:p w14:paraId="17EEAC16" w14:textId="5D52398E" w:rsidR="001C5211" w:rsidRDefault="001C5211" w:rsidP="001C5211">
      <w:pPr>
        <w:pStyle w:val="ListBullet"/>
      </w:pPr>
      <w:r>
        <w:t xml:space="preserve">The </w:t>
      </w:r>
      <w:del w:id="13684" w:author="Bardini, Richard A" w:date="2018-03-19T12:59:00Z">
        <w:r w:rsidDel="00FE3DD9">
          <w:delText>Introspection Device Data</w:delText>
        </w:r>
      </w:del>
      <w:ins w:id="13685" w:author="Bardini, Richard A" w:date="2018-03-19T12:59:00Z">
        <w:r w:rsidR="00FE3DD9">
          <w:t>IDD</w:t>
        </w:r>
      </w:ins>
      <w:r>
        <w:t xml:space="preserve"> does not have to define all the status codes that indicate an error situation.</w:t>
      </w:r>
    </w:p>
    <w:p w14:paraId="3A4C9611" w14:textId="7663261F" w:rsidR="001C5211" w:rsidRDefault="001C5211" w:rsidP="001C5211">
      <w:pPr>
        <w:pStyle w:val="ListBullet"/>
      </w:pPr>
      <w:r>
        <w:t xml:space="preserve">The </w:t>
      </w:r>
      <w:del w:id="13686" w:author="Bardini, Richard A" w:date="2018-03-19T12:59:00Z">
        <w:r w:rsidDel="00FE3DD9">
          <w:delText>Introspection Device Data</w:delText>
        </w:r>
      </w:del>
      <w:ins w:id="13687" w:author="Bardini, Richard A" w:date="2018-03-19T12:59:00Z">
        <w:r w:rsidR="00FE3DD9">
          <w:t>IDD</w:t>
        </w:r>
      </w:ins>
      <w:r>
        <w:t xml:space="preserve"> does not have to define a schema when the status code indicates that there is no payload (see HTTP status code 204 as an example)</w:t>
      </w:r>
    </w:p>
    <w:p w14:paraId="2725EE5B" w14:textId="576FCAF9" w:rsidR="00300FBF" w:rsidRDefault="00300FBF" w:rsidP="00300FBF">
      <w:pPr>
        <w:pStyle w:val="ListBullet"/>
      </w:pPr>
      <w:r>
        <w:t xml:space="preserve">The </w:t>
      </w:r>
      <w:ins w:id="13688" w:author="Bardini, Richard A" w:date="2018-03-19T13:05:00Z">
        <w:r w:rsidR="0073602F">
          <w:t>paths (</w:t>
        </w:r>
      </w:ins>
      <w:r>
        <w:t>URLs</w:t>
      </w:r>
      <w:ins w:id="13689" w:author="Bardini, Richard A" w:date="2018-03-19T13:05:00Z">
        <w:r w:rsidR="0073602F">
          <w:t>)</w:t>
        </w:r>
      </w:ins>
      <w:r>
        <w:t xml:space="preserve"> of the Resources in the </w:t>
      </w:r>
      <w:del w:id="13690" w:author="Bardini, Richard A" w:date="2018-03-19T12:59:00Z">
        <w:r w:rsidDel="00FE3DD9">
          <w:delText>Introspection Device Data</w:delText>
        </w:r>
      </w:del>
      <w:ins w:id="13691" w:author="Bardini, Richard A" w:date="2018-03-19T12:59:00Z">
        <w:r w:rsidR="00FE3DD9">
          <w:t>IDD</w:t>
        </w:r>
      </w:ins>
      <w:r>
        <w:t xml:space="preserve"> shall be without the </w:t>
      </w:r>
      <w:del w:id="13692" w:author="Bardini, Richard A" w:date="2018-03-19T13:05:00Z">
        <w:r w:rsidDel="0073602F">
          <w:delText>e</w:delText>
        </w:r>
      </w:del>
      <w:ins w:id="13693" w:author="Bardini, Richard A" w:date="2018-03-19T13:05:00Z">
        <w:r w:rsidR="0073602F">
          <w:t>E</w:t>
        </w:r>
      </w:ins>
      <w:r>
        <w:t>ndpoint description</w:t>
      </w:r>
      <w:r w:rsidR="003E30E9">
        <w:t>,</w:t>
      </w:r>
      <w:r>
        <w:t xml:space="preserve"> e.g. it shall not be a full</w:t>
      </w:r>
      <w:ins w:id="13694" w:author="Bardini, Richard A" w:date="2018-03-19T13:07:00Z">
        <w:r w:rsidR="0073602F">
          <w:t>y-qualified</w:t>
        </w:r>
      </w:ins>
      <w:r>
        <w:t xml:space="preserve"> URL but only the relative path from the </w:t>
      </w:r>
      <w:del w:id="13695" w:author="Bardini, Richard A" w:date="2018-03-19T13:08:00Z">
        <w:r w:rsidDel="0073602F">
          <w:delText>e</w:delText>
        </w:r>
      </w:del>
      <w:ins w:id="13696" w:author="Bardini, Richard A" w:date="2018-03-19T13:08:00Z">
        <w:r w:rsidR="0073602F">
          <w:t>E</w:t>
        </w:r>
      </w:ins>
      <w:r>
        <w:t>ndpoint</w:t>
      </w:r>
      <w:ins w:id="13697" w:author="Bardini, Richard A" w:date="2018-03-19T13:08:00Z">
        <w:r w:rsidR="0073602F">
          <w:t>, aka the “href”</w:t>
        </w:r>
      </w:ins>
      <w:r>
        <w:t xml:space="preserve">. The relative path shall be the same as being conveyed by </w:t>
      </w:r>
      <w:r w:rsidR="003E30E9">
        <w:t>“</w:t>
      </w:r>
      <w:r>
        <w:t>/oic/res</w:t>
      </w:r>
      <w:r w:rsidR="003E30E9">
        <w:t>”</w:t>
      </w:r>
      <w:r>
        <w:t>.</w:t>
      </w:r>
    </w:p>
    <w:p w14:paraId="1D4CE96A" w14:textId="5D97A0E5" w:rsidR="0073602F" w:rsidRDefault="0073602F" w:rsidP="00300FBF">
      <w:pPr>
        <w:pStyle w:val="ListBullet"/>
        <w:rPr>
          <w:ins w:id="13698" w:author="Bardini, Richard A" w:date="2018-03-19T13:12:00Z"/>
        </w:rPr>
      </w:pPr>
      <w:ins w:id="13699" w:author="Bardini, Richard A" w:date="2018-03-19T13:14:00Z">
        <w:r>
          <w:t>The following Resources shall be excluded in the IDD:</w:t>
        </w:r>
      </w:ins>
    </w:p>
    <w:p w14:paraId="7535ED46" w14:textId="72378DAB" w:rsidR="00300FBF" w:rsidRDefault="00A368BA" w:rsidP="00A368BA">
      <w:pPr>
        <w:pStyle w:val="ListBullet"/>
        <w:numPr>
          <w:ilvl w:val="1"/>
          <w:numId w:val="3"/>
        </w:numPr>
        <w:rPr>
          <w:ins w:id="13700" w:author="Bardini, Richard A" w:date="2018-03-19T13:16:00Z"/>
        </w:rPr>
      </w:pPr>
      <w:ins w:id="13701" w:author="Bardini, Richard A" w:date="2018-03-19T13:15:00Z">
        <w:r w:rsidRPr="00E96D65">
          <w:t xml:space="preserve">Resource with </w:t>
        </w:r>
        <w:r w:rsidRPr="00867C67">
          <w:t xml:space="preserve">Resource </w:t>
        </w:r>
        <w:r w:rsidRPr="00D16E40">
          <w:t>Type: "oic.wk.res"</w:t>
        </w:r>
      </w:ins>
      <w:del w:id="13702" w:author="Bardini, Richard A" w:date="2018-03-19T13:15:00Z">
        <w:r w:rsidR="00300FBF" w:rsidDel="00A368BA">
          <w:delText xml:space="preserve">“/oic/res” Resource shall not be listed in the </w:delText>
        </w:r>
      </w:del>
      <w:del w:id="13703" w:author="Bardini, Richard A" w:date="2018-03-19T12:59:00Z">
        <w:r w:rsidR="00300FBF" w:rsidDel="00FE3DD9">
          <w:delText>Introspection Device Data</w:delText>
        </w:r>
      </w:del>
      <w:r w:rsidR="00F56D48" w:rsidRPr="00F56D48">
        <w:t xml:space="preserve"> </w:t>
      </w:r>
      <w:r w:rsidR="00F56D48">
        <w:t>unless 3</w:t>
      </w:r>
      <w:r w:rsidR="00F56D48" w:rsidRPr="007515CC">
        <w:rPr>
          <w:vertAlign w:val="superscript"/>
        </w:rPr>
        <w:t>rd</w:t>
      </w:r>
      <w:r w:rsidR="00F56D48">
        <w:t xml:space="preserve"> party defined or optional Properties are implemented</w:t>
      </w:r>
      <w:r w:rsidR="00300FBF">
        <w:t>.</w:t>
      </w:r>
    </w:p>
    <w:p w14:paraId="20EE72B0" w14:textId="17807516" w:rsidR="00A368BA" w:rsidRDefault="00A368BA" w:rsidP="00A368BA">
      <w:pPr>
        <w:pStyle w:val="ListBullet"/>
        <w:numPr>
          <w:ilvl w:val="1"/>
          <w:numId w:val="3"/>
        </w:numPr>
        <w:rPr>
          <w:ins w:id="13704" w:author="Bardini, Richard A" w:date="2018-03-19T13:16:00Z"/>
        </w:rPr>
      </w:pPr>
      <w:ins w:id="13705" w:author="Bardini, Richard A" w:date="2018-03-19T13:16:00Z">
        <w:r>
          <w:t>Resource with Resource Type: "</w:t>
        </w:r>
        <w:r w:rsidRPr="00294E47">
          <w:t>oic.wk.introspection</w:t>
        </w:r>
        <w:r>
          <w:t>"</w:t>
        </w:r>
      </w:ins>
      <w:ins w:id="13706" w:author="Bardini, Richard A" w:date="2018-03-19T13:22:00Z">
        <w:r>
          <w:t>.</w:t>
        </w:r>
      </w:ins>
    </w:p>
    <w:p w14:paraId="05E0E41B" w14:textId="05ED776C" w:rsidR="00A368BA" w:rsidRDefault="00A368BA" w:rsidP="00A368BA">
      <w:pPr>
        <w:pStyle w:val="ListBullet"/>
        <w:numPr>
          <w:ilvl w:val="1"/>
          <w:numId w:val="3"/>
        </w:numPr>
      </w:pPr>
      <w:ins w:id="13707" w:author="Bardini, Richard A" w:date="2018-03-19T13:17:00Z">
        <w:r>
          <w:t>Resources that handle Wi</w:t>
        </w:r>
      </w:ins>
      <w:ins w:id="13708" w:author="Bardini, Richard A" w:date="2018-03-19T13:35:00Z">
        <w:r w:rsidR="005E62B9">
          <w:t>-</w:t>
        </w:r>
      </w:ins>
      <w:ins w:id="13709" w:author="Bardini, Richard A" w:date="2018-03-19T13:17:00Z">
        <w:r>
          <w:t xml:space="preserve">Fi Easy Setup, see </w:t>
        </w:r>
      </w:ins>
      <w:ins w:id="13710" w:author="Bardini, Richard A" w:date="2018-03-19T13:36:00Z">
        <w:r w:rsidR="005E62B9">
          <w:fldChar w:fldCharType="begin"/>
        </w:r>
        <w:r w:rsidR="005E62B9">
          <w:instrText xml:space="preserve"> REF ref_OCF_WiFi_easy_Setup \h </w:instrText>
        </w:r>
      </w:ins>
      <w:r w:rsidR="005E62B9">
        <w:fldChar w:fldCharType="separate"/>
      </w:r>
      <w:ins w:id="13711" w:author="Bardini, Richard A" w:date="2018-03-19T13:30:00Z">
        <w:r w:rsidR="00370B4E">
          <w:t>OCF Wi</w:t>
        </w:r>
      </w:ins>
      <w:ins w:id="13712" w:author="Bardini, Richard A" w:date="2018-03-19T13:36:00Z">
        <w:r w:rsidR="00370B4E">
          <w:t>-</w:t>
        </w:r>
      </w:ins>
      <w:ins w:id="13713" w:author="Bardini, Richard A" w:date="2018-03-19T13:30:00Z">
        <w:r w:rsidR="00370B4E">
          <w:t>Fi Easy Setup</w:t>
        </w:r>
      </w:ins>
      <w:ins w:id="13714" w:author="Bardini, Richard A" w:date="2018-03-19T13:36:00Z">
        <w:r w:rsidR="005E62B9">
          <w:fldChar w:fldCharType="end"/>
        </w:r>
      </w:ins>
      <w:ins w:id="13715" w:author="Bardini, Richard A" w:date="2018-03-19T13:37:00Z">
        <w:r w:rsidR="005E62B9">
          <w:t xml:space="preserve"> </w:t>
        </w:r>
      </w:ins>
      <w:ins w:id="13716" w:author="Bardini, Richard A" w:date="2018-03-19T13:36:00Z">
        <w:r w:rsidR="005E62B9">
          <w:t>specification</w:t>
        </w:r>
      </w:ins>
      <w:ins w:id="13717" w:author="Bardini, Richard A" w:date="2018-03-19T13:22:00Z">
        <w:r>
          <w:t>.</w:t>
        </w:r>
      </w:ins>
    </w:p>
    <w:p w14:paraId="1338D423" w14:textId="0D202A18" w:rsidR="00A368BA" w:rsidRDefault="00A368BA" w:rsidP="00300FBF">
      <w:pPr>
        <w:pStyle w:val="ListBullet"/>
        <w:rPr>
          <w:ins w:id="13718" w:author="Bardini, Richard A" w:date="2018-03-19T13:19:00Z"/>
        </w:rPr>
      </w:pPr>
      <w:ins w:id="13719" w:author="Bardini, Richard A" w:date="2018-03-19T13:18:00Z">
        <w:r>
          <w:t xml:space="preserve">The following Resources shall be included in the IDD when optional or </w:t>
        </w:r>
      </w:ins>
      <w:ins w:id="13720" w:author="Bardini, Richard A" w:date="2018-03-19T13:26:00Z">
        <w:r>
          <w:t>3</w:t>
        </w:r>
        <w:r w:rsidRPr="00E57A2B">
          <w:rPr>
            <w:vertAlign w:val="superscript"/>
          </w:rPr>
          <w:t>rd</w:t>
        </w:r>
        <w:r>
          <w:t xml:space="preserve"> party </w:t>
        </w:r>
      </w:ins>
      <w:ins w:id="13721" w:author="Bardini, Richard A" w:date="2018-03-19T13:18:00Z">
        <w:r>
          <w:t>defined Properties are implemented:</w:t>
        </w:r>
      </w:ins>
    </w:p>
    <w:p w14:paraId="716AAA5C" w14:textId="3AD273AC" w:rsidR="00A368BA" w:rsidRDefault="00A368BA" w:rsidP="00A368BA">
      <w:pPr>
        <w:pStyle w:val="ListBullet"/>
        <w:numPr>
          <w:ilvl w:val="1"/>
          <w:numId w:val="3"/>
        </w:numPr>
        <w:rPr>
          <w:ins w:id="13722" w:author="Bardini, Richard A" w:date="2018-03-19T13:19:00Z"/>
        </w:rPr>
      </w:pPr>
      <w:ins w:id="13723" w:author="Bardini, Richard A" w:date="2018-03-19T13:19:00Z">
        <w:r>
          <w:t>Resources with type: "oic.wk.p" and "oic.wk.d" (e.g. discovery related Resources)</w:t>
        </w:r>
      </w:ins>
      <w:ins w:id="13724" w:author="Bardini, Richard A" w:date="2018-03-19T13:21:00Z">
        <w:r>
          <w:t>.</w:t>
        </w:r>
      </w:ins>
    </w:p>
    <w:p w14:paraId="10EB6706" w14:textId="2E8B89CF" w:rsidR="00A368BA" w:rsidRDefault="00A368BA" w:rsidP="00A368BA">
      <w:pPr>
        <w:pStyle w:val="ListBullet"/>
        <w:numPr>
          <w:ilvl w:val="1"/>
          <w:numId w:val="3"/>
        </w:numPr>
        <w:rPr>
          <w:ins w:id="13725" w:author="Bardini, Richard A" w:date="2018-03-19T13:18:00Z"/>
        </w:rPr>
      </w:pPr>
      <w:ins w:id="13726" w:author="Bardini, Richard A" w:date="2018-03-19T13:20:00Z">
        <w:r w:rsidRPr="00AD1BAB">
          <w:t xml:space="preserve">Security Virtual Resources from the </w:t>
        </w:r>
      </w:ins>
      <w:ins w:id="13727" w:author="Bardini, Richard A" w:date="2018-03-19T13:21:00Z">
        <w:r>
          <w:rPr>
            <w:highlight w:val="yellow"/>
          </w:rPr>
          <w:fldChar w:fldCharType="begin"/>
        </w:r>
        <w:r>
          <w:rPr>
            <w:highlight w:val="yellow"/>
          </w:rPr>
          <w:instrText xml:space="preserve"> REF ref_OIC_Security \h </w:instrText>
        </w:r>
      </w:ins>
      <w:r>
        <w:rPr>
          <w:highlight w:val="yellow"/>
        </w:rPr>
      </w:r>
      <w:ins w:id="13728" w:author="Bardini, Richard A" w:date="2018-03-19T13:21:00Z">
        <w:r>
          <w:rPr>
            <w:highlight w:val="yellow"/>
          </w:rPr>
          <w:fldChar w:fldCharType="separate"/>
        </w:r>
      </w:ins>
      <w:r w:rsidR="00370B4E">
        <w:t>OCF Security</w:t>
      </w:r>
      <w:ins w:id="13729" w:author="Bardini, Richard A" w:date="2018-03-19T13:21:00Z">
        <w:r>
          <w:rPr>
            <w:highlight w:val="yellow"/>
          </w:rPr>
          <w:fldChar w:fldCharType="end"/>
        </w:r>
        <w:r>
          <w:t xml:space="preserve"> specification.</w:t>
        </w:r>
      </w:ins>
    </w:p>
    <w:p w14:paraId="30DC9CED" w14:textId="1B1AEC38" w:rsidR="00C40735" w:rsidDel="00A368BA" w:rsidRDefault="00300FBF" w:rsidP="00300FBF">
      <w:pPr>
        <w:pStyle w:val="ListBullet"/>
        <w:rPr>
          <w:del w:id="13730" w:author="Bardini, Richard A" w:date="2018-03-19T13:24:00Z"/>
        </w:rPr>
      </w:pPr>
      <w:del w:id="13731" w:author="Bardini, Richard A" w:date="2018-03-19T13:24:00Z">
        <w:r w:rsidDel="00A368BA">
          <w:delText>The Resources “/oic/d”, “/oic/p”</w:delText>
        </w:r>
        <w:r w:rsidR="00F56D48" w:rsidDel="00A368BA">
          <w:delText xml:space="preserve">, </w:delText>
        </w:r>
        <w:r w:rsidR="00F56D48" w:rsidRPr="00E21461" w:rsidDel="00A368BA">
          <w:delText xml:space="preserve">the </w:delText>
        </w:r>
        <w:r w:rsidR="00F56D48" w:rsidDel="00A368BA">
          <w:delText>I</w:delText>
        </w:r>
        <w:r w:rsidR="00F56D48" w:rsidRPr="00E21461" w:rsidDel="00A368BA">
          <w:delText xml:space="preserve">ntrospection </w:delText>
        </w:r>
        <w:r w:rsidR="00F56D48" w:rsidDel="00A368BA">
          <w:delText>R</w:delText>
        </w:r>
        <w:r w:rsidR="00F56D48" w:rsidRPr="00E21461" w:rsidDel="00A368BA">
          <w:delText>esource</w:delText>
        </w:r>
        <w:r w:rsidDel="00A368BA">
          <w:delText xml:space="preserve"> and the </w:delText>
        </w:r>
        <w:r w:rsidR="00F56D48" w:rsidDel="00A368BA">
          <w:delText>S</w:delText>
        </w:r>
        <w:r w:rsidDel="00A368BA">
          <w:delText xml:space="preserve">ecurity </w:delText>
        </w:r>
        <w:r w:rsidR="00F56D48" w:rsidDel="00A368BA">
          <w:delText xml:space="preserve">Virtual </w:delText>
        </w:r>
        <w:r w:rsidDel="00A368BA">
          <w:delText xml:space="preserve">Resources </w:delText>
        </w:r>
        <w:r w:rsidR="00F56D48" w:rsidDel="00A368BA">
          <w:delText xml:space="preserve">may be included </w:delText>
        </w:r>
        <w:r w:rsidDel="00A368BA">
          <w:delText xml:space="preserve">in the </w:delText>
        </w:r>
      </w:del>
      <w:del w:id="13732" w:author="Bardini, Richard A" w:date="2018-03-19T12:59:00Z">
        <w:r w:rsidDel="00FE3DD9">
          <w:delText>Introspection Device Data</w:delText>
        </w:r>
      </w:del>
      <w:del w:id="13733" w:author="Bardini, Richard A" w:date="2018-03-19T13:24:00Z">
        <w:r w:rsidR="00C40735" w:rsidDel="00A368BA">
          <w:delText>.</w:delText>
        </w:r>
      </w:del>
    </w:p>
    <w:p w14:paraId="1A7D0BBD" w14:textId="3A8BB04F" w:rsidR="00300FBF" w:rsidDel="00A368BA" w:rsidRDefault="00300FBF" w:rsidP="00300FBF">
      <w:pPr>
        <w:pStyle w:val="ListBullet"/>
        <w:rPr>
          <w:del w:id="13734" w:author="Bardini, Richard A" w:date="2018-03-19T13:27:00Z"/>
        </w:rPr>
      </w:pPr>
      <w:del w:id="13735" w:author="Bardini, Richard A" w:date="2018-03-19T13:27:00Z">
        <w:r w:rsidDel="00A368BA">
          <w:delText xml:space="preserve">The “/oic/d”, “/oic/p”, “/oic/res” and the </w:delText>
        </w:r>
        <w:r w:rsidR="00C40735" w:rsidDel="00A368BA">
          <w:delText>S</w:delText>
        </w:r>
        <w:r w:rsidDel="00A368BA">
          <w:delText xml:space="preserve">ecurity </w:delText>
        </w:r>
        <w:r w:rsidR="00C40735" w:rsidDel="00A368BA">
          <w:delText xml:space="preserve">Virtual </w:delText>
        </w:r>
        <w:r w:rsidDel="00A368BA">
          <w:delText xml:space="preserve">Resources shall be included when </w:delText>
        </w:r>
        <w:r w:rsidR="00C40735" w:rsidDel="00A368BA">
          <w:delText>3</w:delText>
        </w:r>
        <w:r w:rsidR="00C40735" w:rsidRPr="00E57A2B" w:rsidDel="00A368BA">
          <w:rPr>
            <w:vertAlign w:val="superscript"/>
          </w:rPr>
          <w:delText>rd</w:delText>
        </w:r>
        <w:r w:rsidR="00C40735" w:rsidDel="00A368BA">
          <w:delText xml:space="preserve"> party </w:delText>
        </w:r>
        <w:r w:rsidDel="00A368BA">
          <w:delText xml:space="preserve">defined or optional </w:delText>
        </w:r>
        <w:r w:rsidR="00C40735" w:rsidDel="00A368BA">
          <w:delText>P</w:delText>
        </w:r>
        <w:r w:rsidDel="00A368BA">
          <w:delText>roperties are implemented.</w:delText>
        </w:r>
        <w:r w:rsidR="00C40735" w:rsidDel="00A368BA">
          <w:delText xml:space="preserve">  All other Core Specification defined Resources shall be included when 3</w:delText>
        </w:r>
        <w:r w:rsidR="00C40735" w:rsidRPr="00E57A2B" w:rsidDel="00A368BA">
          <w:rPr>
            <w:vertAlign w:val="superscript"/>
          </w:rPr>
          <w:delText>rd</w:delText>
        </w:r>
        <w:r w:rsidR="00C40735" w:rsidDel="00A368BA">
          <w:delText xml:space="preserve"> party defined Properties are implemented.</w:delText>
        </w:r>
      </w:del>
    </w:p>
    <w:p w14:paraId="4A380AC1" w14:textId="1F34941E" w:rsidR="00C40735" w:rsidRDefault="00C40735" w:rsidP="00300FBF">
      <w:pPr>
        <w:pStyle w:val="ListBullet"/>
      </w:pPr>
      <w:r>
        <w:t>When the Device does not expose instances of Vertical Resource Types, and does not have any 3</w:t>
      </w:r>
      <w:r w:rsidRPr="008B3F64">
        <w:rPr>
          <w:vertAlign w:val="superscript"/>
        </w:rPr>
        <w:t>rd</w:t>
      </w:r>
      <w:r>
        <w:t xml:space="preserve"> party defined Resources (see </w:t>
      </w:r>
      <w:r w:rsidR="002C60F1">
        <w:t>s</w:t>
      </w:r>
      <w:r>
        <w:t xml:space="preserve">ection </w:t>
      </w:r>
      <w:r w:rsidR="002C60F1">
        <w:fldChar w:fldCharType="begin"/>
      </w:r>
      <w:r w:rsidR="002C60F1">
        <w:instrText xml:space="preserve"> REF _Ref500242272 \r \h </w:instrText>
      </w:r>
      <w:r w:rsidR="002C60F1">
        <w:fldChar w:fldCharType="separate"/>
      </w:r>
      <w:r w:rsidR="00370B4E">
        <w:t>7.9</w:t>
      </w:r>
      <w:r w:rsidR="002C60F1">
        <w:fldChar w:fldCharType="end"/>
      </w:r>
      <w:r>
        <w:t xml:space="preserve">), and does not need to include Resources in the </w:t>
      </w:r>
      <w:del w:id="13736" w:author="Bardini, Richard A" w:date="2018-03-19T13:10:00Z">
        <w:r w:rsidDel="0073602F">
          <w:delText>Introspection Resource Data</w:delText>
        </w:r>
      </w:del>
      <w:ins w:id="13737" w:author="Bardini, Richard A" w:date="2018-03-19T13:10:00Z">
        <w:r w:rsidR="0073602F">
          <w:t>IDD</w:t>
        </w:r>
      </w:ins>
      <w:r>
        <w:t xml:space="preserve"> due to other clauses in this </w:t>
      </w:r>
      <w:r w:rsidR="002C60F1">
        <w:t>s</w:t>
      </w:r>
      <w:r>
        <w:t xml:space="preserve">ection, then </w:t>
      </w:r>
      <w:r w:rsidRPr="0018576C">
        <w:t xml:space="preserve">the </w:t>
      </w:r>
      <w:del w:id="13738" w:author="Bardini, Richard A" w:date="2018-03-19T13:00:00Z">
        <w:r w:rsidDel="00FE3DD9">
          <w:delText>Introspection Device D</w:delText>
        </w:r>
        <w:r w:rsidRPr="0018576C" w:rsidDel="00FE3DD9">
          <w:delText>ata</w:delText>
        </w:r>
      </w:del>
      <w:ins w:id="13739" w:author="Bardini, Richard A" w:date="2018-03-19T13:00:00Z">
        <w:r w:rsidR="00FE3DD9">
          <w:t>IDD</w:t>
        </w:r>
      </w:ins>
      <w:r w:rsidRPr="0018576C">
        <w:t xml:space="preserve"> shall be an empty </w:t>
      </w:r>
      <w:r>
        <w:t>S</w:t>
      </w:r>
      <w:r w:rsidRPr="0018576C">
        <w:t>wagger2.0 file</w:t>
      </w:r>
      <w:r>
        <w:t>.</w:t>
      </w:r>
      <w:r w:rsidR="002C60F1">
        <w:t xml:space="preserve"> An example of an empty Swagger2.0 file can be found in found in Annex </w:t>
      </w:r>
      <w:r w:rsidR="002C60F1">
        <w:fldChar w:fldCharType="begin"/>
      </w:r>
      <w:r w:rsidR="002C60F1">
        <w:instrText xml:space="preserve"> REF _Ref500242654 \r \h </w:instrText>
      </w:r>
      <w:r w:rsidR="002C60F1">
        <w:fldChar w:fldCharType="separate"/>
      </w:r>
      <w:r w:rsidR="00370B4E">
        <w:t>G.2</w:t>
      </w:r>
      <w:r w:rsidR="002C60F1">
        <w:fldChar w:fldCharType="end"/>
      </w:r>
      <w:r w:rsidR="002C60F1">
        <w:t>:</w:t>
      </w:r>
    </w:p>
    <w:p w14:paraId="630177AF" w14:textId="3DCB0076" w:rsidR="00300FBF" w:rsidRDefault="00300FBF" w:rsidP="00300FBF">
      <w:pPr>
        <w:pStyle w:val="ListBullet"/>
      </w:pPr>
      <w:r>
        <w:t xml:space="preserve">All other Resources </w:t>
      </w:r>
      <w:del w:id="13740" w:author="Bardini, Richard A" w:date="2018-03-19T12:22:00Z">
        <w:r w:rsidDel="00B65F33">
          <w:delText>are required to</w:delText>
        </w:r>
      </w:del>
      <w:ins w:id="13741" w:author="Bardini, Richard A" w:date="2018-03-19T12:22:00Z">
        <w:r w:rsidR="00B65F33">
          <w:t>shall</w:t>
        </w:r>
      </w:ins>
      <w:r>
        <w:t xml:space="preserve"> be listed in the </w:t>
      </w:r>
      <w:del w:id="13742" w:author="Bardini, Richard A" w:date="2018-03-19T12:22:00Z">
        <w:r w:rsidDel="00B65F33">
          <w:delText>Introspection Device Data</w:delText>
        </w:r>
      </w:del>
      <w:ins w:id="13743" w:author="Bardini, Richard A" w:date="2018-03-19T12:22:00Z">
        <w:r w:rsidR="00B65F33">
          <w:t>IDD</w:t>
        </w:r>
      </w:ins>
      <w:r>
        <w:t>.</w:t>
      </w:r>
    </w:p>
    <w:p w14:paraId="4A597227" w14:textId="706DB4A4" w:rsidR="00300FBF" w:rsidRDefault="00300FBF" w:rsidP="00300FBF">
      <w:pPr>
        <w:pStyle w:val="ListBullet"/>
      </w:pPr>
      <w:r>
        <w:t xml:space="preserve">Per Resource </w:t>
      </w:r>
      <w:del w:id="13744" w:author="Bardini, Richard A" w:date="2018-03-19T12:21:00Z">
        <w:r w:rsidDel="00B65F33">
          <w:delText xml:space="preserve">it will </w:delText>
        </w:r>
      </w:del>
      <w:ins w:id="13745" w:author="Bardini, Richard A" w:date="2018-03-19T12:22:00Z">
        <w:r w:rsidR="00B65F33">
          <w:t xml:space="preserve">the IDD </w:t>
        </w:r>
      </w:ins>
      <w:ins w:id="13746" w:author="Bardini, Richard A" w:date="2018-03-19T12:21:00Z">
        <w:r w:rsidR="00B65F33">
          <w:t xml:space="preserve">shall </w:t>
        </w:r>
      </w:ins>
      <w:r>
        <w:t>include:</w:t>
      </w:r>
    </w:p>
    <w:p w14:paraId="647D2C7D" w14:textId="12BC3A02" w:rsidR="00300FBF" w:rsidRDefault="00300FBF" w:rsidP="00300FBF">
      <w:pPr>
        <w:pStyle w:val="ListBullet"/>
        <w:numPr>
          <w:ilvl w:val="1"/>
          <w:numId w:val="3"/>
        </w:numPr>
      </w:pPr>
      <w:r>
        <w:t xml:space="preserve">All </w:t>
      </w:r>
      <w:del w:id="13747" w:author="Bardini, Richard A" w:date="2018-03-19T12:30:00Z">
        <w:r w:rsidDel="007D64EC">
          <w:delText>I</w:delText>
        </w:r>
      </w:del>
      <w:ins w:id="13748" w:author="Bardini, Richard A" w:date="2018-03-19T12:30:00Z">
        <w:r w:rsidR="007D64EC">
          <w:t>i</w:t>
        </w:r>
      </w:ins>
      <w:r>
        <w:t xml:space="preserve">mplemented </w:t>
      </w:r>
      <w:del w:id="13749" w:author="Bardini, Richard A" w:date="2018-03-19T12:30:00Z">
        <w:r w:rsidDel="007D64EC">
          <w:delText>M</w:delText>
        </w:r>
      </w:del>
      <w:ins w:id="13750" w:author="Bardini, Richard A" w:date="2018-03-19T12:30:00Z">
        <w:r w:rsidR="007D64EC">
          <w:t>m</w:t>
        </w:r>
      </w:ins>
      <w:r>
        <w:t>ethods</w:t>
      </w:r>
    </w:p>
    <w:p w14:paraId="3120ADF3" w14:textId="085A9843" w:rsidR="00517F91" w:rsidRDefault="00517F91" w:rsidP="00517F91">
      <w:pPr>
        <w:pStyle w:val="ListBullet"/>
        <w:numPr>
          <w:ilvl w:val="2"/>
          <w:numId w:val="3"/>
        </w:numPr>
      </w:pPr>
      <w:r>
        <w:t>F</w:t>
      </w:r>
      <w:r w:rsidRPr="00E21461">
        <w:t xml:space="preserve">or </w:t>
      </w:r>
      <w:r>
        <w:t>an OCF defined R</w:t>
      </w:r>
      <w:r w:rsidRPr="00E21461">
        <w:t>esource</w:t>
      </w:r>
      <w:r>
        <w:t>,</w:t>
      </w:r>
      <w:r w:rsidRPr="00E21461">
        <w:t xml:space="preserve"> only the methods that are </w:t>
      </w:r>
      <w:r>
        <w:t xml:space="preserve">standardized </w:t>
      </w:r>
      <w:r w:rsidRPr="00E21461">
        <w:t>are allowed to exist</w:t>
      </w:r>
      <w:r w:rsidRPr="00274FDD">
        <w:t xml:space="preserve"> </w:t>
      </w:r>
      <w:r>
        <w:t xml:space="preserve">in the </w:t>
      </w:r>
      <w:del w:id="13751" w:author="Bardini, Richard A" w:date="2018-03-19T12:32:00Z">
        <w:r w:rsidDel="007D64EC">
          <w:delText>Introspection Device Data</w:delText>
        </w:r>
      </w:del>
      <w:ins w:id="13752" w:author="Bardini, Richard A" w:date="2018-03-19T12:32:00Z">
        <w:r w:rsidR="007D64EC">
          <w:t>IDD</w:t>
        </w:r>
      </w:ins>
      <w:r w:rsidRPr="00E21461">
        <w:t>. The supported method</w:t>
      </w:r>
      <w:r>
        <w:t>s shall comply with the listed I</w:t>
      </w:r>
      <w:r w:rsidRPr="00E21461">
        <w:t xml:space="preserve">nterfaces. </w:t>
      </w:r>
      <w:r>
        <w:t>For</w:t>
      </w:r>
      <w:r w:rsidRPr="00E21461">
        <w:t xml:space="preserve"> example</w:t>
      </w:r>
      <w:r>
        <w:t>, if an I</w:t>
      </w:r>
      <w:r w:rsidRPr="00E21461">
        <w:t xml:space="preserve">nterface </w:t>
      </w:r>
      <w:r w:rsidRPr="00E21461">
        <w:lastRenderedPageBreak/>
        <w:t>is listed that allows updates</w:t>
      </w:r>
      <w:ins w:id="13753" w:author="Bardini, Richard A" w:date="2018-03-19T12:32:00Z">
        <w:r w:rsidR="007D64EC">
          <w:t>,</w:t>
        </w:r>
      </w:ins>
      <w:r w:rsidRPr="00E21461">
        <w:t xml:space="preserve"> then t</w:t>
      </w:r>
      <w:r>
        <w:t>he update method shall be listed</w:t>
      </w:r>
      <w:r w:rsidRPr="00E21461">
        <w:t xml:space="preserve">. It is not allowed to have methods listed for </w:t>
      </w:r>
      <w:r>
        <w:t>OCF defined R</w:t>
      </w:r>
      <w:r w:rsidRPr="00E21461">
        <w:t xml:space="preserve">esources that does not have this method </w:t>
      </w:r>
      <w:r>
        <w:t>defined</w:t>
      </w:r>
      <w:r w:rsidRPr="00E21461">
        <w:t>.</w:t>
      </w:r>
    </w:p>
    <w:p w14:paraId="4DBE0464" w14:textId="7059E392" w:rsidR="00300FBF" w:rsidRDefault="00300FBF" w:rsidP="00300FBF">
      <w:pPr>
        <w:pStyle w:val="ListBullet"/>
        <w:numPr>
          <w:ilvl w:val="1"/>
          <w:numId w:val="3"/>
        </w:numPr>
      </w:pPr>
      <w:r>
        <w:t xml:space="preserve">Per </w:t>
      </w:r>
      <w:del w:id="13754" w:author="Bardini, Richard A" w:date="2018-03-19T12:31:00Z">
        <w:r w:rsidDel="007D64EC">
          <w:delText>S</w:delText>
        </w:r>
      </w:del>
      <w:ins w:id="13755" w:author="Bardini, Richard A" w:date="2018-03-19T12:31:00Z">
        <w:r w:rsidR="007D64EC">
          <w:t>s</w:t>
        </w:r>
      </w:ins>
      <w:r>
        <w:t xml:space="preserve">upported </w:t>
      </w:r>
      <w:del w:id="13756" w:author="Bardini, Richard A" w:date="2018-03-19T12:31:00Z">
        <w:r w:rsidDel="007D64EC">
          <w:delText>M</w:delText>
        </w:r>
      </w:del>
      <w:ins w:id="13757" w:author="Bardini, Richard A" w:date="2018-03-19T12:31:00Z">
        <w:r w:rsidR="007D64EC">
          <w:t>m</w:t>
        </w:r>
      </w:ins>
      <w:r>
        <w:t>ethod:</w:t>
      </w:r>
    </w:p>
    <w:p w14:paraId="0DBB4440" w14:textId="2F590718" w:rsidR="00300FBF" w:rsidRDefault="00300FBF" w:rsidP="00300FBF">
      <w:pPr>
        <w:pStyle w:val="ListBullet"/>
        <w:numPr>
          <w:ilvl w:val="2"/>
          <w:numId w:val="3"/>
        </w:numPr>
      </w:pPr>
      <w:r>
        <w:t>Implemented query</w:t>
      </w:r>
      <w:ins w:id="13758" w:author="Bardini, Richard A" w:date="2018-03-19T12:32:00Z">
        <w:r w:rsidR="007D64EC">
          <w:t xml:space="preserve"> </w:t>
        </w:r>
      </w:ins>
      <w:r>
        <w:t xml:space="preserve">Parameters per </w:t>
      </w:r>
      <w:del w:id="13759" w:author="Bardini, Richard A" w:date="2018-03-19T12:32:00Z">
        <w:r w:rsidDel="007D64EC">
          <w:delText>M</w:delText>
        </w:r>
      </w:del>
      <w:ins w:id="13760" w:author="Bardini, Richard A" w:date="2018-03-19T12:32:00Z">
        <w:r w:rsidR="007D64EC">
          <w:t>m</w:t>
        </w:r>
      </w:ins>
      <w:r>
        <w:t>ethod.</w:t>
      </w:r>
    </w:p>
    <w:p w14:paraId="64360F82" w14:textId="414A0F3A" w:rsidR="00300FBF" w:rsidRDefault="00300FBF" w:rsidP="00300FBF">
      <w:pPr>
        <w:pStyle w:val="ListBullet"/>
        <w:numPr>
          <w:ilvl w:val="3"/>
          <w:numId w:val="3"/>
        </w:numPr>
      </w:pPr>
      <w:r>
        <w:t xml:space="preserve">This includes the supported </w:t>
      </w:r>
      <w:del w:id="13761" w:author="Bardini, Richard A" w:date="2018-03-19T12:34:00Z">
        <w:r w:rsidDel="007D64EC">
          <w:delText>i</w:delText>
        </w:r>
      </w:del>
      <w:ins w:id="13762" w:author="Bardini, Richard A" w:date="2018-03-19T12:34:00Z">
        <w:r w:rsidR="007D64EC">
          <w:t>I</w:t>
        </w:r>
      </w:ins>
      <w:r>
        <w:t>nterfaces ("if") as enum value</w:t>
      </w:r>
      <w:ins w:id="13763" w:author="Bardini, Richard A" w:date="2018-03-19T12:34:00Z">
        <w:r w:rsidR="007D64EC">
          <w:t>s</w:t>
        </w:r>
      </w:ins>
      <w:r>
        <w:t>.</w:t>
      </w:r>
    </w:p>
    <w:p w14:paraId="08FDDA47" w14:textId="7BF15ADA" w:rsidR="00300FBF" w:rsidRDefault="00300FBF" w:rsidP="00300FBF">
      <w:pPr>
        <w:pStyle w:val="ListBullet"/>
        <w:numPr>
          <w:ilvl w:val="2"/>
          <w:numId w:val="3"/>
        </w:numPr>
      </w:pPr>
      <w:r>
        <w:t xml:space="preserve">Schemas of the payload for the request and response bodies of the </w:t>
      </w:r>
      <w:del w:id="13764" w:author="Bardini, Richard A" w:date="2018-03-19T12:34:00Z">
        <w:r w:rsidR="003E30E9" w:rsidDel="007D64EC">
          <w:delText>M</w:delText>
        </w:r>
      </w:del>
      <w:ins w:id="13765" w:author="Bardini, Richard A" w:date="2018-03-19T12:34:00Z">
        <w:r w:rsidR="007D64EC">
          <w:t>m</w:t>
        </w:r>
      </w:ins>
      <w:r>
        <w:t>ethod</w:t>
      </w:r>
    </w:p>
    <w:p w14:paraId="0DAB866D" w14:textId="77777777" w:rsidR="00300FBF" w:rsidRPr="00D362B9" w:rsidRDefault="00300FBF" w:rsidP="00300FBF">
      <w:pPr>
        <w:pStyle w:val="ListBullet"/>
        <w:numPr>
          <w:ilvl w:val="2"/>
          <w:numId w:val="3"/>
        </w:numPr>
      </w:pPr>
      <w:r>
        <w:t xml:space="preserve">The schema data shall be conveyed by the swagger schema object as defined </w:t>
      </w:r>
      <w:r w:rsidR="003E30E9">
        <w:t>in the parameters section.</w:t>
      </w:r>
    </w:p>
    <w:p w14:paraId="0850B2A8" w14:textId="77777777" w:rsidR="00300FBF" w:rsidRDefault="00300FBF" w:rsidP="00300FBF">
      <w:pPr>
        <w:pStyle w:val="ListBullet"/>
        <w:numPr>
          <w:ilvl w:val="2"/>
          <w:numId w:val="3"/>
        </w:numPr>
      </w:pPr>
      <w:r>
        <w:t>The swagger2.0 schema object shall comply with:</w:t>
      </w:r>
    </w:p>
    <w:p w14:paraId="1AE28D35" w14:textId="77777777" w:rsidR="00300FBF" w:rsidRDefault="00300FBF" w:rsidP="003E30E9">
      <w:pPr>
        <w:pStyle w:val="ListBullet"/>
        <w:numPr>
          <w:ilvl w:val="3"/>
          <w:numId w:val="3"/>
        </w:numPr>
      </w:pPr>
      <w:r>
        <w:t>The schemas shall be fully resolved, e.g. no references shall exist outside the swagger file.</w:t>
      </w:r>
    </w:p>
    <w:p w14:paraId="004FEA3F" w14:textId="25903D66" w:rsidR="00300FBF" w:rsidRDefault="00300FBF" w:rsidP="003E30E9">
      <w:pPr>
        <w:pStyle w:val="ListBullet"/>
        <w:numPr>
          <w:ilvl w:val="3"/>
          <w:numId w:val="3"/>
        </w:numPr>
      </w:pPr>
      <w:r>
        <w:t xml:space="preserve">The schemas shall list which </w:t>
      </w:r>
      <w:del w:id="13766" w:author="Bardini, Richard A" w:date="2018-03-19T12:36:00Z">
        <w:r w:rsidDel="007D64EC">
          <w:delText>i</w:delText>
        </w:r>
      </w:del>
      <w:ins w:id="13767" w:author="Bardini, Richard A" w:date="2018-03-19T12:36:00Z">
        <w:r w:rsidR="007D64EC">
          <w:t>I</w:t>
        </w:r>
      </w:ins>
      <w:r>
        <w:t>nterfaces are supported on the method.</w:t>
      </w:r>
    </w:p>
    <w:p w14:paraId="14DA2B03" w14:textId="77777777" w:rsidR="00300FBF" w:rsidRDefault="00300FBF" w:rsidP="003E30E9">
      <w:pPr>
        <w:pStyle w:val="ListBullet"/>
        <w:numPr>
          <w:ilvl w:val="3"/>
          <w:numId w:val="3"/>
        </w:numPr>
      </w:pPr>
      <w:r>
        <w:t xml:space="preserve">The schemas shall list if a </w:t>
      </w:r>
      <w:r w:rsidR="00C40735">
        <w:t>P</w:t>
      </w:r>
      <w:r>
        <w:t>roperty is optional or required.</w:t>
      </w:r>
    </w:p>
    <w:p w14:paraId="10B0C772" w14:textId="322C5DD1" w:rsidR="00517F91" w:rsidRDefault="00517F91" w:rsidP="003E30E9">
      <w:pPr>
        <w:pStyle w:val="ListBullet"/>
        <w:numPr>
          <w:ilvl w:val="3"/>
          <w:numId w:val="3"/>
        </w:numPr>
      </w:pPr>
      <w:r>
        <w:t xml:space="preserve">The schemas shall include all Property validation keywords. Where an enum is defined the enum shall contain the values supported by the Device. When vendor defined extensions exist to the enum (defined in accordance to </w:t>
      </w:r>
      <w:del w:id="13768" w:author="Bardini, Richard A" w:date="2018-03-19T12:37:00Z">
        <w:r w:rsidDel="007D64EC">
          <w:delText>S</w:delText>
        </w:r>
      </w:del>
      <w:ins w:id="13769" w:author="Bardini, Richard A" w:date="2018-03-19T12:37:00Z">
        <w:r w:rsidR="007D64EC">
          <w:t>s</w:t>
        </w:r>
      </w:ins>
      <w:r>
        <w:t xml:space="preserve">ection </w:t>
      </w:r>
      <w:ins w:id="13770" w:author="Bardini, Richard A" w:date="2018-03-19T12:38:00Z">
        <w:r w:rsidR="007D64EC">
          <w:fldChar w:fldCharType="begin"/>
        </w:r>
        <w:r w:rsidR="007D64EC">
          <w:instrText xml:space="preserve"> REF _Ref509226430 \r \h </w:instrText>
        </w:r>
      </w:ins>
      <w:r w:rsidR="007D64EC">
        <w:fldChar w:fldCharType="separate"/>
      </w:r>
      <w:r w:rsidR="00370B4E">
        <w:t>7.9</w:t>
      </w:r>
      <w:ins w:id="13771" w:author="Bardini, Richard A" w:date="2018-03-19T12:38:00Z">
        <w:r w:rsidR="007D64EC">
          <w:fldChar w:fldCharType="end"/>
        </w:r>
      </w:ins>
      <w:del w:id="13772" w:author="Bardini, Richard A" w:date="2018-03-19T12:38:00Z">
        <w:r w:rsidDel="007D64EC">
          <w:delText>7.9</w:delText>
        </w:r>
      </w:del>
      <w:r>
        <w:t>) these shall be included in the enum.</w:t>
      </w:r>
    </w:p>
    <w:p w14:paraId="68E0087B" w14:textId="77777777" w:rsidR="00300FBF" w:rsidRDefault="00300FBF" w:rsidP="003E30E9">
      <w:pPr>
        <w:pStyle w:val="ListBullet"/>
        <w:numPr>
          <w:ilvl w:val="3"/>
          <w:numId w:val="3"/>
        </w:numPr>
      </w:pPr>
      <w:r>
        <w:t xml:space="preserve">The schemas shall indicate if an </w:t>
      </w:r>
      <w:r w:rsidR="00C40735">
        <w:t>P</w:t>
      </w:r>
      <w:r>
        <w:t>roperty is read only or read-write</w:t>
      </w:r>
    </w:p>
    <w:p w14:paraId="75B23F30" w14:textId="77777777" w:rsidR="00300FBF" w:rsidRDefault="00300FBF" w:rsidP="003E30E9">
      <w:pPr>
        <w:pStyle w:val="ListBullet"/>
        <w:numPr>
          <w:ilvl w:val="4"/>
          <w:numId w:val="3"/>
        </w:numPr>
        <w:rPr>
          <w:ins w:id="13773" w:author="Bardini, Richard A" w:date="2018-03-19T12:37:00Z"/>
        </w:rPr>
      </w:pPr>
      <w:r>
        <w:t xml:space="preserve">By means of the </w:t>
      </w:r>
      <w:r w:rsidRPr="00E26982">
        <w:t>readOnly</w:t>
      </w:r>
      <w:r>
        <w:t xml:space="preserve"> schema tag belonging to the </w:t>
      </w:r>
      <w:r w:rsidR="00C40735">
        <w:t>P</w:t>
      </w:r>
      <w:r>
        <w:t>roperty</w:t>
      </w:r>
    </w:p>
    <w:p w14:paraId="11404468" w14:textId="095F2F7B" w:rsidR="007D64EC" w:rsidRDefault="007D64EC" w:rsidP="003E30E9">
      <w:pPr>
        <w:pStyle w:val="ListBullet"/>
        <w:numPr>
          <w:ilvl w:val="4"/>
          <w:numId w:val="3"/>
        </w:numPr>
      </w:pPr>
      <w:ins w:id="13774" w:author="Bardini, Richard A" w:date="2018-03-19T12:37:00Z">
        <w:r>
          <w:t>Default value of readOnly is false as defined by Swagger2.0.</w:t>
        </w:r>
      </w:ins>
    </w:p>
    <w:p w14:paraId="522F050E" w14:textId="77777777" w:rsidR="00300FBF" w:rsidRDefault="00300FBF" w:rsidP="003E30E9">
      <w:pPr>
        <w:pStyle w:val="ListBullet"/>
        <w:numPr>
          <w:ilvl w:val="3"/>
          <w:numId w:val="3"/>
        </w:numPr>
      </w:pPr>
      <w:r>
        <w:t xml:space="preserve">The default value of the </w:t>
      </w:r>
      <w:r w:rsidR="003E30E9">
        <w:t>“</w:t>
      </w:r>
      <w:r>
        <w:t>rt</w:t>
      </w:r>
      <w:r w:rsidR="003E30E9">
        <w:t>”</w:t>
      </w:r>
      <w:r>
        <w:t xml:space="preserve"> </w:t>
      </w:r>
      <w:r w:rsidR="00C40735">
        <w:t>P</w:t>
      </w:r>
      <w:r>
        <w:t>roperty shall be used to indicate the supported Resource Types.</w:t>
      </w:r>
    </w:p>
    <w:p w14:paraId="70E1C439" w14:textId="77777777" w:rsidR="00300FBF" w:rsidRDefault="00300FBF" w:rsidP="00901A8C">
      <w:pPr>
        <w:pStyle w:val="ListBullet"/>
        <w:numPr>
          <w:ilvl w:val="3"/>
          <w:numId w:val="3"/>
        </w:numPr>
      </w:pPr>
      <w:proofErr w:type="gramStart"/>
      <w:r>
        <w:t>oneOf</w:t>
      </w:r>
      <w:proofErr w:type="gramEnd"/>
      <w:r>
        <w:t xml:space="preserve"> and anyOf constructs are allowed to be used as part of an </w:t>
      </w:r>
      <w:r w:rsidR="00C40735">
        <w:t>S</w:t>
      </w:r>
      <w:r>
        <w:t>wagger2.0 schema object.</w:t>
      </w:r>
      <w:r w:rsidR="00901A8C">
        <w:t xml:space="preserve"> The </w:t>
      </w:r>
      <w:r w:rsidR="00C40735">
        <w:t>S</w:t>
      </w:r>
      <w:r w:rsidR="00901A8C">
        <w:t xml:space="preserve">wagger2.0 schema with </w:t>
      </w:r>
      <w:r w:rsidR="00901A8C" w:rsidRPr="00901A8C">
        <w:t xml:space="preserve">oneOf and anyOf constructs </w:t>
      </w:r>
      <w:r w:rsidR="00901A8C">
        <w:t xml:space="preserve">can be found in Annex </w:t>
      </w:r>
      <w:r w:rsidR="00D4600A">
        <w:fldChar w:fldCharType="begin"/>
      </w:r>
      <w:r w:rsidR="00D4600A">
        <w:instrText xml:space="preserve"> REF _Ref498595858 \r \h </w:instrText>
      </w:r>
      <w:r w:rsidR="00D4600A">
        <w:fldChar w:fldCharType="separate"/>
      </w:r>
      <w:r w:rsidR="00370B4E">
        <w:t>G.1</w:t>
      </w:r>
      <w:r w:rsidR="00D4600A">
        <w:fldChar w:fldCharType="end"/>
      </w:r>
      <w:r w:rsidR="00901A8C">
        <w:t>.</w:t>
      </w:r>
    </w:p>
    <w:p w14:paraId="2031AC41" w14:textId="7CC7B555" w:rsidR="00300FBF" w:rsidRDefault="00300FBF" w:rsidP="00300FBF">
      <w:pPr>
        <w:pStyle w:val="PARAGRAPH"/>
      </w:pPr>
      <w:r>
        <w:t xml:space="preserve">Dynamic Resources (e.g. Resources that can be created </w:t>
      </w:r>
      <w:del w:id="13775" w:author="Bardini, Richard A" w:date="2018-03-19T12:39:00Z">
        <w:r w:rsidDel="007D64EC">
          <w:delText xml:space="preserve">up </w:delText>
        </w:r>
      </w:del>
      <w:r>
        <w:t xml:space="preserve">on a request by a Client) shall have a URL definition which contains a URL identifier (e.g. using the {} syntax). A URL with {} identifies that the Resource definition applies to the whole group of Resources that </w:t>
      </w:r>
      <w:del w:id="13776" w:author="Bardini, Richard A" w:date="2018-03-19T12:40:00Z">
        <w:r w:rsidDel="00A2176A">
          <w:delText xml:space="preserve">can </w:delText>
        </w:r>
      </w:del>
      <w:ins w:id="13777" w:author="Bardini, Richard A" w:date="2018-03-19T12:40:00Z">
        <w:r w:rsidR="00A2176A">
          <w:t xml:space="preserve">may </w:t>
        </w:r>
      </w:ins>
      <w:r>
        <w:t xml:space="preserve">be created. The actual path </w:t>
      </w:r>
      <w:del w:id="13778" w:author="Bardini, Richard A" w:date="2018-03-19T12:40:00Z">
        <w:r w:rsidDel="00A2176A">
          <w:delText xml:space="preserve">can </w:delText>
        </w:r>
      </w:del>
      <w:ins w:id="13779" w:author="Bardini, Richard A" w:date="2018-03-19T12:40:00Z">
        <w:r w:rsidR="00A2176A">
          <w:t xml:space="preserve">may </w:t>
        </w:r>
      </w:ins>
      <w:r>
        <w:t>contain the collection node that links to the Resource.</w:t>
      </w:r>
    </w:p>
    <w:p w14:paraId="2CAA02AB" w14:textId="40E8E53F" w:rsidR="00300FBF" w:rsidRDefault="00300FBF" w:rsidP="00300FBF">
      <w:pPr>
        <w:pStyle w:val="PARAGRAPH"/>
      </w:pPr>
      <w:r>
        <w:t>Example of a</w:t>
      </w:r>
      <w:del w:id="13780" w:author="Bardini, Richard A" w:date="2018-03-19T12:41:00Z">
        <w:r w:rsidDel="00A2176A">
          <w:delText>n</w:delText>
        </w:r>
      </w:del>
      <w:r>
        <w:t xml:space="preserve"> URL with identifiers:</w:t>
      </w:r>
    </w:p>
    <w:p w14:paraId="113537C9" w14:textId="77777777" w:rsidR="00300FBF" w:rsidRDefault="00300FBF" w:rsidP="00300FBF">
      <w:pPr>
        <w:pStyle w:val="PARAGRAPH"/>
      </w:pPr>
      <w:r w:rsidRPr="00F33F1C">
        <w:t>/SceneListResURI</w:t>
      </w:r>
      <w:proofErr w:type="gramStart"/>
      <w:r w:rsidRPr="00F33F1C">
        <w:t>/{</w:t>
      </w:r>
      <w:proofErr w:type="gramEnd"/>
      <w:r w:rsidRPr="00F33F1C">
        <w:t>SceneCollectionResURI}/{SceneMemberResURI}:</w:t>
      </w:r>
    </w:p>
    <w:p w14:paraId="41A9CF72" w14:textId="42A7800E" w:rsidR="00300FBF" w:rsidRDefault="00300FBF" w:rsidP="00300FBF">
      <w:pPr>
        <w:pStyle w:val="PARAGRAPH"/>
      </w:pPr>
      <w:r>
        <w:t xml:space="preserve">When different Resource Types are allowed to be created in a </w:t>
      </w:r>
      <w:del w:id="13781" w:author="Bardini, Richard A" w:date="2018-03-19T12:42:00Z">
        <w:r w:rsidDel="00A2176A">
          <w:delText>c</w:delText>
        </w:r>
      </w:del>
      <w:ins w:id="13782" w:author="Bardini, Richard A" w:date="2018-03-19T12:42:00Z">
        <w:r w:rsidR="00A2176A">
          <w:t>C</w:t>
        </w:r>
      </w:ins>
      <w:r>
        <w:t xml:space="preserve">ollection, then the different schemas for the </w:t>
      </w:r>
      <w:del w:id="13783" w:author="Bardini, Richard A" w:date="2018-03-19T12:41:00Z">
        <w:r w:rsidDel="00A2176A">
          <w:delText xml:space="preserve">create </w:delText>
        </w:r>
      </w:del>
      <w:ins w:id="13784" w:author="Bardini, Richard A" w:date="2018-03-19T12:41:00Z">
        <w:r w:rsidR="00A2176A">
          <w:t xml:space="preserve">CREATE </w:t>
        </w:r>
      </w:ins>
      <w:r>
        <w:t xml:space="preserve">method shall define all possible Resource Types that </w:t>
      </w:r>
      <w:del w:id="13785" w:author="Bardini, Richard A" w:date="2018-03-19T12:41:00Z">
        <w:r w:rsidDel="00A2176A">
          <w:delText xml:space="preserve">can </w:delText>
        </w:r>
      </w:del>
      <w:ins w:id="13786" w:author="Bardini, Richard A" w:date="2018-03-19T12:41:00Z">
        <w:r w:rsidR="00A2176A">
          <w:t xml:space="preserve">may </w:t>
        </w:r>
      </w:ins>
      <w:r>
        <w:t>be created. The schema construct oneOf allows the definition of a schema with selectable Resources. The oneOf construct allows the integration of all schemas and that only one existing sub schema</w:t>
      </w:r>
      <w:del w:id="13787" w:author="Bardini, Richard A" w:date="2018-03-19T12:43:00Z">
        <w:r w:rsidDel="00A2176A">
          <w:delText>s</w:delText>
        </w:r>
      </w:del>
      <w:r>
        <w:t xml:space="preserve"> shall be used to indicate the definition of the Resource that </w:t>
      </w:r>
      <w:del w:id="13788" w:author="Bardini, Richard A" w:date="2018-03-19T12:42:00Z">
        <w:r w:rsidDel="00A2176A">
          <w:delText xml:space="preserve">can </w:delText>
        </w:r>
      </w:del>
      <w:ins w:id="13789" w:author="Bardini, Richard A" w:date="2018-03-19T12:42:00Z">
        <w:r w:rsidR="00A2176A">
          <w:t xml:space="preserve">may </w:t>
        </w:r>
      </w:ins>
      <w:r>
        <w:t xml:space="preserve">be created. </w:t>
      </w:r>
    </w:p>
    <w:p w14:paraId="2A880F73" w14:textId="77777777" w:rsidR="00300FBF" w:rsidRDefault="00300FBF" w:rsidP="00300FBF">
      <w:pPr>
        <w:pStyle w:val="PARAGRAPH"/>
      </w:pPr>
      <w:r>
        <w:t>Example usage of oneOf JSON schema construct:</w:t>
      </w:r>
    </w:p>
    <w:p w14:paraId="40C569BF"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t xml:space="preserve">{ </w:t>
      </w:r>
    </w:p>
    <w:p w14:paraId="70769C5A"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lastRenderedPageBreak/>
        <w:t xml:space="preserve">  </w:t>
      </w:r>
      <w:r w:rsidRPr="00963A39">
        <w:rPr>
          <w:rFonts w:ascii="Inconsolata" w:hAnsi="Inconsolata" w:cs="Consolas"/>
          <w:color w:val="4070A0"/>
          <w:spacing w:val="0"/>
          <w:lang w:val="en-GB" w:eastAsia="en-GB"/>
        </w:rPr>
        <w:t>"</w:t>
      </w:r>
      <w:proofErr w:type="gramStart"/>
      <w:r w:rsidRPr="00963A39">
        <w:rPr>
          <w:rFonts w:ascii="Inconsolata" w:hAnsi="Inconsolata" w:cs="Consolas"/>
          <w:color w:val="4070A0"/>
          <w:spacing w:val="0"/>
          <w:lang w:val="en-GB" w:eastAsia="en-GB"/>
        </w:rPr>
        <w:t>oneOf</w:t>
      </w:r>
      <w:proofErr w:type="gramEnd"/>
      <w:r w:rsidRPr="00963A39">
        <w:rPr>
          <w:rFonts w:ascii="Inconsolata" w:hAnsi="Inconsolata" w:cs="Consolas"/>
          <w:color w:val="4070A0"/>
          <w:spacing w:val="0"/>
          <w:lang w:val="en-GB" w:eastAsia="en-GB"/>
        </w:rPr>
        <w:t>"</w:t>
      </w:r>
      <w:r w:rsidRPr="00963A39">
        <w:rPr>
          <w:rFonts w:ascii="Inconsolata" w:hAnsi="Inconsolata" w:cs="Consolas"/>
          <w:color w:val="666666"/>
          <w:spacing w:val="0"/>
          <w:lang w:val="en-GB" w:eastAsia="en-GB"/>
        </w:rPr>
        <w:t>:</w:t>
      </w:r>
      <w:r w:rsidRPr="00963A39">
        <w:rPr>
          <w:rFonts w:ascii="Inconsolata" w:hAnsi="Inconsolata" w:cs="Consolas"/>
          <w:color w:val="333333"/>
          <w:spacing w:val="0"/>
          <w:lang w:val="en-GB" w:eastAsia="en-GB"/>
        </w:rPr>
        <w:t xml:space="preserve"> [</w:t>
      </w:r>
    </w:p>
    <w:p w14:paraId="11590BFA"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t xml:space="preserve">    </w:t>
      </w:r>
      <w:proofErr w:type="gramStart"/>
      <w:r w:rsidRPr="00963A39">
        <w:rPr>
          <w:rFonts w:ascii="Inconsolata" w:hAnsi="Inconsolata" w:cs="Consolas"/>
          <w:color w:val="333333"/>
          <w:spacing w:val="0"/>
          <w:lang w:val="en-GB" w:eastAsia="en-GB"/>
        </w:rPr>
        <w:t xml:space="preserve">{ </w:t>
      </w:r>
      <w:r>
        <w:rPr>
          <w:rFonts w:ascii="Inconsolata" w:hAnsi="Inconsolata" w:cs="Consolas"/>
          <w:color w:val="4070A0"/>
          <w:spacing w:val="0"/>
          <w:lang w:val="en-GB" w:eastAsia="en-GB"/>
        </w:rPr>
        <w:t>&lt;</w:t>
      </w:r>
      <w:proofErr w:type="gramEnd"/>
      <w:r>
        <w:rPr>
          <w:rFonts w:ascii="Inconsolata" w:hAnsi="Inconsolata" w:cs="Consolas"/>
          <w:color w:val="4070A0"/>
          <w:spacing w:val="0"/>
          <w:lang w:val="en-GB" w:eastAsia="en-GB"/>
        </w:rPr>
        <w:t>&lt;subschema 1 definition&gt;&gt;</w:t>
      </w:r>
      <w:r w:rsidRPr="00963A39">
        <w:rPr>
          <w:rFonts w:ascii="Inconsolata" w:hAnsi="Inconsolata" w:cs="Consolas"/>
          <w:color w:val="333333"/>
          <w:spacing w:val="0"/>
          <w:lang w:val="en-GB" w:eastAsia="en-GB"/>
        </w:rPr>
        <w:t xml:space="preserve"> },</w:t>
      </w:r>
    </w:p>
    <w:p w14:paraId="202D4339" w14:textId="77777777" w:rsidR="00300FBF"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t xml:space="preserve">    </w:t>
      </w:r>
      <w:proofErr w:type="gramStart"/>
      <w:r w:rsidRPr="00963A39">
        <w:rPr>
          <w:rFonts w:ascii="Inconsolata" w:hAnsi="Inconsolata" w:cs="Consolas"/>
          <w:color w:val="333333"/>
          <w:spacing w:val="0"/>
          <w:lang w:val="en-GB" w:eastAsia="en-GB"/>
        </w:rPr>
        <w:t xml:space="preserve">{ </w:t>
      </w:r>
      <w:r>
        <w:rPr>
          <w:rFonts w:ascii="Inconsolata" w:hAnsi="Inconsolata" w:cs="Consolas"/>
          <w:color w:val="4070A0"/>
          <w:spacing w:val="0"/>
          <w:lang w:val="en-GB" w:eastAsia="en-GB"/>
        </w:rPr>
        <w:t>&lt;</w:t>
      </w:r>
      <w:proofErr w:type="gramEnd"/>
      <w:r>
        <w:rPr>
          <w:rFonts w:ascii="Inconsolata" w:hAnsi="Inconsolata" w:cs="Consolas"/>
          <w:color w:val="4070A0"/>
          <w:spacing w:val="0"/>
          <w:lang w:val="en-GB" w:eastAsia="en-GB"/>
        </w:rPr>
        <w:t>&lt; sub schema 2 definition &gt;&gt;</w:t>
      </w:r>
      <w:r w:rsidRPr="00963A39">
        <w:rPr>
          <w:rFonts w:ascii="Inconsolata" w:hAnsi="Inconsolata" w:cs="Consolas"/>
          <w:color w:val="333333"/>
          <w:spacing w:val="0"/>
          <w:lang w:val="en-GB" w:eastAsia="en-GB"/>
        </w:rPr>
        <w:t xml:space="preserve"> }</w:t>
      </w:r>
    </w:p>
    <w:p w14:paraId="0378AD8A"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Pr>
          <w:rFonts w:ascii="Inconsolata" w:hAnsi="Inconsolata" w:cs="Consolas"/>
          <w:color w:val="333333"/>
          <w:spacing w:val="0"/>
          <w:lang w:val="en-GB" w:eastAsia="en-GB"/>
        </w:rPr>
        <w:t>…</w:t>
      </w:r>
    </w:p>
    <w:p w14:paraId="47A633B7"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t xml:space="preserve">  ]</w:t>
      </w:r>
    </w:p>
    <w:p w14:paraId="4E1AD03E" w14:textId="77777777" w:rsidR="00300FBF" w:rsidRPr="00963A39" w:rsidRDefault="00300FBF" w:rsidP="00300FBF">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Inconsolata" w:hAnsi="Inconsolata" w:cs="Consolas"/>
          <w:color w:val="333333"/>
          <w:spacing w:val="0"/>
          <w:lang w:val="en-GB" w:eastAsia="en-GB"/>
        </w:rPr>
      </w:pPr>
      <w:r w:rsidRPr="00963A39">
        <w:rPr>
          <w:rFonts w:ascii="Inconsolata" w:hAnsi="Inconsolata" w:cs="Consolas"/>
          <w:color w:val="333333"/>
          <w:spacing w:val="0"/>
          <w:lang w:val="en-GB" w:eastAsia="en-GB"/>
        </w:rPr>
        <w:t>}</w:t>
      </w:r>
    </w:p>
    <w:p w14:paraId="75B3AF6A" w14:textId="77777777" w:rsidR="00300FBF" w:rsidRDefault="00300FBF" w:rsidP="00300FBF">
      <w:r w:rsidRPr="00963A39">
        <w:rPr>
          <w:rFonts w:ascii="Inconsolata" w:hAnsi="Inconsolata" w:cs="Consolas"/>
          <w:color w:val="333333"/>
          <w:spacing w:val="0"/>
          <w:lang w:val="en-GB" w:eastAsia="en-GB"/>
        </w:rPr>
        <w:t xml:space="preserve"> </w:t>
      </w:r>
    </w:p>
    <w:p w14:paraId="095D6DFF" w14:textId="21D50338" w:rsidR="00300FBF" w:rsidRDefault="00300FBF" w:rsidP="00300FBF">
      <w:pPr>
        <w:pStyle w:val="PARAGRAPH"/>
      </w:pPr>
      <w:r>
        <w:t xml:space="preserve">A Client using the </w:t>
      </w:r>
      <w:del w:id="13790" w:author="Bardini, Richard A" w:date="2018-03-19T12:44:00Z">
        <w:r w:rsidDel="00A2176A">
          <w:delText>Introspection Device Data</w:delText>
        </w:r>
      </w:del>
      <w:ins w:id="13791" w:author="Bardini, Richard A" w:date="2018-03-19T12:44:00Z">
        <w:r w:rsidR="00A2176A">
          <w:t>IDD</w:t>
        </w:r>
      </w:ins>
      <w:r>
        <w:t xml:space="preserve"> of a Device should check the version of the supported </w:t>
      </w:r>
      <w:del w:id="13792" w:author="Bardini, Richard A" w:date="2018-03-19T12:44:00Z">
        <w:r w:rsidDel="00A2176A">
          <w:delText>Introspection Device Data</w:delText>
        </w:r>
      </w:del>
      <w:ins w:id="13793" w:author="Bardini, Richard A" w:date="2018-03-19T12:44:00Z">
        <w:r w:rsidR="00A2176A">
          <w:t>IDD</w:t>
        </w:r>
      </w:ins>
      <w:r>
        <w:t xml:space="preserve"> of the Device. The swagger version is indicated in each file with the tag "swagger". Example of the 2.0 supported version of the tag is:</w:t>
      </w:r>
      <w:r w:rsidRPr="00D362B9">
        <w:t xml:space="preserve"> </w:t>
      </w:r>
      <w:r>
        <w:t>"swagger": "2.0". Later versions of the spec</w:t>
      </w:r>
      <w:ins w:id="13794" w:author="Bardini, Richard A" w:date="2018-03-19T12:54:00Z">
        <w:r w:rsidR="00610018">
          <w:t>ification</w:t>
        </w:r>
      </w:ins>
      <w:r>
        <w:t xml:space="preserve"> may reference newer versions of the </w:t>
      </w:r>
      <w:ins w:id="13795" w:author="Bardini, Richard A" w:date="2018-03-19T12:54:00Z">
        <w:r w:rsidR="00610018">
          <w:fldChar w:fldCharType="begin"/>
        </w:r>
        <w:r w:rsidR="00610018">
          <w:instrText xml:space="preserve"> REF ref_OpenAPI_Spec \h </w:instrText>
        </w:r>
      </w:ins>
      <w:ins w:id="13796" w:author="Bardini, Richard A" w:date="2018-03-19T12:54:00Z">
        <w:r w:rsidR="00610018">
          <w:fldChar w:fldCharType="separate"/>
        </w:r>
      </w:ins>
      <w:r w:rsidR="00370B4E">
        <w:t>OpenAPI specification</w:t>
      </w:r>
      <w:ins w:id="13797" w:author="Bardini, Richard A" w:date="2018-03-19T12:54:00Z">
        <w:r w:rsidR="00610018">
          <w:fldChar w:fldCharType="end"/>
        </w:r>
        <w:r w:rsidR="00610018">
          <w:t xml:space="preserve"> (</w:t>
        </w:r>
      </w:ins>
      <w:r>
        <w:t>swagger specification</w:t>
      </w:r>
      <w:ins w:id="13798" w:author="Bardini, Richard A" w:date="2018-03-19T12:54:00Z">
        <w:r w:rsidR="00610018">
          <w:t>)</w:t>
        </w:r>
      </w:ins>
      <w:r>
        <w:t>, for example 3.0.</w:t>
      </w:r>
    </w:p>
    <w:p w14:paraId="6051861C" w14:textId="1DC83F2D" w:rsidR="00300FBF" w:rsidRDefault="00300FBF" w:rsidP="00300FBF">
      <w:pPr>
        <w:pStyle w:val="PARAGRAPH"/>
        <w:rPr>
          <w:ins w:id="13799" w:author="Bardini, Richard A" w:date="2018-03-19T12:45:00Z"/>
        </w:rPr>
      </w:pPr>
      <w:r>
        <w:t xml:space="preserve">A </w:t>
      </w:r>
      <w:del w:id="13800" w:author="Bardini, Richard A" w:date="2018-03-19T12:44:00Z">
        <w:r w:rsidDel="00A2176A">
          <w:delText xml:space="preserve">Server </w:delText>
        </w:r>
      </w:del>
      <w:ins w:id="13801" w:author="Bardini, Richard A" w:date="2018-03-19T12:44:00Z">
        <w:r w:rsidR="00A2176A">
          <w:t>D</w:t>
        </w:r>
      </w:ins>
      <w:ins w:id="13802" w:author="Bardini, Richard A" w:date="2018-03-19T12:45:00Z">
        <w:r w:rsidR="00A2176A">
          <w:t>evice</w:t>
        </w:r>
      </w:ins>
      <w:ins w:id="13803" w:author="Bardini, Richard A" w:date="2018-03-19T12:44:00Z">
        <w:r w:rsidR="00A2176A">
          <w:t xml:space="preserve"> </w:t>
        </w:r>
      </w:ins>
      <w:r>
        <w:t xml:space="preserve">shall support </w:t>
      </w:r>
      <w:r w:rsidR="003E30E9">
        <w:t>one</w:t>
      </w:r>
      <w:r>
        <w:t xml:space="preserve"> Resource </w:t>
      </w:r>
      <w:r w:rsidR="003E30E9">
        <w:t>with a Resource Type of</w:t>
      </w:r>
      <w:r>
        <w:t xml:space="preserve"> </w:t>
      </w:r>
      <w:r w:rsidR="003E30E9">
        <w:t>“</w:t>
      </w:r>
      <w:r>
        <w:t>oic.wk.introspection</w:t>
      </w:r>
      <w:r w:rsidR="003E30E9">
        <w:t>”</w:t>
      </w:r>
      <w:r>
        <w:t xml:space="preserve"> as defined in </w:t>
      </w:r>
      <w:r>
        <w:rPr>
          <w:highlight w:val="yellow"/>
        </w:rPr>
        <w:fldChar w:fldCharType="begin"/>
      </w:r>
      <w:r>
        <w:instrText xml:space="preserve"> REF _Ref476745645 \h </w:instrText>
      </w:r>
      <w:r>
        <w:rPr>
          <w:highlight w:val="yellow"/>
        </w:rPr>
      </w:r>
      <w:r>
        <w:rPr>
          <w:highlight w:val="yellow"/>
        </w:rPr>
        <w:fldChar w:fldCharType="separate"/>
      </w:r>
      <w:r w:rsidR="00370B4E">
        <w:t xml:space="preserve">Table </w:t>
      </w:r>
      <w:r w:rsidR="00370B4E">
        <w:rPr>
          <w:noProof/>
        </w:rPr>
        <w:t>31</w:t>
      </w:r>
      <w:r>
        <w:rPr>
          <w:highlight w:val="yellow"/>
        </w:rPr>
        <w:fldChar w:fldCharType="end"/>
      </w:r>
      <w:r>
        <w:t xml:space="preserve">. The </w:t>
      </w:r>
      <w:r w:rsidR="003E30E9">
        <w:t>Resource with a Resource Type of “</w:t>
      </w:r>
      <w:r>
        <w:t>oic.wk.introspection</w:t>
      </w:r>
      <w:r w:rsidR="003E30E9">
        <w:t>”</w:t>
      </w:r>
      <w:r>
        <w:t xml:space="preserve"> shall be included in </w:t>
      </w:r>
      <w:r w:rsidR="003E30E9">
        <w:t xml:space="preserve">the </w:t>
      </w:r>
      <w:r>
        <w:t>Resource “/oic/res”.</w:t>
      </w:r>
    </w:p>
    <w:p w14:paraId="7305FC70" w14:textId="7F05C263" w:rsidR="00A2176A" w:rsidRPr="00F352C6" w:rsidRDefault="00A2176A" w:rsidP="00300FBF">
      <w:pPr>
        <w:pStyle w:val="PARAGRAPH"/>
      </w:pPr>
      <w:ins w:id="13804" w:author="Bardini, Richard A" w:date="2018-03-19T12:45:00Z">
        <w:r w:rsidRPr="00935FA4">
          <w:t>An empty IDD file</w:t>
        </w:r>
        <w:r>
          <w:t>,</w:t>
        </w:r>
        <w:r w:rsidRPr="00935FA4">
          <w:t xml:space="preserve"> e.g. no </w:t>
        </w:r>
        <w:r>
          <w:t>URL</w:t>
        </w:r>
        <w:r w:rsidRPr="00935FA4">
          <w:t xml:space="preserve">s are exposed, shall still have the mandatory </w:t>
        </w:r>
      </w:ins>
      <w:ins w:id="13805" w:author="Bardini, Richard A" w:date="2018-03-19T12:46:00Z">
        <w:r>
          <w:t>S</w:t>
        </w:r>
      </w:ins>
      <w:ins w:id="13806" w:author="Bardini, Richard A" w:date="2018-03-19T12:45:00Z">
        <w:r w:rsidRPr="00935FA4">
          <w:t>wagger</w:t>
        </w:r>
        <w:r>
          <w:t xml:space="preserve">2.0 fields. See </w:t>
        </w:r>
      </w:ins>
      <w:ins w:id="13807" w:author="Bardini, Richard A" w:date="2018-03-19T12:51:00Z">
        <w:r w:rsidR="00610018">
          <w:fldChar w:fldCharType="begin"/>
        </w:r>
        <w:r w:rsidR="00610018">
          <w:instrText xml:space="preserve"> REF ref_OpenAPI_Spec \h </w:instrText>
        </w:r>
      </w:ins>
      <w:r w:rsidR="00610018">
        <w:fldChar w:fldCharType="separate"/>
      </w:r>
      <w:r w:rsidR="00370B4E">
        <w:t>OpenAPI specification</w:t>
      </w:r>
      <w:ins w:id="13808" w:author="Bardini, Richard A" w:date="2018-03-19T12:51:00Z">
        <w:r w:rsidR="00610018">
          <w:fldChar w:fldCharType="end"/>
        </w:r>
      </w:ins>
      <w:ins w:id="13809" w:author="Bardini, Richard A" w:date="2018-03-19T12:53:00Z">
        <w:r w:rsidR="00610018">
          <w:t xml:space="preserve"> (swagger specification)</w:t>
        </w:r>
      </w:ins>
      <w:ins w:id="13810" w:author="Bardini, Richard A" w:date="2018-03-19T12:45:00Z">
        <w:r>
          <w:t>.</w:t>
        </w:r>
        <w:r w:rsidRPr="00935FA4">
          <w:t xml:space="preserve"> </w:t>
        </w:r>
      </w:ins>
      <w:ins w:id="13811" w:author="Bardini, Richard A" w:date="2018-03-19T12:48:00Z">
        <w:r>
          <w:t xml:space="preserve">An example of an empty Swagger2.0 file can be found in found in Annex </w:t>
        </w:r>
        <w:r>
          <w:fldChar w:fldCharType="begin"/>
        </w:r>
        <w:r>
          <w:instrText xml:space="preserve"> REF _Ref500242654 \r \h </w:instrText>
        </w:r>
      </w:ins>
      <w:ins w:id="13812" w:author="Bardini, Richard A" w:date="2018-03-19T12:48:00Z">
        <w:r>
          <w:fldChar w:fldCharType="separate"/>
        </w:r>
      </w:ins>
      <w:r w:rsidR="00370B4E">
        <w:t>G.2</w:t>
      </w:r>
      <w:ins w:id="13813" w:author="Bardini, Richard A" w:date="2018-03-19T12:48:00Z">
        <w:r>
          <w:fldChar w:fldCharType="end"/>
        </w:r>
      </w:ins>
      <w:ins w:id="13814" w:author="Bardini, Richard A" w:date="2018-03-19T12:45:00Z">
        <w:r>
          <w:t>.</w:t>
        </w:r>
      </w:ins>
    </w:p>
    <w:p w14:paraId="3292BC09" w14:textId="77777777" w:rsidR="00300FBF" w:rsidRDefault="00300FBF" w:rsidP="00300FBF">
      <w:pPr>
        <w:pStyle w:val="TABLE-title"/>
        <w:rPr>
          <w:b w:val="0"/>
        </w:rPr>
      </w:pPr>
      <w:bookmarkStart w:id="13815" w:name="_Ref476745645"/>
      <w:bookmarkStart w:id="13816" w:name="_Toc454388884"/>
      <w:bookmarkStart w:id="13817" w:name="_Toc509367584"/>
      <w:r>
        <w:t xml:space="preserve">Table </w:t>
      </w:r>
      <w:r>
        <w:fldChar w:fldCharType="begin"/>
      </w:r>
      <w:r>
        <w:instrText xml:space="preserve"> SEQ Table \* ARABIC </w:instrText>
      </w:r>
      <w:r>
        <w:fldChar w:fldCharType="separate"/>
      </w:r>
      <w:r w:rsidR="00370B4E">
        <w:rPr>
          <w:noProof/>
        </w:rPr>
        <w:t>31</w:t>
      </w:r>
      <w:r>
        <w:rPr>
          <w:noProof/>
        </w:rPr>
        <w:fldChar w:fldCharType="end"/>
      </w:r>
      <w:bookmarkEnd w:id="13815"/>
      <w:r>
        <w:t>. Introspection Resource</w:t>
      </w:r>
      <w:bookmarkEnd w:id="13816"/>
      <w:bookmarkEnd w:id="13817"/>
    </w:p>
    <w:tbl>
      <w:tblPr>
        <w:tblStyle w:val="GridTable41"/>
        <w:tblW w:w="9625" w:type="dxa"/>
        <w:tblLayout w:type="fixed"/>
        <w:tblLook w:val="04A0" w:firstRow="1" w:lastRow="0" w:firstColumn="1" w:lastColumn="0" w:noHBand="0" w:noVBand="1"/>
      </w:tblPr>
      <w:tblGrid>
        <w:gridCol w:w="918"/>
        <w:gridCol w:w="990"/>
        <w:gridCol w:w="1260"/>
        <w:gridCol w:w="1080"/>
        <w:gridCol w:w="4172"/>
        <w:gridCol w:w="1205"/>
      </w:tblGrid>
      <w:tr w:rsidR="00300FBF" w:rsidRPr="00113C22" w14:paraId="2E879994" w14:textId="77777777" w:rsidTr="00FE7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42447345" w14:textId="77777777" w:rsidR="00300FBF" w:rsidRPr="00113C22" w:rsidRDefault="00300FBF" w:rsidP="00FE7B6E">
            <w:pPr>
              <w:pStyle w:val="TABLE-col-heading"/>
            </w:pPr>
            <w:r>
              <w:rPr>
                <w:rFonts w:eastAsiaTheme="minorEastAsia"/>
                <w:lang w:eastAsia="ko-KR"/>
              </w:rPr>
              <w:t>Pre-defined</w:t>
            </w:r>
            <w:r w:rsidRPr="004F79DF">
              <w:rPr>
                <w:rFonts w:eastAsiaTheme="minorEastAsia"/>
                <w:lang w:eastAsia="ko-KR"/>
              </w:rPr>
              <w:t xml:space="preserve"> URI</w:t>
            </w:r>
          </w:p>
        </w:tc>
        <w:tc>
          <w:tcPr>
            <w:tcW w:w="990" w:type="dxa"/>
          </w:tcPr>
          <w:p w14:paraId="5706FB47" w14:textId="77777777" w:rsidR="00300FBF" w:rsidRPr="00113C22"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Resource Type Title</w:t>
            </w:r>
          </w:p>
        </w:tc>
        <w:tc>
          <w:tcPr>
            <w:tcW w:w="1260" w:type="dxa"/>
          </w:tcPr>
          <w:p w14:paraId="41E2AB22" w14:textId="77777777" w:rsidR="00300FBF" w:rsidRPr="00113C22"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t xml:space="preserve">Resource Type </w:t>
            </w:r>
            <w:r>
              <w:rPr>
                <w:rFonts w:eastAsiaTheme="minorEastAsia"/>
                <w:lang w:eastAsia="ko-KR"/>
              </w:rPr>
              <w:t>ID</w:t>
            </w:r>
            <w:r>
              <w:rPr>
                <w:rFonts w:eastAsiaTheme="minorEastAsia" w:hint="eastAsia"/>
                <w:lang w:eastAsia="ko-KR"/>
              </w:rPr>
              <w:t xml:space="preserve"> </w:t>
            </w:r>
            <w:r>
              <w:rPr>
                <w:rFonts w:eastAsiaTheme="minorEastAsia"/>
                <w:lang w:eastAsia="ko-KR"/>
              </w:rPr>
              <w:br/>
              <w:t>(“rt” value)</w:t>
            </w:r>
          </w:p>
        </w:tc>
        <w:tc>
          <w:tcPr>
            <w:tcW w:w="1080" w:type="dxa"/>
          </w:tcPr>
          <w:p w14:paraId="2FCC171C" w14:textId="77777777" w:rsidR="00300FBF" w:rsidRPr="00113C22"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Interfaces</w:t>
            </w:r>
          </w:p>
        </w:tc>
        <w:tc>
          <w:tcPr>
            <w:tcW w:w="4172" w:type="dxa"/>
          </w:tcPr>
          <w:p w14:paraId="439F6C42" w14:textId="77777777" w:rsidR="00300FBF" w:rsidRPr="00113C22"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113C22">
              <w:rPr>
                <w:rFonts w:eastAsiaTheme="minorEastAsia"/>
                <w:lang w:eastAsia="ko-KR"/>
              </w:rPr>
              <w:t>Description</w:t>
            </w:r>
          </w:p>
        </w:tc>
        <w:tc>
          <w:tcPr>
            <w:tcW w:w="1205" w:type="dxa"/>
          </w:tcPr>
          <w:p w14:paraId="5608E6B5" w14:textId="77777777" w:rsidR="00300FBF" w:rsidRPr="00113C22"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 xml:space="preserve">Related </w:t>
            </w:r>
            <w:r w:rsidRPr="00113C22">
              <w:rPr>
                <w:rFonts w:eastAsiaTheme="minorEastAsia"/>
                <w:lang w:eastAsia="ko-KR"/>
              </w:rPr>
              <w:t xml:space="preserve">Functional Interaction </w:t>
            </w:r>
          </w:p>
        </w:tc>
      </w:tr>
      <w:tr w:rsidR="00300FBF" w14:paraId="6E9EBA7F" w14:textId="77777777" w:rsidTr="00FE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231B84DB" w14:textId="77777777" w:rsidR="00300FBF" w:rsidRPr="00F352C6" w:rsidRDefault="00300FBF" w:rsidP="00FE7B6E">
            <w:pPr>
              <w:pStyle w:val="TABLE-cell"/>
            </w:pPr>
            <w:r>
              <w:t>none</w:t>
            </w:r>
          </w:p>
        </w:tc>
        <w:tc>
          <w:tcPr>
            <w:tcW w:w="990" w:type="dxa"/>
          </w:tcPr>
          <w:p w14:paraId="71C480F9"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Introspection</w:t>
            </w:r>
            <w:r w:rsidRPr="00F352C6">
              <w:t xml:space="preserve"> </w:t>
            </w:r>
          </w:p>
        </w:tc>
        <w:tc>
          <w:tcPr>
            <w:tcW w:w="1260" w:type="dxa"/>
          </w:tcPr>
          <w:p w14:paraId="1A94D23C"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rsidRPr="00F352C6">
              <w:t>oic.wk.</w:t>
            </w:r>
            <w:r>
              <w:t>introspection</w:t>
            </w:r>
          </w:p>
          <w:p w14:paraId="5A521259"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p>
        </w:tc>
        <w:tc>
          <w:tcPr>
            <w:tcW w:w="1080" w:type="dxa"/>
          </w:tcPr>
          <w:p w14:paraId="1996D646" w14:textId="77777777" w:rsidR="00300FBF" w:rsidRPr="00F352C6" w:rsidRDefault="005D4032" w:rsidP="00FE7B6E">
            <w:pPr>
              <w:pStyle w:val="TABLE-cell"/>
              <w:cnfStyle w:val="000000100000" w:firstRow="0" w:lastRow="0" w:firstColumn="0" w:lastColumn="0" w:oddVBand="0" w:evenVBand="0" w:oddHBand="1" w:evenHBand="0" w:firstRowFirstColumn="0" w:firstRowLastColumn="0" w:lastRowFirstColumn="0" w:lastRowLastColumn="0"/>
            </w:pPr>
            <w:r>
              <w:t>“</w:t>
            </w:r>
            <w:r w:rsidR="00300FBF" w:rsidRPr="00F352C6">
              <w:t>oic.</w:t>
            </w:r>
            <w:r w:rsidR="00300FBF" w:rsidRPr="00502174">
              <w:rPr>
                <w:rFonts w:eastAsiaTheme="minorEastAsia"/>
              </w:rPr>
              <w:t>if</w:t>
            </w:r>
            <w:r w:rsidR="00300FBF" w:rsidRPr="00F352C6">
              <w:t>.</w:t>
            </w:r>
            <w:r w:rsidR="00300FBF">
              <w:t>r</w:t>
            </w:r>
            <w:r>
              <w:t>”</w:t>
            </w:r>
          </w:p>
        </w:tc>
        <w:tc>
          <w:tcPr>
            <w:tcW w:w="4172" w:type="dxa"/>
          </w:tcPr>
          <w:p w14:paraId="4AA6EB29"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The Resource that announces the URL of the Introspection file.</w:t>
            </w:r>
          </w:p>
        </w:tc>
        <w:tc>
          <w:tcPr>
            <w:tcW w:w="1205" w:type="dxa"/>
          </w:tcPr>
          <w:p w14:paraId="0098526C"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Introspection</w:t>
            </w:r>
          </w:p>
        </w:tc>
      </w:tr>
    </w:tbl>
    <w:p w14:paraId="5A657BFE" w14:textId="77777777" w:rsidR="00300FBF" w:rsidRDefault="00300FBF" w:rsidP="00300FBF">
      <w:pPr>
        <w:rPr>
          <w:b/>
        </w:rPr>
      </w:pPr>
    </w:p>
    <w:p w14:paraId="0252AD33" w14:textId="77777777" w:rsidR="00300FBF" w:rsidRDefault="00300FBF" w:rsidP="00300FBF">
      <w:pPr>
        <w:pStyle w:val="PARAGRAPH"/>
        <w:rPr>
          <w:lang w:val="en-US"/>
        </w:rPr>
      </w:pPr>
      <w:r>
        <w:rPr>
          <w:highlight w:val="yellow"/>
          <w:lang w:val="en-US"/>
        </w:rPr>
        <w:fldChar w:fldCharType="begin"/>
      </w:r>
      <w:r>
        <w:rPr>
          <w:lang w:val="en-US"/>
        </w:rPr>
        <w:instrText xml:space="preserve"> REF _Ref476745590 \h </w:instrText>
      </w:r>
      <w:r>
        <w:rPr>
          <w:highlight w:val="yellow"/>
          <w:lang w:val="en-US"/>
        </w:rPr>
      </w:r>
      <w:r>
        <w:rPr>
          <w:highlight w:val="yellow"/>
          <w:lang w:val="en-US"/>
        </w:rPr>
        <w:fldChar w:fldCharType="separate"/>
      </w:r>
      <w:r w:rsidR="00370B4E">
        <w:t xml:space="preserve">Table </w:t>
      </w:r>
      <w:r w:rsidR="00370B4E">
        <w:rPr>
          <w:noProof/>
        </w:rPr>
        <w:t>32</w:t>
      </w:r>
      <w:r>
        <w:rPr>
          <w:highlight w:val="yellow"/>
          <w:lang w:val="en-US"/>
        </w:rPr>
        <w:fldChar w:fldCharType="end"/>
      </w:r>
      <w:r w:rsidRPr="00095A5D">
        <w:rPr>
          <w:lang w:val="en-US"/>
        </w:rPr>
        <w:t xml:space="preserve">defines </w:t>
      </w:r>
      <w:r w:rsidR="0015284C">
        <w:rPr>
          <w:lang w:val="en-US"/>
        </w:rPr>
        <w:t>“</w:t>
      </w:r>
      <w:r w:rsidRPr="00095A5D">
        <w:rPr>
          <w:lang w:val="en-US"/>
        </w:rPr>
        <w:t>oic.wk.</w:t>
      </w:r>
      <w:r>
        <w:rPr>
          <w:lang w:val="en-US"/>
        </w:rPr>
        <w:t>introspection</w:t>
      </w:r>
      <w:r w:rsidR="0015284C">
        <w:rPr>
          <w:lang w:val="en-US"/>
        </w:rPr>
        <w:t>”</w:t>
      </w:r>
      <w:r>
        <w:rPr>
          <w:lang w:val="en-US"/>
        </w:rPr>
        <w:t xml:space="preserve"> Resource T</w:t>
      </w:r>
      <w:r w:rsidRPr="00095A5D">
        <w:rPr>
          <w:lang w:val="en-US"/>
        </w:rPr>
        <w:t>ype.</w:t>
      </w:r>
    </w:p>
    <w:p w14:paraId="38CB1C8C" w14:textId="77777777" w:rsidR="00300FBF" w:rsidRDefault="00300FBF" w:rsidP="00300FBF">
      <w:pPr>
        <w:pStyle w:val="TABLE-title"/>
      </w:pPr>
      <w:bookmarkStart w:id="13818" w:name="_Ref476745590"/>
      <w:bookmarkStart w:id="13819" w:name="_Toc454388885"/>
      <w:bookmarkStart w:id="13820" w:name="_Toc509367585"/>
      <w:r>
        <w:t xml:space="preserve">Table </w:t>
      </w:r>
      <w:r>
        <w:fldChar w:fldCharType="begin"/>
      </w:r>
      <w:r>
        <w:instrText xml:space="preserve"> SEQ Table \* ARABIC </w:instrText>
      </w:r>
      <w:r>
        <w:fldChar w:fldCharType="separate"/>
      </w:r>
      <w:r w:rsidR="00370B4E">
        <w:rPr>
          <w:noProof/>
        </w:rPr>
        <w:t>32</w:t>
      </w:r>
      <w:r>
        <w:rPr>
          <w:noProof/>
        </w:rPr>
        <w:fldChar w:fldCharType="end"/>
      </w:r>
      <w:bookmarkEnd w:id="13818"/>
      <w:r>
        <w:t xml:space="preserve">. </w:t>
      </w:r>
      <w:r w:rsidR="0015284C">
        <w:t>“</w:t>
      </w:r>
      <w:r w:rsidRPr="00734602">
        <w:t>oic.wk.</w:t>
      </w:r>
      <w:r>
        <w:t>introspection</w:t>
      </w:r>
      <w:r w:rsidR="0015284C">
        <w:t>”</w:t>
      </w:r>
      <w:r>
        <w:t xml:space="preserve"> R</w:t>
      </w:r>
      <w:r w:rsidRPr="00734602">
        <w:t xml:space="preserve">esource </w:t>
      </w:r>
      <w:r>
        <w:t>T</w:t>
      </w:r>
      <w:r w:rsidRPr="00734602">
        <w:t>ype definition</w:t>
      </w:r>
      <w:bookmarkEnd w:id="13819"/>
      <w:bookmarkEnd w:id="13820"/>
    </w:p>
    <w:tbl>
      <w:tblPr>
        <w:tblStyle w:val="GridTable41"/>
        <w:tblW w:w="9625" w:type="dxa"/>
        <w:tblLook w:val="04A0" w:firstRow="1" w:lastRow="0" w:firstColumn="1" w:lastColumn="0" w:noHBand="0" w:noVBand="1"/>
      </w:tblPr>
      <w:tblGrid>
        <w:gridCol w:w="1607"/>
        <w:gridCol w:w="1154"/>
        <w:gridCol w:w="819"/>
        <w:gridCol w:w="871"/>
        <w:gridCol w:w="558"/>
        <w:gridCol w:w="816"/>
        <w:gridCol w:w="1080"/>
        <w:gridCol w:w="2720"/>
      </w:tblGrid>
      <w:tr w:rsidR="00300FBF" w:rsidRPr="00C63F04" w14:paraId="68B31B79" w14:textId="77777777" w:rsidTr="007C786C">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07" w:type="dxa"/>
          </w:tcPr>
          <w:p w14:paraId="63130857" w14:textId="77777777" w:rsidR="00300FBF" w:rsidRPr="00F352C6" w:rsidRDefault="00300FBF" w:rsidP="00FE7B6E">
            <w:pPr>
              <w:pStyle w:val="TABLE-col-heading"/>
              <w:rPr>
                <w:rFonts w:eastAsiaTheme="minorEastAsia"/>
              </w:rPr>
            </w:pPr>
            <w:r w:rsidRPr="00F352C6">
              <w:rPr>
                <w:rFonts w:eastAsiaTheme="minorEastAsia" w:hint="eastAsia"/>
              </w:rPr>
              <w:t>Property title</w:t>
            </w:r>
          </w:p>
        </w:tc>
        <w:tc>
          <w:tcPr>
            <w:tcW w:w="1154" w:type="dxa"/>
          </w:tcPr>
          <w:p w14:paraId="6C33EE82"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Theme="minorEastAsia" w:hint="eastAsia"/>
              </w:rPr>
              <w:t>Property name</w:t>
            </w:r>
          </w:p>
        </w:tc>
        <w:tc>
          <w:tcPr>
            <w:tcW w:w="819" w:type="dxa"/>
          </w:tcPr>
          <w:p w14:paraId="1F51E990"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Theme="minorEastAsia" w:hint="eastAsia"/>
              </w:rPr>
              <w:t>Value type</w:t>
            </w:r>
          </w:p>
        </w:tc>
        <w:tc>
          <w:tcPr>
            <w:tcW w:w="871" w:type="dxa"/>
          </w:tcPr>
          <w:p w14:paraId="247A085D"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Theme="minorEastAsia" w:hint="eastAsia"/>
              </w:rPr>
              <w:t>Value rule</w:t>
            </w:r>
          </w:p>
        </w:tc>
        <w:tc>
          <w:tcPr>
            <w:tcW w:w="558" w:type="dxa"/>
          </w:tcPr>
          <w:p w14:paraId="789FA376"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Malgun Gothic"/>
              </w:rPr>
            </w:pPr>
            <w:r w:rsidRPr="00F352C6">
              <w:rPr>
                <w:rFonts w:eastAsiaTheme="minorEastAsia" w:hint="eastAsia"/>
              </w:rPr>
              <w:t>Unit</w:t>
            </w:r>
          </w:p>
        </w:tc>
        <w:tc>
          <w:tcPr>
            <w:tcW w:w="816" w:type="dxa"/>
          </w:tcPr>
          <w:p w14:paraId="1F4ED13E"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Malgun Gothic" w:hint="eastAsia"/>
              </w:rPr>
              <w:t>Access mode</w:t>
            </w:r>
          </w:p>
        </w:tc>
        <w:tc>
          <w:tcPr>
            <w:tcW w:w="1080" w:type="dxa"/>
          </w:tcPr>
          <w:p w14:paraId="2DBDF63D"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Malgun Gothic" w:hint="eastAsia"/>
              </w:rPr>
              <w:t>Mandatory</w:t>
            </w:r>
          </w:p>
        </w:tc>
        <w:tc>
          <w:tcPr>
            <w:tcW w:w="2720" w:type="dxa"/>
          </w:tcPr>
          <w:p w14:paraId="6B9C5D45" w14:textId="77777777" w:rsidR="00300FBF" w:rsidRPr="00F352C6" w:rsidRDefault="00300FBF"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rPr>
            </w:pPr>
            <w:r w:rsidRPr="00F352C6">
              <w:rPr>
                <w:rFonts w:eastAsia="Malgun Gothic" w:hint="eastAsia"/>
              </w:rPr>
              <w:t>Description</w:t>
            </w:r>
          </w:p>
        </w:tc>
      </w:tr>
      <w:tr w:rsidR="00300FBF" w:rsidRPr="00C63F04" w14:paraId="3DDED5BD" w14:textId="77777777" w:rsidTr="007C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31D117" w14:textId="77777777" w:rsidR="00300FBF" w:rsidRPr="00F352C6" w:rsidRDefault="00300FBF" w:rsidP="00FE7B6E">
            <w:pPr>
              <w:pStyle w:val="TABLE-cell"/>
            </w:pPr>
            <w:r>
              <w:t>urlInfo</w:t>
            </w:r>
          </w:p>
        </w:tc>
        <w:tc>
          <w:tcPr>
            <w:tcW w:w="1154" w:type="dxa"/>
          </w:tcPr>
          <w:p w14:paraId="242F3AEB" w14:textId="77777777" w:rsidR="00300FBF" w:rsidRPr="00502174"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urlInfo</w:t>
            </w:r>
          </w:p>
        </w:tc>
        <w:tc>
          <w:tcPr>
            <w:tcW w:w="819" w:type="dxa"/>
          </w:tcPr>
          <w:p w14:paraId="42F421DD"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array</w:t>
            </w:r>
          </w:p>
        </w:tc>
        <w:tc>
          <w:tcPr>
            <w:tcW w:w="871" w:type="dxa"/>
          </w:tcPr>
          <w:p w14:paraId="2AC3E29E"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p>
        </w:tc>
        <w:tc>
          <w:tcPr>
            <w:tcW w:w="558" w:type="dxa"/>
          </w:tcPr>
          <w:p w14:paraId="37D99E3E" w14:textId="77777777" w:rsidR="00300FBF" w:rsidRPr="00502174"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16" w:type="dxa"/>
          </w:tcPr>
          <w:p w14:paraId="32987802"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R</w:t>
            </w:r>
          </w:p>
        </w:tc>
        <w:tc>
          <w:tcPr>
            <w:tcW w:w="1080" w:type="dxa"/>
          </w:tcPr>
          <w:p w14:paraId="1E40A325"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rsidRPr="00F352C6">
              <w:t>yes</w:t>
            </w:r>
          </w:p>
        </w:tc>
        <w:tc>
          <w:tcPr>
            <w:tcW w:w="2720" w:type="dxa"/>
          </w:tcPr>
          <w:p w14:paraId="30BF81AF"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 xml:space="preserve">array of objects </w:t>
            </w:r>
          </w:p>
        </w:tc>
      </w:tr>
      <w:tr w:rsidR="00300FBF" w:rsidRPr="00C63F04" w14:paraId="24D78B57" w14:textId="77777777" w:rsidTr="007C786C">
        <w:tc>
          <w:tcPr>
            <w:cnfStyle w:val="001000000000" w:firstRow="0" w:lastRow="0" w:firstColumn="1" w:lastColumn="0" w:oddVBand="0" w:evenVBand="0" w:oddHBand="0" w:evenHBand="0" w:firstRowFirstColumn="0" w:firstRowLastColumn="0" w:lastRowFirstColumn="0" w:lastRowLastColumn="0"/>
            <w:tcW w:w="1607" w:type="dxa"/>
          </w:tcPr>
          <w:p w14:paraId="28BA9239" w14:textId="77777777" w:rsidR="00300FBF" w:rsidRDefault="00300FBF" w:rsidP="00FE7B6E">
            <w:pPr>
              <w:pStyle w:val="TABLE-cell"/>
            </w:pPr>
            <w:r>
              <w:t>url</w:t>
            </w:r>
          </w:p>
        </w:tc>
        <w:tc>
          <w:tcPr>
            <w:tcW w:w="1154" w:type="dxa"/>
          </w:tcPr>
          <w:p w14:paraId="18885107"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url</w:t>
            </w:r>
          </w:p>
        </w:tc>
        <w:tc>
          <w:tcPr>
            <w:tcW w:w="819" w:type="dxa"/>
          </w:tcPr>
          <w:p w14:paraId="4099357C"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string</w:t>
            </w:r>
          </w:p>
        </w:tc>
        <w:tc>
          <w:tcPr>
            <w:tcW w:w="871" w:type="dxa"/>
          </w:tcPr>
          <w:p w14:paraId="50A5BBE0"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uri</w:t>
            </w:r>
          </w:p>
        </w:tc>
        <w:tc>
          <w:tcPr>
            <w:tcW w:w="558" w:type="dxa"/>
          </w:tcPr>
          <w:p w14:paraId="01255473" w14:textId="77777777" w:rsidR="00300FBF" w:rsidRPr="00502174" w:rsidRDefault="00300FBF" w:rsidP="00FE7B6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16" w:type="dxa"/>
          </w:tcPr>
          <w:p w14:paraId="10256B9D"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R</w:t>
            </w:r>
          </w:p>
        </w:tc>
        <w:tc>
          <w:tcPr>
            <w:tcW w:w="1080" w:type="dxa"/>
          </w:tcPr>
          <w:p w14:paraId="069E237B" w14:textId="77777777" w:rsidR="00300FBF" w:rsidRPr="00F352C6" w:rsidRDefault="00300FBF" w:rsidP="00FE7B6E">
            <w:pPr>
              <w:pStyle w:val="TABLE-cell"/>
              <w:cnfStyle w:val="000000000000" w:firstRow="0" w:lastRow="0" w:firstColumn="0" w:lastColumn="0" w:oddVBand="0" w:evenVBand="0" w:oddHBand="0" w:evenHBand="0" w:firstRowFirstColumn="0" w:firstRowLastColumn="0" w:lastRowFirstColumn="0" w:lastRowLastColumn="0"/>
            </w:pPr>
            <w:r w:rsidRPr="00F352C6">
              <w:t>yes</w:t>
            </w:r>
          </w:p>
        </w:tc>
        <w:tc>
          <w:tcPr>
            <w:tcW w:w="2720" w:type="dxa"/>
          </w:tcPr>
          <w:p w14:paraId="7BC3E28F"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URL to the hosted payload</w:t>
            </w:r>
          </w:p>
        </w:tc>
      </w:tr>
      <w:tr w:rsidR="00300FBF" w:rsidRPr="00C63F04" w14:paraId="370F5757" w14:textId="77777777" w:rsidTr="007C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7C093C61" w14:textId="77777777" w:rsidR="00300FBF" w:rsidRDefault="00300FBF" w:rsidP="00FE7B6E">
            <w:pPr>
              <w:pStyle w:val="TABLE-cell"/>
            </w:pPr>
            <w:r>
              <w:t>protocol</w:t>
            </w:r>
          </w:p>
        </w:tc>
        <w:tc>
          <w:tcPr>
            <w:tcW w:w="1154" w:type="dxa"/>
          </w:tcPr>
          <w:p w14:paraId="095E42CA"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protocol</w:t>
            </w:r>
          </w:p>
        </w:tc>
        <w:tc>
          <w:tcPr>
            <w:tcW w:w="819" w:type="dxa"/>
          </w:tcPr>
          <w:p w14:paraId="0034E214"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string</w:t>
            </w:r>
          </w:p>
        </w:tc>
        <w:tc>
          <w:tcPr>
            <w:tcW w:w="871" w:type="dxa"/>
          </w:tcPr>
          <w:p w14:paraId="07D1D091"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enum</w:t>
            </w:r>
          </w:p>
        </w:tc>
        <w:tc>
          <w:tcPr>
            <w:tcW w:w="558" w:type="dxa"/>
          </w:tcPr>
          <w:p w14:paraId="173B001B" w14:textId="77777777" w:rsidR="00300FBF" w:rsidRPr="00502174"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16" w:type="dxa"/>
          </w:tcPr>
          <w:p w14:paraId="4D7FBADB"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R</w:t>
            </w:r>
          </w:p>
        </w:tc>
        <w:tc>
          <w:tcPr>
            <w:tcW w:w="1080" w:type="dxa"/>
          </w:tcPr>
          <w:p w14:paraId="383030D9"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yes</w:t>
            </w:r>
          </w:p>
        </w:tc>
        <w:tc>
          <w:tcPr>
            <w:tcW w:w="2720" w:type="dxa"/>
          </w:tcPr>
          <w:p w14:paraId="2BCEC95A"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Protocol definition to retrieve the Introspection Device Data from the url.</w:t>
            </w:r>
          </w:p>
        </w:tc>
      </w:tr>
      <w:tr w:rsidR="00300FBF" w:rsidRPr="00C63F04" w14:paraId="6D85A3F2" w14:textId="77777777" w:rsidTr="007C786C">
        <w:tc>
          <w:tcPr>
            <w:cnfStyle w:val="001000000000" w:firstRow="0" w:lastRow="0" w:firstColumn="1" w:lastColumn="0" w:oddVBand="0" w:evenVBand="0" w:oddHBand="0" w:evenHBand="0" w:firstRowFirstColumn="0" w:firstRowLastColumn="0" w:lastRowFirstColumn="0" w:lastRowLastColumn="0"/>
            <w:tcW w:w="1607" w:type="dxa"/>
          </w:tcPr>
          <w:p w14:paraId="62966FAF" w14:textId="77777777" w:rsidR="00300FBF" w:rsidRDefault="00300FBF" w:rsidP="00FE7B6E">
            <w:pPr>
              <w:pStyle w:val="TABLE-cell"/>
            </w:pPr>
            <w:r>
              <w:t>content-type</w:t>
            </w:r>
          </w:p>
        </w:tc>
        <w:tc>
          <w:tcPr>
            <w:tcW w:w="1154" w:type="dxa"/>
          </w:tcPr>
          <w:p w14:paraId="40476690"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content-type</w:t>
            </w:r>
          </w:p>
        </w:tc>
        <w:tc>
          <w:tcPr>
            <w:tcW w:w="819" w:type="dxa"/>
          </w:tcPr>
          <w:p w14:paraId="0E3681ED"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string</w:t>
            </w:r>
          </w:p>
        </w:tc>
        <w:tc>
          <w:tcPr>
            <w:tcW w:w="871" w:type="dxa"/>
          </w:tcPr>
          <w:p w14:paraId="5C230BE1"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enum</w:t>
            </w:r>
          </w:p>
        </w:tc>
        <w:tc>
          <w:tcPr>
            <w:tcW w:w="558" w:type="dxa"/>
          </w:tcPr>
          <w:p w14:paraId="478BAC13" w14:textId="77777777" w:rsidR="00300FBF" w:rsidRPr="00502174" w:rsidRDefault="00300FBF" w:rsidP="00FE7B6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16" w:type="dxa"/>
          </w:tcPr>
          <w:p w14:paraId="54553FF9"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R</w:t>
            </w:r>
          </w:p>
        </w:tc>
        <w:tc>
          <w:tcPr>
            <w:tcW w:w="1080" w:type="dxa"/>
          </w:tcPr>
          <w:p w14:paraId="658422F3" w14:textId="77777777" w:rsidR="00300FBF" w:rsidRPr="00F352C6" w:rsidRDefault="00300FBF" w:rsidP="00FE7B6E">
            <w:pPr>
              <w:pStyle w:val="TABLE-cell"/>
              <w:cnfStyle w:val="000000000000" w:firstRow="0" w:lastRow="0" w:firstColumn="0" w:lastColumn="0" w:oddVBand="0" w:evenVBand="0" w:oddHBand="0" w:evenHBand="0" w:firstRowFirstColumn="0" w:firstRowLastColumn="0" w:lastRowFirstColumn="0" w:lastRowLastColumn="0"/>
            </w:pPr>
            <w:r>
              <w:t>no</w:t>
            </w:r>
          </w:p>
        </w:tc>
        <w:tc>
          <w:tcPr>
            <w:tcW w:w="2720" w:type="dxa"/>
          </w:tcPr>
          <w:p w14:paraId="193DA8E9" w14:textId="77777777" w:rsidR="00300FBF" w:rsidRDefault="00300FBF" w:rsidP="00FE7B6E">
            <w:pPr>
              <w:pStyle w:val="TABLE-cell"/>
              <w:cnfStyle w:val="000000000000" w:firstRow="0" w:lastRow="0" w:firstColumn="0" w:lastColumn="0" w:oddVBand="0" w:evenVBand="0" w:oddHBand="0" w:evenHBand="0" w:firstRowFirstColumn="0" w:firstRowLastColumn="0" w:lastRowFirstColumn="0" w:lastRowLastColumn="0"/>
            </w:pPr>
            <w:proofErr w:type="gramStart"/>
            <w:r>
              <w:t>content</w:t>
            </w:r>
            <w:proofErr w:type="gramEnd"/>
            <w:r>
              <w:t xml:space="preserve"> type of the url.</w:t>
            </w:r>
          </w:p>
        </w:tc>
      </w:tr>
      <w:tr w:rsidR="00300FBF" w:rsidRPr="00C63F04" w14:paraId="1B63FB60" w14:textId="77777777" w:rsidTr="007C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EF68AF" w14:textId="77777777" w:rsidR="00300FBF" w:rsidRDefault="00300FBF" w:rsidP="00FE7B6E">
            <w:pPr>
              <w:pStyle w:val="TABLE-cell"/>
            </w:pPr>
            <w:r>
              <w:t>version</w:t>
            </w:r>
          </w:p>
        </w:tc>
        <w:tc>
          <w:tcPr>
            <w:tcW w:w="1154" w:type="dxa"/>
          </w:tcPr>
          <w:p w14:paraId="0D8FDF76"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version</w:t>
            </w:r>
          </w:p>
        </w:tc>
        <w:tc>
          <w:tcPr>
            <w:tcW w:w="819" w:type="dxa"/>
          </w:tcPr>
          <w:p w14:paraId="637C7C32"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integer</w:t>
            </w:r>
          </w:p>
        </w:tc>
        <w:tc>
          <w:tcPr>
            <w:tcW w:w="871" w:type="dxa"/>
          </w:tcPr>
          <w:p w14:paraId="39B56B32"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enum</w:t>
            </w:r>
          </w:p>
        </w:tc>
        <w:tc>
          <w:tcPr>
            <w:tcW w:w="558" w:type="dxa"/>
          </w:tcPr>
          <w:p w14:paraId="7FDE3F9E" w14:textId="77777777" w:rsidR="00300FBF" w:rsidRPr="00502174" w:rsidRDefault="00300FBF" w:rsidP="00FE7B6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16" w:type="dxa"/>
          </w:tcPr>
          <w:p w14:paraId="0C3B842B"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R</w:t>
            </w:r>
          </w:p>
        </w:tc>
        <w:tc>
          <w:tcPr>
            <w:tcW w:w="1080" w:type="dxa"/>
          </w:tcPr>
          <w:p w14:paraId="624A0B29" w14:textId="77777777" w:rsidR="00300FBF" w:rsidRPr="00F352C6"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no</w:t>
            </w:r>
          </w:p>
        </w:tc>
        <w:tc>
          <w:tcPr>
            <w:tcW w:w="2720" w:type="dxa"/>
          </w:tcPr>
          <w:p w14:paraId="4D9AFDCF"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Version of the Introspection protocol, indicates which rules are applied on the Introspection Device Data regarding the content of the RAML file.</w:t>
            </w:r>
          </w:p>
          <w:p w14:paraId="4E07C6D7" w14:textId="77777777" w:rsidR="00300FBF" w:rsidRDefault="00300FBF" w:rsidP="00FE7B6E">
            <w:pPr>
              <w:pStyle w:val="TABLE-cell"/>
              <w:cnfStyle w:val="000000100000" w:firstRow="0" w:lastRow="0" w:firstColumn="0" w:lastColumn="0" w:oddVBand="0" w:evenVBand="0" w:oddHBand="1" w:evenHBand="0" w:firstRowFirstColumn="0" w:firstRowLastColumn="0" w:lastRowFirstColumn="0" w:lastRowLastColumn="0"/>
            </w:pPr>
            <w:r>
              <w:t>Current value is 1.</w:t>
            </w:r>
          </w:p>
        </w:tc>
      </w:tr>
    </w:tbl>
    <w:p w14:paraId="65AF6079" w14:textId="77777777" w:rsidR="00300FBF" w:rsidRDefault="00300FBF" w:rsidP="00300FBF">
      <w:pPr>
        <w:pStyle w:val="Heading3"/>
      </w:pPr>
      <w:bookmarkStart w:id="13821" w:name="_Toc509367238"/>
      <w:r>
        <w:lastRenderedPageBreak/>
        <w:t>Usage of introspection</w:t>
      </w:r>
      <w:bookmarkEnd w:id="13821"/>
    </w:p>
    <w:p w14:paraId="1414F08E" w14:textId="77777777" w:rsidR="00300FBF" w:rsidRDefault="00300FBF" w:rsidP="00300FBF">
      <w:pPr>
        <w:pStyle w:val="PARAGRAPH"/>
        <w:rPr>
          <w:lang w:eastAsia="ko-KR"/>
        </w:rPr>
      </w:pPr>
      <w:r>
        <w:rPr>
          <w:lang w:eastAsia="ko-KR"/>
        </w:rPr>
        <w:t xml:space="preserve">The </w:t>
      </w:r>
      <w:r>
        <w:t xml:space="preserve">Introspection Device Data </w:t>
      </w:r>
      <w:r>
        <w:rPr>
          <w:lang w:eastAsia="ko-KR"/>
        </w:rPr>
        <w:t xml:space="preserve">is retrieved in </w:t>
      </w:r>
      <w:r w:rsidR="00030430">
        <w:rPr>
          <w:lang w:eastAsia="ko-KR"/>
        </w:rPr>
        <w:t xml:space="preserve">the following </w:t>
      </w:r>
      <w:r>
        <w:rPr>
          <w:lang w:eastAsia="ko-KR"/>
        </w:rPr>
        <w:t>steps:</w:t>
      </w:r>
    </w:p>
    <w:p w14:paraId="025D2EF6" w14:textId="77777777" w:rsidR="00300FBF" w:rsidRPr="00030430" w:rsidRDefault="00300FBF" w:rsidP="00E36BA8">
      <w:pPr>
        <w:pStyle w:val="ListNumberalt"/>
        <w:numPr>
          <w:ilvl w:val="0"/>
          <w:numId w:val="36"/>
        </w:numPr>
      </w:pPr>
      <w:r w:rsidRPr="00030430">
        <w:t>Check if the Introspection Resource is supported and retrieve the URL of the Resource.</w:t>
      </w:r>
    </w:p>
    <w:p w14:paraId="4BDF4FC2" w14:textId="77777777" w:rsidR="00300FBF" w:rsidRPr="00030430" w:rsidRDefault="00300FBF" w:rsidP="00E36BA8">
      <w:pPr>
        <w:pStyle w:val="ListNumberalt"/>
        <w:numPr>
          <w:ilvl w:val="0"/>
          <w:numId w:val="36"/>
        </w:numPr>
      </w:pPr>
      <w:r w:rsidRPr="00030430">
        <w:t>Retrieve the contents of the Introspection Resource</w:t>
      </w:r>
    </w:p>
    <w:p w14:paraId="5103AEC1" w14:textId="77777777" w:rsidR="00300FBF" w:rsidRPr="00030430" w:rsidRDefault="00300FBF" w:rsidP="00E36BA8">
      <w:pPr>
        <w:pStyle w:val="ListNumberalt"/>
        <w:numPr>
          <w:ilvl w:val="0"/>
          <w:numId w:val="36"/>
        </w:numPr>
      </w:pPr>
      <w:r w:rsidRPr="00030430">
        <w:t>Download the Introspection Device Data from the URL specified the Introspection Resource.</w:t>
      </w:r>
    </w:p>
    <w:p w14:paraId="1553F476" w14:textId="77777777" w:rsidR="0048397B" w:rsidRPr="008A68F8" w:rsidRDefault="00300FBF" w:rsidP="00E36BA8">
      <w:pPr>
        <w:pStyle w:val="ListNumberalt"/>
        <w:numPr>
          <w:ilvl w:val="0"/>
          <w:numId w:val="36"/>
        </w:numPr>
      </w:pPr>
      <w:r w:rsidRPr="00030430">
        <w:t>Usage of the Introspection Device Data by the Client</w:t>
      </w:r>
    </w:p>
    <w:p w14:paraId="50D61E3F" w14:textId="77777777" w:rsidR="0048397B" w:rsidRPr="00D53754" w:rsidRDefault="0048397B" w:rsidP="0048397B">
      <w:pPr>
        <w:jc w:val="left"/>
        <w:rPr>
          <w:rFonts w:cs="Times New Roman"/>
          <w:spacing w:val="0"/>
          <w:lang w:eastAsia="nl-NL"/>
        </w:rPr>
      </w:pPr>
    </w:p>
    <w:p w14:paraId="41532663" w14:textId="77777777" w:rsidR="0048397B" w:rsidRPr="00D53754" w:rsidRDefault="0048397B" w:rsidP="009B211F">
      <w:pPr>
        <w:pStyle w:val="PlantUML"/>
      </w:pPr>
      <w:r w:rsidRPr="00D53754">
        <w:t>@startuml</w:t>
      </w:r>
    </w:p>
    <w:p w14:paraId="2DF47317" w14:textId="77777777" w:rsidR="0048397B" w:rsidRPr="00D53754" w:rsidRDefault="0048397B" w:rsidP="009B211F">
      <w:pPr>
        <w:pStyle w:val="PlantUML"/>
      </w:pPr>
      <w:r w:rsidRPr="00D53754">
        <w:t>Hide footbox</w:t>
      </w:r>
    </w:p>
    <w:p w14:paraId="15F00C01" w14:textId="77777777" w:rsidR="0048397B" w:rsidRPr="00D53754" w:rsidRDefault="0048397B" w:rsidP="009B211F">
      <w:pPr>
        <w:pStyle w:val="PlantUML"/>
      </w:pPr>
    </w:p>
    <w:p w14:paraId="35094341" w14:textId="77777777" w:rsidR="0048397B" w:rsidRPr="00D53754" w:rsidRDefault="0048397B" w:rsidP="009B211F">
      <w:pPr>
        <w:pStyle w:val="PlantUML"/>
      </w:pPr>
      <w:r w:rsidRPr="00D53754">
        <w:t>Participant "Client \n" as client</w:t>
      </w:r>
    </w:p>
    <w:p w14:paraId="3F65D3A1" w14:textId="77777777" w:rsidR="0048397B" w:rsidRPr="00D53754" w:rsidRDefault="0048397B" w:rsidP="009B211F">
      <w:pPr>
        <w:pStyle w:val="PlantUML"/>
      </w:pPr>
      <w:r w:rsidRPr="00D53754">
        <w:t>Participant "Server \n" as server</w:t>
      </w:r>
    </w:p>
    <w:p w14:paraId="4074981D" w14:textId="77777777" w:rsidR="0048397B" w:rsidRPr="00D53754" w:rsidRDefault="0048397B" w:rsidP="009B211F">
      <w:pPr>
        <w:pStyle w:val="PlantUML"/>
      </w:pPr>
    </w:p>
    <w:p w14:paraId="53FC5518" w14:textId="77777777" w:rsidR="0048397B" w:rsidRPr="00D53754" w:rsidRDefault="0048397B" w:rsidP="009B211F">
      <w:pPr>
        <w:pStyle w:val="PlantUML"/>
      </w:pPr>
    </w:p>
    <w:p w14:paraId="12595B47" w14:textId="77777777" w:rsidR="0048397B" w:rsidRPr="00D53754" w:rsidRDefault="0048397B" w:rsidP="009B211F">
      <w:pPr>
        <w:pStyle w:val="PlantUML"/>
      </w:pPr>
    </w:p>
    <w:p w14:paraId="090F794E" w14:textId="77777777" w:rsidR="0048397B" w:rsidRPr="00D53754" w:rsidRDefault="0048397B" w:rsidP="009B211F">
      <w:pPr>
        <w:pStyle w:val="PlantUML"/>
      </w:pPr>
      <w:r w:rsidRPr="00D53754">
        <w:t>== check support introspection ==</w:t>
      </w:r>
    </w:p>
    <w:p w14:paraId="31AD55E4" w14:textId="77777777" w:rsidR="0048397B" w:rsidRPr="00D53754" w:rsidRDefault="0048397B" w:rsidP="009B211F">
      <w:pPr>
        <w:pStyle w:val="PlantUML"/>
      </w:pPr>
      <w:r w:rsidRPr="00D53754">
        <w:t>note over client</w:t>
      </w:r>
    </w:p>
    <w:p w14:paraId="61C4DA47" w14:textId="77777777" w:rsidR="0048397B" w:rsidRPr="00D53754" w:rsidRDefault="0048397B" w:rsidP="009B211F">
      <w:pPr>
        <w:pStyle w:val="PlantUML"/>
      </w:pPr>
      <w:r w:rsidRPr="00D53754">
        <w:t>checking if oic.wk.introspection is supported</w:t>
      </w:r>
    </w:p>
    <w:p w14:paraId="57F6B673" w14:textId="77777777" w:rsidR="0048397B" w:rsidRPr="00D53754" w:rsidRDefault="0048397B" w:rsidP="009B211F">
      <w:pPr>
        <w:pStyle w:val="PlantUML"/>
      </w:pPr>
      <w:r w:rsidRPr="00D53754">
        <w:t>end note</w:t>
      </w:r>
    </w:p>
    <w:p w14:paraId="2EC23FC2" w14:textId="77777777" w:rsidR="0048397B" w:rsidRPr="00D53754" w:rsidRDefault="0048397B" w:rsidP="009B211F">
      <w:pPr>
        <w:pStyle w:val="PlantUML"/>
      </w:pPr>
    </w:p>
    <w:p w14:paraId="6D14B11E" w14:textId="77777777" w:rsidR="0048397B" w:rsidRPr="00D53754" w:rsidRDefault="0048397B" w:rsidP="009B211F">
      <w:pPr>
        <w:pStyle w:val="PlantUML"/>
      </w:pPr>
      <w:r w:rsidRPr="00D53754">
        <w:t>client -&gt; server: get [/oic/res?rt="oic.wk.introspection"]</w:t>
      </w:r>
    </w:p>
    <w:p w14:paraId="4DDBBC37" w14:textId="77777777" w:rsidR="0048397B" w:rsidRPr="00D53754" w:rsidRDefault="0048397B" w:rsidP="009B211F">
      <w:pPr>
        <w:pStyle w:val="PlantUML"/>
      </w:pPr>
      <w:r w:rsidRPr="00D53754">
        <w:t>server -&gt; client: links="/myintrospectionresource"</w:t>
      </w:r>
    </w:p>
    <w:p w14:paraId="01D06E9D" w14:textId="77777777" w:rsidR="0048397B" w:rsidRPr="00D53754" w:rsidRDefault="0048397B" w:rsidP="009B211F">
      <w:pPr>
        <w:pStyle w:val="PlantUML"/>
      </w:pPr>
    </w:p>
    <w:p w14:paraId="34302E57" w14:textId="77777777" w:rsidR="0048397B" w:rsidRPr="00D53754" w:rsidRDefault="0048397B" w:rsidP="009B211F">
      <w:pPr>
        <w:pStyle w:val="PlantUML"/>
      </w:pPr>
    </w:p>
    <w:p w14:paraId="376E8704" w14:textId="77777777" w:rsidR="0048397B" w:rsidRPr="00D53754" w:rsidRDefault="0048397B" w:rsidP="009B211F">
      <w:pPr>
        <w:pStyle w:val="PlantUML"/>
      </w:pPr>
      <w:r w:rsidRPr="00D53754">
        <w:t>== usage of the introspection resource ==</w:t>
      </w:r>
    </w:p>
    <w:p w14:paraId="263E72E8" w14:textId="77777777" w:rsidR="0048397B" w:rsidRPr="00D53754" w:rsidRDefault="0048397B" w:rsidP="009B211F">
      <w:pPr>
        <w:pStyle w:val="PlantUML"/>
      </w:pPr>
      <w:r w:rsidRPr="00D53754">
        <w:t xml:space="preserve">note over client </w:t>
      </w:r>
    </w:p>
    <w:p w14:paraId="44CAE893" w14:textId="77777777" w:rsidR="0048397B" w:rsidRPr="00D53754" w:rsidRDefault="0048397B" w:rsidP="009B211F">
      <w:pPr>
        <w:pStyle w:val="PlantUML"/>
      </w:pPr>
      <w:r w:rsidRPr="00D53754">
        <w:t>retrieve the introspection resource</w:t>
      </w:r>
    </w:p>
    <w:p w14:paraId="37493561" w14:textId="77777777" w:rsidR="0048397B" w:rsidRPr="00D53754" w:rsidRDefault="0048397B" w:rsidP="009B211F">
      <w:pPr>
        <w:pStyle w:val="PlantUML"/>
      </w:pPr>
      <w:r w:rsidRPr="00D53754">
        <w:t>end note</w:t>
      </w:r>
    </w:p>
    <w:p w14:paraId="0E91AC3F" w14:textId="77777777" w:rsidR="0048397B" w:rsidRPr="00D53754" w:rsidRDefault="0048397B" w:rsidP="009B211F">
      <w:pPr>
        <w:pStyle w:val="PlantUML"/>
      </w:pPr>
    </w:p>
    <w:p w14:paraId="0589B6D8" w14:textId="77777777" w:rsidR="0048397B" w:rsidRPr="00D53754" w:rsidRDefault="0048397B" w:rsidP="009B211F">
      <w:pPr>
        <w:pStyle w:val="PlantUML"/>
      </w:pPr>
      <w:r w:rsidRPr="00D53754">
        <w:t>client -&gt; server: retrieve [/myintrospectionresource] {}</w:t>
      </w:r>
    </w:p>
    <w:p w14:paraId="0F383AAA" w14:textId="77777777" w:rsidR="0048397B" w:rsidRPr="00D53754" w:rsidRDefault="0048397B" w:rsidP="009B211F">
      <w:pPr>
        <w:pStyle w:val="PlantUML"/>
      </w:pPr>
    </w:p>
    <w:p w14:paraId="7B2F3617" w14:textId="77777777" w:rsidR="0048397B" w:rsidRPr="00D53754" w:rsidRDefault="0048397B" w:rsidP="009B211F">
      <w:pPr>
        <w:pStyle w:val="PlantUML"/>
      </w:pPr>
      <w:r w:rsidRPr="00D53754">
        <w:t>server -&gt; client: /myintrospectionresource data</w:t>
      </w:r>
    </w:p>
    <w:p w14:paraId="5D3B023F" w14:textId="77777777" w:rsidR="0048397B" w:rsidRPr="00D53754" w:rsidRDefault="0048397B" w:rsidP="009B211F">
      <w:pPr>
        <w:pStyle w:val="PlantUML"/>
      </w:pPr>
    </w:p>
    <w:p w14:paraId="3BD20853" w14:textId="77777777" w:rsidR="0048397B" w:rsidRPr="00D53754" w:rsidRDefault="0048397B" w:rsidP="009B211F">
      <w:pPr>
        <w:pStyle w:val="PlantUML"/>
      </w:pPr>
      <w:r w:rsidRPr="00D53754">
        <w:t xml:space="preserve">note over client </w:t>
      </w:r>
    </w:p>
    <w:p w14:paraId="03961F0A" w14:textId="77777777" w:rsidR="0048397B" w:rsidRPr="00D53754" w:rsidRDefault="0048397B" w:rsidP="009B211F">
      <w:pPr>
        <w:pStyle w:val="PlantUML"/>
      </w:pPr>
      <w:r w:rsidRPr="00D53754">
        <w:t>url of the introspection device data is now known to the client</w:t>
      </w:r>
    </w:p>
    <w:p w14:paraId="31316FAA" w14:textId="77777777" w:rsidR="0048397B" w:rsidRPr="00D53754" w:rsidRDefault="0048397B" w:rsidP="009B211F">
      <w:pPr>
        <w:pStyle w:val="PlantUML"/>
      </w:pPr>
      <w:r w:rsidRPr="00D53754">
        <w:t>end note</w:t>
      </w:r>
    </w:p>
    <w:p w14:paraId="5095ACF7" w14:textId="77777777" w:rsidR="0048397B" w:rsidRPr="00D53754" w:rsidRDefault="0048397B" w:rsidP="009B211F">
      <w:pPr>
        <w:pStyle w:val="PlantUML"/>
      </w:pPr>
    </w:p>
    <w:p w14:paraId="19196244" w14:textId="77777777" w:rsidR="0048397B" w:rsidRPr="00D53754" w:rsidRDefault="0048397B" w:rsidP="009B211F">
      <w:pPr>
        <w:pStyle w:val="PlantUML"/>
      </w:pPr>
      <w:r w:rsidRPr="00D53754">
        <w:t>client -&gt; server: retrieve [/myintrospectiondataurl] {}</w:t>
      </w:r>
    </w:p>
    <w:p w14:paraId="7DDB78B5" w14:textId="77777777" w:rsidR="0048397B" w:rsidRPr="00D53754" w:rsidRDefault="0048397B" w:rsidP="009B211F">
      <w:pPr>
        <w:pStyle w:val="PlantUML"/>
      </w:pPr>
    </w:p>
    <w:p w14:paraId="67B2A5D2" w14:textId="77777777" w:rsidR="0048397B" w:rsidRPr="00D53754" w:rsidRDefault="0048397B" w:rsidP="009B211F">
      <w:pPr>
        <w:pStyle w:val="PlantUML"/>
      </w:pPr>
    </w:p>
    <w:p w14:paraId="4B90630C" w14:textId="77777777" w:rsidR="0048397B" w:rsidRPr="00D53754" w:rsidRDefault="0048397B" w:rsidP="009B211F">
      <w:pPr>
        <w:pStyle w:val="PlantUML"/>
      </w:pPr>
      <w:r w:rsidRPr="00D53754">
        <w:t>server -&gt; client: introspection device data</w:t>
      </w:r>
    </w:p>
    <w:p w14:paraId="7D34A390" w14:textId="77777777" w:rsidR="0048397B" w:rsidRPr="00D53754" w:rsidRDefault="0048397B" w:rsidP="009B211F">
      <w:pPr>
        <w:pStyle w:val="PlantUML"/>
      </w:pPr>
    </w:p>
    <w:p w14:paraId="6773D434" w14:textId="77777777" w:rsidR="0048397B" w:rsidRPr="00D53754" w:rsidRDefault="0048397B" w:rsidP="009B211F">
      <w:pPr>
        <w:pStyle w:val="PlantUML"/>
      </w:pPr>
      <w:r w:rsidRPr="00D53754">
        <w:t>== usage of the introspection device data  ==</w:t>
      </w:r>
    </w:p>
    <w:p w14:paraId="61A0C9B2" w14:textId="77777777" w:rsidR="0048397B" w:rsidRPr="00D53754" w:rsidRDefault="0048397B" w:rsidP="009B211F">
      <w:pPr>
        <w:pStyle w:val="PlantUML"/>
      </w:pPr>
    </w:p>
    <w:p w14:paraId="7066A6B3" w14:textId="77777777" w:rsidR="0048397B" w:rsidRPr="00D53754" w:rsidRDefault="0048397B" w:rsidP="009B211F">
      <w:pPr>
        <w:pStyle w:val="PlantUML"/>
      </w:pPr>
      <w:r w:rsidRPr="00D53754">
        <w:t xml:space="preserve">note over client </w:t>
      </w:r>
    </w:p>
    <w:p w14:paraId="2D161697" w14:textId="77777777" w:rsidR="0048397B" w:rsidRPr="00D53754" w:rsidRDefault="0048397B" w:rsidP="009B211F">
      <w:pPr>
        <w:pStyle w:val="PlantUML"/>
      </w:pPr>
      <w:r w:rsidRPr="00D53754">
        <w:t xml:space="preserve">use the introspection data: </w:t>
      </w:r>
    </w:p>
    <w:p w14:paraId="436D788B" w14:textId="77777777" w:rsidR="0048397B" w:rsidRPr="00D53754" w:rsidRDefault="0048397B" w:rsidP="009B211F">
      <w:pPr>
        <w:pStyle w:val="PlantUML"/>
      </w:pPr>
      <w:r w:rsidRPr="00D53754">
        <w:t>1) construct payloads for methods</w:t>
      </w:r>
    </w:p>
    <w:p w14:paraId="59B65698" w14:textId="77777777" w:rsidR="0048397B" w:rsidRPr="00D53754" w:rsidRDefault="0048397B" w:rsidP="009B211F">
      <w:pPr>
        <w:pStyle w:val="PlantUML"/>
      </w:pPr>
      <w:r w:rsidRPr="00D53754">
        <w:t>2) invoke those methods.</w:t>
      </w:r>
    </w:p>
    <w:p w14:paraId="4324E6DA" w14:textId="77777777" w:rsidR="0048397B" w:rsidRPr="00D53754" w:rsidRDefault="0048397B" w:rsidP="009B211F">
      <w:pPr>
        <w:pStyle w:val="PlantUML"/>
      </w:pPr>
      <w:r w:rsidRPr="00D53754">
        <w:t>end note</w:t>
      </w:r>
    </w:p>
    <w:p w14:paraId="79B906AB" w14:textId="77777777" w:rsidR="0048397B" w:rsidRPr="00D53754" w:rsidRDefault="0048397B" w:rsidP="009B211F">
      <w:pPr>
        <w:pStyle w:val="PlantUML"/>
      </w:pPr>
    </w:p>
    <w:p w14:paraId="4A41C748" w14:textId="77777777" w:rsidR="0048397B" w:rsidRPr="00D53754" w:rsidRDefault="0048397B" w:rsidP="009B211F">
      <w:pPr>
        <w:pStyle w:val="PlantUML"/>
      </w:pPr>
    </w:p>
    <w:p w14:paraId="5886E40E" w14:textId="77777777" w:rsidR="0048397B" w:rsidRPr="00D53754" w:rsidRDefault="0048397B" w:rsidP="009B211F">
      <w:pPr>
        <w:pStyle w:val="PlantUML"/>
      </w:pPr>
      <w:r w:rsidRPr="00D53754">
        <w:t>@enduml</w:t>
      </w:r>
    </w:p>
    <w:p w14:paraId="49E7D131" w14:textId="77777777" w:rsidR="009B211F" w:rsidRDefault="009B211F" w:rsidP="009B211F">
      <w:pPr>
        <w:pStyle w:val="FIGURE"/>
      </w:pPr>
      <w:r>
        <w:rPr>
          <w:noProof/>
          <w:lang w:eastAsia="en-US"/>
        </w:rPr>
        <w:lastRenderedPageBreak/>
        <w:drawing>
          <wp:inline distT="0" distB="0" distL="0" distR="0" wp14:anchorId="32C4C309" wp14:editId="417AF5BA">
            <wp:extent cx="4657725" cy="5686425"/>
            <wp:effectExtent l="0" t="0" r="9525" b="9525"/>
            <wp:docPr id="228" name="Picture 2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84">
                      <a:extLst>
                        <a:ext uri="{28A0092B-C50C-407E-A947-70E740481C1C}">
                          <a14:useLocalDpi xmlns:a14="http://schemas.microsoft.com/office/drawing/2010/main" val="0"/>
                        </a:ext>
                      </a:extLst>
                    </a:blip>
                    <a:stretch>
                      <a:fillRect/>
                    </a:stretch>
                  </pic:blipFill>
                  <pic:spPr>
                    <a:xfrm>
                      <a:off x="0" y="0"/>
                      <a:ext cx="4657725" cy="5686425"/>
                    </a:xfrm>
                    <a:prstGeom prst="rect">
                      <a:avLst/>
                    </a:prstGeom>
                  </pic:spPr>
                </pic:pic>
              </a:graphicData>
            </a:graphic>
          </wp:inline>
        </w:drawing>
      </w:r>
    </w:p>
    <w:p w14:paraId="5D51120D" w14:textId="77777777" w:rsidR="00300FBF" w:rsidRDefault="00300FBF" w:rsidP="00300FBF">
      <w:pPr>
        <w:pStyle w:val="FIGURE-title"/>
      </w:pPr>
      <w:bookmarkStart w:id="13822" w:name="_Toc454388838"/>
      <w:bookmarkStart w:id="13823" w:name="_Toc509367541"/>
      <w:r w:rsidRPr="00CF7590">
        <w:t>Figure</w:t>
      </w:r>
      <w:r>
        <w:t xml:space="preserve"> </w:t>
      </w:r>
      <w:fldSimple w:instr=" SEQ Figure \* ARABIC ">
        <w:r w:rsidR="00370B4E">
          <w:rPr>
            <w:noProof/>
          </w:rPr>
          <w:t>26</w:t>
        </w:r>
      </w:fldSimple>
      <w:r>
        <w:rPr>
          <w:lang w:val="en-GB"/>
        </w:rPr>
        <w:t xml:space="preserve"> Interactions to check </w:t>
      </w:r>
      <w:bookmarkEnd w:id="13822"/>
      <w:r>
        <w:rPr>
          <w:lang w:val="en-GB"/>
        </w:rPr>
        <w:t>Introspection support and download the Introspection Device Data.</w:t>
      </w:r>
      <w:bookmarkEnd w:id="13823"/>
    </w:p>
    <w:p w14:paraId="0A2E60FB" w14:textId="77777777" w:rsidR="00B821C9" w:rsidRDefault="00B821C9" w:rsidP="00B821C9">
      <w:pPr>
        <w:pStyle w:val="Heading1"/>
      </w:pPr>
      <w:bookmarkStart w:id="13824" w:name="_Ref490577610"/>
      <w:bookmarkStart w:id="13825" w:name="_Toc509367239"/>
      <w:r>
        <w:t>Messaging</w:t>
      </w:r>
      <w:bookmarkEnd w:id="13627"/>
      <w:bookmarkEnd w:id="13824"/>
      <w:bookmarkEnd w:id="13825"/>
    </w:p>
    <w:p w14:paraId="304B3202" w14:textId="77777777" w:rsidR="00EA4C98" w:rsidRPr="00D85833" w:rsidRDefault="00EA4C98" w:rsidP="00F92D1D">
      <w:pPr>
        <w:pStyle w:val="Heading2"/>
      </w:pPr>
      <w:bookmarkStart w:id="13826" w:name="_Toc509367240"/>
      <w:r>
        <w:t>Introduction</w:t>
      </w:r>
      <w:bookmarkEnd w:id="13826"/>
    </w:p>
    <w:p w14:paraId="4FCA52BD" w14:textId="77777777" w:rsidR="00EA4C98" w:rsidRDefault="0028285A" w:rsidP="00EA4C98">
      <w:pPr>
        <w:pStyle w:val="PARAGRAPH"/>
      </w:pPr>
      <w:r>
        <w:t>This section</w:t>
      </w:r>
      <w:r w:rsidR="00EA4C98">
        <w:t xml:space="preserve"> specifies the protocol messaging mappi</w:t>
      </w:r>
      <w:r>
        <w:t xml:space="preserve">ng to the </w:t>
      </w:r>
      <w:r w:rsidR="00EA4C98">
        <w:t xml:space="preserve">CRUDN messaging operations </w:t>
      </w:r>
      <w:r>
        <w:t>(</w:t>
      </w:r>
      <w:r w:rsidR="009D37A8">
        <w:t>s</w:t>
      </w:r>
      <w:r>
        <w:t xml:space="preserve">ection </w:t>
      </w:r>
      <w:r w:rsidR="00194F1E">
        <w:fldChar w:fldCharType="begin"/>
      </w:r>
      <w:r>
        <w:instrText xml:space="preserve"> REF _Ref409466706 \r \h </w:instrText>
      </w:r>
      <w:r w:rsidR="00194F1E">
        <w:fldChar w:fldCharType="separate"/>
      </w:r>
      <w:r w:rsidR="00370B4E">
        <w:t>8</w:t>
      </w:r>
      <w:r w:rsidR="00194F1E">
        <w:fldChar w:fldCharType="end"/>
      </w:r>
      <w:r>
        <w:t xml:space="preserve">) </w:t>
      </w:r>
      <w:r w:rsidR="00EA4C98">
        <w:t>for each messaging protocol specified (e.g.</w:t>
      </w:r>
      <w:r w:rsidR="00DE16B7">
        <w:t>,</w:t>
      </w:r>
      <w:r w:rsidR="00EA4C98">
        <w:t xml:space="preserve"> CoAP.).</w:t>
      </w:r>
      <w:r w:rsidR="00EA4C98" w:rsidRPr="00257504">
        <w:t xml:space="preserve"> </w:t>
      </w:r>
      <w:r w:rsidR="000B35A8">
        <w:rPr>
          <w:rFonts w:eastAsiaTheme="minorEastAsia" w:hint="eastAsia"/>
          <w:lang w:eastAsia="ko-KR"/>
        </w:rPr>
        <w:t>M</w:t>
      </w:r>
      <w:r w:rsidR="00EF7A16">
        <w:rPr>
          <w:rFonts w:eastAsiaTheme="minorEastAsia" w:hint="eastAsia"/>
          <w:lang w:eastAsia="ko-KR"/>
        </w:rPr>
        <w:t xml:space="preserve">apping to additional protocols is expected in later </w:t>
      </w:r>
      <w:r w:rsidR="003C4FEE">
        <w:rPr>
          <w:rFonts w:eastAsiaTheme="minorEastAsia"/>
          <w:lang w:eastAsia="ko-KR"/>
        </w:rPr>
        <w:t>version</w:t>
      </w:r>
      <w:r w:rsidR="003C4FEE">
        <w:rPr>
          <w:rFonts w:eastAsiaTheme="minorEastAsia" w:hint="eastAsia"/>
          <w:lang w:eastAsia="ko-KR"/>
        </w:rPr>
        <w:t xml:space="preserve"> </w:t>
      </w:r>
      <w:r w:rsidR="00EF7A16">
        <w:rPr>
          <w:rFonts w:eastAsiaTheme="minorEastAsia" w:hint="eastAsia"/>
          <w:lang w:eastAsia="ko-KR"/>
        </w:rPr>
        <w:t xml:space="preserve">of </w:t>
      </w:r>
      <w:r w:rsidR="003C4FEE">
        <w:rPr>
          <w:rFonts w:eastAsiaTheme="minorEastAsia"/>
          <w:lang w:eastAsia="ko-KR"/>
        </w:rPr>
        <w:t xml:space="preserve">this </w:t>
      </w:r>
      <w:r w:rsidR="00EF7A16">
        <w:rPr>
          <w:rFonts w:eastAsiaTheme="minorEastAsia" w:hint="eastAsia"/>
          <w:lang w:eastAsia="ko-KR"/>
        </w:rPr>
        <w:t xml:space="preserve">specification. </w:t>
      </w:r>
      <w:r w:rsidR="00EA4C98">
        <w:t xml:space="preserve">All the property information from the resource model </w:t>
      </w:r>
      <w:r w:rsidR="00B01B98">
        <w:t xml:space="preserve">shall </w:t>
      </w:r>
      <w:r w:rsidR="00EA4C98">
        <w:t xml:space="preserve">be carried within the message payload. This payload </w:t>
      </w:r>
      <w:r w:rsidR="00B01B98">
        <w:t xml:space="preserve">shall </w:t>
      </w:r>
      <w:r w:rsidR="00EA4C98">
        <w:t xml:space="preserve">be generated in the resource model layer and </w:t>
      </w:r>
      <w:r w:rsidR="00B01B98">
        <w:t xml:space="preserve">shall </w:t>
      </w:r>
      <w:r w:rsidR="00EA4C98">
        <w:t xml:space="preserve">be encapsulated in the data connectivity layer. The message header </w:t>
      </w:r>
      <w:r w:rsidR="00B01B98">
        <w:t xml:space="preserve">shall </w:t>
      </w:r>
      <w:r w:rsidR="00EA4C98">
        <w:t>only be used to describe the message payload (e.g.</w:t>
      </w:r>
      <w:r w:rsidR="00DE16B7">
        <w:t>,</w:t>
      </w:r>
      <w:r w:rsidR="00EA4C98">
        <w:t xml:space="preserve"> verb, mime-type, message payload format), in addition to the mandatory header fields defined in </w:t>
      </w:r>
      <w:r w:rsidR="00966C25">
        <w:t>messaging</w:t>
      </w:r>
      <w:r w:rsidR="00EA4C98">
        <w:t xml:space="preserve"> protocol (e.g</w:t>
      </w:r>
      <w:r w:rsidR="00EA4C98" w:rsidRPr="00DE15EC">
        <w:t>.</w:t>
      </w:r>
      <w:r w:rsidR="00DE16B7">
        <w:t>,</w:t>
      </w:r>
      <w:r w:rsidR="00EA4C98" w:rsidRPr="00DE15EC">
        <w:t xml:space="preserve"> CoAP) specification. If the message header does not support this, then this informat</w:t>
      </w:r>
      <w:r w:rsidR="00EA4C98">
        <w:t xml:space="preserve">ion </w:t>
      </w:r>
      <w:r w:rsidR="00B01B98">
        <w:t xml:space="preserve">shall </w:t>
      </w:r>
      <w:r w:rsidR="00EA4C98">
        <w:t xml:space="preserve">also be carried in the message payload. Resource model information </w:t>
      </w:r>
      <w:r w:rsidR="00B01B98">
        <w:t xml:space="preserve">shall </w:t>
      </w:r>
      <w:r w:rsidR="00EA4C98">
        <w:t>not be included in the message header structure unless the message header field is mandatory in the messaging protocol specification.</w:t>
      </w:r>
    </w:p>
    <w:p w14:paraId="1FD4F899" w14:textId="77777777" w:rsidR="00A52DB1" w:rsidRDefault="00A52DB1" w:rsidP="00A52DB1">
      <w:pPr>
        <w:pStyle w:val="PARAGRAPH"/>
      </w:pPr>
      <w:r>
        <w:lastRenderedPageBreak/>
        <w:t>When a Resource is specified with a restful description language like RAML or Swagger2.0 then the HTTP syntax definitions are used in the description (e.g., HTTP syntax for the CRUDN operations, status codes, etc). The HTTP syntax will be mapped to the actual used web transfer protocol (e.g., CoAP).</w:t>
      </w:r>
    </w:p>
    <w:p w14:paraId="4851DA8D" w14:textId="77777777" w:rsidR="00EA4C98" w:rsidRDefault="002E6AD0" w:rsidP="00F92D1D">
      <w:pPr>
        <w:pStyle w:val="Heading2"/>
      </w:pPr>
      <w:bookmarkStart w:id="13827" w:name="_Toc411696060"/>
      <w:bookmarkStart w:id="13828" w:name="_Toc411704103"/>
      <w:bookmarkStart w:id="13829" w:name="_Toc411774803"/>
      <w:bookmarkStart w:id="13830" w:name="_Toc411797876"/>
      <w:bookmarkStart w:id="13831" w:name="_Toc411859222"/>
      <w:bookmarkStart w:id="13832" w:name="_Toc411861164"/>
      <w:bookmarkStart w:id="13833" w:name="_Toc412051846"/>
      <w:bookmarkStart w:id="13834" w:name="_Toc412052138"/>
      <w:bookmarkStart w:id="13835" w:name="_Toc412052430"/>
      <w:bookmarkStart w:id="13836" w:name="_Toc412052722"/>
      <w:bookmarkStart w:id="13837" w:name="_Toc412055806"/>
      <w:bookmarkStart w:id="13838" w:name="_Toc412060210"/>
      <w:bookmarkStart w:id="13839" w:name="_Toc412062481"/>
      <w:bookmarkStart w:id="13840" w:name="_Toc412071218"/>
      <w:bookmarkStart w:id="13841" w:name="_Toc412130812"/>
      <w:bookmarkStart w:id="13842" w:name="_Toc412304600"/>
      <w:bookmarkStart w:id="13843" w:name="_Toc412305120"/>
      <w:bookmarkStart w:id="13844" w:name="_Toc412314911"/>
      <w:bookmarkStart w:id="13845" w:name="_Toc412643232"/>
      <w:bookmarkStart w:id="13846" w:name="_Toc412657625"/>
      <w:bookmarkStart w:id="13847" w:name="_Toc412658547"/>
      <w:bookmarkStart w:id="13848" w:name="_Toc412734522"/>
      <w:bookmarkStart w:id="13849" w:name="_Toc411696061"/>
      <w:bookmarkStart w:id="13850" w:name="_Toc411704104"/>
      <w:bookmarkStart w:id="13851" w:name="_Toc411774804"/>
      <w:bookmarkStart w:id="13852" w:name="_Toc411797877"/>
      <w:bookmarkStart w:id="13853" w:name="_Toc411859223"/>
      <w:bookmarkStart w:id="13854" w:name="_Toc411861165"/>
      <w:bookmarkStart w:id="13855" w:name="_Toc412051847"/>
      <w:bookmarkStart w:id="13856" w:name="_Toc412052139"/>
      <w:bookmarkStart w:id="13857" w:name="_Toc412052431"/>
      <w:bookmarkStart w:id="13858" w:name="_Toc412052723"/>
      <w:bookmarkStart w:id="13859" w:name="_Toc412055807"/>
      <w:bookmarkStart w:id="13860" w:name="_Toc412060211"/>
      <w:bookmarkStart w:id="13861" w:name="_Toc412062482"/>
      <w:bookmarkStart w:id="13862" w:name="_Toc412071219"/>
      <w:bookmarkStart w:id="13863" w:name="_Toc412130813"/>
      <w:bookmarkStart w:id="13864" w:name="_Toc412304601"/>
      <w:bookmarkStart w:id="13865" w:name="_Toc412305121"/>
      <w:bookmarkStart w:id="13866" w:name="_Toc412314912"/>
      <w:bookmarkStart w:id="13867" w:name="_Toc412643233"/>
      <w:bookmarkStart w:id="13868" w:name="_Toc412657626"/>
      <w:bookmarkStart w:id="13869" w:name="_Toc412658548"/>
      <w:bookmarkStart w:id="13870" w:name="_Toc412734523"/>
      <w:bookmarkStart w:id="13871" w:name="_Toc509367241"/>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r>
        <w:t xml:space="preserve">Mapping of CRUDN to </w:t>
      </w:r>
      <w:r w:rsidR="00EA4C98">
        <w:t>CoAP</w:t>
      </w:r>
      <w:bookmarkEnd w:id="13871"/>
    </w:p>
    <w:p w14:paraId="073A2C51" w14:textId="77777777" w:rsidR="00EA4C98" w:rsidRDefault="00634B07" w:rsidP="00F92D1D">
      <w:pPr>
        <w:pStyle w:val="Heading3"/>
      </w:pPr>
      <w:bookmarkStart w:id="13872" w:name="_Toc509367242"/>
      <w:r>
        <w:t>Overview</w:t>
      </w:r>
      <w:bookmarkEnd w:id="13872"/>
    </w:p>
    <w:p w14:paraId="5DC2D1C7" w14:textId="77777777" w:rsidR="00EA4C98" w:rsidRDefault="00EA4C98" w:rsidP="00EA4C98">
      <w:pPr>
        <w:pStyle w:val="PARAGRAPH"/>
      </w:pPr>
      <w:r>
        <w:t xml:space="preserve">A Device implementing CoAP shall conform to </w:t>
      </w:r>
      <w:r w:rsidR="00194F1E">
        <w:fldChar w:fldCharType="begin"/>
      </w:r>
      <w:r w:rsidR="00B82D33">
        <w:instrText xml:space="preserve"> REF ref_RFC_7252 \h </w:instrText>
      </w:r>
      <w:r w:rsidR="00194F1E">
        <w:fldChar w:fldCharType="separate"/>
      </w:r>
      <w:r w:rsidR="00370B4E">
        <w:t>IETF RFC 7252</w:t>
      </w:r>
      <w:r w:rsidR="00194F1E">
        <w:fldChar w:fldCharType="end"/>
      </w:r>
      <w:r w:rsidR="00446BC3">
        <w:t xml:space="preserve"> </w:t>
      </w:r>
      <w:r>
        <w:t xml:space="preserve">for the methods specified in </w:t>
      </w:r>
      <w:r w:rsidR="007325BF">
        <w:t xml:space="preserve">section </w:t>
      </w:r>
      <w:r w:rsidR="00194F1E">
        <w:fldChar w:fldCharType="begin"/>
      </w:r>
      <w:r w:rsidR="00C3756F">
        <w:instrText xml:space="preserve"> REF _Ref453944728 \r \h </w:instrText>
      </w:r>
      <w:r w:rsidR="00194F1E">
        <w:fldChar w:fldCharType="separate"/>
      </w:r>
      <w:r w:rsidR="00370B4E">
        <w:t>12.2.3</w:t>
      </w:r>
      <w:r w:rsidR="00194F1E">
        <w:fldChar w:fldCharType="end"/>
      </w:r>
      <w:r>
        <w:t xml:space="preserve">. A Device implementing CoAP shall conform to </w:t>
      </w:r>
      <w:r w:rsidR="00194F1E">
        <w:rPr>
          <w:highlight w:val="yellow"/>
        </w:rPr>
        <w:fldChar w:fldCharType="begin"/>
      </w:r>
      <w:r w:rsidR="00EC039C">
        <w:instrText xml:space="preserve"> REF ref_RFC_7641 \h </w:instrText>
      </w:r>
      <w:r w:rsidR="00194F1E">
        <w:rPr>
          <w:highlight w:val="yellow"/>
        </w:rPr>
      </w:r>
      <w:r w:rsidR="00194F1E">
        <w:rPr>
          <w:highlight w:val="yellow"/>
        </w:rPr>
        <w:fldChar w:fldCharType="separate"/>
      </w:r>
      <w:r w:rsidR="00370B4E">
        <w:t>IETF RFC 7641</w:t>
      </w:r>
      <w:r w:rsidR="00194F1E">
        <w:rPr>
          <w:highlight w:val="yellow"/>
        </w:rPr>
        <w:fldChar w:fldCharType="end"/>
      </w:r>
      <w:r>
        <w:t xml:space="preserve"> to implement the </w:t>
      </w:r>
      <w:r w:rsidR="00346337">
        <w:t>C</w:t>
      </w:r>
      <w:r w:rsidR="006459D0">
        <w:rPr>
          <w:rFonts w:eastAsiaTheme="minorEastAsia" w:hint="eastAsia"/>
          <w:lang w:eastAsia="ko-KR"/>
        </w:rPr>
        <w:t>oA</w:t>
      </w:r>
      <w:r w:rsidR="00346337">
        <w:t>P O</w:t>
      </w:r>
      <w:r>
        <w:t xml:space="preserve">bserve </w:t>
      </w:r>
      <w:r w:rsidR="00346337">
        <w:t>option.</w:t>
      </w:r>
      <w:r w:rsidR="00C56CA8">
        <w:t xml:space="preserve"> Support for CoAP b</w:t>
      </w:r>
      <w:r w:rsidR="00827A78" w:rsidRPr="00827A78">
        <w:t xml:space="preserve">lock </w:t>
      </w:r>
      <w:r w:rsidR="00C56CA8">
        <w:t>t</w:t>
      </w:r>
      <w:r w:rsidR="00827A78" w:rsidRPr="00827A78">
        <w:t xml:space="preserve">ransfer when the payload is larger than the MTU is defined in </w:t>
      </w:r>
      <w:r w:rsidR="00C56CA8">
        <w:t>s</w:t>
      </w:r>
      <w:r w:rsidR="00827A78" w:rsidRPr="00827A78">
        <w:t xml:space="preserve">ection </w:t>
      </w:r>
      <w:r w:rsidR="00194F1E">
        <w:fldChar w:fldCharType="begin"/>
      </w:r>
      <w:r w:rsidR="00C56CA8">
        <w:instrText xml:space="preserve"> REF _Ref425837778 \r \h </w:instrText>
      </w:r>
      <w:r w:rsidR="00194F1E">
        <w:fldChar w:fldCharType="separate"/>
      </w:r>
      <w:r w:rsidR="00370B4E">
        <w:t>12.2.8</w:t>
      </w:r>
      <w:r w:rsidR="00194F1E">
        <w:fldChar w:fldCharType="end"/>
      </w:r>
      <w:r w:rsidR="00827A78" w:rsidRPr="00827A78">
        <w:t>.</w:t>
      </w:r>
    </w:p>
    <w:p w14:paraId="15F69B88" w14:textId="77777777" w:rsidR="00B44511" w:rsidRDefault="00B44511" w:rsidP="00F92D1D">
      <w:pPr>
        <w:pStyle w:val="Heading3"/>
      </w:pPr>
      <w:bookmarkStart w:id="13873" w:name="_Toc509367243"/>
      <w:r w:rsidRPr="00AA1B41">
        <w:t>URIs</w:t>
      </w:r>
      <w:bookmarkEnd w:id="13873"/>
    </w:p>
    <w:p w14:paraId="30B97AE3" w14:textId="77777777" w:rsidR="00B44511" w:rsidRDefault="00B44511" w:rsidP="00EA4C98">
      <w:pPr>
        <w:pStyle w:val="PARAGRAPH"/>
      </w:pPr>
      <w:r>
        <w:t xml:space="preserve">An </w:t>
      </w:r>
      <w:r w:rsidR="00DF07AA">
        <w:rPr>
          <w:rFonts w:eastAsiaTheme="minorEastAsia"/>
          <w:lang w:eastAsia="ko-KR"/>
        </w:rPr>
        <w:t>OCF</w:t>
      </w:r>
      <w:r>
        <w:t xml:space="preserve">: URI is mapped to a coap: URI by replacing the scheme name </w:t>
      </w:r>
      <w:r w:rsidR="0006220D" w:rsidRPr="00D53754">
        <w:t>"</w:t>
      </w:r>
      <w:r w:rsidR="0006220D">
        <w:t>ocf</w:t>
      </w:r>
      <w:r w:rsidR="0006220D" w:rsidRPr="00D53754">
        <w:t>"</w:t>
      </w:r>
      <w:r>
        <w:t xml:space="preserve"> with </w:t>
      </w:r>
      <w:r w:rsidR="0006220D" w:rsidRPr="00D53754">
        <w:t>"</w:t>
      </w:r>
      <w:r>
        <w:t>coap</w:t>
      </w:r>
      <w:r w:rsidR="0006220D" w:rsidRPr="00D53754">
        <w:t>"</w:t>
      </w:r>
      <w:r>
        <w:t xml:space="preserve"> if unsecure or ‘coaps’ if secure before sending over the network by the requestor. Similarly on the receiver side, the scheme name is replaced with </w:t>
      </w:r>
      <w:r w:rsidR="0006220D" w:rsidRPr="00D53754">
        <w:t>"</w:t>
      </w:r>
      <w:r w:rsidR="0006220D">
        <w:t>ocf</w:t>
      </w:r>
      <w:r w:rsidR="0006220D" w:rsidRPr="00D53754">
        <w:t>"</w:t>
      </w:r>
      <w:r>
        <w:t>.</w:t>
      </w:r>
    </w:p>
    <w:p w14:paraId="56AC1F12" w14:textId="77777777" w:rsidR="002D7040" w:rsidRDefault="002D7040" w:rsidP="002D7040">
      <w:pPr>
        <w:pStyle w:val="PARAGRAPH"/>
      </w:pPr>
      <w:r>
        <w:t xml:space="preserve">Any query string that is present within the URI is encoded as one or more URI-Query Options as defined in </w:t>
      </w:r>
      <w:r>
        <w:fldChar w:fldCharType="begin"/>
      </w:r>
      <w:r>
        <w:instrText xml:space="preserve"> REF ref_RFC_7252 \h </w:instrText>
      </w:r>
      <w:r>
        <w:fldChar w:fldCharType="separate"/>
      </w:r>
      <w:r w:rsidR="00370B4E">
        <w:t>IETF RFC 7252</w:t>
      </w:r>
      <w:r>
        <w:fldChar w:fldCharType="end"/>
      </w:r>
      <w:r>
        <w:t xml:space="preserve"> section 6.4. </w:t>
      </w:r>
    </w:p>
    <w:p w14:paraId="2430CFC1" w14:textId="77777777" w:rsidR="002D7040" w:rsidRPr="00260FB0" w:rsidRDefault="002D7040" w:rsidP="00EA4C98">
      <w:pPr>
        <w:pStyle w:val="PARAGRAPH"/>
      </w:pPr>
    </w:p>
    <w:p w14:paraId="7F9EED43" w14:textId="77777777" w:rsidR="00EA4C98" w:rsidRDefault="003670D1" w:rsidP="00F92D1D">
      <w:pPr>
        <w:pStyle w:val="Heading3"/>
      </w:pPr>
      <w:bookmarkStart w:id="13874" w:name="_Ref453944728"/>
      <w:bookmarkStart w:id="13875" w:name="_Toc509367244"/>
      <w:r>
        <w:rPr>
          <w:rFonts w:hint="eastAsia"/>
        </w:rPr>
        <w:t>CoAP method with request and response</w:t>
      </w:r>
      <w:bookmarkEnd w:id="13874"/>
      <w:bookmarkEnd w:id="13875"/>
    </w:p>
    <w:p w14:paraId="0F010E7E" w14:textId="77777777" w:rsidR="003670D1" w:rsidRDefault="003670D1" w:rsidP="00F92D1D">
      <w:pPr>
        <w:pStyle w:val="Heading4"/>
      </w:pPr>
      <w:r>
        <w:t>Overview</w:t>
      </w:r>
    </w:p>
    <w:p w14:paraId="3695A1A9" w14:textId="77777777" w:rsidR="00EA4C98" w:rsidRDefault="00EA4C98" w:rsidP="00EA4C98">
      <w:r>
        <w:t xml:space="preserve">Every request has a CoAP method that </w:t>
      </w:r>
      <w:r w:rsidR="000423FA">
        <w:t xml:space="preserve">realizes </w:t>
      </w:r>
      <w:r>
        <w:t>the request. The primary methods and their meaning</w:t>
      </w:r>
      <w:r w:rsidR="003C4FEE">
        <w:t>s</w:t>
      </w:r>
      <w:r>
        <w:t xml:space="preserve"> </w:t>
      </w:r>
      <w:r w:rsidR="003C4FEE">
        <w:t xml:space="preserve">are </w:t>
      </w:r>
      <w:r>
        <w:t>shown in</w:t>
      </w:r>
      <w:r w:rsidR="00EE59EE">
        <w:t xml:space="preserve"> </w:t>
      </w:r>
      <w:r w:rsidR="00194F1E">
        <w:fldChar w:fldCharType="begin"/>
      </w:r>
      <w:r w:rsidR="004E3467">
        <w:instrText xml:space="preserve"> REF _Ref450527016 \h </w:instrText>
      </w:r>
      <w:r w:rsidR="00194F1E">
        <w:fldChar w:fldCharType="separate"/>
      </w:r>
      <w:r w:rsidR="00370B4E">
        <w:t xml:space="preserve">Table </w:t>
      </w:r>
      <w:r w:rsidR="00370B4E">
        <w:rPr>
          <w:noProof/>
        </w:rPr>
        <w:t>33</w:t>
      </w:r>
      <w:r w:rsidR="00194F1E">
        <w:fldChar w:fldCharType="end"/>
      </w:r>
      <w:r w:rsidR="000D49AF" w:rsidRPr="000D49AF">
        <w:t xml:space="preserve">, which </w:t>
      </w:r>
      <w:r w:rsidR="000423FA">
        <w:t>provides the mapping of</w:t>
      </w:r>
      <w:r w:rsidR="000423FA" w:rsidRPr="000D49AF">
        <w:t xml:space="preserve"> </w:t>
      </w:r>
      <w:r w:rsidR="000D49AF" w:rsidRPr="000D49AF">
        <w:t xml:space="preserve">GET/PUT/POST/DELETE methods </w:t>
      </w:r>
      <w:r w:rsidR="000423FA">
        <w:t xml:space="preserve">to </w:t>
      </w:r>
      <w:r w:rsidR="000D49AF" w:rsidRPr="000D49AF">
        <w:t xml:space="preserve">CREATE, RETRIEVE, UPDATE, </w:t>
      </w:r>
      <w:r w:rsidR="000423FA">
        <w:t xml:space="preserve">and </w:t>
      </w:r>
      <w:r w:rsidR="000D49AF" w:rsidRPr="000D49AF">
        <w:t>DELETE operations.</w:t>
      </w:r>
      <w:r w:rsidR="000D49AF">
        <w:rPr>
          <w:rFonts w:eastAsiaTheme="minorEastAsia" w:hint="eastAsia"/>
          <w:lang w:eastAsia="ko-KR"/>
        </w:rPr>
        <w:t xml:space="preserve"> </w:t>
      </w:r>
      <w:r>
        <w:t xml:space="preserve">The </w:t>
      </w:r>
      <w:r w:rsidR="000423FA">
        <w:t xml:space="preserve">associated text provides the </w:t>
      </w:r>
      <w:r>
        <w:t>generic behavio</w:t>
      </w:r>
      <w:r w:rsidR="00F815CC">
        <w:t>u</w:t>
      </w:r>
      <w:r>
        <w:t xml:space="preserve">rs </w:t>
      </w:r>
      <w:r w:rsidR="000423FA">
        <w:t xml:space="preserve">when </w:t>
      </w:r>
      <w:r>
        <w:t>using these methods</w:t>
      </w:r>
      <w:r w:rsidR="000423FA">
        <w:t>,</w:t>
      </w:r>
      <w:r>
        <w:t xml:space="preserve"> </w:t>
      </w:r>
      <w:r w:rsidR="000423FA">
        <w:t xml:space="preserve">however </w:t>
      </w:r>
      <w:r>
        <w:t xml:space="preserve">resource interfaces </w:t>
      </w:r>
      <w:r w:rsidR="000147F5">
        <w:rPr>
          <w:rFonts w:eastAsiaTheme="minorEastAsia" w:hint="eastAsia"/>
          <w:lang w:eastAsia="ko-KR"/>
        </w:rPr>
        <w:t>may</w:t>
      </w:r>
      <w:r w:rsidR="000147F5">
        <w:t xml:space="preserve"> </w:t>
      </w:r>
      <w:r>
        <w:t>modify these generic semantics.</w:t>
      </w:r>
      <w:r w:rsidR="00A52DB1">
        <w:t xml:space="preserve"> </w:t>
      </w:r>
      <w:r w:rsidR="00A52DB1" w:rsidRPr="00A52DB1">
        <w:t xml:space="preserve">The HTTP codes in the restful descriptions will be translated as described in </w:t>
      </w:r>
      <w:r w:rsidR="00C773A8">
        <w:fldChar w:fldCharType="begin"/>
      </w:r>
      <w:r w:rsidR="00C773A8">
        <w:instrText xml:space="preserve"> REF ref_RFC_8075 \h </w:instrText>
      </w:r>
      <w:r w:rsidR="00C773A8">
        <w:fldChar w:fldCharType="separate"/>
      </w:r>
      <w:r w:rsidR="00370B4E">
        <w:t>IETF RFC 8075</w:t>
      </w:r>
      <w:r w:rsidR="00C773A8">
        <w:fldChar w:fldCharType="end"/>
      </w:r>
      <w:r w:rsidR="00C773A8">
        <w:t xml:space="preserve"> </w:t>
      </w:r>
      <w:r w:rsidR="00A52DB1" w:rsidRPr="00A52DB1">
        <w:t xml:space="preserve">section </w:t>
      </w:r>
      <w:r w:rsidR="00386123">
        <w:t>7</w:t>
      </w:r>
      <w:r w:rsidR="00A52DB1" w:rsidRPr="00A52DB1">
        <w:t xml:space="preserve"> Response Code </w:t>
      </w:r>
      <w:r w:rsidR="00C773A8">
        <w:t>Mapping</w:t>
      </w:r>
      <w:r w:rsidR="00765707">
        <w:t>.</w:t>
      </w:r>
    </w:p>
    <w:p w14:paraId="2567987A" w14:textId="77777777" w:rsidR="00EA4C98" w:rsidRDefault="00EA4C98" w:rsidP="00EA4C98"/>
    <w:p w14:paraId="1251501F" w14:textId="77777777" w:rsidR="004E3467" w:rsidRDefault="004E3467" w:rsidP="004E3467">
      <w:pPr>
        <w:pStyle w:val="TABLE-title"/>
      </w:pPr>
      <w:bookmarkStart w:id="13876" w:name="_Ref450527016"/>
      <w:bookmarkStart w:id="13877" w:name="_Toc509367586"/>
      <w:r>
        <w:t xml:space="preserve">Table </w:t>
      </w:r>
      <w:r w:rsidR="00194F1E">
        <w:fldChar w:fldCharType="begin"/>
      </w:r>
      <w:r>
        <w:instrText xml:space="preserve"> SEQ Table \* ARABIC </w:instrText>
      </w:r>
      <w:r w:rsidR="00194F1E">
        <w:fldChar w:fldCharType="separate"/>
      </w:r>
      <w:r w:rsidR="00370B4E">
        <w:rPr>
          <w:noProof/>
        </w:rPr>
        <w:t>33</w:t>
      </w:r>
      <w:r w:rsidR="00194F1E">
        <w:rPr>
          <w:noProof/>
        </w:rPr>
        <w:fldChar w:fldCharType="end"/>
      </w:r>
      <w:bookmarkEnd w:id="13876"/>
      <w:r>
        <w:t>. CoAP request and response</w:t>
      </w:r>
      <w:bookmarkEnd w:id="13877"/>
    </w:p>
    <w:tbl>
      <w:tblPr>
        <w:tblStyle w:val="GridTable41"/>
        <w:tblW w:w="0" w:type="auto"/>
        <w:tblLook w:val="04A0" w:firstRow="1" w:lastRow="0" w:firstColumn="1" w:lastColumn="0" w:noHBand="0" w:noVBand="1"/>
      </w:tblPr>
      <w:tblGrid>
        <w:gridCol w:w="1526"/>
        <w:gridCol w:w="3402"/>
        <w:gridCol w:w="4422"/>
      </w:tblGrid>
      <w:tr w:rsidR="004E3467" w14:paraId="0974ADBB" w14:textId="77777777" w:rsidTr="00032819">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547B79E5" w14:textId="77777777" w:rsidR="004E3467" w:rsidRDefault="004E3467" w:rsidP="00032819">
            <w:pPr>
              <w:jc w:val="center"/>
              <w:rPr>
                <w:rFonts w:eastAsiaTheme="minorEastAsia"/>
              </w:rPr>
            </w:pPr>
            <w:r>
              <w:rPr>
                <w:rFonts w:eastAsiaTheme="minorEastAsia" w:hint="eastAsia"/>
                <w:lang w:eastAsia="ko-KR"/>
              </w:rPr>
              <w:t>Method for CRUDN</w:t>
            </w:r>
          </w:p>
        </w:tc>
        <w:tc>
          <w:tcPr>
            <w:tcW w:w="3402" w:type="dxa"/>
            <w:vAlign w:val="center"/>
          </w:tcPr>
          <w:p w14:paraId="20002EB8" w14:textId="77777777" w:rsidR="004E3467" w:rsidRDefault="004E3467" w:rsidP="00032819">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(mandatory) Request data</w:t>
            </w:r>
          </w:p>
        </w:tc>
        <w:tc>
          <w:tcPr>
            <w:tcW w:w="4422" w:type="dxa"/>
            <w:vAlign w:val="center"/>
          </w:tcPr>
          <w:p w14:paraId="420D0B3B" w14:textId="77777777" w:rsidR="004E3467" w:rsidRDefault="004E3467" w:rsidP="00032819">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(mandatory) Response data</w:t>
            </w:r>
          </w:p>
        </w:tc>
      </w:tr>
      <w:tr w:rsidR="004E3467" w14:paraId="6B0D99D4" w14:textId="77777777" w:rsidTr="0003281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26" w:type="dxa"/>
          </w:tcPr>
          <w:p w14:paraId="5C39837F" w14:textId="77777777" w:rsidR="004E3467" w:rsidRPr="00546FE9" w:rsidRDefault="004E3467" w:rsidP="00032819">
            <w:pPr>
              <w:pStyle w:val="TABLE-cell"/>
              <w:rPr>
                <w:rFonts w:eastAsiaTheme="minorEastAsia"/>
                <w:lang w:eastAsia="ko-KR"/>
              </w:rPr>
            </w:pPr>
            <w:r>
              <w:rPr>
                <w:rFonts w:eastAsiaTheme="minorEastAsia" w:hint="eastAsia"/>
                <w:lang w:eastAsia="ko-KR"/>
              </w:rPr>
              <w:t>GET for RETRIEVE</w:t>
            </w:r>
          </w:p>
        </w:tc>
        <w:tc>
          <w:tcPr>
            <w:tcW w:w="3402" w:type="dxa"/>
          </w:tcPr>
          <w:p w14:paraId="2576918E"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 xml:space="preserve">Method </w:t>
            </w:r>
            <w:r>
              <w:rPr>
                <w:rFonts w:eastAsiaTheme="minorEastAsia" w:hint="eastAsia"/>
                <w:b/>
                <w:lang w:eastAsia="ko-KR"/>
              </w:rPr>
              <w:t>c</w:t>
            </w:r>
            <w:r w:rsidRPr="00A22F62">
              <w:rPr>
                <w:b/>
                <w:lang w:eastAsia="ko-KR"/>
              </w:rPr>
              <w:t>ode</w:t>
            </w:r>
            <w:r>
              <w:rPr>
                <w:rFonts w:eastAsiaTheme="minorEastAsia" w:hint="eastAsia"/>
                <w:lang w:eastAsia="ko-KR"/>
              </w:rPr>
              <w:t xml:space="preserve">: GET (0.01)  </w:t>
            </w:r>
          </w:p>
          <w:p w14:paraId="50BAB613" w14:textId="77777777" w:rsidR="004E3467" w:rsidRPr="00546FE9"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Request URI</w:t>
            </w:r>
            <w:r>
              <w:rPr>
                <w:rFonts w:eastAsiaTheme="minorEastAsia" w:hint="eastAsia"/>
                <w:lang w:eastAsia="ko-KR"/>
              </w:rPr>
              <w:t xml:space="preserve">: an existing URI for the Resource to be retrieved </w:t>
            </w:r>
          </w:p>
        </w:tc>
        <w:tc>
          <w:tcPr>
            <w:tcW w:w="4422" w:type="dxa"/>
          </w:tcPr>
          <w:p w14:paraId="25E7C74D"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 xml:space="preserve">Response </w:t>
            </w:r>
            <w:r>
              <w:rPr>
                <w:rFonts w:eastAsiaTheme="minorEastAsia" w:hint="eastAsia"/>
                <w:b/>
                <w:lang w:eastAsia="ko-KR"/>
              </w:rPr>
              <w:t>c</w:t>
            </w:r>
            <w:r w:rsidRPr="00A22F62">
              <w:rPr>
                <w:b/>
                <w:lang w:eastAsia="ko-KR"/>
              </w:rPr>
              <w:t>ode</w:t>
            </w:r>
            <w:r>
              <w:rPr>
                <w:rFonts w:eastAsiaTheme="minorEastAsia" w:hint="eastAsia"/>
                <w:lang w:eastAsia="ko-KR"/>
              </w:rPr>
              <w:t>: success (2.xx) or error (4.xx</w:t>
            </w:r>
            <w:r w:rsidR="0054620B">
              <w:rPr>
                <w:rFonts w:eastAsiaTheme="minorEastAsia" w:hint="eastAsia"/>
                <w:lang w:eastAsia="ko-KR"/>
              </w:rPr>
              <w:t xml:space="preserve"> or 5.xx</w:t>
            </w:r>
            <w:r>
              <w:rPr>
                <w:rFonts w:eastAsiaTheme="minorEastAsia" w:hint="eastAsia"/>
                <w:lang w:eastAsia="ko-KR"/>
              </w:rPr>
              <w:t>)</w:t>
            </w:r>
          </w:p>
          <w:p w14:paraId="47D5AAFD" w14:textId="77777777" w:rsidR="004E3467" w:rsidRPr="00546FE9"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Payloa</w:t>
            </w:r>
            <w:r>
              <w:rPr>
                <w:rFonts w:eastAsiaTheme="minorEastAsia" w:hint="eastAsia"/>
                <w:lang w:eastAsia="ko-KR"/>
              </w:rPr>
              <w:t xml:space="preserve">d: Resource representation of the target Resource (when successful) </w:t>
            </w:r>
          </w:p>
        </w:tc>
      </w:tr>
      <w:tr w:rsidR="004E3467" w:rsidRPr="00237C8E" w14:paraId="1387F35D" w14:textId="77777777" w:rsidTr="00032819">
        <w:tc>
          <w:tcPr>
            <w:cnfStyle w:val="001000000000" w:firstRow="0" w:lastRow="0" w:firstColumn="1" w:lastColumn="0" w:oddVBand="0" w:evenVBand="0" w:oddHBand="0" w:evenHBand="0" w:firstRowFirstColumn="0" w:firstRowLastColumn="0" w:lastRowFirstColumn="0" w:lastRowLastColumn="0"/>
            <w:tcW w:w="1526" w:type="dxa"/>
          </w:tcPr>
          <w:p w14:paraId="03D345C4" w14:textId="77777777" w:rsidR="004E3467" w:rsidRPr="00FF3FF1" w:rsidRDefault="004E3467" w:rsidP="00032819">
            <w:pPr>
              <w:pStyle w:val="TABLE-cell"/>
              <w:rPr>
                <w:rFonts w:eastAsiaTheme="minorEastAsia"/>
                <w:lang w:eastAsia="ko-KR"/>
              </w:rPr>
            </w:pPr>
            <w:r>
              <w:rPr>
                <w:rFonts w:eastAsiaTheme="minorEastAsia" w:hint="eastAsia"/>
                <w:lang w:eastAsia="ko-KR"/>
              </w:rPr>
              <w:t>POST for CREATE</w:t>
            </w:r>
          </w:p>
        </w:tc>
        <w:tc>
          <w:tcPr>
            <w:tcW w:w="3402" w:type="dxa"/>
          </w:tcPr>
          <w:p w14:paraId="5B282B78"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 xml:space="preserve">Method </w:t>
            </w:r>
            <w:r>
              <w:rPr>
                <w:rFonts w:eastAsiaTheme="minorEastAsia" w:hint="eastAsia"/>
                <w:b/>
                <w:lang w:eastAsia="ko-KR"/>
              </w:rPr>
              <w:t>c</w:t>
            </w:r>
            <w:r w:rsidRPr="00A22F62">
              <w:rPr>
                <w:b/>
                <w:lang w:eastAsia="ko-KR"/>
              </w:rPr>
              <w:t>ode</w:t>
            </w:r>
            <w:r>
              <w:rPr>
                <w:rFonts w:eastAsiaTheme="minorEastAsia" w:hint="eastAsia"/>
                <w:lang w:eastAsia="ko-KR"/>
              </w:rPr>
              <w:t xml:space="preserve">: POST (0.02) </w:t>
            </w:r>
          </w:p>
          <w:p w14:paraId="2F188E6F"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Request URI</w:t>
            </w:r>
            <w:r>
              <w:rPr>
                <w:rFonts w:eastAsiaTheme="minorEastAsia" w:hint="eastAsia"/>
                <w:lang w:eastAsia="ko-KR"/>
              </w:rPr>
              <w:t xml:space="preserve">: an existing URI for the Resource responsible for the creation </w:t>
            </w:r>
          </w:p>
          <w:p w14:paraId="5C1D0B1E" w14:textId="77777777" w:rsidR="004E3467" w:rsidRPr="00FF3FF1"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Payload</w:t>
            </w:r>
            <w:r>
              <w:rPr>
                <w:rFonts w:eastAsiaTheme="minorEastAsia" w:hint="eastAsia"/>
                <w:lang w:eastAsia="ko-KR"/>
              </w:rPr>
              <w:t xml:space="preserve">: Resource presentation of the Resource to be created </w:t>
            </w:r>
          </w:p>
        </w:tc>
        <w:tc>
          <w:tcPr>
            <w:tcW w:w="4422" w:type="dxa"/>
          </w:tcPr>
          <w:p w14:paraId="61407316"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A22F62">
              <w:rPr>
                <w:b/>
                <w:lang w:eastAsia="ko-KR"/>
              </w:rPr>
              <w:t xml:space="preserve">Response </w:t>
            </w:r>
            <w:r>
              <w:rPr>
                <w:rFonts w:eastAsiaTheme="minorEastAsia" w:hint="eastAsia"/>
                <w:b/>
                <w:lang w:eastAsia="ko-KR"/>
              </w:rPr>
              <w:t>c</w:t>
            </w:r>
            <w:r w:rsidRPr="00A22F62">
              <w:rPr>
                <w:b/>
                <w:lang w:eastAsia="ko-KR"/>
              </w:rPr>
              <w:t>ode</w:t>
            </w:r>
            <w:r>
              <w:rPr>
                <w:rFonts w:eastAsiaTheme="minorEastAsia" w:hint="eastAsia"/>
                <w:lang w:eastAsia="ko-KR"/>
              </w:rPr>
              <w:t>: success (2.xx) or error (4.xx</w:t>
            </w:r>
            <w:r w:rsidR="0054620B">
              <w:rPr>
                <w:rFonts w:eastAsiaTheme="minorEastAsia" w:hint="eastAsia"/>
                <w:lang w:eastAsia="ko-KR"/>
              </w:rPr>
              <w:t xml:space="preserve"> or 5.xx</w:t>
            </w:r>
            <w:r>
              <w:rPr>
                <w:rFonts w:eastAsiaTheme="minorEastAsia" w:hint="eastAsia"/>
                <w:lang w:eastAsia="ko-KR"/>
              </w:rPr>
              <w:t>)</w:t>
            </w:r>
          </w:p>
          <w:p w14:paraId="008BF022"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 xml:space="preserve">- </w:t>
            </w:r>
            <w:r w:rsidRPr="00A22F62">
              <w:rPr>
                <w:b/>
                <w:lang w:eastAsia="ko-KR"/>
              </w:rPr>
              <w:t>Payload</w:t>
            </w:r>
            <w:r>
              <w:rPr>
                <w:rFonts w:eastAsiaTheme="minorEastAsia" w:hint="eastAsia"/>
                <w:lang w:eastAsia="ko-KR"/>
              </w:rPr>
              <w:t xml:space="preserve">: the URI of the newly created Resource (when successful). </w:t>
            </w:r>
          </w:p>
        </w:tc>
      </w:tr>
      <w:tr w:rsidR="004E3467" w14:paraId="397D1500" w14:textId="77777777" w:rsidTr="00032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18FF44D" w14:textId="77777777" w:rsidR="004E3467" w:rsidRDefault="004E3467" w:rsidP="00032819">
            <w:pPr>
              <w:pStyle w:val="TABLE-cell"/>
            </w:pPr>
            <w:r>
              <w:rPr>
                <w:rFonts w:eastAsiaTheme="minorEastAsia" w:hint="eastAsia"/>
                <w:lang w:eastAsia="ko-KR"/>
              </w:rPr>
              <w:t>PUT for CREATE</w:t>
            </w:r>
          </w:p>
        </w:tc>
        <w:tc>
          <w:tcPr>
            <w:tcW w:w="3402" w:type="dxa"/>
          </w:tcPr>
          <w:p w14:paraId="6A9C182E"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C41458">
              <w:rPr>
                <w:rFonts w:eastAsiaTheme="minorEastAsia" w:hint="eastAsia"/>
                <w:b/>
                <w:lang w:eastAsia="ko-KR"/>
              </w:rPr>
              <w:t xml:space="preserve">Method </w:t>
            </w:r>
            <w:r>
              <w:rPr>
                <w:rFonts w:eastAsiaTheme="minorEastAsia" w:hint="eastAsia"/>
                <w:b/>
                <w:lang w:eastAsia="ko-KR"/>
              </w:rPr>
              <w:t>c</w:t>
            </w:r>
            <w:r w:rsidRPr="00C41458">
              <w:rPr>
                <w:rFonts w:eastAsiaTheme="minorEastAsia" w:hint="eastAsia"/>
                <w:b/>
                <w:lang w:eastAsia="ko-KR"/>
              </w:rPr>
              <w:t>ode</w:t>
            </w:r>
            <w:r>
              <w:rPr>
                <w:rFonts w:eastAsiaTheme="minorEastAsia" w:hint="eastAsia"/>
                <w:lang w:eastAsia="ko-KR"/>
              </w:rPr>
              <w:t>: PUT (0.03)</w:t>
            </w:r>
          </w:p>
          <w:p w14:paraId="01589BF1"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C41458">
              <w:rPr>
                <w:rFonts w:eastAsiaTheme="minorEastAsia"/>
                <w:b/>
                <w:lang w:eastAsia="ko-KR"/>
              </w:rPr>
              <w:t>R</w:t>
            </w:r>
            <w:r w:rsidRPr="00C41458">
              <w:rPr>
                <w:rFonts w:eastAsiaTheme="minorEastAsia" w:hint="eastAsia"/>
                <w:b/>
                <w:lang w:eastAsia="ko-KR"/>
              </w:rPr>
              <w:t>equest URI</w:t>
            </w:r>
            <w:r>
              <w:rPr>
                <w:rFonts w:eastAsiaTheme="minorEastAsia" w:hint="eastAsia"/>
                <w:lang w:eastAsia="ko-KR"/>
              </w:rPr>
              <w:t xml:space="preserve">: a new URI for the Resource to be created. </w:t>
            </w:r>
          </w:p>
          <w:p w14:paraId="3F63305C"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hint="eastAsia"/>
                <w:lang w:eastAsia="ko-KR"/>
              </w:rPr>
              <w:t xml:space="preserve">- </w:t>
            </w:r>
            <w:r w:rsidRPr="00C41458">
              <w:rPr>
                <w:rFonts w:eastAsiaTheme="minorEastAsia" w:hint="eastAsia"/>
                <w:b/>
                <w:lang w:eastAsia="ko-KR"/>
              </w:rPr>
              <w:t>Payload</w:t>
            </w:r>
            <w:r>
              <w:rPr>
                <w:rFonts w:eastAsiaTheme="minorEastAsia" w:hint="eastAsia"/>
                <w:lang w:eastAsia="ko-KR"/>
              </w:rPr>
              <w:t xml:space="preserve">: Resource presentation of the Resource to be created.  </w:t>
            </w:r>
          </w:p>
        </w:tc>
        <w:tc>
          <w:tcPr>
            <w:tcW w:w="4422" w:type="dxa"/>
          </w:tcPr>
          <w:p w14:paraId="5B432206" w14:textId="77777777" w:rsidR="004E3467" w:rsidRPr="00237C8E" w:rsidRDefault="004E3467" w:rsidP="00032819">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C41458">
              <w:rPr>
                <w:rFonts w:eastAsiaTheme="minorEastAsia" w:hint="eastAsia"/>
                <w:b/>
                <w:lang w:eastAsia="ko-KR"/>
              </w:rPr>
              <w:t xml:space="preserve">Response </w:t>
            </w:r>
            <w:r>
              <w:rPr>
                <w:rFonts w:eastAsiaTheme="minorEastAsia" w:hint="eastAsia"/>
                <w:b/>
                <w:lang w:eastAsia="ko-KR"/>
              </w:rPr>
              <w:t>c</w:t>
            </w:r>
            <w:r w:rsidRPr="00C41458">
              <w:rPr>
                <w:rFonts w:eastAsiaTheme="minorEastAsia" w:hint="eastAsia"/>
                <w:b/>
                <w:lang w:eastAsia="ko-KR"/>
              </w:rPr>
              <w:t>ode</w:t>
            </w:r>
            <w:r>
              <w:rPr>
                <w:rFonts w:eastAsiaTheme="minorEastAsia" w:hint="eastAsia"/>
                <w:lang w:eastAsia="ko-KR"/>
              </w:rPr>
              <w:t>: success (2.xx) or error (4.xx</w:t>
            </w:r>
            <w:r w:rsidR="0054620B">
              <w:rPr>
                <w:rFonts w:eastAsiaTheme="minorEastAsia" w:hint="eastAsia"/>
                <w:lang w:eastAsia="ko-KR"/>
              </w:rPr>
              <w:t xml:space="preserve"> or 5.xx</w:t>
            </w:r>
            <w:r>
              <w:rPr>
                <w:rFonts w:eastAsiaTheme="minorEastAsia" w:hint="eastAsia"/>
                <w:lang w:eastAsia="ko-KR"/>
              </w:rPr>
              <w:t xml:space="preserve">) </w:t>
            </w:r>
          </w:p>
        </w:tc>
      </w:tr>
      <w:tr w:rsidR="004E3467" w:rsidRPr="00237C8E" w14:paraId="269FD948" w14:textId="77777777" w:rsidTr="00032819">
        <w:tc>
          <w:tcPr>
            <w:cnfStyle w:val="001000000000" w:firstRow="0" w:lastRow="0" w:firstColumn="1" w:lastColumn="0" w:oddVBand="0" w:evenVBand="0" w:oddHBand="0" w:evenHBand="0" w:firstRowFirstColumn="0" w:firstRowLastColumn="0" w:lastRowFirstColumn="0" w:lastRowLastColumn="0"/>
            <w:tcW w:w="1526" w:type="dxa"/>
          </w:tcPr>
          <w:p w14:paraId="0E9B6C28" w14:textId="77777777" w:rsidR="004E3467" w:rsidRDefault="004E3467" w:rsidP="00032819">
            <w:pPr>
              <w:pStyle w:val="TABLE-cell"/>
            </w:pPr>
            <w:r>
              <w:rPr>
                <w:rFonts w:eastAsiaTheme="minorEastAsia" w:hint="eastAsia"/>
                <w:lang w:eastAsia="ko-KR"/>
              </w:rPr>
              <w:t>POST for UPDATE</w:t>
            </w:r>
          </w:p>
        </w:tc>
        <w:tc>
          <w:tcPr>
            <w:tcW w:w="3402" w:type="dxa"/>
          </w:tcPr>
          <w:p w14:paraId="7B90F51F"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C41458">
              <w:rPr>
                <w:rFonts w:eastAsiaTheme="minorEastAsia" w:hint="eastAsia"/>
                <w:b/>
                <w:lang w:eastAsia="ko-KR"/>
              </w:rPr>
              <w:t>Method code</w:t>
            </w:r>
            <w:r>
              <w:rPr>
                <w:rFonts w:eastAsiaTheme="minorEastAsia" w:hint="eastAsia"/>
                <w:lang w:eastAsia="ko-KR"/>
              </w:rPr>
              <w:t xml:space="preserve">: POST (0.02) </w:t>
            </w:r>
          </w:p>
          <w:p w14:paraId="0318A81E"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 </w:t>
            </w:r>
            <w:r w:rsidRPr="00C41458">
              <w:rPr>
                <w:rFonts w:eastAsiaTheme="minorEastAsia"/>
                <w:b/>
                <w:lang w:eastAsia="ko-KR"/>
              </w:rPr>
              <w:t>R</w:t>
            </w:r>
            <w:r w:rsidRPr="00C41458">
              <w:rPr>
                <w:rFonts w:eastAsiaTheme="minorEastAsia" w:hint="eastAsia"/>
                <w:b/>
                <w:lang w:eastAsia="ko-KR"/>
              </w:rPr>
              <w:t>equest URI</w:t>
            </w:r>
            <w:r>
              <w:rPr>
                <w:rFonts w:eastAsiaTheme="minorEastAsia" w:hint="eastAsia"/>
                <w:lang w:eastAsia="ko-KR"/>
              </w:rPr>
              <w:t xml:space="preserve">: an existing URI for the Resource to be updated.  </w:t>
            </w:r>
          </w:p>
          <w:p w14:paraId="63F63221" w14:textId="77777777" w:rsidR="004E3467" w:rsidRPr="00300C84" w:rsidRDefault="004E3467" w:rsidP="000D5D12">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 xml:space="preserve">- </w:t>
            </w:r>
            <w:r w:rsidRPr="00C41458">
              <w:rPr>
                <w:rFonts w:eastAsiaTheme="minorEastAsia" w:hint="eastAsia"/>
                <w:b/>
                <w:lang w:eastAsia="ko-KR"/>
              </w:rPr>
              <w:t>Payload</w:t>
            </w:r>
            <w:r>
              <w:rPr>
                <w:rFonts w:eastAsiaTheme="minorEastAsia" w:hint="eastAsia"/>
                <w:lang w:eastAsia="ko-KR"/>
              </w:rPr>
              <w:t xml:space="preserve">: representation of the Resource to be updated.  </w:t>
            </w:r>
          </w:p>
        </w:tc>
        <w:tc>
          <w:tcPr>
            <w:tcW w:w="4422" w:type="dxa"/>
          </w:tcPr>
          <w:p w14:paraId="76EE14C6"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 xml:space="preserve">- </w:t>
            </w:r>
            <w:r w:rsidRPr="00C41458">
              <w:rPr>
                <w:rFonts w:eastAsiaTheme="minorEastAsia" w:hint="eastAsia"/>
                <w:b/>
                <w:lang w:eastAsia="ko-KR"/>
              </w:rPr>
              <w:t>Response Code</w:t>
            </w:r>
            <w:r>
              <w:rPr>
                <w:rFonts w:eastAsiaTheme="minorEastAsia" w:hint="eastAsia"/>
                <w:lang w:eastAsia="ko-KR"/>
              </w:rPr>
              <w:t>: success (2.xx) or error (4.xx</w:t>
            </w:r>
            <w:r w:rsidR="0054620B">
              <w:rPr>
                <w:rFonts w:eastAsiaTheme="minorEastAsia" w:hint="eastAsia"/>
                <w:lang w:eastAsia="ko-KR"/>
              </w:rPr>
              <w:t xml:space="preserve"> or 5.xx</w:t>
            </w:r>
            <w:r>
              <w:rPr>
                <w:rFonts w:eastAsiaTheme="minorEastAsia" w:hint="eastAsia"/>
                <w:lang w:eastAsia="ko-KR"/>
              </w:rPr>
              <w:t xml:space="preserve">)  </w:t>
            </w:r>
          </w:p>
        </w:tc>
      </w:tr>
      <w:tr w:rsidR="004E3467" w14:paraId="68BD1151" w14:textId="77777777" w:rsidTr="00032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D5F619E" w14:textId="77777777" w:rsidR="004E3467" w:rsidRDefault="004E3467" w:rsidP="00032819">
            <w:pPr>
              <w:pStyle w:val="TABLE-cell"/>
            </w:pPr>
          </w:p>
        </w:tc>
        <w:tc>
          <w:tcPr>
            <w:tcW w:w="3402" w:type="dxa"/>
          </w:tcPr>
          <w:p w14:paraId="2F30C8A9" w14:textId="77777777" w:rsidR="004E3467" w:rsidRDefault="004E3467" w:rsidP="00032819">
            <w:pPr>
              <w:pStyle w:val="TABLE-cell"/>
              <w:cnfStyle w:val="000000100000" w:firstRow="0" w:lastRow="0" w:firstColumn="0" w:lastColumn="0" w:oddVBand="0" w:evenVBand="0" w:oddHBand="1" w:evenHBand="0" w:firstRowFirstColumn="0" w:firstRowLastColumn="0" w:lastRowFirstColumn="0" w:lastRowLastColumn="0"/>
            </w:pPr>
          </w:p>
        </w:tc>
        <w:tc>
          <w:tcPr>
            <w:tcW w:w="4422" w:type="dxa"/>
          </w:tcPr>
          <w:p w14:paraId="7D8EC233" w14:textId="77777777" w:rsidR="004E3467" w:rsidRPr="007146CD" w:rsidRDefault="004E3467" w:rsidP="00032819">
            <w:pPr>
              <w:pStyle w:val="TABLE-cell"/>
              <w:cnfStyle w:val="000000100000" w:firstRow="0" w:lastRow="0" w:firstColumn="0" w:lastColumn="0" w:oddVBand="0" w:evenVBand="0" w:oddHBand="1" w:evenHBand="0" w:firstRowFirstColumn="0" w:firstRowLastColumn="0" w:lastRowFirstColumn="0" w:lastRowLastColumn="0"/>
            </w:pPr>
          </w:p>
        </w:tc>
      </w:tr>
      <w:tr w:rsidR="004E3467" w:rsidRPr="00237C8E" w14:paraId="759BF3DF" w14:textId="77777777" w:rsidTr="00032819">
        <w:tc>
          <w:tcPr>
            <w:cnfStyle w:val="001000000000" w:firstRow="0" w:lastRow="0" w:firstColumn="1" w:lastColumn="0" w:oddVBand="0" w:evenVBand="0" w:oddHBand="0" w:evenHBand="0" w:firstRowFirstColumn="0" w:firstRowLastColumn="0" w:lastRowFirstColumn="0" w:lastRowLastColumn="0"/>
            <w:tcW w:w="1526" w:type="dxa"/>
          </w:tcPr>
          <w:p w14:paraId="384E34C1" w14:textId="77777777" w:rsidR="004E3467" w:rsidRDefault="004E3467" w:rsidP="00032819">
            <w:pPr>
              <w:pStyle w:val="TABLE-cell"/>
            </w:pPr>
            <w:r>
              <w:rPr>
                <w:rFonts w:eastAsiaTheme="minorEastAsia" w:hint="eastAsia"/>
                <w:lang w:eastAsia="ko-KR"/>
              </w:rPr>
              <w:t>DELETE for DELETE</w:t>
            </w:r>
          </w:p>
        </w:tc>
        <w:tc>
          <w:tcPr>
            <w:tcW w:w="3402" w:type="dxa"/>
          </w:tcPr>
          <w:p w14:paraId="2B4AB245"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sidRPr="00C41458">
              <w:rPr>
                <w:rFonts w:eastAsiaTheme="minorEastAsia" w:hint="eastAsia"/>
                <w:b/>
                <w:lang w:eastAsia="ko-KR"/>
              </w:rPr>
              <w:t>- Method code</w:t>
            </w:r>
            <w:r>
              <w:rPr>
                <w:rFonts w:eastAsiaTheme="minorEastAsia" w:hint="eastAsia"/>
                <w:lang w:eastAsia="ko-KR"/>
              </w:rPr>
              <w:t>: DELETE (0.04)</w:t>
            </w:r>
          </w:p>
          <w:p w14:paraId="6BA5D8F4" w14:textId="77777777" w:rsidR="004E3467" w:rsidRDefault="004E3467" w:rsidP="00032819">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 xml:space="preserve">- </w:t>
            </w:r>
            <w:r w:rsidRPr="00C41458">
              <w:rPr>
                <w:rFonts w:eastAsiaTheme="minorEastAsia"/>
                <w:b/>
                <w:lang w:eastAsia="ko-KR"/>
              </w:rPr>
              <w:t>R</w:t>
            </w:r>
            <w:r w:rsidRPr="00C41458">
              <w:rPr>
                <w:rFonts w:eastAsiaTheme="minorEastAsia" w:hint="eastAsia"/>
                <w:b/>
                <w:lang w:eastAsia="ko-KR"/>
              </w:rPr>
              <w:t>equest URI</w:t>
            </w:r>
            <w:r>
              <w:rPr>
                <w:rFonts w:eastAsiaTheme="minorEastAsia" w:hint="eastAsia"/>
                <w:lang w:eastAsia="ko-KR"/>
              </w:rPr>
              <w:t xml:space="preserve">: an existing URI for the Resource to be deleted. </w:t>
            </w:r>
          </w:p>
        </w:tc>
        <w:tc>
          <w:tcPr>
            <w:tcW w:w="4422" w:type="dxa"/>
          </w:tcPr>
          <w:p w14:paraId="54810B51" w14:textId="77777777" w:rsidR="004E3467" w:rsidRPr="007146CD" w:rsidRDefault="004E3467" w:rsidP="00032819">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hint="eastAsia"/>
                <w:lang w:eastAsia="ko-KR"/>
              </w:rPr>
              <w:t xml:space="preserve">- </w:t>
            </w:r>
            <w:r w:rsidRPr="00C41458">
              <w:rPr>
                <w:rFonts w:eastAsiaTheme="minorEastAsia" w:hint="eastAsia"/>
                <w:b/>
                <w:lang w:eastAsia="ko-KR"/>
              </w:rPr>
              <w:t>Response code</w:t>
            </w:r>
            <w:r>
              <w:rPr>
                <w:rFonts w:eastAsiaTheme="minorEastAsia" w:hint="eastAsia"/>
                <w:lang w:eastAsia="ko-KR"/>
              </w:rPr>
              <w:t>: success (2.xx) or error (4.x</w:t>
            </w:r>
            <w:r w:rsidR="0054620B">
              <w:rPr>
                <w:rFonts w:eastAsiaTheme="minorEastAsia" w:hint="eastAsia"/>
                <w:lang w:eastAsia="ko-KR"/>
              </w:rPr>
              <w:t>x or 5.xx</w:t>
            </w:r>
            <w:r>
              <w:rPr>
                <w:rFonts w:eastAsiaTheme="minorEastAsia" w:hint="eastAsia"/>
                <w:lang w:eastAsia="ko-KR"/>
              </w:rPr>
              <w:t xml:space="preserve">) </w:t>
            </w:r>
          </w:p>
        </w:tc>
      </w:tr>
    </w:tbl>
    <w:p w14:paraId="7AE79CDB" w14:textId="77777777" w:rsidR="004E3467" w:rsidRDefault="004E3467" w:rsidP="00EA4C98"/>
    <w:p w14:paraId="22797EAA" w14:textId="77777777" w:rsidR="000423FA" w:rsidRDefault="000423FA" w:rsidP="00F92D1D">
      <w:pPr>
        <w:pStyle w:val="Heading4"/>
      </w:pPr>
      <w:r w:rsidRPr="000423FA">
        <w:t>CREATE</w:t>
      </w:r>
      <w:r w:rsidRPr="00F55901">
        <w:rPr>
          <w:rFonts w:hint="eastAsia"/>
        </w:rPr>
        <w:t xml:space="preserve"> </w:t>
      </w:r>
      <w:r>
        <w:rPr>
          <w:rFonts w:hint="eastAsia"/>
        </w:rPr>
        <w:t>with POST or PUT</w:t>
      </w:r>
    </w:p>
    <w:p w14:paraId="29FCF209" w14:textId="77777777" w:rsidR="000423FA" w:rsidRDefault="000423FA" w:rsidP="00F92D1D">
      <w:pPr>
        <w:pStyle w:val="Heading5"/>
      </w:pPr>
      <w:r w:rsidRPr="000423FA">
        <w:rPr>
          <w:rFonts w:hint="eastAsia"/>
        </w:rPr>
        <w:t>With</w:t>
      </w:r>
      <w:r w:rsidRPr="002A48F7">
        <w:t xml:space="preserve"> POST</w:t>
      </w:r>
    </w:p>
    <w:p w14:paraId="67DE1889" w14:textId="77777777" w:rsidR="001A4A0E" w:rsidRDefault="001A4A0E" w:rsidP="001A4A0E">
      <w:pPr>
        <w:pStyle w:val="PARAGRAPH"/>
      </w:pPr>
      <w:r>
        <w:t>POST shall be used only in situations where the request URI is valid, that is it is the URI of an existing Resource on the Server that is processing the request. If no such Resource is present, the Server shall respond with an error response code of 4.</w:t>
      </w:r>
      <w:r w:rsidR="00035EB5">
        <w:t>xx.</w:t>
      </w:r>
      <w:r>
        <w:t xml:space="preserve"> The use of POST for CREATE shall use an existing request URI which identifies the Resource on the Server responsible for creation. The URI of the created Resource is determined by the Server and provided to the Client in the response. </w:t>
      </w:r>
    </w:p>
    <w:p w14:paraId="4E6034BB" w14:textId="77777777" w:rsidR="001A4A0E" w:rsidRDefault="001A4A0E" w:rsidP="001A4A0E">
      <w:pPr>
        <w:pStyle w:val="PARAGRAPH"/>
      </w:pPr>
      <w:r>
        <w:t xml:space="preserve">A Client shall include the representation of the new Resource in the request payload. The new resource representation in the payload shall have all the necessary properties to create a valid Resource instance, i.e. the created Resource should be able to properly respond to the valid Request with mandatory Interface (e.g., </w:t>
      </w:r>
      <w:r w:rsidR="005D4032">
        <w:t>“</w:t>
      </w:r>
      <w:r>
        <w:t xml:space="preserve">GET </w:t>
      </w:r>
      <w:proofErr w:type="gramStart"/>
      <w:r>
        <w:t>with ?</w:t>
      </w:r>
      <w:proofErr w:type="gramEnd"/>
      <w:r>
        <w:t>if=oic.if.baseline</w:t>
      </w:r>
      <w:r w:rsidR="005D4032">
        <w:t>”</w:t>
      </w:r>
      <w:r>
        <w:t xml:space="preserve">).  </w:t>
      </w:r>
    </w:p>
    <w:p w14:paraId="5BD3D887" w14:textId="77777777" w:rsidR="001A4A0E" w:rsidRDefault="001A4A0E" w:rsidP="001A4A0E">
      <w:pPr>
        <w:pStyle w:val="PARAGRAPH"/>
      </w:pPr>
      <w:r>
        <w:t>Upon receiving the POST request, the Server shall either</w:t>
      </w:r>
    </w:p>
    <w:p w14:paraId="692690C7" w14:textId="77777777" w:rsidR="001A4A0E" w:rsidRDefault="001A4A0E" w:rsidP="001A4A0E">
      <w:pPr>
        <w:pStyle w:val="ListBullet"/>
      </w:pPr>
      <w:r>
        <w:t>create the new Resource with a new URI, respond with the new URI for the newly created Resource and a success response code (2.xx); or</w:t>
      </w:r>
    </w:p>
    <w:p w14:paraId="078D050D" w14:textId="77777777" w:rsidR="001A4A0E" w:rsidRDefault="001A4A0E" w:rsidP="001A4A0E">
      <w:pPr>
        <w:pStyle w:val="ListBullet"/>
      </w:pPr>
      <w:proofErr w:type="gramStart"/>
      <w:r>
        <w:t>respond</w:t>
      </w:r>
      <w:proofErr w:type="gramEnd"/>
      <w:r>
        <w:t xml:space="preserve"> with an error response code (4.xx</w:t>
      </w:r>
      <w:r w:rsidR="00994BFE">
        <w:rPr>
          <w:rFonts w:eastAsiaTheme="minorEastAsia" w:hint="eastAsia"/>
          <w:lang w:eastAsia="ko-KR"/>
        </w:rPr>
        <w:t xml:space="preserve"> or 5.xx</w:t>
      </w:r>
      <w:r>
        <w:t xml:space="preserve">). </w:t>
      </w:r>
    </w:p>
    <w:p w14:paraId="480786A2" w14:textId="77777777" w:rsidR="000423FA" w:rsidRDefault="001A4A0E" w:rsidP="001A4A0E">
      <w:pPr>
        <w:pStyle w:val="PARAGRAPH"/>
      </w:pPr>
      <w:r>
        <w:t>POST is unsafe and is the supported method when idempotent behaviour cannot be expected or guaranteed.</w:t>
      </w:r>
    </w:p>
    <w:p w14:paraId="63C4D68E" w14:textId="77777777" w:rsidR="000423FA" w:rsidRDefault="000423FA" w:rsidP="00F92D1D">
      <w:pPr>
        <w:pStyle w:val="Heading5"/>
      </w:pPr>
      <w:r w:rsidRPr="000423FA">
        <w:t>With</w:t>
      </w:r>
      <w:r>
        <w:t xml:space="preserve"> PUT</w:t>
      </w:r>
    </w:p>
    <w:p w14:paraId="11680066" w14:textId="77777777" w:rsidR="003670D1" w:rsidRDefault="003670D1" w:rsidP="003670D1">
      <w:pPr>
        <w:pStyle w:val="PARAGRAPH"/>
      </w:pPr>
      <w:r>
        <w:t xml:space="preserve">PUT shall be used to create a new Resource or completely replace the entire representation of an existing Resource. The resource representation in the payload of the PUT request shall be the complete representation. PUT for CREATE shall use a new request URI identifying the new Resource to be created. </w:t>
      </w:r>
    </w:p>
    <w:p w14:paraId="5DE3F15D" w14:textId="77777777" w:rsidR="003670D1" w:rsidRDefault="003670D1" w:rsidP="003670D1">
      <w:pPr>
        <w:pStyle w:val="PARAGRAPH"/>
      </w:pPr>
      <w:r>
        <w:t xml:space="preserve">The new resource representation in the payload shall have all the necessary properties to create a valid Resource instance, i.e. the created Resource should be able to properly respond to the valid Request with mandatory Interface (e.g. </w:t>
      </w:r>
      <w:r w:rsidR="005D4032">
        <w:t>“</w:t>
      </w:r>
      <w:r>
        <w:t xml:space="preserve">GET </w:t>
      </w:r>
      <w:proofErr w:type="gramStart"/>
      <w:r>
        <w:t>with ?</w:t>
      </w:r>
      <w:proofErr w:type="gramEnd"/>
      <w:r>
        <w:t>if=oic.if.baseline</w:t>
      </w:r>
      <w:r w:rsidR="005D4032">
        <w:t>”</w:t>
      </w:r>
      <w:r>
        <w:t xml:space="preserve">).  </w:t>
      </w:r>
    </w:p>
    <w:p w14:paraId="0CAF725A" w14:textId="77777777" w:rsidR="003670D1" w:rsidRDefault="003670D1" w:rsidP="003670D1">
      <w:pPr>
        <w:pStyle w:val="PARAGRAPH"/>
      </w:pPr>
      <w:r>
        <w:t>Upon receiving the PUT request, the Server shall either</w:t>
      </w:r>
    </w:p>
    <w:p w14:paraId="41C299F2" w14:textId="77777777" w:rsidR="003670D1" w:rsidRDefault="003670D1" w:rsidP="003670D1">
      <w:pPr>
        <w:pStyle w:val="ListBullet"/>
      </w:pPr>
      <w:r>
        <w:t xml:space="preserve">create the new Resource with the request URI provided in the PUT request and send back a response with a success response code (2.xx); or </w:t>
      </w:r>
    </w:p>
    <w:p w14:paraId="6198BC0B" w14:textId="77777777" w:rsidR="003670D1" w:rsidRDefault="003670D1" w:rsidP="003670D1">
      <w:pPr>
        <w:pStyle w:val="ListBullet"/>
      </w:pPr>
      <w:proofErr w:type="gramStart"/>
      <w:r>
        <w:t>respond</w:t>
      </w:r>
      <w:proofErr w:type="gramEnd"/>
      <w:r>
        <w:t xml:space="preserve"> with</w:t>
      </w:r>
      <w:r w:rsidR="004C6A24">
        <w:t xml:space="preserve"> an error response code (4.xx</w:t>
      </w:r>
      <w:r w:rsidR="00994BFE">
        <w:rPr>
          <w:rFonts w:eastAsiaTheme="minorEastAsia" w:hint="eastAsia"/>
          <w:lang w:eastAsia="ko-KR"/>
        </w:rPr>
        <w:t xml:space="preserve"> or 5.xx</w:t>
      </w:r>
      <w:r w:rsidR="004C6A24">
        <w:t>).</w:t>
      </w:r>
    </w:p>
    <w:p w14:paraId="3B72D7C0" w14:textId="77777777" w:rsidR="000423FA" w:rsidRDefault="003670D1" w:rsidP="003670D1">
      <w:pPr>
        <w:pStyle w:val="PARAGRAPH"/>
      </w:pPr>
      <w:r>
        <w:t>PUT is an unsafe method but it is idempotent, thus when a PUT request is repeated the outcome is the same each time.</w:t>
      </w:r>
    </w:p>
    <w:p w14:paraId="3FCBADDA" w14:textId="77777777" w:rsidR="000423FA" w:rsidRDefault="000423FA" w:rsidP="00F92D1D">
      <w:pPr>
        <w:pStyle w:val="Heading4"/>
      </w:pPr>
      <w:r w:rsidRPr="009F7915">
        <w:t>RETRIEVE</w:t>
      </w:r>
      <w:r>
        <w:rPr>
          <w:rFonts w:hint="eastAsia"/>
        </w:rPr>
        <w:t xml:space="preserve"> with</w:t>
      </w:r>
      <w:r w:rsidRPr="009F7915">
        <w:t xml:space="preserve"> GET</w:t>
      </w:r>
    </w:p>
    <w:p w14:paraId="03D95A84" w14:textId="77777777" w:rsidR="003670D1" w:rsidRDefault="003670D1" w:rsidP="003670D1">
      <w:pPr>
        <w:pStyle w:val="PARAGRAPH"/>
      </w:pPr>
      <w:r>
        <w:t xml:space="preserve">GET shall be used for the RETRIEVE operation. The GET method retrieves the representation of the target Resource identified by the request URI. </w:t>
      </w:r>
    </w:p>
    <w:p w14:paraId="44723705" w14:textId="77777777" w:rsidR="003670D1" w:rsidRDefault="003670D1" w:rsidP="003670D1">
      <w:pPr>
        <w:pStyle w:val="PARAGRAPH"/>
      </w:pPr>
      <w:r>
        <w:t>Upon receiving the GET request, the Server shall either</w:t>
      </w:r>
    </w:p>
    <w:p w14:paraId="6CB59614" w14:textId="77777777" w:rsidR="003670D1" w:rsidRDefault="003670D1" w:rsidP="003670D1">
      <w:pPr>
        <w:pStyle w:val="ListBullet"/>
      </w:pPr>
      <w:r>
        <w:lastRenderedPageBreak/>
        <w:t xml:space="preserve">send back the response with the representation of the target Resource with a success response code (2.xx); or </w:t>
      </w:r>
    </w:p>
    <w:p w14:paraId="0D4B6040" w14:textId="77777777" w:rsidR="003670D1" w:rsidRDefault="003670D1" w:rsidP="003670D1">
      <w:pPr>
        <w:pStyle w:val="ListBullet"/>
      </w:pPr>
      <w:proofErr w:type="gramStart"/>
      <w:r>
        <w:t>respond</w:t>
      </w:r>
      <w:proofErr w:type="gramEnd"/>
      <w:r>
        <w:t xml:space="preserve"> with an error response code (4.xx</w:t>
      </w:r>
      <w:r w:rsidR="00994BFE">
        <w:rPr>
          <w:rFonts w:eastAsiaTheme="minorEastAsia" w:hint="eastAsia"/>
          <w:lang w:eastAsia="ko-KR"/>
        </w:rPr>
        <w:t xml:space="preserve"> or 5.xx</w:t>
      </w:r>
      <w:r>
        <w:t>) or ignore it (e.g. non-applicable multicast GET).</w:t>
      </w:r>
    </w:p>
    <w:p w14:paraId="1FB828C8" w14:textId="77777777" w:rsidR="000423FA" w:rsidRDefault="003670D1" w:rsidP="003670D1">
      <w:pPr>
        <w:pStyle w:val="PARAGRAPH"/>
      </w:pPr>
      <w:r>
        <w:t>GET is a safe method and is idempotent.</w:t>
      </w:r>
    </w:p>
    <w:p w14:paraId="7701369A" w14:textId="77777777" w:rsidR="000423FA" w:rsidRDefault="000423FA" w:rsidP="00F92D1D">
      <w:pPr>
        <w:pStyle w:val="Heading4"/>
      </w:pPr>
      <w:r w:rsidRPr="000423FA">
        <w:t>UPDATE</w:t>
      </w:r>
      <w:r>
        <w:rPr>
          <w:rFonts w:hint="eastAsia"/>
        </w:rPr>
        <w:t xml:space="preserve"> with POST</w:t>
      </w:r>
    </w:p>
    <w:p w14:paraId="0498A9C2" w14:textId="77777777" w:rsidR="003670D1" w:rsidRDefault="003670D1" w:rsidP="003670D1">
      <w:pPr>
        <w:pStyle w:val="PARAGRAPH"/>
        <w:rPr>
          <w:lang w:eastAsia="ko-KR"/>
        </w:rPr>
      </w:pPr>
      <w:r>
        <w:rPr>
          <w:lang w:eastAsia="ko-KR"/>
        </w:rPr>
        <w:t>POST shall be used only in situations where the request URI is valid, that is it is the URI of an existing Resource on the Server that is processing the request. If no such Resource is present, the Server shall respond wit</w:t>
      </w:r>
      <w:r w:rsidR="00035EB5">
        <w:rPr>
          <w:lang w:eastAsia="ko-KR"/>
        </w:rPr>
        <w:t>h an error response code of 4.xx</w:t>
      </w:r>
      <w:r>
        <w:rPr>
          <w:lang w:eastAsia="ko-KR"/>
        </w:rPr>
        <w:t xml:space="preserve">. A client shall use POST </w:t>
      </w:r>
      <w:r w:rsidR="009206B8">
        <w:rPr>
          <w:lang w:eastAsia="ko-KR"/>
        </w:rPr>
        <w:t>to</w:t>
      </w:r>
      <w:r>
        <w:rPr>
          <w:lang w:eastAsia="ko-KR"/>
        </w:rPr>
        <w:t xml:space="preserve"> UPDATE </w:t>
      </w:r>
      <w:r w:rsidR="009206B8">
        <w:t xml:space="preserve">Property values </w:t>
      </w:r>
      <w:r>
        <w:rPr>
          <w:lang w:eastAsia="ko-KR"/>
        </w:rPr>
        <w:t xml:space="preserve">of an existing Resource (see </w:t>
      </w:r>
      <w:r w:rsidR="009D37A8">
        <w:rPr>
          <w:lang w:eastAsia="ko-KR"/>
        </w:rPr>
        <w:t>s</w:t>
      </w:r>
      <w:r>
        <w:rPr>
          <w:lang w:eastAsia="ko-KR"/>
        </w:rPr>
        <w:t>ections 3.1.32 and 8.4.2).</w:t>
      </w:r>
    </w:p>
    <w:p w14:paraId="6FB53C09" w14:textId="77777777" w:rsidR="003670D1" w:rsidRDefault="003670D1" w:rsidP="003670D1">
      <w:pPr>
        <w:pStyle w:val="PARAGRAPH"/>
        <w:rPr>
          <w:lang w:eastAsia="ko-KR"/>
        </w:rPr>
      </w:pPr>
      <w:r>
        <w:rPr>
          <w:lang w:eastAsia="ko-KR"/>
        </w:rPr>
        <w:t>Upon receiving the request, the Server shall either</w:t>
      </w:r>
    </w:p>
    <w:p w14:paraId="16CD06D4" w14:textId="77777777" w:rsidR="003670D1" w:rsidRDefault="003670D1" w:rsidP="003670D1">
      <w:pPr>
        <w:pStyle w:val="ListBullet"/>
        <w:rPr>
          <w:lang w:eastAsia="ko-KR"/>
        </w:rPr>
      </w:pPr>
      <w:r>
        <w:rPr>
          <w:lang w:eastAsia="ko-KR"/>
        </w:rPr>
        <w:t>apply the  request to the  Resource identified by the request URI in accordance with the applied interface (i.e. POST for non-existent Properties is ignored) and send back a response with a success response code (2.xx); or</w:t>
      </w:r>
    </w:p>
    <w:p w14:paraId="528BB9AC" w14:textId="77777777" w:rsidR="003670D1" w:rsidRDefault="003670D1" w:rsidP="003670D1">
      <w:pPr>
        <w:pStyle w:val="ListBullet"/>
        <w:rPr>
          <w:lang w:eastAsia="ko-KR"/>
        </w:rPr>
      </w:pPr>
      <w:proofErr w:type="gramStart"/>
      <w:r>
        <w:rPr>
          <w:lang w:eastAsia="ko-KR"/>
        </w:rPr>
        <w:t>respond</w:t>
      </w:r>
      <w:proofErr w:type="gramEnd"/>
      <w:r>
        <w:rPr>
          <w:lang w:eastAsia="ko-KR"/>
        </w:rPr>
        <w:t xml:space="preserve"> with an error response code (4.xx</w:t>
      </w:r>
      <w:r w:rsidR="00994BFE">
        <w:rPr>
          <w:rFonts w:eastAsiaTheme="minorEastAsia" w:hint="eastAsia"/>
          <w:lang w:eastAsia="ko-KR"/>
        </w:rPr>
        <w:t xml:space="preserve"> or 5.xx</w:t>
      </w:r>
      <w:r>
        <w:rPr>
          <w:lang w:eastAsia="ko-KR"/>
        </w:rPr>
        <w:t xml:space="preserve">). Note that </w:t>
      </w:r>
      <w:r w:rsidR="00994BFE">
        <w:rPr>
          <w:rFonts w:eastAsiaTheme="minorEastAsia" w:hint="eastAsia"/>
          <w:lang w:eastAsia="ko-KR"/>
        </w:rPr>
        <w:t>i</w:t>
      </w:r>
      <w:r>
        <w:rPr>
          <w:lang w:eastAsia="ko-KR"/>
        </w:rPr>
        <w:t xml:space="preserve">f the representation in the payload is incompatible with the target Resource for POST using the applied interface (i.e. the "overwrite" semantic cannot be </w:t>
      </w:r>
      <w:r w:rsidR="00793E4B">
        <w:rPr>
          <w:lang w:eastAsia="ko-KR"/>
        </w:rPr>
        <w:t>honored</w:t>
      </w:r>
      <w:r>
        <w:rPr>
          <w:lang w:eastAsia="ko-KR"/>
        </w:rPr>
        <w:t xml:space="preserve"> because of read-only property in the payload), t</w:t>
      </w:r>
      <w:r w:rsidR="00035EB5">
        <w:rPr>
          <w:lang w:eastAsia="ko-KR"/>
        </w:rPr>
        <w:t>hen the error response code 4.xx</w:t>
      </w:r>
      <w:r>
        <w:rPr>
          <w:lang w:eastAsia="ko-KR"/>
        </w:rPr>
        <w:t xml:space="preserve"> shall be returned.</w:t>
      </w:r>
    </w:p>
    <w:p w14:paraId="555EE056" w14:textId="77777777" w:rsidR="000423FA" w:rsidRDefault="003670D1" w:rsidP="003670D1">
      <w:pPr>
        <w:pStyle w:val="PARAGRAPH"/>
        <w:rPr>
          <w:lang w:eastAsia="ko-KR"/>
        </w:rPr>
      </w:pPr>
      <w:r>
        <w:rPr>
          <w:lang w:eastAsia="ko-KR"/>
        </w:rPr>
        <w:t>POST is unsafe and is the supported method when idempotent behaviour cannot be expected or guaranteed.</w:t>
      </w:r>
    </w:p>
    <w:p w14:paraId="33D12FD0" w14:textId="77777777" w:rsidR="000423FA" w:rsidRDefault="000423FA" w:rsidP="00F92D1D">
      <w:pPr>
        <w:pStyle w:val="Heading4"/>
      </w:pPr>
      <w:r w:rsidRPr="00F55901">
        <w:t xml:space="preserve">DELETE </w:t>
      </w:r>
      <w:r>
        <w:rPr>
          <w:rFonts w:hint="eastAsia"/>
        </w:rPr>
        <w:t>with</w:t>
      </w:r>
      <w:r w:rsidRPr="00F55901">
        <w:t xml:space="preserve"> DELETE</w:t>
      </w:r>
    </w:p>
    <w:p w14:paraId="7B241FF7" w14:textId="77777777" w:rsidR="003670D1" w:rsidRDefault="003670D1" w:rsidP="003670D1">
      <w:r>
        <w:t>DELETE shall be used for DELETE operation. The DELETE method requests that the resource identified by the request URI be deleted.</w:t>
      </w:r>
    </w:p>
    <w:p w14:paraId="33EB4C07" w14:textId="77777777" w:rsidR="003670D1" w:rsidRDefault="003670D1" w:rsidP="003670D1">
      <w:r>
        <w:t>Upon receiving the DELETE request, the Server shall either</w:t>
      </w:r>
    </w:p>
    <w:p w14:paraId="64D087C6" w14:textId="77777777" w:rsidR="003670D1" w:rsidRDefault="003670D1" w:rsidP="003670D1">
      <w:pPr>
        <w:pStyle w:val="ListBullet"/>
      </w:pPr>
      <w:r>
        <w:t xml:space="preserve">delete the target Resource and send back a response with a success response code (2.xx); or </w:t>
      </w:r>
    </w:p>
    <w:p w14:paraId="2EF5B1F7" w14:textId="77777777" w:rsidR="003670D1" w:rsidRDefault="003670D1" w:rsidP="003670D1">
      <w:pPr>
        <w:pStyle w:val="ListBullet"/>
      </w:pPr>
      <w:proofErr w:type="gramStart"/>
      <w:r>
        <w:t>respond</w:t>
      </w:r>
      <w:proofErr w:type="gramEnd"/>
      <w:r>
        <w:t xml:space="preserve"> with an error response code (4.xx</w:t>
      </w:r>
      <w:r w:rsidR="00994BFE">
        <w:rPr>
          <w:rFonts w:eastAsiaTheme="minorEastAsia" w:hint="eastAsia"/>
          <w:lang w:eastAsia="ko-KR"/>
        </w:rPr>
        <w:t xml:space="preserve"> or 5.xx</w:t>
      </w:r>
      <w:r>
        <w:t>).</w:t>
      </w:r>
    </w:p>
    <w:p w14:paraId="22B90DF3" w14:textId="77777777" w:rsidR="000423FA" w:rsidRDefault="003670D1" w:rsidP="003670D1">
      <w:r>
        <w:t>DELETE is unsafe but idempotent (unless URIs are recycled for new instances).</w:t>
      </w:r>
    </w:p>
    <w:p w14:paraId="3058E61D" w14:textId="77777777" w:rsidR="000423FA" w:rsidRDefault="000423FA" w:rsidP="00EA4C98"/>
    <w:p w14:paraId="5D80C146" w14:textId="77777777" w:rsidR="00EA4C98" w:rsidRDefault="00EA4C98" w:rsidP="00EA4C98">
      <w:pPr>
        <w:rPr>
          <w:rFonts w:eastAsiaTheme="minorEastAsia"/>
          <w:lang w:eastAsia="ko-KR"/>
        </w:rPr>
      </w:pPr>
    </w:p>
    <w:p w14:paraId="2F8372FF" w14:textId="77777777" w:rsidR="00121D01" w:rsidRPr="00FA4442" w:rsidRDefault="00121D01" w:rsidP="00121D01">
      <w:pPr>
        <w:pStyle w:val="Heading3"/>
        <w:rPr>
          <w:rFonts w:eastAsiaTheme="minorEastAsia"/>
          <w:lang w:eastAsia="ko-KR"/>
        </w:rPr>
      </w:pPr>
      <w:bookmarkStart w:id="13878" w:name="_Toc509367245"/>
      <w:bookmarkStart w:id="13879" w:name="_Ref425873501"/>
      <w:r w:rsidRPr="00FA4442">
        <w:rPr>
          <w:rFonts w:eastAsiaTheme="minorEastAsia"/>
          <w:lang w:eastAsia="ko-KR"/>
        </w:rPr>
        <w:t>Content-Format negotiation</w:t>
      </w:r>
      <w:bookmarkEnd w:id="13878"/>
    </w:p>
    <w:p w14:paraId="60DF6EEF" w14:textId="77777777" w:rsidR="00121D01" w:rsidRDefault="00121D01" w:rsidP="00121D01">
      <w:pPr>
        <w:pStyle w:val="PARAGRAPH"/>
        <w:rPr>
          <w:rFonts w:eastAsiaTheme="minorEastAsia"/>
          <w:lang w:eastAsia="ko-KR"/>
        </w:rPr>
      </w:pPr>
      <w:r w:rsidRPr="00DF1C23">
        <w:rPr>
          <w:rFonts w:eastAsiaTheme="minorEastAsia"/>
          <w:lang w:eastAsia="ko-KR"/>
        </w:rPr>
        <w:t xml:space="preserve">The OCF Framework mandates support of CBOR, however it allows for negotiation of the payload body if more than one Content-Format (e.g. CBOR and JSON) is supported by an implementation. In this case the Accept Option defined in section 5.10.4 of </w:t>
      </w:r>
      <w:r>
        <w:rPr>
          <w:rFonts w:eastAsiaTheme="minorEastAsia"/>
          <w:lang w:eastAsia="ko-KR"/>
        </w:rPr>
        <w:fldChar w:fldCharType="begin"/>
      </w:r>
      <w:r>
        <w:rPr>
          <w:rFonts w:eastAsiaTheme="minorEastAsia"/>
          <w:lang w:eastAsia="ko-KR"/>
        </w:rPr>
        <w:instrText xml:space="preserve"> REF ref_RFC_7252 \h </w:instrText>
      </w:r>
      <w:r>
        <w:rPr>
          <w:rFonts w:eastAsiaTheme="minorEastAsia"/>
          <w:lang w:eastAsia="ko-KR"/>
        </w:rPr>
      </w:r>
      <w:r>
        <w:rPr>
          <w:rFonts w:eastAsiaTheme="minorEastAsia"/>
          <w:lang w:eastAsia="ko-KR"/>
        </w:rPr>
        <w:fldChar w:fldCharType="separate"/>
      </w:r>
      <w:r w:rsidR="00370B4E">
        <w:t>IETF RFC 7252</w:t>
      </w:r>
      <w:r>
        <w:rPr>
          <w:rFonts w:eastAsiaTheme="minorEastAsia"/>
          <w:lang w:eastAsia="ko-KR"/>
        </w:rPr>
        <w:fldChar w:fldCharType="end"/>
      </w:r>
      <w:r>
        <w:rPr>
          <w:rFonts w:eastAsiaTheme="minorEastAsia"/>
          <w:lang w:eastAsia="ko-KR"/>
        </w:rPr>
        <w:t xml:space="preserve"> </w:t>
      </w:r>
      <w:r w:rsidRPr="00DF1C23">
        <w:rPr>
          <w:rFonts w:eastAsiaTheme="minorEastAsia"/>
          <w:lang w:eastAsia="ko-KR"/>
        </w:rPr>
        <w:t>shall be used to indicate which Content–Format (e.g. JSON) is requested by the Client.</w:t>
      </w:r>
    </w:p>
    <w:p w14:paraId="76AFBFE8" w14:textId="77777777" w:rsidR="00121D01" w:rsidRDefault="00121D01" w:rsidP="00121D01">
      <w:pPr>
        <w:pStyle w:val="PARAGRAPH"/>
        <w:rPr>
          <w:rFonts w:eastAsiaTheme="minorEastAsia"/>
          <w:lang w:eastAsia="ko-KR"/>
        </w:rPr>
      </w:pPr>
      <w:r w:rsidRPr="00DF1C23">
        <w:rPr>
          <w:rFonts w:eastAsiaTheme="minorEastAsia"/>
          <w:lang w:eastAsia="ko-KR"/>
        </w:rPr>
        <w:t xml:space="preserve">The Content-Formats supported are shown in </w:t>
      </w:r>
      <w:r>
        <w:rPr>
          <w:rFonts w:eastAsiaTheme="minorEastAsia"/>
          <w:lang w:eastAsia="ko-KR"/>
        </w:rPr>
        <w:fldChar w:fldCharType="begin"/>
      </w:r>
      <w:r>
        <w:rPr>
          <w:rFonts w:eastAsiaTheme="minorEastAsia"/>
          <w:lang w:eastAsia="ko-KR"/>
        </w:rPr>
        <w:instrText xml:space="preserve"> REF _Ref476733993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34</w:t>
      </w:r>
      <w:r>
        <w:rPr>
          <w:rFonts w:eastAsiaTheme="minorEastAsia"/>
          <w:lang w:eastAsia="ko-KR"/>
        </w:rPr>
        <w:fldChar w:fldCharType="end"/>
      </w:r>
      <w:r w:rsidRPr="00DF1C23">
        <w:rPr>
          <w:rFonts w:eastAsiaTheme="minorEastAsia"/>
          <w:lang w:eastAsia="ko-KR"/>
        </w:rPr>
        <w:t>.</w:t>
      </w:r>
    </w:p>
    <w:p w14:paraId="4F621580" w14:textId="77777777" w:rsidR="00121D01" w:rsidRDefault="00121D01" w:rsidP="00121D01">
      <w:pPr>
        <w:pStyle w:val="TABLE-title"/>
      </w:pPr>
      <w:bookmarkStart w:id="13880" w:name="_Ref476733993"/>
      <w:bookmarkStart w:id="13881" w:name="_Toc509367587"/>
      <w:r>
        <w:t xml:space="preserve">Table </w:t>
      </w:r>
      <w:r>
        <w:fldChar w:fldCharType="begin"/>
      </w:r>
      <w:r>
        <w:instrText xml:space="preserve"> SEQ Table \* ARABIC </w:instrText>
      </w:r>
      <w:r>
        <w:fldChar w:fldCharType="separate"/>
      </w:r>
      <w:r w:rsidR="00370B4E">
        <w:rPr>
          <w:noProof/>
        </w:rPr>
        <w:t>34</w:t>
      </w:r>
      <w:r>
        <w:rPr>
          <w:noProof/>
        </w:rPr>
        <w:fldChar w:fldCharType="end"/>
      </w:r>
      <w:bookmarkEnd w:id="13880"/>
      <w:r>
        <w:t xml:space="preserve">. </w:t>
      </w:r>
      <w:bookmarkStart w:id="13882" w:name="_Ref476733985"/>
      <w:r>
        <w:t>OCF Content-Format</w:t>
      </w:r>
      <w:r>
        <w:rPr>
          <w:rFonts w:hint="eastAsia"/>
          <w:lang w:eastAsia="ko-KR"/>
        </w:rPr>
        <w:t>s</w:t>
      </w:r>
      <w:bookmarkEnd w:id="13881"/>
      <w:bookmarkEnd w:id="13882"/>
    </w:p>
    <w:tbl>
      <w:tblPr>
        <w:tblStyle w:val="GridTable41"/>
        <w:tblW w:w="0" w:type="auto"/>
        <w:jc w:val="center"/>
        <w:tblLayout w:type="fixed"/>
        <w:tblLook w:val="04A0" w:firstRow="1" w:lastRow="0" w:firstColumn="1" w:lastColumn="0" w:noHBand="0" w:noVBand="1"/>
      </w:tblPr>
      <w:tblGrid>
        <w:gridCol w:w="2425"/>
        <w:gridCol w:w="1980"/>
      </w:tblGrid>
      <w:tr w:rsidR="00121D01" w:rsidRPr="008C5AE7" w14:paraId="43E01A40" w14:textId="77777777" w:rsidTr="00FE7B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Mar>
              <w:top w:w="113" w:type="dxa"/>
              <w:bottom w:w="113" w:type="dxa"/>
            </w:tcMar>
          </w:tcPr>
          <w:p w14:paraId="00DFB0D6" w14:textId="77777777" w:rsidR="00121D01" w:rsidRPr="00C15358" w:rsidRDefault="00121D01" w:rsidP="00FE7B6E">
            <w:pPr>
              <w:pStyle w:val="TABLE-col-heading"/>
              <w:rPr>
                <w:rFonts w:eastAsiaTheme="minorEastAsia"/>
                <w:lang w:eastAsia="ko-KR"/>
              </w:rPr>
            </w:pPr>
            <w:r>
              <w:rPr>
                <w:rFonts w:eastAsiaTheme="minorEastAsia"/>
                <w:lang w:eastAsia="ko-KR"/>
              </w:rPr>
              <w:t>Media Type</w:t>
            </w:r>
          </w:p>
        </w:tc>
        <w:tc>
          <w:tcPr>
            <w:tcW w:w="1980" w:type="dxa"/>
          </w:tcPr>
          <w:p w14:paraId="208FB359" w14:textId="77777777" w:rsidR="00121D01" w:rsidRDefault="00121D01" w:rsidP="00FE7B6E">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ID</w:t>
            </w:r>
          </w:p>
        </w:tc>
      </w:tr>
      <w:tr w:rsidR="00121D01" w:rsidRPr="008C5AE7" w14:paraId="0412CF7A" w14:textId="77777777" w:rsidTr="00FE7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Mar>
              <w:top w:w="113" w:type="dxa"/>
              <w:bottom w:w="113" w:type="dxa"/>
            </w:tcMar>
          </w:tcPr>
          <w:p w14:paraId="075BE215" w14:textId="77777777" w:rsidR="00121D01" w:rsidRDefault="0031296F" w:rsidP="00FE7B6E">
            <w:pPr>
              <w:pStyle w:val="TABLE-cell"/>
              <w:rPr>
                <w:lang w:eastAsia="ko-KR"/>
              </w:rPr>
            </w:pPr>
            <w:r>
              <w:rPr>
                <w:lang w:eastAsia="ko-KR"/>
              </w:rPr>
              <w:t>“</w:t>
            </w:r>
            <w:r w:rsidR="00121D01">
              <w:rPr>
                <w:lang w:eastAsia="ko-KR"/>
              </w:rPr>
              <w:t>application/cbor</w:t>
            </w:r>
            <w:r>
              <w:rPr>
                <w:lang w:eastAsia="ko-KR"/>
              </w:rPr>
              <w:t>”</w:t>
            </w:r>
          </w:p>
        </w:tc>
        <w:tc>
          <w:tcPr>
            <w:tcW w:w="1980" w:type="dxa"/>
          </w:tcPr>
          <w:p w14:paraId="6AFCECBC" w14:textId="77777777" w:rsidR="00121D01" w:rsidRDefault="00121D01" w:rsidP="00FE7B6E">
            <w:pPr>
              <w:pStyle w:val="TABLE-cell"/>
              <w:cnfStyle w:val="000000100000" w:firstRow="0" w:lastRow="0" w:firstColumn="0" w:lastColumn="0" w:oddVBand="0" w:evenVBand="0" w:oddHBand="1" w:evenHBand="0" w:firstRowFirstColumn="0" w:firstRowLastColumn="0" w:lastRowFirstColumn="0" w:lastRowLastColumn="0"/>
              <w:rPr>
                <w:lang w:eastAsia="ko-KR"/>
              </w:rPr>
            </w:pPr>
            <w:r>
              <w:rPr>
                <w:lang w:eastAsia="ko-KR"/>
              </w:rPr>
              <w:t>60</w:t>
            </w:r>
          </w:p>
        </w:tc>
      </w:tr>
      <w:tr w:rsidR="00121D01" w:rsidRPr="008C5AE7" w14:paraId="72658C44" w14:textId="77777777" w:rsidTr="00FE7B6E">
        <w:trPr>
          <w:jc w:val="center"/>
        </w:trPr>
        <w:tc>
          <w:tcPr>
            <w:cnfStyle w:val="001000000000" w:firstRow="0" w:lastRow="0" w:firstColumn="1" w:lastColumn="0" w:oddVBand="0" w:evenVBand="0" w:oddHBand="0" w:evenHBand="0" w:firstRowFirstColumn="0" w:firstRowLastColumn="0" w:lastRowFirstColumn="0" w:lastRowLastColumn="0"/>
            <w:tcW w:w="2425" w:type="dxa"/>
            <w:tcMar>
              <w:top w:w="113" w:type="dxa"/>
              <w:bottom w:w="113" w:type="dxa"/>
            </w:tcMar>
          </w:tcPr>
          <w:p w14:paraId="60AE3371" w14:textId="77777777" w:rsidR="00121D01" w:rsidRPr="00A67E00" w:rsidRDefault="0031296F" w:rsidP="00FE7B6E">
            <w:pPr>
              <w:pStyle w:val="TABLE-cell"/>
              <w:rPr>
                <w:rFonts w:eastAsiaTheme="minorEastAsia"/>
                <w:lang w:eastAsia="ko-KR"/>
              </w:rPr>
            </w:pPr>
            <w:r>
              <w:rPr>
                <w:rFonts w:eastAsiaTheme="minorEastAsia"/>
                <w:lang w:eastAsia="ko-KR"/>
              </w:rPr>
              <w:t>“</w:t>
            </w:r>
            <w:r w:rsidR="00121D01">
              <w:rPr>
                <w:rFonts w:eastAsiaTheme="minorEastAsia"/>
                <w:lang w:eastAsia="ko-KR"/>
              </w:rPr>
              <w:t>application/vnd.ocf+cbor</w:t>
            </w:r>
            <w:r>
              <w:rPr>
                <w:rFonts w:eastAsiaTheme="minorEastAsia"/>
                <w:lang w:eastAsia="ko-KR"/>
              </w:rPr>
              <w:t>”</w:t>
            </w:r>
          </w:p>
        </w:tc>
        <w:tc>
          <w:tcPr>
            <w:tcW w:w="1980" w:type="dxa"/>
          </w:tcPr>
          <w:p w14:paraId="15F851C4" w14:textId="77777777" w:rsidR="00121D01" w:rsidRDefault="00121D01" w:rsidP="00FE7B6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10000</w:t>
            </w:r>
          </w:p>
        </w:tc>
      </w:tr>
    </w:tbl>
    <w:p w14:paraId="3CC2F228" w14:textId="77777777" w:rsidR="00121D01" w:rsidRPr="00DF1C23" w:rsidRDefault="00121D01" w:rsidP="00121D01">
      <w:pPr>
        <w:pStyle w:val="PARAGRAPH"/>
        <w:rPr>
          <w:rFonts w:eastAsiaTheme="minorEastAsia"/>
          <w:lang w:eastAsia="ko-KR"/>
        </w:rPr>
      </w:pPr>
      <w:r w:rsidRPr="00DF1C23">
        <w:rPr>
          <w:rFonts w:eastAsiaTheme="minorEastAsia"/>
          <w:lang w:eastAsia="ko-KR"/>
        </w:rPr>
        <w:lastRenderedPageBreak/>
        <w:t xml:space="preserve">Clients shall include a Content-Format Option in every message that contains a payload. Servers shall include a Content-Format Option for all success (2.xx) responses with a payload body. Per </w:t>
      </w:r>
      <w:r>
        <w:rPr>
          <w:rFonts w:eastAsiaTheme="minorEastAsia"/>
          <w:lang w:eastAsia="ko-KR"/>
        </w:rPr>
        <w:fldChar w:fldCharType="begin"/>
      </w:r>
      <w:r>
        <w:rPr>
          <w:rFonts w:eastAsiaTheme="minorEastAsia"/>
          <w:lang w:eastAsia="ko-KR"/>
        </w:rPr>
        <w:instrText xml:space="preserve"> REF ref_RFC_7252 \h </w:instrText>
      </w:r>
      <w:r>
        <w:rPr>
          <w:rFonts w:eastAsiaTheme="minorEastAsia"/>
          <w:lang w:eastAsia="ko-KR"/>
        </w:rPr>
      </w:r>
      <w:r>
        <w:rPr>
          <w:rFonts w:eastAsiaTheme="minorEastAsia"/>
          <w:lang w:eastAsia="ko-KR"/>
        </w:rPr>
        <w:fldChar w:fldCharType="separate"/>
      </w:r>
      <w:r w:rsidR="00370B4E">
        <w:t>IETF RFC 7252</w:t>
      </w:r>
      <w:r>
        <w:rPr>
          <w:rFonts w:eastAsiaTheme="minorEastAsia"/>
          <w:lang w:eastAsia="ko-KR"/>
        </w:rPr>
        <w:fldChar w:fldCharType="end"/>
      </w:r>
      <w:r w:rsidRPr="00DF1C23">
        <w:rPr>
          <w:rFonts w:eastAsiaTheme="minorEastAsia"/>
          <w:lang w:eastAsia="ko-KR"/>
        </w:rPr>
        <w:t xml:space="preserve"> section 5.5.1, Servers shall include a Content-Format Option for all error (4.xx or 5.xx) responses with a payload body unless they include a Diagnostic Payload; error responses with a Diagnostic Payload do not include a Content-Format Option. The Content-Format Option shall use the ID column numeric value from </w:t>
      </w:r>
      <w:r>
        <w:rPr>
          <w:rFonts w:eastAsiaTheme="minorEastAsia"/>
          <w:lang w:eastAsia="ko-KR"/>
        </w:rPr>
        <w:fldChar w:fldCharType="begin"/>
      </w:r>
      <w:r>
        <w:rPr>
          <w:rFonts w:eastAsiaTheme="minorEastAsia"/>
          <w:lang w:eastAsia="ko-KR"/>
        </w:rPr>
        <w:instrText xml:space="preserve"> REF _Ref476733993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34</w:t>
      </w:r>
      <w:r>
        <w:rPr>
          <w:rFonts w:eastAsiaTheme="minorEastAsia"/>
          <w:lang w:eastAsia="ko-KR"/>
        </w:rPr>
        <w:fldChar w:fldCharType="end"/>
      </w:r>
      <w:r w:rsidRPr="00DF1C23">
        <w:rPr>
          <w:rFonts w:eastAsiaTheme="minorEastAsia"/>
          <w:lang w:eastAsia="ko-KR"/>
        </w:rPr>
        <w:t>. An OCF vertical may mandate a specific Content-Format Option.</w:t>
      </w:r>
    </w:p>
    <w:p w14:paraId="1DD0C046" w14:textId="77777777" w:rsidR="00121D01" w:rsidRDefault="00121D01" w:rsidP="00121D01">
      <w:pPr>
        <w:pStyle w:val="PARAGRAPH"/>
        <w:rPr>
          <w:rFonts w:eastAsiaTheme="minorEastAsia"/>
          <w:lang w:eastAsia="ko-KR"/>
        </w:rPr>
      </w:pPr>
      <w:r w:rsidRPr="00DF1C23">
        <w:rPr>
          <w:rFonts w:eastAsiaTheme="minorEastAsia"/>
          <w:lang w:eastAsia="ko-KR"/>
        </w:rPr>
        <w:t xml:space="preserve">Clients shall also include an Accept Option in every request message. The Accept Option shall indicate the </w:t>
      </w:r>
      <w:r w:rsidR="00791E0B">
        <w:rPr>
          <w:rFonts w:eastAsiaTheme="minorEastAsia"/>
          <w:lang w:eastAsia="ko-KR"/>
        </w:rPr>
        <w:t>required</w:t>
      </w:r>
      <w:r w:rsidRPr="00DF1C23">
        <w:rPr>
          <w:rFonts w:eastAsiaTheme="minorEastAsia"/>
          <w:lang w:eastAsia="ko-KR"/>
        </w:rPr>
        <w:t xml:space="preserve"> Content-Format as defined in </w:t>
      </w:r>
      <w:r>
        <w:rPr>
          <w:rFonts w:eastAsiaTheme="minorEastAsia"/>
          <w:lang w:eastAsia="ko-KR"/>
        </w:rPr>
        <w:fldChar w:fldCharType="begin"/>
      </w:r>
      <w:r>
        <w:rPr>
          <w:rFonts w:eastAsiaTheme="minorEastAsia"/>
          <w:lang w:eastAsia="ko-KR"/>
        </w:rPr>
        <w:instrText xml:space="preserve"> REF _Ref476733993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34</w:t>
      </w:r>
      <w:r>
        <w:rPr>
          <w:rFonts w:eastAsiaTheme="minorEastAsia"/>
          <w:lang w:eastAsia="ko-KR"/>
        </w:rPr>
        <w:fldChar w:fldCharType="end"/>
      </w:r>
      <w:r w:rsidRPr="00DF1C23">
        <w:rPr>
          <w:rFonts w:eastAsiaTheme="minorEastAsia"/>
          <w:lang w:eastAsia="ko-KR"/>
        </w:rPr>
        <w:t xml:space="preserve"> for response messages. The Server shall return the </w:t>
      </w:r>
      <w:r w:rsidR="00791E0B">
        <w:rPr>
          <w:rFonts w:eastAsiaTheme="minorEastAsia"/>
          <w:lang w:eastAsia="ko-KR"/>
        </w:rPr>
        <w:t>required</w:t>
      </w:r>
      <w:r w:rsidR="00AC70E6" w:rsidRPr="00DF1C23">
        <w:rPr>
          <w:rFonts w:eastAsiaTheme="minorEastAsia"/>
          <w:lang w:eastAsia="ko-KR"/>
        </w:rPr>
        <w:t xml:space="preserve"> </w:t>
      </w:r>
      <w:r w:rsidRPr="00DF1C23">
        <w:rPr>
          <w:rFonts w:eastAsiaTheme="minorEastAsia"/>
          <w:lang w:eastAsia="ko-KR"/>
        </w:rPr>
        <w:t xml:space="preserve">Content-Format if available. If the </w:t>
      </w:r>
      <w:r w:rsidR="00791E0B">
        <w:rPr>
          <w:rFonts w:eastAsiaTheme="minorEastAsia"/>
          <w:lang w:eastAsia="ko-KR"/>
        </w:rPr>
        <w:t>required</w:t>
      </w:r>
      <w:r w:rsidR="00AC70E6" w:rsidRPr="00DF1C23">
        <w:rPr>
          <w:rFonts w:eastAsiaTheme="minorEastAsia"/>
          <w:lang w:eastAsia="ko-KR"/>
        </w:rPr>
        <w:t xml:space="preserve"> </w:t>
      </w:r>
      <w:r w:rsidRPr="00DF1C23">
        <w:rPr>
          <w:rFonts w:eastAsiaTheme="minorEastAsia"/>
          <w:lang w:eastAsia="ko-KR"/>
        </w:rPr>
        <w:t>Content-Format cannot be returned, then the Server shall respond with an appropriate error message.</w:t>
      </w:r>
    </w:p>
    <w:p w14:paraId="6C6D0BCD" w14:textId="77777777" w:rsidR="00121D01" w:rsidRPr="0031296F" w:rsidRDefault="0031296F" w:rsidP="0031296F">
      <w:pPr>
        <w:pStyle w:val="Heading3"/>
        <w:rPr>
          <w:rFonts w:eastAsiaTheme="minorEastAsia"/>
          <w:lang w:eastAsia="ko-KR"/>
        </w:rPr>
      </w:pPr>
      <w:bookmarkStart w:id="13883" w:name="_Ref490122993"/>
      <w:bookmarkStart w:id="13884" w:name="_Ref490123704"/>
      <w:bookmarkStart w:id="13885" w:name="_Toc509367246"/>
      <w:r w:rsidRPr="0031296F">
        <w:rPr>
          <w:rFonts w:eastAsiaTheme="minorEastAsia"/>
          <w:lang w:eastAsia="ko-KR"/>
        </w:rPr>
        <w:t>OCF-Content-Format-Version</w:t>
      </w:r>
      <w:r w:rsidR="00121D01" w:rsidRPr="0031296F">
        <w:rPr>
          <w:rFonts w:eastAsiaTheme="minorEastAsia"/>
          <w:lang w:eastAsia="ko-KR"/>
        </w:rPr>
        <w:t xml:space="preserve"> information</w:t>
      </w:r>
      <w:bookmarkEnd w:id="13883"/>
      <w:bookmarkEnd w:id="13884"/>
      <w:bookmarkEnd w:id="13885"/>
    </w:p>
    <w:p w14:paraId="2E6AB787" w14:textId="77777777" w:rsidR="00121D01" w:rsidRDefault="00121D01" w:rsidP="00121D01">
      <w:pPr>
        <w:pStyle w:val="PARAGRAPH"/>
        <w:rPr>
          <w:rFonts w:eastAsiaTheme="minorEastAsia"/>
          <w:lang w:eastAsia="ko-KR"/>
        </w:rPr>
      </w:pPr>
      <w:r w:rsidRPr="00CE74C3">
        <w:rPr>
          <w:rFonts w:eastAsiaTheme="minorEastAsia"/>
          <w:lang w:eastAsia="ko-KR"/>
        </w:rPr>
        <w:t xml:space="preserve">Servers and Clients shall include the </w:t>
      </w:r>
      <w:r w:rsidR="0031296F" w:rsidRPr="0031296F">
        <w:rPr>
          <w:rFonts w:eastAsiaTheme="minorEastAsia"/>
          <w:lang w:eastAsia="ko-KR"/>
        </w:rPr>
        <w:t>OCF-Content-Format-Version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 xml:space="preserve">in both request and response messages with a payload. Clients shall include the </w:t>
      </w:r>
      <w:r w:rsidR="0031296F" w:rsidRPr="0031296F">
        <w:rPr>
          <w:rFonts w:eastAsiaTheme="minorEastAsia"/>
          <w:lang w:eastAsia="ko-KR"/>
        </w:rPr>
        <w:t>OCF-Accept-Content-Format-Version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 xml:space="preserve">in request messages. The </w:t>
      </w:r>
      <w:r w:rsidR="0031296F" w:rsidRPr="0031296F">
        <w:rPr>
          <w:rFonts w:eastAsiaTheme="minorEastAsia"/>
          <w:lang w:eastAsia="ko-KR"/>
        </w:rPr>
        <w:t>OCF-Content-Format-Version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 xml:space="preserve">and </w:t>
      </w:r>
      <w:r w:rsidR="0031296F" w:rsidRPr="0031296F">
        <w:rPr>
          <w:rFonts w:eastAsiaTheme="minorEastAsia"/>
          <w:lang w:eastAsia="ko-KR"/>
        </w:rPr>
        <w:t>OCF-Accept-Content-Format-Version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are specified as Option Numbers in the CoAP header</w:t>
      </w:r>
      <w:r>
        <w:rPr>
          <w:rFonts w:eastAsiaTheme="minorEastAsia"/>
          <w:lang w:eastAsia="ko-KR"/>
        </w:rPr>
        <w:t xml:space="preserve"> as shown in </w:t>
      </w:r>
      <w:r>
        <w:rPr>
          <w:rFonts w:eastAsiaTheme="minorEastAsia"/>
          <w:lang w:eastAsia="ko-KR"/>
        </w:rPr>
        <w:fldChar w:fldCharType="begin"/>
      </w:r>
      <w:r>
        <w:rPr>
          <w:rFonts w:eastAsiaTheme="minorEastAsia"/>
          <w:lang w:eastAsia="ko-KR"/>
        </w:rPr>
        <w:instrText xml:space="preserve"> REF _Ref476734396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35</w:t>
      </w:r>
      <w:r>
        <w:rPr>
          <w:rFonts w:eastAsiaTheme="minorEastAsia"/>
          <w:lang w:eastAsia="ko-KR"/>
        </w:rPr>
        <w:fldChar w:fldCharType="end"/>
      </w:r>
      <w:r w:rsidRPr="00CE74C3">
        <w:rPr>
          <w:rFonts w:eastAsiaTheme="minorEastAsia"/>
          <w:lang w:eastAsia="ko-KR"/>
        </w:rPr>
        <w:t>.</w:t>
      </w:r>
    </w:p>
    <w:p w14:paraId="4F0F79DA" w14:textId="77777777" w:rsidR="00121D01" w:rsidRDefault="00121D01" w:rsidP="00121D01">
      <w:pPr>
        <w:pStyle w:val="TABLE-title"/>
      </w:pPr>
      <w:bookmarkStart w:id="13886" w:name="_Ref476734396"/>
      <w:bookmarkStart w:id="13887" w:name="_Ref476734353"/>
      <w:bookmarkStart w:id="13888" w:name="_Toc509367588"/>
      <w:r>
        <w:t xml:space="preserve">Table </w:t>
      </w:r>
      <w:r>
        <w:fldChar w:fldCharType="begin"/>
      </w:r>
      <w:r>
        <w:instrText xml:space="preserve"> SEQ Table \* ARABIC </w:instrText>
      </w:r>
      <w:r>
        <w:fldChar w:fldCharType="separate"/>
      </w:r>
      <w:r w:rsidR="00370B4E">
        <w:rPr>
          <w:noProof/>
        </w:rPr>
        <w:t>35</w:t>
      </w:r>
      <w:r>
        <w:rPr>
          <w:noProof/>
        </w:rPr>
        <w:fldChar w:fldCharType="end"/>
      </w:r>
      <w:bookmarkEnd w:id="13886"/>
      <w:r>
        <w:t xml:space="preserve">. </w:t>
      </w:r>
      <w:bookmarkStart w:id="13889" w:name="_Ref476734379"/>
      <w:r w:rsidR="0031296F" w:rsidRPr="0031296F">
        <w:rPr>
          <w:lang w:eastAsia="ko-KR"/>
        </w:rPr>
        <w:t>OCF-Content-Format-Version</w:t>
      </w:r>
      <w:r>
        <w:rPr>
          <w:lang w:eastAsia="ko-KR"/>
        </w:rPr>
        <w:t xml:space="preserve"> and </w:t>
      </w:r>
      <w:r w:rsidR="0031296F" w:rsidRPr="0031296F">
        <w:rPr>
          <w:lang w:eastAsia="ko-KR"/>
        </w:rPr>
        <w:t>OCF-Accept-Content-Format-Version</w:t>
      </w:r>
      <w:bookmarkEnd w:id="13887"/>
      <w:bookmarkEnd w:id="13889"/>
      <w:r>
        <w:rPr>
          <w:lang w:eastAsia="ko-KR"/>
        </w:rPr>
        <w:t xml:space="preserve"> Option Numbers</w:t>
      </w:r>
      <w:bookmarkEnd w:id="13888"/>
    </w:p>
    <w:tbl>
      <w:tblPr>
        <w:tblStyle w:val="GridTable41"/>
        <w:tblW w:w="0" w:type="auto"/>
        <w:jc w:val="center"/>
        <w:tblLayout w:type="fixed"/>
        <w:tblLook w:val="04A0" w:firstRow="1" w:lastRow="0" w:firstColumn="1" w:lastColumn="0" w:noHBand="0" w:noVBand="1"/>
      </w:tblPr>
      <w:tblGrid>
        <w:gridCol w:w="2032"/>
        <w:gridCol w:w="2592"/>
        <w:gridCol w:w="1098"/>
        <w:gridCol w:w="1170"/>
      </w:tblGrid>
      <w:tr w:rsidR="00121D01" w14:paraId="07D7E7DB" w14:textId="77777777" w:rsidTr="003129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2" w:type="dxa"/>
          </w:tcPr>
          <w:p w14:paraId="1FC288CC" w14:textId="77777777" w:rsidR="00121D01" w:rsidRDefault="00121D01" w:rsidP="00FE7B6E">
            <w:pPr>
              <w:jc w:val="center"/>
              <w:rPr>
                <w:lang w:eastAsia="ko-KR"/>
              </w:rPr>
            </w:pPr>
            <w:r>
              <w:rPr>
                <w:lang w:eastAsia="ko-KR"/>
              </w:rPr>
              <w:t>CoAP Option Number</w:t>
            </w:r>
          </w:p>
        </w:tc>
        <w:tc>
          <w:tcPr>
            <w:tcW w:w="2592" w:type="dxa"/>
          </w:tcPr>
          <w:p w14:paraId="0506C378"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Name</w:t>
            </w:r>
          </w:p>
        </w:tc>
        <w:tc>
          <w:tcPr>
            <w:tcW w:w="1098" w:type="dxa"/>
          </w:tcPr>
          <w:p w14:paraId="6F857F66"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Format</w:t>
            </w:r>
          </w:p>
        </w:tc>
        <w:tc>
          <w:tcPr>
            <w:tcW w:w="1170" w:type="dxa"/>
          </w:tcPr>
          <w:p w14:paraId="6F755DB8"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Length</w:t>
            </w:r>
          </w:p>
          <w:p w14:paraId="04994AD1"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(bytes)</w:t>
            </w:r>
          </w:p>
        </w:tc>
      </w:tr>
      <w:tr w:rsidR="00121D01" w14:paraId="514DA0FC" w14:textId="77777777" w:rsidTr="00312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2" w:type="dxa"/>
          </w:tcPr>
          <w:p w14:paraId="00E66B51" w14:textId="77777777" w:rsidR="00121D01" w:rsidRPr="004F6FB2" w:rsidRDefault="00121D01" w:rsidP="00FE7B6E">
            <w:pPr>
              <w:jc w:val="center"/>
              <w:rPr>
                <w:b w:val="0"/>
                <w:lang w:eastAsia="ko-KR"/>
              </w:rPr>
            </w:pPr>
            <w:r w:rsidRPr="004F6FB2">
              <w:rPr>
                <w:lang w:eastAsia="ko-KR"/>
              </w:rPr>
              <w:t>2049</w:t>
            </w:r>
          </w:p>
        </w:tc>
        <w:tc>
          <w:tcPr>
            <w:tcW w:w="2592" w:type="dxa"/>
          </w:tcPr>
          <w:p w14:paraId="22AFC317" w14:textId="77777777" w:rsidR="00121D01" w:rsidRPr="004F6FB2" w:rsidRDefault="0031296F" w:rsidP="00FE7B6E">
            <w:pPr>
              <w:jc w:val="center"/>
              <w:cnfStyle w:val="000000100000" w:firstRow="0" w:lastRow="0" w:firstColumn="0" w:lastColumn="0" w:oddVBand="0" w:evenVBand="0" w:oddHBand="1" w:evenHBand="0" w:firstRowFirstColumn="0" w:firstRowLastColumn="0" w:lastRowFirstColumn="0" w:lastRowLastColumn="0"/>
              <w:rPr>
                <w:lang w:eastAsia="ko-KR"/>
              </w:rPr>
            </w:pPr>
            <w:r w:rsidRPr="0031296F">
              <w:rPr>
                <w:lang w:eastAsia="ko-KR"/>
              </w:rPr>
              <w:t>OCF-Accept-Content-Format-Version</w:t>
            </w:r>
          </w:p>
        </w:tc>
        <w:tc>
          <w:tcPr>
            <w:tcW w:w="1098" w:type="dxa"/>
          </w:tcPr>
          <w:p w14:paraId="4BDC19D4" w14:textId="77777777" w:rsidR="00121D01" w:rsidRPr="004F6FB2" w:rsidRDefault="00121D01" w:rsidP="00FE7B6E">
            <w:pPr>
              <w:jc w:val="center"/>
              <w:cnfStyle w:val="000000100000" w:firstRow="0" w:lastRow="0" w:firstColumn="0" w:lastColumn="0" w:oddVBand="0" w:evenVBand="0" w:oddHBand="1" w:evenHBand="0" w:firstRowFirstColumn="0" w:firstRowLastColumn="0" w:lastRowFirstColumn="0" w:lastRowLastColumn="0"/>
              <w:rPr>
                <w:lang w:eastAsia="ko-KR"/>
              </w:rPr>
            </w:pPr>
            <w:r w:rsidRPr="004F6FB2">
              <w:rPr>
                <w:lang w:eastAsia="ko-KR"/>
              </w:rPr>
              <w:t>uint</w:t>
            </w:r>
          </w:p>
        </w:tc>
        <w:tc>
          <w:tcPr>
            <w:tcW w:w="1170" w:type="dxa"/>
          </w:tcPr>
          <w:p w14:paraId="55D7C281" w14:textId="77777777" w:rsidR="00121D01" w:rsidRPr="004F6FB2" w:rsidRDefault="00121D01" w:rsidP="00FE7B6E">
            <w:pPr>
              <w:jc w:val="center"/>
              <w:cnfStyle w:val="000000100000" w:firstRow="0" w:lastRow="0" w:firstColumn="0" w:lastColumn="0" w:oddVBand="0" w:evenVBand="0" w:oddHBand="1" w:evenHBand="0" w:firstRowFirstColumn="0" w:firstRowLastColumn="0" w:lastRowFirstColumn="0" w:lastRowLastColumn="0"/>
              <w:rPr>
                <w:lang w:eastAsia="ko-KR"/>
              </w:rPr>
            </w:pPr>
            <w:r w:rsidRPr="004F6FB2">
              <w:rPr>
                <w:lang w:eastAsia="ko-KR"/>
              </w:rPr>
              <w:t>2</w:t>
            </w:r>
          </w:p>
        </w:tc>
      </w:tr>
      <w:tr w:rsidR="00121D01" w14:paraId="67586848" w14:textId="77777777" w:rsidTr="0031296F">
        <w:trPr>
          <w:jc w:val="center"/>
        </w:trPr>
        <w:tc>
          <w:tcPr>
            <w:cnfStyle w:val="001000000000" w:firstRow="0" w:lastRow="0" w:firstColumn="1" w:lastColumn="0" w:oddVBand="0" w:evenVBand="0" w:oddHBand="0" w:evenHBand="0" w:firstRowFirstColumn="0" w:firstRowLastColumn="0" w:lastRowFirstColumn="0" w:lastRowLastColumn="0"/>
            <w:tcW w:w="2032" w:type="dxa"/>
          </w:tcPr>
          <w:p w14:paraId="2A25C062" w14:textId="77777777" w:rsidR="00121D01" w:rsidRPr="004F6FB2" w:rsidRDefault="00121D01" w:rsidP="00FE7B6E">
            <w:pPr>
              <w:jc w:val="center"/>
              <w:rPr>
                <w:b w:val="0"/>
                <w:lang w:eastAsia="ko-KR"/>
              </w:rPr>
            </w:pPr>
            <w:r w:rsidRPr="004F6FB2">
              <w:rPr>
                <w:lang w:eastAsia="ko-KR"/>
              </w:rPr>
              <w:t>2053</w:t>
            </w:r>
          </w:p>
        </w:tc>
        <w:tc>
          <w:tcPr>
            <w:tcW w:w="2592" w:type="dxa"/>
          </w:tcPr>
          <w:p w14:paraId="05524B78" w14:textId="77777777" w:rsidR="00121D01" w:rsidRPr="004F6FB2" w:rsidRDefault="0031296F" w:rsidP="00FE7B6E">
            <w:pPr>
              <w:jc w:val="center"/>
              <w:cnfStyle w:val="000000000000" w:firstRow="0" w:lastRow="0" w:firstColumn="0" w:lastColumn="0" w:oddVBand="0" w:evenVBand="0" w:oddHBand="0" w:evenHBand="0" w:firstRowFirstColumn="0" w:firstRowLastColumn="0" w:lastRowFirstColumn="0" w:lastRowLastColumn="0"/>
              <w:rPr>
                <w:lang w:eastAsia="ko-KR"/>
              </w:rPr>
            </w:pPr>
            <w:r w:rsidRPr="0031296F">
              <w:rPr>
                <w:lang w:eastAsia="ko-KR"/>
              </w:rPr>
              <w:t>OCF-Content-Format-Version</w:t>
            </w:r>
          </w:p>
        </w:tc>
        <w:tc>
          <w:tcPr>
            <w:tcW w:w="1098" w:type="dxa"/>
          </w:tcPr>
          <w:p w14:paraId="4125E23B" w14:textId="77777777" w:rsidR="00121D01" w:rsidRPr="004F6FB2" w:rsidRDefault="00121D01" w:rsidP="00FE7B6E">
            <w:pPr>
              <w:jc w:val="center"/>
              <w:cnfStyle w:val="000000000000" w:firstRow="0" w:lastRow="0" w:firstColumn="0" w:lastColumn="0" w:oddVBand="0" w:evenVBand="0" w:oddHBand="0" w:evenHBand="0" w:firstRowFirstColumn="0" w:firstRowLastColumn="0" w:lastRowFirstColumn="0" w:lastRowLastColumn="0"/>
              <w:rPr>
                <w:lang w:eastAsia="ko-KR"/>
              </w:rPr>
            </w:pPr>
            <w:r w:rsidRPr="004F6FB2">
              <w:rPr>
                <w:lang w:eastAsia="ko-KR"/>
              </w:rPr>
              <w:t>uint</w:t>
            </w:r>
          </w:p>
        </w:tc>
        <w:tc>
          <w:tcPr>
            <w:tcW w:w="1170" w:type="dxa"/>
          </w:tcPr>
          <w:p w14:paraId="6564CEA4" w14:textId="77777777" w:rsidR="00121D01" w:rsidRPr="004F6FB2" w:rsidRDefault="00121D01" w:rsidP="00FE7B6E">
            <w:pPr>
              <w:jc w:val="center"/>
              <w:cnfStyle w:val="000000000000" w:firstRow="0" w:lastRow="0" w:firstColumn="0" w:lastColumn="0" w:oddVBand="0" w:evenVBand="0" w:oddHBand="0" w:evenHBand="0" w:firstRowFirstColumn="0" w:firstRowLastColumn="0" w:lastRowFirstColumn="0" w:lastRowLastColumn="0"/>
              <w:rPr>
                <w:lang w:eastAsia="ko-KR"/>
              </w:rPr>
            </w:pPr>
            <w:r w:rsidRPr="004F6FB2">
              <w:rPr>
                <w:lang w:eastAsia="ko-KR"/>
              </w:rPr>
              <w:t>2</w:t>
            </w:r>
          </w:p>
        </w:tc>
      </w:tr>
    </w:tbl>
    <w:p w14:paraId="45A571EA" w14:textId="77777777" w:rsidR="00121D01" w:rsidRDefault="00121D01" w:rsidP="00121D01">
      <w:pPr>
        <w:pStyle w:val="PARAGRAPH"/>
        <w:rPr>
          <w:rFonts w:eastAsiaTheme="minorEastAsia"/>
          <w:lang w:eastAsia="ko-KR"/>
        </w:rPr>
      </w:pPr>
      <w:r w:rsidRPr="00CE74C3">
        <w:rPr>
          <w:rFonts w:eastAsiaTheme="minorEastAsia"/>
          <w:lang w:eastAsia="ko-KR"/>
        </w:rPr>
        <w:t xml:space="preserve">The value of </w:t>
      </w:r>
      <w:r w:rsidR="00A03BD8">
        <w:rPr>
          <w:rFonts w:eastAsiaTheme="minorEastAsia"/>
          <w:lang w:eastAsia="ko-KR"/>
        </w:rPr>
        <w:t xml:space="preserve">both </w:t>
      </w:r>
      <w:r w:rsidRPr="00CE74C3">
        <w:rPr>
          <w:rFonts w:eastAsiaTheme="minorEastAsia"/>
          <w:lang w:eastAsia="ko-KR"/>
        </w:rPr>
        <w:t xml:space="preserve">the </w:t>
      </w:r>
      <w:r w:rsidR="0031296F" w:rsidRPr="0031296F">
        <w:rPr>
          <w:rFonts w:eastAsiaTheme="minorEastAsia"/>
          <w:lang w:eastAsia="ko-KR"/>
        </w:rPr>
        <w:t>OCF-Accept-Content-Format-Version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 xml:space="preserve">and the </w:t>
      </w:r>
      <w:r w:rsidR="0031296F" w:rsidRPr="0031296F">
        <w:rPr>
          <w:rFonts w:eastAsiaTheme="minorEastAsia"/>
          <w:lang w:eastAsia="ko-KR"/>
        </w:rPr>
        <w:t>OCF-Content-Format-Version</w:t>
      </w:r>
      <w:r w:rsidRPr="00CE74C3">
        <w:rPr>
          <w:rFonts w:eastAsiaTheme="minorEastAsia"/>
          <w:lang w:eastAsia="ko-KR"/>
        </w:rPr>
        <w:t xml:space="preserve"> </w:t>
      </w:r>
      <w:r w:rsidR="00A03BD8">
        <w:rPr>
          <w:rFonts w:eastAsiaTheme="minorEastAsia"/>
          <w:lang w:eastAsia="ko-KR"/>
        </w:rPr>
        <w:t xml:space="preserve">Option </w:t>
      </w:r>
      <w:r w:rsidRPr="00CE74C3">
        <w:rPr>
          <w:rFonts w:eastAsiaTheme="minorEastAsia"/>
          <w:lang w:eastAsia="ko-KR"/>
        </w:rPr>
        <w:t xml:space="preserve">is a two-byte unsigned integer that is used to define the major, minor and sub versions. The major and minor versions are represented by 5 bits and the sub version is represented by 6 bits as shown </w:t>
      </w:r>
      <w:r>
        <w:rPr>
          <w:rFonts w:eastAsiaTheme="minorEastAsia"/>
          <w:lang w:eastAsia="ko-KR"/>
        </w:rPr>
        <w:t xml:space="preserve">in </w:t>
      </w:r>
      <w:r>
        <w:rPr>
          <w:rFonts w:eastAsiaTheme="minorEastAsia"/>
          <w:lang w:eastAsia="ko-KR"/>
        </w:rPr>
        <w:fldChar w:fldCharType="begin"/>
      </w:r>
      <w:r>
        <w:rPr>
          <w:rFonts w:eastAsiaTheme="minorEastAsia"/>
          <w:lang w:eastAsia="ko-KR"/>
        </w:rPr>
        <w:instrText xml:space="preserve"> REF _Ref476734518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36</w:t>
      </w:r>
      <w:r>
        <w:rPr>
          <w:rFonts w:eastAsiaTheme="minorEastAsia"/>
          <w:lang w:eastAsia="ko-KR"/>
        </w:rPr>
        <w:fldChar w:fldCharType="end"/>
      </w:r>
      <w:r>
        <w:rPr>
          <w:rFonts w:eastAsiaTheme="minorEastAsia"/>
          <w:lang w:eastAsia="ko-KR"/>
        </w:rPr>
        <w:t>.</w:t>
      </w:r>
    </w:p>
    <w:p w14:paraId="770FFD17" w14:textId="77777777" w:rsidR="00121D01" w:rsidRDefault="00121D01" w:rsidP="00121D01">
      <w:pPr>
        <w:pStyle w:val="TABLE-title"/>
      </w:pPr>
      <w:bookmarkStart w:id="13890" w:name="_Ref476734518"/>
      <w:bookmarkStart w:id="13891" w:name="_Toc509367589"/>
      <w:r>
        <w:t xml:space="preserve">Table </w:t>
      </w:r>
      <w:r>
        <w:fldChar w:fldCharType="begin"/>
      </w:r>
      <w:r>
        <w:instrText xml:space="preserve"> SEQ Table \* ARABIC </w:instrText>
      </w:r>
      <w:r>
        <w:fldChar w:fldCharType="separate"/>
      </w:r>
      <w:r w:rsidR="00370B4E">
        <w:rPr>
          <w:noProof/>
        </w:rPr>
        <w:t>36</w:t>
      </w:r>
      <w:r>
        <w:rPr>
          <w:noProof/>
        </w:rPr>
        <w:fldChar w:fldCharType="end"/>
      </w:r>
      <w:bookmarkEnd w:id="13890"/>
      <w:r>
        <w:t xml:space="preserve">. </w:t>
      </w:r>
      <w:r w:rsidR="0031296F" w:rsidRPr="0031296F">
        <w:rPr>
          <w:rFonts w:eastAsiaTheme="minorEastAsia"/>
          <w:lang w:eastAsia="ko-KR"/>
        </w:rPr>
        <w:t>OCF-Accept-Content-Format-Version</w:t>
      </w:r>
      <w:r w:rsidRPr="00CE74C3">
        <w:rPr>
          <w:rFonts w:eastAsiaTheme="minorEastAsia"/>
          <w:lang w:eastAsia="ko-KR"/>
        </w:rPr>
        <w:t xml:space="preserve"> and </w:t>
      </w:r>
      <w:r w:rsidR="0031296F" w:rsidRPr="0031296F">
        <w:rPr>
          <w:rFonts w:eastAsiaTheme="minorEastAsia"/>
          <w:lang w:eastAsia="ko-KR"/>
        </w:rPr>
        <w:t>OCF-Content-Format-Version</w:t>
      </w:r>
      <w:r>
        <w:rPr>
          <w:rFonts w:eastAsiaTheme="minorEastAsia"/>
          <w:lang w:eastAsia="ko-KR"/>
        </w:rPr>
        <w:t xml:space="preserve"> Representation</w:t>
      </w:r>
      <w:bookmarkEnd w:id="13891"/>
    </w:p>
    <w:tbl>
      <w:tblPr>
        <w:tblStyle w:val="GridTable41"/>
        <w:tblW w:w="0" w:type="auto"/>
        <w:jc w:val="center"/>
        <w:tblLook w:val="04A0" w:firstRow="1" w:lastRow="0" w:firstColumn="1" w:lastColumn="0" w:noHBand="0" w:noVBand="1"/>
      </w:tblPr>
      <w:tblGrid>
        <w:gridCol w:w="534"/>
        <w:gridCol w:w="920"/>
        <w:gridCol w:w="515"/>
        <w:gridCol w:w="504"/>
        <w:gridCol w:w="505"/>
        <w:gridCol w:w="479"/>
        <w:gridCol w:w="26"/>
        <w:gridCol w:w="505"/>
        <w:gridCol w:w="442"/>
        <w:gridCol w:w="441"/>
        <w:gridCol w:w="882"/>
        <w:gridCol w:w="441"/>
        <w:gridCol w:w="951"/>
        <w:gridCol w:w="441"/>
        <w:gridCol w:w="441"/>
        <w:gridCol w:w="441"/>
        <w:gridCol w:w="441"/>
        <w:gridCol w:w="441"/>
      </w:tblGrid>
      <w:tr w:rsidR="00121D01" w14:paraId="1D2EF71F" w14:textId="77777777" w:rsidTr="00FE7B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Borders>
              <w:right w:val="single" w:sz="4" w:space="0" w:color="auto"/>
            </w:tcBorders>
          </w:tcPr>
          <w:p w14:paraId="3B6D4874" w14:textId="77777777" w:rsidR="00121D01" w:rsidRDefault="00121D01" w:rsidP="00FE7B6E">
            <w:pPr>
              <w:rPr>
                <w:rFonts w:eastAsiaTheme="minorEastAsia"/>
                <w:lang w:eastAsia="ko-KR"/>
              </w:rPr>
            </w:pPr>
          </w:p>
        </w:tc>
        <w:tc>
          <w:tcPr>
            <w:tcW w:w="2923" w:type="dxa"/>
            <w:gridSpan w:val="5"/>
            <w:tcBorders>
              <w:top w:val="single" w:sz="4" w:space="0" w:color="auto"/>
              <w:left w:val="single" w:sz="4" w:space="0" w:color="auto"/>
              <w:bottom w:val="single" w:sz="4" w:space="0" w:color="auto"/>
              <w:right w:val="single" w:sz="4" w:space="0" w:color="auto"/>
            </w:tcBorders>
          </w:tcPr>
          <w:p w14:paraId="6A814F99"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ko-KR"/>
              </w:rPr>
            </w:pPr>
            <w:r>
              <w:rPr>
                <w:rFonts w:eastAsiaTheme="minorEastAsia" w:hint="eastAsia"/>
                <w:lang w:eastAsia="ko-KR"/>
              </w:rPr>
              <w:t>Major Version</w:t>
            </w:r>
          </w:p>
        </w:tc>
        <w:tc>
          <w:tcPr>
            <w:tcW w:w="2737" w:type="dxa"/>
            <w:gridSpan w:val="6"/>
            <w:tcBorders>
              <w:top w:val="single" w:sz="4" w:space="0" w:color="auto"/>
              <w:left w:val="single" w:sz="4" w:space="0" w:color="auto"/>
              <w:bottom w:val="single" w:sz="4" w:space="0" w:color="auto"/>
              <w:right w:val="single" w:sz="4" w:space="0" w:color="auto"/>
            </w:tcBorders>
          </w:tcPr>
          <w:p w14:paraId="7DD78907"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ko-KR"/>
              </w:rPr>
            </w:pPr>
            <w:r>
              <w:rPr>
                <w:rFonts w:eastAsiaTheme="minorEastAsia" w:hint="eastAsia"/>
                <w:lang w:eastAsia="ko-KR"/>
              </w:rPr>
              <w:t>Minor Version</w:t>
            </w:r>
          </w:p>
        </w:tc>
        <w:tc>
          <w:tcPr>
            <w:tcW w:w="2715" w:type="dxa"/>
            <w:gridSpan w:val="5"/>
            <w:tcBorders>
              <w:top w:val="single" w:sz="4" w:space="0" w:color="auto"/>
              <w:left w:val="single" w:sz="4" w:space="0" w:color="auto"/>
              <w:bottom w:val="single" w:sz="4" w:space="0" w:color="auto"/>
              <w:right w:val="single" w:sz="4" w:space="0" w:color="auto"/>
            </w:tcBorders>
          </w:tcPr>
          <w:p w14:paraId="50B0D9B0"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ko-KR"/>
              </w:rPr>
            </w:pPr>
            <w:r>
              <w:rPr>
                <w:rFonts w:eastAsiaTheme="minorEastAsia"/>
                <w:b w:val="0"/>
                <w:bCs w:val="0"/>
                <w:lang w:eastAsia="ko-KR"/>
              </w:rPr>
              <w:t>Sub Version</w:t>
            </w:r>
          </w:p>
        </w:tc>
        <w:tc>
          <w:tcPr>
            <w:tcW w:w="441" w:type="dxa"/>
            <w:tcBorders>
              <w:top w:val="single" w:sz="4" w:space="0" w:color="auto"/>
              <w:left w:val="single" w:sz="4" w:space="0" w:color="auto"/>
              <w:bottom w:val="single" w:sz="4" w:space="0" w:color="auto"/>
              <w:right w:val="single" w:sz="4" w:space="0" w:color="auto"/>
            </w:tcBorders>
          </w:tcPr>
          <w:p w14:paraId="2B9C106D" w14:textId="77777777" w:rsidR="00121D01" w:rsidRDefault="00121D01" w:rsidP="00FE7B6E">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ko-KR"/>
              </w:rPr>
            </w:pPr>
          </w:p>
        </w:tc>
      </w:tr>
      <w:tr w:rsidR="0000661B" w14:paraId="567C24BF" w14:textId="77777777" w:rsidTr="00FE7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FFFFFF" w:themeFill="background1"/>
          </w:tcPr>
          <w:p w14:paraId="2DCB2BB7" w14:textId="77777777" w:rsidR="00121D01" w:rsidRDefault="00121D01" w:rsidP="00FE7B6E">
            <w:pPr>
              <w:jc w:val="right"/>
              <w:rPr>
                <w:rFonts w:eastAsiaTheme="minorEastAsia"/>
                <w:lang w:eastAsia="ko-KR"/>
              </w:rPr>
            </w:pPr>
            <w:r>
              <w:rPr>
                <w:rFonts w:eastAsiaTheme="minorEastAsia" w:hint="eastAsia"/>
                <w:lang w:eastAsia="ko-KR"/>
              </w:rPr>
              <w:t>Bit</w:t>
            </w:r>
          </w:p>
        </w:tc>
        <w:tc>
          <w:tcPr>
            <w:tcW w:w="920" w:type="dxa"/>
            <w:tcBorders>
              <w:top w:val="single" w:sz="4" w:space="0" w:color="auto"/>
            </w:tcBorders>
          </w:tcPr>
          <w:p w14:paraId="6658E1F2" w14:textId="77777777" w:rsidR="00121D01" w:rsidRPr="00957EB9"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sidRPr="00957EB9">
              <w:rPr>
                <w:rFonts w:eastAsiaTheme="minorEastAsia" w:hint="eastAsia"/>
                <w:lang w:eastAsia="ko-KR"/>
              </w:rPr>
              <w:t>15</w:t>
            </w:r>
          </w:p>
        </w:tc>
        <w:tc>
          <w:tcPr>
            <w:tcW w:w="515" w:type="dxa"/>
            <w:tcBorders>
              <w:top w:val="single" w:sz="4" w:space="0" w:color="auto"/>
            </w:tcBorders>
          </w:tcPr>
          <w:p w14:paraId="7AE0F247"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14</w:t>
            </w:r>
          </w:p>
        </w:tc>
        <w:tc>
          <w:tcPr>
            <w:tcW w:w="504" w:type="dxa"/>
            <w:tcBorders>
              <w:top w:val="single" w:sz="4" w:space="0" w:color="auto"/>
            </w:tcBorders>
          </w:tcPr>
          <w:p w14:paraId="22BB872E"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13</w:t>
            </w:r>
          </w:p>
        </w:tc>
        <w:tc>
          <w:tcPr>
            <w:tcW w:w="505" w:type="dxa"/>
            <w:tcBorders>
              <w:top w:val="single" w:sz="4" w:space="0" w:color="auto"/>
            </w:tcBorders>
          </w:tcPr>
          <w:p w14:paraId="0F3DAD15"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12</w:t>
            </w:r>
          </w:p>
        </w:tc>
        <w:tc>
          <w:tcPr>
            <w:tcW w:w="505" w:type="dxa"/>
            <w:gridSpan w:val="2"/>
            <w:tcBorders>
              <w:top w:val="single" w:sz="4" w:space="0" w:color="auto"/>
            </w:tcBorders>
          </w:tcPr>
          <w:p w14:paraId="4C25A90A"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11</w:t>
            </w:r>
          </w:p>
        </w:tc>
        <w:tc>
          <w:tcPr>
            <w:tcW w:w="505" w:type="dxa"/>
            <w:tcBorders>
              <w:top w:val="single" w:sz="4" w:space="0" w:color="auto"/>
            </w:tcBorders>
            <w:shd w:val="clear" w:color="auto" w:fill="FFFFFF" w:themeFill="background1"/>
          </w:tcPr>
          <w:p w14:paraId="5BD2B721"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10</w:t>
            </w:r>
          </w:p>
        </w:tc>
        <w:tc>
          <w:tcPr>
            <w:tcW w:w="442" w:type="dxa"/>
            <w:tcBorders>
              <w:top w:val="single" w:sz="4" w:space="0" w:color="auto"/>
            </w:tcBorders>
            <w:shd w:val="clear" w:color="auto" w:fill="FFFFFF" w:themeFill="background1"/>
          </w:tcPr>
          <w:p w14:paraId="3DC8464E"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9</w:t>
            </w:r>
          </w:p>
        </w:tc>
        <w:tc>
          <w:tcPr>
            <w:tcW w:w="441" w:type="dxa"/>
            <w:tcBorders>
              <w:top w:val="single" w:sz="4" w:space="0" w:color="auto"/>
            </w:tcBorders>
            <w:shd w:val="clear" w:color="auto" w:fill="FFFFFF" w:themeFill="background1"/>
          </w:tcPr>
          <w:p w14:paraId="473DE598"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8</w:t>
            </w:r>
          </w:p>
        </w:tc>
        <w:tc>
          <w:tcPr>
            <w:tcW w:w="882" w:type="dxa"/>
            <w:tcBorders>
              <w:top w:val="single" w:sz="4" w:space="0" w:color="auto"/>
            </w:tcBorders>
            <w:shd w:val="clear" w:color="auto" w:fill="FFFFFF" w:themeFill="background1"/>
          </w:tcPr>
          <w:p w14:paraId="2C9DC818"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7</w:t>
            </w:r>
          </w:p>
        </w:tc>
        <w:tc>
          <w:tcPr>
            <w:tcW w:w="441" w:type="dxa"/>
            <w:tcBorders>
              <w:top w:val="single" w:sz="4" w:space="0" w:color="auto"/>
            </w:tcBorders>
            <w:shd w:val="clear" w:color="auto" w:fill="FFFFFF" w:themeFill="background1"/>
          </w:tcPr>
          <w:p w14:paraId="3C120C52"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6</w:t>
            </w:r>
          </w:p>
        </w:tc>
        <w:tc>
          <w:tcPr>
            <w:tcW w:w="951" w:type="dxa"/>
            <w:tcBorders>
              <w:top w:val="single" w:sz="4" w:space="0" w:color="auto"/>
            </w:tcBorders>
          </w:tcPr>
          <w:p w14:paraId="1B6F8A32"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5</w:t>
            </w:r>
          </w:p>
        </w:tc>
        <w:tc>
          <w:tcPr>
            <w:tcW w:w="441" w:type="dxa"/>
            <w:tcBorders>
              <w:top w:val="single" w:sz="4" w:space="0" w:color="auto"/>
            </w:tcBorders>
          </w:tcPr>
          <w:p w14:paraId="211562ED"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4</w:t>
            </w:r>
          </w:p>
        </w:tc>
        <w:tc>
          <w:tcPr>
            <w:tcW w:w="441" w:type="dxa"/>
            <w:tcBorders>
              <w:top w:val="single" w:sz="4" w:space="0" w:color="auto"/>
            </w:tcBorders>
          </w:tcPr>
          <w:p w14:paraId="4C80F1DE"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3</w:t>
            </w:r>
          </w:p>
        </w:tc>
        <w:tc>
          <w:tcPr>
            <w:tcW w:w="441" w:type="dxa"/>
            <w:tcBorders>
              <w:top w:val="single" w:sz="4" w:space="0" w:color="auto"/>
            </w:tcBorders>
          </w:tcPr>
          <w:p w14:paraId="09CBAE57"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2</w:t>
            </w:r>
          </w:p>
        </w:tc>
        <w:tc>
          <w:tcPr>
            <w:tcW w:w="441" w:type="dxa"/>
            <w:tcBorders>
              <w:top w:val="single" w:sz="4" w:space="0" w:color="auto"/>
            </w:tcBorders>
          </w:tcPr>
          <w:p w14:paraId="65EBE72A"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1</w:t>
            </w:r>
          </w:p>
        </w:tc>
        <w:tc>
          <w:tcPr>
            <w:tcW w:w="441" w:type="dxa"/>
            <w:tcBorders>
              <w:top w:val="single" w:sz="4" w:space="0" w:color="auto"/>
            </w:tcBorders>
          </w:tcPr>
          <w:p w14:paraId="261032DE" w14:textId="77777777" w:rsidR="00121D01" w:rsidRDefault="00121D01" w:rsidP="00FE7B6E">
            <w:pPr>
              <w:jc w:val="right"/>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0</w:t>
            </w:r>
          </w:p>
        </w:tc>
      </w:tr>
    </w:tbl>
    <w:p w14:paraId="739A92C5" w14:textId="77777777" w:rsidR="00121D01" w:rsidRDefault="00121D01" w:rsidP="00121D01">
      <w:pPr>
        <w:pStyle w:val="PARAGRAPH"/>
        <w:rPr>
          <w:rFonts w:eastAsiaTheme="minorEastAsia"/>
          <w:lang w:eastAsia="ko-KR"/>
        </w:rPr>
      </w:pPr>
      <w:r>
        <w:rPr>
          <w:rFonts w:eastAsiaTheme="minorEastAsia"/>
          <w:lang w:eastAsia="ko-KR"/>
        </w:rPr>
        <w:fldChar w:fldCharType="begin"/>
      </w:r>
      <w:r>
        <w:rPr>
          <w:rFonts w:eastAsiaTheme="minorEastAsia"/>
          <w:lang w:eastAsia="ko-KR"/>
        </w:rPr>
        <w:instrText xml:space="preserve"> REF _Ref476734656 \h </w:instrText>
      </w:r>
      <w:r>
        <w:rPr>
          <w:rFonts w:eastAsiaTheme="minorEastAsia"/>
          <w:lang w:eastAsia="ko-KR"/>
        </w:rPr>
      </w:r>
      <w:r>
        <w:rPr>
          <w:rFonts w:eastAsiaTheme="minorEastAsia"/>
          <w:lang w:eastAsia="ko-KR"/>
        </w:rPr>
        <w:fldChar w:fldCharType="separate"/>
      </w:r>
      <w:r w:rsidR="00370B4E">
        <w:t xml:space="preserve">Table </w:t>
      </w:r>
      <w:r w:rsidR="00370B4E">
        <w:rPr>
          <w:noProof/>
        </w:rPr>
        <w:t>37</w:t>
      </w:r>
      <w:r>
        <w:rPr>
          <w:rFonts w:eastAsiaTheme="minorEastAsia"/>
          <w:lang w:eastAsia="ko-KR"/>
        </w:rPr>
        <w:fldChar w:fldCharType="end"/>
      </w:r>
      <w:r w:rsidRPr="00582EAA">
        <w:rPr>
          <w:rFonts w:eastAsiaTheme="minorEastAsia"/>
          <w:lang w:eastAsia="ko-KR"/>
        </w:rPr>
        <w:t xml:space="preserve"> illustrates several examples:</w:t>
      </w:r>
    </w:p>
    <w:p w14:paraId="0BFD722D" w14:textId="77777777" w:rsidR="00121D01" w:rsidRDefault="00121D01" w:rsidP="00121D01">
      <w:pPr>
        <w:pStyle w:val="TABLE-title"/>
      </w:pPr>
      <w:bookmarkStart w:id="13892" w:name="_Ref476734656"/>
      <w:bookmarkStart w:id="13893" w:name="_Toc509367590"/>
      <w:r>
        <w:t xml:space="preserve">Table </w:t>
      </w:r>
      <w:r>
        <w:fldChar w:fldCharType="begin"/>
      </w:r>
      <w:r>
        <w:instrText xml:space="preserve"> SEQ Table \* ARABIC </w:instrText>
      </w:r>
      <w:r>
        <w:fldChar w:fldCharType="separate"/>
      </w:r>
      <w:r w:rsidR="00370B4E">
        <w:rPr>
          <w:noProof/>
        </w:rPr>
        <w:t>37</w:t>
      </w:r>
      <w:r>
        <w:rPr>
          <w:noProof/>
        </w:rPr>
        <w:fldChar w:fldCharType="end"/>
      </w:r>
      <w:bookmarkEnd w:id="13892"/>
      <w:r>
        <w:t xml:space="preserve">. Examples of </w:t>
      </w:r>
      <w:r w:rsidR="0031296F" w:rsidRPr="0031296F">
        <w:rPr>
          <w:lang w:eastAsia="ko-KR"/>
        </w:rPr>
        <w:t>OCF-Content-Format-Version</w:t>
      </w:r>
      <w:r>
        <w:rPr>
          <w:lang w:eastAsia="ko-KR"/>
        </w:rPr>
        <w:t xml:space="preserve"> and </w:t>
      </w:r>
      <w:r w:rsidR="0031296F" w:rsidRPr="0031296F">
        <w:rPr>
          <w:lang w:eastAsia="ko-KR"/>
        </w:rPr>
        <w:t>OCF-Accept-Content-Format-Version</w:t>
      </w:r>
      <w:r>
        <w:rPr>
          <w:lang w:eastAsia="ko-KR"/>
        </w:rPr>
        <w:t xml:space="preserve"> </w:t>
      </w:r>
      <w:r>
        <w:rPr>
          <w:rFonts w:eastAsiaTheme="minorEastAsia"/>
          <w:lang w:eastAsia="ko-KR"/>
        </w:rPr>
        <w:t>Representation</w:t>
      </w:r>
      <w:bookmarkEnd w:id="13893"/>
    </w:p>
    <w:tbl>
      <w:tblPr>
        <w:tblStyle w:val="GridTable41"/>
        <w:tblW w:w="0" w:type="auto"/>
        <w:jc w:val="center"/>
        <w:tblLook w:val="04A0" w:firstRow="1" w:lastRow="0" w:firstColumn="1" w:lastColumn="0" w:noHBand="0" w:noVBand="1"/>
      </w:tblPr>
      <w:tblGrid>
        <w:gridCol w:w="1909"/>
        <w:gridCol w:w="4012"/>
        <w:gridCol w:w="1596"/>
      </w:tblGrid>
      <w:tr w:rsidR="00121D01" w14:paraId="0822A2C8" w14:textId="77777777" w:rsidTr="00FE7B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dxa"/>
          </w:tcPr>
          <w:p w14:paraId="1511DD53" w14:textId="77777777" w:rsidR="00121D01" w:rsidRDefault="00121D01" w:rsidP="00FE7B6E">
            <w:pPr>
              <w:rPr>
                <w:rFonts w:eastAsiaTheme="minorEastAsia"/>
                <w:lang w:eastAsia="ko-KR"/>
              </w:rPr>
            </w:pPr>
            <w:r>
              <w:rPr>
                <w:rFonts w:eastAsiaTheme="minorEastAsia" w:hint="eastAsia"/>
                <w:lang w:eastAsia="ko-KR"/>
              </w:rPr>
              <w:t>OCF version</w:t>
            </w:r>
          </w:p>
        </w:tc>
        <w:tc>
          <w:tcPr>
            <w:tcW w:w="4012" w:type="dxa"/>
          </w:tcPr>
          <w:p w14:paraId="69647CBC" w14:textId="77777777" w:rsidR="00121D01" w:rsidRDefault="00121D01" w:rsidP="00FE7B6E">
            <w:pPr>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Binary representation</w:t>
            </w:r>
          </w:p>
        </w:tc>
        <w:tc>
          <w:tcPr>
            <w:tcW w:w="1596" w:type="dxa"/>
          </w:tcPr>
          <w:p w14:paraId="4F12325B" w14:textId="77777777" w:rsidR="00121D01" w:rsidRDefault="00121D01" w:rsidP="00FE7B6E">
            <w:pPr>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Integer value</w:t>
            </w:r>
          </w:p>
        </w:tc>
      </w:tr>
      <w:tr w:rsidR="00121D01" w14:paraId="28F6D52E" w14:textId="77777777" w:rsidTr="00FE7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dxa"/>
          </w:tcPr>
          <w:p w14:paraId="33CB7E57" w14:textId="77777777" w:rsidR="00121D01" w:rsidRDefault="00121D01" w:rsidP="00FE7B6E">
            <w:pPr>
              <w:rPr>
                <w:rFonts w:eastAsiaTheme="minorEastAsia"/>
                <w:lang w:eastAsia="ko-KR"/>
              </w:rPr>
            </w:pPr>
            <w:r>
              <w:rPr>
                <w:rFonts w:eastAsiaTheme="minorEastAsia" w:hint="eastAsia"/>
                <w:lang w:eastAsia="ko-KR"/>
              </w:rPr>
              <w:t>1.0</w:t>
            </w:r>
            <w:r>
              <w:rPr>
                <w:rFonts w:eastAsiaTheme="minorEastAsia"/>
                <w:lang w:eastAsia="ko-KR"/>
              </w:rPr>
              <w:t>.0</w:t>
            </w:r>
          </w:p>
        </w:tc>
        <w:tc>
          <w:tcPr>
            <w:tcW w:w="4012" w:type="dxa"/>
          </w:tcPr>
          <w:p w14:paraId="20BAA57A" w14:textId="77777777" w:rsidR="00121D01" w:rsidRDefault="00121D01" w:rsidP="00FE7B6E">
            <w:pPr>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hint="eastAsia"/>
                <w:lang w:eastAsia="ko-KR"/>
              </w:rPr>
              <w:t xml:space="preserve">0000 </w:t>
            </w:r>
            <w:r>
              <w:rPr>
                <w:rFonts w:eastAsiaTheme="minorEastAsia"/>
                <w:lang w:eastAsia="ko-KR"/>
              </w:rPr>
              <w:t>1</w:t>
            </w:r>
            <w:r>
              <w:rPr>
                <w:rFonts w:eastAsiaTheme="minorEastAsia" w:hint="eastAsia"/>
                <w:lang w:eastAsia="ko-KR"/>
              </w:rPr>
              <w:t>00</w:t>
            </w:r>
            <w:r>
              <w:rPr>
                <w:rFonts w:eastAsiaTheme="minorEastAsia"/>
                <w:lang w:eastAsia="ko-KR"/>
              </w:rPr>
              <w:t>0</w:t>
            </w:r>
            <w:r>
              <w:rPr>
                <w:rFonts w:eastAsiaTheme="minorEastAsia" w:hint="eastAsia"/>
                <w:lang w:eastAsia="ko-KR"/>
              </w:rPr>
              <w:t xml:space="preserve"> 0000 0000</w:t>
            </w:r>
          </w:p>
        </w:tc>
        <w:tc>
          <w:tcPr>
            <w:tcW w:w="1596" w:type="dxa"/>
          </w:tcPr>
          <w:p w14:paraId="336AF2F1" w14:textId="77777777" w:rsidR="00121D01" w:rsidRDefault="00121D01" w:rsidP="00FE7B6E">
            <w:pPr>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2048</w:t>
            </w:r>
          </w:p>
        </w:tc>
      </w:tr>
      <w:tr w:rsidR="00121D01" w14:paraId="6CA86C31" w14:textId="77777777" w:rsidTr="00FE7B6E">
        <w:trPr>
          <w:jc w:val="center"/>
        </w:trPr>
        <w:tc>
          <w:tcPr>
            <w:cnfStyle w:val="001000000000" w:firstRow="0" w:lastRow="0" w:firstColumn="1" w:lastColumn="0" w:oddVBand="0" w:evenVBand="0" w:oddHBand="0" w:evenHBand="0" w:firstRowFirstColumn="0" w:firstRowLastColumn="0" w:lastRowFirstColumn="0" w:lastRowLastColumn="0"/>
            <w:tcW w:w="1909" w:type="dxa"/>
          </w:tcPr>
          <w:p w14:paraId="205D0015" w14:textId="77777777" w:rsidR="00121D01" w:rsidRDefault="00121D01" w:rsidP="00FE7B6E">
            <w:pPr>
              <w:rPr>
                <w:rFonts w:eastAsiaTheme="minorEastAsia"/>
                <w:lang w:eastAsia="ko-KR"/>
              </w:rPr>
            </w:pPr>
            <w:r>
              <w:rPr>
                <w:rFonts w:eastAsiaTheme="minorEastAsia" w:hint="eastAsia"/>
                <w:lang w:eastAsia="ko-KR"/>
              </w:rPr>
              <w:t>1.1</w:t>
            </w:r>
            <w:r>
              <w:rPr>
                <w:rFonts w:eastAsiaTheme="minorEastAsia"/>
                <w:lang w:eastAsia="ko-KR"/>
              </w:rPr>
              <w:t>.0</w:t>
            </w:r>
          </w:p>
        </w:tc>
        <w:tc>
          <w:tcPr>
            <w:tcW w:w="4012" w:type="dxa"/>
          </w:tcPr>
          <w:p w14:paraId="2AD8EC37" w14:textId="77777777" w:rsidR="00121D01" w:rsidRDefault="00121D01" w:rsidP="00FE7B6E">
            <w:pPr>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 xml:space="preserve">0000 </w:t>
            </w:r>
            <w:r>
              <w:rPr>
                <w:rFonts w:eastAsiaTheme="minorEastAsia"/>
                <w:lang w:eastAsia="ko-KR"/>
              </w:rPr>
              <w:t>1</w:t>
            </w:r>
            <w:r>
              <w:rPr>
                <w:rFonts w:eastAsiaTheme="minorEastAsia" w:hint="eastAsia"/>
                <w:lang w:eastAsia="ko-KR"/>
              </w:rPr>
              <w:t>00</w:t>
            </w:r>
            <w:r>
              <w:rPr>
                <w:rFonts w:eastAsiaTheme="minorEastAsia"/>
                <w:lang w:eastAsia="ko-KR"/>
              </w:rPr>
              <w:t>0</w:t>
            </w:r>
            <w:r>
              <w:rPr>
                <w:rFonts w:eastAsiaTheme="minorEastAsia" w:hint="eastAsia"/>
                <w:lang w:eastAsia="ko-KR"/>
              </w:rPr>
              <w:t xml:space="preserve"> </w:t>
            </w:r>
            <w:r>
              <w:rPr>
                <w:rFonts w:eastAsiaTheme="minorEastAsia"/>
                <w:lang w:eastAsia="ko-KR"/>
              </w:rPr>
              <w:t>010</w:t>
            </w:r>
            <w:r>
              <w:rPr>
                <w:rFonts w:eastAsiaTheme="minorEastAsia" w:hint="eastAsia"/>
                <w:lang w:eastAsia="ko-KR"/>
              </w:rPr>
              <w:t>0 000</w:t>
            </w:r>
            <w:r>
              <w:rPr>
                <w:rFonts w:eastAsiaTheme="minorEastAsia"/>
                <w:lang w:eastAsia="ko-KR"/>
              </w:rPr>
              <w:t>0</w:t>
            </w:r>
          </w:p>
        </w:tc>
        <w:tc>
          <w:tcPr>
            <w:tcW w:w="1596" w:type="dxa"/>
          </w:tcPr>
          <w:p w14:paraId="5EEAB180" w14:textId="77777777" w:rsidR="00121D01" w:rsidRDefault="00121D01" w:rsidP="00FE7B6E">
            <w:pPr>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2112</w:t>
            </w:r>
          </w:p>
        </w:tc>
      </w:tr>
    </w:tbl>
    <w:p w14:paraId="144B74D6" w14:textId="77777777" w:rsidR="00121D01" w:rsidRDefault="00121D01" w:rsidP="00121D01">
      <w:pPr>
        <w:pStyle w:val="PARAGRAPH"/>
        <w:rPr>
          <w:rFonts w:eastAsiaTheme="minorEastAsia"/>
          <w:lang w:eastAsia="ko-KR"/>
        </w:rPr>
      </w:pPr>
      <w:r w:rsidRPr="00582EAA">
        <w:rPr>
          <w:rFonts w:eastAsiaTheme="minorEastAsia"/>
          <w:lang w:eastAsia="ko-KR"/>
        </w:rPr>
        <w:t xml:space="preserve">The </w:t>
      </w:r>
      <w:r w:rsidR="0031296F" w:rsidRPr="0031296F">
        <w:rPr>
          <w:rFonts w:eastAsiaTheme="minorEastAsia"/>
          <w:lang w:eastAsia="ko-KR"/>
        </w:rPr>
        <w:t>OCF-Accept-Content-Format-Version</w:t>
      </w:r>
      <w:r w:rsidRPr="00582EAA">
        <w:rPr>
          <w:rFonts w:eastAsiaTheme="minorEastAsia"/>
          <w:lang w:eastAsia="ko-KR"/>
        </w:rPr>
        <w:t xml:space="preserve"> </w:t>
      </w:r>
      <w:r w:rsidR="00A03BD8">
        <w:rPr>
          <w:rFonts w:eastAsiaTheme="minorEastAsia"/>
          <w:lang w:eastAsia="ko-KR"/>
        </w:rPr>
        <w:t xml:space="preserve">Option </w:t>
      </w:r>
      <w:r w:rsidRPr="00582EAA">
        <w:rPr>
          <w:rFonts w:eastAsiaTheme="minorEastAsia"/>
          <w:lang w:eastAsia="ko-KR"/>
        </w:rPr>
        <w:t xml:space="preserve">and </w:t>
      </w:r>
      <w:r w:rsidR="0031296F" w:rsidRPr="0031296F">
        <w:rPr>
          <w:rFonts w:eastAsiaTheme="minorEastAsia"/>
          <w:lang w:eastAsia="ko-KR"/>
        </w:rPr>
        <w:t>OCF-Content-Format-Version</w:t>
      </w:r>
      <w:r w:rsidRPr="00582EAA">
        <w:rPr>
          <w:rFonts w:eastAsiaTheme="minorEastAsia"/>
          <w:lang w:eastAsia="ko-KR"/>
        </w:rPr>
        <w:t xml:space="preserve"> </w:t>
      </w:r>
      <w:r w:rsidR="00A03BD8">
        <w:rPr>
          <w:rFonts w:eastAsiaTheme="minorEastAsia"/>
          <w:lang w:eastAsia="ko-KR"/>
        </w:rPr>
        <w:t xml:space="preserve">Option </w:t>
      </w:r>
      <w:r w:rsidRPr="00582EAA">
        <w:rPr>
          <w:rFonts w:eastAsiaTheme="minorEastAsia"/>
          <w:lang w:eastAsia="ko-KR"/>
        </w:rPr>
        <w:t xml:space="preserve">for this version of the </w:t>
      </w:r>
      <w:r>
        <w:rPr>
          <w:rFonts w:eastAsiaTheme="minorEastAsia"/>
          <w:lang w:eastAsia="ko-KR"/>
        </w:rPr>
        <w:t>s</w:t>
      </w:r>
      <w:r w:rsidRPr="00582EAA">
        <w:rPr>
          <w:rFonts w:eastAsiaTheme="minorEastAsia"/>
          <w:lang w:eastAsia="ko-KR"/>
        </w:rPr>
        <w:t>pecification shall be 1.0.0 (i.e. 0b0000 1000 0000 0000).</w:t>
      </w:r>
    </w:p>
    <w:p w14:paraId="2DCDF1E9" w14:textId="77777777" w:rsidR="00121D01" w:rsidRDefault="00121D01" w:rsidP="00121D01">
      <w:pPr>
        <w:pStyle w:val="Heading3"/>
        <w:rPr>
          <w:rFonts w:eastAsiaTheme="minorEastAsia"/>
          <w:lang w:eastAsia="ko-KR"/>
        </w:rPr>
      </w:pPr>
      <w:bookmarkStart w:id="13894" w:name="_Toc509367247"/>
      <w:commentRangeStart w:id="13895"/>
      <w:r>
        <w:t>Content-Format policy</w:t>
      </w:r>
      <w:commentRangeEnd w:id="13895"/>
      <w:r w:rsidR="00A97F37">
        <w:rPr>
          <w:rStyle w:val="CommentReference"/>
          <w:b w:val="0"/>
          <w:bCs w:val="0"/>
          <w:lang w:val="en-US"/>
        </w:rPr>
        <w:commentReference w:id="13895"/>
      </w:r>
      <w:bookmarkEnd w:id="13894"/>
    </w:p>
    <w:p w14:paraId="50C64C03" w14:textId="0DFCAA32" w:rsidR="00121D01" w:rsidRDefault="00121D01" w:rsidP="00121D01">
      <w:pPr>
        <w:pStyle w:val="PARAGRAPH"/>
        <w:rPr>
          <w:rFonts w:eastAsiaTheme="minorEastAsia"/>
        </w:rPr>
      </w:pPr>
      <w:r w:rsidRPr="00FA4442">
        <w:rPr>
          <w:rFonts w:eastAsiaTheme="minorEastAsia"/>
        </w:rPr>
        <w:t xml:space="preserve">To maintain compatibility between devices implemented to different versions of this specification, Devices </w:t>
      </w:r>
      <w:del w:id="13896" w:author="Bardini, Richard A" w:date="2018-03-19T02:07:00Z">
        <w:r w:rsidRPr="00FA4442" w:rsidDel="0076498E">
          <w:rPr>
            <w:rFonts w:eastAsiaTheme="minorEastAsia"/>
          </w:rPr>
          <w:delText xml:space="preserve">shall </w:delText>
        </w:r>
      </w:del>
      <w:ins w:id="13897" w:author="Bardini, Richard A" w:date="2018-03-19T02:07:00Z">
        <w:r w:rsidR="0076498E">
          <w:rPr>
            <w:rFonts w:eastAsiaTheme="minorEastAsia"/>
          </w:rPr>
          <w:t>should</w:t>
        </w:r>
        <w:r w:rsidR="0076498E" w:rsidRPr="00FA4442">
          <w:rPr>
            <w:rFonts w:eastAsiaTheme="minorEastAsia"/>
          </w:rPr>
          <w:t xml:space="preserve"> </w:t>
        </w:r>
      </w:ins>
      <w:r w:rsidRPr="00FA4442">
        <w:rPr>
          <w:rFonts w:eastAsiaTheme="minorEastAsia"/>
        </w:rPr>
        <w:t xml:space="preserve">follow the policy as described in </w:t>
      </w:r>
      <w:r w:rsidR="00A97F37">
        <w:rPr>
          <w:rFonts w:eastAsiaTheme="minorEastAsia"/>
        </w:rPr>
        <w:fldChar w:fldCharType="begin"/>
      </w:r>
      <w:r w:rsidR="00A97F37">
        <w:rPr>
          <w:rFonts w:eastAsiaTheme="minorEastAsia"/>
        </w:rPr>
        <w:instrText xml:space="preserve"> REF _Ref509189625 \h </w:instrText>
      </w:r>
      <w:r w:rsidR="00A97F37">
        <w:rPr>
          <w:rFonts w:eastAsiaTheme="minorEastAsia"/>
        </w:rPr>
      </w:r>
      <w:r w:rsidR="00A97F37">
        <w:rPr>
          <w:rFonts w:eastAsiaTheme="minorEastAsia"/>
        </w:rPr>
        <w:fldChar w:fldCharType="separate"/>
      </w:r>
      <w:ins w:id="13898" w:author="Bardini, Richard A" w:date="2018-03-19T02:21:00Z">
        <w:r w:rsidR="00370B4E" w:rsidRPr="00CF7590">
          <w:t>Figure</w:t>
        </w:r>
        <w:r w:rsidR="00370B4E">
          <w:t xml:space="preserve"> </w:t>
        </w:r>
      </w:ins>
      <w:r w:rsidR="00370B4E">
        <w:rPr>
          <w:noProof/>
        </w:rPr>
        <w:t>27</w:t>
      </w:r>
      <w:r w:rsidR="00A97F37">
        <w:rPr>
          <w:rFonts w:eastAsiaTheme="minorEastAsia"/>
        </w:rPr>
        <w:fldChar w:fldCharType="end"/>
      </w:r>
      <w:commentRangeStart w:id="13899"/>
      <w:ins w:id="13900" w:author="Bardini, Richard A" w:date="2018-03-19T13:44:00Z">
        <w:r w:rsidR="00C12718">
          <w:rPr>
            <w:rFonts w:eastAsiaTheme="minorEastAsia"/>
          </w:rPr>
          <w:t>,</w:t>
        </w:r>
      </w:ins>
      <w:commentRangeEnd w:id="13899"/>
      <w:ins w:id="13901" w:author="Bardini, Richard A" w:date="2018-03-19T13:56:00Z">
        <w:r w:rsidR="00E83E74">
          <w:rPr>
            <w:rStyle w:val="CommentReference"/>
            <w:lang w:val="en-US"/>
          </w:rPr>
          <w:commentReference w:id="13899"/>
        </w:r>
      </w:ins>
      <w:ins w:id="13902" w:author="Bardini, Richard A" w:date="2018-03-19T13:44:00Z">
        <w:r w:rsidR="00C12718">
          <w:rPr>
            <w:rFonts w:eastAsiaTheme="minorEastAsia"/>
          </w:rPr>
          <w:t xml:space="preserve"> </w:t>
        </w:r>
      </w:ins>
      <w:r>
        <w:rPr>
          <w:rFonts w:eastAsiaTheme="minorEastAsia"/>
          <w:highlight w:val="yellow"/>
        </w:rPr>
        <w:fldChar w:fldCharType="begin"/>
      </w:r>
      <w:r>
        <w:rPr>
          <w:rFonts w:eastAsiaTheme="minorEastAsia"/>
        </w:rPr>
        <w:instrText xml:space="preserve"> REF _Ref476732287 \h </w:instrText>
      </w:r>
      <w:r>
        <w:rPr>
          <w:rFonts w:eastAsiaTheme="minorEastAsia"/>
          <w:highlight w:val="yellow"/>
        </w:rPr>
      </w:r>
      <w:r>
        <w:rPr>
          <w:rFonts w:eastAsiaTheme="minorEastAsia"/>
          <w:highlight w:val="yellow"/>
        </w:rPr>
        <w:fldChar w:fldCharType="end"/>
      </w:r>
      <w:ins w:id="13903" w:author="Bardini, Richard A" w:date="2018-03-19T02:25:00Z">
        <w:r w:rsidR="00A97F37">
          <w:rPr>
            <w:rFonts w:eastAsiaTheme="minorEastAsia"/>
          </w:rPr>
          <w:fldChar w:fldCharType="begin"/>
        </w:r>
        <w:r w:rsidR="00A97F37">
          <w:rPr>
            <w:rFonts w:eastAsiaTheme="minorEastAsia"/>
          </w:rPr>
          <w:instrText xml:space="preserve"> REF _Ref509189636 \h </w:instrText>
        </w:r>
      </w:ins>
      <w:r w:rsidR="00A97F37">
        <w:rPr>
          <w:rFonts w:eastAsiaTheme="minorEastAsia"/>
        </w:rPr>
      </w:r>
      <w:r w:rsidR="00A97F37">
        <w:rPr>
          <w:rFonts w:eastAsiaTheme="minorEastAsia"/>
        </w:rPr>
        <w:fldChar w:fldCharType="separate"/>
      </w:r>
      <w:ins w:id="13904" w:author="Bardini, Richard A" w:date="2018-03-19T02:21:00Z">
        <w:r w:rsidR="00370B4E" w:rsidRPr="00CF7590">
          <w:t>Figure</w:t>
        </w:r>
        <w:r w:rsidR="00370B4E">
          <w:t xml:space="preserve"> </w:t>
        </w:r>
      </w:ins>
      <w:r w:rsidR="00370B4E">
        <w:rPr>
          <w:noProof/>
        </w:rPr>
        <w:t>28</w:t>
      </w:r>
      <w:ins w:id="13905" w:author="Bardini, Richard A" w:date="2018-03-19T02:25:00Z">
        <w:r w:rsidR="00A97F37">
          <w:rPr>
            <w:rFonts w:eastAsiaTheme="minorEastAsia"/>
          </w:rPr>
          <w:fldChar w:fldCharType="end"/>
        </w:r>
      </w:ins>
      <w:ins w:id="13906" w:author="Bardini, Richard A" w:date="2018-03-19T13:44:00Z">
        <w:r w:rsidR="00C12718">
          <w:rPr>
            <w:rFonts w:eastAsiaTheme="minorEastAsia"/>
          </w:rPr>
          <w:t xml:space="preserve"> </w:t>
        </w:r>
        <w:commentRangeStart w:id="13907"/>
        <w:r w:rsidR="00C12718">
          <w:rPr>
            <w:rFonts w:eastAsiaTheme="minorEastAsia"/>
          </w:rPr>
          <w:t xml:space="preserve">and </w:t>
        </w:r>
      </w:ins>
      <w:ins w:id="13908" w:author="Bardini, Richard A" w:date="2018-03-19T13:55:00Z">
        <w:r w:rsidR="00E83E74">
          <w:rPr>
            <w:rFonts w:eastAsiaTheme="minorEastAsia"/>
          </w:rPr>
          <w:fldChar w:fldCharType="begin"/>
        </w:r>
        <w:r w:rsidR="00E83E74">
          <w:rPr>
            <w:rFonts w:eastAsiaTheme="minorEastAsia"/>
          </w:rPr>
          <w:instrText xml:space="preserve"> REF _Ref509231042 \h </w:instrText>
        </w:r>
      </w:ins>
      <w:r w:rsidR="00E83E74">
        <w:rPr>
          <w:rFonts w:eastAsiaTheme="minorEastAsia"/>
        </w:rPr>
      </w:r>
      <w:r w:rsidR="00E83E74">
        <w:rPr>
          <w:rFonts w:eastAsiaTheme="minorEastAsia"/>
        </w:rPr>
        <w:fldChar w:fldCharType="separate"/>
      </w:r>
      <w:ins w:id="13909" w:author="Bardini, Richard A" w:date="2018-03-19T13:50:00Z">
        <w:r w:rsidR="00370B4E" w:rsidRPr="00CF7590">
          <w:t>Figure</w:t>
        </w:r>
        <w:r w:rsidR="00370B4E">
          <w:t xml:space="preserve"> </w:t>
        </w:r>
      </w:ins>
      <w:r w:rsidR="00370B4E">
        <w:rPr>
          <w:noProof/>
        </w:rPr>
        <w:t>29</w:t>
      </w:r>
      <w:ins w:id="13910" w:author="Bardini, Richard A" w:date="2018-03-19T13:55:00Z">
        <w:r w:rsidR="00E83E74">
          <w:rPr>
            <w:rFonts w:eastAsiaTheme="minorEastAsia"/>
          </w:rPr>
          <w:fldChar w:fldCharType="end"/>
        </w:r>
      </w:ins>
      <w:commentRangeEnd w:id="13907"/>
      <w:ins w:id="13911" w:author="Bardini, Richard A" w:date="2018-03-19T13:56:00Z">
        <w:r w:rsidR="00E83E74">
          <w:rPr>
            <w:rStyle w:val="CommentReference"/>
            <w:lang w:val="en-US"/>
          </w:rPr>
          <w:commentReference w:id="13907"/>
        </w:r>
      </w:ins>
      <w:r w:rsidR="00A97F37">
        <w:rPr>
          <w:rFonts w:eastAsiaTheme="minorEastAsia"/>
        </w:rPr>
        <w:t>.</w:t>
      </w:r>
    </w:p>
    <w:p w14:paraId="625EFD28" w14:textId="77777777" w:rsidR="00121D01" w:rsidRDefault="00121D01" w:rsidP="00121D01">
      <w:pPr>
        <w:pStyle w:val="PARAGRAPH"/>
        <w:rPr>
          <w:rFonts w:eastAsiaTheme="minorEastAsia"/>
        </w:rPr>
      </w:pPr>
    </w:p>
    <w:p w14:paraId="399D863D" w14:textId="77777777" w:rsidR="00A97F37" w:rsidRDefault="00A97F37" w:rsidP="00A97F37">
      <w:pPr>
        <w:snapToGrid w:val="0"/>
        <w:spacing w:before="100" w:after="200"/>
        <w:rPr>
          <w:ins w:id="13912" w:author="Bardini, Richard A" w:date="2018-03-19T02:18:00Z"/>
          <w:rFonts w:eastAsiaTheme="minorEastAsia"/>
          <w:lang w:val="en-GB"/>
        </w:rPr>
      </w:pPr>
    </w:p>
    <w:p w14:paraId="6B339478" w14:textId="77777777" w:rsidR="00A97F37" w:rsidRDefault="00A97F37" w:rsidP="00A97F37">
      <w:pPr>
        <w:pStyle w:val="PlantUML"/>
        <w:rPr>
          <w:ins w:id="13913" w:author="Bardini, Richard A" w:date="2018-03-19T02:18:00Z"/>
          <w:rFonts w:eastAsiaTheme="minorEastAsia"/>
          <w:lang w:val="en-GB"/>
        </w:rPr>
      </w:pPr>
      <w:ins w:id="13914" w:author="Bardini, Richard A" w:date="2018-03-19T02:18:00Z">
        <w:r>
          <w:rPr>
            <w:rFonts w:eastAsiaTheme="minorEastAsia"/>
            <w:lang w:val="en-GB"/>
          </w:rPr>
          <w:t>@startuml</w:t>
        </w:r>
      </w:ins>
    </w:p>
    <w:p w14:paraId="34D3B648" w14:textId="77777777" w:rsidR="00A97F37" w:rsidRDefault="00A97F37" w:rsidP="00A97F37">
      <w:pPr>
        <w:pStyle w:val="PlantUML"/>
        <w:rPr>
          <w:ins w:id="13915" w:author="Bardini, Richard A" w:date="2018-03-19T02:18:00Z"/>
          <w:rFonts w:eastAsiaTheme="minorEastAsia"/>
          <w:lang w:val="en-GB"/>
        </w:rPr>
      </w:pPr>
      <w:ins w:id="13916" w:author="Bardini, Richard A" w:date="2018-03-19T02:18:00Z">
        <w:r w:rsidRPr="001E2A50">
          <w:rPr>
            <w:rFonts w:eastAsiaTheme="minorEastAsia"/>
            <w:lang w:val="en-GB"/>
          </w:rPr>
          <w:t>hide footbox</w:t>
        </w:r>
        <w:r w:rsidRPr="001E2A50">
          <w:rPr>
            <w:rFonts w:eastAsiaTheme="minorEastAsia"/>
            <w:lang w:val="en-GB"/>
          </w:rPr>
          <w:cr/>
          <w:t>skinparam shadowing false</w:t>
        </w:r>
        <w:r w:rsidRPr="001E2A50">
          <w:rPr>
            <w:rFonts w:eastAsiaTheme="minorEastAsia"/>
            <w:lang w:val="en-GB"/>
          </w:rPr>
          <w:cr/>
          <w:t>skinparam dpi 300</w:t>
        </w:r>
        <w:r w:rsidRPr="001E2A50">
          <w:rPr>
            <w:rFonts w:eastAsiaTheme="minorEastAsia"/>
            <w:lang w:val="en-GB"/>
          </w:rPr>
          <w:cr/>
        </w:r>
        <w:r w:rsidRPr="001E2A50">
          <w:rPr>
            <w:rFonts w:eastAsiaTheme="minorEastAsia"/>
            <w:lang w:val="en-GB"/>
          </w:rPr>
          <w:cr/>
          <w:t>Participant "OIC 1.1 Client" as Client1.1</w:t>
        </w:r>
        <w:r w:rsidRPr="001E2A50">
          <w:rPr>
            <w:rFonts w:eastAsiaTheme="minorEastAsia"/>
            <w:lang w:val="en-GB"/>
          </w:rPr>
          <w:cr/>
          <w:t>Participant "OIC 1.1 Server" as Server1.1</w:t>
        </w:r>
      </w:ins>
    </w:p>
    <w:p w14:paraId="3904B735" w14:textId="77777777" w:rsidR="00A97F37" w:rsidRDefault="00A97F37" w:rsidP="00A97F37">
      <w:pPr>
        <w:pStyle w:val="PlantUML"/>
        <w:rPr>
          <w:ins w:id="13917" w:author="Bardini, Richard A" w:date="2018-03-19T02:18:00Z"/>
          <w:rFonts w:eastAsiaTheme="minorEastAsia"/>
          <w:lang w:val="en-GB"/>
        </w:rPr>
      </w:pPr>
      <w:ins w:id="13918" w:author="Bardini, Richard A" w:date="2018-03-19T02:18:00Z">
        <w:r>
          <w:rPr>
            <w:rFonts w:eastAsiaTheme="minorEastAsia"/>
            <w:lang w:val="en-GB"/>
          </w:rPr>
          <w:t>Participant "OCF 1.X Server" as Server1.X</w:t>
        </w:r>
      </w:ins>
    </w:p>
    <w:p w14:paraId="04F537EF" w14:textId="77777777" w:rsidR="00A97F37" w:rsidRDefault="00A97F37" w:rsidP="00A97F37">
      <w:pPr>
        <w:pStyle w:val="PlantUML"/>
        <w:rPr>
          <w:ins w:id="13919" w:author="Bardini, Richard A" w:date="2018-03-19T02:18:00Z"/>
          <w:rFonts w:eastAsiaTheme="minorEastAsia"/>
          <w:lang w:val="en-GB"/>
        </w:rPr>
      </w:pPr>
    </w:p>
    <w:p w14:paraId="4E6F90D5" w14:textId="77777777" w:rsidR="00A97F37" w:rsidRDefault="00A97F37" w:rsidP="00A97F37">
      <w:pPr>
        <w:pStyle w:val="PlantUML"/>
        <w:rPr>
          <w:ins w:id="13920" w:author="Bardini, Richard A" w:date="2018-03-19T02:18:00Z"/>
          <w:rFonts w:eastAsiaTheme="minorEastAsia"/>
          <w:lang w:val="en-GB"/>
        </w:rPr>
      </w:pPr>
      <w:ins w:id="13921" w:author="Bardini, Richard A" w:date="2018-03-19T02:18:00Z">
        <w:r w:rsidRPr="00B30DDD">
          <w:rPr>
            <w:rFonts w:eastAsiaTheme="minorEastAsia"/>
            <w:lang w:val="en-GB"/>
          </w:rPr>
          <w:t xml:space="preserve">== </w:t>
        </w:r>
        <w:r>
          <w:rPr>
            <w:rFonts w:eastAsiaTheme="minorEastAsia"/>
            <w:lang w:val="en-GB"/>
          </w:rPr>
          <w:t>OIC 1.1 Client Behavior</w:t>
        </w:r>
        <w:r w:rsidRPr="00B30DDD">
          <w:rPr>
            <w:rFonts w:eastAsiaTheme="minorEastAsia"/>
            <w:lang w:val="en-GB"/>
          </w:rPr>
          <w:t xml:space="preserve"> ==</w:t>
        </w:r>
      </w:ins>
    </w:p>
    <w:p w14:paraId="29142062" w14:textId="77777777" w:rsidR="00A97F37" w:rsidRDefault="00A97F37" w:rsidP="00A97F37">
      <w:pPr>
        <w:pStyle w:val="PlantUML"/>
        <w:rPr>
          <w:ins w:id="13922" w:author="Bardini, Richard A" w:date="2018-03-19T02:18:00Z"/>
          <w:rFonts w:eastAsiaTheme="minorEastAsia"/>
          <w:lang w:val="en-GB"/>
        </w:rPr>
      </w:pPr>
      <w:ins w:id="13923" w:author="Bardini, Richard A" w:date="2018-03-19T02:18:00Z">
        <w:r w:rsidRPr="001E2A50">
          <w:rPr>
            <w:rFonts w:eastAsiaTheme="minorEastAsia"/>
            <w:lang w:val="en-GB"/>
          </w:rPr>
          <w:t>Client1.1 -&gt; Server1.1: Get</w:t>
        </w:r>
        <w:r>
          <w:rPr>
            <w:rFonts w:eastAsiaTheme="minorEastAsia"/>
            <w:lang w:val="en-GB"/>
          </w:rPr>
          <w:t xml:space="preserve"> /oic/res with Content-Format="application/cbor"</w:t>
        </w:r>
      </w:ins>
    </w:p>
    <w:p w14:paraId="042B23C0" w14:textId="77777777" w:rsidR="00A97F37" w:rsidRDefault="00A97F37" w:rsidP="00A97F37">
      <w:pPr>
        <w:pStyle w:val="PlantUML"/>
        <w:rPr>
          <w:ins w:id="13924" w:author="Bardini, Richard A" w:date="2018-03-19T02:18:00Z"/>
          <w:rFonts w:eastAsiaTheme="minorEastAsia"/>
          <w:lang w:val="en-GB"/>
        </w:rPr>
      </w:pPr>
      <w:ins w:id="13925" w:author="Bardini, Richard A" w:date="2018-03-19T02:18:00Z">
        <w:r>
          <w:rPr>
            <w:rFonts w:eastAsiaTheme="minorEastAsia"/>
            <w:lang w:val="en-GB"/>
          </w:rPr>
          <w:t xml:space="preserve">Client1.1 -&gt; Server1.X: </w:t>
        </w:r>
        <w:r w:rsidRPr="001E2A50">
          <w:rPr>
            <w:rFonts w:eastAsiaTheme="minorEastAsia"/>
            <w:lang w:val="en-GB"/>
          </w:rPr>
          <w:t>Get</w:t>
        </w:r>
        <w:r>
          <w:rPr>
            <w:rFonts w:eastAsiaTheme="minorEastAsia"/>
            <w:lang w:val="en-GB"/>
          </w:rPr>
          <w:t xml:space="preserve"> /oic/res with with Content-Format="application/cbor"</w:t>
        </w:r>
      </w:ins>
    </w:p>
    <w:p w14:paraId="06072F8E" w14:textId="77777777" w:rsidR="00A97F37" w:rsidRDefault="00A97F37" w:rsidP="00A97F37">
      <w:pPr>
        <w:pStyle w:val="PlantUML"/>
        <w:rPr>
          <w:ins w:id="13926" w:author="Bardini, Richard A" w:date="2018-03-19T02:18:00Z"/>
          <w:rFonts w:eastAsiaTheme="minorEastAsia"/>
          <w:lang w:val="en-GB"/>
        </w:rPr>
      </w:pPr>
      <w:ins w:id="13927" w:author="Bardini, Richard A" w:date="2018-03-19T02:18:00Z">
        <w:r w:rsidRPr="00B30DDD">
          <w:rPr>
            <w:rFonts w:eastAsiaTheme="minorEastAsia"/>
            <w:lang w:val="en-GB"/>
          </w:rPr>
          <w:t xml:space="preserve">== </w:t>
        </w:r>
        <w:r>
          <w:rPr>
            <w:rFonts w:eastAsiaTheme="minorEastAsia"/>
            <w:lang w:val="en-GB"/>
          </w:rPr>
          <w:t xml:space="preserve">OIC 1.1 Server Behavior </w:t>
        </w:r>
        <w:r w:rsidRPr="00B30DDD">
          <w:rPr>
            <w:rFonts w:eastAsiaTheme="minorEastAsia"/>
            <w:lang w:val="en-GB"/>
          </w:rPr>
          <w:t xml:space="preserve"> ==</w:t>
        </w:r>
      </w:ins>
    </w:p>
    <w:p w14:paraId="5CB813E8" w14:textId="77777777" w:rsidR="00A97F37" w:rsidRDefault="00A97F37" w:rsidP="00A97F37">
      <w:pPr>
        <w:pStyle w:val="PlantUML"/>
        <w:rPr>
          <w:ins w:id="13928" w:author="Bardini, Richard A" w:date="2018-03-19T02:18:00Z"/>
          <w:rFonts w:eastAsiaTheme="minorEastAsia"/>
          <w:lang w:val="en-GB"/>
        </w:rPr>
      </w:pPr>
      <w:ins w:id="13929" w:author="Bardini, Richard A" w:date="2018-03-19T02:18:00Z">
        <w:r w:rsidRPr="001E2A50">
          <w:rPr>
            <w:rFonts w:eastAsiaTheme="minorEastAsia"/>
            <w:lang w:val="en-GB"/>
          </w:rPr>
          <w:t>Client1.1 -</w:t>
        </w:r>
        <w:r>
          <w:rPr>
            <w:rFonts w:eastAsiaTheme="minorEastAsia"/>
            <w:lang w:val="en-GB"/>
          </w:rPr>
          <w:t>-</w:t>
        </w:r>
        <w:r w:rsidRPr="001E2A50">
          <w:rPr>
            <w:rFonts w:eastAsiaTheme="minorEastAsia"/>
            <w:lang w:val="en-GB"/>
          </w:rPr>
          <w:t xml:space="preserve">&gt; Server1.1: </w:t>
        </w:r>
        <w:r>
          <w:rPr>
            <w:rFonts w:eastAsiaTheme="minorEastAsia"/>
            <w:lang w:val="en-GB"/>
          </w:rPr>
          <w:t>(</w:t>
        </w:r>
        <w:r w:rsidRPr="001E2A50">
          <w:rPr>
            <w:rFonts w:eastAsiaTheme="minorEastAsia"/>
            <w:lang w:val="en-GB"/>
          </w:rPr>
          <w:t>Get</w:t>
        </w:r>
        <w:r>
          <w:rPr>
            <w:rFonts w:eastAsiaTheme="minorEastAsia"/>
            <w:lang w:val="en-GB"/>
          </w:rPr>
          <w:t xml:space="preserve"> /oic/res with Content-Format="application/cbor")</w:t>
        </w:r>
      </w:ins>
    </w:p>
    <w:p w14:paraId="1CE08366" w14:textId="77777777" w:rsidR="00A97F37" w:rsidRDefault="00A97F37" w:rsidP="00A97F37">
      <w:pPr>
        <w:pStyle w:val="PlantUML"/>
        <w:rPr>
          <w:ins w:id="13930" w:author="Bardini, Richard A" w:date="2018-03-19T02:18:00Z"/>
          <w:rFonts w:eastAsiaTheme="minorEastAsia"/>
          <w:lang w:val="en-GB"/>
        </w:rPr>
      </w:pPr>
      <w:ins w:id="13931" w:author="Bardini, Richard A" w:date="2018-03-19T02:18:00Z">
        <w:r w:rsidRPr="001E2A50">
          <w:rPr>
            <w:rFonts w:eastAsiaTheme="minorEastAsia"/>
            <w:lang w:val="en-GB"/>
          </w:rPr>
          <w:t>Server1.1 -&gt; Client1.1: /oic/res response per</w:t>
        </w:r>
        <w:r>
          <w:rPr>
            <w:rFonts w:eastAsiaTheme="minorEastAsia"/>
            <w:lang w:val="en-GB"/>
          </w:rPr>
          <w:t xml:space="preserve"> OIC 1.1</w:t>
        </w:r>
      </w:ins>
    </w:p>
    <w:p w14:paraId="6C1DAAE8" w14:textId="77777777" w:rsidR="00A97F37" w:rsidRDefault="00A97F37" w:rsidP="00A97F37">
      <w:pPr>
        <w:pStyle w:val="PlantUML"/>
        <w:rPr>
          <w:ins w:id="13932" w:author="Bardini, Richard A" w:date="2018-03-19T02:18:00Z"/>
          <w:rFonts w:eastAsiaTheme="minorEastAsia"/>
          <w:lang w:val="en-GB"/>
        </w:rPr>
      </w:pPr>
      <w:ins w:id="13933" w:author="Bardini, Richard A" w:date="2018-03-19T02:18:00Z">
        <w:r w:rsidRPr="00B30DDD">
          <w:rPr>
            <w:rFonts w:eastAsiaTheme="minorEastAsia"/>
            <w:lang w:val="en-GB"/>
          </w:rPr>
          <w:t xml:space="preserve">== </w:t>
        </w:r>
        <w:r>
          <w:rPr>
            <w:rFonts w:eastAsiaTheme="minorEastAsia"/>
            <w:lang w:val="en-GB"/>
          </w:rPr>
          <w:t xml:space="preserve">OCF 1.X Server Behavior </w:t>
        </w:r>
        <w:r w:rsidRPr="00B30DDD">
          <w:rPr>
            <w:rFonts w:eastAsiaTheme="minorEastAsia"/>
            <w:lang w:val="en-GB"/>
          </w:rPr>
          <w:t xml:space="preserve"> ==</w:t>
        </w:r>
      </w:ins>
    </w:p>
    <w:p w14:paraId="493271BA" w14:textId="77777777" w:rsidR="00A97F37" w:rsidRDefault="00A97F37" w:rsidP="00A97F37">
      <w:pPr>
        <w:pStyle w:val="PlantUML"/>
        <w:rPr>
          <w:ins w:id="13934" w:author="Bardini, Richard A" w:date="2018-03-19T02:18:00Z"/>
          <w:rFonts w:eastAsiaTheme="minorEastAsia"/>
          <w:lang w:val="en-GB"/>
        </w:rPr>
      </w:pPr>
      <w:ins w:id="13935" w:author="Bardini, Richard A" w:date="2018-03-19T02:18:00Z">
        <w:r>
          <w:rPr>
            <w:rFonts w:eastAsiaTheme="minorEastAsia"/>
            <w:lang w:val="en-GB"/>
          </w:rPr>
          <w:t>Client1.1 --&gt; Server1.X: (</w:t>
        </w:r>
        <w:r w:rsidRPr="001E2A50">
          <w:rPr>
            <w:rFonts w:eastAsiaTheme="minorEastAsia"/>
            <w:lang w:val="en-GB"/>
          </w:rPr>
          <w:t>Get</w:t>
        </w:r>
        <w:r>
          <w:rPr>
            <w:rFonts w:eastAsiaTheme="minorEastAsia"/>
            <w:lang w:val="en-GB"/>
          </w:rPr>
          <w:t xml:space="preserve"> /oic/res with Content-Format="application/cbor")</w:t>
        </w:r>
      </w:ins>
    </w:p>
    <w:p w14:paraId="2F41D8B1" w14:textId="77777777" w:rsidR="00A97F37" w:rsidRDefault="00A97F37" w:rsidP="00A97F37">
      <w:pPr>
        <w:pStyle w:val="PlantUML"/>
        <w:rPr>
          <w:ins w:id="13936" w:author="Bardini, Richard A" w:date="2018-03-19T02:18:00Z"/>
          <w:rFonts w:eastAsiaTheme="minorEastAsia"/>
          <w:lang w:val="en-GB"/>
        </w:rPr>
      </w:pPr>
      <w:ins w:id="13937" w:author="Bardini, Richard A" w:date="2018-03-19T02:18:00Z">
        <w:r>
          <w:rPr>
            <w:rFonts w:eastAsiaTheme="minorEastAsia"/>
            <w:lang w:val="en-GB"/>
          </w:rPr>
          <w:t>Server1.X -&gt; Client1.1: /oic/res response per OIC 1.1</w:t>
        </w:r>
      </w:ins>
    </w:p>
    <w:p w14:paraId="0C22DC44" w14:textId="77777777" w:rsidR="00A97F37" w:rsidRDefault="00A97F37" w:rsidP="00A97F37">
      <w:pPr>
        <w:pStyle w:val="PlantUML"/>
        <w:rPr>
          <w:ins w:id="13938" w:author="Bardini, Richard A" w:date="2018-03-19T02:18:00Z"/>
          <w:rFonts w:eastAsiaTheme="minorEastAsia"/>
          <w:lang w:val="en-GB"/>
        </w:rPr>
      </w:pPr>
    </w:p>
    <w:p w14:paraId="3068C7A3" w14:textId="77777777" w:rsidR="00A97F37" w:rsidRDefault="00A97F37" w:rsidP="00A97F37">
      <w:pPr>
        <w:pStyle w:val="PlantUML"/>
        <w:rPr>
          <w:ins w:id="13939" w:author="Bardini, Richard A" w:date="2018-03-19T02:18:00Z"/>
          <w:rFonts w:eastAsiaTheme="minorEastAsia"/>
          <w:lang w:val="en-GB"/>
        </w:rPr>
      </w:pPr>
      <w:ins w:id="13940" w:author="Bardini, Richard A" w:date="2018-03-19T02:18:00Z">
        <w:r>
          <w:rPr>
            <w:rFonts w:eastAsiaTheme="minorEastAsia"/>
            <w:lang w:val="en-GB"/>
          </w:rPr>
          <w:t>@enduml</w:t>
        </w:r>
      </w:ins>
    </w:p>
    <w:p w14:paraId="3EBF9520" w14:textId="77777777" w:rsidR="00A97F37" w:rsidRDefault="00A97F37" w:rsidP="00A97F37">
      <w:pPr>
        <w:pStyle w:val="PlantUMLImg"/>
        <w:rPr>
          <w:ins w:id="13941" w:author="Bardini, Richard A" w:date="2018-03-19T02:18:00Z"/>
          <w:rFonts w:eastAsiaTheme="minorEastAsia"/>
          <w:lang w:val="en-GB"/>
        </w:rPr>
      </w:pPr>
      <w:ins w:id="13942" w:author="Bardini, Richard A" w:date="2018-03-19T02:18:00Z">
        <w:r>
          <w:rPr>
            <w:rFonts w:eastAsiaTheme="minorEastAsia"/>
            <w:noProof/>
            <w:lang w:eastAsia="en-US"/>
          </w:rPr>
          <w:drawing>
            <wp:inline distT="0" distB="0" distL="0" distR="0" wp14:anchorId="35E3EE93" wp14:editId="04443C59">
              <wp:extent cx="6120766" cy="4009925"/>
              <wp:effectExtent l="0" t="0" r="0" b="0"/>
              <wp:docPr id="13" name="Picture 1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20766" cy="4009925"/>
                      </a:xfrm>
                      <a:prstGeom prst="rect">
                        <a:avLst/>
                      </a:prstGeom>
                    </pic:spPr>
                  </pic:pic>
                </a:graphicData>
              </a:graphic>
            </wp:inline>
          </w:drawing>
        </w:r>
      </w:ins>
    </w:p>
    <w:p w14:paraId="0ACF3787" w14:textId="5F13DD8A" w:rsidR="00C12718" w:rsidRPr="00C12718" w:rsidRDefault="00A97F37">
      <w:pPr>
        <w:pStyle w:val="FIGURE-title"/>
        <w:rPr>
          <w:ins w:id="13943" w:author="Bardini, Richard A" w:date="2018-03-19T13:41:00Z"/>
          <w:lang w:val="en-GB"/>
        </w:rPr>
        <w:pPrChange w:id="13944" w:author="Bardini, Richard A" w:date="2018-03-19T13:51:00Z">
          <w:pPr>
            <w:snapToGrid w:val="0"/>
            <w:spacing w:before="100" w:after="200"/>
            <w:jc w:val="center"/>
          </w:pPr>
        </w:pPrChange>
      </w:pPr>
      <w:bookmarkStart w:id="13945" w:name="_Ref509189625"/>
      <w:bookmarkStart w:id="13946" w:name="_Toc509367542"/>
      <w:ins w:id="13947" w:author="Bardini, Richard A" w:date="2018-03-19T02:21:00Z">
        <w:r w:rsidRPr="00CF7590">
          <w:t>Figure</w:t>
        </w:r>
        <w:r>
          <w:t xml:space="preserve"> </w:t>
        </w:r>
        <w:r>
          <w:fldChar w:fldCharType="begin"/>
        </w:r>
        <w:r>
          <w:instrText xml:space="preserve"> SEQ Figure \* ARABIC </w:instrText>
        </w:r>
        <w:r>
          <w:fldChar w:fldCharType="separate"/>
        </w:r>
      </w:ins>
      <w:r w:rsidR="00370B4E">
        <w:rPr>
          <w:noProof/>
        </w:rPr>
        <w:t>27</w:t>
      </w:r>
      <w:ins w:id="13948" w:author="Bardini, Richard A" w:date="2018-03-19T02:21:00Z">
        <w:r>
          <w:rPr>
            <w:noProof/>
          </w:rPr>
          <w:fldChar w:fldCharType="end"/>
        </w:r>
        <w:bookmarkEnd w:id="13945"/>
        <w:r>
          <w:rPr>
            <w:lang w:val="en-GB"/>
          </w:rPr>
          <w:t xml:space="preserve"> </w:t>
        </w:r>
      </w:ins>
      <w:ins w:id="13949" w:author="Bardini, Richard A" w:date="2018-03-19T02:18:00Z">
        <w:r w:rsidRPr="003611DC">
          <w:rPr>
            <w:lang w:val="en-GB"/>
          </w:rPr>
          <w:t xml:space="preserve"> </w:t>
        </w:r>
        <w:r>
          <w:rPr>
            <w:lang w:val="en-GB"/>
          </w:rPr>
          <w:t>Content-Format Policy for OIC 1.1 Client and OIC 1.1 Server</w:t>
        </w:r>
      </w:ins>
      <w:bookmarkEnd w:id="13946"/>
    </w:p>
    <w:p w14:paraId="4AC8DE30" w14:textId="602BC91D" w:rsidR="00A97F37" w:rsidRPr="003611DC" w:rsidRDefault="00A97F37" w:rsidP="00160B87">
      <w:pPr>
        <w:pStyle w:val="FIGURE-title"/>
        <w:rPr>
          <w:ins w:id="13950" w:author="Bardini, Richard A" w:date="2018-03-19T02:18:00Z"/>
          <w:rFonts w:eastAsiaTheme="minorEastAsia"/>
        </w:rPr>
      </w:pPr>
    </w:p>
    <w:p w14:paraId="2112DBD7" w14:textId="77777777" w:rsidR="00A97F37" w:rsidRPr="003611DC" w:rsidRDefault="00A97F37" w:rsidP="00A97F37">
      <w:pPr>
        <w:snapToGrid w:val="0"/>
        <w:spacing w:before="100" w:after="200"/>
        <w:rPr>
          <w:ins w:id="13951" w:author="Bardini, Richard A" w:date="2018-03-19T02:18:00Z"/>
          <w:rFonts w:eastAsiaTheme="minorEastAsia"/>
          <w:lang w:val="en-GB"/>
        </w:rPr>
      </w:pPr>
    </w:p>
    <w:p w14:paraId="6B887C9A" w14:textId="77777777" w:rsidR="00A97F37" w:rsidRDefault="00A97F37" w:rsidP="00A97F37">
      <w:pPr>
        <w:pStyle w:val="PlantUML"/>
        <w:rPr>
          <w:ins w:id="13952" w:author="Bardini, Richard A" w:date="2018-03-19T02:18:00Z"/>
          <w:rFonts w:eastAsiaTheme="minorEastAsia"/>
          <w:lang w:val="en-GB"/>
        </w:rPr>
      </w:pPr>
      <w:ins w:id="13953" w:author="Bardini, Richard A" w:date="2018-03-19T02:18:00Z">
        <w:r>
          <w:rPr>
            <w:rFonts w:eastAsiaTheme="minorEastAsia"/>
            <w:lang w:val="en-GB"/>
          </w:rPr>
          <w:t>@startuml</w:t>
        </w:r>
      </w:ins>
    </w:p>
    <w:p w14:paraId="6E21144E" w14:textId="77777777" w:rsidR="00A97F37" w:rsidRDefault="00A97F37" w:rsidP="00A97F37">
      <w:pPr>
        <w:pStyle w:val="PlantUML"/>
        <w:rPr>
          <w:ins w:id="13954" w:author="Bardini, Richard A" w:date="2018-03-19T02:18:00Z"/>
          <w:rFonts w:eastAsiaTheme="minorEastAsia"/>
          <w:lang w:val="en-GB"/>
        </w:rPr>
      </w:pPr>
      <w:ins w:id="13955" w:author="Bardini, Richard A" w:date="2018-03-19T02:18:00Z">
        <w:r w:rsidRPr="001E2A50">
          <w:rPr>
            <w:rFonts w:eastAsiaTheme="minorEastAsia"/>
            <w:lang w:val="en-GB"/>
          </w:rPr>
          <w:t>hide footbox</w:t>
        </w:r>
        <w:r w:rsidRPr="001E2A50">
          <w:rPr>
            <w:rFonts w:eastAsiaTheme="minorEastAsia"/>
            <w:lang w:val="en-GB"/>
          </w:rPr>
          <w:cr/>
          <w:t>skinparam shadowing false</w:t>
        </w:r>
        <w:r w:rsidRPr="001E2A50">
          <w:rPr>
            <w:rFonts w:eastAsiaTheme="minorEastAsia"/>
            <w:lang w:val="en-GB"/>
          </w:rPr>
          <w:cr/>
        </w:r>
        <w:r w:rsidRPr="001E2A50">
          <w:rPr>
            <w:rFonts w:eastAsiaTheme="minorEastAsia"/>
            <w:lang w:val="en-GB"/>
          </w:rPr>
          <w:lastRenderedPageBreak/>
          <w:t>skinpar</w:t>
        </w:r>
        <w:r>
          <w:rPr>
            <w:rFonts w:eastAsiaTheme="minorEastAsia"/>
            <w:lang w:val="en-GB"/>
          </w:rPr>
          <w:t>am dpi 300</w:t>
        </w:r>
        <w:r>
          <w:rPr>
            <w:rFonts w:eastAsiaTheme="minorEastAsia"/>
            <w:lang w:val="en-GB"/>
          </w:rPr>
          <w:cr/>
        </w:r>
        <w:r>
          <w:rPr>
            <w:rFonts w:eastAsiaTheme="minorEastAsia"/>
            <w:lang w:val="en-GB"/>
          </w:rPr>
          <w:cr/>
          <w:t>Participant "OCF 1.X Client" as Client1.X</w:t>
        </w:r>
      </w:ins>
    </w:p>
    <w:p w14:paraId="0614F7FD" w14:textId="77777777" w:rsidR="00A97F37" w:rsidRDefault="00A97F37" w:rsidP="00A97F37">
      <w:pPr>
        <w:pStyle w:val="PlantUML"/>
        <w:rPr>
          <w:ins w:id="13956" w:author="Bardini, Richard A" w:date="2018-03-19T02:18:00Z"/>
          <w:rFonts w:eastAsiaTheme="minorEastAsia"/>
          <w:lang w:val="en-GB"/>
        </w:rPr>
      </w:pPr>
      <w:ins w:id="13957" w:author="Bardini, Richard A" w:date="2018-03-19T02:18:00Z">
        <w:r w:rsidRPr="001E2A50">
          <w:rPr>
            <w:rFonts w:eastAsiaTheme="minorEastAsia"/>
            <w:lang w:val="en-GB"/>
          </w:rPr>
          <w:t>Participant "OIC 1.1 Server" as Server1.1</w:t>
        </w:r>
      </w:ins>
    </w:p>
    <w:p w14:paraId="6D7A5DEE" w14:textId="77777777" w:rsidR="00A97F37" w:rsidRDefault="00A97F37" w:rsidP="00A97F37">
      <w:pPr>
        <w:pStyle w:val="PlantUML"/>
        <w:rPr>
          <w:ins w:id="13958" w:author="Bardini, Richard A" w:date="2018-03-19T02:18:00Z"/>
          <w:rFonts w:eastAsiaTheme="minorEastAsia"/>
          <w:lang w:val="en-GB"/>
        </w:rPr>
      </w:pPr>
      <w:ins w:id="13959" w:author="Bardini, Richard A" w:date="2018-03-19T02:18:00Z">
        <w:r>
          <w:rPr>
            <w:rFonts w:eastAsiaTheme="minorEastAsia"/>
            <w:lang w:val="en-GB"/>
          </w:rPr>
          <w:t>Participant "OCF 1.X Server" as Server1.X</w:t>
        </w:r>
      </w:ins>
    </w:p>
    <w:p w14:paraId="0A725612" w14:textId="77777777" w:rsidR="00A97F37" w:rsidRDefault="00A97F37" w:rsidP="00A97F37">
      <w:pPr>
        <w:pStyle w:val="PlantUML"/>
        <w:rPr>
          <w:ins w:id="13960" w:author="Bardini, Richard A" w:date="2018-03-19T02:18:00Z"/>
          <w:rFonts w:eastAsiaTheme="minorEastAsia"/>
          <w:lang w:val="en-GB"/>
        </w:rPr>
      </w:pPr>
    </w:p>
    <w:p w14:paraId="5F5CA583" w14:textId="77777777" w:rsidR="00A97F37" w:rsidRDefault="00A97F37" w:rsidP="00A97F37">
      <w:pPr>
        <w:pStyle w:val="PlantUML"/>
        <w:rPr>
          <w:ins w:id="13961" w:author="Bardini, Richard A" w:date="2018-03-19T02:18:00Z"/>
          <w:rFonts w:eastAsiaTheme="minorEastAsia"/>
          <w:lang w:val="en-GB"/>
        </w:rPr>
      </w:pPr>
      <w:ins w:id="13962" w:author="Bardini, Richard A" w:date="2018-03-19T02:18:00Z">
        <w:r w:rsidRPr="00B30DDD">
          <w:rPr>
            <w:rFonts w:eastAsiaTheme="minorEastAsia"/>
            <w:lang w:val="en-GB"/>
          </w:rPr>
          <w:t xml:space="preserve">== </w:t>
        </w:r>
        <w:r>
          <w:rPr>
            <w:rFonts w:eastAsiaTheme="minorEastAsia"/>
            <w:lang w:val="en-GB"/>
          </w:rPr>
          <w:t>OCF 1.X Client Behavior</w:t>
        </w:r>
        <w:r w:rsidRPr="00B30DDD">
          <w:rPr>
            <w:rFonts w:eastAsiaTheme="minorEastAsia"/>
            <w:lang w:val="en-GB"/>
          </w:rPr>
          <w:t xml:space="preserve"> ==</w:t>
        </w:r>
      </w:ins>
    </w:p>
    <w:p w14:paraId="00467C8B" w14:textId="77777777" w:rsidR="00A97F37" w:rsidRDefault="00A97F37" w:rsidP="00A97F37">
      <w:pPr>
        <w:pStyle w:val="PlantUML"/>
        <w:rPr>
          <w:ins w:id="13963" w:author="Bardini, Richard A" w:date="2018-03-19T02:18:00Z"/>
          <w:rFonts w:eastAsiaTheme="minorEastAsia"/>
          <w:lang w:val="en-GB"/>
        </w:rPr>
      </w:pPr>
      <w:ins w:id="13964" w:author="Bardini, Richard A" w:date="2018-03-19T02:18:00Z">
        <w:r w:rsidRPr="001E2A50">
          <w:rPr>
            <w:rFonts w:eastAsiaTheme="minorEastAsia"/>
            <w:lang w:val="en-GB"/>
          </w:rPr>
          <w:t>Client</w:t>
        </w:r>
        <w:r>
          <w:rPr>
            <w:rFonts w:eastAsiaTheme="minorEastAsia"/>
            <w:lang w:val="en-GB"/>
          </w:rPr>
          <w:t>1.X</w:t>
        </w:r>
        <w:r w:rsidRPr="001E2A50">
          <w:rPr>
            <w:rFonts w:eastAsiaTheme="minorEastAsia"/>
            <w:lang w:val="en-GB"/>
          </w:rPr>
          <w:t xml:space="preserve"> -&gt; Server1.1: </w:t>
        </w:r>
        <w:r>
          <w:rPr>
            <w:rFonts w:eastAsiaTheme="minorEastAsia"/>
            <w:lang w:val="en-GB"/>
          </w:rPr>
          <w:t>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="1.0.0"</w:t>
        </w:r>
      </w:ins>
    </w:p>
    <w:p w14:paraId="2B248DD4" w14:textId="77777777" w:rsidR="00A97F37" w:rsidRDefault="00A97F37" w:rsidP="00A97F37">
      <w:pPr>
        <w:pStyle w:val="PlantUML"/>
        <w:rPr>
          <w:ins w:id="13965" w:author="Bardini, Richard A" w:date="2018-03-19T02:18:00Z"/>
          <w:rFonts w:eastAsiaTheme="minorEastAsia"/>
          <w:lang w:val="en-GB"/>
        </w:rPr>
      </w:pPr>
      <w:ins w:id="13966" w:author="Bardini, Richard A" w:date="2018-03-19T02:18:00Z">
        <w:r>
          <w:rPr>
            <w:rFonts w:eastAsiaTheme="minorEastAsia"/>
            <w:lang w:val="en-GB"/>
          </w:rPr>
          <w:t xml:space="preserve">Client1.X -&gt; Server1.1: </w:t>
        </w:r>
        <w:r w:rsidRPr="001E2A50">
          <w:rPr>
            <w:rFonts w:eastAsiaTheme="minorEastAsia"/>
            <w:lang w:val="en-GB"/>
          </w:rPr>
          <w:t>Get</w:t>
        </w:r>
        <w:r>
          <w:rPr>
            <w:rFonts w:eastAsiaTheme="minorEastAsia"/>
            <w:lang w:val="en-GB"/>
          </w:rPr>
          <w:t xml:space="preserve"> /oic/res with Content-Format="application/cbor"</w:t>
        </w:r>
      </w:ins>
    </w:p>
    <w:p w14:paraId="3461D3BC" w14:textId="77777777" w:rsidR="00A97F37" w:rsidRDefault="00A97F37" w:rsidP="00A97F37">
      <w:pPr>
        <w:pStyle w:val="PlantUML"/>
        <w:rPr>
          <w:ins w:id="13967" w:author="Bardini, Richard A" w:date="2018-03-19T02:18:00Z"/>
          <w:rFonts w:eastAsiaTheme="minorEastAsia"/>
          <w:lang w:val="en-GB"/>
        </w:rPr>
      </w:pPr>
      <w:ins w:id="13968" w:author="Bardini, Richard A" w:date="2018-03-19T02:18:00Z">
        <w:r>
          <w:rPr>
            <w:rFonts w:eastAsiaTheme="minorEastAsia"/>
            <w:lang w:val="en-GB"/>
          </w:rPr>
          <w:t xml:space="preserve">Client1.X -&gt; Server1.X: </w:t>
        </w:r>
        <w:r w:rsidRPr="001E2A50">
          <w:rPr>
            <w:rFonts w:eastAsiaTheme="minorEastAsia"/>
            <w:lang w:val="en-GB"/>
          </w:rPr>
          <w:t>Get</w:t>
        </w:r>
        <w:r>
          <w:rPr>
            <w:rFonts w:eastAsiaTheme="minorEastAsia"/>
            <w:lang w:val="en-GB"/>
          </w:rPr>
          <w:t xml:space="preserve">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="1.0.0"</w:t>
        </w:r>
      </w:ins>
    </w:p>
    <w:p w14:paraId="2804B3BB" w14:textId="77777777" w:rsidR="00A97F37" w:rsidRDefault="00A97F37" w:rsidP="00A97F37">
      <w:pPr>
        <w:pStyle w:val="PlantUML"/>
        <w:rPr>
          <w:ins w:id="13969" w:author="Bardini, Richard A" w:date="2018-03-19T02:18:00Z"/>
          <w:rFonts w:eastAsiaTheme="minorEastAsia"/>
          <w:lang w:val="en-GB"/>
        </w:rPr>
      </w:pPr>
      <w:ins w:id="13970" w:author="Bardini, Richard A" w:date="2018-03-19T02:18:00Z">
        <w:r>
          <w:rPr>
            <w:rFonts w:eastAsiaTheme="minorEastAsia"/>
            <w:lang w:val="en-GB"/>
          </w:rPr>
          <w:t xml:space="preserve">Client1.X -&gt; Server1.X: </w:t>
        </w:r>
        <w:r w:rsidRPr="001E2A50">
          <w:rPr>
            <w:rFonts w:eastAsiaTheme="minorEastAsia"/>
            <w:lang w:val="en-GB"/>
          </w:rPr>
          <w:t>Get</w:t>
        </w:r>
        <w:r>
          <w:rPr>
            <w:rFonts w:eastAsiaTheme="minorEastAsia"/>
            <w:lang w:val="en-GB"/>
          </w:rPr>
          <w:t xml:space="preserve"> /oic/res with Content-Format="application/cbor"</w:t>
        </w:r>
      </w:ins>
    </w:p>
    <w:p w14:paraId="576FDE01" w14:textId="77777777" w:rsidR="00A97F37" w:rsidRDefault="00A97F37" w:rsidP="00A97F37">
      <w:pPr>
        <w:pStyle w:val="PlantUML"/>
        <w:rPr>
          <w:ins w:id="13971" w:author="Bardini, Richard A" w:date="2018-03-19T02:18:00Z"/>
          <w:rFonts w:eastAsiaTheme="minorEastAsia"/>
          <w:lang w:val="en-GB"/>
        </w:rPr>
      </w:pPr>
    </w:p>
    <w:p w14:paraId="79A4BABB" w14:textId="77777777" w:rsidR="00A97F37" w:rsidRDefault="00A97F37" w:rsidP="00A97F37">
      <w:pPr>
        <w:pStyle w:val="PlantUML"/>
        <w:rPr>
          <w:ins w:id="13972" w:author="Bardini, Richard A" w:date="2018-03-19T02:18:00Z"/>
          <w:rFonts w:eastAsiaTheme="minorEastAsia"/>
          <w:lang w:val="en-GB"/>
        </w:rPr>
      </w:pPr>
      <w:ins w:id="13973" w:author="Bardini, Richard A" w:date="2018-03-19T02:18:00Z">
        <w:r w:rsidRPr="00B30DDD">
          <w:rPr>
            <w:rFonts w:eastAsiaTheme="minorEastAsia"/>
            <w:lang w:val="en-GB"/>
          </w:rPr>
          <w:t xml:space="preserve">== </w:t>
        </w:r>
        <w:r>
          <w:rPr>
            <w:rFonts w:eastAsiaTheme="minorEastAsia"/>
            <w:lang w:val="en-GB"/>
          </w:rPr>
          <w:t>OIC 1.1 Server Behavior</w:t>
        </w:r>
        <w:r w:rsidRPr="00B30DDD">
          <w:rPr>
            <w:rFonts w:eastAsiaTheme="minorEastAsia"/>
            <w:lang w:val="en-GB"/>
          </w:rPr>
          <w:t xml:space="preserve"> ==</w:t>
        </w:r>
      </w:ins>
    </w:p>
    <w:p w14:paraId="3F9C8721" w14:textId="77777777" w:rsidR="00A97F37" w:rsidRDefault="00A97F37" w:rsidP="00A97F37">
      <w:pPr>
        <w:pStyle w:val="PlantUML"/>
        <w:rPr>
          <w:ins w:id="13974" w:author="Bardini, Richard A" w:date="2018-03-19T02:18:00Z"/>
          <w:rFonts w:eastAsiaTheme="minorEastAsia"/>
          <w:lang w:val="en-GB"/>
        </w:rPr>
      </w:pPr>
      <w:ins w:id="13975" w:author="Bardini, Richard A" w:date="2018-03-19T02:18:00Z">
        <w:r>
          <w:rPr>
            <w:rFonts w:eastAsiaTheme="minorEastAsia"/>
            <w:lang w:val="en-GB"/>
          </w:rPr>
          <w:t>Client1.X --&gt; Server1.1: (Get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="1.0.0"</w:t>
        </w:r>
        <w:r>
          <w:rPr>
            <w:rFonts w:eastAsiaTheme="minorEastAsia"/>
            <w:lang w:val="en-GB"/>
          </w:rPr>
          <w:t>)</w:t>
        </w:r>
      </w:ins>
    </w:p>
    <w:p w14:paraId="72F8C5BE" w14:textId="77777777" w:rsidR="00A97F37" w:rsidRDefault="00A97F37" w:rsidP="00A97F37">
      <w:pPr>
        <w:pStyle w:val="PlantUML"/>
        <w:rPr>
          <w:ins w:id="13976" w:author="Bardini, Richard A" w:date="2018-03-19T02:18:00Z"/>
          <w:rFonts w:eastAsiaTheme="minorEastAsia"/>
          <w:lang w:val="en-GB"/>
        </w:rPr>
      </w:pPr>
      <w:ins w:id="13977" w:author="Bardini, Richard A" w:date="2018-03-19T02:18:00Z">
        <w:r>
          <w:rPr>
            <w:rFonts w:eastAsiaTheme="minorEastAsia"/>
            <w:lang w:val="en-GB"/>
          </w:rPr>
          <w:t>Alt Error Sent</w:t>
        </w:r>
      </w:ins>
    </w:p>
    <w:p w14:paraId="4CC6F22C" w14:textId="77777777" w:rsidR="00A97F37" w:rsidRDefault="00A97F37" w:rsidP="00A97F37">
      <w:pPr>
        <w:pStyle w:val="PlantUML"/>
        <w:rPr>
          <w:ins w:id="13978" w:author="Bardini, Richard A" w:date="2018-03-19T02:18:00Z"/>
          <w:rFonts w:eastAsiaTheme="minorEastAsia"/>
          <w:lang w:val="en-GB"/>
        </w:rPr>
      </w:pPr>
      <w:ins w:id="13979" w:author="Bardini, Richard A" w:date="2018-03-19T02:18:00Z">
        <w:r>
          <w:rPr>
            <w:rFonts w:eastAsiaTheme="minorEastAsia"/>
            <w:lang w:val="en-GB"/>
          </w:rPr>
          <w:t>Server1.1 -&gt; Client1.X: Error</w:t>
        </w:r>
      </w:ins>
    </w:p>
    <w:p w14:paraId="07456E69" w14:textId="77777777" w:rsidR="00A97F37" w:rsidRDefault="00A97F37" w:rsidP="00A97F37">
      <w:pPr>
        <w:pStyle w:val="PlantUML"/>
        <w:rPr>
          <w:ins w:id="13980" w:author="Bardini, Richard A" w:date="2018-03-19T02:18:00Z"/>
          <w:rFonts w:eastAsiaTheme="minorEastAsia"/>
          <w:lang w:val="en-GB"/>
        </w:rPr>
      </w:pPr>
      <w:ins w:id="13981" w:author="Bardini, Richard A" w:date="2018-03-19T02:18:00Z">
        <w:r>
          <w:rPr>
            <w:rFonts w:eastAsiaTheme="minorEastAsia"/>
            <w:lang w:val="en-GB"/>
          </w:rPr>
          <w:t>Else 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 xml:space="preserve">="1.0.0" </w:t>
        </w:r>
        <w:r>
          <w:rPr>
            <w:rFonts w:eastAsiaTheme="minorEastAsia"/>
            <w:lang w:val="en-GB"/>
          </w:rPr>
          <w:t>ignored</w:t>
        </w:r>
      </w:ins>
    </w:p>
    <w:p w14:paraId="0DA95F41" w14:textId="77777777" w:rsidR="00A97F37" w:rsidRDefault="00A97F37" w:rsidP="00A97F37">
      <w:pPr>
        <w:pStyle w:val="PlantUML"/>
        <w:rPr>
          <w:ins w:id="13982" w:author="Bardini, Richard A" w:date="2018-03-19T02:18:00Z"/>
          <w:rFonts w:eastAsiaTheme="minorEastAsia"/>
          <w:lang w:val="en-GB"/>
        </w:rPr>
      </w:pPr>
      <w:ins w:id="13983" w:author="Bardini, Richard A" w:date="2018-03-19T02:18:00Z">
        <w:r>
          <w:rPr>
            <w:rFonts w:eastAsiaTheme="minorEastAsia"/>
            <w:lang w:val="en-GB"/>
          </w:rPr>
          <w:t>Server1.1 -&gt; Client1.X: (No Message)</w:t>
        </w:r>
      </w:ins>
    </w:p>
    <w:p w14:paraId="35B8016D" w14:textId="77777777" w:rsidR="00A97F37" w:rsidRDefault="00A97F37" w:rsidP="00A97F37">
      <w:pPr>
        <w:pStyle w:val="PlantUML"/>
        <w:rPr>
          <w:ins w:id="13984" w:author="Bardini, Richard A" w:date="2018-03-19T02:18:00Z"/>
          <w:rFonts w:eastAsiaTheme="minorEastAsia"/>
          <w:lang w:val="en-GB"/>
        </w:rPr>
      </w:pPr>
      <w:ins w:id="13985" w:author="Bardini, Richard A" w:date="2018-03-19T02:18:00Z">
        <w:r>
          <w:rPr>
            <w:rFonts w:eastAsiaTheme="minorEastAsia"/>
            <w:lang w:val="en-GB"/>
          </w:rPr>
          <w:t>End</w:t>
        </w:r>
      </w:ins>
    </w:p>
    <w:p w14:paraId="6F1B9101" w14:textId="77777777" w:rsidR="00A97F37" w:rsidRDefault="00A97F37" w:rsidP="00A97F37">
      <w:pPr>
        <w:pStyle w:val="PlantUML"/>
        <w:rPr>
          <w:ins w:id="13986" w:author="Bardini, Richard A" w:date="2018-03-19T02:18:00Z"/>
          <w:rFonts w:eastAsiaTheme="minorEastAsia"/>
          <w:lang w:val="en-GB"/>
        </w:rPr>
      </w:pPr>
    </w:p>
    <w:p w14:paraId="0F96CE79" w14:textId="77777777" w:rsidR="00A97F37" w:rsidRDefault="00A97F37" w:rsidP="00A97F37">
      <w:pPr>
        <w:pStyle w:val="PlantUML"/>
        <w:rPr>
          <w:ins w:id="13987" w:author="Bardini, Richard A" w:date="2018-03-19T02:18:00Z"/>
          <w:rFonts w:eastAsiaTheme="minorEastAsia"/>
          <w:lang w:val="en-GB"/>
        </w:rPr>
      </w:pPr>
      <w:ins w:id="13988" w:author="Bardini, Richard A" w:date="2018-03-19T02:18:00Z">
        <w:r w:rsidRPr="001E2A50">
          <w:rPr>
            <w:rFonts w:eastAsiaTheme="minorEastAsia"/>
            <w:lang w:val="en-GB"/>
          </w:rPr>
          <w:t>Client</w:t>
        </w:r>
        <w:r>
          <w:rPr>
            <w:rFonts w:eastAsiaTheme="minorEastAsia"/>
            <w:lang w:val="en-GB"/>
          </w:rPr>
          <w:t>1.X</w:t>
        </w:r>
        <w:r w:rsidRPr="001E2A50">
          <w:rPr>
            <w:rFonts w:eastAsiaTheme="minorEastAsia"/>
            <w:lang w:val="en-GB"/>
          </w:rPr>
          <w:t xml:space="preserve"> -</w:t>
        </w:r>
        <w:r>
          <w:rPr>
            <w:rFonts w:eastAsiaTheme="minorEastAsia"/>
            <w:lang w:val="en-GB"/>
          </w:rPr>
          <w:t>-</w:t>
        </w:r>
        <w:r w:rsidRPr="001E2A50">
          <w:rPr>
            <w:rFonts w:eastAsiaTheme="minorEastAsia"/>
            <w:lang w:val="en-GB"/>
          </w:rPr>
          <w:t xml:space="preserve">&gt; Server1.1: </w:t>
        </w:r>
        <w:r>
          <w:rPr>
            <w:rFonts w:eastAsiaTheme="minorEastAsia"/>
            <w:lang w:val="en-GB"/>
          </w:rPr>
          <w:t>(</w:t>
        </w:r>
        <w:r w:rsidRPr="001E2A50">
          <w:rPr>
            <w:rFonts w:eastAsiaTheme="minorEastAsia"/>
            <w:lang w:val="en-GB"/>
          </w:rPr>
          <w:t>Get</w:t>
        </w:r>
        <w:r>
          <w:rPr>
            <w:rFonts w:eastAsiaTheme="minorEastAsia"/>
            <w:lang w:val="en-GB"/>
          </w:rPr>
          <w:t xml:space="preserve"> /oic/res with Content-Format="application/cbor")</w:t>
        </w:r>
      </w:ins>
    </w:p>
    <w:p w14:paraId="277BBC38" w14:textId="77777777" w:rsidR="00A97F37" w:rsidRDefault="00A97F37" w:rsidP="00A97F37">
      <w:pPr>
        <w:pStyle w:val="PlantUML"/>
        <w:rPr>
          <w:ins w:id="13989" w:author="Bardini, Richard A" w:date="2018-03-19T02:18:00Z"/>
          <w:rFonts w:eastAsiaTheme="minorEastAsia"/>
          <w:lang w:val="en-GB"/>
        </w:rPr>
      </w:pPr>
      <w:ins w:id="13990" w:author="Bardini, Richard A" w:date="2018-03-19T02:18:00Z">
        <w:r w:rsidRPr="001E2A50">
          <w:rPr>
            <w:rFonts w:eastAsiaTheme="minorEastAsia"/>
            <w:lang w:val="en-GB"/>
          </w:rPr>
          <w:t>Server1.1 -&gt; Client</w:t>
        </w:r>
        <w:r>
          <w:rPr>
            <w:rFonts w:eastAsiaTheme="minorEastAsia"/>
            <w:lang w:val="en-GB"/>
          </w:rPr>
          <w:t>1.X</w:t>
        </w:r>
        <w:r w:rsidRPr="001E2A50">
          <w:rPr>
            <w:rFonts w:eastAsiaTheme="minorEastAsia"/>
            <w:lang w:val="en-GB"/>
          </w:rPr>
          <w:t>: /oic/res response per</w:t>
        </w:r>
        <w:r>
          <w:rPr>
            <w:rFonts w:eastAsiaTheme="minorEastAsia"/>
            <w:lang w:val="en-GB"/>
          </w:rPr>
          <w:t xml:space="preserve"> OIC 1.1</w:t>
        </w:r>
      </w:ins>
    </w:p>
    <w:p w14:paraId="50F07607" w14:textId="77777777" w:rsidR="00A97F37" w:rsidRDefault="00A97F37" w:rsidP="00A97F37">
      <w:pPr>
        <w:pStyle w:val="PlantUML"/>
        <w:rPr>
          <w:ins w:id="13991" w:author="Bardini, Richard A" w:date="2018-03-19T02:18:00Z"/>
          <w:rFonts w:eastAsiaTheme="minorEastAsia"/>
          <w:lang w:val="en-GB"/>
        </w:rPr>
      </w:pPr>
    </w:p>
    <w:p w14:paraId="33ECC189" w14:textId="77777777" w:rsidR="00A97F37" w:rsidRDefault="00A97F37" w:rsidP="00A97F37">
      <w:pPr>
        <w:pStyle w:val="PlantUML"/>
        <w:rPr>
          <w:ins w:id="13992" w:author="Bardini, Richard A" w:date="2018-03-19T02:18:00Z"/>
          <w:rFonts w:eastAsiaTheme="minorEastAsia"/>
          <w:lang w:val="en-GB"/>
        </w:rPr>
      </w:pPr>
      <w:ins w:id="13993" w:author="Bardini, Richard A" w:date="2018-03-19T02:18:00Z">
        <w:r>
          <w:rPr>
            <w:rFonts w:eastAsiaTheme="minorEastAsia"/>
            <w:lang w:val="en-GB"/>
          </w:rPr>
          <w:t>==OCF 1.X Server Behavior ==</w:t>
        </w:r>
      </w:ins>
    </w:p>
    <w:p w14:paraId="1CC97A31" w14:textId="77777777" w:rsidR="00A97F37" w:rsidRDefault="00A97F37" w:rsidP="00A97F37">
      <w:pPr>
        <w:pStyle w:val="PlantUML"/>
        <w:rPr>
          <w:ins w:id="13994" w:author="Bardini, Richard A" w:date="2018-03-19T02:18:00Z"/>
          <w:rFonts w:eastAsiaTheme="minorEastAsia"/>
          <w:lang w:val="en-GB"/>
        </w:rPr>
      </w:pPr>
      <w:ins w:id="13995" w:author="Bardini, Richard A" w:date="2018-03-19T02:18:00Z">
        <w:r>
          <w:rPr>
            <w:rFonts w:eastAsiaTheme="minorEastAsia"/>
            <w:lang w:val="en-GB"/>
          </w:rPr>
          <w:t>Client1.X --&gt; Server1.X: (Get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="1.0.0"</w:t>
        </w:r>
        <w:r>
          <w:rPr>
            <w:rFonts w:eastAsiaTheme="minorEastAsia"/>
            <w:lang w:val="en-GB"/>
          </w:rPr>
          <w:t>)</w:t>
        </w:r>
      </w:ins>
    </w:p>
    <w:p w14:paraId="78615FF9" w14:textId="77777777" w:rsidR="00A97F37" w:rsidRDefault="00A97F37" w:rsidP="00A97F37">
      <w:pPr>
        <w:pStyle w:val="PlantUML"/>
        <w:rPr>
          <w:ins w:id="13996" w:author="Bardini, Richard A" w:date="2018-03-19T02:18:00Z"/>
          <w:rFonts w:eastAsiaTheme="minorEastAsia"/>
          <w:lang w:val="en-GB"/>
        </w:rPr>
      </w:pPr>
      <w:ins w:id="13997" w:author="Bardini, Richard A" w:date="2018-03-19T02:18:00Z">
        <w:r>
          <w:rPr>
            <w:rFonts w:eastAsiaTheme="minorEastAsia"/>
            <w:lang w:val="en-GB"/>
          </w:rPr>
          <w:t>Server1.X -&gt; Client1.X: /oic/res response per OCF 1.X</w:t>
        </w:r>
      </w:ins>
    </w:p>
    <w:p w14:paraId="4AABB9CF" w14:textId="77777777" w:rsidR="00A97F37" w:rsidRDefault="00A97F37" w:rsidP="00A97F37">
      <w:pPr>
        <w:pStyle w:val="PlantUML"/>
        <w:rPr>
          <w:ins w:id="13998" w:author="Bardini, Richard A" w:date="2018-03-19T02:18:00Z"/>
          <w:rFonts w:eastAsiaTheme="minorEastAsia"/>
          <w:lang w:val="en-GB"/>
        </w:rPr>
      </w:pPr>
      <w:ins w:id="13999" w:author="Bardini, Richard A" w:date="2018-03-19T02:18:00Z">
        <w:r>
          <w:rPr>
            <w:rFonts w:eastAsiaTheme="minorEastAsia"/>
            <w:lang w:val="en-GB"/>
          </w:rPr>
          <w:t>Client1.X --&gt; Server1.X: (Get /oic/res with Content-Format="application/cbor")</w:t>
        </w:r>
      </w:ins>
    </w:p>
    <w:p w14:paraId="390418D6" w14:textId="77777777" w:rsidR="00A97F37" w:rsidRDefault="00A97F37" w:rsidP="00A97F37">
      <w:pPr>
        <w:pStyle w:val="PlantUML"/>
        <w:rPr>
          <w:ins w:id="14000" w:author="Bardini, Richard A" w:date="2018-03-19T02:18:00Z"/>
          <w:rFonts w:eastAsiaTheme="minorEastAsia"/>
          <w:lang w:val="en-GB"/>
        </w:rPr>
      </w:pPr>
      <w:ins w:id="14001" w:author="Bardini, Richard A" w:date="2018-03-19T02:18:00Z">
        <w:r>
          <w:rPr>
            <w:rFonts w:eastAsiaTheme="minorEastAsia"/>
            <w:lang w:val="en-GB"/>
          </w:rPr>
          <w:t>Server1.X -&gt; Client1.X: /oic/res response per OIC 1.1</w:t>
        </w:r>
      </w:ins>
    </w:p>
    <w:p w14:paraId="6D398D06" w14:textId="77777777" w:rsidR="00A97F37" w:rsidRDefault="00A97F37" w:rsidP="00A97F37">
      <w:pPr>
        <w:pStyle w:val="PlantUML"/>
        <w:rPr>
          <w:ins w:id="14002" w:author="Bardini, Richard A" w:date="2018-03-19T02:18:00Z"/>
          <w:rFonts w:eastAsiaTheme="minorEastAsia"/>
          <w:lang w:val="en-GB"/>
        </w:rPr>
      </w:pPr>
    </w:p>
    <w:p w14:paraId="53E423BA" w14:textId="77777777" w:rsidR="00A97F37" w:rsidRDefault="00A97F37" w:rsidP="00A97F37">
      <w:pPr>
        <w:pStyle w:val="PlantUML"/>
        <w:rPr>
          <w:ins w:id="14003" w:author="Bardini, Richard A" w:date="2018-03-19T02:18:00Z"/>
          <w:rFonts w:eastAsiaTheme="minorEastAsia"/>
          <w:lang w:val="en-GB"/>
        </w:rPr>
      </w:pPr>
      <w:ins w:id="14004" w:author="Bardini, Richard A" w:date="2018-03-19T02:18:00Z">
        <w:r>
          <w:rPr>
            <w:rFonts w:eastAsiaTheme="minorEastAsia"/>
            <w:lang w:val="en-GB"/>
          </w:rPr>
          <w:t>@enduml</w:t>
        </w:r>
      </w:ins>
    </w:p>
    <w:p w14:paraId="723B7CD8" w14:textId="77777777" w:rsidR="00A97F37" w:rsidRDefault="00A97F37" w:rsidP="00A97F37">
      <w:pPr>
        <w:pStyle w:val="PlantUMLImg"/>
        <w:rPr>
          <w:ins w:id="14005" w:author="Bardini, Richard A" w:date="2018-03-19T02:18:00Z"/>
          <w:rFonts w:eastAsiaTheme="minorEastAsia"/>
          <w:lang w:val="en-GB"/>
        </w:rPr>
      </w:pPr>
      <w:ins w:id="14006" w:author="Bardini, Richard A" w:date="2018-03-19T02:18:00Z">
        <w:r>
          <w:rPr>
            <w:rFonts w:eastAsiaTheme="minorEastAsia"/>
            <w:noProof/>
            <w:lang w:eastAsia="en-US"/>
          </w:rPr>
          <w:lastRenderedPageBreak/>
          <w:drawing>
            <wp:inline distT="0" distB="0" distL="0" distR="0" wp14:anchorId="48CBC5A0" wp14:editId="4C6953CE">
              <wp:extent cx="6120765" cy="4398273"/>
              <wp:effectExtent l="0" t="0" r="0" b="2540"/>
              <wp:docPr id="14" name="Picture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20765" cy="4398273"/>
                      </a:xfrm>
                      <a:prstGeom prst="rect">
                        <a:avLst/>
                      </a:prstGeom>
                    </pic:spPr>
                  </pic:pic>
                </a:graphicData>
              </a:graphic>
            </wp:inline>
          </w:drawing>
        </w:r>
      </w:ins>
    </w:p>
    <w:p w14:paraId="372F7763" w14:textId="70452535" w:rsidR="00A97F37" w:rsidRPr="003611DC" w:rsidRDefault="00A97F37" w:rsidP="00160B87">
      <w:pPr>
        <w:pStyle w:val="FIGURE-title"/>
        <w:rPr>
          <w:ins w:id="14007" w:author="Bardini, Richard A" w:date="2018-03-19T02:18:00Z"/>
          <w:rFonts w:eastAsiaTheme="minorEastAsia"/>
        </w:rPr>
      </w:pPr>
      <w:bookmarkStart w:id="14008" w:name="_Ref509189636"/>
      <w:bookmarkStart w:id="14009" w:name="_Toc509367543"/>
      <w:ins w:id="14010" w:author="Bardini, Richard A" w:date="2018-03-19T02:21:00Z">
        <w:r w:rsidRPr="00CF7590">
          <w:t>Figure</w:t>
        </w:r>
        <w:r>
          <w:t xml:space="preserve"> </w:t>
        </w:r>
        <w:r>
          <w:fldChar w:fldCharType="begin"/>
        </w:r>
        <w:r>
          <w:instrText xml:space="preserve"> SEQ Figure \* ARABIC </w:instrText>
        </w:r>
        <w:r>
          <w:fldChar w:fldCharType="separate"/>
        </w:r>
      </w:ins>
      <w:r w:rsidR="00370B4E">
        <w:rPr>
          <w:noProof/>
        </w:rPr>
        <w:t>28</w:t>
      </w:r>
      <w:ins w:id="14011" w:author="Bardini, Richard A" w:date="2018-03-19T02:21:00Z">
        <w:r>
          <w:rPr>
            <w:noProof/>
          </w:rPr>
          <w:fldChar w:fldCharType="end"/>
        </w:r>
        <w:bookmarkEnd w:id="14008"/>
        <w:r>
          <w:rPr>
            <w:lang w:val="en-GB"/>
          </w:rPr>
          <w:t xml:space="preserve"> </w:t>
        </w:r>
      </w:ins>
      <w:ins w:id="14012" w:author="Bardini, Richard A" w:date="2018-03-19T02:18:00Z">
        <w:r>
          <w:rPr>
            <w:lang w:val="en-GB"/>
          </w:rPr>
          <w:t>Content-Format</w:t>
        </w:r>
        <w:r w:rsidRPr="003611DC">
          <w:rPr>
            <w:lang w:val="en-GB"/>
          </w:rPr>
          <w:t xml:space="preserve"> Policy</w:t>
        </w:r>
        <w:r>
          <w:rPr>
            <w:lang w:val="en-GB"/>
          </w:rPr>
          <w:t xml:space="preserve"> for OCF 1.X Client with OIC 1.1 and OCF 1.X </w:t>
        </w:r>
      </w:ins>
      <w:ins w:id="14013" w:author="Bardini, Richard A" w:date="2018-03-19T13:46:00Z">
        <w:r w:rsidR="00E83E74">
          <w:rPr>
            <w:lang w:val="en-GB"/>
          </w:rPr>
          <w:t xml:space="preserve">Servers </w:t>
        </w:r>
        <w:r w:rsidR="00E83E74">
          <w:rPr>
            <w:lang w:val="en-GB"/>
          </w:rPr>
          <w:br/>
        </w:r>
        <w:commentRangeStart w:id="14014"/>
        <w:r w:rsidR="00E83E74" w:rsidRPr="00C12718">
          <w:rPr>
            <w:lang w:val="en-GB"/>
          </w:rPr>
          <w:t>(Content-Format Mismatch)</w:t>
        </w:r>
        <w:commentRangeEnd w:id="14014"/>
        <w:r w:rsidR="00E83E74">
          <w:rPr>
            <w:rStyle w:val="CommentReference"/>
            <w:b w:val="0"/>
            <w:bCs w:val="0"/>
          </w:rPr>
          <w:commentReference w:id="14014"/>
        </w:r>
      </w:ins>
      <w:bookmarkEnd w:id="14009"/>
    </w:p>
    <w:p w14:paraId="550890DC" w14:textId="77777777" w:rsidR="00E83E74" w:rsidRDefault="00E83E74" w:rsidP="00121D01">
      <w:pPr>
        <w:pStyle w:val="PARAGRAPH"/>
        <w:rPr>
          <w:ins w:id="14015" w:author="Bardini, Richard A" w:date="2018-03-19T13:49:00Z"/>
          <w:rFonts w:eastAsiaTheme="minorEastAsia"/>
        </w:rPr>
      </w:pPr>
      <w:commentRangeStart w:id="14016"/>
    </w:p>
    <w:p w14:paraId="26232311" w14:textId="77777777" w:rsidR="00E83E74" w:rsidRDefault="00E83E74" w:rsidP="00E83E74">
      <w:pPr>
        <w:pStyle w:val="PlantUML"/>
        <w:rPr>
          <w:ins w:id="14017" w:author="Bardini, Richard A" w:date="2018-03-19T13:49:00Z"/>
          <w:rFonts w:eastAsiaTheme="minorEastAsia"/>
          <w:lang w:val="en-GB"/>
        </w:rPr>
      </w:pPr>
    </w:p>
    <w:p w14:paraId="2D0514D9" w14:textId="77777777" w:rsidR="00E83E74" w:rsidRDefault="00E83E74" w:rsidP="00E83E74">
      <w:pPr>
        <w:pStyle w:val="PlantUML"/>
        <w:rPr>
          <w:ins w:id="14018" w:author="Bardini, Richard A" w:date="2018-03-19T13:49:00Z"/>
          <w:rFonts w:eastAsiaTheme="minorEastAsia"/>
          <w:lang w:val="en-GB"/>
        </w:rPr>
      </w:pPr>
      <w:ins w:id="14019" w:author="Bardini, Richard A" w:date="2018-03-19T13:49:00Z">
        <w:r w:rsidRPr="001E2A50">
          <w:rPr>
            <w:rFonts w:eastAsiaTheme="minorEastAsia"/>
            <w:lang w:val="en-GB"/>
          </w:rPr>
          <w:t>hide footbox</w:t>
        </w:r>
        <w:r w:rsidRPr="001E2A50">
          <w:rPr>
            <w:rFonts w:eastAsiaTheme="minorEastAsia"/>
            <w:lang w:val="en-GB"/>
          </w:rPr>
          <w:cr/>
          <w:t>skinparam shadowing false</w:t>
        </w:r>
        <w:r w:rsidRPr="001E2A50">
          <w:rPr>
            <w:rFonts w:eastAsiaTheme="minorEastAsia"/>
            <w:lang w:val="en-GB"/>
          </w:rPr>
          <w:cr/>
          <w:t>skinpar</w:t>
        </w:r>
        <w:r>
          <w:rPr>
            <w:rFonts w:eastAsiaTheme="minorEastAsia"/>
            <w:lang w:val="en-GB"/>
          </w:rPr>
          <w:t>am dpi 300</w:t>
        </w:r>
        <w:r>
          <w:rPr>
            <w:rFonts w:eastAsiaTheme="minorEastAsia"/>
            <w:lang w:val="en-GB"/>
          </w:rPr>
          <w:cr/>
        </w:r>
        <w:r>
          <w:rPr>
            <w:rFonts w:eastAsiaTheme="minorEastAsia"/>
            <w:lang w:val="en-GB"/>
          </w:rPr>
          <w:cr/>
          <w:t>Participant "OCF A.B.C Client" as ClientA.B.C</w:t>
        </w:r>
      </w:ins>
    </w:p>
    <w:p w14:paraId="36FDA239" w14:textId="77777777" w:rsidR="00E83E74" w:rsidRDefault="00E83E74" w:rsidP="00E83E74">
      <w:pPr>
        <w:pStyle w:val="PlantUML"/>
        <w:rPr>
          <w:ins w:id="14020" w:author="Bardini, Richard A" w:date="2018-03-19T13:49:00Z"/>
          <w:rFonts w:eastAsiaTheme="minorEastAsia"/>
          <w:lang w:val="en-GB"/>
        </w:rPr>
      </w:pPr>
      <w:ins w:id="14021" w:author="Bardini, Richard A" w:date="2018-03-19T13:49:00Z">
        <w:r>
          <w:rPr>
            <w:rFonts w:eastAsiaTheme="minorEastAsia"/>
            <w:lang w:val="en-GB"/>
          </w:rPr>
          <w:t>Participant "OCF 1.X Server" as Server1.X</w:t>
        </w:r>
      </w:ins>
    </w:p>
    <w:p w14:paraId="3B4532EF" w14:textId="77777777" w:rsidR="00E83E74" w:rsidRDefault="00E83E74" w:rsidP="00E83E74">
      <w:pPr>
        <w:pStyle w:val="PlantUML"/>
        <w:rPr>
          <w:ins w:id="14022" w:author="Bardini, Richard A" w:date="2018-03-19T13:49:00Z"/>
          <w:rFonts w:eastAsiaTheme="minorEastAsia"/>
          <w:lang w:val="en-GB"/>
        </w:rPr>
      </w:pPr>
    </w:p>
    <w:p w14:paraId="68BFC693" w14:textId="77777777" w:rsidR="00E83E74" w:rsidRDefault="00E83E74" w:rsidP="00E83E74">
      <w:pPr>
        <w:pStyle w:val="PlantUML"/>
        <w:rPr>
          <w:ins w:id="14023" w:author="Bardini, Richard A" w:date="2018-03-19T13:49:00Z"/>
          <w:rFonts w:eastAsiaTheme="minorEastAsia"/>
          <w:lang w:val="en-GB"/>
        </w:rPr>
      </w:pPr>
    </w:p>
    <w:p w14:paraId="2031E7BF" w14:textId="77777777" w:rsidR="00E83E74" w:rsidRDefault="00E83E74" w:rsidP="00E83E74">
      <w:pPr>
        <w:pStyle w:val="PlantUML"/>
        <w:rPr>
          <w:ins w:id="14024" w:author="Bardini, Richard A" w:date="2018-03-19T13:49:00Z"/>
          <w:rFonts w:eastAsiaTheme="minorEastAsia"/>
          <w:lang w:val="en-GB"/>
        </w:rPr>
      </w:pPr>
      <w:ins w:id="14025" w:author="Bardini, Richard A" w:date="2018-03-19T13:49:00Z">
        <w:r w:rsidRPr="00B30DDD">
          <w:rPr>
            <w:rFonts w:eastAsiaTheme="minorEastAsia"/>
            <w:lang w:val="en-GB"/>
          </w:rPr>
          <w:t xml:space="preserve">== </w:t>
        </w:r>
        <w:r>
          <w:rPr>
            <w:rFonts w:eastAsiaTheme="minorEastAsia"/>
            <w:lang w:val="en-GB"/>
          </w:rPr>
          <w:t>OCF Future Client Behavior (New OCF-Content-Format-Version)</w:t>
        </w:r>
        <w:r w:rsidRPr="00B30DDD">
          <w:rPr>
            <w:rFonts w:eastAsiaTheme="minorEastAsia"/>
            <w:lang w:val="en-GB"/>
          </w:rPr>
          <w:t xml:space="preserve"> ==</w:t>
        </w:r>
      </w:ins>
    </w:p>
    <w:p w14:paraId="359444E8" w14:textId="77777777" w:rsidR="00E83E74" w:rsidRDefault="00E83E74" w:rsidP="00E83E74">
      <w:pPr>
        <w:pStyle w:val="PlantUML"/>
        <w:rPr>
          <w:ins w:id="14026" w:author="Bardini, Richard A" w:date="2018-03-19T13:49:00Z"/>
          <w:rFonts w:eastAsiaTheme="minorEastAsia"/>
        </w:rPr>
      </w:pPr>
    </w:p>
    <w:p w14:paraId="14244CCE" w14:textId="77777777" w:rsidR="00E83E74" w:rsidRDefault="00E83E74" w:rsidP="00E83E74">
      <w:pPr>
        <w:pStyle w:val="PlantUML"/>
        <w:rPr>
          <w:ins w:id="14027" w:author="Bardini, Richard A" w:date="2018-03-19T13:49:00Z"/>
          <w:rFonts w:eastAsiaTheme="minorEastAsia"/>
          <w:lang w:val="en-GB"/>
        </w:rPr>
      </w:pPr>
      <w:ins w:id="14028" w:author="Bardini, Richard A" w:date="2018-03-19T13:49:00Z">
        <w:r w:rsidRPr="001E2A50">
          <w:rPr>
            <w:rFonts w:eastAsiaTheme="minorEastAsia"/>
            <w:lang w:val="en-GB"/>
          </w:rPr>
          <w:t>Client</w:t>
        </w:r>
        <w:r>
          <w:rPr>
            <w:rFonts w:eastAsiaTheme="minorEastAsia"/>
            <w:lang w:val="en-GB"/>
          </w:rPr>
          <w:t>A.B.C -&gt; Server1.X</w:t>
        </w:r>
        <w:r w:rsidRPr="001E2A50">
          <w:rPr>
            <w:rFonts w:eastAsiaTheme="minorEastAsia"/>
            <w:lang w:val="en-GB"/>
          </w:rPr>
          <w:t xml:space="preserve">: </w:t>
        </w:r>
        <w:r>
          <w:rPr>
            <w:rFonts w:eastAsiaTheme="minorEastAsia"/>
            <w:lang w:val="en-GB"/>
          </w:rPr>
          <w:t>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="7.6.3"</w:t>
        </w:r>
      </w:ins>
    </w:p>
    <w:p w14:paraId="4FA32A1D" w14:textId="77777777" w:rsidR="00E83E74" w:rsidRDefault="00E83E74" w:rsidP="00E83E74">
      <w:pPr>
        <w:pStyle w:val="PlantUML"/>
        <w:rPr>
          <w:ins w:id="14029" w:author="Bardini, Richard A" w:date="2018-03-19T13:49:00Z"/>
          <w:rFonts w:eastAsiaTheme="minorEastAsia"/>
          <w:lang w:val="en-GB"/>
        </w:rPr>
      </w:pPr>
      <w:ins w:id="14030" w:author="Bardini, Richard A" w:date="2018-03-19T13:49:00Z">
        <w:r>
          <w:rPr>
            <w:rFonts w:eastAsiaTheme="minorEastAsia"/>
            <w:lang w:val="en-GB"/>
          </w:rPr>
          <w:t xml:space="preserve">ClientA.B.C -&gt; Server1.X: </w:t>
        </w:r>
        <w:r w:rsidRPr="001E2A50">
          <w:rPr>
            <w:rFonts w:eastAsiaTheme="minorEastAsia"/>
            <w:lang w:val="en-GB"/>
          </w:rPr>
          <w:t>Get</w:t>
        </w:r>
        <w:r>
          <w:rPr>
            <w:rFonts w:eastAsiaTheme="minorEastAsia"/>
            <w:lang w:val="en-GB"/>
          </w:rPr>
          <w:t xml:space="preserve"> /oic/res with Content-Format="application/cbor"</w:t>
        </w:r>
      </w:ins>
    </w:p>
    <w:p w14:paraId="41938BFA" w14:textId="77777777" w:rsidR="00E83E74" w:rsidRDefault="00E83E74" w:rsidP="00E83E74">
      <w:pPr>
        <w:pStyle w:val="PlantUML"/>
        <w:rPr>
          <w:ins w:id="14031" w:author="Bardini, Richard A" w:date="2018-03-19T13:49:00Z"/>
          <w:rFonts w:eastAsiaTheme="minorEastAsia"/>
          <w:lang w:val="en-GB"/>
        </w:rPr>
      </w:pPr>
    </w:p>
    <w:p w14:paraId="546DCFCF" w14:textId="77777777" w:rsidR="00E83E74" w:rsidRDefault="00E83E74" w:rsidP="00E83E74">
      <w:pPr>
        <w:pStyle w:val="PlantUML"/>
        <w:rPr>
          <w:ins w:id="14032" w:author="Bardini, Richard A" w:date="2018-03-19T13:49:00Z"/>
          <w:rFonts w:eastAsiaTheme="minorEastAsia"/>
          <w:lang w:val="en-GB"/>
        </w:rPr>
      </w:pPr>
      <w:ins w:id="14033" w:author="Bardini, Richard A" w:date="2018-03-19T13:49:00Z">
        <w:r>
          <w:rPr>
            <w:rFonts w:eastAsiaTheme="minorEastAsia"/>
            <w:lang w:val="en-GB"/>
          </w:rPr>
          <w:t>==OCF 1.X Server Behavior ==</w:t>
        </w:r>
      </w:ins>
    </w:p>
    <w:p w14:paraId="13CA17D0" w14:textId="77777777" w:rsidR="00E83E74" w:rsidRDefault="00E83E74" w:rsidP="00E83E74">
      <w:pPr>
        <w:pStyle w:val="PlantUML"/>
        <w:rPr>
          <w:ins w:id="14034" w:author="Bardini, Richard A" w:date="2018-03-19T13:49:00Z"/>
          <w:rFonts w:eastAsiaTheme="minorEastAsia"/>
          <w:lang w:val="en-GB"/>
        </w:rPr>
      </w:pPr>
      <w:ins w:id="14035" w:author="Bardini, Richard A" w:date="2018-03-19T13:49:00Z">
        <w:r>
          <w:rPr>
            <w:rFonts w:eastAsiaTheme="minorEastAsia"/>
            <w:lang w:val="en-GB"/>
          </w:rPr>
          <w:t>ClientA.B.C --&gt; Server1.X: (Get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="7.6.3"</w:t>
        </w:r>
        <w:r>
          <w:rPr>
            <w:rFonts w:eastAsiaTheme="minorEastAsia"/>
            <w:lang w:val="en-GB"/>
          </w:rPr>
          <w:t>)</w:t>
        </w:r>
      </w:ins>
    </w:p>
    <w:p w14:paraId="4B003159" w14:textId="77777777" w:rsidR="00E83E74" w:rsidRDefault="00E83E74" w:rsidP="00E83E74">
      <w:pPr>
        <w:pStyle w:val="PlantUML"/>
        <w:rPr>
          <w:ins w:id="14036" w:author="Bardini, Richard A" w:date="2018-03-19T13:49:00Z"/>
          <w:rFonts w:eastAsiaTheme="minorEastAsia"/>
          <w:lang w:val="en-GB"/>
        </w:rPr>
      </w:pPr>
      <w:ins w:id="14037" w:author="Bardini, Richard A" w:date="2018-03-19T13:49:00Z">
        <w:r>
          <w:rPr>
            <w:rFonts w:eastAsiaTheme="minorEastAsia"/>
            <w:lang w:val="en-GB"/>
          </w:rPr>
          <w:t>Server1.X -&gt; ClientA.B.C: Error</w:t>
        </w:r>
      </w:ins>
    </w:p>
    <w:p w14:paraId="6171F24E" w14:textId="77777777" w:rsidR="00E83E74" w:rsidRDefault="00E83E74" w:rsidP="00E83E74">
      <w:pPr>
        <w:pStyle w:val="PlantUML"/>
        <w:rPr>
          <w:ins w:id="14038" w:author="Bardini, Richard A" w:date="2018-03-19T13:49:00Z"/>
          <w:rFonts w:eastAsiaTheme="minorEastAsia"/>
          <w:lang w:val="en-GB"/>
        </w:rPr>
      </w:pPr>
      <w:ins w:id="14039" w:author="Bardini, Richard A" w:date="2018-03-19T13:49:00Z">
        <w:r>
          <w:rPr>
            <w:rFonts w:eastAsiaTheme="minorEastAsia"/>
            <w:lang w:val="en-GB"/>
          </w:rPr>
          <w:t>ClientA.B.C --&gt; Server1.X: Get /oic/res with Content-Format="application/vnd.ocf+cbor"</w:t>
        </w:r>
        <w:r w:rsidRPr="001E2A50">
          <w:rPr>
            <w:rFonts w:eastAsiaTheme="minorEastAsia"/>
            <w:lang w:val="en-GB"/>
          </w:rPr>
          <w:t xml:space="preserve"> </w:t>
        </w:r>
        <w:r>
          <w:rPr>
            <w:rFonts w:eastAsiaTheme="minorEastAsia"/>
            <w:lang w:val="en-GB"/>
          </w:rPr>
          <w:t xml:space="preserve">and </w:t>
        </w:r>
        <w:r w:rsidRPr="0031296F">
          <w:rPr>
            <w:rFonts w:eastAsiaTheme="minorEastAsia"/>
            <w:lang w:eastAsia="ko-KR"/>
          </w:rPr>
          <w:t>OCF-</w:t>
        </w:r>
        <w:r>
          <w:rPr>
            <w:rFonts w:eastAsiaTheme="minorEastAsia"/>
            <w:lang w:eastAsia="ko-KR"/>
          </w:rPr>
          <w:t>Content-Format</w:t>
        </w:r>
        <w:r w:rsidRPr="0031296F">
          <w:rPr>
            <w:rFonts w:eastAsiaTheme="minorEastAsia"/>
            <w:lang w:eastAsia="ko-KR"/>
          </w:rPr>
          <w:t>-Version</w:t>
        </w:r>
        <w:r>
          <w:rPr>
            <w:rFonts w:eastAsiaTheme="minorEastAsia"/>
            <w:lang w:eastAsia="ko-KR"/>
          </w:rPr>
          <w:t>="1.0.0"</w:t>
        </w:r>
      </w:ins>
    </w:p>
    <w:p w14:paraId="6B698568" w14:textId="77777777" w:rsidR="00E83E74" w:rsidRDefault="00E83E74" w:rsidP="00E83E74">
      <w:pPr>
        <w:pStyle w:val="PlantUML"/>
        <w:rPr>
          <w:ins w:id="14040" w:author="Bardini, Richard A" w:date="2018-03-19T13:49:00Z"/>
          <w:rFonts w:eastAsiaTheme="minorEastAsia"/>
          <w:lang w:val="en-GB"/>
        </w:rPr>
      </w:pPr>
      <w:ins w:id="14041" w:author="Bardini, Richard A" w:date="2018-03-19T13:49:00Z">
        <w:r>
          <w:rPr>
            <w:rFonts w:eastAsiaTheme="minorEastAsia"/>
            <w:lang w:val="en-GB"/>
          </w:rPr>
          <w:t>Server1.X -&gt; ClientA.B.C: /oic/res response per OCF 1.X</w:t>
        </w:r>
      </w:ins>
    </w:p>
    <w:p w14:paraId="4A2FD646" w14:textId="77777777" w:rsidR="00E83E74" w:rsidRDefault="00E83E74" w:rsidP="00E83E74">
      <w:pPr>
        <w:pStyle w:val="PlantUML"/>
        <w:rPr>
          <w:ins w:id="14042" w:author="Bardini, Richard A" w:date="2018-03-19T13:49:00Z"/>
          <w:rFonts w:eastAsiaTheme="minorEastAsia"/>
          <w:lang w:val="en-GB"/>
        </w:rPr>
      </w:pPr>
      <w:ins w:id="14043" w:author="Bardini, Richard A" w:date="2018-03-19T13:49:00Z">
        <w:r>
          <w:rPr>
            <w:rFonts w:eastAsiaTheme="minorEastAsia"/>
            <w:lang w:val="en-GB"/>
          </w:rPr>
          <w:t>ClientA.B.C --&gt; Server1.X: (Get /oic/res with Content-Format="application/cbor")</w:t>
        </w:r>
      </w:ins>
    </w:p>
    <w:p w14:paraId="283C200F" w14:textId="77777777" w:rsidR="00E83E74" w:rsidRDefault="00E83E74" w:rsidP="00E83E74">
      <w:pPr>
        <w:pStyle w:val="PlantUML"/>
        <w:rPr>
          <w:ins w:id="14044" w:author="Bardini, Richard A" w:date="2018-03-19T13:49:00Z"/>
          <w:rFonts w:eastAsiaTheme="minorEastAsia"/>
          <w:lang w:val="en-GB"/>
        </w:rPr>
      </w:pPr>
      <w:ins w:id="14045" w:author="Bardini, Richard A" w:date="2018-03-19T13:49:00Z">
        <w:r>
          <w:rPr>
            <w:rFonts w:eastAsiaTheme="minorEastAsia"/>
            <w:lang w:val="en-GB"/>
          </w:rPr>
          <w:lastRenderedPageBreak/>
          <w:t>Server1.X -&gt; ClientA.B.C: /oic/res response per OIC 1.1</w:t>
        </w:r>
      </w:ins>
    </w:p>
    <w:p w14:paraId="25A6B71E" w14:textId="77777777" w:rsidR="00E83E74" w:rsidRDefault="00E83E74" w:rsidP="00E83E74">
      <w:pPr>
        <w:pStyle w:val="PlantUML"/>
        <w:rPr>
          <w:ins w:id="14046" w:author="Bardini, Richard A" w:date="2018-03-19T13:49:00Z"/>
          <w:rFonts w:eastAsiaTheme="minorEastAsia"/>
          <w:lang w:val="en-GB"/>
        </w:rPr>
      </w:pPr>
    </w:p>
    <w:p w14:paraId="07CBC14F" w14:textId="77777777" w:rsidR="00E83E74" w:rsidRDefault="00E83E74" w:rsidP="00E83E74">
      <w:pPr>
        <w:pStyle w:val="PlantUML"/>
        <w:rPr>
          <w:ins w:id="14047" w:author="Bardini, Richard A" w:date="2018-03-19T13:49:00Z"/>
          <w:rFonts w:eastAsiaTheme="minorEastAsia"/>
          <w:lang w:val="en-GB"/>
        </w:rPr>
      </w:pPr>
      <w:ins w:id="14048" w:author="Bardini, Richard A" w:date="2018-03-19T13:49:00Z">
        <w:r>
          <w:rPr>
            <w:rFonts w:eastAsiaTheme="minorEastAsia"/>
            <w:lang w:val="en-GB"/>
          </w:rPr>
          <w:t>@enduml</w:t>
        </w:r>
      </w:ins>
    </w:p>
    <w:p w14:paraId="2EC3AB26" w14:textId="77777777" w:rsidR="00E83E74" w:rsidRDefault="00E83E74" w:rsidP="00E83E74">
      <w:pPr>
        <w:pStyle w:val="PlantUMLImg"/>
        <w:rPr>
          <w:ins w:id="14049" w:author="Bardini, Richard A" w:date="2018-03-19T13:49:00Z"/>
          <w:rFonts w:eastAsiaTheme="minorEastAsia"/>
          <w:lang w:val="en-GB"/>
        </w:rPr>
      </w:pPr>
      <w:ins w:id="14050" w:author="Bardini, Richard A" w:date="2018-03-19T13:49:00Z">
        <w:r>
          <w:rPr>
            <w:rFonts w:eastAsiaTheme="minorEastAsia"/>
            <w:noProof/>
            <w:lang w:eastAsia="en-US"/>
          </w:rPr>
          <w:drawing>
            <wp:inline distT="0" distB="0" distL="0" distR="0" wp14:anchorId="19BF7C12" wp14:editId="62077F93">
              <wp:extent cx="6120765" cy="3201948"/>
              <wp:effectExtent l="0" t="0" r="0" b="0"/>
              <wp:docPr id="15" name="Picture 1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20765" cy="3201948"/>
                      </a:xfrm>
                      <a:prstGeom prst="rect">
                        <a:avLst/>
                      </a:prstGeom>
                    </pic:spPr>
                  </pic:pic>
                </a:graphicData>
              </a:graphic>
            </wp:inline>
          </w:drawing>
        </w:r>
      </w:ins>
    </w:p>
    <w:p w14:paraId="2F7E423A" w14:textId="0F200434" w:rsidR="00E83E74" w:rsidRPr="003611DC" w:rsidRDefault="00E83E74" w:rsidP="00E83E74">
      <w:pPr>
        <w:pStyle w:val="FIGURE-title"/>
        <w:rPr>
          <w:ins w:id="14051" w:author="Bardini, Richard A" w:date="2018-03-19T13:49:00Z"/>
          <w:rFonts w:eastAsiaTheme="minorEastAsia"/>
        </w:rPr>
      </w:pPr>
      <w:bookmarkStart w:id="14052" w:name="_Ref509231042"/>
      <w:bookmarkStart w:id="14053" w:name="_Ref509231035"/>
      <w:bookmarkStart w:id="14054" w:name="_Toc509367544"/>
      <w:ins w:id="14055" w:author="Bardini, Richard A" w:date="2018-03-19T13:50:00Z">
        <w:r w:rsidRPr="00CF7590">
          <w:t>Figure</w:t>
        </w:r>
        <w:r>
          <w:t xml:space="preserve"> </w:t>
        </w:r>
        <w:r>
          <w:fldChar w:fldCharType="begin"/>
        </w:r>
        <w:r>
          <w:instrText xml:space="preserve"> SEQ Figure \* ARABIC </w:instrText>
        </w:r>
        <w:r>
          <w:fldChar w:fldCharType="separate"/>
        </w:r>
      </w:ins>
      <w:r w:rsidR="00370B4E">
        <w:rPr>
          <w:noProof/>
        </w:rPr>
        <w:t>29</w:t>
      </w:r>
      <w:ins w:id="14056" w:author="Bardini, Richard A" w:date="2018-03-19T13:50:00Z">
        <w:r>
          <w:rPr>
            <w:noProof/>
          </w:rPr>
          <w:fldChar w:fldCharType="end"/>
        </w:r>
        <w:bookmarkEnd w:id="14052"/>
        <w:r>
          <w:rPr>
            <w:lang w:val="en-GB"/>
          </w:rPr>
          <w:t xml:space="preserve"> </w:t>
        </w:r>
      </w:ins>
      <w:ins w:id="14057" w:author="Bardini, Richard A" w:date="2018-03-19T13:49:00Z">
        <w:r>
          <w:rPr>
            <w:lang w:val="en-GB"/>
          </w:rPr>
          <w:t>Content-Format</w:t>
        </w:r>
        <w:r w:rsidRPr="003611DC">
          <w:rPr>
            <w:lang w:val="en-GB"/>
          </w:rPr>
          <w:t xml:space="preserve"> Policy</w:t>
        </w:r>
        <w:r>
          <w:rPr>
            <w:lang w:val="en-GB"/>
          </w:rPr>
          <w:t xml:space="preserve"> for Future OCF Client with OCF 1.X Servers </w:t>
        </w:r>
      </w:ins>
      <w:ins w:id="14058" w:author="Bardini, Richard A" w:date="2018-03-19T13:59:00Z">
        <w:r>
          <w:rPr>
            <w:lang w:val="en-GB"/>
          </w:rPr>
          <w:br/>
        </w:r>
      </w:ins>
      <w:ins w:id="14059" w:author="Bardini, Richard A" w:date="2018-03-19T13:49:00Z">
        <w:r>
          <w:rPr>
            <w:lang w:val="en-GB"/>
          </w:rPr>
          <w:t>(Content-Format-Version Mismatch)</w:t>
        </w:r>
      </w:ins>
      <w:commentRangeEnd w:id="14016"/>
      <w:ins w:id="14060" w:author="Bardini, Richard A" w:date="2018-03-19T13:53:00Z">
        <w:r>
          <w:rPr>
            <w:rStyle w:val="CommentReference"/>
            <w:b w:val="0"/>
            <w:bCs w:val="0"/>
          </w:rPr>
          <w:commentReference w:id="14016"/>
        </w:r>
      </w:ins>
      <w:bookmarkEnd w:id="14053"/>
      <w:bookmarkEnd w:id="14054"/>
    </w:p>
    <w:p w14:paraId="7122E136" w14:textId="057B2B2C" w:rsidR="00121D01" w:rsidDel="00A97F37" w:rsidRDefault="00121D01" w:rsidP="00121D01">
      <w:pPr>
        <w:pStyle w:val="FIGURE"/>
        <w:rPr>
          <w:del w:id="14061" w:author="Bardini, Richard A" w:date="2018-03-19T02:18:00Z"/>
          <w:rFonts w:eastAsiaTheme="minorEastAsia"/>
        </w:rPr>
      </w:pPr>
      <w:del w:id="14062" w:author="Bardini, Richard A" w:date="2018-03-19T02:18:00Z">
        <w:r w:rsidDel="00A97F37">
          <w:rPr>
            <w:noProof/>
            <w:lang w:eastAsia="en-US"/>
          </w:rPr>
          <w:drawing>
            <wp:inline distT="0" distB="0" distL="0" distR="0" wp14:anchorId="2531C906" wp14:editId="01F9A69A">
              <wp:extent cx="5943600" cy="2899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Version-Policy.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del>
    </w:p>
    <w:p w14:paraId="6226D438" w14:textId="712F2B50" w:rsidR="00121D01" w:rsidRPr="00CE74C3" w:rsidDel="00A97F37" w:rsidRDefault="00121D01" w:rsidP="00121D01">
      <w:pPr>
        <w:pStyle w:val="FIGURE-title"/>
        <w:rPr>
          <w:del w:id="14063" w:author="Bardini, Richard A" w:date="2018-03-19T02:18:00Z"/>
          <w:rFonts w:eastAsiaTheme="minorEastAsia"/>
        </w:rPr>
      </w:pPr>
      <w:bookmarkStart w:id="14064" w:name="_Ref476732287"/>
      <w:del w:id="14065" w:author="Bardini, Richard A" w:date="2018-03-19T02:18:00Z">
        <w:r w:rsidRPr="00CF7590" w:rsidDel="00A97F37">
          <w:delText>Figure</w:delText>
        </w:r>
        <w:r w:rsidDel="00A97F37">
          <w:delText xml:space="preserve"> </w:delText>
        </w:r>
        <w:r w:rsidR="00CD0CD8" w:rsidDel="00A97F37">
          <w:fldChar w:fldCharType="begin"/>
        </w:r>
        <w:r w:rsidR="00CD0CD8" w:rsidDel="00A97F37">
          <w:delInstrText xml:space="preserve"> SEQ Figure \* ARABIC </w:delInstrText>
        </w:r>
        <w:r w:rsidR="00CD0CD8" w:rsidDel="00A97F37">
          <w:fldChar w:fldCharType="separate"/>
        </w:r>
        <w:r w:rsidR="00C04FE7" w:rsidDel="00A97F37">
          <w:rPr>
            <w:noProof/>
          </w:rPr>
          <w:delText>25</w:delText>
        </w:r>
        <w:r w:rsidR="00CD0CD8" w:rsidDel="00A97F37">
          <w:rPr>
            <w:noProof/>
          </w:rPr>
          <w:fldChar w:fldCharType="end"/>
        </w:r>
        <w:bookmarkEnd w:id="14064"/>
        <w:r w:rsidDel="00A97F37">
          <w:rPr>
            <w:lang w:val="en-GB"/>
          </w:rPr>
          <w:delText xml:space="preserve"> </w:delText>
        </w:r>
        <w:r w:rsidRPr="00CE74C3" w:rsidDel="00A97F37">
          <w:rPr>
            <w:lang w:val="en-GB"/>
          </w:rPr>
          <w:delText>Content-Format Policy</w:delText>
        </w:r>
      </w:del>
    </w:p>
    <w:p w14:paraId="06A84F13" w14:textId="1DC3DEA7" w:rsidR="00121D01" w:rsidRPr="00FA4442" w:rsidRDefault="00121D01" w:rsidP="00121D01">
      <w:pPr>
        <w:pStyle w:val="PARAGRAPH"/>
        <w:rPr>
          <w:rFonts w:eastAsiaTheme="minorEastAsia"/>
        </w:rPr>
      </w:pPr>
      <w:r w:rsidRPr="00FA4442">
        <w:rPr>
          <w:rFonts w:eastAsiaTheme="minorEastAsia"/>
        </w:rPr>
        <w:t>All Devices shall support the current and all previous Content-Format Option</w:t>
      </w:r>
      <w:ins w:id="14066" w:author="Bardini, Richard A" w:date="2018-03-19T02:10:00Z">
        <w:r w:rsidR="0076498E">
          <w:rPr>
            <w:rFonts w:eastAsiaTheme="minorEastAsia"/>
          </w:rPr>
          <w:t>s</w:t>
        </w:r>
      </w:ins>
      <w:r w:rsidRPr="00FA4442">
        <w:rPr>
          <w:rFonts w:eastAsiaTheme="minorEastAsia"/>
        </w:rPr>
        <w:t xml:space="preserve"> and </w:t>
      </w:r>
      <w:ins w:id="14067" w:author="Bardini, Richard A" w:date="2018-03-19T02:11:00Z">
        <w:r w:rsidR="0076498E">
          <w:rPr>
            <w:rFonts w:eastAsiaTheme="minorEastAsia"/>
          </w:rPr>
          <w:t>OCF-Content-Format-</w:t>
        </w:r>
      </w:ins>
      <w:r w:rsidRPr="00FA4442">
        <w:rPr>
          <w:rFonts w:eastAsiaTheme="minorEastAsia"/>
        </w:rPr>
        <w:t xml:space="preserve">Versions. </w:t>
      </w:r>
      <w:ins w:id="14068" w:author="Bardini, Richard A" w:date="2018-03-19T02:13:00Z">
        <w:r w:rsidR="0076498E">
          <w:rPr>
            <w:rFonts w:eastAsiaTheme="minorEastAsia"/>
          </w:rPr>
          <w:t xml:space="preserve">A </w:t>
        </w:r>
      </w:ins>
      <w:r w:rsidRPr="00FA4442">
        <w:rPr>
          <w:rFonts w:eastAsiaTheme="minorEastAsia"/>
        </w:rPr>
        <w:t>Client</w:t>
      </w:r>
      <w:del w:id="14069" w:author="Bardini, Richard A" w:date="2018-03-19T02:13:00Z">
        <w:r w:rsidRPr="00FA4442" w:rsidDel="0076498E">
          <w:rPr>
            <w:rFonts w:eastAsiaTheme="minorEastAsia"/>
          </w:rPr>
          <w:delText>s</w:delText>
        </w:r>
      </w:del>
      <w:r w:rsidRPr="00FA4442">
        <w:rPr>
          <w:rFonts w:eastAsiaTheme="minorEastAsia"/>
        </w:rPr>
        <w:t xml:space="preserve"> shall send discovery request messages with the current and all previous Content-Format</w:t>
      </w:r>
      <w:ins w:id="14070" w:author="Bardini, Richard A" w:date="2018-03-19T02:12:00Z">
        <w:r w:rsidR="0076498E">
          <w:rPr>
            <w:rFonts w:eastAsiaTheme="minorEastAsia"/>
          </w:rPr>
          <w:t>s</w:t>
        </w:r>
      </w:ins>
      <w:r w:rsidRPr="00FA4442">
        <w:rPr>
          <w:rFonts w:eastAsiaTheme="minorEastAsia"/>
        </w:rPr>
        <w:t xml:space="preserve"> and </w:t>
      </w:r>
      <w:ins w:id="14071" w:author="Bardini, Richard A" w:date="2018-03-19T02:12:00Z">
        <w:r w:rsidR="0076498E">
          <w:rPr>
            <w:rFonts w:eastAsiaTheme="minorEastAsia"/>
          </w:rPr>
          <w:t>OCF-Content-Format-</w:t>
        </w:r>
      </w:ins>
      <w:r w:rsidRPr="00FA4442">
        <w:rPr>
          <w:rFonts w:eastAsiaTheme="minorEastAsia"/>
        </w:rPr>
        <w:t>Versions until it discovers all Servers in the network.</w:t>
      </w:r>
    </w:p>
    <w:p w14:paraId="01EE4082" w14:textId="77777777" w:rsidR="00EA4C98" w:rsidRDefault="00DE652F" w:rsidP="00F92D1D">
      <w:pPr>
        <w:pStyle w:val="Heading3"/>
      </w:pPr>
      <w:bookmarkStart w:id="14072" w:name="_Ref412140371"/>
      <w:bookmarkStart w:id="14073" w:name="_Toc509367248"/>
      <w:bookmarkEnd w:id="13879"/>
      <w:r>
        <w:lastRenderedPageBreak/>
        <w:t xml:space="preserve">CRUDN to </w:t>
      </w:r>
      <w:r w:rsidR="00EA4C98">
        <w:t>CoAP response codes</w:t>
      </w:r>
      <w:bookmarkEnd w:id="14072"/>
      <w:bookmarkEnd w:id="14073"/>
    </w:p>
    <w:p w14:paraId="2C2D5BF9" w14:textId="77777777" w:rsidR="00EA4C98" w:rsidRDefault="00813659" w:rsidP="00EA4C98">
      <w:pPr>
        <w:pStyle w:val="PARAGRAPH"/>
      </w:pPr>
      <w:r>
        <w:t xml:space="preserve">The mapping of </w:t>
      </w:r>
      <w:r w:rsidR="00E20317" w:rsidRPr="00E20317">
        <w:t xml:space="preserve">CRUDN </w:t>
      </w:r>
      <w:r>
        <w:t xml:space="preserve">operations response codes </w:t>
      </w:r>
      <w:r w:rsidR="00E20317" w:rsidRPr="00E20317">
        <w:t xml:space="preserve">to CoAP response codes are </w:t>
      </w:r>
      <w:r w:rsidR="009A50DA">
        <w:t>identical</w:t>
      </w:r>
      <w:r w:rsidR="00E20317" w:rsidRPr="00E20317">
        <w:t xml:space="preserve"> to the response codes define</w:t>
      </w:r>
      <w:r w:rsidR="00E20317">
        <w:t>d</w:t>
      </w:r>
      <w:r w:rsidR="00E20317" w:rsidRPr="00E20317">
        <w:t xml:space="preserve"> in </w:t>
      </w:r>
      <w:r w:rsidR="00194F1E">
        <w:rPr>
          <w:rFonts w:eastAsiaTheme="minorEastAsia"/>
          <w:lang w:eastAsia="ko-KR"/>
        </w:rPr>
        <w:fldChar w:fldCharType="begin"/>
      </w:r>
      <w:r w:rsidR="009A50DA">
        <w:instrText xml:space="preserve"> REF ref_RFC_7252 \h </w:instrText>
      </w:r>
      <w:r w:rsidR="00194F1E">
        <w:rPr>
          <w:rFonts w:eastAsiaTheme="minorEastAsia"/>
          <w:lang w:eastAsia="ko-KR"/>
        </w:rPr>
      </w:r>
      <w:r w:rsidR="00194F1E">
        <w:rPr>
          <w:rFonts w:eastAsiaTheme="minorEastAsia"/>
          <w:lang w:eastAsia="ko-KR"/>
        </w:rPr>
        <w:fldChar w:fldCharType="separate"/>
      </w:r>
      <w:r w:rsidR="00370B4E">
        <w:t>IETF RFC 7252</w:t>
      </w:r>
      <w:r w:rsidR="00194F1E">
        <w:rPr>
          <w:rFonts w:eastAsiaTheme="minorEastAsia"/>
          <w:lang w:eastAsia="ko-KR"/>
        </w:rPr>
        <w:fldChar w:fldCharType="end"/>
      </w:r>
      <w:r w:rsidR="00E20317" w:rsidRPr="00E20317">
        <w:t>.</w:t>
      </w:r>
    </w:p>
    <w:p w14:paraId="632E2165" w14:textId="77777777" w:rsidR="00827A78" w:rsidRDefault="00827A78" w:rsidP="00F92D1D">
      <w:pPr>
        <w:pStyle w:val="Heading3"/>
      </w:pPr>
      <w:bookmarkStart w:id="14074" w:name="_Ref425837778"/>
      <w:bookmarkStart w:id="14075" w:name="_Toc509367249"/>
      <w:r>
        <w:t>CoAP block transfer</w:t>
      </w:r>
      <w:bookmarkEnd w:id="14074"/>
      <w:bookmarkEnd w:id="14075"/>
    </w:p>
    <w:p w14:paraId="7BC40A89" w14:textId="77777777" w:rsidR="00827A78" w:rsidRDefault="00827A78" w:rsidP="00827A78">
      <w:pPr>
        <w:pStyle w:val="PARAGRAPH"/>
      </w:pPr>
      <w:r>
        <w:t xml:space="preserve">Basic CoAP messages work well for the small payloads </w:t>
      </w:r>
      <w:r w:rsidR="00EC5838">
        <w:t>typical of</w:t>
      </w:r>
      <w:r>
        <w:t xml:space="preserve"> light-weight, constrained IoT devices. However scenarios can be envisioned </w:t>
      </w:r>
      <w:r w:rsidR="00EC5838">
        <w:t xml:space="preserve">in which </w:t>
      </w:r>
      <w:r>
        <w:t>an application need</w:t>
      </w:r>
      <w:r w:rsidR="00EC5838">
        <w:t>s</w:t>
      </w:r>
      <w:r>
        <w:t xml:space="preserve"> to transfer larger payloads. </w:t>
      </w:r>
    </w:p>
    <w:p w14:paraId="2AD52AB9" w14:textId="77777777" w:rsidR="00827A78" w:rsidRPr="00FB24E7" w:rsidRDefault="00827A78" w:rsidP="00FB24E7">
      <w:pPr>
        <w:pStyle w:val="PARAEQUATION"/>
        <w:jc w:val="left"/>
        <w:rPr>
          <w:color w:val="0000FF"/>
          <w:u w:val="single"/>
        </w:rPr>
      </w:pPr>
      <w:r>
        <w:t>CoAP block</w:t>
      </w:r>
      <w:r w:rsidR="005163A7">
        <w:t>-</w:t>
      </w:r>
      <w:r>
        <w:t xml:space="preserve">wise transfer as defined in </w:t>
      </w:r>
      <w:r w:rsidR="00194F1E">
        <w:fldChar w:fldCharType="begin"/>
      </w:r>
      <w:r w:rsidR="00EC039C">
        <w:instrText xml:space="preserve"> REF ref_RFC_7959 \h </w:instrText>
      </w:r>
      <w:r w:rsidR="00194F1E">
        <w:fldChar w:fldCharType="separate"/>
      </w:r>
      <w:r w:rsidR="00370B4E">
        <w:t>IETF RFC 7959</w:t>
      </w:r>
      <w:r w:rsidR="00194F1E">
        <w:fldChar w:fldCharType="end"/>
      </w:r>
      <w:r>
        <w:t xml:space="preserve"> shall be used by all Servers </w:t>
      </w:r>
      <w:r w:rsidR="00EC5838">
        <w:t>which generate a</w:t>
      </w:r>
      <w:r>
        <w:t xml:space="preserve"> content payload that would exceed the size of a CoAP datagram</w:t>
      </w:r>
      <w:r w:rsidR="00EC5838" w:rsidRPr="00EC5838">
        <w:t xml:space="preserve"> </w:t>
      </w:r>
      <w:r w:rsidR="00EC5838">
        <w:t>as the result of handling any defined CRUDN operation</w:t>
      </w:r>
      <w:r>
        <w:t>.</w:t>
      </w:r>
    </w:p>
    <w:p w14:paraId="4ED4C5E9" w14:textId="77777777" w:rsidR="00827A78" w:rsidRPr="00FB24E7" w:rsidRDefault="00827A78" w:rsidP="00FB24E7">
      <w:pPr>
        <w:pStyle w:val="PARAEQUATION"/>
        <w:jc w:val="left"/>
        <w:rPr>
          <w:color w:val="0000FF"/>
          <w:u w:val="single"/>
        </w:rPr>
      </w:pPr>
      <w:r>
        <w:t>Similarly, CoAP block</w:t>
      </w:r>
      <w:r w:rsidR="005163A7">
        <w:t>-</w:t>
      </w:r>
      <w:r>
        <w:t xml:space="preserve">wise transfer as defined in </w:t>
      </w:r>
      <w:r w:rsidR="00194F1E">
        <w:fldChar w:fldCharType="begin"/>
      </w:r>
      <w:r w:rsidR="00EC039C">
        <w:instrText xml:space="preserve"> REF ref_RFC_7959 \h </w:instrText>
      </w:r>
      <w:r w:rsidR="00194F1E">
        <w:fldChar w:fldCharType="separate"/>
      </w:r>
      <w:r w:rsidR="00370B4E">
        <w:t>IETF RFC 7959</w:t>
      </w:r>
      <w:r w:rsidR="00194F1E">
        <w:fldChar w:fldCharType="end"/>
      </w:r>
      <w:r>
        <w:t xml:space="preserve"> shall be supported by all Clients. </w:t>
      </w:r>
      <w:r w:rsidR="00EC5838">
        <w:t>The u</w:t>
      </w:r>
      <w:r>
        <w:t>se of block</w:t>
      </w:r>
      <w:r w:rsidR="005163A7">
        <w:t>-</w:t>
      </w:r>
      <w:r>
        <w:t xml:space="preserve">wise transfer </w:t>
      </w:r>
      <w:r w:rsidR="00EC5838">
        <w:t xml:space="preserve">is applied </w:t>
      </w:r>
      <w:r>
        <w:t>to both the reception of payloads as well as transmission of payloads that would exceed the size of a CoAP datagram.</w:t>
      </w:r>
    </w:p>
    <w:p w14:paraId="53B95927" w14:textId="77777777" w:rsidR="00827A78" w:rsidRDefault="00827A78" w:rsidP="00827A78">
      <w:pPr>
        <w:pStyle w:val="PARAGRAPH"/>
      </w:pPr>
      <w:r>
        <w:t>All blocks that are sent using this mechanism for a single instance of a transfer shall all have the same</w:t>
      </w:r>
      <w:r w:rsidR="00C56CA8">
        <w:t xml:space="preserve"> reliability setting (i.e. all c</w:t>
      </w:r>
      <w:r>
        <w:t>onfirmable o</w:t>
      </w:r>
      <w:r w:rsidR="00C56CA8">
        <w:t>r all n</w:t>
      </w:r>
      <w:r>
        <w:t>on-confirmable).</w:t>
      </w:r>
    </w:p>
    <w:p w14:paraId="089E2163" w14:textId="77777777" w:rsidR="00827A78" w:rsidRPr="00FB24E7" w:rsidRDefault="00827A78" w:rsidP="00FB24E7">
      <w:pPr>
        <w:pStyle w:val="PARAEQUATION"/>
        <w:jc w:val="left"/>
        <w:rPr>
          <w:color w:val="0000FF"/>
          <w:u w:val="single"/>
        </w:rPr>
      </w:pPr>
      <w:r>
        <w:t>A Client may support both the block1 (as descriptive) and block2 (as control) options as described by</w:t>
      </w:r>
      <w:r w:rsidR="009B2082">
        <w:t xml:space="preserve"> </w:t>
      </w:r>
      <w:r w:rsidR="009029EF">
        <w:fldChar w:fldCharType="begin"/>
      </w:r>
      <w:r w:rsidR="009029EF">
        <w:instrText xml:space="preserve"> REF ref_RFC_7959 \h </w:instrText>
      </w:r>
      <w:r w:rsidR="009029EF">
        <w:fldChar w:fldCharType="separate"/>
      </w:r>
      <w:r w:rsidR="00370B4E">
        <w:t>IETF RFC 7959</w:t>
      </w:r>
      <w:r w:rsidR="009029EF">
        <w:fldChar w:fldCharType="end"/>
      </w:r>
      <w:r w:rsidR="009029EF">
        <w:t xml:space="preserve">. </w:t>
      </w:r>
      <w:r>
        <w:t xml:space="preserve">A Server may support both the block1 (as control) and block2 (as descriptive) options as described by </w:t>
      </w:r>
      <w:r w:rsidR="00194F1E">
        <w:fldChar w:fldCharType="begin"/>
      </w:r>
      <w:r w:rsidR="00EC039C">
        <w:instrText xml:space="preserve"> REF ref_RFC_7959 \h </w:instrText>
      </w:r>
      <w:r w:rsidR="00194F1E">
        <w:fldChar w:fldCharType="separate"/>
      </w:r>
      <w:r w:rsidR="00370B4E">
        <w:t>IETF RFC 7959</w:t>
      </w:r>
      <w:r w:rsidR="00194F1E">
        <w:fldChar w:fldCharType="end"/>
      </w:r>
      <w:r>
        <w:t>.</w:t>
      </w:r>
    </w:p>
    <w:p w14:paraId="35737BE0" w14:textId="77777777" w:rsidR="00C56CA8" w:rsidRDefault="00C56CA8" w:rsidP="009A1CBE">
      <w:pPr>
        <w:pStyle w:val="Heading2"/>
      </w:pPr>
      <w:bookmarkStart w:id="14076" w:name="_Ref490162725"/>
      <w:bookmarkStart w:id="14077" w:name="_Toc509367250"/>
      <w:r w:rsidRPr="00AA1B41">
        <w:t>CoAP</w:t>
      </w:r>
      <w:r>
        <w:t xml:space="preserve"> serialization over TCP</w:t>
      </w:r>
      <w:bookmarkEnd w:id="14076"/>
      <w:bookmarkEnd w:id="14077"/>
    </w:p>
    <w:p w14:paraId="2A6420F6" w14:textId="77777777" w:rsidR="000E0E84" w:rsidRPr="008A4FD7" w:rsidRDefault="000E0E84" w:rsidP="007534BF">
      <w:pPr>
        <w:pStyle w:val="Heading3"/>
      </w:pPr>
      <w:bookmarkStart w:id="14078" w:name="_Toc509367251"/>
      <w:r>
        <w:t>In</w:t>
      </w:r>
      <w:r w:rsidRPr="007534BF">
        <w:rPr>
          <w:rStyle w:val="Heading3Char"/>
        </w:rPr>
        <w:t>t</w:t>
      </w:r>
      <w:r>
        <w:t>roduction</w:t>
      </w:r>
      <w:bookmarkEnd w:id="14078"/>
    </w:p>
    <w:p w14:paraId="5E513603" w14:textId="77777777" w:rsidR="000E0E84" w:rsidRDefault="000E0E84" w:rsidP="000E0E84">
      <w:pPr>
        <w:pStyle w:val="PARAGRAPH"/>
      </w:pPr>
      <w:r>
        <w:t xml:space="preserve">In environments where TCP is already available, CoAP can take advantage of it to provide reliability. Also in some environments UDP traffic is blocked, so deployments may use TCP. For example, consider a cloud application acting as a Client and the Server is located at the user’s home. </w:t>
      </w:r>
      <w:r w:rsidR="00EE4179">
        <w:t>A</w:t>
      </w:r>
      <w:r>
        <w:t xml:space="preserve"> Server which already support CoAP as a messaging protocol could easily support CoAP serialization over TCP rather than adding another messaging protocol. A Device implementing CoAP Serialization over TCP </w:t>
      </w:r>
      <w:r w:rsidR="00631BFF">
        <w:t xml:space="preserve">should </w:t>
      </w:r>
      <w:r>
        <w:t xml:space="preserve">conform to </w:t>
      </w:r>
      <w:r w:rsidR="00194F1E">
        <w:rPr>
          <w:highlight w:val="yellow"/>
        </w:rPr>
        <w:fldChar w:fldCharType="begin"/>
      </w:r>
      <w:r w:rsidR="00570BCA">
        <w:instrText xml:space="preserve"> REF ref_IETF_core_coap_tcp_tls \h </w:instrText>
      </w:r>
      <w:r w:rsidR="00194F1E">
        <w:rPr>
          <w:highlight w:val="yellow"/>
        </w:rPr>
      </w:r>
      <w:r w:rsidR="00194F1E">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194F1E">
        <w:rPr>
          <w:highlight w:val="yellow"/>
        </w:rPr>
        <w:fldChar w:fldCharType="end"/>
      </w:r>
      <w:r>
        <w:t>.</w:t>
      </w:r>
    </w:p>
    <w:p w14:paraId="6C91F737" w14:textId="77777777" w:rsidR="000E0E84" w:rsidRDefault="000E0E84" w:rsidP="007534BF">
      <w:pPr>
        <w:pStyle w:val="Heading3"/>
      </w:pPr>
      <w:bookmarkStart w:id="14079" w:name="_Toc509367252"/>
      <w:r>
        <w:t>Indication of support</w:t>
      </w:r>
      <w:bookmarkEnd w:id="14079"/>
    </w:p>
    <w:p w14:paraId="36C5E8ED" w14:textId="31A263D3" w:rsidR="000E0E84" w:rsidRDefault="00450564" w:rsidP="000E0E84">
      <w:pPr>
        <w:pStyle w:val="PARAGRAPH"/>
      </w:pPr>
      <w:commentRangeStart w:id="14080"/>
      <w:r w:rsidRPr="00450564">
        <w:t xml:space="preserve">If UDP is blocked, clients depend on the pre-configured details on the device to find support for CoAP over TCP. If UDP is not-blocked, </w:t>
      </w:r>
      <w:r>
        <w:t>a</w:t>
      </w:r>
      <w:r w:rsidR="005157B2">
        <w:t xml:space="preserve"> </w:t>
      </w:r>
      <w:r w:rsidR="000E0E84">
        <w:t>D</w:t>
      </w:r>
      <w:r w:rsidR="005157B2">
        <w:t>evice</w:t>
      </w:r>
      <w:r w:rsidR="000E0E84">
        <w:t xml:space="preserve"> which support</w:t>
      </w:r>
      <w:r w:rsidR="005157B2">
        <w:t>s</w:t>
      </w:r>
      <w:r w:rsidR="000E0E84">
        <w:t xml:space="preserve"> CoAP serialization over TCP </w:t>
      </w:r>
      <w:del w:id="14081" w:author="Bardini, Richard A" w:date="2018-03-22T01:03:00Z">
        <w:r w:rsidR="000E0E84" w:rsidDel="00FB091D">
          <w:delText xml:space="preserve">shall </w:delText>
        </w:r>
      </w:del>
      <w:ins w:id="14082" w:author="Bardini, Richard A" w:date="2018-03-22T01:03:00Z">
        <w:r w:rsidR="00FB091D">
          <w:t>should</w:t>
        </w:r>
        <w:bookmarkStart w:id="14083" w:name="_GoBack"/>
        <w:bookmarkEnd w:id="14083"/>
        <w:r w:rsidR="00FB091D">
          <w:t xml:space="preserve"> </w:t>
        </w:r>
      </w:ins>
      <w:r w:rsidR="000E0E84">
        <w:t>populate the Messaging Protocol (</w:t>
      </w:r>
      <w:r w:rsidR="009822AF">
        <w:t>“</w:t>
      </w:r>
      <w:r w:rsidR="000E0E84">
        <w:t>mpro</w:t>
      </w:r>
      <w:r w:rsidR="009822AF">
        <w:t>”</w:t>
      </w:r>
      <w:r w:rsidR="000E0E84">
        <w:t xml:space="preserve">) property in </w:t>
      </w:r>
      <w:r w:rsidR="009822AF">
        <w:t>“</w:t>
      </w:r>
      <w:r w:rsidR="00176228">
        <w:t>/</w:t>
      </w:r>
      <w:r w:rsidR="000E0E84">
        <w:t>oic/res</w:t>
      </w:r>
      <w:r w:rsidR="009822AF">
        <w:t>”</w:t>
      </w:r>
      <w:r w:rsidR="000E0E84">
        <w:t xml:space="preserve"> with the value </w:t>
      </w:r>
      <w:r w:rsidR="005157B2">
        <w:t>“coap+tcp” or “</w:t>
      </w:r>
      <w:r w:rsidR="000E0E84">
        <w:t>coaps+tcp</w:t>
      </w:r>
      <w:r w:rsidR="005157B2">
        <w:t>”</w:t>
      </w:r>
      <w:r w:rsidR="000E0E84">
        <w:t xml:space="preserve"> to indicate that the device supports </w:t>
      </w:r>
      <w:r w:rsidR="005157B2">
        <w:t>m</w:t>
      </w:r>
      <w:r w:rsidR="000E0E84">
        <w:t xml:space="preserve">essaging </w:t>
      </w:r>
      <w:r w:rsidR="005157B2">
        <w:t>p</w:t>
      </w:r>
      <w:r w:rsidR="000E0E84">
        <w:t>rotocol as specified by</w:t>
      </w:r>
      <w:r w:rsidR="00483E3A">
        <w:t xml:space="preserve"> section </w:t>
      </w:r>
      <w:r w:rsidR="00194F1E">
        <w:fldChar w:fldCharType="begin"/>
      </w:r>
      <w:r w:rsidR="00483E3A">
        <w:instrText xml:space="preserve"> REF _Ref416204021 \r \h </w:instrText>
      </w:r>
      <w:r w:rsidR="00194F1E">
        <w:fldChar w:fldCharType="separate"/>
      </w:r>
      <w:r w:rsidR="00370B4E">
        <w:t>11.3.4</w:t>
      </w:r>
      <w:r w:rsidR="00194F1E">
        <w:fldChar w:fldCharType="end"/>
      </w:r>
      <w:r w:rsidR="000E0E84">
        <w:t>.</w:t>
      </w:r>
      <w:commentRangeEnd w:id="14080"/>
      <w:r w:rsidR="00CD0CD8">
        <w:rPr>
          <w:rStyle w:val="CommentReference"/>
          <w:lang w:val="en-US"/>
        </w:rPr>
        <w:commentReference w:id="14080"/>
      </w:r>
    </w:p>
    <w:p w14:paraId="61858DF5" w14:textId="77777777" w:rsidR="000E0E84" w:rsidRDefault="000E0E84" w:rsidP="007534BF">
      <w:pPr>
        <w:pStyle w:val="Heading3"/>
      </w:pPr>
      <w:bookmarkStart w:id="14084" w:name="_Toc509367253"/>
      <w:r>
        <w:t xml:space="preserve">Message </w:t>
      </w:r>
      <w:r w:rsidR="005157B2">
        <w:t>t</w:t>
      </w:r>
      <w:r>
        <w:t xml:space="preserve">ype and </w:t>
      </w:r>
      <w:r w:rsidR="005157B2">
        <w:t>h</w:t>
      </w:r>
      <w:r>
        <w:t>eader</w:t>
      </w:r>
      <w:bookmarkEnd w:id="14084"/>
    </w:p>
    <w:p w14:paraId="5BA3E33E" w14:textId="77777777" w:rsidR="000E0E84" w:rsidRDefault="000E0E84" w:rsidP="000E0E84">
      <w:pPr>
        <w:pStyle w:val="PARAGRAPH"/>
      </w:pPr>
      <w:r>
        <w:t xml:space="preserve">The message type transported between Client and Server shall be </w:t>
      </w:r>
      <w:r w:rsidR="005157B2">
        <w:t>a n</w:t>
      </w:r>
      <w:r>
        <w:t>on-</w:t>
      </w:r>
      <w:r w:rsidR="005157B2">
        <w:t>c</w:t>
      </w:r>
      <w:r>
        <w:t>onfirmable message (</w:t>
      </w:r>
      <w:proofErr w:type="gramStart"/>
      <w:r>
        <w:t>NON</w:t>
      </w:r>
      <w:proofErr w:type="gramEnd"/>
      <w:r>
        <w:t xml:space="preserve">). The protocol stack used in this scenario </w:t>
      </w:r>
      <w:r w:rsidR="003D37A1">
        <w:t xml:space="preserve">should </w:t>
      </w:r>
      <w:r>
        <w:t xml:space="preserve">be as described in </w:t>
      </w:r>
      <w:r w:rsidR="005157B2">
        <w:t>s</w:t>
      </w:r>
      <w:r>
        <w:t xml:space="preserve">ection 3 in </w:t>
      </w:r>
      <w:r w:rsidR="00194F1E">
        <w:rPr>
          <w:highlight w:val="yellow"/>
        </w:rPr>
        <w:fldChar w:fldCharType="begin"/>
      </w:r>
      <w:r w:rsidR="00570BCA">
        <w:instrText xml:space="preserve"> REF ref_IETF_core_coap_tcp_tls \h </w:instrText>
      </w:r>
      <w:r w:rsidR="00194F1E">
        <w:rPr>
          <w:highlight w:val="yellow"/>
        </w:rPr>
      </w:r>
      <w:r w:rsidR="00194F1E">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194F1E">
        <w:rPr>
          <w:highlight w:val="yellow"/>
        </w:rPr>
        <w:fldChar w:fldCharType="end"/>
      </w:r>
      <w:r>
        <w:t xml:space="preserve">. </w:t>
      </w:r>
    </w:p>
    <w:p w14:paraId="3951A94D" w14:textId="77777777" w:rsidR="000E0E84" w:rsidRDefault="000E0E84" w:rsidP="000E0E84">
      <w:pPr>
        <w:pStyle w:val="PARAGRAPH"/>
      </w:pPr>
      <w:r>
        <w:t xml:space="preserve">The CoAP header as described in </w:t>
      </w:r>
      <w:r w:rsidR="005157B2">
        <w:t>f</w:t>
      </w:r>
      <w:r>
        <w:t xml:space="preserve">igure </w:t>
      </w:r>
      <w:r w:rsidR="00663EDA">
        <w:t>6</w:t>
      </w:r>
      <w:r>
        <w:t xml:space="preserve"> in </w:t>
      </w:r>
      <w:r w:rsidR="00194F1E">
        <w:rPr>
          <w:highlight w:val="yellow"/>
        </w:rPr>
        <w:fldChar w:fldCharType="begin"/>
      </w:r>
      <w:r w:rsidR="00570BCA">
        <w:instrText xml:space="preserve"> REF ref_IETF_core_coap_tcp_tls \h </w:instrText>
      </w:r>
      <w:r w:rsidR="00194F1E">
        <w:rPr>
          <w:highlight w:val="yellow"/>
        </w:rPr>
      </w:r>
      <w:r w:rsidR="00194F1E">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194F1E">
        <w:rPr>
          <w:highlight w:val="yellow"/>
        </w:rPr>
        <w:fldChar w:fldCharType="end"/>
      </w:r>
      <w:r>
        <w:t xml:space="preserve"> </w:t>
      </w:r>
      <w:r w:rsidR="003D37A1">
        <w:t xml:space="preserve">should </w:t>
      </w:r>
      <w:r>
        <w:t xml:space="preserve">be used for messages transmitted between </w:t>
      </w:r>
      <w:r w:rsidR="005157B2">
        <w:t xml:space="preserve">a </w:t>
      </w:r>
      <w:r>
        <w:t xml:space="preserve">Client and </w:t>
      </w:r>
      <w:r w:rsidR="005157B2">
        <w:t xml:space="preserve">a </w:t>
      </w:r>
      <w:r>
        <w:t xml:space="preserve">Server. </w:t>
      </w:r>
      <w:r w:rsidR="005157B2">
        <w:t>A Device</w:t>
      </w:r>
      <w:r>
        <w:t xml:space="preserve"> </w:t>
      </w:r>
      <w:r w:rsidR="003D37A1">
        <w:t xml:space="preserve">should </w:t>
      </w:r>
      <w:r>
        <w:t xml:space="preserve">use “Alternative L3” as </w:t>
      </w:r>
      <w:r w:rsidR="005157B2">
        <w:t>defined</w:t>
      </w:r>
      <w:r>
        <w:t xml:space="preserve"> in </w:t>
      </w:r>
      <w:r w:rsidR="00194F1E">
        <w:rPr>
          <w:highlight w:val="yellow"/>
        </w:rPr>
        <w:fldChar w:fldCharType="begin"/>
      </w:r>
      <w:r w:rsidR="00570BCA">
        <w:instrText xml:space="preserve"> REF ref_IETF_core_coap_tcp_tls \h </w:instrText>
      </w:r>
      <w:r w:rsidR="00194F1E">
        <w:rPr>
          <w:highlight w:val="yellow"/>
        </w:rPr>
      </w:r>
      <w:r w:rsidR="00194F1E">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194F1E">
        <w:rPr>
          <w:highlight w:val="yellow"/>
        </w:rPr>
        <w:fldChar w:fldCharType="end"/>
      </w:r>
      <w:r>
        <w:t>.</w:t>
      </w:r>
    </w:p>
    <w:p w14:paraId="0CD8B868" w14:textId="77777777" w:rsidR="000E0E84" w:rsidRDefault="000E0E84" w:rsidP="007534BF">
      <w:pPr>
        <w:pStyle w:val="Heading3"/>
      </w:pPr>
      <w:bookmarkStart w:id="14085" w:name="_Toc509367254"/>
      <w:r>
        <w:t xml:space="preserve">URI </w:t>
      </w:r>
      <w:r w:rsidR="005157B2">
        <w:t>s</w:t>
      </w:r>
      <w:r>
        <w:t>cheme</w:t>
      </w:r>
      <w:bookmarkEnd w:id="14085"/>
    </w:p>
    <w:p w14:paraId="7127218E" w14:textId="77777777" w:rsidR="000E0E84" w:rsidRDefault="000E0E84" w:rsidP="000E0E84">
      <w:pPr>
        <w:pStyle w:val="PARAGRAPH"/>
      </w:pPr>
      <w:r>
        <w:t xml:space="preserve">The URI </w:t>
      </w:r>
      <w:r w:rsidR="005157B2">
        <w:t>s</w:t>
      </w:r>
      <w:r>
        <w:t xml:space="preserve">cheme used shall be as defined in </w:t>
      </w:r>
      <w:r w:rsidR="005157B2">
        <w:t>s</w:t>
      </w:r>
      <w:r>
        <w:t xml:space="preserve">ection 6 in </w:t>
      </w:r>
      <w:r w:rsidR="00194F1E">
        <w:rPr>
          <w:highlight w:val="yellow"/>
        </w:rPr>
        <w:fldChar w:fldCharType="begin"/>
      </w:r>
      <w:r w:rsidR="00570BCA">
        <w:instrText xml:space="preserve"> REF ref_IETF_core_coap_tcp_tls \h </w:instrText>
      </w:r>
      <w:r w:rsidR="00194F1E">
        <w:rPr>
          <w:highlight w:val="yellow"/>
        </w:rPr>
      </w:r>
      <w:r w:rsidR="00194F1E">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194F1E">
        <w:rPr>
          <w:highlight w:val="yellow"/>
        </w:rPr>
        <w:fldChar w:fldCharType="end"/>
      </w:r>
      <w:r>
        <w:t xml:space="preserve">. </w:t>
      </w:r>
    </w:p>
    <w:p w14:paraId="053F3223" w14:textId="77777777" w:rsidR="000E0E84" w:rsidRDefault="000E0E84" w:rsidP="000E0E84">
      <w:pPr>
        <w:pStyle w:val="PARAGRAPH"/>
      </w:pPr>
      <w:r>
        <w:t xml:space="preserve">For </w:t>
      </w:r>
      <w:r w:rsidR="005157B2">
        <w:t xml:space="preserve">the </w:t>
      </w:r>
      <w:r>
        <w:t xml:space="preserve">“coaps+tcp” URI scheme the “TLS Application Layer Protocol Negotiation Extension” </w:t>
      </w:r>
      <w:r w:rsidR="00194F1E">
        <w:rPr>
          <w:highlight w:val="yellow"/>
        </w:rPr>
        <w:fldChar w:fldCharType="begin"/>
      </w:r>
      <w:r w:rsidR="00570BCA">
        <w:instrText xml:space="preserve"> REF ref_RFC_7301 \h </w:instrText>
      </w:r>
      <w:r w:rsidR="00194F1E">
        <w:rPr>
          <w:highlight w:val="yellow"/>
        </w:rPr>
      </w:r>
      <w:r w:rsidR="00194F1E">
        <w:rPr>
          <w:highlight w:val="yellow"/>
        </w:rPr>
        <w:fldChar w:fldCharType="separate"/>
      </w:r>
      <w:r w:rsidR="00370B4E">
        <w:t>IETF RFC 7301</w:t>
      </w:r>
      <w:r w:rsidR="00194F1E">
        <w:rPr>
          <w:highlight w:val="yellow"/>
        </w:rPr>
        <w:fldChar w:fldCharType="end"/>
      </w:r>
      <w:r>
        <w:t xml:space="preserve"> shall be used.</w:t>
      </w:r>
    </w:p>
    <w:p w14:paraId="64730B68" w14:textId="77777777" w:rsidR="000E0E84" w:rsidRDefault="000E0E84" w:rsidP="007534BF">
      <w:pPr>
        <w:pStyle w:val="Heading3"/>
      </w:pPr>
      <w:bookmarkStart w:id="14086" w:name="_Ref490162756"/>
      <w:bookmarkStart w:id="14087" w:name="_Toc509367255"/>
      <w:r>
        <w:lastRenderedPageBreak/>
        <w:t>KeepAlive</w:t>
      </w:r>
      <w:bookmarkEnd w:id="14086"/>
      <w:bookmarkEnd w:id="14087"/>
    </w:p>
    <w:p w14:paraId="2C897271" w14:textId="77777777" w:rsidR="00095A5D" w:rsidRPr="00095A5D" w:rsidRDefault="00095A5D" w:rsidP="007534BF">
      <w:pPr>
        <w:pStyle w:val="Heading4"/>
      </w:pPr>
      <w:r>
        <w:t>Overview</w:t>
      </w:r>
    </w:p>
    <w:p w14:paraId="2FF834D7" w14:textId="77777777" w:rsidR="000E0E84" w:rsidRDefault="000E0E84" w:rsidP="000E0E84">
      <w:pPr>
        <w:pStyle w:val="PARAGRAPH"/>
      </w:pPr>
      <w:r>
        <w:t xml:space="preserve">In order to ensure that the connection between </w:t>
      </w:r>
      <w:r w:rsidR="008A4FD7">
        <w:t>a</w:t>
      </w:r>
      <w:r>
        <w:t xml:space="preserve"> </w:t>
      </w:r>
      <w:r w:rsidR="008A4FD7">
        <w:t>D</w:t>
      </w:r>
      <w:r>
        <w:t>evice</w:t>
      </w:r>
      <w:r w:rsidR="007534BF">
        <w:t>s</w:t>
      </w:r>
      <w:r>
        <w:t xml:space="preserve"> is maintained</w:t>
      </w:r>
      <w:r w:rsidR="008A4FD7">
        <w:t>,</w:t>
      </w:r>
      <w:r>
        <w:t xml:space="preserve"> when using CoAP </w:t>
      </w:r>
      <w:r w:rsidR="008A4FD7">
        <w:t>s</w:t>
      </w:r>
      <w:r>
        <w:t xml:space="preserve">erialization over TCP, </w:t>
      </w:r>
      <w:r w:rsidR="008A4FD7">
        <w:t>a D</w:t>
      </w:r>
      <w:r>
        <w:t xml:space="preserve">evice </w:t>
      </w:r>
      <w:r w:rsidR="008A4FD7">
        <w:t>that</w:t>
      </w:r>
      <w:r>
        <w:t xml:space="preserve"> initiated the connection </w:t>
      </w:r>
      <w:r w:rsidR="008A4FD7">
        <w:t>should</w:t>
      </w:r>
      <w:r>
        <w:t xml:space="preserve"> send application layer KeepAlive messages. The reasons to support application layer KeepAlive are</w:t>
      </w:r>
      <w:r w:rsidR="008A4FD7">
        <w:t xml:space="preserve"> as follows:</w:t>
      </w:r>
    </w:p>
    <w:p w14:paraId="600FE323" w14:textId="77777777" w:rsidR="000E0E84" w:rsidRDefault="000E0E84" w:rsidP="008A4FD7">
      <w:pPr>
        <w:pStyle w:val="ListBullet"/>
      </w:pPr>
      <w:r>
        <w:t xml:space="preserve">TCP KeepAlive only guarantees that </w:t>
      </w:r>
      <w:r w:rsidR="008A4FD7">
        <w:t xml:space="preserve">a </w:t>
      </w:r>
      <w:r>
        <w:t xml:space="preserve">connection is alive at </w:t>
      </w:r>
      <w:r w:rsidR="008A4FD7">
        <w:t xml:space="preserve">the </w:t>
      </w:r>
      <w:r>
        <w:t>network layer</w:t>
      </w:r>
      <w:r w:rsidR="008A4FD7">
        <w:t>,</w:t>
      </w:r>
      <w:r>
        <w:t xml:space="preserve"> but not at </w:t>
      </w:r>
      <w:r w:rsidR="008A4FD7">
        <w:t xml:space="preserve">the </w:t>
      </w:r>
      <w:r>
        <w:t>application layer</w:t>
      </w:r>
    </w:p>
    <w:p w14:paraId="5C89970C" w14:textId="77777777" w:rsidR="00C56CA8" w:rsidRDefault="000E0E84" w:rsidP="008A4FD7">
      <w:pPr>
        <w:pStyle w:val="ListBullet"/>
      </w:pPr>
      <w:r>
        <w:t>Interval of TCP KeepAlive is configurable only using kernel parameters, and is OS dependent (</w:t>
      </w:r>
      <w:r w:rsidR="008A4FD7">
        <w:t xml:space="preserve">e.g., </w:t>
      </w:r>
      <w:r>
        <w:t>2 hours by default in Linux)</w:t>
      </w:r>
    </w:p>
    <w:p w14:paraId="25747F54" w14:textId="77777777" w:rsidR="00450564" w:rsidRDefault="00095A5D" w:rsidP="007534BF">
      <w:pPr>
        <w:pStyle w:val="Heading4"/>
      </w:pPr>
      <w:r>
        <w:t>Keep</w:t>
      </w:r>
      <w:r w:rsidR="00450564">
        <w:t>Alive Mechanism</w:t>
      </w:r>
    </w:p>
    <w:p w14:paraId="01457670" w14:textId="77777777" w:rsidR="007534BF" w:rsidRPr="00095A5D" w:rsidRDefault="00450564" w:rsidP="007534BF">
      <w:pPr>
        <w:pStyle w:val="PARAGRAPH"/>
      </w:pPr>
      <w:r>
        <w:t xml:space="preserve">Devices supporting CoAP over TCP </w:t>
      </w:r>
      <w:r w:rsidR="00ED73D3">
        <w:t>s</w:t>
      </w:r>
      <w:r w:rsidR="007534BF">
        <w:t xml:space="preserve">hould use Ping and Pong messages as described in </w:t>
      </w:r>
      <w:r w:rsidR="007534BF">
        <w:rPr>
          <w:highlight w:val="yellow"/>
        </w:rPr>
        <w:fldChar w:fldCharType="begin"/>
      </w:r>
      <w:r w:rsidR="007534BF">
        <w:instrText xml:space="preserve"> REF ref_IETF_core_coap_tcp_tls \h </w:instrText>
      </w:r>
      <w:r w:rsidR="007534BF">
        <w:rPr>
          <w:highlight w:val="yellow"/>
        </w:rPr>
      </w:r>
      <w:r w:rsidR="007534BF">
        <w:rPr>
          <w:highlight w:val="yellow"/>
        </w:rPr>
        <w:fldChar w:fldCharType="separate"/>
      </w:r>
      <w:r w:rsidR="00370B4E" w:rsidRPr="00570BCA">
        <w:rPr>
          <w:rStyle w:val="Hyperlink"/>
          <w:color w:val="auto"/>
          <w:u w:val="none"/>
          <w:lang w:bidi="he-IL"/>
        </w:rPr>
        <w:t>IETF </w:t>
      </w:r>
      <w:r w:rsidR="00370B4E" w:rsidRPr="006B3A8F">
        <w:rPr>
          <w:rStyle w:val="Hyperlink"/>
          <w:color w:val="auto"/>
          <w:u w:val="none"/>
          <w:lang w:bidi="he-IL"/>
        </w:rPr>
        <w:t>draft-ietf-core-coap-tcp-tls</w:t>
      </w:r>
      <w:r w:rsidR="00370B4E">
        <w:rPr>
          <w:rStyle w:val="Hyperlink"/>
          <w:color w:val="auto"/>
          <w:u w:val="none"/>
          <w:lang w:bidi="he-IL"/>
        </w:rPr>
        <w:t>-07</w:t>
      </w:r>
      <w:r w:rsidR="007534BF">
        <w:rPr>
          <w:highlight w:val="yellow"/>
        </w:rPr>
        <w:fldChar w:fldCharType="end"/>
      </w:r>
      <w:r>
        <w:t>.</w:t>
      </w:r>
    </w:p>
    <w:p w14:paraId="60DD4DA6" w14:textId="77777777" w:rsidR="00CE584C" w:rsidRDefault="00CE584C" w:rsidP="00A93E44">
      <w:pPr>
        <w:pStyle w:val="Heading3"/>
      </w:pPr>
      <w:bookmarkStart w:id="14088" w:name="_Toc411696066"/>
      <w:bookmarkStart w:id="14089" w:name="_Toc411704109"/>
      <w:bookmarkStart w:id="14090" w:name="_Toc411774809"/>
      <w:bookmarkStart w:id="14091" w:name="_Toc411797882"/>
      <w:bookmarkStart w:id="14092" w:name="_Toc411859228"/>
      <w:bookmarkStart w:id="14093" w:name="_Toc411861170"/>
      <w:bookmarkStart w:id="14094" w:name="_Toc412051852"/>
      <w:bookmarkStart w:id="14095" w:name="_Toc412052144"/>
      <w:bookmarkStart w:id="14096" w:name="_Toc412052436"/>
      <w:bookmarkStart w:id="14097" w:name="_Toc412052728"/>
      <w:bookmarkStart w:id="14098" w:name="_Toc412055812"/>
      <w:bookmarkStart w:id="14099" w:name="_Toc412060216"/>
      <w:bookmarkStart w:id="14100" w:name="_Toc412062487"/>
      <w:bookmarkStart w:id="14101" w:name="_Toc412071224"/>
      <w:bookmarkStart w:id="14102" w:name="_Toc412130818"/>
      <w:bookmarkStart w:id="14103" w:name="_Toc412304606"/>
      <w:bookmarkStart w:id="14104" w:name="_Toc412305126"/>
      <w:bookmarkStart w:id="14105" w:name="_Toc412314917"/>
      <w:bookmarkStart w:id="14106" w:name="_Toc412643238"/>
      <w:bookmarkStart w:id="14107" w:name="_Toc412657631"/>
      <w:bookmarkStart w:id="14108" w:name="_Toc412658553"/>
      <w:bookmarkStart w:id="14109" w:name="_Toc412734528"/>
      <w:bookmarkStart w:id="14110" w:name="_Toc411696067"/>
      <w:bookmarkStart w:id="14111" w:name="_Toc411704110"/>
      <w:bookmarkStart w:id="14112" w:name="_Toc411774810"/>
      <w:bookmarkStart w:id="14113" w:name="_Toc411797883"/>
      <w:bookmarkStart w:id="14114" w:name="_Toc411859229"/>
      <w:bookmarkStart w:id="14115" w:name="_Toc411861171"/>
      <w:bookmarkStart w:id="14116" w:name="_Toc412051853"/>
      <w:bookmarkStart w:id="14117" w:name="_Toc412052145"/>
      <w:bookmarkStart w:id="14118" w:name="_Toc412052437"/>
      <w:bookmarkStart w:id="14119" w:name="_Toc412052729"/>
      <w:bookmarkStart w:id="14120" w:name="_Toc412055813"/>
      <w:bookmarkStart w:id="14121" w:name="_Toc412060217"/>
      <w:bookmarkStart w:id="14122" w:name="_Toc412062488"/>
      <w:bookmarkStart w:id="14123" w:name="_Toc412071225"/>
      <w:bookmarkStart w:id="14124" w:name="_Toc412130819"/>
      <w:bookmarkStart w:id="14125" w:name="_Toc412304607"/>
      <w:bookmarkStart w:id="14126" w:name="_Toc412305127"/>
      <w:bookmarkStart w:id="14127" w:name="_Toc412314918"/>
      <w:bookmarkStart w:id="14128" w:name="_Toc412643239"/>
      <w:bookmarkStart w:id="14129" w:name="_Toc412657632"/>
      <w:bookmarkStart w:id="14130" w:name="_Toc412658554"/>
      <w:bookmarkStart w:id="14131" w:name="_Toc412734529"/>
      <w:bookmarkStart w:id="14132" w:name="_Toc416395715"/>
      <w:bookmarkStart w:id="14133" w:name="_Toc416395960"/>
      <w:bookmarkStart w:id="14134" w:name="_Toc416401187"/>
      <w:bookmarkStart w:id="14135" w:name="_Toc416401629"/>
      <w:bookmarkStart w:id="14136" w:name="_Toc416395716"/>
      <w:bookmarkStart w:id="14137" w:name="_Toc416395961"/>
      <w:bookmarkStart w:id="14138" w:name="_Toc416401188"/>
      <w:bookmarkStart w:id="14139" w:name="_Toc416401630"/>
      <w:bookmarkStart w:id="14140" w:name="_Toc416395717"/>
      <w:bookmarkStart w:id="14141" w:name="_Toc416395962"/>
      <w:bookmarkStart w:id="14142" w:name="_Toc416401189"/>
      <w:bookmarkStart w:id="14143" w:name="_Toc416401631"/>
      <w:bookmarkStart w:id="14144" w:name="_Toc416395718"/>
      <w:bookmarkStart w:id="14145" w:name="_Toc416395963"/>
      <w:bookmarkStart w:id="14146" w:name="_Toc416401190"/>
      <w:bookmarkStart w:id="14147" w:name="_Toc416401632"/>
      <w:bookmarkStart w:id="14148" w:name="_Toc416395719"/>
      <w:bookmarkStart w:id="14149" w:name="_Toc416395964"/>
      <w:bookmarkStart w:id="14150" w:name="_Toc416401191"/>
      <w:bookmarkStart w:id="14151" w:name="_Toc416401633"/>
      <w:bookmarkStart w:id="14152" w:name="_Toc416395720"/>
      <w:bookmarkStart w:id="14153" w:name="_Toc416395965"/>
      <w:bookmarkStart w:id="14154" w:name="_Toc416401192"/>
      <w:bookmarkStart w:id="14155" w:name="_Toc416401634"/>
      <w:bookmarkStart w:id="14156" w:name="_Toc416395721"/>
      <w:bookmarkStart w:id="14157" w:name="_Toc416395966"/>
      <w:bookmarkStart w:id="14158" w:name="_Toc416401193"/>
      <w:bookmarkStart w:id="14159" w:name="_Toc416401635"/>
      <w:bookmarkStart w:id="14160" w:name="_Toc416395722"/>
      <w:bookmarkStart w:id="14161" w:name="_Toc416395967"/>
      <w:bookmarkStart w:id="14162" w:name="_Toc416401194"/>
      <w:bookmarkStart w:id="14163" w:name="_Toc416401636"/>
      <w:bookmarkStart w:id="14164" w:name="_Toc416395723"/>
      <w:bookmarkStart w:id="14165" w:name="_Toc416395968"/>
      <w:bookmarkStart w:id="14166" w:name="_Toc416401195"/>
      <w:bookmarkStart w:id="14167" w:name="_Toc416401637"/>
      <w:bookmarkStart w:id="14168" w:name="_Toc416395724"/>
      <w:bookmarkStart w:id="14169" w:name="_Toc416395969"/>
      <w:bookmarkStart w:id="14170" w:name="_Toc416401196"/>
      <w:bookmarkStart w:id="14171" w:name="_Toc416401638"/>
      <w:bookmarkStart w:id="14172" w:name="_Toc416395725"/>
      <w:bookmarkStart w:id="14173" w:name="_Toc416395970"/>
      <w:bookmarkStart w:id="14174" w:name="_Toc416401197"/>
      <w:bookmarkStart w:id="14175" w:name="_Toc416401639"/>
      <w:bookmarkStart w:id="14176" w:name="_Toc416395726"/>
      <w:bookmarkStart w:id="14177" w:name="_Toc416395971"/>
      <w:bookmarkStart w:id="14178" w:name="_Toc416401198"/>
      <w:bookmarkStart w:id="14179" w:name="_Toc416401640"/>
      <w:bookmarkStart w:id="14180" w:name="_Toc416395727"/>
      <w:bookmarkStart w:id="14181" w:name="_Toc416395972"/>
      <w:bookmarkStart w:id="14182" w:name="_Toc416401199"/>
      <w:bookmarkStart w:id="14183" w:name="_Toc416401641"/>
      <w:bookmarkStart w:id="14184" w:name="_Toc416395728"/>
      <w:bookmarkStart w:id="14185" w:name="_Toc416395973"/>
      <w:bookmarkStart w:id="14186" w:name="_Toc416401200"/>
      <w:bookmarkStart w:id="14187" w:name="_Toc416401642"/>
      <w:bookmarkStart w:id="14188" w:name="_Toc416395729"/>
      <w:bookmarkStart w:id="14189" w:name="_Toc416395974"/>
      <w:bookmarkStart w:id="14190" w:name="_Toc416401201"/>
      <w:bookmarkStart w:id="14191" w:name="_Toc416401643"/>
      <w:bookmarkStart w:id="14192" w:name="_Toc416395730"/>
      <w:bookmarkStart w:id="14193" w:name="_Toc416395975"/>
      <w:bookmarkStart w:id="14194" w:name="_Toc416401202"/>
      <w:bookmarkStart w:id="14195" w:name="_Toc416401644"/>
      <w:bookmarkStart w:id="14196" w:name="_Toc416395746"/>
      <w:bookmarkStart w:id="14197" w:name="_Toc416395991"/>
      <w:bookmarkStart w:id="14198" w:name="_Toc416401218"/>
      <w:bookmarkStart w:id="14199" w:name="_Toc416401660"/>
      <w:bookmarkStart w:id="14200" w:name="_Toc416395747"/>
      <w:bookmarkStart w:id="14201" w:name="_Toc416395992"/>
      <w:bookmarkStart w:id="14202" w:name="_Toc416401219"/>
      <w:bookmarkStart w:id="14203" w:name="_Toc416401661"/>
      <w:bookmarkStart w:id="14204" w:name="_Toc416395748"/>
      <w:bookmarkStart w:id="14205" w:name="_Toc416395993"/>
      <w:bookmarkStart w:id="14206" w:name="_Toc416401220"/>
      <w:bookmarkStart w:id="14207" w:name="_Toc416401662"/>
      <w:bookmarkStart w:id="14208" w:name="_Toc416395749"/>
      <w:bookmarkStart w:id="14209" w:name="_Toc416395994"/>
      <w:bookmarkStart w:id="14210" w:name="_Toc416401221"/>
      <w:bookmarkStart w:id="14211" w:name="_Toc416401663"/>
      <w:bookmarkStart w:id="14212" w:name="_Toc416395750"/>
      <w:bookmarkStart w:id="14213" w:name="_Toc416395995"/>
      <w:bookmarkStart w:id="14214" w:name="_Toc416401222"/>
      <w:bookmarkStart w:id="14215" w:name="_Toc416401664"/>
      <w:bookmarkStart w:id="14216" w:name="_Toc416395751"/>
      <w:bookmarkStart w:id="14217" w:name="_Toc416395996"/>
      <w:bookmarkStart w:id="14218" w:name="_Toc416401223"/>
      <w:bookmarkStart w:id="14219" w:name="_Toc416401665"/>
      <w:bookmarkStart w:id="14220" w:name="_Toc416395785"/>
      <w:bookmarkStart w:id="14221" w:name="_Toc416396030"/>
      <w:bookmarkStart w:id="14222" w:name="_Toc416401257"/>
      <w:bookmarkStart w:id="14223" w:name="_Toc416401699"/>
      <w:bookmarkStart w:id="14224" w:name="_Toc450460404"/>
      <w:bookmarkStart w:id="14225" w:name="_Toc451282205"/>
      <w:bookmarkStart w:id="14226" w:name="_Toc451282547"/>
      <w:bookmarkStart w:id="14227" w:name="_Toc451282889"/>
      <w:bookmarkStart w:id="14228" w:name="_Toc453923073"/>
      <w:bookmarkStart w:id="14229" w:name="_Toc453923618"/>
      <w:bookmarkStart w:id="14230" w:name="_Toc453923963"/>
      <w:bookmarkStart w:id="14231" w:name="_Toc453932765"/>
      <w:bookmarkStart w:id="14232" w:name="_Toc453933111"/>
      <w:bookmarkStart w:id="14233" w:name="_Toc453941215"/>
      <w:bookmarkStart w:id="14234" w:name="_Toc509367256"/>
      <w:bookmarkStart w:id="14235" w:name="_Ref476632279"/>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r>
        <w:t xml:space="preserve">CoAP </w:t>
      </w:r>
      <w:r w:rsidR="00ED1233">
        <w:t>n</w:t>
      </w:r>
      <w:r>
        <w:t>ative Cloud</w:t>
      </w:r>
      <w:bookmarkEnd w:id="14234"/>
    </w:p>
    <w:p w14:paraId="24F8C488" w14:textId="77777777" w:rsidR="00ED1233" w:rsidRDefault="00ED1233" w:rsidP="00A93E44">
      <w:pPr>
        <w:pStyle w:val="Heading4"/>
      </w:pPr>
      <w:r>
        <w:t>Overview</w:t>
      </w:r>
    </w:p>
    <w:p w14:paraId="76985192" w14:textId="77777777" w:rsidR="00CE584C" w:rsidRDefault="00CE584C" w:rsidP="00A93E44">
      <w:pPr>
        <w:pStyle w:val="PARAGRAPH"/>
        <w:rPr>
          <w:lang w:eastAsia="ko-KR"/>
        </w:rPr>
      </w:pPr>
      <w:r w:rsidRPr="00A93E44">
        <w:rPr>
          <w:rFonts w:hint="eastAsia"/>
        </w:rPr>
        <w:t>CoAP</w:t>
      </w:r>
      <w:r>
        <w:rPr>
          <w:rFonts w:hint="eastAsia"/>
          <w:lang w:eastAsia="ko-KR"/>
        </w:rPr>
        <w:t xml:space="preserve"> native Cloud</w:t>
      </w:r>
      <w:r>
        <w:rPr>
          <w:lang w:eastAsia="ko-KR"/>
        </w:rPr>
        <w:t xml:space="preserve"> extends the use of CoAP </w:t>
      </w:r>
      <w:r>
        <w:rPr>
          <w:rFonts w:hint="eastAsia"/>
          <w:lang w:eastAsia="ko-KR"/>
        </w:rPr>
        <w:t xml:space="preserve">to reach a native </w:t>
      </w:r>
      <w:r>
        <w:rPr>
          <w:lang w:eastAsia="ko-KR"/>
        </w:rPr>
        <w:t>C</w:t>
      </w:r>
      <w:r>
        <w:rPr>
          <w:rFonts w:hint="eastAsia"/>
          <w:lang w:eastAsia="ko-KR"/>
        </w:rPr>
        <w:t xml:space="preserve">loud service without the need of a </w:t>
      </w:r>
      <w:r>
        <w:rPr>
          <w:lang w:eastAsia="ko-KR"/>
        </w:rPr>
        <w:t>h</w:t>
      </w:r>
      <w:r>
        <w:rPr>
          <w:rFonts w:hint="eastAsia"/>
          <w:lang w:eastAsia="ko-KR"/>
        </w:rPr>
        <w:t xml:space="preserve">ub or </w:t>
      </w:r>
      <w:r>
        <w:rPr>
          <w:lang w:eastAsia="ko-KR"/>
        </w:rPr>
        <w:t>g</w:t>
      </w:r>
      <w:r>
        <w:rPr>
          <w:rFonts w:hint="eastAsia"/>
          <w:lang w:eastAsia="ko-KR"/>
        </w:rPr>
        <w:t>ateway by utilizing following feature</w:t>
      </w:r>
      <w:r>
        <w:rPr>
          <w:lang w:eastAsia="ko-KR"/>
        </w:rPr>
        <w:t>s</w:t>
      </w:r>
      <w:r>
        <w:rPr>
          <w:rFonts w:hint="eastAsia"/>
          <w:lang w:eastAsia="ko-KR"/>
        </w:rPr>
        <w:t xml:space="preserve"> </w:t>
      </w:r>
    </w:p>
    <w:p w14:paraId="4C7E48C5" w14:textId="77777777" w:rsidR="00CE584C" w:rsidRPr="00D76A2E" w:rsidRDefault="00CE584C" w:rsidP="00A93E44">
      <w:pPr>
        <w:pStyle w:val="ListBullet"/>
        <w:rPr>
          <w:lang w:eastAsia="ko-KR"/>
        </w:rPr>
      </w:pPr>
      <w:r w:rsidRPr="00D76A2E">
        <w:rPr>
          <w:lang w:eastAsia="ko-KR"/>
        </w:rPr>
        <w:t>CoAP over TCP protocol</w:t>
      </w:r>
      <w:r>
        <w:rPr>
          <w:rFonts w:hint="eastAsia"/>
          <w:lang w:eastAsia="ko-KR"/>
        </w:rPr>
        <w:t xml:space="preserve"> </w:t>
      </w:r>
      <w:r>
        <w:rPr>
          <w:lang w:eastAsia="ko-KR"/>
        </w:rPr>
        <w:t xml:space="preserve">defined in section </w:t>
      </w:r>
      <w:r>
        <w:rPr>
          <w:lang w:eastAsia="ko-KR"/>
        </w:rPr>
        <w:fldChar w:fldCharType="begin"/>
      </w:r>
      <w:r>
        <w:rPr>
          <w:lang w:eastAsia="ko-KR"/>
        </w:rPr>
        <w:instrText xml:space="preserve"> REF _Ref490162725 \r \h </w:instrText>
      </w:r>
      <w:r>
        <w:rPr>
          <w:lang w:eastAsia="ko-KR"/>
        </w:rPr>
      </w:r>
      <w:r>
        <w:rPr>
          <w:lang w:eastAsia="ko-KR"/>
        </w:rPr>
        <w:fldChar w:fldCharType="separate"/>
      </w:r>
      <w:r w:rsidR="00370B4E">
        <w:rPr>
          <w:lang w:eastAsia="ko-KR"/>
        </w:rPr>
        <w:t>12.3</w:t>
      </w:r>
      <w:r>
        <w:rPr>
          <w:lang w:eastAsia="ko-KR"/>
        </w:rPr>
        <w:fldChar w:fldCharType="end"/>
      </w:r>
    </w:p>
    <w:p w14:paraId="23BA9BCA" w14:textId="77777777" w:rsidR="00CE584C" w:rsidRPr="00D76A2E" w:rsidRDefault="00CE584C" w:rsidP="00A93E44">
      <w:pPr>
        <w:pStyle w:val="ListBullet"/>
        <w:rPr>
          <w:lang w:eastAsia="ko-KR"/>
        </w:rPr>
      </w:pPr>
      <w:r w:rsidRPr="00D76A2E">
        <w:rPr>
          <w:lang w:eastAsia="ko-KR"/>
        </w:rPr>
        <w:t>Keep-Alive</w:t>
      </w:r>
      <w:r>
        <w:rPr>
          <w:rFonts w:hint="eastAsia"/>
          <w:lang w:eastAsia="ko-KR"/>
        </w:rPr>
        <w:t xml:space="preserve"> </w:t>
      </w:r>
      <w:r>
        <w:rPr>
          <w:lang w:eastAsia="ko-KR"/>
        </w:rPr>
        <w:t xml:space="preserve">defined in section </w:t>
      </w:r>
      <w:r>
        <w:rPr>
          <w:lang w:eastAsia="ko-KR"/>
        </w:rPr>
        <w:fldChar w:fldCharType="begin"/>
      </w:r>
      <w:r>
        <w:rPr>
          <w:lang w:eastAsia="ko-KR"/>
        </w:rPr>
        <w:instrText xml:space="preserve"> REF _Ref490162756 \r \h </w:instrText>
      </w:r>
      <w:r>
        <w:rPr>
          <w:lang w:eastAsia="ko-KR"/>
        </w:rPr>
      </w:r>
      <w:r>
        <w:rPr>
          <w:lang w:eastAsia="ko-KR"/>
        </w:rPr>
        <w:fldChar w:fldCharType="separate"/>
      </w:r>
      <w:r w:rsidR="00370B4E">
        <w:rPr>
          <w:lang w:eastAsia="ko-KR"/>
        </w:rPr>
        <w:t>12.3.5</w:t>
      </w:r>
      <w:r>
        <w:rPr>
          <w:lang w:eastAsia="ko-KR"/>
        </w:rPr>
        <w:fldChar w:fldCharType="end"/>
      </w:r>
    </w:p>
    <w:p w14:paraId="48F74F47" w14:textId="77777777" w:rsidR="00CE584C" w:rsidRDefault="00CE584C" w:rsidP="00A93E44">
      <w:pPr>
        <w:pStyle w:val="ListBullet"/>
        <w:rPr>
          <w:lang w:eastAsia="ko-KR"/>
        </w:rPr>
      </w:pPr>
      <w:r w:rsidRPr="00D76A2E">
        <w:rPr>
          <w:lang w:eastAsia="ko-KR"/>
        </w:rPr>
        <w:t>Resource Directory</w:t>
      </w:r>
      <w:r>
        <w:rPr>
          <w:rFonts w:hint="eastAsia"/>
          <w:lang w:eastAsia="ko-KR"/>
        </w:rPr>
        <w:t xml:space="preserve"> </w:t>
      </w:r>
      <w:r>
        <w:rPr>
          <w:lang w:eastAsia="ko-KR"/>
        </w:rPr>
        <w:t xml:space="preserve">defined in section </w:t>
      </w:r>
      <w:r>
        <w:rPr>
          <w:lang w:eastAsia="ko-KR"/>
        </w:rPr>
        <w:fldChar w:fldCharType="begin"/>
      </w:r>
      <w:r>
        <w:rPr>
          <w:lang w:eastAsia="ko-KR"/>
        </w:rPr>
        <w:instrText xml:space="preserve"> REF _Ref490143243 \r \h </w:instrText>
      </w:r>
      <w:r>
        <w:rPr>
          <w:lang w:eastAsia="ko-KR"/>
        </w:rPr>
      </w:r>
      <w:r>
        <w:rPr>
          <w:lang w:eastAsia="ko-KR"/>
        </w:rPr>
        <w:fldChar w:fldCharType="separate"/>
      </w:r>
      <w:r w:rsidR="00370B4E">
        <w:rPr>
          <w:lang w:eastAsia="ko-KR"/>
        </w:rPr>
        <w:t>11.3.6</w:t>
      </w:r>
      <w:r>
        <w:rPr>
          <w:lang w:eastAsia="ko-KR"/>
        </w:rPr>
        <w:fldChar w:fldCharType="end"/>
      </w:r>
    </w:p>
    <w:p w14:paraId="52A927CA" w14:textId="77777777" w:rsidR="00ED1233" w:rsidRPr="000E0E1E" w:rsidRDefault="00ED1233" w:rsidP="00A93E44">
      <w:pPr>
        <w:pStyle w:val="Heading4"/>
      </w:pPr>
      <w:r>
        <w:t>Architecture flow</w:t>
      </w:r>
    </w:p>
    <w:p w14:paraId="3E6857C9" w14:textId="77777777" w:rsidR="00ED1233" w:rsidRDefault="00ED1233" w:rsidP="00A93E44">
      <w:pPr>
        <w:pStyle w:val="PARAGRAPH"/>
      </w:pPr>
      <w:r>
        <w:t xml:space="preserve">This section describes the operational flow </w:t>
      </w:r>
      <w:r w:rsidR="00966C25">
        <w:t>utilizing</w:t>
      </w:r>
      <w:r>
        <w:t xml:space="preserve"> CoAP native Cloud for Resource discovery</w:t>
      </w:r>
      <w:r w:rsidR="007726E1">
        <w:t xml:space="preserve"> and endpoint routing</w:t>
      </w:r>
      <w:r>
        <w:t>.</w:t>
      </w:r>
    </w:p>
    <w:p w14:paraId="4E1CF2B7" w14:textId="77777777" w:rsidR="00370B4E" w:rsidRDefault="007726E1" w:rsidP="009B211F">
      <w:pPr>
        <w:pStyle w:val="FIGURE"/>
      </w:pPr>
      <w:r>
        <w:lastRenderedPageBreak/>
        <w:fldChar w:fldCharType="begin"/>
      </w:r>
      <w:r>
        <w:instrText xml:space="preserve"> REF _Ref490164061 \h </w:instrText>
      </w:r>
      <w:r>
        <w:fldChar w:fldCharType="separate"/>
      </w:r>
      <w:r w:rsidR="00370B4E">
        <w:rPr>
          <w:noProof/>
          <w:lang w:eastAsia="en-US"/>
        </w:rPr>
        <w:drawing>
          <wp:inline distT="0" distB="0" distL="0" distR="0" wp14:anchorId="6611E160" wp14:editId="57001357">
            <wp:extent cx="5686425" cy="3657600"/>
            <wp:effectExtent l="0" t="0" r="9525" b="0"/>
            <wp:docPr id="136" name="Picture 1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89">
                      <a:extLst>
                        <a:ext uri="{28A0092B-C50C-407E-A947-70E740481C1C}">
                          <a14:useLocalDpi xmlns:a14="http://schemas.microsoft.com/office/drawing/2010/main" val="0"/>
                        </a:ext>
                      </a:extLst>
                    </a:blip>
                    <a:stretch>
                      <a:fillRect/>
                    </a:stretch>
                  </pic:blipFill>
                  <pic:spPr>
                    <a:xfrm>
                      <a:off x="0" y="0"/>
                      <a:ext cx="5686425" cy="3657600"/>
                    </a:xfrm>
                    <a:prstGeom prst="rect">
                      <a:avLst/>
                    </a:prstGeom>
                  </pic:spPr>
                </pic:pic>
              </a:graphicData>
            </a:graphic>
          </wp:inline>
        </w:drawing>
      </w:r>
    </w:p>
    <w:p w14:paraId="49D2C6D6" w14:textId="77777777" w:rsidR="00ED1233" w:rsidRDefault="00370B4E" w:rsidP="00A93E44">
      <w:pPr>
        <w:pStyle w:val="PARAGRAPH"/>
      </w:pPr>
      <w:r w:rsidRPr="00CF7590">
        <w:t>Figure</w:t>
      </w:r>
      <w:r>
        <w:t xml:space="preserve"> </w:t>
      </w:r>
      <w:r>
        <w:rPr>
          <w:noProof/>
        </w:rPr>
        <w:t>30</w:t>
      </w:r>
      <w:r w:rsidR="007726E1">
        <w:fldChar w:fldCharType="end"/>
      </w:r>
      <w:r w:rsidR="007726E1">
        <w:t xml:space="preserve"> </w:t>
      </w:r>
      <w:r w:rsidR="00ED1233">
        <w:t xml:space="preserve">illustrates </w:t>
      </w:r>
      <w:r w:rsidR="00ED1233" w:rsidRPr="00ED1233">
        <w:t xml:space="preserve">the case when a Client discovers the published </w:t>
      </w:r>
      <w:r w:rsidR="00ED1233">
        <w:t>R</w:t>
      </w:r>
      <w:r w:rsidR="00ED1233" w:rsidRPr="00ED1233">
        <w:t>esources on a Resource Directory</w:t>
      </w:r>
      <w:r w:rsidR="00ED1233">
        <w:t xml:space="preserve"> (RD)</w:t>
      </w:r>
      <w:r w:rsidR="00ED1233" w:rsidRPr="00ED1233">
        <w:t xml:space="preserve">. The </w:t>
      </w:r>
      <w:r w:rsidR="00ED1233">
        <w:t>RD</w:t>
      </w:r>
      <w:r w:rsidR="00ED1233" w:rsidRPr="00ED1233">
        <w:t xml:space="preserve"> responds with </w:t>
      </w:r>
      <w:r w:rsidR="00ED1233">
        <w:t>L</w:t>
      </w:r>
      <w:r w:rsidR="00ED1233" w:rsidRPr="00ED1233">
        <w:t xml:space="preserve">inks for the Resources on the Server. </w:t>
      </w:r>
      <w:r w:rsidR="00ED1233">
        <w:t xml:space="preserve">The </w:t>
      </w:r>
      <w:r w:rsidR="007726E1" w:rsidRPr="00B07E41">
        <w:rPr>
          <w:lang w:eastAsia="ko-KR"/>
        </w:rPr>
        <w:t>"</w:t>
      </w:r>
      <w:r w:rsidR="00ED1233" w:rsidRPr="00ED1233">
        <w:t>anchor</w:t>
      </w:r>
      <w:r w:rsidR="007726E1" w:rsidRPr="00B07E41">
        <w:rPr>
          <w:lang w:eastAsia="ko-KR"/>
        </w:rPr>
        <w:t>"</w:t>
      </w:r>
      <w:r w:rsidR="00ED1233" w:rsidRPr="00ED1233">
        <w:t xml:space="preserve"> </w:t>
      </w:r>
      <w:r w:rsidR="00ED1233">
        <w:t>P</w:t>
      </w:r>
      <w:r w:rsidR="00ED1233" w:rsidRPr="00ED1233">
        <w:t xml:space="preserve">roperty and </w:t>
      </w:r>
      <w:r w:rsidR="007726E1">
        <w:t xml:space="preserve">the </w:t>
      </w:r>
      <w:r w:rsidR="007726E1" w:rsidRPr="00B07E41">
        <w:rPr>
          <w:lang w:eastAsia="ko-KR"/>
        </w:rPr>
        <w:t>"</w:t>
      </w:r>
      <w:r w:rsidR="00ED1233" w:rsidRPr="00ED1233">
        <w:t>eps</w:t>
      </w:r>
      <w:r w:rsidR="007726E1" w:rsidRPr="00B07E41">
        <w:rPr>
          <w:lang w:eastAsia="ko-KR"/>
        </w:rPr>
        <w:t>"</w:t>
      </w:r>
      <w:r w:rsidR="00ED1233" w:rsidRPr="00ED1233">
        <w:t xml:space="preserve"> </w:t>
      </w:r>
      <w:r w:rsidR="00ED1233">
        <w:t>P</w:t>
      </w:r>
      <w:r w:rsidR="00ED1233" w:rsidRPr="00ED1233">
        <w:t xml:space="preserve">roperty in the response message imply the value of </w:t>
      </w:r>
      <w:r w:rsidR="00ED1233">
        <w:t xml:space="preserve">the </w:t>
      </w:r>
      <w:r w:rsidR="00ED1233" w:rsidRPr="00ED1233">
        <w:t xml:space="preserve">Cloud Interface. The value of </w:t>
      </w:r>
      <w:r w:rsidR="00ED1233">
        <w:t>the “</w:t>
      </w:r>
      <w:r w:rsidR="00ED1233" w:rsidRPr="00ED1233">
        <w:t>eps</w:t>
      </w:r>
      <w:r w:rsidR="00ED1233">
        <w:t>” Property</w:t>
      </w:r>
      <w:r w:rsidR="00ED1233" w:rsidRPr="00ED1233">
        <w:t xml:space="preserve"> can be the address of Cloud Interface.</w:t>
      </w:r>
    </w:p>
    <w:p w14:paraId="3622EB6A" w14:textId="77777777" w:rsidR="007726E1" w:rsidRDefault="007726E1" w:rsidP="00A93E44">
      <w:pPr>
        <w:pStyle w:val="FIGURE"/>
      </w:pPr>
    </w:p>
    <w:p w14:paraId="74AE1C05" w14:textId="77777777" w:rsidR="00B200A4" w:rsidRPr="00D53754" w:rsidRDefault="00B200A4" w:rsidP="009B211F">
      <w:pPr>
        <w:pStyle w:val="PlantUML"/>
      </w:pPr>
      <w:r w:rsidRPr="00D53754">
        <w:t>@startuml</w:t>
      </w:r>
    </w:p>
    <w:p w14:paraId="5675D5D7" w14:textId="77777777" w:rsidR="00B200A4" w:rsidRPr="00B200A4" w:rsidRDefault="00B200A4" w:rsidP="009B211F">
      <w:pPr>
        <w:pStyle w:val="PlantUML"/>
      </w:pPr>
      <w:r w:rsidRPr="00B200A4">
        <w:t>hide footbox</w:t>
      </w:r>
    </w:p>
    <w:p w14:paraId="019973D9" w14:textId="77777777" w:rsidR="00B200A4" w:rsidRPr="00B200A4" w:rsidRDefault="00B200A4" w:rsidP="009B211F">
      <w:pPr>
        <w:pStyle w:val="PlantUML"/>
      </w:pPr>
    </w:p>
    <w:p w14:paraId="76FDFE08" w14:textId="77777777" w:rsidR="00B200A4" w:rsidRPr="00B200A4" w:rsidRDefault="00B200A4" w:rsidP="009B211F">
      <w:pPr>
        <w:pStyle w:val="PlantUML"/>
      </w:pPr>
      <w:r w:rsidRPr="00B200A4">
        <w:t xml:space="preserve">participant "Client" as Client </w:t>
      </w:r>
    </w:p>
    <w:p w14:paraId="09076D93" w14:textId="77777777" w:rsidR="00B200A4" w:rsidRPr="00B200A4" w:rsidRDefault="00B200A4" w:rsidP="009B211F">
      <w:pPr>
        <w:pStyle w:val="PlantUML"/>
      </w:pPr>
      <w:r w:rsidRPr="00B200A4">
        <w:t>participant "Resource Directory" as RD</w:t>
      </w:r>
    </w:p>
    <w:p w14:paraId="7D03585F" w14:textId="77777777" w:rsidR="00B200A4" w:rsidRPr="00B200A4" w:rsidRDefault="00B200A4" w:rsidP="009B211F">
      <w:pPr>
        <w:pStyle w:val="PlantUML"/>
      </w:pPr>
    </w:p>
    <w:p w14:paraId="046228A8" w14:textId="77777777" w:rsidR="00B200A4" w:rsidRPr="00B200A4" w:rsidRDefault="00B200A4" w:rsidP="009B211F">
      <w:pPr>
        <w:pStyle w:val="PlantUML"/>
      </w:pPr>
      <w:r w:rsidRPr="00B200A4">
        <w:t>Client-&gt;RD: 1 GET /oic/res?rt=oic.r.switch.binary</w:t>
      </w:r>
    </w:p>
    <w:p w14:paraId="44BE5720" w14:textId="77777777" w:rsidR="00B200A4" w:rsidRPr="00B200A4" w:rsidRDefault="00B200A4" w:rsidP="009B211F">
      <w:pPr>
        <w:pStyle w:val="PlantUML"/>
      </w:pPr>
      <w:r w:rsidRPr="00B200A4">
        <w:t>RD-&gt;RD: 2 Find resource</w:t>
      </w:r>
    </w:p>
    <w:p w14:paraId="552132E7" w14:textId="77777777" w:rsidR="00B200A4" w:rsidRPr="00B200A4" w:rsidRDefault="00B200A4" w:rsidP="009B211F">
      <w:pPr>
        <w:pStyle w:val="PlantUML"/>
      </w:pPr>
      <w:r w:rsidRPr="00B200A4">
        <w:t>group No resources</w:t>
      </w:r>
    </w:p>
    <w:p w14:paraId="75AA9E4F" w14:textId="77777777" w:rsidR="00B200A4" w:rsidRPr="00B200A4" w:rsidRDefault="00B200A4" w:rsidP="009B211F">
      <w:pPr>
        <w:pStyle w:val="PlantUML"/>
      </w:pPr>
      <w:r w:rsidRPr="00B200A4">
        <w:t>RD-&gt;Client: 3 4.04 NOT found</w:t>
      </w:r>
    </w:p>
    <w:p w14:paraId="2D882719" w14:textId="77777777" w:rsidR="00B200A4" w:rsidRPr="00B200A4" w:rsidRDefault="00B200A4" w:rsidP="009B211F">
      <w:pPr>
        <w:pStyle w:val="PlantUML"/>
      </w:pPr>
      <w:r w:rsidRPr="00B200A4">
        <w:t>end</w:t>
      </w:r>
    </w:p>
    <w:p w14:paraId="5B50C139" w14:textId="77777777" w:rsidR="00B200A4" w:rsidRPr="00B200A4" w:rsidRDefault="00B200A4" w:rsidP="009B211F">
      <w:pPr>
        <w:pStyle w:val="PlantUML"/>
      </w:pPr>
      <w:r>
        <w:t>group Resources f</w:t>
      </w:r>
      <w:r w:rsidRPr="00B200A4">
        <w:t>ound</w:t>
      </w:r>
    </w:p>
    <w:p w14:paraId="44118B10" w14:textId="77777777" w:rsidR="00B200A4" w:rsidRPr="00B200A4" w:rsidRDefault="00B200A4" w:rsidP="009B211F">
      <w:pPr>
        <w:pStyle w:val="PlantUML"/>
      </w:pPr>
      <w:r w:rsidRPr="00B200A4">
        <w:t>RD-&gt;Client: \n    2.05 Content \n    [{ "anchor": "ocf://88b7 c7f0-4b51-4e0a;9faa-cfb429fd7f49", \n    "href": "/myLightSwitch", "rt": \n 4 ["oic.r.switch.binary"], "if": ["oic.if.a", "oic.if.baseline"], "p": {"bm": 3}, \n    "eps": [{"ep": "coaps://[fe80::b1d6]:22222"}]} \n    } \n    ]</w:t>
      </w:r>
    </w:p>
    <w:p w14:paraId="7010B91B" w14:textId="77777777" w:rsidR="00B200A4" w:rsidRPr="00D53754" w:rsidRDefault="00B200A4" w:rsidP="009B211F">
      <w:pPr>
        <w:pStyle w:val="PlantUML"/>
      </w:pPr>
      <w:r w:rsidRPr="00B200A4">
        <w:t>end</w:t>
      </w:r>
    </w:p>
    <w:p w14:paraId="4C9A27E9" w14:textId="77777777" w:rsidR="00B200A4" w:rsidRPr="00D53754" w:rsidRDefault="00B200A4" w:rsidP="009B211F">
      <w:pPr>
        <w:pStyle w:val="PlantUML"/>
        <w:rPr>
          <w:rFonts w:eastAsiaTheme="minorEastAsia"/>
          <w:lang w:eastAsia="ko-KR"/>
        </w:rPr>
      </w:pPr>
      <w:r w:rsidRPr="00D53754">
        <w:t>@enduml</w:t>
      </w:r>
    </w:p>
    <w:p w14:paraId="50F9ED16" w14:textId="77777777" w:rsidR="009B211F" w:rsidRDefault="009B211F" w:rsidP="009B211F">
      <w:pPr>
        <w:pStyle w:val="FIGURE"/>
      </w:pPr>
      <w:bookmarkStart w:id="14236" w:name="_Ref490164061"/>
      <w:r>
        <w:rPr>
          <w:noProof/>
          <w:lang w:eastAsia="en-US"/>
        </w:rPr>
        <w:lastRenderedPageBreak/>
        <w:drawing>
          <wp:inline distT="0" distB="0" distL="0" distR="0" wp14:anchorId="6611E160" wp14:editId="57001357">
            <wp:extent cx="5686425" cy="3657600"/>
            <wp:effectExtent l="0" t="0" r="9525" b="0"/>
            <wp:docPr id="229" name="Picture 2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89">
                      <a:extLst>
                        <a:ext uri="{28A0092B-C50C-407E-A947-70E740481C1C}">
                          <a14:useLocalDpi xmlns:a14="http://schemas.microsoft.com/office/drawing/2010/main" val="0"/>
                        </a:ext>
                      </a:extLst>
                    </a:blip>
                    <a:stretch>
                      <a:fillRect/>
                    </a:stretch>
                  </pic:blipFill>
                  <pic:spPr>
                    <a:xfrm>
                      <a:off x="0" y="0"/>
                      <a:ext cx="5686425" cy="3657600"/>
                    </a:xfrm>
                    <a:prstGeom prst="rect">
                      <a:avLst/>
                    </a:prstGeom>
                  </pic:spPr>
                </pic:pic>
              </a:graphicData>
            </a:graphic>
          </wp:inline>
        </w:drawing>
      </w:r>
    </w:p>
    <w:p w14:paraId="1F093DDC" w14:textId="77777777" w:rsidR="007726E1" w:rsidRDefault="007726E1" w:rsidP="00A93E44">
      <w:pPr>
        <w:pStyle w:val="FIGURE-title"/>
      </w:pPr>
      <w:bookmarkStart w:id="14237" w:name="_Toc509367545"/>
      <w:r w:rsidRPr="00CF7590">
        <w:t>Figure</w:t>
      </w:r>
      <w:r>
        <w:t xml:space="preserve"> </w:t>
      </w:r>
      <w:fldSimple w:instr=" SEQ Figure \* ARABIC ">
        <w:r w:rsidR="00370B4E">
          <w:rPr>
            <w:noProof/>
          </w:rPr>
          <w:t>30</w:t>
        </w:r>
      </w:fldSimple>
      <w:bookmarkEnd w:id="14236"/>
      <w:r>
        <w:rPr>
          <w:lang w:val="en-GB"/>
        </w:rPr>
        <w:t xml:space="preserve"> </w:t>
      </w:r>
      <w:r w:rsidRPr="007726E1">
        <w:rPr>
          <w:lang w:val="en-GB"/>
        </w:rPr>
        <w:t xml:space="preserve">Resource </w:t>
      </w:r>
      <w:r>
        <w:rPr>
          <w:lang w:val="en-GB"/>
        </w:rPr>
        <w:t>d</w:t>
      </w:r>
      <w:r w:rsidRPr="007726E1">
        <w:rPr>
          <w:lang w:val="en-GB"/>
        </w:rPr>
        <w:t>iscovery through OCF Cloud</w:t>
      </w:r>
      <w:bookmarkEnd w:id="14237"/>
    </w:p>
    <w:p w14:paraId="36CA1135" w14:textId="77777777" w:rsidR="00370B4E" w:rsidRDefault="007726E1" w:rsidP="00370B4E">
      <w:pPr>
        <w:pStyle w:val="PARAGRAPH"/>
      </w:pPr>
      <w:r>
        <w:fldChar w:fldCharType="begin"/>
      </w:r>
      <w:r>
        <w:instrText xml:space="preserve"> REF _Ref490164113 \h </w:instrText>
      </w:r>
      <w:r w:rsidR="009B211F">
        <w:instrText xml:space="preserve"> \* MERGEFORMAT </w:instrText>
      </w:r>
      <w:r>
        <w:fldChar w:fldCharType="separate"/>
      </w:r>
      <w:r w:rsidR="00370B4E" w:rsidRPr="00370B4E">
        <w:rPr>
          <w:noProof/>
          <w:lang w:val="en-US" w:eastAsia="en-US"/>
        </w:rPr>
        <w:drawing>
          <wp:inline distT="0" distB="0" distL="0" distR="0" wp14:anchorId="520C3985" wp14:editId="3A07864C">
            <wp:extent cx="5943600" cy="2860556"/>
            <wp:effectExtent l="0" t="0" r="0" b="0"/>
            <wp:docPr id="137" name="Picture 13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860556"/>
                    </a:xfrm>
                    <a:prstGeom prst="rect">
                      <a:avLst/>
                    </a:prstGeom>
                  </pic:spPr>
                </pic:pic>
              </a:graphicData>
            </a:graphic>
          </wp:inline>
        </w:drawing>
      </w:r>
    </w:p>
    <w:p w14:paraId="77D1C288" w14:textId="77777777" w:rsidR="007726E1" w:rsidRDefault="00370B4E" w:rsidP="009B211F">
      <w:pPr>
        <w:pStyle w:val="PARAGRAPH"/>
      </w:pPr>
      <w:r w:rsidRPr="00CF7590">
        <w:rPr>
          <w:noProof/>
        </w:rPr>
        <w:t>Figure</w:t>
      </w:r>
      <w:r>
        <w:t xml:space="preserve"> </w:t>
      </w:r>
      <w:r>
        <w:rPr>
          <w:noProof/>
        </w:rPr>
        <w:t>31</w:t>
      </w:r>
      <w:r w:rsidR="007726E1">
        <w:fldChar w:fldCharType="end"/>
      </w:r>
      <w:r w:rsidR="007726E1" w:rsidRPr="007726E1">
        <w:t xml:space="preserve"> </w:t>
      </w:r>
      <w:r w:rsidR="007726E1">
        <w:t>illustrates</w:t>
      </w:r>
      <w:r w:rsidR="007726E1" w:rsidRPr="007726E1">
        <w:t xml:space="preserve"> the case when a Client accesses a Server. The Client sends message to Cloud Interface, then </w:t>
      </w:r>
      <w:r w:rsidR="007726E1">
        <w:t xml:space="preserve">the </w:t>
      </w:r>
      <w:r w:rsidR="007726E1" w:rsidRPr="007726E1">
        <w:t>Cloud Interface will route the packets to</w:t>
      </w:r>
      <w:r w:rsidR="007726E1">
        <w:t xml:space="preserve"> the Server. </w:t>
      </w:r>
      <w:r w:rsidR="007726E1" w:rsidRPr="007726E1">
        <w:t>The Cloud Interface maintains mapping table between URI and packet addressing information (ex, port number, socket id, etc).</w:t>
      </w:r>
    </w:p>
    <w:p w14:paraId="4520CB20" w14:textId="77777777" w:rsidR="00A3561E" w:rsidRPr="00D53754" w:rsidRDefault="00A3561E" w:rsidP="009B211F">
      <w:pPr>
        <w:pStyle w:val="PlantUML"/>
      </w:pPr>
      <w:r w:rsidRPr="00D53754">
        <w:t>@startuml</w:t>
      </w:r>
    </w:p>
    <w:p w14:paraId="161D5DE0" w14:textId="77777777" w:rsidR="00A3561E" w:rsidRDefault="00A3561E" w:rsidP="009B211F">
      <w:pPr>
        <w:pStyle w:val="PlantUML"/>
      </w:pPr>
      <w:r>
        <w:t>hide footbox</w:t>
      </w:r>
    </w:p>
    <w:p w14:paraId="7FA70648" w14:textId="77777777" w:rsidR="00A3561E" w:rsidRDefault="00A3561E" w:rsidP="009B211F">
      <w:pPr>
        <w:pStyle w:val="PlantUML"/>
      </w:pPr>
    </w:p>
    <w:p w14:paraId="45A8E2EE" w14:textId="77777777" w:rsidR="00A3561E" w:rsidRDefault="00A3561E" w:rsidP="009B211F">
      <w:pPr>
        <w:pStyle w:val="PlantUML"/>
      </w:pPr>
      <w:r>
        <w:lastRenderedPageBreak/>
        <w:t xml:space="preserve">participant "Client" as Client </w:t>
      </w:r>
    </w:p>
    <w:p w14:paraId="7B169827" w14:textId="77777777" w:rsidR="00A3561E" w:rsidRDefault="00A3561E" w:rsidP="009B211F">
      <w:pPr>
        <w:pStyle w:val="PlantUML"/>
      </w:pPr>
      <w:r>
        <w:t>participant "Server" as Server</w:t>
      </w:r>
    </w:p>
    <w:p w14:paraId="2CD80C40" w14:textId="77777777" w:rsidR="00A3561E" w:rsidRDefault="00A3561E" w:rsidP="009B211F">
      <w:pPr>
        <w:pStyle w:val="PlantUML"/>
      </w:pPr>
      <w:r>
        <w:t>participant "Cloud Interface" as CloudInterface</w:t>
      </w:r>
    </w:p>
    <w:p w14:paraId="775AC54B" w14:textId="77777777" w:rsidR="00A3561E" w:rsidRDefault="00A3561E" w:rsidP="009B211F">
      <w:pPr>
        <w:pStyle w:val="PlantUML"/>
      </w:pPr>
      <w:r>
        <w:t>participant "Account Server" as AccountServer</w:t>
      </w:r>
    </w:p>
    <w:p w14:paraId="704FCA79" w14:textId="77777777" w:rsidR="00A3561E" w:rsidRDefault="00A3561E" w:rsidP="009B211F">
      <w:pPr>
        <w:pStyle w:val="PlantUML"/>
      </w:pPr>
    </w:p>
    <w:p w14:paraId="40178A74" w14:textId="77777777" w:rsidR="00A3561E" w:rsidRDefault="00A3561E" w:rsidP="009B211F">
      <w:pPr>
        <w:pStyle w:val="PlantUML"/>
      </w:pPr>
      <w:r>
        <w:t>Client-&gt;CloudInterface: 1 POST /myLightSwitch{"state" : true}</w:t>
      </w:r>
    </w:p>
    <w:p w14:paraId="62275FC7" w14:textId="77777777" w:rsidR="00A3561E" w:rsidRDefault="00A3561E" w:rsidP="009B211F">
      <w:pPr>
        <w:pStyle w:val="PlantUML"/>
      </w:pPr>
      <w:r>
        <w:t>CloudInterface-&gt;AccountServer: 2 Internal request to check the privilege</w:t>
      </w:r>
    </w:p>
    <w:p w14:paraId="1B9234C1" w14:textId="77777777" w:rsidR="00A3561E" w:rsidRDefault="00A3561E" w:rsidP="009B211F">
      <w:pPr>
        <w:pStyle w:val="PlantUML"/>
      </w:pPr>
      <w:r>
        <w:t>AccountServer-&gt;AccountServer: 3 Verify privilege</w:t>
      </w:r>
    </w:p>
    <w:p w14:paraId="52FE9353" w14:textId="77777777" w:rsidR="00A3561E" w:rsidRDefault="00A3561E" w:rsidP="009B211F">
      <w:pPr>
        <w:pStyle w:val="PlantUML"/>
      </w:pPr>
    </w:p>
    <w:p w14:paraId="0B66AE5F" w14:textId="77777777" w:rsidR="00A3561E" w:rsidRDefault="00A3561E" w:rsidP="009B211F">
      <w:pPr>
        <w:pStyle w:val="PlantUML"/>
      </w:pPr>
      <w:r>
        <w:t>Group Case1- Access allowed</w:t>
      </w:r>
    </w:p>
    <w:p w14:paraId="7D3C3678" w14:textId="77777777" w:rsidR="00A3561E" w:rsidRDefault="00A3561E" w:rsidP="009B211F">
      <w:pPr>
        <w:pStyle w:val="PlantUML"/>
      </w:pPr>
      <w:r>
        <w:t>AccountServer-&gt;CloudInterface: 4 Internal response with value for "Allowed"</w:t>
      </w:r>
    </w:p>
    <w:p w14:paraId="0A029022" w14:textId="77777777" w:rsidR="00A3561E" w:rsidRDefault="00A3561E" w:rsidP="009B211F">
      <w:pPr>
        <w:pStyle w:val="PlantUML"/>
      </w:pPr>
      <w:r>
        <w:t>CloudInterface-&gt;Server: 5 POST /myLightSwitch {"state" : true}</w:t>
      </w:r>
    </w:p>
    <w:p w14:paraId="1F60299E" w14:textId="77777777" w:rsidR="00A3561E" w:rsidRDefault="00A3561E" w:rsidP="009B211F">
      <w:pPr>
        <w:pStyle w:val="PlantUML"/>
      </w:pPr>
      <w:r>
        <w:t>end</w:t>
      </w:r>
    </w:p>
    <w:p w14:paraId="47294DE4" w14:textId="77777777" w:rsidR="00A3561E" w:rsidRDefault="00A3561E" w:rsidP="009B211F">
      <w:pPr>
        <w:pStyle w:val="PlantUML"/>
      </w:pPr>
    </w:p>
    <w:p w14:paraId="169E0636" w14:textId="77777777" w:rsidR="00A3561E" w:rsidRDefault="00A3561E" w:rsidP="009B211F">
      <w:pPr>
        <w:pStyle w:val="PlantUML"/>
      </w:pPr>
      <w:r>
        <w:t>Group Case1- Access denied</w:t>
      </w:r>
    </w:p>
    <w:p w14:paraId="47610C0D" w14:textId="77777777" w:rsidR="00A3561E" w:rsidRDefault="00A3561E" w:rsidP="009B211F">
      <w:pPr>
        <w:pStyle w:val="PlantUML"/>
      </w:pPr>
      <w:r>
        <w:t>AccountServer-&gt;CloudInterface: 4 Internal response with value for "Denied"</w:t>
      </w:r>
    </w:p>
    <w:p w14:paraId="71181EAB" w14:textId="77777777" w:rsidR="00A3561E" w:rsidRDefault="00A3561E" w:rsidP="009B211F">
      <w:pPr>
        <w:pStyle w:val="PlantUML"/>
      </w:pPr>
      <w:r>
        <w:t>CloudInterface-&gt;Client: 5 4.01 Unauthorized</w:t>
      </w:r>
    </w:p>
    <w:p w14:paraId="455D7F0E" w14:textId="77777777" w:rsidR="00A3561E" w:rsidRDefault="00A3561E" w:rsidP="009B211F">
      <w:pPr>
        <w:pStyle w:val="PlantUML"/>
      </w:pPr>
      <w:r>
        <w:t>end</w:t>
      </w:r>
    </w:p>
    <w:p w14:paraId="2EE01C85" w14:textId="77777777" w:rsidR="00A3561E" w:rsidRPr="00D53754" w:rsidRDefault="00A3561E" w:rsidP="009B211F">
      <w:pPr>
        <w:pStyle w:val="PlantUML"/>
        <w:rPr>
          <w:rFonts w:eastAsiaTheme="minorEastAsia"/>
          <w:lang w:eastAsia="ko-KR"/>
        </w:rPr>
      </w:pPr>
      <w:r w:rsidRPr="00D53754">
        <w:t>@enduml</w:t>
      </w:r>
    </w:p>
    <w:p w14:paraId="66B2EB63" w14:textId="77777777" w:rsidR="009B211F" w:rsidRDefault="009B211F" w:rsidP="009B211F">
      <w:pPr>
        <w:pStyle w:val="FIGURE"/>
      </w:pPr>
      <w:bookmarkStart w:id="14238" w:name="_Ref490164113"/>
      <w:r>
        <w:rPr>
          <w:noProof/>
          <w:lang w:eastAsia="en-US"/>
        </w:rPr>
        <w:drawing>
          <wp:inline distT="0" distB="0" distL="0" distR="0" wp14:anchorId="520C3985" wp14:editId="3A07864C">
            <wp:extent cx="5943600" cy="2860556"/>
            <wp:effectExtent l="0" t="0" r="0" b="0"/>
            <wp:docPr id="230" name="Picture 23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860556"/>
                    </a:xfrm>
                    <a:prstGeom prst="rect">
                      <a:avLst/>
                    </a:prstGeom>
                  </pic:spPr>
                </pic:pic>
              </a:graphicData>
            </a:graphic>
          </wp:inline>
        </w:drawing>
      </w:r>
    </w:p>
    <w:p w14:paraId="78FD2355" w14:textId="77777777" w:rsidR="007726E1" w:rsidRPr="00A93E44" w:rsidRDefault="007726E1" w:rsidP="00A93E44">
      <w:pPr>
        <w:pStyle w:val="FIGURE-title"/>
      </w:pPr>
      <w:bookmarkStart w:id="14239" w:name="_Toc509367546"/>
      <w:r w:rsidRPr="00CF7590">
        <w:t>Figure</w:t>
      </w:r>
      <w:r>
        <w:t xml:space="preserve"> </w:t>
      </w:r>
      <w:fldSimple w:instr=" SEQ Figure \* ARABIC ">
        <w:r w:rsidR="00370B4E">
          <w:rPr>
            <w:noProof/>
          </w:rPr>
          <w:t>31</w:t>
        </w:r>
      </w:fldSimple>
      <w:bookmarkEnd w:id="14238"/>
      <w:r>
        <w:rPr>
          <w:lang w:val="en-GB"/>
        </w:rPr>
        <w:t xml:space="preserve"> </w:t>
      </w:r>
      <w:r w:rsidRPr="007726E1">
        <w:rPr>
          <w:lang w:val="en-GB"/>
        </w:rPr>
        <w:t>Endpoint routing through OCF Cloud</w:t>
      </w:r>
      <w:bookmarkEnd w:id="14239"/>
    </w:p>
    <w:p w14:paraId="22416313" w14:textId="77777777" w:rsidR="00160842" w:rsidRDefault="00060ED4" w:rsidP="00F92D1D">
      <w:pPr>
        <w:pStyle w:val="Heading2"/>
      </w:pPr>
      <w:bookmarkStart w:id="14240" w:name="_Toc509367257"/>
      <w:r w:rsidRPr="00060ED4">
        <w:t>Payload Encoding in CBOR</w:t>
      </w:r>
      <w:bookmarkEnd w:id="14235"/>
      <w:bookmarkEnd w:id="14240"/>
    </w:p>
    <w:p w14:paraId="418298A8" w14:textId="77777777" w:rsidR="00060ED4" w:rsidRPr="00060ED4" w:rsidRDefault="00D67FB6" w:rsidP="00060ED4">
      <w:pPr>
        <w:pStyle w:val="PARAGRAPH"/>
        <w:rPr>
          <w:rFonts w:eastAsiaTheme="minorEastAsia"/>
          <w:lang w:eastAsia="ko-KR"/>
        </w:rPr>
      </w:pPr>
      <w:r>
        <w:rPr>
          <w:rFonts w:eastAsiaTheme="minorEastAsia"/>
          <w:lang w:eastAsia="ko-KR"/>
        </w:rPr>
        <w:t>OCF</w:t>
      </w:r>
      <w:r w:rsidR="00060ED4" w:rsidRPr="00060ED4">
        <w:rPr>
          <w:rFonts w:eastAsiaTheme="minorEastAsia"/>
          <w:lang w:eastAsia="ko-KR"/>
        </w:rPr>
        <w:t xml:space="preserve"> implementations shall perform the conversion to CBOR from JSON defined schemas and to JSON from CBOR in</w:t>
      </w:r>
      <w:r w:rsidR="00060ED4">
        <w:rPr>
          <w:rFonts w:eastAsiaTheme="minorEastAsia"/>
          <w:lang w:eastAsia="ko-KR"/>
        </w:rPr>
        <w:t xml:space="preserve"> accordance with </w:t>
      </w:r>
      <w:r w:rsidR="00194F1E">
        <w:rPr>
          <w:rFonts w:eastAsiaTheme="minorEastAsia"/>
          <w:lang w:eastAsia="ko-KR"/>
        </w:rPr>
        <w:fldChar w:fldCharType="begin"/>
      </w:r>
      <w:r w:rsidR="00060ED4">
        <w:rPr>
          <w:rFonts w:eastAsiaTheme="minorEastAsia"/>
          <w:lang w:eastAsia="ko-KR"/>
        </w:rPr>
        <w:instrText xml:space="preserve"> REF ref_RFC_7049 \h </w:instrText>
      </w:r>
      <w:r w:rsidR="00194F1E">
        <w:rPr>
          <w:rFonts w:eastAsiaTheme="minorEastAsia"/>
          <w:lang w:eastAsia="ko-KR"/>
        </w:rPr>
      </w:r>
      <w:r w:rsidR="00194F1E">
        <w:rPr>
          <w:rFonts w:eastAsiaTheme="minorEastAsia"/>
          <w:lang w:eastAsia="ko-KR"/>
        </w:rPr>
        <w:fldChar w:fldCharType="separate"/>
      </w:r>
      <w:r w:rsidR="00370B4E">
        <w:t>IETF RFC 7049</w:t>
      </w:r>
      <w:r w:rsidR="00194F1E">
        <w:rPr>
          <w:rFonts w:eastAsiaTheme="minorEastAsia"/>
          <w:lang w:eastAsia="ko-KR"/>
        </w:rPr>
        <w:fldChar w:fldCharType="end"/>
      </w:r>
      <w:r w:rsidR="00060ED4">
        <w:rPr>
          <w:rFonts w:eastAsiaTheme="minorEastAsia"/>
          <w:lang w:eastAsia="ko-KR"/>
        </w:rPr>
        <w:t xml:space="preserve"> s</w:t>
      </w:r>
      <w:r w:rsidR="00060ED4" w:rsidRPr="00060ED4">
        <w:rPr>
          <w:rFonts w:eastAsiaTheme="minorEastAsia"/>
          <w:lang w:eastAsia="ko-KR"/>
        </w:rPr>
        <w:t>ection 4 unless otherwise specified in this section.</w:t>
      </w:r>
    </w:p>
    <w:p w14:paraId="4A274D2E" w14:textId="77777777" w:rsidR="008A6C66" w:rsidRPr="008A6C66" w:rsidRDefault="008A6C66" w:rsidP="008A6C66">
      <w:pPr>
        <w:pStyle w:val="PARAGRAPH"/>
        <w:rPr>
          <w:rFonts w:eastAsiaTheme="minorEastAsia"/>
          <w:lang w:eastAsia="ko-KR"/>
        </w:rPr>
      </w:pPr>
      <w:r w:rsidRPr="008A6C66">
        <w:rPr>
          <w:rFonts w:eastAsiaTheme="minorEastAsia"/>
          <w:lang w:eastAsia="ko-KR"/>
        </w:rPr>
        <w:t xml:space="preserve">Properties defined as a JSON integer shall be encoded in CBOR as an integer (CBOR major types 0 and 1). Properties defined as a JSON number shall be encoded as an integer, single- or double-precision floating point (CBOR major type 7, sub-types 26 and 27); the choice is implementation dependent. Half-precision floating point (CBOR major 7, sub-type 25) shall not be used. Integer numbers shall be within the </w:t>
      </w:r>
      <w:r w:rsidR="00757F94">
        <w:rPr>
          <w:rFonts w:eastAsiaTheme="minorEastAsia"/>
          <w:lang w:eastAsia="ko-KR"/>
        </w:rPr>
        <w:t>closed interval</w:t>
      </w:r>
      <w:r w:rsidRPr="008A6C66">
        <w:rPr>
          <w:rFonts w:eastAsiaTheme="minorEastAsia"/>
          <w:lang w:eastAsia="ko-KR"/>
        </w:rPr>
        <w:t xml:space="preserve"> </w:t>
      </w:r>
      <w:r w:rsidR="00757F94">
        <w:rPr>
          <w:rFonts w:eastAsiaTheme="minorEastAsia"/>
          <w:lang w:eastAsia="ko-KR"/>
        </w:rPr>
        <w:t>[</w:t>
      </w:r>
      <w:r w:rsidRPr="008A6C66">
        <w:rPr>
          <w:rFonts w:eastAsiaTheme="minorEastAsia"/>
          <w:lang w:eastAsia="ko-KR"/>
        </w:rPr>
        <w:t>-2^53, 2^53</w:t>
      </w:r>
      <w:r w:rsidR="00757F94">
        <w:rPr>
          <w:rFonts w:eastAsiaTheme="minorEastAsia"/>
          <w:lang w:eastAsia="ko-KR"/>
        </w:rPr>
        <w:t>]</w:t>
      </w:r>
      <w:r w:rsidRPr="008A6C66">
        <w:rPr>
          <w:rFonts w:eastAsiaTheme="minorEastAsia"/>
          <w:lang w:eastAsia="ko-KR"/>
        </w:rPr>
        <w:t>. Properties defined as a JSON number should be encoded as integers whenever possible; if this is not possible Properties defined as a JSON number should use single-precision if the loss of precision does not affect the quality of service, otherwise the Property shall use double-precision.</w:t>
      </w:r>
    </w:p>
    <w:p w14:paraId="60C8C9FB" w14:textId="77777777" w:rsidR="008A6C66" w:rsidRPr="008A6C66" w:rsidRDefault="008A6C66" w:rsidP="008A6C66">
      <w:pPr>
        <w:pStyle w:val="PARAGRAPH"/>
        <w:rPr>
          <w:rFonts w:eastAsiaTheme="minorEastAsia"/>
          <w:lang w:eastAsia="ko-KR"/>
        </w:rPr>
      </w:pPr>
    </w:p>
    <w:p w14:paraId="11F98E15" w14:textId="77777777" w:rsidR="00060ED4" w:rsidRDefault="008A6C66" w:rsidP="008A6C66">
      <w:pPr>
        <w:pStyle w:val="PARAGRAPH"/>
        <w:rPr>
          <w:rFonts w:eastAsiaTheme="minorEastAsia"/>
          <w:lang w:eastAsia="ko-KR"/>
        </w:rPr>
      </w:pPr>
      <w:r w:rsidRPr="008A6C66">
        <w:rPr>
          <w:rFonts w:eastAsiaTheme="minorEastAsia"/>
          <w:lang w:eastAsia="ko-KR"/>
        </w:rPr>
        <w:lastRenderedPageBreak/>
        <w:t>On receipt of a CBOR payload, an implementation shall be able to interpret CBOR integer values in any position. If a property defined as a JSON integer is received encoded other than as an integer, the implementation may reject this encoding using a final response as appropriate for the underlying transport (e.g. 4.00 for CoAP) and thus optimise for the integer case. If a property is defined as a JSON number an implementation shall accept integers, single- and double-precision floating point</w:t>
      </w:r>
      <w:r w:rsidR="00060ED4" w:rsidRPr="00060ED4">
        <w:rPr>
          <w:rFonts w:eastAsiaTheme="minorEastAsia"/>
          <w:lang w:eastAsia="ko-KR"/>
        </w:rPr>
        <w:t>.</w:t>
      </w:r>
    </w:p>
    <w:p w14:paraId="2DCC84AF" w14:textId="77777777" w:rsidR="007A0A2B" w:rsidRDefault="00416599" w:rsidP="0057758B">
      <w:pPr>
        <w:pStyle w:val="Heading1"/>
      </w:pPr>
      <w:bookmarkStart w:id="14241" w:name="_Toc416395793"/>
      <w:bookmarkStart w:id="14242" w:name="_Toc416396038"/>
      <w:bookmarkStart w:id="14243" w:name="_Toc416401265"/>
      <w:bookmarkStart w:id="14244" w:name="_Toc416401707"/>
      <w:bookmarkStart w:id="14245" w:name="_Toc409458530"/>
      <w:bookmarkStart w:id="14246" w:name="_Toc409459266"/>
      <w:bookmarkStart w:id="14247" w:name="_Toc409459883"/>
      <w:bookmarkStart w:id="14248" w:name="_Toc409460504"/>
      <w:bookmarkStart w:id="14249" w:name="_Toc409465361"/>
      <w:bookmarkStart w:id="14250" w:name="_Toc409465987"/>
      <w:bookmarkStart w:id="14251" w:name="_Toc409466613"/>
      <w:bookmarkStart w:id="14252" w:name="_Toc409467256"/>
      <w:bookmarkStart w:id="14253" w:name="_Toc409467883"/>
      <w:bookmarkStart w:id="14254" w:name="_Toc409468508"/>
      <w:bookmarkStart w:id="14255" w:name="_Toc409469131"/>
      <w:bookmarkStart w:id="14256" w:name="_Toc409469750"/>
      <w:bookmarkStart w:id="14257" w:name="_Toc409470364"/>
      <w:bookmarkStart w:id="14258" w:name="_Toc409470979"/>
      <w:bookmarkStart w:id="14259" w:name="_Toc409471591"/>
      <w:bookmarkStart w:id="14260" w:name="_Toc409472202"/>
      <w:bookmarkStart w:id="14261" w:name="_Toc409472809"/>
      <w:bookmarkStart w:id="14262" w:name="_Toc409473425"/>
      <w:bookmarkStart w:id="14263" w:name="_Toc409474043"/>
      <w:bookmarkStart w:id="14264" w:name="_Toc409474662"/>
      <w:bookmarkStart w:id="14265" w:name="_Toc409475306"/>
      <w:bookmarkStart w:id="14266" w:name="_Toc409512415"/>
      <w:bookmarkStart w:id="14267" w:name="_Toc409458531"/>
      <w:bookmarkStart w:id="14268" w:name="_Toc409459267"/>
      <w:bookmarkStart w:id="14269" w:name="_Toc409459884"/>
      <w:bookmarkStart w:id="14270" w:name="_Toc409460505"/>
      <w:bookmarkStart w:id="14271" w:name="_Toc409465362"/>
      <w:bookmarkStart w:id="14272" w:name="_Toc409465988"/>
      <w:bookmarkStart w:id="14273" w:name="_Toc409466614"/>
      <w:bookmarkStart w:id="14274" w:name="_Toc409467257"/>
      <w:bookmarkStart w:id="14275" w:name="_Toc409467884"/>
      <w:bookmarkStart w:id="14276" w:name="_Toc409468509"/>
      <w:bookmarkStart w:id="14277" w:name="_Toc409469132"/>
      <w:bookmarkStart w:id="14278" w:name="_Toc409469751"/>
      <w:bookmarkStart w:id="14279" w:name="_Toc409470365"/>
      <w:bookmarkStart w:id="14280" w:name="_Toc409470980"/>
      <w:bookmarkStart w:id="14281" w:name="_Toc409471592"/>
      <w:bookmarkStart w:id="14282" w:name="_Toc409472203"/>
      <w:bookmarkStart w:id="14283" w:name="_Toc409472810"/>
      <w:bookmarkStart w:id="14284" w:name="_Toc409473426"/>
      <w:bookmarkStart w:id="14285" w:name="_Toc409474044"/>
      <w:bookmarkStart w:id="14286" w:name="_Toc409474663"/>
      <w:bookmarkStart w:id="14287" w:name="_Toc409475307"/>
      <w:bookmarkStart w:id="14288" w:name="_Toc409512416"/>
      <w:bookmarkStart w:id="14289" w:name="_Toc409458532"/>
      <w:bookmarkStart w:id="14290" w:name="_Toc409459268"/>
      <w:bookmarkStart w:id="14291" w:name="_Toc409459885"/>
      <w:bookmarkStart w:id="14292" w:name="_Toc409460506"/>
      <w:bookmarkStart w:id="14293" w:name="_Toc409465363"/>
      <w:bookmarkStart w:id="14294" w:name="_Toc409465989"/>
      <w:bookmarkStart w:id="14295" w:name="_Toc409466615"/>
      <w:bookmarkStart w:id="14296" w:name="_Toc409467258"/>
      <w:bookmarkStart w:id="14297" w:name="_Toc409467885"/>
      <w:bookmarkStart w:id="14298" w:name="_Toc409468510"/>
      <w:bookmarkStart w:id="14299" w:name="_Toc409469133"/>
      <w:bookmarkStart w:id="14300" w:name="_Toc409469752"/>
      <w:bookmarkStart w:id="14301" w:name="_Toc409470366"/>
      <w:bookmarkStart w:id="14302" w:name="_Toc409470981"/>
      <w:bookmarkStart w:id="14303" w:name="_Toc409471593"/>
      <w:bookmarkStart w:id="14304" w:name="_Toc409472204"/>
      <w:bookmarkStart w:id="14305" w:name="_Toc409472811"/>
      <w:bookmarkStart w:id="14306" w:name="_Toc409473427"/>
      <w:bookmarkStart w:id="14307" w:name="_Toc409474045"/>
      <w:bookmarkStart w:id="14308" w:name="_Toc409474664"/>
      <w:bookmarkStart w:id="14309" w:name="_Toc409475308"/>
      <w:bookmarkStart w:id="14310" w:name="_Toc409512417"/>
      <w:bookmarkStart w:id="14311" w:name="_Toc409458533"/>
      <w:bookmarkStart w:id="14312" w:name="_Toc409459269"/>
      <w:bookmarkStart w:id="14313" w:name="_Toc409459886"/>
      <w:bookmarkStart w:id="14314" w:name="_Toc409460507"/>
      <w:bookmarkStart w:id="14315" w:name="_Toc409465364"/>
      <w:bookmarkStart w:id="14316" w:name="_Toc409465990"/>
      <w:bookmarkStart w:id="14317" w:name="_Toc409466616"/>
      <w:bookmarkStart w:id="14318" w:name="_Toc409467259"/>
      <w:bookmarkStart w:id="14319" w:name="_Toc409467886"/>
      <w:bookmarkStart w:id="14320" w:name="_Toc409468511"/>
      <w:bookmarkStart w:id="14321" w:name="_Toc409469134"/>
      <w:bookmarkStart w:id="14322" w:name="_Toc409469753"/>
      <w:bookmarkStart w:id="14323" w:name="_Toc409470367"/>
      <w:bookmarkStart w:id="14324" w:name="_Toc409470982"/>
      <w:bookmarkStart w:id="14325" w:name="_Toc409471594"/>
      <w:bookmarkStart w:id="14326" w:name="_Toc409472205"/>
      <w:bookmarkStart w:id="14327" w:name="_Toc409472812"/>
      <w:bookmarkStart w:id="14328" w:name="_Toc409473428"/>
      <w:bookmarkStart w:id="14329" w:name="_Toc409474046"/>
      <w:bookmarkStart w:id="14330" w:name="_Toc409474665"/>
      <w:bookmarkStart w:id="14331" w:name="_Toc409475309"/>
      <w:bookmarkStart w:id="14332" w:name="_Toc409512418"/>
      <w:bookmarkStart w:id="14333" w:name="_Toc409458534"/>
      <w:bookmarkStart w:id="14334" w:name="_Toc409459270"/>
      <w:bookmarkStart w:id="14335" w:name="_Toc409459887"/>
      <w:bookmarkStart w:id="14336" w:name="_Toc409460508"/>
      <w:bookmarkStart w:id="14337" w:name="_Toc409465365"/>
      <w:bookmarkStart w:id="14338" w:name="_Toc409465991"/>
      <w:bookmarkStart w:id="14339" w:name="_Toc409466617"/>
      <w:bookmarkStart w:id="14340" w:name="_Toc409467260"/>
      <w:bookmarkStart w:id="14341" w:name="_Toc409467887"/>
      <w:bookmarkStart w:id="14342" w:name="_Toc409468512"/>
      <w:bookmarkStart w:id="14343" w:name="_Toc409469135"/>
      <w:bookmarkStart w:id="14344" w:name="_Toc409469754"/>
      <w:bookmarkStart w:id="14345" w:name="_Toc409470368"/>
      <w:bookmarkStart w:id="14346" w:name="_Toc409470983"/>
      <w:bookmarkStart w:id="14347" w:name="_Toc409471595"/>
      <w:bookmarkStart w:id="14348" w:name="_Toc409472206"/>
      <w:bookmarkStart w:id="14349" w:name="_Toc409472813"/>
      <w:bookmarkStart w:id="14350" w:name="_Toc409473429"/>
      <w:bookmarkStart w:id="14351" w:name="_Toc409474047"/>
      <w:bookmarkStart w:id="14352" w:name="_Toc409474666"/>
      <w:bookmarkStart w:id="14353" w:name="_Toc409475310"/>
      <w:bookmarkStart w:id="14354" w:name="_Toc409512419"/>
      <w:bookmarkStart w:id="14355" w:name="_Toc409458535"/>
      <w:bookmarkStart w:id="14356" w:name="_Toc409459271"/>
      <w:bookmarkStart w:id="14357" w:name="_Toc409459888"/>
      <w:bookmarkStart w:id="14358" w:name="_Toc409460509"/>
      <w:bookmarkStart w:id="14359" w:name="_Toc409465366"/>
      <w:bookmarkStart w:id="14360" w:name="_Toc409465992"/>
      <w:bookmarkStart w:id="14361" w:name="_Toc409466618"/>
      <w:bookmarkStart w:id="14362" w:name="_Toc409467261"/>
      <w:bookmarkStart w:id="14363" w:name="_Toc409467888"/>
      <w:bookmarkStart w:id="14364" w:name="_Toc409468513"/>
      <w:bookmarkStart w:id="14365" w:name="_Toc409469136"/>
      <w:bookmarkStart w:id="14366" w:name="_Toc409469755"/>
      <w:bookmarkStart w:id="14367" w:name="_Toc409470369"/>
      <w:bookmarkStart w:id="14368" w:name="_Toc409470984"/>
      <w:bookmarkStart w:id="14369" w:name="_Toc409471596"/>
      <w:bookmarkStart w:id="14370" w:name="_Toc409472207"/>
      <w:bookmarkStart w:id="14371" w:name="_Toc409472814"/>
      <w:bookmarkStart w:id="14372" w:name="_Toc409473430"/>
      <w:bookmarkStart w:id="14373" w:name="_Toc409474048"/>
      <w:bookmarkStart w:id="14374" w:name="_Toc409474667"/>
      <w:bookmarkStart w:id="14375" w:name="_Toc409475311"/>
      <w:bookmarkStart w:id="14376" w:name="_Toc409512420"/>
      <w:bookmarkStart w:id="14377" w:name="_Toc409458536"/>
      <w:bookmarkStart w:id="14378" w:name="_Toc409459272"/>
      <w:bookmarkStart w:id="14379" w:name="_Toc409459889"/>
      <w:bookmarkStart w:id="14380" w:name="_Toc409460510"/>
      <w:bookmarkStart w:id="14381" w:name="_Toc409465367"/>
      <w:bookmarkStart w:id="14382" w:name="_Toc409465993"/>
      <w:bookmarkStart w:id="14383" w:name="_Toc409466619"/>
      <w:bookmarkStart w:id="14384" w:name="_Toc409467262"/>
      <w:bookmarkStart w:id="14385" w:name="_Toc409467889"/>
      <w:bookmarkStart w:id="14386" w:name="_Toc409468514"/>
      <w:bookmarkStart w:id="14387" w:name="_Toc409469137"/>
      <w:bookmarkStart w:id="14388" w:name="_Toc409469756"/>
      <w:bookmarkStart w:id="14389" w:name="_Toc409470370"/>
      <w:bookmarkStart w:id="14390" w:name="_Toc409470985"/>
      <w:bookmarkStart w:id="14391" w:name="_Toc409471597"/>
      <w:bookmarkStart w:id="14392" w:name="_Toc409472208"/>
      <w:bookmarkStart w:id="14393" w:name="_Toc409472815"/>
      <w:bookmarkStart w:id="14394" w:name="_Toc409473431"/>
      <w:bookmarkStart w:id="14395" w:name="_Toc409474049"/>
      <w:bookmarkStart w:id="14396" w:name="_Toc409474668"/>
      <w:bookmarkStart w:id="14397" w:name="_Toc409475312"/>
      <w:bookmarkStart w:id="14398" w:name="_Toc409512421"/>
      <w:bookmarkStart w:id="14399" w:name="_Toc409458537"/>
      <w:bookmarkStart w:id="14400" w:name="_Toc409459273"/>
      <w:bookmarkStart w:id="14401" w:name="_Toc409459890"/>
      <w:bookmarkStart w:id="14402" w:name="_Toc409460511"/>
      <w:bookmarkStart w:id="14403" w:name="_Toc409465368"/>
      <w:bookmarkStart w:id="14404" w:name="_Toc409465994"/>
      <w:bookmarkStart w:id="14405" w:name="_Toc409466620"/>
      <w:bookmarkStart w:id="14406" w:name="_Toc409467263"/>
      <w:bookmarkStart w:id="14407" w:name="_Toc409467890"/>
      <w:bookmarkStart w:id="14408" w:name="_Toc409468515"/>
      <w:bookmarkStart w:id="14409" w:name="_Toc409469138"/>
      <w:bookmarkStart w:id="14410" w:name="_Toc409469757"/>
      <w:bookmarkStart w:id="14411" w:name="_Toc409470371"/>
      <w:bookmarkStart w:id="14412" w:name="_Toc409470986"/>
      <w:bookmarkStart w:id="14413" w:name="_Toc409471598"/>
      <w:bookmarkStart w:id="14414" w:name="_Toc409472209"/>
      <w:bookmarkStart w:id="14415" w:name="_Toc409472816"/>
      <w:bookmarkStart w:id="14416" w:name="_Toc409473432"/>
      <w:bookmarkStart w:id="14417" w:name="_Toc409474050"/>
      <w:bookmarkStart w:id="14418" w:name="_Toc409474669"/>
      <w:bookmarkStart w:id="14419" w:name="_Toc409475313"/>
      <w:bookmarkStart w:id="14420" w:name="_Toc409512422"/>
      <w:bookmarkStart w:id="14421" w:name="_Toc409458581"/>
      <w:bookmarkStart w:id="14422" w:name="_Toc409459317"/>
      <w:bookmarkStart w:id="14423" w:name="_Toc409459934"/>
      <w:bookmarkStart w:id="14424" w:name="_Toc409460555"/>
      <w:bookmarkStart w:id="14425" w:name="_Toc409465412"/>
      <w:bookmarkStart w:id="14426" w:name="_Toc409466038"/>
      <w:bookmarkStart w:id="14427" w:name="_Toc409466664"/>
      <w:bookmarkStart w:id="14428" w:name="_Toc409467307"/>
      <w:bookmarkStart w:id="14429" w:name="_Toc409467934"/>
      <w:bookmarkStart w:id="14430" w:name="_Toc409468559"/>
      <w:bookmarkStart w:id="14431" w:name="_Toc409469182"/>
      <w:bookmarkStart w:id="14432" w:name="_Toc409469801"/>
      <w:bookmarkStart w:id="14433" w:name="_Toc409470415"/>
      <w:bookmarkStart w:id="14434" w:name="_Toc409471030"/>
      <w:bookmarkStart w:id="14435" w:name="_Toc409471642"/>
      <w:bookmarkStart w:id="14436" w:name="_Toc409472253"/>
      <w:bookmarkStart w:id="14437" w:name="_Toc409472860"/>
      <w:bookmarkStart w:id="14438" w:name="_Toc409473476"/>
      <w:bookmarkStart w:id="14439" w:name="_Toc409474094"/>
      <w:bookmarkStart w:id="14440" w:name="_Toc409474713"/>
      <w:bookmarkStart w:id="14441" w:name="_Toc409475357"/>
      <w:bookmarkStart w:id="14442" w:name="_Toc409512466"/>
      <w:bookmarkStart w:id="14443" w:name="_Toc409458582"/>
      <w:bookmarkStart w:id="14444" w:name="_Toc409459318"/>
      <w:bookmarkStart w:id="14445" w:name="_Toc409459935"/>
      <w:bookmarkStart w:id="14446" w:name="_Toc409460556"/>
      <w:bookmarkStart w:id="14447" w:name="_Toc409465413"/>
      <w:bookmarkStart w:id="14448" w:name="_Toc409466039"/>
      <w:bookmarkStart w:id="14449" w:name="_Toc409466665"/>
      <w:bookmarkStart w:id="14450" w:name="_Toc409467308"/>
      <w:bookmarkStart w:id="14451" w:name="_Toc409467935"/>
      <w:bookmarkStart w:id="14452" w:name="_Toc409468560"/>
      <w:bookmarkStart w:id="14453" w:name="_Toc409469183"/>
      <w:bookmarkStart w:id="14454" w:name="_Toc409469802"/>
      <w:bookmarkStart w:id="14455" w:name="_Toc409470416"/>
      <w:bookmarkStart w:id="14456" w:name="_Toc409471031"/>
      <w:bookmarkStart w:id="14457" w:name="_Toc409471643"/>
      <w:bookmarkStart w:id="14458" w:name="_Toc409472254"/>
      <w:bookmarkStart w:id="14459" w:name="_Toc409472861"/>
      <w:bookmarkStart w:id="14460" w:name="_Toc409473477"/>
      <w:bookmarkStart w:id="14461" w:name="_Toc409474095"/>
      <w:bookmarkStart w:id="14462" w:name="_Toc409474714"/>
      <w:bookmarkStart w:id="14463" w:name="_Toc409475358"/>
      <w:bookmarkStart w:id="14464" w:name="_Toc409512467"/>
      <w:bookmarkStart w:id="14465" w:name="_Toc410852875"/>
      <w:bookmarkStart w:id="14466" w:name="_Toc410853533"/>
      <w:bookmarkStart w:id="14467" w:name="_Toc410854212"/>
      <w:bookmarkStart w:id="14468" w:name="_Toc410854892"/>
      <w:bookmarkStart w:id="14469" w:name="_Toc410855570"/>
      <w:bookmarkStart w:id="14470" w:name="_Toc410856250"/>
      <w:bookmarkStart w:id="14471" w:name="_Toc410852876"/>
      <w:bookmarkStart w:id="14472" w:name="_Toc410853534"/>
      <w:bookmarkStart w:id="14473" w:name="_Toc410854213"/>
      <w:bookmarkStart w:id="14474" w:name="_Toc410854893"/>
      <w:bookmarkStart w:id="14475" w:name="_Toc410855571"/>
      <w:bookmarkStart w:id="14476" w:name="_Toc410856251"/>
      <w:bookmarkStart w:id="14477" w:name="_Toc410852877"/>
      <w:bookmarkStart w:id="14478" w:name="_Toc410853535"/>
      <w:bookmarkStart w:id="14479" w:name="_Toc410854214"/>
      <w:bookmarkStart w:id="14480" w:name="_Toc410854894"/>
      <w:bookmarkStart w:id="14481" w:name="_Toc410855572"/>
      <w:bookmarkStart w:id="14482" w:name="_Toc410856252"/>
      <w:bookmarkStart w:id="14483" w:name="_Toc410852878"/>
      <w:bookmarkStart w:id="14484" w:name="_Toc410853536"/>
      <w:bookmarkStart w:id="14485" w:name="_Toc410854215"/>
      <w:bookmarkStart w:id="14486" w:name="_Toc410854895"/>
      <w:bookmarkStart w:id="14487" w:name="_Toc410855573"/>
      <w:bookmarkStart w:id="14488" w:name="_Toc410856253"/>
      <w:bookmarkStart w:id="14489" w:name="_Toc409458586"/>
      <w:bookmarkStart w:id="14490" w:name="_Toc409459322"/>
      <w:bookmarkStart w:id="14491" w:name="_Toc409459939"/>
      <w:bookmarkStart w:id="14492" w:name="_Toc409460560"/>
      <w:bookmarkStart w:id="14493" w:name="_Toc409465417"/>
      <w:bookmarkStart w:id="14494" w:name="_Toc409466043"/>
      <w:bookmarkStart w:id="14495" w:name="_Toc409466669"/>
      <w:bookmarkStart w:id="14496" w:name="_Toc409467312"/>
      <w:bookmarkStart w:id="14497" w:name="_Toc409467939"/>
      <w:bookmarkStart w:id="14498" w:name="_Toc409468564"/>
      <w:bookmarkStart w:id="14499" w:name="_Toc409469187"/>
      <w:bookmarkStart w:id="14500" w:name="_Toc409469806"/>
      <w:bookmarkStart w:id="14501" w:name="_Toc409470420"/>
      <w:bookmarkStart w:id="14502" w:name="_Toc409471035"/>
      <w:bookmarkStart w:id="14503" w:name="_Toc409471647"/>
      <w:bookmarkStart w:id="14504" w:name="_Toc409472258"/>
      <w:bookmarkStart w:id="14505" w:name="_Toc409472865"/>
      <w:bookmarkStart w:id="14506" w:name="_Toc409473481"/>
      <w:bookmarkStart w:id="14507" w:name="_Toc409474099"/>
      <w:bookmarkStart w:id="14508" w:name="_Toc409474718"/>
      <w:bookmarkStart w:id="14509" w:name="_Toc409475362"/>
      <w:bookmarkStart w:id="14510" w:name="_Toc409512471"/>
      <w:bookmarkStart w:id="14511" w:name="_Toc409458587"/>
      <w:bookmarkStart w:id="14512" w:name="_Toc409459323"/>
      <w:bookmarkStart w:id="14513" w:name="_Toc409459940"/>
      <w:bookmarkStart w:id="14514" w:name="_Toc409460561"/>
      <w:bookmarkStart w:id="14515" w:name="_Toc409465418"/>
      <w:bookmarkStart w:id="14516" w:name="_Toc409466044"/>
      <w:bookmarkStart w:id="14517" w:name="_Toc409466670"/>
      <w:bookmarkStart w:id="14518" w:name="_Toc409467313"/>
      <w:bookmarkStart w:id="14519" w:name="_Toc409467940"/>
      <w:bookmarkStart w:id="14520" w:name="_Toc409468565"/>
      <w:bookmarkStart w:id="14521" w:name="_Toc409469188"/>
      <w:bookmarkStart w:id="14522" w:name="_Toc409469807"/>
      <w:bookmarkStart w:id="14523" w:name="_Toc409470421"/>
      <w:bookmarkStart w:id="14524" w:name="_Toc409471036"/>
      <w:bookmarkStart w:id="14525" w:name="_Toc409471648"/>
      <w:bookmarkStart w:id="14526" w:name="_Toc409472259"/>
      <w:bookmarkStart w:id="14527" w:name="_Toc409472866"/>
      <w:bookmarkStart w:id="14528" w:name="_Toc409473482"/>
      <w:bookmarkStart w:id="14529" w:name="_Toc409474100"/>
      <w:bookmarkStart w:id="14530" w:name="_Toc409474719"/>
      <w:bookmarkStart w:id="14531" w:name="_Toc409475363"/>
      <w:bookmarkStart w:id="14532" w:name="_Toc409512472"/>
      <w:bookmarkStart w:id="14533" w:name="_Toc409458588"/>
      <w:bookmarkStart w:id="14534" w:name="_Toc409459324"/>
      <w:bookmarkStart w:id="14535" w:name="_Toc409459941"/>
      <w:bookmarkStart w:id="14536" w:name="_Toc409460562"/>
      <w:bookmarkStart w:id="14537" w:name="_Toc409465419"/>
      <w:bookmarkStart w:id="14538" w:name="_Toc409466045"/>
      <w:bookmarkStart w:id="14539" w:name="_Toc409466671"/>
      <w:bookmarkStart w:id="14540" w:name="_Toc409467314"/>
      <w:bookmarkStart w:id="14541" w:name="_Toc409467941"/>
      <w:bookmarkStart w:id="14542" w:name="_Toc409468566"/>
      <w:bookmarkStart w:id="14543" w:name="_Toc409469189"/>
      <w:bookmarkStart w:id="14544" w:name="_Toc409469808"/>
      <w:bookmarkStart w:id="14545" w:name="_Toc409470422"/>
      <w:bookmarkStart w:id="14546" w:name="_Toc409471037"/>
      <w:bookmarkStart w:id="14547" w:name="_Toc409471649"/>
      <w:bookmarkStart w:id="14548" w:name="_Toc409472260"/>
      <w:bookmarkStart w:id="14549" w:name="_Toc409472867"/>
      <w:bookmarkStart w:id="14550" w:name="_Toc409473483"/>
      <w:bookmarkStart w:id="14551" w:name="_Toc409474101"/>
      <w:bookmarkStart w:id="14552" w:name="_Toc409474720"/>
      <w:bookmarkStart w:id="14553" w:name="_Toc409475364"/>
      <w:bookmarkStart w:id="14554" w:name="_Toc409512473"/>
      <w:bookmarkStart w:id="14555" w:name="_Toc409458589"/>
      <w:bookmarkStart w:id="14556" w:name="_Toc409459325"/>
      <w:bookmarkStart w:id="14557" w:name="_Toc409459942"/>
      <w:bookmarkStart w:id="14558" w:name="_Toc409460563"/>
      <w:bookmarkStart w:id="14559" w:name="_Toc409465420"/>
      <w:bookmarkStart w:id="14560" w:name="_Toc409466046"/>
      <w:bookmarkStart w:id="14561" w:name="_Toc409466672"/>
      <w:bookmarkStart w:id="14562" w:name="_Toc409467315"/>
      <w:bookmarkStart w:id="14563" w:name="_Toc409467942"/>
      <w:bookmarkStart w:id="14564" w:name="_Toc409468567"/>
      <w:bookmarkStart w:id="14565" w:name="_Toc409469190"/>
      <w:bookmarkStart w:id="14566" w:name="_Toc409469809"/>
      <w:bookmarkStart w:id="14567" w:name="_Toc409470423"/>
      <w:bookmarkStart w:id="14568" w:name="_Toc409471038"/>
      <w:bookmarkStart w:id="14569" w:name="_Toc409471650"/>
      <w:bookmarkStart w:id="14570" w:name="_Toc409472261"/>
      <w:bookmarkStart w:id="14571" w:name="_Toc409472868"/>
      <w:bookmarkStart w:id="14572" w:name="_Toc409473484"/>
      <w:bookmarkStart w:id="14573" w:name="_Toc409474102"/>
      <w:bookmarkStart w:id="14574" w:name="_Toc409474721"/>
      <w:bookmarkStart w:id="14575" w:name="_Toc409475365"/>
      <w:bookmarkStart w:id="14576" w:name="_Toc409512474"/>
      <w:bookmarkStart w:id="14577" w:name="_Toc409458590"/>
      <w:bookmarkStart w:id="14578" w:name="_Toc409459326"/>
      <w:bookmarkStart w:id="14579" w:name="_Toc409459943"/>
      <w:bookmarkStart w:id="14580" w:name="_Toc409460564"/>
      <w:bookmarkStart w:id="14581" w:name="_Toc409465421"/>
      <w:bookmarkStart w:id="14582" w:name="_Toc409466047"/>
      <w:bookmarkStart w:id="14583" w:name="_Toc409466673"/>
      <w:bookmarkStart w:id="14584" w:name="_Toc409467316"/>
      <w:bookmarkStart w:id="14585" w:name="_Toc409467943"/>
      <w:bookmarkStart w:id="14586" w:name="_Toc409468568"/>
      <w:bookmarkStart w:id="14587" w:name="_Toc409469191"/>
      <w:bookmarkStart w:id="14588" w:name="_Toc409469810"/>
      <w:bookmarkStart w:id="14589" w:name="_Toc409470424"/>
      <w:bookmarkStart w:id="14590" w:name="_Toc409471039"/>
      <w:bookmarkStart w:id="14591" w:name="_Toc409471651"/>
      <w:bookmarkStart w:id="14592" w:name="_Toc409472262"/>
      <w:bookmarkStart w:id="14593" w:name="_Toc409472869"/>
      <w:bookmarkStart w:id="14594" w:name="_Toc409473485"/>
      <w:bookmarkStart w:id="14595" w:name="_Toc409474103"/>
      <w:bookmarkStart w:id="14596" w:name="_Toc409474722"/>
      <w:bookmarkStart w:id="14597" w:name="_Toc409475366"/>
      <w:bookmarkStart w:id="14598" w:name="_Toc409512475"/>
      <w:bookmarkStart w:id="14599" w:name="_Toc409458591"/>
      <w:bookmarkStart w:id="14600" w:name="_Toc409459327"/>
      <w:bookmarkStart w:id="14601" w:name="_Toc409459944"/>
      <w:bookmarkStart w:id="14602" w:name="_Toc409460565"/>
      <w:bookmarkStart w:id="14603" w:name="_Toc409465422"/>
      <w:bookmarkStart w:id="14604" w:name="_Toc409466048"/>
      <w:bookmarkStart w:id="14605" w:name="_Toc409466674"/>
      <w:bookmarkStart w:id="14606" w:name="_Toc409467317"/>
      <w:bookmarkStart w:id="14607" w:name="_Toc409467944"/>
      <w:bookmarkStart w:id="14608" w:name="_Toc409468569"/>
      <w:bookmarkStart w:id="14609" w:name="_Toc409469192"/>
      <w:bookmarkStart w:id="14610" w:name="_Toc409469811"/>
      <w:bookmarkStart w:id="14611" w:name="_Toc409470425"/>
      <w:bookmarkStart w:id="14612" w:name="_Toc409471040"/>
      <w:bookmarkStart w:id="14613" w:name="_Toc409471652"/>
      <w:bookmarkStart w:id="14614" w:name="_Toc409472263"/>
      <w:bookmarkStart w:id="14615" w:name="_Toc409472870"/>
      <w:bookmarkStart w:id="14616" w:name="_Toc409473486"/>
      <w:bookmarkStart w:id="14617" w:name="_Toc409474104"/>
      <w:bookmarkStart w:id="14618" w:name="_Toc409474723"/>
      <w:bookmarkStart w:id="14619" w:name="_Toc409475367"/>
      <w:bookmarkStart w:id="14620" w:name="_Toc409512476"/>
      <w:bookmarkStart w:id="14621" w:name="_Toc409458592"/>
      <w:bookmarkStart w:id="14622" w:name="_Toc409459328"/>
      <w:bookmarkStart w:id="14623" w:name="_Toc409459945"/>
      <w:bookmarkStart w:id="14624" w:name="_Toc409460566"/>
      <w:bookmarkStart w:id="14625" w:name="_Toc409465423"/>
      <w:bookmarkStart w:id="14626" w:name="_Toc409466049"/>
      <w:bookmarkStart w:id="14627" w:name="_Toc409466675"/>
      <w:bookmarkStart w:id="14628" w:name="_Toc409467318"/>
      <w:bookmarkStart w:id="14629" w:name="_Toc409467945"/>
      <w:bookmarkStart w:id="14630" w:name="_Toc409468570"/>
      <w:bookmarkStart w:id="14631" w:name="_Toc409469193"/>
      <w:bookmarkStart w:id="14632" w:name="_Toc409469812"/>
      <w:bookmarkStart w:id="14633" w:name="_Toc409470426"/>
      <w:bookmarkStart w:id="14634" w:name="_Toc409471041"/>
      <w:bookmarkStart w:id="14635" w:name="_Toc409471653"/>
      <w:bookmarkStart w:id="14636" w:name="_Toc409472264"/>
      <w:bookmarkStart w:id="14637" w:name="_Toc409472871"/>
      <w:bookmarkStart w:id="14638" w:name="_Toc409473487"/>
      <w:bookmarkStart w:id="14639" w:name="_Toc409474105"/>
      <w:bookmarkStart w:id="14640" w:name="_Toc409474724"/>
      <w:bookmarkStart w:id="14641" w:name="_Toc409475368"/>
      <w:bookmarkStart w:id="14642" w:name="_Toc409512477"/>
      <w:bookmarkStart w:id="14643" w:name="_Toc409458593"/>
      <w:bookmarkStart w:id="14644" w:name="_Toc409459329"/>
      <w:bookmarkStart w:id="14645" w:name="_Toc409459946"/>
      <w:bookmarkStart w:id="14646" w:name="_Toc409460567"/>
      <w:bookmarkStart w:id="14647" w:name="_Toc409465424"/>
      <w:bookmarkStart w:id="14648" w:name="_Toc409466050"/>
      <w:bookmarkStart w:id="14649" w:name="_Toc409466676"/>
      <w:bookmarkStart w:id="14650" w:name="_Toc409467319"/>
      <w:bookmarkStart w:id="14651" w:name="_Toc409467946"/>
      <w:bookmarkStart w:id="14652" w:name="_Toc409468571"/>
      <w:bookmarkStart w:id="14653" w:name="_Toc409469194"/>
      <w:bookmarkStart w:id="14654" w:name="_Toc409469813"/>
      <w:bookmarkStart w:id="14655" w:name="_Toc409470427"/>
      <w:bookmarkStart w:id="14656" w:name="_Toc409471042"/>
      <w:bookmarkStart w:id="14657" w:name="_Toc409471654"/>
      <w:bookmarkStart w:id="14658" w:name="_Toc409472265"/>
      <w:bookmarkStart w:id="14659" w:name="_Toc409472872"/>
      <w:bookmarkStart w:id="14660" w:name="_Toc409473488"/>
      <w:bookmarkStart w:id="14661" w:name="_Toc409474106"/>
      <w:bookmarkStart w:id="14662" w:name="_Toc409474725"/>
      <w:bookmarkStart w:id="14663" w:name="_Toc409475369"/>
      <w:bookmarkStart w:id="14664" w:name="_Toc409512478"/>
      <w:bookmarkStart w:id="14665" w:name="_Toc409458594"/>
      <w:bookmarkStart w:id="14666" w:name="_Toc409459330"/>
      <w:bookmarkStart w:id="14667" w:name="_Toc409459947"/>
      <w:bookmarkStart w:id="14668" w:name="_Toc409460568"/>
      <w:bookmarkStart w:id="14669" w:name="_Toc409465425"/>
      <w:bookmarkStart w:id="14670" w:name="_Toc409466051"/>
      <w:bookmarkStart w:id="14671" w:name="_Toc409466677"/>
      <w:bookmarkStart w:id="14672" w:name="_Toc409467320"/>
      <w:bookmarkStart w:id="14673" w:name="_Toc409467947"/>
      <w:bookmarkStart w:id="14674" w:name="_Toc409468572"/>
      <w:bookmarkStart w:id="14675" w:name="_Toc409469195"/>
      <w:bookmarkStart w:id="14676" w:name="_Toc409469814"/>
      <w:bookmarkStart w:id="14677" w:name="_Toc409470428"/>
      <w:bookmarkStart w:id="14678" w:name="_Toc409471043"/>
      <w:bookmarkStart w:id="14679" w:name="_Toc409471655"/>
      <w:bookmarkStart w:id="14680" w:name="_Toc409472266"/>
      <w:bookmarkStart w:id="14681" w:name="_Toc409472873"/>
      <w:bookmarkStart w:id="14682" w:name="_Toc409473489"/>
      <w:bookmarkStart w:id="14683" w:name="_Toc409474107"/>
      <w:bookmarkStart w:id="14684" w:name="_Toc409474726"/>
      <w:bookmarkStart w:id="14685" w:name="_Toc409475370"/>
      <w:bookmarkStart w:id="14686" w:name="_Toc409512479"/>
      <w:bookmarkStart w:id="14687" w:name="_Toc409458595"/>
      <w:bookmarkStart w:id="14688" w:name="_Toc409459331"/>
      <w:bookmarkStart w:id="14689" w:name="_Toc409459948"/>
      <w:bookmarkStart w:id="14690" w:name="_Toc409460569"/>
      <w:bookmarkStart w:id="14691" w:name="_Toc409465426"/>
      <w:bookmarkStart w:id="14692" w:name="_Toc409466052"/>
      <w:bookmarkStart w:id="14693" w:name="_Toc409466678"/>
      <w:bookmarkStart w:id="14694" w:name="_Toc409467321"/>
      <w:bookmarkStart w:id="14695" w:name="_Toc409467948"/>
      <w:bookmarkStart w:id="14696" w:name="_Toc409468573"/>
      <w:bookmarkStart w:id="14697" w:name="_Toc409469196"/>
      <w:bookmarkStart w:id="14698" w:name="_Toc409469815"/>
      <w:bookmarkStart w:id="14699" w:name="_Toc409470429"/>
      <w:bookmarkStart w:id="14700" w:name="_Toc409471044"/>
      <w:bookmarkStart w:id="14701" w:name="_Toc409471656"/>
      <w:bookmarkStart w:id="14702" w:name="_Toc409472267"/>
      <w:bookmarkStart w:id="14703" w:name="_Toc409472874"/>
      <w:bookmarkStart w:id="14704" w:name="_Toc409473490"/>
      <w:bookmarkStart w:id="14705" w:name="_Toc409474108"/>
      <w:bookmarkStart w:id="14706" w:name="_Toc409474727"/>
      <w:bookmarkStart w:id="14707" w:name="_Toc409475371"/>
      <w:bookmarkStart w:id="14708" w:name="_Toc409512480"/>
      <w:bookmarkStart w:id="14709" w:name="_Toc409458596"/>
      <w:bookmarkStart w:id="14710" w:name="_Toc409459332"/>
      <w:bookmarkStart w:id="14711" w:name="_Toc409459949"/>
      <w:bookmarkStart w:id="14712" w:name="_Toc409460570"/>
      <w:bookmarkStart w:id="14713" w:name="_Toc409465427"/>
      <w:bookmarkStart w:id="14714" w:name="_Toc409466053"/>
      <w:bookmarkStart w:id="14715" w:name="_Toc409466679"/>
      <w:bookmarkStart w:id="14716" w:name="_Toc409467322"/>
      <w:bookmarkStart w:id="14717" w:name="_Toc409467949"/>
      <w:bookmarkStart w:id="14718" w:name="_Toc409468574"/>
      <w:bookmarkStart w:id="14719" w:name="_Toc409469197"/>
      <w:bookmarkStart w:id="14720" w:name="_Toc409469816"/>
      <w:bookmarkStart w:id="14721" w:name="_Toc409470430"/>
      <w:bookmarkStart w:id="14722" w:name="_Toc409471045"/>
      <w:bookmarkStart w:id="14723" w:name="_Toc409471657"/>
      <w:bookmarkStart w:id="14724" w:name="_Toc409472268"/>
      <w:bookmarkStart w:id="14725" w:name="_Toc409472875"/>
      <w:bookmarkStart w:id="14726" w:name="_Toc409473491"/>
      <w:bookmarkStart w:id="14727" w:name="_Toc409474109"/>
      <w:bookmarkStart w:id="14728" w:name="_Toc409474728"/>
      <w:bookmarkStart w:id="14729" w:name="_Toc409475372"/>
      <w:bookmarkStart w:id="14730" w:name="_Toc409512481"/>
      <w:bookmarkStart w:id="14731" w:name="_Toc409458597"/>
      <w:bookmarkStart w:id="14732" w:name="_Toc409459333"/>
      <w:bookmarkStart w:id="14733" w:name="_Toc409459950"/>
      <w:bookmarkStart w:id="14734" w:name="_Toc409460571"/>
      <w:bookmarkStart w:id="14735" w:name="_Toc409465428"/>
      <w:bookmarkStart w:id="14736" w:name="_Toc409466054"/>
      <w:bookmarkStart w:id="14737" w:name="_Toc409466680"/>
      <w:bookmarkStart w:id="14738" w:name="_Toc409467323"/>
      <w:bookmarkStart w:id="14739" w:name="_Toc409467950"/>
      <w:bookmarkStart w:id="14740" w:name="_Toc409468575"/>
      <w:bookmarkStart w:id="14741" w:name="_Toc409469198"/>
      <w:bookmarkStart w:id="14742" w:name="_Toc409469817"/>
      <w:bookmarkStart w:id="14743" w:name="_Toc409470431"/>
      <w:bookmarkStart w:id="14744" w:name="_Toc409471046"/>
      <w:bookmarkStart w:id="14745" w:name="_Toc409471658"/>
      <w:bookmarkStart w:id="14746" w:name="_Toc409472269"/>
      <w:bookmarkStart w:id="14747" w:name="_Toc409472876"/>
      <w:bookmarkStart w:id="14748" w:name="_Toc409473492"/>
      <w:bookmarkStart w:id="14749" w:name="_Toc409474110"/>
      <w:bookmarkStart w:id="14750" w:name="_Toc409474729"/>
      <w:bookmarkStart w:id="14751" w:name="_Toc409475373"/>
      <w:bookmarkStart w:id="14752" w:name="_Toc409512482"/>
      <w:bookmarkStart w:id="14753" w:name="_Toc409458598"/>
      <w:bookmarkStart w:id="14754" w:name="_Toc409459334"/>
      <w:bookmarkStart w:id="14755" w:name="_Toc409459951"/>
      <w:bookmarkStart w:id="14756" w:name="_Toc409460572"/>
      <w:bookmarkStart w:id="14757" w:name="_Toc409465429"/>
      <w:bookmarkStart w:id="14758" w:name="_Toc409466055"/>
      <w:bookmarkStart w:id="14759" w:name="_Toc409466681"/>
      <w:bookmarkStart w:id="14760" w:name="_Toc409467324"/>
      <w:bookmarkStart w:id="14761" w:name="_Toc409467951"/>
      <w:bookmarkStart w:id="14762" w:name="_Toc409468576"/>
      <w:bookmarkStart w:id="14763" w:name="_Toc409469199"/>
      <w:bookmarkStart w:id="14764" w:name="_Toc409469818"/>
      <w:bookmarkStart w:id="14765" w:name="_Toc409470432"/>
      <w:bookmarkStart w:id="14766" w:name="_Toc409471047"/>
      <w:bookmarkStart w:id="14767" w:name="_Toc409471659"/>
      <w:bookmarkStart w:id="14768" w:name="_Toc409472270"/>
      <w:bookmarkStart w:id="14769" w:name="_Toc409472877"/>
      <w:bookmarkStart w:id="14770" w:name="_Toc409473493"/>
      <w:bookmarkStart w:id="14771" w:name="_Toc409474111"/>
      <w:bookmarkStart w:id="14772" w:name="_Toc409474730"/>
      <w:bookmarkStart w:id="14773" w:name="_Toc409475374"/>
      <w:bookmarkStart w:id="14774" w:name="_Toc409512483"/>
      <w:bookmarkStart w:id="14775" w:name="_Toc409458599"/>
      <w:bookmarkStart w:id="14776" w:name="_Toc409459335"/>
      <w:bookmarkStart w:id="14777" w:name="_Toc409459952"/>
      <w:bookmarkStart w:id="14778" w:name="_Toc409460573"/>
      <w:bookmarkStart w:id="14779" w:name="_Toc409465430"/>
      <w:bookmarkStart w:id="14780" w:name="_Toc409466056"/>
      <w:bookmarkStart w:id="14781" w:name="_Toc409466682"/>
      <w:bookmarkStart w:id="14782" w:name="_Toc409467325"/>
      <w:bookmarkStart w:id="14783" w:name="_Toc409467952"/>
      <w:bookmarkStart w:id="14784" w:name="_Toc409468577"/>
      <w:bookmarkStart w:id="14785" w:name="_Toc409469200"/>
      <w:bookmarkStart w:id="14786" w:name="_Toc409469819"/>
      <w:bookmarkStart w:id="14787" w:name="_Toc409470433"/>
      <w:bookmarkStart w:id="14788" w:name="_Toc409471048"/>
      <w:bookmarkStart w:id="14789" w:name="_Toc409471660"/>
      <w:bookmarkStart w:id="14790" w:name="_Toc409472271"/>
      <w:bookmarkStart w:id="14791" w:name="_Toc409472878"/>
      <w:bookmarkStart w:id="14792" w:name="_Toc409473494"/>
      <w:bookmarkStart w:id="14793" w:name="_Toc409474112"/>
      <w:bookmarkStart w:id="14794" w:name="_Toc409474731"/>
      <w:bookmarkStart w:id="14795" w:name="_Toc409475375"/>
      <w:bookmarkStart w:id="14796" w:name="_Toc409512484"/>
      <w:bookmarkStart w:id="14797" w:name="_Toc409458600"/>
      <w:bookmarkStart w:id="14798" w:name="_Toc409459336"/>
      <w:bookmarkStart w:id="14799" w:name="_Toc409459953"/>
      <w:bookmarkStart w:id="14800" w:name="_Toc409460574"/>
      <w:bookmarkStart w:id="14801" w:name="_Toc409465431"/>
      <w:bookmarkStart w:id="14802" w:name="_Toc409466057"/>
      <w:bookmarkStart w:id="14803" w:name="_Toc409466683"/>
      <w:bookmarkStart w:id="14804" w:name="_Toc409467326"/>
      <w:bookmarkStart w:id="14805" w:name="_Toc409467953"/>
      <w:bookmarkStart w:id="14806" w:name="_Toc409468578"/>
      <w:bookmarkStart w:id="14807" w:name="_Toc409469201"/>
      <w:bookmarkStart w:id="14808" w:name="_Toc409469820"/>
      <w:bookmarkStart w:id="14809" w:name="_Toc409470434"/>
      <w:bookmarkStart w:id="14810" w:name="_Toc409471049"/>
      <w:bookmarkStart w:id="14811" w:name="_Toc409471661"/>
      <w:bookmarkStart w:id="14812" w:name="_Toc409472272"/>
      <w:bookmarkStart w:id="14813" w:name="_Toc409472879"/>
      <w:bookmarkStart w:id="14814" w:name="_Toc409473495"/>
      <w:bookmarkStart w:id="14815" w:name="_Toc409474113"/>
      <w:bookmarkStart w:id="14816" w:name="_Toc409474732"/>
      <w:bookmarkStart w:id="14817" w:name="_Toc409475376"/>
      <w:bookmarkStart w:id="14818" w:name="_Toc409512485"/>
      <w:bookmarkStart w:id="14819" w:name="_Toc409458601"/>
      <w:bookmarkStart w:id="14820" w:name="_Toc409459337"/>
      <w:bookmarkStart w:id="14821" w:name="_Toc409459954"/>
      <w:bookmarkStart w:id="14822" w:name="_Toc409460575"/>
      <w:bookmarkStart w:id="14823" w:name="_Toc409465432"/>
      <w:bookmarkStart w:id="14824" w:name="_Toc409466058"/>
      <w:bookmarkStart w:id="14825" w:name="_Toc409466684"/>
      <w:bookmarkStart w:id="14826" w:name="_Toc409467327"/>
      <w:bookmarkStart w:id="14827" w:name="_Toc409467954"/>
      <w:bookmarkStart w:id="14828" w:name="_Toc409468579"/>
      <w:bookmarkStart w:id="14829" w:name="_Toc409469202"/>
      <w:bookmarkStart w:id="14830" w:name="_Toc409469821"/>
      <w:bookmarkStart w:id="14831" w:name="_Toc409470435"/>
      <w:bookmarkStart w:id="14832" w:name="_Toc409471050"/>
      <w:bookmarkStart w:id="14833" w:name="_Toc409471662"/>
      <w:bookmarkStart w:id="14834" w:name="_Toc409472273"/>
      <w:bookmarkStart w:id="14835" w:name="_Toc409472880"/>
      <w:bookmarkStart w:id="14836" w:name="_Toc409473496"/>
      <w:bookmarkStart w:id="14837" w:name="_Toc409474114"/>
      <w:bookmarkStart w:id="14838" w:name="_Toc409474733"/>
      <w:bookmarkStart w:id="14839" w:name="_Toc409475377"/>
      <w:bookmarkStart w:id="14840" w:name="_Toc409512486"/>
      <w:bookmarkStart w:id="14841" w:name="_Toc409458602"/>
      <w:bookmarkStart w:id="14842" w:name="_Toc409459338"/>
      <w:bookmarkStart w:id="14843" w:name="_Toc409459955"/>
      <w:bookmarkStart w:id="14844" w:name="_Toc409460576"/>
      <w:bookmarkStart w:id="14845" w:name="_Toc409465433"/>
      <w:bookmarkStart w:id="14846" w:name="_Toc409466059"/>
      <w:bookmarkStart w:id="14847" w:name="_Toc409466685"/>
      <w:bookmarkStart w:id="14848" w:name="_Toc409467328"/>
      <w:bookmarkStart w:id="14849" w:name="_Toc409467955"/>
      <w:bookmarkStart w:id="14850" w:name="_Toc409468580"/>
      <w:bookmarkStart w:id="14851" w:name="_Toc409469203"/>
      <w:bookmarkStart w:id="14852" w:name="_Toc409469822"/>
      <w:bookmarkStart w:id="14853" w:name="_Toc409470436"/>
      <w:bookmarkStart w:id="14854" w:name="_Toc409471051"/>
      <w:bookmarkStart w:id="14855" w:name="_Toc409471663"/>
      <w:bookmarkStart w:id="14856" w:name="_Toc409472274"/>
      <w:bookmarkStart w:id="14857" w:name="_Toc409472881"/>
      <w:bookmarkStart w:id="14858" w:name="_Toc409473497"/>
      <w:bookmarkStart w:id="14859" w:name="_Toc409474115"/>
      <w:bookmarkStart w:id="14860" w:name="_Toc409474734"/>
      <w:bookmarkStart w:id="14861" w:name="_Toc409475378"/>
      <w:bookmarkStart w:id="14862" w:name="_Toc409512487"/>
      <w:bookmarkStart w:id="14863" w:name="_Toc409458603"/>
      <w:bookmarkStart w:id="14864" w:name="_Toc409459339"/>
      <w:bookmarkStart w:id="14865" w:name="_Toc409459956"/>
      <w:bookmarkStart w:id="14866" w:name="_Toc409460577"/>
      <w:bookmarkStart w:id="14867" w:name="_Toc409465434"/>
      <w:bookmarkStart w:id="14868" w:name="_Toc409466060"/>
      <w:bookmarkStart w:id="14869" w:name="_Toc409466686"/>
      <w:bookmarkStart w:id="14870" w:name="_Toc409467329"/>
      <w:bookmarkStart w:id="14871" w:name="_Toc409467956"/>
      <w:bookmarkStart w:id="14872" w:name="_Toc409468581"/>
      <w:bookmarkStart w:id="14873" w:name="_Toc409469204"/>
      <w:bookmarkStart w:id="14874" w:name="_Toc409469823"/>
      <w:bookmarkStart w:id="14875" w:name="_Toc409470437"/>
      <w:bookmarkStart w:id="14876" w:name="_Toc409471052"/>
      <w:bookmarkStart w:id="14877" w:name="_Toc409471664"/>
      <w:bookmarkStart w:id="14878" w:name="_Toc409472275"/>
      <w:bookmarkStart w:id="14879" w:name="_Toc409472882"/>
      <w:bookmarkStart w:id="14880" w:name="_Toc409473498"/>
      <w:bookmarkStart w:id="14881" w:name="_Toc409474116"/>
      <w:bookmarkStart w:id="14882" w:name="_Toc409474735"/>
      <w:bookmarkStart w:id="14883" w:name="_Toc409475379"/>
      <w:bookmarkStart w:id="14884" w:name="_Toc409512488"/>
      <w:bookmarkStart w:id="14885" w:name="_Toc409458604"/>
      <w:bookmarkStart w:id="14886" w:name="_Toc409459340"/>
      <w:bookmarkStart w:id="14887" w:name="_Toc409459957"/>
      <w:bookmarkStart w:id="14888" w:name="_Toc409460578"/>
      <w:bookmarkStart w:id="14889" w:name="_Toc409465435"/>
      <w:bookmarkStart w:id="14890" w:name="_Toc409466061"/>
      <w:bookmarkStart w:id="14891" w:name="_Toc409466687"/>
      <w:bookmarkStart w:id="14892" w:name="_Toc409467330"/>
      <w:bookmarkStart w:id="14893" w:name="_Toc409467957"/>
      <w:bookmarkStart w:id="14894" w:name="_Toc409468582"/>
      <w:bookmarkStart w:id="14895" w:name="_Toc409469205"/>
      <w:bookmarkStart w:id="14896" w:name="_Toc409469824"/>
      <w:bookmarkStart w:id="14897" w:name="_Toc409470438"/>
      <w:bookmarkStart w:id="14898" w:name="_Toc409471053"/>
      <w:bookmarkStart w:id="14899" w:name="_Toc409471665"/>
      <w:bookmarkStart w:id="14900" w:name="_Toc409472276"/>
      <w:bookmarkStart w:id="14901" w:name="_Toc409472883"/>
      <w:bookmarkStart w:id="14902" w:name="_Toc409473499"/>
      <w:bookmarkStart w:id="14903" w:name="_Toc409474117"/>
      <w:bookmarkStart w:id="14904" w:name="_Toc409474736"/>
      <w:bookmarkStart w:id="14905" w:name="_Toc409475380"/>
      <w:bookmarkStart w:id="14906" w:name="_Toc409512489"/>
      <w:bookmarkStart w:id="14907" w:name="_Toc410852879"/>
      <w:bookmarkStart w:id="14908" w:name="_Toc410853537"/>
      <w:bookmarkStart w:id="14909" w:name="_Toc410854216"/>
      <w:bookmarkStart w:id="14910" w:name="_Toc410854896"/>
      <w:bookmarkStart w:id="14911" w:name="_Toc410855574"/>
      <w:bookmarkStart w:id="14912" w:name="_Toc410856254"/>
      <w:bookmarkStart w:id="14913" w:name="_Toc410852880"/>
      <w:bookmarkStart w:id="14914" w:name="_Toc410853538"/>
      <w:bookmarkStart w:id="14915" w:name="_Toc410854217"/>
      <w:bookmarkStart w:id="14916" w:name="_Toc410854897"/>
      <w:bookmarkStart w:id="14917" w:name="_Toc410855575"/>
      <w:bookmarkStart w:id="14918" w:name="_Toc410856255"/>
      <w:bookmarkStart w:id="14919" w:name="_Toc416395794"/>
      <w:bookmarkStart w:id="14920" w:name="_Toc416396039"/>
      <w:bookmarkStart w:id="14921" w:name="_Toc416401266"/>
      <w:bookmarkStart w:id="14922" w:name="_Toc416401708"/>
      <w:bookmarkStart w:id="14923" w:name="_Ref409474760"/>
      <w:bookmarkStart w:id="14924" w:name="_Ref413670060"/>
      <w:bookmarkStart w:id="14925" w:name="_Toc509367258"/>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r>
        <w:t>Security</w:t>
      </w:r>
      <w:bookmarkEnd w:id="14923"/>
      <w:bookmarkEnd w:id="14924"/>
      <w:bookmarkEnd w:id="14925"/>
    </w:p>
    <w:p w14:paraId="1A0B0B3D" w14:textId="77777777" w:rsidR="00416599" w:rsidRDefault="00C673ED" w:rsidP="00416599">
      <w:pPr>
        <w:pStyle w:val="PARAGRAPH"/>
        <w:rPr>
          <w:rFonts w:eastAsiaTheme="minorEastAsia"/>
          <w:lang w:eastAsia="ko-KR"/>
        </w:rPr>
      </w:pPr>
      <w:r>
        <w:t xml:space="preserve">The details for handling security and privacy </w:t>
      </w:r>
      <w:r w:rsidR="00236629">
        <w:t xml:space="preserve">are </w:t>
      </w:r>
      <w:r>
        <w:t xml:space="preserve">specified in </w:t>
      </w:r>
      <w:r w:rsidR="00236629">
        <w:t>[</w:t>
      </w:r>
      <w:r w:rsidR="00194F1E">
        <w:rPr>
          <w:highlight w:val="yellow"/>
        </w:rPr>
        <w:fldChar w:fldCharType="begin"/>
      </w:r>
      <w:r w:rsidR="00F840E9">
        <w:rPr>
          <w:highlight w:val="yellow"/>
        </w:rPr>
        <w:instrText xml:space="preserve"> REF ref_OIC_Security \h </w:instrText>
      </w:r>
      <w:r w:rsidR="00194F1E">
        <w:rPr>
          <w:highlight w:val="yellow"/>
        </w:rPr>
      </w:r>
      <w:r w:rsidR="00194F1E">
        <w:rPr>
          <w:highlight w:val="yellow"/>
        </w:rPr>
        <w:fldChar w:fldCharType="separate"/>
      </w:r>
      <w:r w:rsidR="00370B4E">
        <w:t>OCF Security</w:t>
      </w:r>
      <w:r w:rsidR="00194F1E">
        <w:rPr>
          <w:highlight w:val="yellow"/>
        </w:rPr>
        <w:fldChar w:fldCharType="end"/>
      </w:r>
      <w:r w:rsidR="00236629">
        <w:t>]</w:t>
      </w:r>
      <w:r>
        <w:t>.</w:t>
      </w:r>
    </w:p>
    <w:p w14:paraId="34BAD896" w14:textId="77777777" w:rsidR="000577D4" w:rsidRPr="000577D4" w:rsidRDefault="000577D4" w:rsidP="00416599">
      <w:pPr>
        <w:pStyle w:val="PARAGRAPH"/>
        <w:rPr>
          <w:rFonts w:eastAsiaTheme="minorEastAsia"/>
          <w:lang w:eastAsia="ko-KR"/>
        </w:rPr>
      </w:pPr>
    </w:p>
    <w:p w14:paraId="7F13B985" w14:textId="77777777" w:rsidR="00933BA7" w:rsidRDefault="00D86053" w:rsidP="00FF05F7">
      <w:pPr>
        <w:pStyle w:val="ANNEXtitle"/>
      </w:pPr>
      <w:bookmarkStart w:id="14926" w:name="_Toc409458607"/>
      <w:bookmarkStart w:id="14927" w:name="_Toc409459343"/>
      <w:bookmarkStart w:id="14928" w:name="_Toc409459960"/>
      <w:bookmarkStart w:id="14929" w:name="_Toc409460581"/>
      <w:bookmarkStart w:id="14930" w:name="_Toc409465438"/>
      <w:bookmarkStart w:id="14931" w:name="_Toc409466064"/>
      <w:bookmarkStart w:id="14932" w:name="_Toc409466690"/>
      <w:bookmarkStart w:id="14933" w:name="_Toc409467333"/>
      <w:bookmarkStart w:id="14934" w:name="_Toc409467960"/>
      <w:bookmarkStart w:id="14935" w:name="_Toc409468585"/>
      <w:bookmarkStart w:id="14936" w:name="_Toc409469208"/>
      <w:bookmarkStart w:id="14937" w:name="_Toc409469827"/>
      <w:bookmarkStart w:id="14938" w:name="_Toc409470441"/>
      <w:bookmarkStart w:id="14939" w:name="_Toc409471056"/>
      <w:bookmarkStart w:id="14940" w:name="_Toc409471668"/>
      <w:bookmarkStart w:id="14941" w:name="_Toc409472279"/>
      <w:bookmarkStart w:id="14942" w:name="_Toc409472886"/>
      <w:bookmarkStart w:id="14943" w:name="_Toc409473502"/>
      <w:bookmarkStart w:id="14944" w:name="_Toc409474120"/>
      <w:bookmarkStart w:id="14945" w:name="_Toc409474739"/>
      <w:bookmarkStart w:id="14946" w:name="_Toc409475383"/>
      <w:bookmarkStart w:id="14947" w:name="_Toc409512492"/>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r>
        <w:lastRenderedPageBreak/>
        <w:br/>
      </w:r>
      <w:bookmarkStart w:id="14948" w:name="_Toc509367259"/>
      <w:r w:rsidRPr="00734EA6">
        <w:rPr>
          <w:b w:val="0"/>
        </w:rPr>
        <w:t>(informative)</w:t>
      </w:r>
      <w:r>
        <w:rPr>
          <w:b w:val="0"/>
        </w:rPr>
        <w:br/>
      </w:r>
      <w:r>
        <w:rPr>
          <w:b w:val="0"/>
        </w:rPr>
        <w:br/>
      </w:r>
      <w:r w:rsidR="00933BA7">
        <w:t xml:space="preserve">Operation </w:t>
      </w:r>
      <w:r w:rsidR="00814786">
        <w:rPr>
          <w:rFonts w:eastAsiaTheme="minorEastAsia" w:hint="eastAsia"/>
          <w:lang w:eastAsia="ko-KR"/>
        </w:rPr>
        <w:t>E</w:t>
      </w:r>
      <w:r w:rsidR="00933BA7">
        <w:t>xamples</w:t>
      </w:r>
      <w:bookmarkEnd w:id="14948"/>
    </w:p>
    <w:p w14:paraId="32C12B03" w14:textId="77777777" w:rsidR="00D86053" w:rsidRDefault="00D86053" w:rsidP="00FF05F7">
      <w:pPr>
        <w:pStyle w:val="ANNEX-heading1"/>
        <w:rPr>
          <w:rFonts w:eastAsiaTheme="minorEastAsia"/>
          <w:lang w:eastAsia="ko-KR"/>
        </w:rPr>
      </w:pPr>
      <w:bookmarkStart w:id="14949" w:name="_Toc509367260"/>
      <w:r>
        <w:rPr>
          <w:rFonts w:eastAsiaTheme="minorEastAsia"/>
          <w:lang w:eastAsia="ko-KR"/>
        </w:rPr>
        <w:t>Introduction</w:t>
      </w:r>
      <w:bookmarkEnd w:id="14949"/>
    </w:p>
    <w:p w14:paraId="379BEA22" w14:textId="77777777" w:rsidR="00933BA7" w:rsidRDefault="00933BA7" w:rsidP="00933BA7">
      <w:pPr>
        <w:pStyle w:val="PARAGRAPH"/>
        <w:rPr>
          <w:rFonts w:eastAsiaTheme="minorEastAsia"/>
          <w:lang w:eastAsia="ko-KR"/>
        </w:rPr>
      </w:pPr>
      <w:r>
        <w:rPr>
          <w:rFonts w:eastAsiaTheme="minorEastAsia" w:hint="eastAsia"/>
          <w:lang w:eastAsia="ko-KR"/>
        </w:rPr>
        <w:t xml:space="preserve">This </w:t>
      </w:r>
      <w:r w:rsidR="0022154C">
        <w:rPr>
          <w:rFonts w:eastAsiaTheme="minorEastAsia"/>
          <w:lang w:eastAsia="ko-KR"/>
        </w:rPr>
        <w:t xml:space="preserve">section </w:t>
      </w:r>
      <w:r>
        <w:rPr>
          <w:rFonts w:eastAsiaTheme="minorEastAsia" w:hint="eastAsia"/>
          <w:lang w:eastAsia="ko-KR"/>
        </w:rPr>
        <w:t xml:space="preserve">describes some example scenarios using sequence of operations between the entities involved. </w:t>
      </w:r>
      <w:r w:rsidR="00D86053" w:rsidRPr="00D86053">
        <w:rPr>
          <w:rFonts w:eastAsiaTheme="minorEastAsia"/>
          <w:lang w:eastAsia="ko-KR"/>
        </w:rPr>
        <w:t>In all the examples below “Light” is a Server and “Smartphone” is a Client. In one of the scenario “Garage” additionally acts as a Server. All the examples are based on the</w:t>
      </w:r>
      <w:r w:rsidR="0022154C">
        <w:rPr>
          <w:rFonts w:eastAsiaTheme="minorEastAsia"/>
          <w:lang w:eastAsia="ko-KR"/>
        </w:rPr>
        <w:t xml:space="preserve"> following </w:t>
      </w:r>
      <w:r w:rsidR="0039164E">
        <w:rPr>
          <w:rFonts w:eastAsiaTheme="minorEastAsia" w:hint="eastAsia"/>
          <w:lang w:eastAsia="ko-KR"/>
        </w:rPr>
        <w:t xml:space="preserve">example </w:t>
      </w:r>
      <w:r w:rsidR="0022154C">
        <w:rPr>
          <w:rFonts w:eastAsiaTheme="minorEastAsia"/>
          <w:lang w:eastAsia="ko-KR"/>
        </w:rPr>
        <w:t>resource definitions:</w:t>
      </w:r>
    </w:p>
    <w:p w14:paraId="7371DE3C" w14:textId="77777777" w:rsidR="0022154C" w:rsidRPr="0022154C" w:rsidRDefault="0022154C" w:rsidP="0022154C">
      <w:pPr>
        <w:pStyle w:val="PARAGRAPH"/>
        <w:rPr>
          <w:rFonts w:eastAsiaTheme="minorEastAsia"/>
          <w:lang w:eastAsia="ko-KR"/>
        </w:rPr>
      </w:pPr>
      <w:proofErr w:type="gramStart"/>
      <w:r w:rsidRPr="0022154C">
        <w:rPr>
          <w:rFonts w:eastAsiaTheme="minorEastAsia"/>
          <w:lang w:eastAsia="ko-KR"/>
        </w:rPr>
        <w:t>rt=</w:t>
      </w:r>
      <w:proofErr w:type="gramEnd"/>
      <w:r w:rsidRPr="0022154C">
        <w:rPr>
          <w:rFonts w:eastAsiaTheme="minorEastAsia"/>
          <w:lang w:eastAsia="ko-KR"/>
        </w:rPr>
        <w:t>oic.ex</w:t>
      </w:r>
      <w:r w:rsidR="008E1D84">
        <w:rPr>
          <w:rFonts w:eastAsiaTheme="minorEastAsia" w:hint="eastAsia"/>
          <w:lang w:eastAsia="ko-KR"/>
        </w:rPr>
        <w:t>ample</w:t>
      </w:r>
      <w:r w:rsidRPr="0022154C">
        <w:rPr>
          <w:rFonts w:eastAsiaTheme="minorEastAsia"/>
          <w:lang w:eastAsia="ko-KR"/>
        </w:rPr>
        <w:t>.light</w:t>
      </w:r>
      <w:r>
        <w:rPr>
          <w:rFonts w:eastAsiaTheme="minorEastAsia"/>
          <w:lang w:eastAsia="ko-KR"/>
        </w:rPr>
        <w:t xml:space="preserve"> with </w:t>
      </w:r>
      <w:r w:rsidR="007A22BE">
        <w:rPr>
          <w:rFonts w:eastAsiaTheme="minorEastAsia"/>
          <w:lang w:eastAsia="ko-KR"/>
        </w:rPr>
        <w:t>R</w:t>
      </w:r>
      <w:r>
        <w:rPr>
          <w:rFonts w:eastAsiaTheme="minorEastAsia"/>
          <w:lang w:eastAsia="ko-KR"/>
        </w:rPr>
        <w:t xml:space="preserve">esource </w:t>
      </w:r>
      <w:r w:rsidR="007A22BE">
        <w:rPr>
          <w:rFonts w:eastAsiaTheme="minorEastAsia"/>
          <w:lang w:eastAsia="ko-KR"/>
        </w:rPr>
        <w:t>T</w:t>
      </w:r>
      <w:r>
        <w:rPr>
          <w:rFonts w:eastAsiaTheme="minorEastAsia"/>
          <w:lang w:eastAsia="ko-KR"/>
        </w:rPr>
        <w:t xml:space="preserve">ype definition as illustration in </w:t>
      </w:r>
      <w:r w:rsidR="00194F1E">
        <w:rPr>
          <w:rFonts w:eastAsiaTheme="minorEastAsia"/>
          <w:lang w:eastAsia="ko-KR"/>
        </w:rPr>
        <w:fldChar w:fldCharType="begin"/>
      </w:r>
      <w:r w:rsidR="004707B1">
        <w:rPr>
          <w:rFonts w:eastAsiaTheme="minorEastAsia"/>
          <w:lang w:eastAsia="ko-KR"/>
        </w:rPr>
        <w:instrText xml:space="preserve"> REF _Ref410849792 \h </w:instrText>
      </w:r>
      <w:r w:rsidR="00194F1E">
        <w:rPr>
          <w:rFonts w:eastAsiaTheme="minorEastAsia"/>
          <w:lang w:eastAsia="ko-KR"/>
        </w:rPr>
      </w:r>
      <w:r w:rsidR="00194F1E">
        <w:rPr>
          <w:rFonts w:eastAsiaTheme="minorEastAsia"/>
          <w:lang w:eastAsia="ko-KR"/>
        </w:rPr>
        <w:fldChar w:fldCharType="separate"/>
      </w:r>
      <w:r w:rsidR="00370B4E" w:rsidRPr="00F525B4">
        <w:t xml:space="preserve">Table </w:t>
      </w:r>
      <w:r w:rsidR="00370B4E">
        <w:rPr>
          <w:noProof/>
        </w:rPr>
        <w:t>38</w:t>
      </w:r>
      <w:r w:rsidR="00194F1E">
        <w:rPr>
          <w:rFonts w:eastAsiaTheme="minorEastAsia"/>
          <w:lang w:eastAsia="ko-KR"/>
        </w:rPr>
        <w:fldChar w:fldCharType="end"/>
      </w:r>
      <w:r>
        <w:rPr>
          <w:rFonts w:eastAsiaTheme="minorEastAsia"/>
          <w:lang w:eastAsia="ko-KR"/>
        </w:rPr>
        <w:t>.</w:t>
      </w:r>
    </w:p>
    <w:p w14:paraId="7267935D" w14:textId="77777777" w:rsidR="0022154C" w:rsidRDefault="0022154C" w:rsidP="00F525B4">
      <w:pPr>
        <w:pStyle w:val="TABLE-title"/>
        <w:rPr>
          <w:rFonts w:eastAsiaTheme="minorEastAsia"/>
        </w:rPr>
      </w:pPr>
      <w:bookmarkStart w:id="14950" w:name="_Ref410849792"/>
      <w:bookmarkStart w:id="14951" w:name="_Toc509367591"/>
      <w:r w:rsidRPr="00F525B4">
        <w:t xml:space="preserve">Table </w:t>
      </w:r>
      <w:r w:rsidR="00194F1E" w:rsidRPr="00F525B4">
        <w:fldChar w:fldCharType="begin"/>
      </w:r>
      <w:r w:rsidRPr="00F525B4">
        <w:instrText xml:space="preserve"> SEQ Table \* ARABIC </w:instrText>
      </w:r>
      <w:r w:rsidR="00194F1E" w:rsidRPr="00F525B4">
        <w:fldChar w:fldCharType="separate"/>
      </w:r>
      <w:r w:rsidR="00370B4E">
        <w:rPr>
          <w:noProof/>
        </w:rPr>
        <w:t>38</w:t>
      </w:r>
      <w:r w:rsidR="00194F1E" w:rsidRPr="00F525B4">
        <w:fldChar w:fldCharType="end"/>
      </w:r>
      <w:bookmarkEnd w:id="14950"/>
      <w:r w:rsidR="00EB720C">
        <w:rPr>
          <w:rFonts w:eastAsiaTheme="minorEastAsia" w:hint="eastAsia"/>
          <w:lang w:eastAsia="ko-KR"/>
        </w:rPr>
        <w:t>.</w:t>
      </w:r>
      <w:r w:rsidRPr="00F525B4">
        <w:t xml:space="preserve"> </w:t>
      </w:r>
      <w:proofErr w:type="gramStart"/>
      <w:r w:rsidR="004707B1" w:rsidRPr="00F525B4">
        <w:rPr>
          <w:rFonts w:eastAsiaTheme="minorEastAsia"/>
        </w:rPr>
        <w:t>oic.ex</w:t>
      </w:r>
      <w:r w:rsidR="008E1D84">
        <w:rPr>
          <w:rFonts w:eastAsiaTheme="minorEastAsia" w:hint="eastAsia"/>
          <w:lang w:eastAsia="ko-KR"/>
        </w:rPr>
        <w:t>ample</w:t>
      </w:r>
      <w:r w:rsidR="004707B1" w:rsidRPr="00F525B4">
        <w:rPr>
          <w:rFonts w:eastAsiaTheme="minorEastAsia"/>
        </w:rPr>
        <w:t>.light</w:t>
      </w:r>
      <w:proofErr w:type="gramEnd"/>
      <w:r w:rsidR="004707B1" w:rsidRPr="00F525B4">
        <w:rPr>
          <w:rFonts w:eastAsiaTheme="minorEastAsia"/>
        </w:rPr>
        <w:t xml:space="preserve"> </w:t>
      </w:r>
      <w:r w:rsidR="007A22BE">
        <w:rPr>
          <w:rFonts w:eastAsiaTheme="minorEastAsia"/>
        </w:rPr>
        <w:t>R</w:t>
      </w:r>
      <w:r w:rsidR="004707B1" w:rsidRPr="00F525B4">
        <w:rPr>
          <w:rFonts w:eastAsiaTheme="minorEastAsia"/>
        </w:rPr>
        <w:t xml:space="preserve">esource </w:t>
      </w:r>
      <w:r w:rsidR="007A22BE">
        <w:rPr>
          <w:rFonts w:eastAsiaTheme="minorEastAsia"/>
        </w:rPr>
        <w:t>T</w:t>
      </w:r>
      <w:r w:rsidR="004707B1" w:rsidRPr="00F525B4">
        <w:rPr>
          <w:rFonts w:eastAsiaTheme="minorEastAsia"/>
        </w:rPr>
        <w:t>ype definition</w:t>
      </w:r>
      <w:bookmarkEnd w:id="14951"/>
    </w:p>
    <w:tbl>
      <w:tblPr>
        <w:tblStyle w:val="GridTable41"/>
        <w:tblW w:w="9625" w:type="dxa"/>
        <w:tblLook w:val="04A0" w:firstRow="1" w:lastRow="0" w:firstColumn="1" w:lastColumn="0" w:noHBand="0" w:noVBand="1"/>
      </w:tblPr>
      <w:tblGrid>
        <w:gridCol w:w="1670"/>
        <w:gridCol w:w="963"/>
        <w:gridCol w:w="934"/>
        <w:gridCol w:w="1043"/>
        <w:gridCol w:w="555"/>
        <w:gridCol w:w="780"/>
        <w:gridCol w:w="1072"/>
        <w:gridCol w:w="2608"/>
      </w:tblGrid>
      <w:tr w:rsidR="00092B4E" w:rsidRPr="00C63F04" w14:paraId="71834A42" w14:textId="77777777" w:rsidTr="006369BB">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70" w:type="dxa"/>
          </w:tcPr>
          <w:p w14:paraId="0A8D4276" w14:textId="77777777" w:rsidR="00092B4E" w:rsidRPr="00C63F04" w:rsidRDefault="00092B4E"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63" w:type="dxa"/>
          </w:tcPr>
          <w:p w14:paraId="683B5D17"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34" w:type="dxa"/>
          </w:tcPr>
          <w:p w14:paraId="486F2C59"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43" w:type="dxa"/>
          </w:tcPr>
          <w:p w14:paraId="6C0528DF"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5" w:type="dxa"/>
          </w:tcPr>
          <w:p w14:paraId="1CFDEB59"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543A8461"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2" w:type="dxa"/>
          </w:tcPr>
          <w:p w14:paraId="63F56F47"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608" w:type="dxa"/>
          </w:tcPr>
          <w:p w14:paraId="59BAE22A"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092B4E" w:rsidRPr="00EB13E6" w14:paraId="4C7BABA4" w14:textId="77777777" w:rsidTr="00636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4C4C07C" w14:textId="77777777" w:rsidR="00092B4E" w:rsidRPr="00EB13E6" w:rsidRDefault="00092B4E" w:rsidP="00092B4E">
            <w:pPr>
              <w:pStyle w:val="TABLE-cell"/>
              <w:rPr>
                <w:rFonts w:eastAsiaTheme="minorEastAsia"/>
              </w:rPr>
            </w:pPr>
            <w:r w:rsidRPr="00070EE8">
              <w:t>Name</w:t>
            </w:r>
          </w:p>
        </w:tc>
        <w:tc>
          <w:tcPr>
            <w:tcW w:w="963" w:type="dxa"/>
          </w:tcPr>
          <w:p w14:paraId="1B192E4A"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4C67DB">
              <w:t>n</w:t>
            </w:r>
          </w:p>
        </w:tc>
        <w:tc>
          <w:tcPr>
            <w:tcW w:w="934" w:type="dxa"/>
          </w:tcPr>
          <w:p w14:paraId="30118D2C"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s</w:t>
            </w:r>
            <w:r w:rsidRPr="004C67DB">
              <w:t>tring</w:t>
            </w:r>
          </w:p>
        </w:tc>
        <w:tc>
          <w:tcPr>
            <w:tcW w:w="1043" w:type="dxa"/>
          </w:tcPr>
          <w:p w14:paraId="2C61A4FB"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p>
        </w:tc>
        <w:tc>
          <w:tcPr>
            <w:tcW w:w="555" w:type="dxa"/>
          </w:tcPr>
          <w:p w14:paraId="3902FC6A"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429A3012"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4C67DB">
              <w:t>R, W</w:t>
            </w:r>
          </w:p>
        </w:tc>
        <w:tc>
          <w:tcPr>
            <w:tcW w:w="1072" w:type="dxa"/>
          </w:tcPr>
          <w:p w14:paraId="3032F9E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4C67DB">
              <w:t>no</w:t>
            </w:r>
          </w:p>
        </w:tc>
        <w:tc>
          <w:tcPr>
            <w:tcW w:w="2608" w:type="dxa"/>
          </w:tcPr>
          <w:p w14:paraId="2EAA0B2E"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092B4E" w:rsidRPr="00EB13E6" w14:paraId="12D4E1D4" w14:textId="77777777" w:rsidTr="006369BB">
        <w:tc>
          <w:tcPr>
            <w:cnfStyle w:val="001000000000" w:firstRow="0" w:lastRow="0" w:firstColumn="1" w:lastColumn="0" w:oddVBand="0" w:evenVBand="0" w:oddHBand="0" w:evenHBand="0" w:firstRowFirstColumn="0" w:firstRowLastColumn="0" w:lastRowFirstColumn="0" w:lastRowLastColumn="0"/>
            <w:tcW w:w="1670" w:type="dxa"/>
          </w:tcPr>
          <w:p w14:paraId="3F749ACE" w14:textId="77777777" w:rsidR="00092B4E" w:rsidRPr="00070EE8" w:rsidRDefault="00092B4E" w:rsidP="00092B4E">
            <w:pPr>
              <w:pStyle w:val="TABLE-cell"/>
            </w:pPr>
            <w:r w:rsidRPr="00070EE8">
              <w:t>on-off</w:t>
            </w:r>
          </w:p>
        </w:tc>
        <w:tc>
          <w:tcPr>
            <w:tcW w:w="963" w:type="dxa"/>
          </w:tcPr>
          <w:p w14:paraId="77639DB6"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rPr>
                <w:rFonts w:hint="eastAsia"/>
                <w:lang w:eastAsia="ko-KR"/>
              </w:rPr>
              <w:t>of</w:t>
            </w:r>
          </w:p>
        </w:tc>
        <w:tc>
          <w:tcPr>
            <w:tcW w:w="934" w:type="dxa"/>
          </w:tcPr>
          <w:p w14:paraId="43A636E5"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lang w:eastAsia="ko-KR"/>
              </w:rPr>
              <w:t>b</w:t>
            </w:r>
            <w:r w:rsidRPr="004C67DB">
              <w:rPr>
                <w:rFonts w:hint="eastAsia"/>
                <w:lang w:eastAsia="ko-KR"/>
              </w:rPr>
              <w:t>oolean</w:t>
            </w:r>
          </w:p>
        </w:tc>
        <w:tc>
          <w:tcPr>
            <w:tcW w:w="1043" w:type="dxa"/>
          </w:tcPr>
          <w:p w14:paraId="5A94B8B2"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pPr>
          </w:p>
        </w:tc>
        <w:tc>
          <w:tcPr>
            <w:tcW w:w="555" w:type="dxa"/>
          </w:tcPr>
          <w:p w14:paraId="167E65C6"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0A131FFE"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t>R, W</w:t>
            </w:r>
          </w:p>
        </w:tc>
        <w:tc>
          <w:tcPr>
            <w:tcW w:w="1072" w:type="dxa"/>
          </w:tcPr>
          <w:p w14:paraId="1ABF1C8E"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rPr>
                <w:rFonts w:eastAsiaTheme="minorEastAsia" w:hint="eastAsia"/>
                <w:lang w:eastAsia="ko-KR"/>
              </w:rPr>
              <w:t>yes</w:t>
            </w:r>
          </w:p>
        </w:tc>
        <w:tc>
          <w:tcPr>
            <w:tcW w:w="2608" w:type="dxa"/>
          </w:tcPr>
          <w:p w14:paraId="30B73FCA" w14:textId="77777777" w:rsidR="00092B4E" w:rsidRPr="004C67DB" w:rsidRDefault="00092B4E" w:rsidP="00092B4E">
            <w:pPr>
              <w:pStyle w:val="TABLE-cell"/>
              <w:cnfStyle w:val="000000000000" w:firstRow="0" w:lastRow="0" w:firstColumn="0" w:lastColumn="0" w:oddVBand="0" w:evenVBand="0" w:oddHBand="0" w:evenHBand="0" w:firstRowFirstColumn="0" w:firstRowLastColumn="0" w:lastRowFirstColumn="0" w:lastRowLastColumn="0"/>
              <w:rPr>
                <w:lang w:eastAsia="ko-KR"/>
              </w:rPr>
            </w:pPr>
            <w:r w:rsidRPr="004C67DB">
              <w:t>On/O</w:t>
            </w:r>
            <w:r w:rsidRPr="004C67DB">
              <w:rPr>
                <w:rFonts w:hint="eastAsia"/>
              </w:rPr>
              <w:t>f</w:t>
            </w:r>
            <w:r w:rsidRPr="004C67DB">
              <w:t>f Control:</w:t>
            </w:r>
          </w:p>
          <w:p w14:paraId="0116F7D0" w14:textId="77777777" w:rsidR="00092B4E" w:rsidRPr="004C67DB"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t>0 = Off</w:t>
            </w:r>
          </w:p>
          <w:p w14:paraId="692D885A"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rsidRPr="004C67DB">
              <w:t>1 = On</w:t>
            </w:r>
          </w:p>
        </w:tc>
      </w:tr>
      <w:tr w:rsidR="00092B4E" w:rsidRPr="00EB13E6" w14:paraId="3FF4AA73" w14:textId="77777777" w:rsidTr="00636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0BE84DFF" w14:textId="77777777" w:rsidR="00092B4E" w:rsidRPr="00070EE8" w:rsidRDefault="00092B4E" w:rsidP="00092B4E">
            <w:pPr>
              <w:pStyle w:val="TABLE-cell"/>
            </w:pPr>
            <w:r w:rsidRPr="00070EE8">
              <w:rPr>
                <w:lang w:eastAsia="ko-KR"/>
              </w:rPr>
              <w:t>dim</w:t>
            </w:r>
          </w:p>
        </w:tc>
        <w:tc>
          <w:tcPr>
            <w:tcW w:w="963" w:type="dxa"/>
          </w:tcPr>
          <w:p w14:paraId="6A04EA27"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sidRPr="000E6257">
              <w:rPr>
                <w:rFonts w:hint="eastAsia"/>
                <w:lang w:eastAsia="ko-KR"/>
              </w:rPr>
              <w:t>dm</w:t>
            </w:r>
          </w:p>
        </w:tc>
        <w:tc>
          <w:tcPr>
            <w:tcW w:w="934" w:type="dxa"/>
          </w:tcPr>
          <w:p w14:paraId="5997D50D"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lang w:eastAsia="ko-KR"/>
              </w:rPr>
              <w:t>i</w:t>
            </w:r>
            <w:r w:rsidRPr="000E6257">
              <w:rPr>
                <w:rFonts w:hint="eastAsia"/>
                <w:lang w:eastAsia="ko-KR"/>
              </w:rPr>
              <w:t>nteger</w:t>
            </w:r>
          </w:p>
        </w:tc>
        <w:tc>
          <w:tcPr>
            <w:tcW w:w="1043" w:type="dxa"/>
          </w:tcPr>
          <w:p w14:paraId="30D5295E"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sidRPr="000E6257">
              <w:rPr>
                <w:rFonts w:hint="eastAsia"/>
                <w:lang w:eastAsia="ko-KR"/>
              </w:rPr>
              <w:t>0-255</w:t>
            </w:r>
          </w:p>
        </w:tc>
        <w:tc>
          <w:tcPr>
            <w:tcW w:w="555" w:type="dxa"/>
          </w:tcPr>
          <w:p w14:paraId="7CA0C639"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3EE1790F"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sidRPr="000E6257">
              <w:rPr>
                <w:rFonts w:eastAsiaTheme="minorEastAsia" w:hint="eastAsia"/>
                <w:lang w:eastAsia="ko-KR"/>
              </w:rPr>
              <w:t>R, W</w:t>
            </w:r>
          </w:p>
        </w:tc>
        <w:tc>
          <w:tcPr>
            <w:tcW w:w="1072" w:type="dxa"/>
          </w:tcPr>
          <w:p w14:paraId="6AEE1421"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sidRPr="000E6257">
              <w:rPr>
                <w:rFonts w:eastAsiaTheme="minorEastAsia" w:hint="eastAsia"/>
                <w:lang w:eastAsia="ko-KR"/>
              </w:rPr>
              <w:t>yes</w:t>
            </w:r>
          </w:p>
        </w:tc>
        <w:tc>
          <w:tcPr>
            <w:tcW w:w="2608" w:type="dxa"/>
          </w:tcPr>
          <w:p w14:paraId="4A87347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0E6257">
              <w:rPr>
                <w:rFonts w:hint="eastAsia"/>
              </w:rPr>
              <w:t>Resource which can take a range of values minimum being 0 and maximum being 255</w:t>
            </w:r>
          </w:p>
        </w:tc>
      </w:tr>
    </w:tbl>
    <w:p w14:paraId="283BC2DD" w14:textId="77777777" w:rsidR="00092B4E" w:rsidRDefault="00092B4E" w:rsidP="002E0458">
      <w:pPr>
        <w:pStyle w:val="PARAGRAPH"/>
      </w:pPr>
    </w:p>
    <w:p w14:paraId="17AF5DE5" w14:textId="77777777" w:rsidR="0022154C" w:rsidRPr="0022154C" w:rsidRDefault="0022154C" w:rsidP="0022154C">
      <w:pPr>
        <w:pStyle w:val="PARAGRAPH"/>
        <w:rPr>
          <w:rFonts w:eastAsiaTheme="minorEastAsia"/>
          <w:lang w:eastAsia="ko-KR"/>
        </w:rPr>
      </w:pPr>
      <w:proofErr w:type="gramStart"/>
      <w:r w:rsidRPr="0022154C">
        <w:rPr>
          <w:rFonts w:eastAsiaTheme="minorEastAsia"/>
          <w:lang w:eastAsia="ko-KR"/>
        </w:rPr>
        <w:t>rt=</w:t>
      </w:r>
      <w:proofErr w:type="gramEnd"/>
      <w:r w:rsidRPr="0022154C">
        <w:rPr>
          <w:rFonts w:eastAsiaTheme="minorEastAsia"/>
          <w:lang w:eastAsia="ko-KR"/>
        </w:rPr>
        <w:t>oic.ex</w:t>
      </w:r>
      <w:r w:rsidR="00A95053">
        <w:rPr>
          <w:rFonts w:eastAsiaTheme="minorEastAsia"/>
          <w:lang w:eastAsia="ko-KR"/>
        </w:rPr>
        <w:t>ample</w:t>
      </w:r>
      <w:r w:rsidRPr="0022154C">
        <w:rPr>
          <w:rFonts w:eastAsiaTheme="minorEastAsia"/>
          <w:lang w:eastAsia="ko-KR"/>
        </w:rPr>
        <w:t>.</w:t>
      </w:r>
      <w:r>
        <w:rPr>
          <w:rFonts w:eastAsiaTheme="minorEastAsia"/>
          <w:lang w:eastAsia="ko-KR"/>
        </w:rPr>
        <w:t xml:space="preserve">garagedoor with </w:t>
      </w:r>
      <w:r w:rsidR="007A22BE">
        <w:rPr>
          <w:rFonts w:eastAsiaTheme="minorEastAsia"/>
          <w:lang w:eastAsia="ko-KR"/>
        </w:rPr>
        <w:t>R</w:t>
      </w:r>
      <w:r>
        <w:rPr>
          <w:rFonts w:eastAsiaTheme="minorEastAsia"/>
          <w:lang w:eastAsia="ko-KR"/>
        </w:rPr>
        <w:t xml:space="preserve">esource </w:t>
      </w:r>
      <w:r w:rsidR="007A22BE">
        <w:rPr>
          <w:rFonts w:eastAsiaTheme="minorEastAsia"/>
          <w:lang w:eastAsia="ko-KR"/>
        </w:rPr>
        <w:t>T</w:t>
      </w:r>
      <w:r>
        <w:rPr>
          <w:rFonts w:eastAsiaTheme="minorEastAsia"/>
          <w:lang w:eastAsia="ko-KR"/>
        </w:rPr>
        <w:t xml:space="preserve">ype definition as illustration in </w:t>
      </w:r>
      <w:r w:rsidR="00194F1E">
        <w:rPr>
          <w:rFonts w:eastAsiaTheme="minorEastAsia"/>
          <w:lang w:eastAsia="ko-KR"/>
        </w:rPr>
        <w:fldChar w:fldCharType="begin"/>
      </w:r>
      <w:r w:rsidR="004707B1">
        <w:rPr>
          <w:rFonts w:eastAsiaTheme="minorEastAsia"/>
          <w:lang w:eastAsia="ko-KR"/>
        </w:rPr>
        <w:instrText xml:space="preserve"> REF _Ref410849743 \h </w:instrText>
      </w:r>
      <w:r w:rsidR="00194F1E">
        <w:rPr>
          <w:rFonts w:eastAsiaTheme="minorEastAsia"/>
          <w:lang w:eastAsia="ko-KR"/>
        </w:rPr>
      </w:r>
      <w:r w:rsidR="00194F1E">
        <w:rPr>
          <w:rFonts w:eastAsiaTheme="minorEastAsia"/>
          <w:lang w:eastAsia="ko-KR"/>
        </w:rPr>
        <w:fldChar w:fldCharType="separate"/>
      </w:r>
      <w:r w:rsidR="00370B4E">
        <w:t xml:space="preserve">Table </w:t>
      </w:r>
      <w:r w:rsidR="00370B4E">
        <w:rPr>
          <w:noProof/>
        </w:rPr>
        <w:t>39</w:t>
      </w:r>
      <w:r w:rsidR="00194F1E">
        <w:rPr>
          <w:rFonts w:eastAsiaTheme="minorEastAsia"/>
          <w:lang w:eastAsia="ko-KR"/>
        </w:rPr>
        <w:fldChar w:fldCharType="end"/>
      </w:r>
      <w:r>
        <w:rPr>
          <w:rFonts w:eastAsiaTheme="minorEastAsia"/>
          <w:lang w:eastAsia="ko-KR"/>
        </w:rPr>
        <w:t>.</w:t>
      </w:r>
    </w:p>
    <w:p w14:paraId="3DB1EA37" w14:textId="77777777" w:rsidR="004707B1" w:rsidRDefault="004707B1" w:rsidP="003756A6">
      <w:pPr>
        <w:pStyle w:val="TABLE-title"/>
        <w:rPr>
          <w:rFonts w:eastAsiaTheme="minorEastAsia"/>
          <w:lang w:eastAsia="ko-KR"/>
        </w:rPr>
      </w:pPr>
      <w:bookmarkStart w:id="14952" w:name="_Ref410849743"/>
      <w:bookmarkStart w:id="14953" w:name="_Ref410849726"/>
      <w:bookmarkStart w:id="14954" w:name="_Toc509367592"/>
      <w:r>
        <w:t xml:space="preserve">Table </w:t>
      </w:r>
      <w:r w:rsidR="00194F1E">
        <w:fldChar w:fldCharType="begin"/>
      </w:r>
      <w:r>
        <w:instrText xml:space="preserve"> SEQ Table \* ARABIC </w:instrText>
      </w:r>
      <w:r w:rsidR="00194F1E">
        <w:fldChar w:fldCharType="separate"/>
      </w:r>
      <w:r w:rsidR="00370B4E">
        <w:rPr>
          <w:noProof/>
        </w:rPr>
        <w:t>39</w:t>
      </w:r>
      <w:r w:rsidR="00194F1E">
        <w:rPr>
          <w:noProof/>
        </w:rPr>
        <w:fldChar w:fldCharType="end"/>
      </w:r>
      <w:bookmarkEnd w:id="14952"/>
      <w:r w:rsidR="00EB720C">
        <w:rPr>
          <w:rFonts w:eastAsiaTheme="minorEastAsia" w:hint="eastAsia"/>
          <w:noProof/>
          <w:lang w:eastAsia="ko-KR"/>
        </w:rPr>
        <w:t>.</w:t>
      </w:r>
      <w:r>
        <w:t xml:space="preserve"> </w:t>
      </w:r>
      <w:proofErr w:type="gramStart"/>
      <w:r w:rsidRPr="0022154C">
        <w:rPr>
          <w:rFonts w:eastAsiaTheme="minorEastAsia"/>
          <w:lang w:eastAsia="ko-KR"/>
        </w:rPr>
        <w:t>oic.ex</w:t>
      </w:r>
      <w:r w:rsidR="00A95053">
        <w:rPr>
          <w:rFonts w:eastAsiaTheme="minorEastAsia"/>
          <w:lang w:eastAsia="ko-KR"/>
        </w:rPr>
        <w:t>ample</w:t>
      </w:r>
      <w:r w:rsidRPr="0022154C">
        <w:rPr>
          <w:rFonts w:eastAsiaTheme="minorEastAsia"/>
          <w:lang w:eastAsia="ko-KR"/>
        </w:rPr>
        <w:t>.</w:t>
      </w:r>
      <w:r>
        <w:rPr>
          <w:rFonts w:eastAsiaTheme="minorEastAsia"/>
          <w:lang w:eastAsia="ko-KR"/>
        </w:rPr>
        <w:t>garagedoor</w:t>
      </w:r>
      <w:proofErr w:type="gramEnd"/>
      <w:r>
        <w:rPr>
          <w:rFonts w:eastAsiaTheme="minorEastAsia"/>
          <w:lang w:eastAsia="ko-KR"/>
        </w:rPr>
        <w:t xml:space="preserve"> </w:t>
      </w:r>
      <w:r w:rsidR="007A22BE">
        <w:rPr>
          <w:rFonts w:eastAsiaTheme="minorEastAsia"/>
          <w:lang w:eastAsia="ko-KR"/>
        </w:rPr>
        <w:t>R</w:t>
      </w:r>
      <w:r>
        <w:rPr>
          <w:rFonts w:eastAsiaTheme="minorEastAsia"/>
          <w:lang w:eastAsia="ko-KR"/>
        </w:rPr>
        <w:t xml:space="preserve">esource </w:t>
      </w:r>
      <w:r w:rsidR="007A22BE">
        <w:rPr>
          <w:rFonts w:eastAsiaTheme="minorEastAsia"/>
          <w:lang w:eastAsia="ko-KR"/>
        </w:rPr>
        <w:t>T</w:t>
      </w:r>
      <w:r>
        <w:rPr>
          <w:rFonts w:eastAsiaTheme="minorEastAsia"/>
          <w:lang w:eastAsia="ko-KR"/>
        </w:rPr>
        <w:t>ype definition</w:t>
      </w:r>
      <w:bookmarkEnd w:id="14953"/>
      <w:bookmarkEnd w:id="14954"/>
    </w:p>
    <w:tbl>
      <w:tblPr>
        <w:tblStyle w:val="GridTable41"/>
        <w:tblW w:w="9625" w:type="dxa"/>
        <w:tblLook w:val="04A0" w:firstRow="1" w:lastRow="0" w:firstColumn="1" w:lastColumn="0" w:noHBand="0" w:noVBand="1"/>
      </w:tblPr>
      <w:tblGrid>
        <w:gridCol w:w="1670"/>
        <w:gridCol w:w="963"/>
        <w:gridCol w:w="934"/>
        <w:gridCol w:w="1043"/>
        <w:gridCol w:w="555"/>
        <w:gridCol w:w="780"/>
        <w:gridCol w:w="1072"/>
        <w:gridCol w:w="2608"/>
      </w:tblGrid>
      <w:tr w:rsidR="00092B4E" w:rsidRPr="00C63F04" w14:paraId="2CEDFDED" w14:textId="77777777" w:rsidTr="006369BB">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670" w:type="dxa"/>
          </w:tcPr>
          <w:p w14:paraId="6D731984" w14:textId="77777777" w:rsidR="00092B4E" w:rsidRPr="00C63F04" w:rsidRDefault="00092B4E"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63" w:type="dxa"/>
          </w:tcPr>
          <w:p w14:paraId="73A6DF7A"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34" w:type="dxa"/>
          </w:tcPr>
          <w:p w14:paraId="63D83558"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1043" w:type="dxa"/>
          </w:tcPr>
          <w:p w14:paraId="78834BB4"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555" w:type="dxa"/>
          </w:tcPr>
          <w:p w14:paraId="5FFC3751"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69E3133D"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72" w:type="dxa"/>
          </w:tcPr>
          <w:p w14:paraId="4765EBD1"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608" w:type="dxa"/>
          </w:tcPr>
          <w:p w14:paraId="2C1496E8"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092B4E" w:rsidRPr="00EB13E6" w14:paraId="3FA69439" w14:textId="77777777" w:rsidTr="00636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4133370D" w14:textId="77777777" w:rsidR="00092B4E" w:rsidRPr="00EB13E6" w:rsidRDefault="00092B4E" w:rsidP="00092B4E">
            <w:pPr>
              <w:pStyle w:val="TABLE-cell"/>
              <w:rPr>
                <w:rFonts w:eastAsiaTheme="minorEastAsia"/>
              </w:rPr>
            </w:pPr>
            <w:r w:rsidRPr="00070EE8">
              <w:t>Name</w:t>
            </w:r>
          </w:p>
        </w:tc>
        <w:tc>
          <w:tcPr>
            <w:tcW w:w="963" w:type="dxa"/>
          </w:tcPr>
          <w:p w14:paraId="64D3D246"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DB6DDA">
              <w:t>n</w:t>
            </w:r>
          </w:p>
        </w:tc>
        <w:tc>
          <w:tcPr>
            <w:tcW w:w="934" w:type="dxa"/>
          </w:tcPr>
          <w:p w14:paraId="2D36BE7E"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s</w:t>
            </w:r>
            <w:r w:rsidRPr="00DB6DDA">
              <w:t>tring</w:t>
            </w:r>
          </w:p>
        </w:tc>
        <w:tc>
          <w:tcPr>
            <w:tcW w:w="1043" w:type="dxa"/>
          </w:tcPr>
          <w:p w14:paraId="2836B34E"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p>
        </w:tc>
        <w:tc>
          <w:tcPr>
            <w:tcW w:w="555" w:type="dxa"/>
          </w:tcPr>
          <w:p w14:paraId="55896E6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145D7908"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DB6DDA">
              <w:t>R, W</w:t>
            </w:r>
          </w:p>
        </w:tc>
        <w:tc>
          <w:tcPr>
            <w:tcW w:w="1072" w:type="dxa"/>
          </w:tcPr>
          <w:p w14:paraId="60F8D4F0"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DB6DDA">
              <w:t>no</w:t>
            </w:r>
          </w:p>
        </w:tc>
        <w:tc>
          <w:tcPr>
            <w:tcW w:w="2608" w:type="dxa"/>
          </w:tcPr>
          <w:p w14:paraId="450DDB65"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092B4E" w:rsidRPr="00EB13E6" w14:paraId="52920188" w14:textId="77777777" w:rsidTr="006369BB">
        <w:tc>
          <w:tcPr>
            <w:cnfStyle w:val="001000000000" w:firstRow="0" w:lastRow="0" w:firstColumn="1" w:lastColumn="0" w:oddVBand="0" w:evenVBand="0" w:oddHBand="0" w:evenHBand="0" w:firstRowFirstColumn="0" w:firstRowLastColumn="0" w:lastRowFirstColumn="0" w:lastRowLastColumn="0"/>
            <w:tcW w:w="1670" w:type="dxa"/>
          </w:tcPr>
          <w:p w14:paraId="74912313" w14:textId="77777777" w:rsidR="00092B4E" w:rsidRPr="00070EE8" w:rsidRDefault="00092B4E" w:rsidP="00092B4E">
            <w:pPr>
              <w:pStyle w:val="TABLE-cell"/>
            </w:pPr>
            <w:r w:rsidRPr="00070EE8">
              <w:t>o</w:t>
            </w:r>
            <w:r w:rsidRPr="00070EE8">
              <w:rPr>
                <w:lang w:eastAsia="ko-KR"/>
              </w:rPr>
              <w:t>pen</w:t>
            </w:r>
            <w:r w:rsidRPr="00070EE8">
              <w:t>-</w:t>
            </w:r>
            <w:r w:rsidRPr="00070EE8">
              <w:rPr>
                <w:lang w:eastAsia="ko-KR"/>
              </w:rPr>
              <w:t>close</w:t>
            </w:r>
          </w:p>
        </w:tc>
        <w:tc>
          <w:tcPr>
            <w:tcW w:w="963" w:type="dxa"/>
          </w:tcPr>
          <w:p w14:paraId="7EFB7DF8"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Pr>
                <w:rFonts w:hint="eastAsia"/>
                <w:lang w:eastAsia="ko-KR"/>
              </w:rPr>
              <w:t>oc</w:t>
            </w:r>
          </w:p>
        </w:tc>
        <w:tc>
          <w:tcPr>
            <w:tcW w:w="934" w:type="dxa"/>
          </w:tcPr>
          <w:p w14:paraId="111C8CDB"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lang w:eastAsia="ko-KR"/>
              </w:rPr>
              <w:t>b</w:t>
            </w:r>
            <w:r w:rsidRPr="004C67DB">
              <w:rPr>
                <w:rFonts w:hint="eastAsia"/>
                <w:lang w:eastAsia="ko-KR"/>
              </w:rPr>
              <w:t>oolean</w:t>
            </w:r>
          </w:p>
        </w:tc>
        <w:tc>
          <w:tcPr>
            <w:tcW w:w="1043" w:type="dxa"/>
          </w:tcPr>
          <w:p w14:paraId="0F54677B"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pPr>
          </w:p>
        </w:tc>
        <w:tc>
          <w:tcPr>
            <w:tcW w:w="555" w:type="dxa"/>
          </w:tcPr>
          <w:p w14:paraId="34129CD2"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780" w:type="dxa"/>
          </w:tcPr>
          <w:p w14:paraId="4916F489"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t>R, W</w:t>
            </w:r>
          </w:p>
        </w:tc>
        <w:tc>
          <w:tcPr>
            <w:tcW w:w="1072" w:type="dxa"/>
          </w:tcPr>
          <w:p w14:paraId="10B01A38"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rPr>
                <w:rFonts w:eastAsiaTheme="minorEastAsia" w:hint="eastAsia"/>
                <w:lang w:eastAsia="ko-KR"/>
              </w:rPr>
              <w:t>yes</w:t>
            </w:r>
          </w:p>
        </w:tc>
        <w:tc>
          <w:tcPr>
            <w:tcW w:w="2608" w:type="dxa"/>
          </w:tcPr>
          <w:p w14:paraId="4EEA7FC7" w14:textId="77777777" w:rsidR="00092B4E" w:rsidRPr="004C67DB" w:rsidRDefault="00092B4E" w:rsidP="00092B4E">
            <w:pPr>
              <w:pStyle w:val="TABLE-cell"/>
              <w:cnfStyle w:val="000000000000" w:firstRow="0" w:lastRow="0" w:firstColumn="0" w:lastColumn="0" w:oddVBand="0" w:evenVBand="0" w:oddHBand="0" w:evenHBand="0" w:firstRowFirstColumn="0" w:firstRowLastColumn="0" w:lastRowFirstColumn="0" w:lastRowLastColumn="0"/>
              <w:rPr>
                <w:lang w:eastAsia="ko-KR"/>
              </w:rPr>
            </w:pPr>
            <w:r w:rsidRPr="004C67DB">
              <w:t>O</w:t>
            </w:r>
            <w:r>
              <w:rPr>
                <w:rFonts w:hint="eastAsia"/>
                <w:lang w:eastAsia="ko-KR"/>
              </w:rPr>
              <w:t>pen</w:t>
            </w:r>
            <w:r w:rsidRPr="004C67DB">
              <w:t>/</w:t>
            </w:r>
            <w:r>
              <w:rPr>
                <w:rFonts w:hint="eastAsia"/>
                <w:lang w:eastAsia="ko-KR"/>
              </w:rPr>
              <w:t>Close</w:t>
            </w:r>
            <w:r w:rsidRPr="004C67DB">
              <w:t xml:space="preserve"> Control:</w:t>
            </w:r>
          </w:p>
          <w:p w14:paraId="1534E04B" w14:textId="77777777" w:rsidR="00092B4E" w:rsidRPr="004C67DB" w:rsidRDefault="00092B4E" w:rsidP="00092B4E">
            <w:pPr>
              <w:pStyle w:val="TABLE-cell"/>
              <w:cnfStyle w:val="000000000000" w:firstRow="0" w:lastRow="0" w:firstColumn="0" w:lastColumn="0" w:oddVBand="0" w:evenVBand="0" w:oddHBand="0" w:evenHBand="0" w:firstRowFirstColumn="0" w:firstRowLastColumn="0" w:lastRowFirstColumn="0" w:lastRowLastColumn="0"/>
              <w:rPr>
                <w:lang w:eastAsia="ko-KR"/>
              </w:rPr>
            </w:pPr>
            <w:r>
              <w:t>0 = O</w:t>
            </w:r>
            <w:r>
              <w:rPr>
                <w:rFonts w:hint="eastAsia"/>
                <w:lang w:eastAsia="ko-KR"/>
              </w:rPr>
              <w:t>pen</w:t>
            </w:r>
          </w:p>
          <w:p w14:paraId="288D5F69"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t xml:space="preserve">1 = </w:t>
            </w:r>
            <w:r>
              <w:rPr>
                <w:rFonts w:hint="eastAsia"/>
                <w:lang w:eastAsia="ko-KR"/>
              </w:rPr>
              <w:t>Close</w:t>
            </w:r>
          </w:p>
        </w:tc>
      </w:tr>
    </w:tbl>
    <w:p w14:paraId="465195B3" w14:textId="77777777" w:rsidR="00092B4E" w:rsidRDefault="00092B4E" w:rsidP="002E0458">
      <w:pPr>
        <w:pStyle w:val="PARAGRAPH"/>
        <w:rPr>
          <w:lang w:eastAsia="ko-KR"/>
        </w:rPr>
      </w:pPr>
    </w:p>
    <w:p w14:paraId="42E8BEF5" w14:textId="77777777" w:rsidR="0022154C" w:rsidRDefault="009822AF" w:rsidP="0022154C">
      <w:pPr>
        <w:pStyle w:val="PARAGRAPH"/>
        <w:rPr>
          <w:rFonts w:eastAsiaTheme="minorEastAsia"/>
          <w:lang w:eastAsia="ko-KR"/>
        </w:rPr>
      </w:pPr>
      <w:r>
        <w:rPr>
          <w:rFonts w:eastAsiaTheme="minorEastAsia"/>
          <w:lang w:eastAsia="ko-KR"/>
        </w:rPr>
        <w:t>“</w:t>
      </w:r>
      <w:r w:rsidR="0022154C" w:rsidRPr="0022154C">
        <w:rPr>
          <w:rFonts w:eastAsiaTheme="minorEastAsia"/>
          <w:lang w:eastAsia="ko-KR"/>
        </w:rPr>
        <w:t>/oic/mnt</w:t>
      </w:r>
      <w:r>
        <w:rPr>
          <w:rFonts w:eastAsiaTheme="minorEastAsia"/>
          <w:lang w:eastAsia="ko-KR"/>
        </w:rPr>
        <w:t>”</w:t>
      </w:r>
      <w:r w:rsidR="0022154C" w:rsidRPr="0022154C">
        <w:rPr>
          <w:rFonts w:eastAsiaTheme="minorEastAsia"/>
          <w:lang w:eastAsia="ko-KR"/>
        </w:rPr>
        <w:t xml:space="preserve"> (</w:t>
      </w:r>
      <w:r>
        <w:rPr>
          <w:rFonts w:eastAsiaTheme="minorEastAsia"/>
          <w:lang w:eastAsia="ko-KR"/>
        </w:rPr>
        <w:t>“</w:t>
      </w:r>
      <w:proofErr w:type="gramStart"/>
      <w:r w:rsidR="0022154C" w:rsidRPr="0022154C">
        <w:rPr>
          <w:rFonts w:eastAsiaTheme="minorEastAsia"/>
          <w:lang w:eastAsia="ko-KR"/>
        </w:rPr>
        <w:t>rt=</w:t>
      </w:r>
      <w:proofErr w:type="gramEnd"/>
      <w:r w:rsidR="0022154C" w:rsidRPr="0022154C">
        <w:rPr>
          <w:rFonts w:eastAsiaTheme="minorEastAsia"/>
          <w:lang w:eastAsia="ko-KR"/>
        </w:rPr>
        <w:t>o</w:t>
      </w:r>
      <w:r w:rsidR="00952E5E">
        <w:rPr>
          <w:rFonts w:eastAsiaTheme="minorEastAsia"/>
          <w:lang w:eastAsia="ko-KR"/>
        </w:rPr>
        <w:t>i</w:t>
      </w:r>
      <w:r w:rsidR="0022154C" w:rsidRPr="0022154C">
        <w:rPr>
          <w:rFonts w:eastAsiaTheme="minorEastAsia"/>
          <w:lang w:eastAsia="ko-KR"/>
        </w:rPr>
        <w:t>c.wk.mnt</w:t>
      </w:r>
      <w:r>
        <w:rPr>
          <w:rFonts w:eastAsiaTheme="minorEastAsia"/>
          <w:lang w:eastAsia="ko-KR"/>
        </w:rPr>
        <w:t>”</w:t>
      </w:r>
      <w:r w:rsidR="0022154C" w:rsidRPr="0022154C">
        <w:rPr>
          <w:rFonts w:eastAsiaTheme="minorEastAsia"/>
          <w:lang w:eastAsia="ko-KR"/>
        </w:rPr>
        <w:t>)</w:t>
      </w:r>
      <w:r w:rsidR="00AF2550">
        <w:rPr>
          <w:rFonts w:eastAsiaTheme="minorEastAsia" w:hint="eastAsia"/>
          <w:lang w:eastAsia="ko-KR"/>
        </w:rPr>
        <w:t xml:space="preserve"> </w:t>
      </w:r>
      <w:r w:rsidR="0022154C" w:rsidRPr="0022154C">
        <w:rPr>
          <w:rFonts w:eastAsiaTheme="minorEastAsia"/>
          <w:lang w:eastAsia="ko-KR"/>
        </w:rPr>
        <w:t xml:space="preserve">used in below examples </w:t>
      </w:r>
      <w:r w:rsidR="00B26F86">
        <w:rPr>
          <w:rFonts w:eastAsiaTheme="minorEastAsia"/>
          <w:lang w:eastAsia="ko-KR"/>
        </w:rPr>
        <w:t>is</w:t>
      </w:r>
      <w:r w:rsidR="00B26F86" w:rsidRPr="0022154C">
        <w:rPr>
          <w:rFonts w:eastAsiaTheme="minorEastAsia"/>
          <w:lang w:eastAsia="ko-KR"/>
        </w:rPr>
        <w:t xml:space="preserve"> </w:t>
      </w:r>
      <w:r w:rsidR="0022154C" w:rsidRPr="0022154C">
        <w:rPr>
          <w:rFonts w:eastAsiaTheme="minorEastAsia"/>
          <w:lang w:eastAsia="ko-KR"/>
        </w:rPr>
        <w:t xml:space="preserve">defined in </w:t>
      </w:r>
      <w:r w:rsidR="007325BF">
        <w:rPr>
          <w:rFonts w:eastAsiaTheme="minorEastAsia"/>
          <w:lang w:eastAsia="ko-KR"/>
        </w:rPr>
        <w:t xml:space="preserve">section </w:t>
      </w:r>
      <w:r w:rsidR="00194F1E">
        <w:rPr>
          <w:rFonts w:eastAsiaTheme="minorEastAsia"/>
          <w:lang w:eastAsia="ko-KR"/>
        </w:rPr>
        <w:fldChar w:fldCharType="begin"/>
      </w:r>
      <w:r w:rsidR="00B26F86">
        <w:rPr>
          <w:rFonts w:eastAsiaTheme="minorEastAsia"/>
          <w:lang w:eastAsia="ko-KR"/>
        </w:rPr>
        <w:instrText xml:space="preserve"> REF _Ref460329749 \r \h </w:instrText>
      </w:r>
      <w:r w:rsidR="00194F1E">
        <w:rPr>
          <w:rFonts w:eastAsiaTheme="minorEastAsia"/>
          <w:lang w:eastAsia="ko-KR"/>
        </w:rPr>
      </w:r>
      <w:r w:rsidR="00194F1E">
        <w:rPr>
          <w:rFonts w:eastAsiaTheme="minorEastAsia"/>
          <w:lang w:eastAsia="ko-KR"/>
        </w:rPr>
        <w:fldChar w:fldCharType="separate"/>
      </w:r>
      <w:r w:rsidR="00370B4E">
        <w:rPr>
          <w:rFonts w:eastAsiaTheme="minorEastAsia"/>
          <w:lang w:eastAsia="ko-KR"/>
        </w:rPr>
        <w:t>11.5.2</w:t>
      </w:r>
      <w:r w:rsidR="00194F1E">
        <w:rPr>
          <w:rFonts w:eastAsiaTheme="minorEastAsia"/>
          <w:lang w:eastAsia="ko-KR"/>
        </w:rPr>
        <w:fldChar w:fldCharType="end"/>
      </w:r>
      <w:r w:rsidR="0022154C" w:rsidRPr="0022154C">
        <w:rPr>
          <w:rFonts w:eastAsiaTheme="minorEastAsia"/>
          <w:lang w:eastAsia="ko-KR"/>
        </w:rPr>
        <w:t>.</w:t>
      </w:r>
    </w:p>
    <w:p w14:paraId="75F2890E" w14:textId="77777777" w:rsidR="00E36D1C" w:rsidRDefault="00E36D1C" w:rsidP="00FF05F7">
      <w:pPr>
        <w:pStyle w:val="ANNEX-heading1"/>
        <w:rPr>
          <w:rFonts w:eastAsiaTheme="minorEastAsia"/>
          <w:lang w:eastAsia="ko-KR"/>
        </w:rPr>
      </w:pPr>
      <w:bookmarkStart w:id="14955" w:name="_Toc509367261"/>
      <w:r w:rsidRPr="00BB0B96">
        <w:rPr>
          <w:rFonts w:eastAsiaTheme="minorEastAsia"/>
          <w:lang w:eastAsia="ko-KR"/>
        </w:rPr>
        <w:t xml:space="preserve">When at </w:t>
      </w:r>
      <w:r>
        <w:rPr>
          <w:rFonts w:eastAsiaTheme="minorEastAsia"/>
          <w:lang w:eastAsia="ko-KR"/>
        </w:rPr>
        <w:t>h</w:t>
      </w:r>
      <w:r w:rsidRPr="00BB0B96">
        <w:rPr>
          <w:rFonts w:eastAsiaTheme="minorEastAsia"/>
          <w:lang w:eastAsia="ko-KR"/>
        </w:rPr>
        <w:t xml:space="preserve">ome: From </w:t>
      </w:r>
      <w:r>
        <w:rPr>
          <w:rFonts w:eastAsiaTheme="minorEastAsia"/>
          <w:lang w:eastAsia="ko-KR"/>
        </w:rPr>
        <w:t>s</w:t>
      </w:r>
      <w:r w:rsidRPr="00BB0B96">
        <w:rPr>
          <w:rFonts w:eastAsiaTheme="minorEastAsia"/>
          <w:lang w:eastAsia="ko-KR"/>
        </w:rPr>
        <w:t xml:space="preserve">martphone </w:t>
      </w:r>
      <w:r>
        <w:rPr>
          <w:rFonts w:eastAsiaTheme="minorEastAsia"/>
          <w:lang w:eastAsia="ko-KR"/>
        </w:rPr>
        <w:t>t</w:t>
      </w:r>
      <w:r w:rsidRPr="00BB0B96">
        <w:rPr>
          <w:rFonts w:eastAsiaTheme="minorEastAsia"/>
          <w:lang w:eastAsia="ko-KR"/>
        </w:rPr>
        <w:t xml:space="preserve">urn on a </w:t>
      </w:r>
      <w:r>
        <w:rPr>
          <w:rFonts w:eastAsiaTheme="minorEastAsia"/>
          <w:lang w:eastAsia="ko-KR"/>
        </w:rPr>
        <w:t>single</w:t>
      </w:r>
      <w:r w:rsidRPr="00BB0B96">
        <w:rPr>
          <w:rFonts w:eastAsiaTheme="minorEastAsia"/>
          <w:lang w:eastAsia="ko-KR"/>
        </w:rPr>
        <w:t xml:space="preserve"> light</w:t>
      </w:r>
      <w:bookmarkEnd w:id="14955"/>
    </w:p>
    <w:p w14:paraId="7480C5EF" w14:textId="77777777" w:rsidR="00933BA7" w:rsidRPr="00FF05F7" w:rsidRDefault="004707B1" w:rsidP="00FF05F7">
      <w:pPr>
        <w:pStyle w:val="PARAGRAPH"/>
        <w:rPr>
          <w:rFonts w:eastAsiaTheme="minorEastAsia"/>
        </w:rPr>
      </w:pPr>
      <w:r w:rsidRPr="00FF05F7">
        <w:rPr>
          <w:rFonts w:eastAsiaTheme="minorEastAsia"/>
        </w:rPr>
        <w:t>This sequence highlights (</w:t>
      </w:r>
      <w:r w:rsidR="00DE209A">
        <w:fldChar w:fldCharType="begin"/>
      </w:r>
      <w:r w:rsidR="00DE209A">
        <w:instrText xml:space="preserve"> REF _Ref410850024 \h  \* MERGEFORMAT </w:instrText>
      </w:r>
      <w:r w:rsidR="00DE209A">
        <w:fldChar w:fldCharType="separate"/>
      </w:r>
      <w:r w:rsidR="00370B4E">
        <w:t>Figure 32</w:t>
      </w:r>
      <w:r w:rsidR="00DE209A">
        <w:fldChar w:fldCharType="end"/>
      </w:r>
      <w:r w:rsidRPr="00FF05F7">
        <w:rPr>
          <w:rFonts w:eastAsiaTheme="minorEastAsia"/>
        </w:rPr>
        <w:t xml:space="preserve">) the discovery and control of an </w:t>
      </w:r>
      <w:r w:rsidR="00DF07AA">
        <w:rPr>
          <w:rFonts w:eastAsiaTheme="minorEastAsia"/>
          <w:lang w:eastAsia="ko-KR"/>
        </w:rPr>
        <w:t>OCF</w:t>
      </w:r>
      <w:r w:rsidR="00DF07AA">
        <w:rPr>
          <w:rFonts w:eastAsiaTheme="minorEastAsia" w:hint="eastAsia"/>
          <w:lang w:eastAsia="ko-KR"/>
        </w:rPr>
        <w:t xml:space="preserve"> </w:t>
      </w:r>
      <w:r w:rsidRPr="00FF05F7">
        <w:rPr>
          <w:rFonts w:eastAsiaTheme="minorEastAsia"/>
        </w:rPr>
        <w:t xml:space="preserve">light resource from an </w:t>
      </w:r>
      <w:r w:rsidR="00DF07AA">
        <w:rPr>
          <w:rFonts w:eastAsiaTheme="minorEastAsia"/>
          <w:lang w:eastAsia="ko-KR"/>
        </w:rPr>
        <w:t>OCF</w:t>
      </w:r>
      <w:r w:rsidR="00DF07AA">
        <w:rPr>
          <w:rFonts w:eastAsiaTheme="minorEastAsia" w:hint="eastAsia"/>
          <w:lang w:eastAsia="ko-KR"/>
        </w:rPr>
        <w:t xml:space="preserve"> </w:t>
      </w:r>
      <w:r w:rsidRPr="00FF05F7">
        <w:rPr>
          <w:rFonts w:eastAsiaTheme="minorEastAsia"/>
        </w:rPr>
        <w:t>smartphone.</w:t>
      </w:r>
    </w:p>
    <w:p w14:paraId="0B3658BD" w14:textId="77777777" w:rsidR="008F1FE7" w:rsidRPr="00D53754" w:rsidRDefault="008F1FE7" w:rsidP="008A68F8">
      <w:pPr>
        <w:snapToGrid w:val="0"/>
        <w:spacing w:before="100" w:after="200"/>
        <w:jc w:val="left"/>
        <w:rPr>
          <w:rFonts w:eastAsiaTheme="minorEastAsia"/>
          <w:lang w:eastAsia="ko-KR"/>
        </w:rPr>
      </w:pPr>
    </w:p>
    <w:p w14:paraId="3EF70854" w14:textId="77777777" w:rsidR="008F1FE7" w:rsidRPr="00D53754" w:rsidRDefault="008F1FE7" w:rsidP="009B211F">
      <w:pPr>
        <w:pStyle w:val="PlantUML"/>
      </w:pPr>
      <w:r w:rsidRPr="00D53754">
        <w:t>@startuml</w:t>
      </w:r>
    </w:p>
    <w:p w14:paraId="260744CD" w14:textId="77777777" w:rsidR="008F1FE7" w:rsidRPr="00D53754" w:rsidRDefault="008F1FE7" w:rsidP="009B211F">
      <w:pPr>
        <w:pStyle w:val="PlantUML"/>
      </w:pPr>
      <w:r w:rsidRPr="00D53754">
        <w:t>hide footbox</w:t>
      </w:r>
    </w:p>
    <w:p w14:paraId="7FE72E7B" w14:textId="77777777" w:rsidR="008F1FE7" w:rsidRPr="00D53754" w:rsidRDefault="008F1FE7" w:rsidP="009B211F">
      <w:pPr>
        <w:pStyle w:val="PlantUML"/>
      </w:pPr>
    </w:p>
    <w:p w14:paraId="62EF25DC" w14:textId="77777777" w:rsidR="008F1FE7" w:rsidRPr="00D53754" w:rsidRDefault="008F1FE7" w:rsidP="009B211F">
      <w:pPr>
        <w:pStyle w:val="PlantUML"/>
      </w:pPr>
      <w:r w:rsidRPr="00D53754">
        <w:t xml:space="preserve">participant "Smartphone \n (Client)" as Client </w:t>
      </w:r>
    </w:p>
    <w:p w14:paraId="0B8C4875" w14:textId="77777777" w:rsidR="008F1FE7" w:rsidRPr="00D53754" w:rsidRDefault="008F1FE7" w:rsidP="009B211F">
      <w:pPr>
        <w:pStyle w:val="PlantUML"/>
      </w:pPr>
      <w:r w:rsidRPr="00D53754">
        <w:t>participant "Bulb \n (Server)" as Server</w:t>
      </w:r>
    </w:p>
    <w:p w14:paraId="1FC47AAF" w14:textId="77777777" w:rsidR="008F1FE7" w:rsidRPr="00D53754" w:rsidRDefault="008F1FE7" w:rsidP="009B211F">
      <w:pPr>
        <w:pStyle w:val="PlantUML"/>
      </w:pPr>
    </w:p>
    <w:p w14:paraId="4FA35EAB" w14:textId="77777777" w:rsidR="008F1FE7" w:rsidRPr="00D53754" w:rsidRDefault="008F1FE7" w:rsidP="009B211F">
      <w:pPr>
        <w:pStyle w:val="PlantUML"/>
      </w:pPr>
      <w:r w:rsidRPr="00D53754">
        <w:t>Client-&gt;Server: GET(oic/res)</w:t>
      </w:r>
    </w:p>
    <w:p w14:paraId="4973B0D2" w14:textId="77777777" w:rsidR="008F1FE7" w:rsidRPr="00D53754" w:rsidRDefault="008F1FE7" w:rsidP="009B211F">
      <w:pPr>
        <w:pStyle w:val="PlantUML"/>
      </w:pPr>
      <w:r w:rsidRPr="00D53754">
        <w:t>Server--&gt;Client: Response(list{res uri, rt, if})</w:t>
      </w:r>
    </w:p>
    <w:p w14:paraId="765334F0" w14:textId="77777777" w:rsidR="008F1FE7" w:rsidRPr="00D53754" w:rsidRDefault="008F1FE7" w:rsidP="009B211F">
      <w:pPr>
        <w:pStyle w:val="PlantUML"/>
      </w:pPr>
      <w:r w:rsidRPr="00D53754">
        <w:t>|||</w:t>
      </w:r>
    </w:p>
    <w:p w14:paraId="7122D46B" w14:textId="77777777" w:rsidR="008F1FE7" w:rsidRPr="00D53754" w:rsidRDefault="008F1FE7" w:rsidP="009B211F">
      <w:pPr>
        <w:pStyle w:val="PlantUML"/>
      </w:pPr>
      <w:r w:rsidRPr="00D53754">
        <w:t>Client-&gt;Server: GET(/light)</w:t>
      </w:r>
    </w:p>
    <w:p w14:paraId="603C092D" w14:textId="77777777" w:rsidR="008F1FE7" w:rsidRPr="00D53754" w:rsidRDefault="008F1FE7" w:rsidP="009B211F">
      <w:pPr>
        <w:pStyle w:val="PlantUML"/>
      </w:pPr>
      <w:r w:rsidRPr="00D53754">
        <w:t>Server--&gt;Client: Response(content)</w:t>
      </w:r>
    </w:p>
    <w:p w14:paraId="7A38EA5F" w14:textId="77777777" w:rsidR="008F1FE7" w:rsidRPr="00D53754" w:rsidRDefault="008F1FE7" w:rsidP="009B211F">
      <w:pPr>
        <w:pStyle w:val="PlantUML"/>
      </w:pPr>
      <w:r w:rsidRPr="00D53754">
        <w:t>rnote right: n=bedlight \n of=0</w:t>
      </w:r>
    </w:p>
    <w:p w14:paraId="74843558" w14:textId="77777777" w:rsidR="008F1FE7" w:rsidRPr="00D53754" w:rsidRDefault="008F1FE7" w:rsidP="009B211F">
      <w:pPr>
        <w:pStyle w:val="PlantUML"/>
      </w:pPr>
      <w:r w:rsidRPr="00D53754">
        <w:t>|||</w:t>
      </w:r>
    </w:p>
    <w:p w14:paraId="0EFF7479" w14:textId="77777777" w:rsidR="008F1FE7" w:rsidRPr="00D53754" w:rsidRDefault="008F1FE7" w:rsidP="009B211F">
      <w:pPr>
        <w:pStyle w:val="PlantUML"/>
      </w:pPr>
      <w:r w:rsidRPr="00D53754">
        <w:t>Client-&gt;Server: POST(/light,{of=1})</w:t>
      </w:r>
    </w:p>
    <w:p w14:paraId="7923F10A" w14:textId="77777777" w:rsidR="008F1FE7" w:rsidRPr="00D53754" w:rsidRDefault="008F1FE7" w:rsidP="009B211F">
      <w:pPr>
        <w:pStyle w:val="PlantUML"/>
      </w:pPr>
      <w:r w:rsidRPr="00D53754">
        <w:t>Rnote right: n=bedlight \n of=1</w:t>
      </w:r>
    </w:p>
    <w:p w14:paraId="72E2F77A" w14:textId="77777777" w:rsidR="008F1FE7" w:rsidRPr="00D53754" w:rsidRDefault="008F1FE7" w:rsidP="009B211F">
      <w:pPr>
        <w:pStyle w:val="PlantUML"/>
      </w:pPr>
      <w:r w:rsidRPr="00D53754">
        <w:t>Server--&gt;Client: Success/Failure</w:t>
      </w:r>
    </w:p>
    <w:p w14:paraId="083D046D" w14:textId="77777777" w:rsidR="008F1FE7" w:rsidRPr="00D53754" w:rsidRDefault="008F1FE7" w:rsidP="009B211F">
      <w:pPr>
        <w:pStyle w:val="PlantUML"/>
      </w:pPr>
    </w:p>
    <w:p w14:paraId="27DF7BE0" w14:textId="77777777" w:rsidR="008F1FE7" w:rsidRPr="00D53754" w:rsidRDefault="008F1FE7" w:rsidP="009B211F">
      <w:pPr>
        <w:pStyle w:val="PlantUML"/>
        <w:rPr>
          <w:rFonts w:eastAsiaTheme="minorEastAsia"/>
          <w:lang w:eastAsia="ko-KR"/>
        </w:rPr>
      </w:pPr>
      <w:r w:rsidRPr="00D53754">
        <w:t>@enduml</w:t>
      </w:r>
    </w:p>
    <w:p w14:paraId="43A015A5" w14:textId="77777777" w:rsidR="009B211F" w:rsidRDefault="009B211F" w:rsidP="009B211F">
      <w:pPr>
        <w:pStyle w:val="FIGURE"/>
        <w:rPr>
          <w:rFonts w:eastAsiaTheme="minorEastAsia"/>
        </w:rPr>
      </w:pPr>
      <w:r>
        <w:rPr>
          <w:rFonts w:eastAsiaTheme="minorEastAsia"/>
          <w:noProof/>
          <w:lang w:eastAsia="en-US"/>
        </w:rPr>
        <w:drawing>
          <wp:inline distT="0" distB="0" distL="0" distR="0" wp14:anchorId="4DB7E96D" wp14:editId="2382CFF1">
            <wp:extent cx="3095625" cy="3438525"/>
            <wp:effectExtent l="0" t="0" r="9525" b="9525"/>
            <wp:docPr id="231" name="Picture 2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91">
                      <a:extLst>
                        <a:ext uri="{28A0092B-C50C-407E-A947-70E740481C1C}">
                          <a14:useLocalDpi xmlns:a14="http://schemas.microsoft.com/office/drawing/2010/main" val="0"/>
                        </a:ext>
                      </a:extLst>
                    </a:blip>
                    <a:stretch>
                      <a:fillRect/>
                    </a:stretch>
                  </pic:blipFill>
                  <pic:spPr>
                    <a:xfrm>
                      <a:off x="0" y="0"/>
                      <a:ext cx="3095625" cy="3438525"/>
                    </a:xfrm>
                    <a:prstGeom prst="rect">
                      <a:avLst/>
                    </a:prstGeom>
                  </pic:spPr>
                </pic:pic>
              </a:graphicData>
            </a:graphic>
          </wp:inline>
        </w:drawing>
      </w:r>
    </w:p>
    <w:p w14:paraId="6F6B298A" w14:textId="77777777" w:rsidR="004707B1" w:rsidRDefault="004707B1" w:rsidP="004707B1">
      <w:pPr>
        <w:pStyle w:val="FIGURE-title"/>
        <w:rPr>
          <w:rFonts w:eastAsiaTheme="minorEastAsia"/>
          <w:lang w:eastAsia="ko-KR"/>
        </w:rPr>
      </w:pPr>
      <w:bookmarkStart w:id="14956" w:name="_Ref410850024"/>
      <w:bookmarkStart w:id="14957" w:name="_Ref410850019"/>
      <w:bookmarkStart w:id="14958" w:name="_Toc509367547"/>
      <w:r>
        <w:t xml:space="preserve">Figure </w:t>
      </w:r>
      <w:r w:rsidR="00194F1E">
        <w:fldChar w:fldCharType="begin"/>
      </w:r>
      <w:r w:rsidR="007B07C5">
        <w:instrText xml:space="preserve"> SEQ Figure \* ARABIC </w:instrText>
      </w:r>
      <w:r w:rsidR="00194F1E">
        <w:fldChar w:fldCharType="separate"/>
      </w:r>
      <w:r w:rsidR="00370B4E">
        <w:rPr>
          <w:noProof/>
        </w:rPr>
        <w:t>32</w:t>
      </w:r>
      <w:r w:rsidR="00194F1E">
        <w:rPr>
          <w:noProof/>
        </w:rPr>
        <w:fldChar w:fldCharType="end"/>
      </w:r>
      <w:bookmarkEnd w:id="14956"/>
      <w:r>
        <w:t xml:space="preserve">. </w:t>
      </w:r>
      <w:r w:rsidRPr="00BB0B96">
        <w:rPr>
          <w:rFonts w:eastAsiaTheme="minorEastAsia"/>
          <w:lang w:eastAsia="ko-KR"/>
        </w:rPr>
        <w:t xml:space="preserve">When at </w:t>
      </w:r>
      <w:r>
        <w:rPr>
          <w:rFonts w:eastAsiaTheme="minorEastAsia"/>
          <w:lang w:eastAsia="ko-KR"/>
        </w:rPr>
        <w:t>h</w:t>
      </w:r>
      <w:r w:rsidRPr="00BB0B96">
        <w:rPr>
          <w:rFonts w:eastAsiaTheme="minorEastAsia"/>
          <w:lang w:eastAsia="ko-KR"/>
        </w:rPr>
        <w:t xml:space="preserve">ome: </w:t>
      </w:r>
      <w:r>
        <w:rPr>
          <w:rFonts w:eastAsiaTheme="minorEastAsia"/>
          <w:lang w:eastAsia="ko-KR"/>
        </w:rPr>
        <w:t>f</w:t>
      </w:r>
      <w:r w:rsidRPr="00BB0B96">
        <w:rPr>
          <w:rFonts w:eastAsiaTheme="minorEastAsia"/>
          <w:lang w:eastAsia="ko-KR"/>
        </w:rPr>
        <w:t xml:space="preserve">rom </w:t>
      </w:r>
      <w:r>
        <w:rPr>
          <w:rFonts w:eastAsiaTheme="minorEastAsia"/>
          <w:lang w:eastAsia="ko-KR"/>
        </w:rPr>
        <w:t>s</w:t>
      </w:r>
      <w:r w:rsidRPr="00BB0B96">
        <w:rPr>
          <w:rFonts w:eastAsiaTheme="minorEastAsia"/>
          <w:lang w:eastAsia="ko-KR"/>
        </w:rPr>
        <w:t xml:space="preserve">martphone </w:t>
      </w:r>
      <w:r>
        <w:rPr>
          <w:rFonts w:eastAsiaTheme="minorEastAsia"/>
          <w:lang w:eastAsia="ko-KR"/>
        </w:rPr>
        <w:t>t</w:t>
      </w:r>
      <w:r w:rsidRPr="00BB0B96">
        <w:rPr>
          <w:rFonts w:eastAsiaTheme="minorEastAsia"/>
          <w:lang w:eastAsia="ko-KR"/>
        </w:rPr>
        <w:t>urn on a single light</w:t>
      </w:r>
      <w:bookmarkEnd w:id="14957"/>
      <w:bookmarkEnd w:id="14958"/>
    </w:p>
    <w:p w14:paraId="7D2581B9" w14:textId="77777777" w:rsidR="004707B1" w:rsidRPr="004707B1" w:rsidRDefault="004707B1" w:rsidP="00FF05F7">
      <w:pPr>
        <w:pStyle w:val="PARAGRAPH"/>
        <w:rPr>
          <w:rFonts w:eastAsiaTheme="minorEastAsia"/>
        </w:rPr>
      </w:pPr>
      <w:r w:rsidRPr="004707B1">
        <w:rPr>
          <w:rFonts w:eastAsiaTheme="minorEastAsia"/>
        </w:rPr>
        <w:t xml:space="preserve">Discovery request can be sent to </w:t>
      </w:r>
      <w:r w:rsidR="009F0E22" w:rsidRPr="009F0E22">
        <w:rPr>
          <w:rFonts w:eastAsiaTheme="minorEastAsia"/>
        </w:rPr>
        <w:t xml:space="preserve">“All OCF Nodes” </w:t>
      </w:r>
      <w:r w:rsidRPr="004707B1">
        <w:rPr>
          <w:rFonts w:eastAsiaTheme="minorEastAsia"/>
        </w:rPr>
        <w:t xml:space="preserve">Multicast address </w:t>
      </w:r>
      <w:r w:rsidR="00E2273C">
        <w:t>FF0X::</w:t>
      </w:r>
      <w:r w:rsidR="009F0E22">
        <w:t>158</w:t>
      </w:r>
      <w:r w:rsidRPr="004707B1">
        <w:rPr>
          <w:rFonts w:eastAsiaTheme="minorEastAsia"/>
        </w:rPr>
        <w:t xml:space="preserve"> or can be sent directly to the IP address of device hosting the light resource</w:t>
      </w:r>
      <w:r>
        <w:rPr>
          <w:rFonts w:eastAsiaTheme="minorEastAsia"/>
        </w:rPr>
        <w:t>.</w:t>
      </w:r>
    </w:p>
    <w:p w14:paraId="22EE9A4F" w14:textId="77777777" w:rsidR="004707B1" w:rsidRPr="00070EE8" w:rsidRDefault="004707B1" w:rsidP="00711FCC">
      <w:pPr>
        <w:pStyle w:val="ListNumberalt"/>
        <w:numPr>
          <w:ilvl w:val="0"/>
          <w:numId w:val="25"/>
        </w:numPr>
        <w:rPr>
          <w:rFonts w:eastAsiaTheme="minorEastAsia"/>
        </w:rPr>
      </w:pPr>
      <w:r w:rsidRPr="00070EE8">
        <w:rPr>
          <w:rFonts w:eastAsiaTheme="minorEastAsia"/>
        </w:rPr>
        <w:tab/>
        <w:t xml:space="preserve">Smartphone sends a GET request to </w:t>
      </w:r>
      <w:r w:rsidR="009822AF">
        <w:rPr>
          <w:rFonts w:eastAsiaTheme="minorEastAsia"/>
        </w:rPr>
        <w:t>“</w:t>
      </w:r>
      <w:r w:rsidR="00DB30B6">
        <w:rPr>
          <w:rFonts w:eastAsiaTheme="minorEastAsia" w:hint="eastAsia"/>
          <w:lang w:eastAsia="ko-KR"/>
        </w:rPr>
        <w:t>/</w:t>
      </w:r>
      <w:r w:rsidRPr="00070EE8">
        <w:rPr>
          <w:rFonts w:eastAsiaTheme="minorEastAsia"/>
        </w:rPr>
        <w:t>oic/res</w:t>
      </w:r>
      <w:r w:rsidR="009822AF">
        <w:rPr>
          <w:rFonts w:eastAsiaTheme="minorEastAsia"/>
        </w:rPr>
        <w:t>”</w:t>
      </w:r>
      <w:r w:rsidRPr="00070EE8">
        <w:rPr>
          <w:rFonts w:eastAsiaTheme="minorEastAsia"/>
        </w:rPr>
        <w:t xml:space="preserve"> resource to discover all resources hosted on targeted end point</w:t>
      </w:r>
    </w:p>
    <w:p w14:paraId="36A2852B" w14:textId="77777777" w:rsidR="004707B1" w:rsidRPr="004707B1" w:rsidRDefault="004707B1" w:rsidP="00E36BA8">
      <w:pPr>
        <w:pStyle w:val="ListNumberalt"/>
        <w:numPr>
          <w:ilvl w:val="0"/>
          <w:numId w:val="36"/>
        </w:numPr>
        <w:rPr>
          <w:rFonts w:eastAsiaTheme="minorEastAsia"/>
        </w:rPr>
      </w:pPr>
      <w:r w:rsidRPr="004707B1">
        <w:rPr>
          <w:rFonts w:eastAsiaTheme="minorEastAsia"/>
        </w:rPr>
        <w:tab/>
        <w:t xml:space="preserve">The end point (bulb) responds with the list of </w:t>
      </w:r>
      <w:r w:rsidR="007A22BE">
        <w:rPr>
          <w:rFonts w:eastAsiaTheme="minorEastAsia"/>
        </w:rPr>
        <w:t>R</w:t>
      </w:r>
      <w:r w:rsidRPr="004707B1">
        <w:rPr>
          <w:rFonts w:eastAsiaTheme="minorEastAsia"/>
        </w:rPr>
        <w:t xml:space="preserve">esource </w:t>
      </w:r>
      <w:r w:rsidR="00594122">
        <w:rPr>
          <w:rFonts w:eastAsiaTheme="minorEastAsia"/>
        </w:rPr>
        <w:t>URI</w:t>
      </w:r>
      <w:r w:rsidRPr="004707B1">
        <w:rPr>
          <w:rFonts w:eastAsiaTheme="minorEastAsia"/>
        </w:rPr>
        <w:t xml:space="preserve">, </w:t>
      </w:r>
      <w:r w:rsidR="007A22BE">
        <w:rPr>
          <w:rFonts w:eastAsiaTheme="minorEastAsia"/>
        </w:rPr>
        <w:t>R</w:t>
      </w:r>
      <w:r w:rsidRPr="004707B1">
        <w:rPr>
          <w:rFonts w:eastAsiaTheme="minorEastAsia"/>
        </w:rPr>
        <w:t xml:space="preserve">esource </w:t>
      </w:r>
      <w:r w:rsidR="007A22BE">
        <w:rPr>
          <w:rFonts w:eastAsiaTheme="minorEastAsia"/>
        </w:rPr>
        <w:t>T</w:t>
      </w:r>
      <w:r w:rsidRPr="004707B1">
        <w:rPr>
          <w:rFonts w:eastAsiaTheme="minorEastAsia"/>
        </w:rPr>
        <w:t xml:space="preserve">ype and </w:t>
      </w:r>
      <w:r w:rsidR="007A22BE">
        <w:rPr>
          <w:rFonts w:eastAsiaTheme="minorEastAsia"/>
        </w:rPr>
        <w:t>I</w:t>
      </w:r>
      <w:r w:rsidRPr="004707B1">
        <w:rPr>
          <w:rFonts w:eastAsiaTheme="minorEastAsia"/>
        </w:rPr>
        <w:t>nterfaces supported on the end point (one of the resource is ‘/light’ whose rt=o</w:t>
      </w:r>
      <w:r w:rsidR="00F557FD">
        <w:rPr>
          <w:rFonts w:eastAsiaTheme="minorEastAsia" w:hint="eastAsia"/>
          <w:lang w:eastAsia="ko-KR"/>
        </w:rPr>
        <w:t>i</w:t>
      </w:r>
      <w:r w:rsidRPr="004707B1">
        <w:rPr>
          <w:rFonts w:eastAsiaTheme="minorEastAsia"/>
        </w:rPr>
        <w:t>c.ex</w:t>
      </w:r>
      <w:r w:rsidR="00F557FD">
        <w:rPr>
          <w:rFonts w:eastAsiaTheme="minorEastAsia" w:hint="eastAsia"/>
          <w:lang w:eastAsia="ko-KR"/>
        </w:rPr>
        <w:t>ample</w:t>
      </w:r>
      <w:r w:rsidRPr="004707B1">
        <w:rPr>
          <w:rFonts w:eastAsiaTheme="minorEastAsia"/>
        </w:rPr>
        <w:t>.light)</w:t>
      </w:r>
    </w:p>
    <w:p w14:paraId="13DB8C81" w14:textId="77777777" w:rsidR="004707B1" w:rsidRPr="004707B1" w:rsidRDefault="004707B1" w:rsidP="00E36BA8">
      <w:pPr>
        <w:pStyle w:val="ListNumberalt"/>
        <w:numPr>
          <w:ilvl w:val="0"/>
          <w:numId w:val="36"/>
        </w:numPr>
        <w:rPr>
          <w:rFonts w:eastAsiaTheme="minorEastAsia"/>
        </w:rPr>
      </w:pPr>
      <w:r w:rsidRPr="004707B1">
        <w:rPr>
          <w:rFonts w:eastAsiaTheme="minorEastAsia"/>
        </w:rPr>
        <w:tab/>
        <w:t>Smartphone sends a GET request to ’/light’ resource to know its current state</w:t>
      </w:r>
    </w:p>
    <w:p w14:paraId="68A9E815" w14:textId="77777777" w:rsidR="004707B1" w:rsidRPr="004707B1" w:rsidRDefault="004707B1" w:rsidP="00E36BA8">
      <w:pPr>
        <w:pStyle w:val="ListNumberalt"/>
        <w:numPr>
          <w:ilvl w:val="0"/>
          <w:numId w:val="36"/>
        </w:numPr>
        <w:rPr>
          <w:rFonts w:eastAsiaTheme="minorEastAsia"/>
        </w:rPr>
      </w:pPr>
      <w:r w:rsidRPr="004707B1">
        <w:rPr>
          <w:rFonts w:eastAsiaTheme="minorEastAsia"/>
        </w:rPr>
        <w:tab/>
        <w:t>The end point responds with representation of light resource ({n=bedlight;of=0})</w:t>
      </w:r>
    </w:p>
    <w:p w14:paraId="593968CF" w14:textId="77777777" w:rsidR="004707B1" w:rsidRPr="004707B1" w:rsidRDefault="004707B1" w:rsidP="00E36BA8">
      <w:pPr>
        <w:pStyle w:val="ListNumberalt"/>
        <w:numPr>
          <w:ilvl w:val="0"/>
          <w:numId w:val="36"/>
        </w:numPr>
        <w:rPr>
          <w:rFonts w:eastAsiaTheme="minorEastAsia"/>
        </w:rPr>
      </w:pPr>
      <w:r w:rsidRPr="004707B1">
        <w:rPr>
          <w:rFonts w:eastAsiaTheme="minorEastAsia"/>
        </w:rPr>
        <w:tab/>
        <w:t xml:space="preserve">Smartphone changes the ‘of’ </w:t>
      </w:r>
      <w:r w:rsidR="00F34D13">
        <w:rPr>
          <w:rFonts w:eastAsiaTheme="minorEastAsia" w:hint="eastAsia"/>
          <w:lang w:eastAsia="ko-KR"/>
        </w:rPr>
        <w:t>property</w:t>
      </w:r>
      <w:r w:rsidR="00F34D13" w:rsidRPr="004707B1">
        <w:rPr>
          <w:rFonts w:eastAsiaTheme="minorEastAsia"/>
        </w:rPr>
        <w:t xml:space="preserve"> </w:t>
      </w:r>
      <w:r w:rsidRPr="004707B1">
        <w:rPr>
          <w:rFonts w:eastAsiaTheme="minorEastAsia"/>
        </w:rPr>
        <w:t>of the light resource by sending a POST request to ‘/light’ resource ({of=1})</w:t>
      </w:r>
    </w:p>
    <w:p w14:paraId="0A76BEB8" w14:textId="77777777" w:rsidR="00933BA7" w:rsidRPr="00FF05F7" w:rsidRDefault="004707B1" w:rsidP="00E36BA8">
      <w:pPr>
        <w:pStyle w:val="ListNumberalt"/>
        <w:numPr>
          <w:ilvl w:val="0"/>
          <w:numId w:val="36"/>
        </w:numPr>
        <w:rPr>
          <w:rFonts w:eastAsiaTheme="minorEastAsia"/>
        </w:rPr>
      </w:pPr>
      <w:r w:rsidRPr="004707B1">
        <w:rPr>
          <w:rFonts w:eastAsiaTheme="minorEastAsia"/>
        </w:rPr>
        <w:tab/>
        <w:t>On Successful execution of the request, the end point respond</w:t>
      </w:r>
      <w:r w:rsidR="00B01B98">
        <w:rPr>
          <w:rFonts w:eastAsiaTheme="minorEastAsia"/>
        </w:rPr>
        <w:t>s</w:t>
      </w:r>
      <w:r w:rsidRPr="004707B1">
        <w:rPr>
          <w:rFonts w:eastAsiaTheme="minorEastAsia"/>
        </w:rPr>
        <w:t xml:space="preserve"> with the changed </w:t>
      </w:r>
      <w:r w:rsidR="00F0718E">
        <w:rPr>
          <w:rFonts w:eastAsiaTheme="minorEastAsia" w:hint="eastAsia"/>
          <w:lang w:eastAsia="ko-KR"/>
        </w:rPr>
        <w:t xml:space="preserve">resource </w:t>
      </w:r>
      <w:r w:rsidRPr="004707B1">
        <w:rPr>
          <w:rFonts w:eastAsiaTheme="minorEastAsia"/>
        </w:rPr>
        <w:t xml:space="preserve">representation. Else, error code </w:t>
      </w:r>
      <w:r w:rsidR="00B01B98">
        <w:rPr>
          <w:rFonts w:eastAsiaTheme="minorEastAsia"/>
        </w:rPr>
        <w:t>is</w:t>
      </w:r>
      <w:r w:rsidRPr="004707B1">
        <w:rPr>
          <w:rFonts w:eastAsiaTheme="minorEastAsia"/>
        </w:rPr>
        <w:t xml:space="preserve"> returned. Details of the </w:t>
      </w:r>
      <w:r w:rsidR="00E36D1C">
        <w:rPr>
          <w:rFonts w:eastAsiaTheme="minorEastAsia"/>
        </w:rPr>
        <w:t>e</w:t>
      </w:r>
      <w:r w:rsidRPr="004707B1">
        <w:rPr>
          <w:rFonts w:eastAsiaTheme="minorEastAsia"/>
        </w:rPr>
        <w:t xml:space="preserve">rror </w:t>
      </w:r>
      <w:r w:rsidR="00E36D1C">
        <w:rPr>
          <w:rFonts w:eastAsiaTheme="minorEastAsia"/>
        </w:rPr>
        <w:t>c</w:t>
      </w:r>
      <w:r w:rsidRPr="004707B1">
        <w:rPr>
          <w:rFonts w:eastAsiaTheme="minorEastAsia"/>
        </w:rPr>
        <w:t xml:space="preserve">odes are </w:t>
      </w:r>
      <w:r w:rsidR="008C0955">
        <w:rPr>
          <w:rFonts w:eastAsiaTheme="minorEastAsia"/>
        </w:rPr>
        <w:t>defined</w:t>
      </w:r>
      <w:r w:rsidR="008C0955" w:rsidRPr="004707B1">
        <w:rPr>
          <w:rFonts w:eastAsiaTheme="minorEastAsia"/>
        </w:rPr>
        <w:t xml:space="preserve"> </w:t>
      </w:r>
      <w:r w:rsidRPr="004707B1">
        <w:rPr>
          <w:rFonts w:eastAsiaTheme="minorEastAsia"/>
        </w:rPr>
        <w:t xml:space="preserve">in </w:t>
      </w:r>
      <w:r w:rsidR="007325BF">
        <w:rPr>
          <w:rFonts w:eastAsiaTheme="minorEastAsia"/>
        </w:rPr>
        <w:t xml:space="preserve">section </w:t>
      </w:r>
      <w:r w:rsidR="00194F1E">
        <w:rPr>
          <w:rFonts w:eastAsiaTheme="minorEastAsia"/>
        </w:rPr>
        <w:fldChar w:fldCharType="begin"/>
      </w:r>
      <w:r w:rsidR="008C0955">
        <w:rPr>
          <w:rFonts w:eastAsiaTheme="minorEastAsia"/>
        </w:rPr>
        <w:instrText xml:space="preserve"> REF _Ref412140371 \r \h </w:instrText>
      </w:r>
      <w:r w:rsidR="00194F1E">
        <w:rPr>
          <w:rFonts w:eastAsiaTheme="minorEastAsia"/>
        </w:rPr>
      </w:r>
      <w:r w:rsidR="00194F1E">
        <w:rPr>
          <w:rFonts w:eastAsiaTheme="minorEastAsia"/>
        </w:rPr>
        <w:fldChar w:fldCharType="separate"/>
      </w:r>
      <w:r w:rsidR="00370B4E">
        <w:rPr>
          <w:rFonts w:eastAsiaTheme="minorEastAsia"/>
        </w:rPr>
        <w:t>12.2.7</w:t>
      </w:r>
      <w:r w:rsidR="00194F1E">
        <w:rPr>
          <w:rFonts w:eastAsiaTheme="minorEastAsia"/>
        </w:rPr>
        <w:fldChar w:fldCharType="end"/>
      </w:r>
      <w:r w:rsidR="00E36D1C">
        <w:rPr>
          <w:rFonts w:eastAsiaTheme="minorEastAsia"/>
        </w:rPr>
        <w:t>.</w:t>
      </w:r>
    </w:p>
    <w:p w14:paraId="087F5371" w14:textId="77777777" w:rsidR="00E36D1C" w:rsidRDefault="00E36D1C" w:rsidP="009017A3">
      <w:pPr>
        <w:pStyle w:val="ANNEX-heading1"/>
        <w:rPr>
          <w:rFonts w:eastAsiaTheme="minorEastAsia"/>
          <w:lang w:eastAsia="ko-KR"/>
        </w:rPr>
      </w:pPr>
      <w:bookmarkStart w:id="14959" w:name="_Toc509367262"/>
      <w:r>
        <w:rPr>
          <w:rFonts w:eastAsiaTheme="minorEastAsia"/>
          <w:lang w:eastAsia="ko-KR"/>
        </w:rPr>
        <w:lastRenderedPageBreak/>
        <w:t>GroupAction execution</w:t>
      </w:r>
      <w:bookmarkEnd w:id="14959"/>
    </w:p>
    <w:p w14:paraId="17B0CB2D" w14:textId="77777777" w:rsidR="009F410F" w:rsidRPr="009F410F" w:rsidRDefault="0034261F" w:rsidP="008512A3">
      <w:pPr>
        <w:pStyle w:val="PARAGRAPH"/>
        <w:rPr>
          <w:rFonts w:eastAsiaTheme="minorEastAsia"/>
          <w:lang w:eastAsia="ko-KR"/>
        </w:rPr>
      </w:pPr>
      <w:r>
        <w:rPr>
          <w:rFonts w:eastAsiaTheme="minorEastAsia" w:hint="eastAsia"/>
          <w:lang w:eastAsia="ko-KR"/>
        </w:rPr>
        <w:t>This example will be added when groups feature is added in later version of specification</w:t>
      </w:r>
    </w:p>
    <w:p w14:paraId="746F4EDE" w14:textId="77777777" w:rsidR="00A80A63" w:rsidRDefault="00A80A63" w:rsidP="00FF05F7">
      <w:pPr>
        <w:pStyle w:val="ANNEX-heading1"/>
        <w:rPr>
          <w:rFonts w:eastAsiaTheme="minorEastAsia"/>
          <w:lang w:eastAsia="ko-KR"/>
        </w:rPr>
      </w:pPr>
      <w:bookmarkStart w:id="14960" w:name="_Toc412643253"/>
      <w:bookmarkStart w:id="14961" w:name="_Toc412657646"/>
      <w:bookmarkStart w:id="14962" w:name="_Toc412658568"/>
      <w:bookmarkStart w:id="14963" w:name="_Toc412734543"/>
      <w:bookmarkStart w:id="14964" w:name="_Toc412643254"/>
      <w:bookmarkStart w:id="14965" w:name="_Toc412657647"/>
      <w:bookmarkStart w:id="14966" w:name="_Toc412658569"/>
      <w:bookmarkStart w:id="14967" w:name="_Toc412734544"/>
      <w:bookmarkStart w:id="14968" w:name="_Toc412643255"/>
      <w:bookmarkStart w:id="14969" w:name="_Toc412657648"/>
      <w:bookmarkStart w:id="14970" w:name="_Toc412658570"/>
      <w:bookmarkStart w:id="14971" w:name="_Toc412734545"/>
      <w:bookmarkStart w:id="14972" w:name="_Toc412643256"/>
      <w:bookmarkStart w:id="14973" w:name="_Toc412657649"/>
      <w:bookmarkStart w:id="14974" w:name="_Toc412658571"/>
      <w:bookmarkStart w:id="14975" w:name="_Toc412734546"/>
      <w:bookmarkStart w:id="14976" w:name="_Toc412643257"/>
      <w:bookmarkStart w:id="14977" w:name="_Toc412657650"/>
      <w:bookmarkStart w:id="14978" w:name="_Toc412658572"/>
      <w:bookmarkStart w:id="14979" w:name="_Toc412734547"/>
      <w:bookmarkStart w:id="14980" w:name="_Toc412643258"/>
      <w:bookmarkStart w:id="14981" w:name="_Toc412657651"/>
      <w:bookmarkStart w:id="14982" w:name="_Toc412658573"/>
      <w:bookmarkStart w:id="14983" w:name="_Toc412734548"/>
      <w:bookmarkStart w:id="14984" w:name="_Toc412643259"/>
      <w:bookmarkStart w:id="14985" w:name="_Toc412657652"/>
      <w:bookmarkStart w:id="14986" w:name="_Toc412658574"/>
      <w:bookmarkStart w:id="14987" w:name="_Toc412734549"/>
      <w:bookmarkStart w:id="14988" w:name="_Toc412643260"/>
      <w:bookmarkStart w:id="14989" w:name="_Toc412657653"/>
      <w:bookmarkStart w:id="14990" w:name="_Toc412658575"/>
      <w:bookmarkStart w:id="14991" w:name="_Toc412734550"/>
      <w:bookmarkStart w:id="14992" w:name="_Toc412643261"/>
      <w:bookmarkStart w:id="14993" w:name="_Toc412657654"/>
      <w:bookmarkStart w:id="14994" w:name="_Toc412658576"/>
      <w:bookmarkStart w:id="14995" w:name="_Toc412734551"/>
      <w:bookmarkStart w:id="14996" w:name="_Toc412643262"/>
      <w:bookmarkStart w:id="14997" w:name="_Toc412657655"/>
      <w:bookmarkStart w:id="14998" w:name="_Toc412658577"/>
      <w:bookmarkStart w:id="14999" w:name="_Toc412734552"/>
      <w:bookmarkStart w:id="15000" w:name="_Toc412643263"/>
      <w:bookmarkStart w:id="15001" w:name="_Toc412657656"/>
      <w:bookmarkStart w:id="15002" w:name="_Toc412658578"/>
      <w:bookmarkStart w:id="15003" w:name="_Toc412734553"/>
      <w:bookmarkStart w:id="15004" w:name="_Toc412643264"/>
      <w:bookmarkStart w:id="15005" w:name="_Toc412657657"/>
      <w:bookmarkStart w:id="15006" w:name="_Toc412658579"/>
      <w:bookmarkStart w:id="15007" w:name="_Toc412734554"/>
      <w:bookmarkStart w:id="15008" w:name="_Toc412643265"/>
      <w:bookmarkStart w:id="15009" w:name="_Toc412657658"/>
      <w:bookmarkStart w:id="15010" w:name="_Toc412658580"/>
      <w:bookmarkStart w:id="15011" w:name="_Toc412734555"/>
      <w:bookmarkStart w:id="15012" w:name="_Toc412643266"/>
      <w:bookmarkStart w:id="15013" w:name="_Toc412657659"/>
      <w:bookmarkStart w:id="15014" w:name="_Toc412658581"/>
      <w:bookmarkStart w:id="15015" w:name="_Toc412734556"/>
      <w:bookmarkStart w:id="15016" w:name="_Toc412643267"/>
      <w:bookmarkStart w:id="15017" w:name="_Toc412657660"/>
      <w:bookmarkStart w:id="15018" w:name="_Toc412658582"/>
      <w:bookmarkStart w:id="15019" w:name="_Toc412734557"/>
      <w:bookmarkStart w:id="15020" w:name="_Toc412643268"/>
      <w:bookmarkStart w:id="15021" w:name="_Toc412657661"/>
      <w:bookmarkStart w:id="15022" w:name="_Toc412658583"/>
      <w:bookmarkStart w:id="15023" w:name="_Toc412734558"/>
      <w:bookmarkStart w:id="15024" w:name="_Toc412643269"/>
      <w:bookmarkStart w:id="15025" w:name="_Toc412657662"/>
      <w:bookmarkStart w:id="15026" w:name="_Toc412658584"/>
      <w:bookmarkStart w:id="15027" w:name="_Toc412734559"/>
      <w:bookmarkStart w:id="15028" w:name="_Toc412643270"/>
      <w:bookmarkStart w:id="15029" w:name="_Toc412657663"/>
      <w:bookmarkStart w:id="15030" w:name="_Toc412658585"/>
      <w:bookmarkStart w:id="15031" w:name="_Toc412734560"/>
      <w:bookmarkStart w:id="15032" w:name="_Toc412643271"/>
      <w:bookmarkStart w:id="15033" w:name="_Toc412657664"/>
      <w:bookmarkStart w:id="15034" w:name="_Toc412658586"/>
      <w:bookmarkStart w:id="15035" w:name="_Toc412734561"/>
      <w:bookmarkStart w:id="15036" w:name="_Toc412643272"/>
      <w:bookmarkStart w:id="15037" w:name="_Toc412657665"/>
      <w:bookmarkStart w:id="15038" w:name="_Toc412658587"/>
      <w:bookmarkStart w:id="15039" w:name="_Toc412734562"/>
      <w:bookmarkStart w:id="15040" w:name="_Toc412643273"/>
      <w:bookmarkStart w:id="15041" w:name="_Toc412657666"/>
      <w:bookmarkStart w:id="15042" w:name="_Toc412658588"/>
      <w:bookmarkStart w:id="15043" w:name="_Toc412734563"/>
      <w:bookmarkStart w:id="15044" w:name="_Toc412643274"/>
      <w:bookmarkStart w:id="15045" w:name="_Toc412657667"/>
      <w:bookmarkStart w:id="15046" w:name="_Toc412658589"/>
      <w:bookmarkStart w:id="15047" w:name="_Toc412734564"/>
      <w:bookmarkStart w:id="15048" w:name="_Toc412643275"/>
      <w:bookmarkStart w:id="15049" w:name="_Toc412657668"/>
      <w:bookmarkStart w:id="15050" w:name="_Toc412658590"/>
      <w:bookmarkStart w:id="15051" w:name="_Toc412734565"/>
      <w:bookmarkStart w:id="15052" w:name="_Toc412643276"/>
      <w:bookmarkStart w:id="15053" w:name="_Toc412657669"/>
      <w:bookmarkStart w:id="15054" w:name="_Toc412658591"/>
      <w:bookmarkStart w:id="15055" w:name="_Toc412734566"/>
      <w:bookmarkStart w:id="15056" w:name="_Toc412643277"/>
      <w:bookmarkStart w:id="15057" w:name="_Toc412657670"/>
      <w:bookmarkStart w:id="15058" w:name="_Toc412658592"/>
      <w:bookmarkStart w:id="15059" w:name="_Toc412734567"/>
      <w:bookmarkStart w:id="15060" w:name="_Toc412643278"/>
      <w:bookmarkStart w:id="15061" w:name="_Toc412657671"/>
      <w:bookmarkStart w:id="15062" w:name="_Toc412658593"/>
      <w:bookmarkStart w:id="15063" w:name="_Toc412734568"/>
      <w:bookmarkStart w:id="15064" w:name="_Toc509367263"/>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r w:rsidRPr="00A80A63">
        <w:rPr>
          <w:rFonts w:eastAsiaTheme="minorEastAsia"/>
          <w:lang w:eastAsia="ko-KR"/>
        </w:rPr>
        <w:t xml:space="preserve">When </w:t>
      </w:r>
      <w:r>
        <w:rPr>
          <w:rFonts w:eastAsiaTheme="minorEastAsia"/>
          <w:lang w:eastAsia="ko-KR"/>
        </w:rPr>
        <w:t>g</w:t>
      </w:r>
      <w:r w:rsidRPr="00A80A63">
        <w:rPr>
          <w:rFonts w:eastAsiaTheme="minorEastAsia"/>
          <w:lang w:eastAsia="ko-KR"/>
        </w:rPr>
        <w:t xml:space="preserve">arage </w:t>
      </w:r>
      <w:r>
        <w:rPr>
          <w:rFonts w:eastAsiaTheme="minorEastAsia"/>
          <w:lang w:eastAsia="ko-KR"/>
        </w:rPr>
        <w:t>d</w:t>
      </w:r>
      <w:r w:rsidRPr="00A80A63">
        <w:rPr>
          <w:rFonts w:eastAsiaTheme="minorEastAsia"/>
          <w:lang w:eastAsia="ko-KR"/>
        </w:rPr>
        <w:t xml:space="preserve">oor </w:t>
      </w:r>
      <w:r>
        <w:rPr>
          <w:rFonts w:eastAsiaTheme="minorEastAsia"/>
          <w:lang w:eastAsia="ko-KR"/>
        </w:rPr>
        <w:t>o</w:t>
      </w:r>
      <w:r w:rsidRPr="00A80A63">
        <w:rPr>
          <w:rFonts w:eastAsiaTheme="minorEastAsia"/>
          <w:lang w:eastAsia="ko-KR"/>
        </w:rPr>
        <w:t xml:space="preserve">pens, </w:t>
      </w:r>
      <w:r>
        <w:rPr>
          <w:rFonts w:eastAsiaTheme="minorEastAsia"/>
          <w:lang w:eastAsia="ko-KR"/>
        </w:rPr>
        <w:t>t</w:t>
      </w:r>
      <w:r w:rsidRPr="00A80A63">
        <w:rPr>
          <w:rFonts w:eastAsiaTheme="minorEastAsia"/>
          <w:lang w:eastAsia="ko-KR"/>
        </w:rPr>
        <w:t xml:space="preserve">urn on </w:t>
      </w:r>
      <w:r>
        <w:rPr>
          <w:rFonts w:eastAsiaTheme="minorEastAsia"/>
          <w:lang w:eastAsia="ko-KR"/>
        </w:rPr>
        <w:t>l</w:t>
      </w:r>
      <w:r w:rsidRPr="00A80A63">
        <w:rPr>
          <w:rFonts w:eastAsiaTheme="minorEastAsia"/>
          <w:lang w:eastAsia="ko-KR"/>
        </w:rPr>
        <w:t xml:space="preserve">ights in </w:t>
      </w:r>
      <w:r>
        <w:rPr>
          <w:rFonts w:eastAsiaTheme="minorEastAsia"/>
          <w:lang w:eastAsia="ko-KR"/>
        </w:rPr>
        <w:t>h</w:t>
      </w:r>
      <w:r w:rsidRPr="00A80A63">
        <w:rPr>
          <w:rFonts w:eastAsiaTheme="minorEastAsia"/>
          <w:lang w:eastAsia="ko-KR"/>
        </w:rPr>
        <w:t xml:space="preserve">all; </w:t>
      </w:r>
      <w:r>
        <w:rPr>
          <w:rFonts w:eastAsiaTheme="minorEastAsia"/>
          <w:lang w:eastAsia="ko-KR"/>
        </w:rPr>
        <w:t>a</w:t>
      </w:r>
      <w:r w:rsidRPr="00A80A63">
        <w:rPr>
          <w:rFonts w:eastAsiaTheme="minorEastAsia"/>
          <w:lang w:eastAsia="ko-KR"/>
        </w:rPr>
        <w:t xml:space="preserve">lso </w:t>
      </w:r>
      <w:r>
        <w:rPr>
          <w:rFonts w:eastAsiaTheme="minorEastAsia"/>
          <w:lang w:eastAsia="ko-KR"/>
        </w:rPr>
        <w:t>n</w:t>
      </w:r>
      <w:r w:rsidRPr="00A80A63">
        <w:rPr>
          <w:rFonts w:eastAsiaTheme="minorEastAsia"/>
          <w:lang w:eastAsia="ko-KR"/>
        </w:rPr>
        <w:t xml:space="preserve">otify </w:t>
      </w:r>
      <w:r>
        <w:rPr>
          <w:rFonts w:eastAsiaTheme="minorEastAsia"/>
          <w:lang w:eastAsia="ko-KR"/>
        </w:rPr>
        <w:t>s</w:t>
      </w:r>
      <w:r w:rsidRPr="00A80A63">
        <w:rPr>
          <w:rFonts w:eastAsiaTheme="minorEastAsia"/>
          <w:lang w:eastAsia="ko-KR"/>
        </w:rPr>
        <w:t>martphone</w:t>
      </w:r>
      <w:bookmarkEnd w:id="15064"/>
    </w:p>
    <w:p w14:paraId="6D318C76" w14:textId="77777777" w:rsidR="008A798E" w:rsidRPr="00AE7748" w:rsidRDefault="008A798E" w:rsidP="008512A3">
      <w:pPr>
        <w:pStyle w:val="PARAGRAPH"/>
        <w:rPr>
          <w:rFonts w:eastAsiaTheme="minorEastAsia"/>
          <w:lang w:eastAsia="ko-KR"/>
        </w:rPr>
      </w:pPr>
      <w:r>
        <w:rPr>
          <w:rFonts w:eastAsiaTheme="minorEastAsia" w:hint="eastAsia"/>
          <w:lang w:eastAsia="ko-KR"/>
        </w:rPr>
        <w:t>This example will be added when scripts feature is added</w:t>
      </w:r>
      <w:r w:rsidR="00E4625F">
        <w:rPr>
          <w:rFonts w:eastAsiaTheme="minorEastAsia" w:hint="eastAsia"/>
          <w:lang w:eastAsia="ko-KR"/>
        </w:rPr>
        <w:t xml:space="preserve"> in later version of specification</w:t>
      </w:r>
    </w:p>
    <w:p w14:paraId="20E687C6" w14:textId="77777777" w:rsidR="004110CB" w:rsidRDefault="004110CB" w:rsidP="00FF05F7">
      <w:pPr>
        <w:pStyle w:val="ANNEX-heading1"/>
        <w:rPr>
          <w:rFonts w:eastAsiaTheme="minorEastAsia"/>
        </w:rPr>
      </w:pPr>
      <w:bookmarkStart w:id="15065" w:name="_Toc412305144"/>
      <w:bookmarkStart w:id="15066" w:name="_Toc412314935"/>
      <w:bookmarkStart w:id="15067" w:name="_Toc412643280"/>
      <w:bookmarkStart w:id="15068" w:name="_Toc412657673"/>
      <w:bookmarkStart w:id="15069" w:name="_Toc412658595"/>
      <w:bookmarkStart w:id="15070" w:name="_Toc412734570"/>
      <w:bookmarkStart w:id="15071" w:name="_Toc412305145"/>
      <w:bookmarkStart w:id="15072" w:name="_Toc412314936"/>
      <w:bookmarkStart w:id="15073" w:name="_Toc412643281"/>
      <w:bookmarkStart w:id="15074" w:name="_Toc412657674"/>
      <w:bookmarkStart w:id="15075" w:name="_Toc412658596"/>
      <w:bookmarkStart w:id="15076" w:name="_Toc412734571"/>
      <w:bookmarkStart w:id="15077" w:name="_Toc412305146"/>
      <w:bookmarkStart w:id="15078" w:name="_Toc412314937"/>
      <w:bookmarkStart w:id="15079" w:name="_Toc412643282"/>
      <w:bookmarkStart w:id="15080" w:name="_Toc412657675"/>
      <w:bookmarkStart w:id="15081" w:name="_Toc412658597"/>
      <w:bookmarkStart w:id="15082" w:name="_Toc412734572"/>
      <w:bookmarkStart w:id="15083" w:name="_Toc412305147"/>
      <w:bookmarkStart w:id="15084" w:name="_Toc412314938"/>
      <w:bookmarkStart w:id="15085" w:name="_Toc412643283"/>
      <w:bookmarkStart w:id="15086" w:name="_Toc412657676"/>
      <w:bookmarkStart w:id="15087" w:name="_Toc412658598"/>
      <w:bookmarkStart w:id="15088" w:name="_Toc412734573"/>
      <w:bookmarkStart w:id="15089" w:name="_Toc412305148"/>
      <w:bookmarkStart w:id="15090" w:name="_Toc412314939"/>
      <w:bookmarkStart w:id="15091" w:name="_Toc412643284"/>
      <w:bookmarkStart w:id="15092" w:name="_Toc412657677"/>
      <w:bookmarkStart w:id="15093" w:name="_Toc412658599"/>
      <w:bookmarkStart w:id="15094" w:name="_Toc412734574"/>
      <w:bookmarkStart w:id="15095" w:name="_Toc412305149"/>
      <w:bookmarkStart w:id="15096" w:name="_Toc412314940"/>
      <w:bookmarkStart w:id="15097" w:name="_Toc412643285"/>
      <w:bookmarkStart w:id="15098" w:name="_Toc412657678"/>
      <w:bookmarkStart w:id="15099" w:name="_Toc412658600"/>
      <w:bookmarkStart w:id="15100" w:name="_Toc412734575"/>
      <w:bookmarkStart w:id="15101" w:name="_Toc412305150"/>
      <w:bookmarkStart w:id="15102" w:name="_Toc412314941"/>
      <w:bookmarkStart w:id="15103" w:name="_Toc412643286"/>
      <w:bookmarkStart w:id="15104" w:name="_Toc412657679"/>
      <w:bookmarkStart w:id="15105" w:name="_Toc412658601"/>
      <w:bookmarkStart w:id="15106" w:name="_Toc412734576"/>
      <w:bookmarkStart w:id="15107" w:name="_Toc412305151"/>
      <w:bookmarkStart w:id="15108" w:name="_Toc412314942"/>
      <w:bookmarkStart w:id="15109" w:name="_Toc412643287"/>
      <w:bookmarkStart w:id="15110" w:name="_Toc412657680"/>
      <w:bookmarkStart w:id="15111" w:name="_Toc412658602"/>
      <w:bookmarkStart w:id="15112" w:name="_Toc412734577"/>
      <w:bookmarkStart w:id="15113" w:name="_Toc412305152"/>
      <w:bookmarkStart w:id="15114" w:name="_Toc412314943"/>
      <w:bookmarkStart w:id="15115" w:name="_Toc412643288"/>
      <w:bookmarkStart w:id="15116" w:name="_Toc412657681"/>
      <w:bookmarkStart w:id="15117" w:name="_Toc412658603"/>
      <w:bookmarkStart w:id="15118" w:name="_Toc412734578"/>
      <w:bookmarkStart w:id="15119" w:name="_Toc412305153"/>
      <w:bookmarkStart w:id="15120" w:name="_Toc412314944"/>
      <w:bookmarkStart w:id="15121" w:name="_Toc412643289"/>
      <w:bookmarkStart w:id="15122" w:name="_Toc412657682"/>
      <w:bookmarkStart w:id="15123" w:name="_Toc412658604"/>
      <w:bookmarkStart w:id="15124" w:name="_Toc412734579"/>
      <w:bookmarkStart w:id="15125" w:name="_Toc412305154"/>
      <w:bookmarkStart w:id="15126" w:name="_Toc412314945"/>
      <w:bookmarkStart w:id="15127" w:name="_Toc412643290"/>
      <w:bookmarkStart w:id="15128" w:name="_Toc412657683"/>
      <w:bookmarkStart w:id="15129" w:name="_Toc412658605"/>
      <w:bookmarkStart w:id="15130" w:name="_Toc412734580"/>
      <w:bookmarkStart w:id="15131" w:name="_Toc412305155"/>
      <w:bookmarkStart w:id="15132" w:name="_Toc412314946"/>
      <w:bookmarkStart w:id="15133" w:name="_Toc412643291"/>
      <w:bookmarkStart w:id="15134" w:name="_Toc412657684"/>
      <w:bookmarkStart w:id="15135" w:name="_Toc412658606"/>
      <w:bookmarkStart w:id="15136" w:name="_Toc412734581"/>
      <w:bookmarkStart w:id="15137" w:name="_Toc412305156"/>
      <w:bookmarkStart w:id="15138" w:name="_Toc412314947"/>
      <w:bookmarkStart w:id="15139" w:name="_Toc412643292"/>
      <w:bookmarkStart w:id="15140" w:name="_Toc412657685"/>
      <w:bookmarkStart w:id="15141" w:name="_Toc412658607"/>
      <w:bookmarkStart w:id="15142" w:name="_Toc412734582"/>
      <w:bookmarkStart w:id="15143" w:name="_Toc5093672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r>
        <w:rPr>
          <w:rFonts w:eastAsiaTheme="minorEastAsia"/>
        </w:rPr>
        <w:t>Device management</w:t>
      </w:r>
      <w:bookmarkEnd w:id="15143"/>
    </w:p>
    <w:p w14:paraId="46F388FA" w14:textId="77777777" w:rsidR="004110CB" w:rsidRPr="004110CB" w:rsidRDefault="004110CB" w:rsidP="00FF05F7">
      <w:pPr>
        <w:pStyle w:val="PARAGRAPH"/>
        <w:rPr>
          <w:rFonts w:eastAsiaTheme="minorEastAsia"/>
        </w:rPr>
      </w:pPr>
      <w:r w:rsidRPr="004110CB">
        <w:rPr>
          <w:rFonts w:eastAsiaTheme="minorEastAsia"/>
        </w:rPr>
        <w:t xml:space="preserve">This sequence highlights </w:t>
      </w:r>
      <w:r>
        <w:rPr>
          <w:rFonts w:eastAsiaTheme="minorEastAsia"/>
        </w:rPr>
        <w:t>(</w:t>
      </w:r>
      <w:r w:rsidR="00194F1E">
        <w:rPr>
          <w:rFonts w:eastAsiaTheme="minorEastAsia"/>
        </w:rPr>
        <w:fldChar w:fldCharType="begin"/>
      </w:r>
      <w:r>
        <w:rPr>
          <w:rFonts w:eastAsiaTheme="minorEastAsia"/>
        </w:rPr>
        <w:instrText xml:space="preserve"> REF _Ref410852014 \h </w:instrText>
      </w:r>
      <w:r w:rsidR="00194F1E">
        <w:rPr>
          <w:rFonts w:eastAsiaTheme="minorEastAsia"/>
        </w:rPr>
      </w:r>
      <w:r w:rsidR="00194F1E">
        <w:rPr>
          <w:rFonts w:eastAsiaTheme="minorEastAsia"/>
        </w:rPr>
        <w:fldChar w:fldCharType="separate"/>
      </w:r>
      <w:r w:rsidR="00370B4E">
        <w:t xml:space="preserve">Figure </w:t>
      </w:r>
      <w:r w:rsidR="00370B4E">
        <w:rPr>
          <w:noProof/>
        </w:rPr>
        <w:t>33</w:t>
      </w:r>
      <w:r w:rsidR="00194F1E">
        <w:rPr>
          <w:rFonts w:eastAsiaTheme="minorEastAsia"/>
        </w:rPr>
        <w:fldChar w:fldCharType="end"/>
      </w:r>
      <w:r>
        <w:rPr>
          <w:rFonts w:eastAsiaTheme="minorEastAsia"/>
        </w:rPr>
        <w:t xml:space="preserve">) </w:t>
      </w:r>
      <w:r w:rsidRPr="004110CB">
        <w:rPr>
          <w:rFonts w:eastAsiaTheme="minorEastAsia"/>
        </w:rPr>
        <w:t xml:space="preserve">the </w:t>
      </w:r>
      <w:r>
        <w:rPr>
          <w:rFonts w:eastAsiaTheme="minorEastAsia"/>
        </w:rPr>
        <w:t>d</w:t>
      </w:r>
      <w:r w:rsidRPr="004110CB">
        <w:rPr>
          <w:rFonts w:eastAsiaTheme="minorEastAsia"/>
        </w:rPr>
        <w:t xml:space="preserve">evice </w:t>
      </w:r>
      <w:r>
        <w:rPr>
          <w:rFonts w:eastAsiaTheme="minorEastAsia"/>
        </w:rPr>
        <w:t>m</w:t>
      </w:r>
      <w:r w:rsidRPr="004110CB">
        <w:rPr>
          <w:rFonts w:eastAsiaTheme="minorEastAsia"/>
        </w:rPr>
        <w:t xml:space="preserve">anagement function of </w:t>
      </w:r>
      <w:r>
        <w:rPr>
          <w:rFonts w:eastAsiaTheme="minorEastAsia"/>
        </w:rPr>
        <w:t>m</w:t>
      </w:r>
      <w:r w:rsidRPr="004110CB">
        <w:rPr>
          <w:rFonts w:eastAsiaTheme="minorEastAsia"/>
        </w:rPr>
        <w:t>aintenance</w:t>
      </w:r>
      <w:r>
        <w:rPr>
          <w:rFonts w:eastAsiaTheme="minorEastAsia"/>
        </w:rPr>
        <w:t>.</w:t>
      </w:r>
    </w:p>
    <w:p w14:paraId="07DAB4B1" w14:textId="77777777" w:rsidR="008F1FE7" w:rsidRPr="00D53754" w:rsidRDefault="008F1FE7" w:rsidP="008F1FE7">
      <w:pPr>
        <w:snapToGrid w:val="0"/>
        <w:spacing w:before="100" w:after="200"/>
        <w:jc w:val="left"/>
        <w:rPr>
          <w:rFonts w:eastAsiaTheme="minorEastAsia"/>
          <w:lang w:eastAsia="ko-KR"/>
        </w:rPr>
      </w:pPr>
    </w:p>
    <w:p w14:paraId="6C52A3EB" w14:textId="77777777" w:rsidR="008F1FE7" w:rsidRPr="00D53754" w:rsidRDefault="008F1FE7" w:rsidP="009B211F">
      <w:pPr>
        <w:pStyle w:val="PlantUML"/>
      </w:pPr>
      <w:r w:rsidRPr="00D53754">
        <w:t>@startuml</w:t>
      </w:r>
    </w:p>
    <w:p w14:paraId="3967625C" w14:textId="77777777" w:rsidR="008F1FE7" w:rsidRPr="00D53754" w:rsidRDefault="008F1FE7" w:rsidP="009B211F">
      <w:pPr>
        <w:pStyle w:val="PlantUML"/>
      </w:pPr>
      <w:r w:rsidRPr="00D53754">
        <w:t>hide footbox</w:t>
      </w:r>
    </w:p>
    <w:p w14:paraId="4E354427" w14:textId="77777777" w:rsidR="008F1FE7" w:rsidRPr="00D53754" w:rsidRDefault="008F1FE7" w:rsidP="009B211F">
      <w:pPr>
        <w:pStyle w:val="PlantUML"/>
      </w:pPr>
    </w:p>
    <w:p w14:paraId="6C84791C" w14:textId="77777777" w:rsidR="008F1FE7" w:rsidRPr="00D53754" w:rsidRDefault="008F1FE7" w:rsidP="009B211F">
      <w:pPr>
        <w:pStyle w:val="PlantUML"/>
      </w:pPr>
      <w:r w:rsidRPr="00D53754">
        <w:t xml:space="preserve">participant "Admin Device \n (Client)" as Client </w:t>
      </w:r>
    </w:p>
    <w:p w14:paraId="31272B6C" w14:textId="77777777" w:rsidR="008F1FE7" w:rsidRPr="00D53754" w:rsidRDefault="008F1FE7" w:rsidP="009B211F">
      <w:pPr>
        <w:pStyle w:val="PlantUML"/>
      </w:pPr>
      <w:r w:rsidRPr="00D53754">
        <w:t>participant "Bulb \n (Server)" as Server</w:t>
      </w:r>
    </w:p>
    <w:p w14:paraId="46B998A3" w14:textId="77777777" w:rsidR="008F1FE7" w:rsidRPr="00D53754" w:rsidRDefault="008F1FE7" w:rsidP="009B211F">
      <w:pPr>
        <w:pStyle w:val="PlantUML"/>
      </w:pPr>
    </w:p>
    <w:p w14:paraId="59218D37" w14:textId="77777777" w:rsidR="008F1FE7" w:rsidRPr="00D53754" w:rsidRDefault="008F1FE7" w:rsidP="009B211F">
      <w:pPr>
        <w:pStyle w:val="PlantUML"/>
      </w:pPr>
      <w:r w:rsidRPr="00D53754">
        <w:t>Client-&gt;Server: GET(oic/res)</w:t>
      </w:r>
    </w:p>
    <w:p w14:paraId="77335550" w14:textId="77777777" w:rsidR="008F1FE7" w:rsidRPr="00D53754" w:rsidRDefault="008F1FE7" w:rsidP="009B211F">
      <w:pPr>
        <w:pStyle w:val="PlantUML"/>
      </w:pPr>
      <w:r w:rsidRPr="00D53754">
        <w:t>Server--&gt;Client: Response(list{res uri, rt, if})</w:t>
      </w:r>
    </w:p>
    <w:p w14:paraId="075CD235" w14:textId="77777777" w:rsidR="008F1FE7" w:rsidRPr="00D53754" w:rsidRDefault="008F1FE7" w:rsidP="009B211F">
      <w:pPr>
        <w:pStyle w:val="PlantUML"/>
      </w:pPr>
      <w:r w:rsidRPr="00D53754">
        <w:t>|||</w:t>
      </w:r>
    </w:p>
    <w:p w14:paraId="0EF8DD59" w14:textId="77777777" w:rsidR="008F1FE7" w:rsidRPr="00D53754" w:rsidRDefault="008F1FE7" w:rsidP="009B211F">
      <w:pPr>
        <w:pStyle w:val="PlantUML"/>
      </w:pPr>
      <w:r w:rsidRPr="00D53754">
        <w:t>Client-&gt;Server: GET(/oic/mon)</w:t>
      </w:r>
    </w:p>
    <w:p w14:paraId="7C506B9B" w14:textId="77777777" w:rsidR="008F1FE7" w:rsidRPr="00D53754" w:rsidRDefault="008F1FE7" w:rsidP="009B211F">
      <w:pPr>
        <w:pStyle w:val="PlantUML"/>
      </w:pPr>
      <w:r w:rsidRPr="00D53754">
        <w:t>Server--&gt;Client: Response(content)</w:t>
      </w:r>
    </w:p>
    <w:p w14:paraId="343D1611" w14:textId="77777777" w:rsidR="008F1FE7" w:rsidRPr="00D53754" w:rsidRDefault="008F1FE7" w:rsidP="009B211F">
      <w:pPr>
        <w:pStyle w:val="PlantUML"/>
      </w:pPr>
      <w:r w:rsidRPr="00D53754">
        <w:t>rnote right: av=1 \n lt=3000 \n ds=ssss</w:t>
      </w:r>
    </w:p>
    <w:p w14:paraId="26844E4A" w14:textId="77777777" w:rsidR="008F1FE7" w:rsidRPr="00D53754" w:rsidRDefault="008F1FE7" w:rsidP="009B211F">
      <w:pPr>
        <w:pStyle w:val="PlantUML"/>
      </w:pPr>
      <w:r w:rsidRPr="00D53754">
        <w:t>|||</w:t>
      </w:r>
    </w:p>
    <w:p w14:paraId="3CBC24A1" w14:textId="77777777" w:rsidR="008F1FE7" w:rsidRPr="00D53754" w:rsidRDefault="008F1FE7" w:rsidP="009B211F">
      <w:pPr>
        <w:pStyle w:val="PlantUML"/>
      </w:pPr>
      <w:r w:rsidRPr="00D53754">
        <w:t>Client-&gt;Server: POST(/oit/mnt,{fr=1})</w:t>
      </w:r>
    </w:p>
    <w:p w14:paraId="18D613BA" w14:textId="77777777" w:rsidR="008F1FE7" w:rsidRPr="00D53754" w:rsidRDefault="008F1FE7" w:rsidP="009B211F">
      <w:pPr>
        <w:pStyle w:val="PlantUML"/>
      </w:pPr>
      <w:r w:rsidRPr="00D53754">
        <w:t>Rnote right: fr=1</w:t>
      </w:r>
    </w:p>
    <w:p w14:paraId="67BF74E0" w14:textId="77777777" w:rsidR="008F1FE7" w:rsidRPr="00D53754" w:rsidRDefault="008F1FE7" w:rsidP="009B211F">
      <w:pPr>
        <w:pStyle w:val="PlantUML"/>
      </w:pPr>
      <w:r w:rsidRPr="00D53754">
        <w:t>Server--&gt;Client: Success/Failure</w:t>
      </w:r>
    </w:p>
    <w:p w14:paraId="36F398F5" w14:textId="77777777" w:rsidR="008F1FE7" w:rsidRPr="00D53754" w:rsidRDefault="008F1FE7" w:rsidP="009B211F">
      <w:pPr>
        <w:pStyle w:val="PlantUML"/>
      </w:pPr>
    </w:p>
    <w:p w14:paraId="3A3FB1D7" w14:textId="77777777" w:rsidR="008F1FE7" w:rsidRPr="00D53754" w:rsidRDefault="008F1FE7" w:rsidP="009B211F">
      <w:pPr>
        <w:pStyle w:val="PlantUML"/>
        <w:rPr>
          <w:rFonts w:eastAsiaTheme="minorEastAsia"/>
          <w:lang w:eastAsia="ko-KR"/>
        </w:rPr>
      </w:pPr>
      <w:r w:rsidRPr="00D53754">
        <w:t>@enduml</w:t>
      </w:r>
    </w:p>
    <w:p w14:paraId="38965FD8" w14:textId="77777777" w:rsidR="009B211F" w:rsidRDefault="009B211F" w:rsidP="009B211F">
      <w:pPr>
        <w:pStyle w:val="FIGURE"/>
        <w:rPr>
          <w:rFonts w:eastAsiaTheme="minorEastAsia"/>
        </w:rPr>
      </w:pPr>
      <w:r>
        <w:rPr>
          <w:rFonts w:eastAsiaTheme="minorEastAsia"/>
          <w:noProof/>
          <w:lang w:eastAsia="en-US"/>
        </w:rPr>
        <w:drawing>
          <wp:inline distT="0" distB="0" distL="0" distR="0" wp14:anchorId="6C70261E" wp14:editId="25733760">
            <wp:extent cx="3048000" cy="3438525"/>
            <wp:effectExtent l="0" t="0" r="0" b="9525"/>
            <wp:docPr id="232" name="Picture 23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92">
                      <a:extLst>
                        <a:ext uri="{28A0092B-C50C-407E-A947-70E740481C1C}">
                          <a14:useLocalDpi xmlns:a14="http://schemas.microsoft.com/office/drawing/2010/main" val="0"/>
                        </a:ext>
                      </a:extLst>
                    </a:blip>
                    <a:stretch>
                      <a:fillRect/>
                    </a:stretch>
                  </pic:blipFill>
                  <pic:spPr>
                    <a:xfrm>
                      <a:off x="0" y="0"/>
                      <a:ext cx="3048000" cy="3438525"/>
                    </a:xfrm>
                    <a:prstGeom prst="rect">
                      <a:avLst/>
                    </a:prstGeom>
                  </pic:spPr>
                </pic:pic>
              </a:graphicData>
            </a:graphic>
          </wp:inline>
        </w:drawing>
      </w:r>
    </w:p>
    <w:p w14:paraId="7BE7BA08" w14:textId="77777777" w:rsidR="004110CB" w:rsidRDefault="004110CB" w:rsidP="004110CB">
      <w:pPr>
        <w:pStyle w:val="FIGURE-title"/>
        <w:rPr>
          <w:rFonts w:eastAsiaTheme="minorEastAsia"/>
          <w:lang w:eastAsia="ko-KR"/>
        </w:rPr>
      </w:pPr>
      <w:bookmarkStart w:id="15144" w:name="_Ref410852014"/>
      <w:bookmarkStart w:id="15145" w:name="_Toc509367548"/>
      <w:r>
        <w:t xml:space="preserve">Figure </w:t>
      </w:r>
      <w:r w:rsidR="00194F1E">
        <w:fldChar w:fldCharType="begin"/>
      </w:r>
      <w:r w:rsidR="007B07C5">
        <w:instrText xml:space="preserve"> SEQ Figure \* ARABIC </w:instrText>
      </w:r>
      <w:r w:rsidR="00194F1E">
        <w:fldChar w:fldCharType="separate"/>
      </w:r>
      <w:r w:rsidR="00370B4E">
        <w:rPr>
          <w:noProof/>
        </w:rPr>
        <w:t>33</w:t>
      </w:r>
      <w:r w:rsidR="00194F1E">
        <w:rPr>
          <w:noProof/>
        </w:rPr>
        <w:fldChar w:fldCharType="end"/>
      </w:r>
      <w:bookmarkEnd w:id="15144"/>
      <w:r>
        <w:t xml:space="preserve">. </w:t>
      </w:r>
      <w:r w:rsidRPr="004110CB">
        <w:rPr>
          <w:rFonts w:eastAsiaTheme="minorEastAsia"/>
          <w:lang w:eastAsia="ko-KR"/>
        </w:rPr>
        <w:t xml:space="preserve">Device </w:t>
      </w:r>
      <w:r>
        <w:rPr>
          <w:rFonts w:eastAsiaTheme="minorEastAsia"/>
          <w:lang w:eastAsia="ko-KR"/>
        </w:rPr>
        <w:t>m</w:t>
      </w:r>
      <w:r w:rsidRPr="004110CB">
        <w:rPr>
          <w:rFonts w:eastAsiaTheme="minorEastAsia"/>
          <w:lang w:eastAsia="ko-KR"/>
        </w:rPr>
        <w:t>anagement (</w:t>
      </w:r>
      <w:r>
        <w:rPr>
          <w:rFonts w:eastAsiaTheme="minorEastAsia"/>
          <w:lang w:eastAsia="ko-KR"/>
        </w:rPr>
        <w:t>m</w:t>
      </w:r>
      <w:r w:rsidRPr="004110CB">
        <w:rPr>
          <w:rFonts w:eastAsiaTheme="minorEastAsia"/>
          <w:lang w:eastAsia="ko-KR"/>
        </w:rPr>
        <w:t>aintenance</w:t>
      </w:r>
      <w:r>
        <w:rPr>
          <w:rFonts w:eastAsiaTheme="minorEastAsia"/>
          <w:lang w:eastAsia="ko-KR"/>
        </w:rPr>
        <w:t>)</w:t>
      </w:r>
      <w:bookmarkEnd w:id="15145"/>
    </w:p>
    <w:p w14:paraId="03D8B993" w14:textId="77777777" w:rsidR="004110CB" w:rsidRPr="004110CB" w:rsidRDefault="004110CB" w:rsidP="004110CB">
      <w:pPr>
        <w:pStyle w:val="PARAGRAPH"/>
        <w:rPr>
          <w:rFonts w:eastAsiaTheme="minorEastAsia"/>
          <w:lang w:eastAsia="ko-KR"/>
        </w:rPr>
      </w:pPr>
      <w:r w:rsidRPr="00FF05F7">
        <w:rPr>
          <w:rFonts w:eastAsiaTheme="minorEastAsia"/>
          <w:b/>
          <w:lang w:eastAsia="ko-KR"/>
        </w:rPr>
        <w:lastRenderedPageBreak/>
        <w:t>Pre-Condition</w:t>
      </w:r>
      <w:r w:rsidRPr="004110CB">
        <w:rPr>
          <w:rFonts w:eastAsiaTheme="minorEastAsia"/>
          <w:lang w:eastAsia="ko-KR"/>
        </w:rPr>
        <w:t xml:space="preserve">: Admin </w:t>
      </w:r>
      <w:r>
        <w:rPr>
          <w:rFonts w:eastAsiaTheme="minorEastAsia"/>
          <w:lang w:eastAsia="ko-KR"/>
        </w:rPr>
        <w:t>d</w:t>
      </w:r>
      <w:r w:rsidRPr="004110CB">
        <w:rPr>
          <w:rFonts w:eastAsiaTheme="minorEastAsia"/>
          <w:lang w:eastAsia="ko-KR"/>
        </w:rPr>
        <w:t xml:space="preserve">evice has different security permissions and hence can perform </w:t>
      </w:r>
      <w:r>
        <w:rPr>
          <w:rFonts w:eastAsiaTheme="minorEastAsia"/>
          <w:lang w:eastAsia="ko-KR"/>
        </w:rPr>
        <w:t>d</w:t>
      </w:r>
      <w:r w:rsidRPr="004110CB">
        <w:rPr>
          <w:rFonts w:eastAsiaTheme="minorEastAsia"/>
          <w:lang w:eastAsia="ko-KR"/>
        </w:rPr>
        <w:t xml:space="preserve">evice </w:t>
      </w:r>
      <w:r>
        <w:rPr>
          <w:rFonts w:eastAsiaTheme="minorEastAsia"/>
          <w:lang w:eastAsia="ko-KR"/>
        </w:rPr>
        <w:t>m</w:t>
      </w:r>
      <w:r w:rsidRPr="004110CB">
        <w:rPr>
          <w:rFonts w:eastAsiaTheme="minorEastAsia"/>
          <w:lang w:eastAsia="ko-KR"/>
        </w:rPr>
        <w:t xml:space="preserve">anagement operations on </w:t>
      </w:r>
      <w:r>
        <w:rPr>
          <w:rFonts w:eastAsiaTheme="minorEastAsia"/>
          <w:lang w:eastAsia="ko-KR"/>
        </w:rPr>
        <w:t>the</w:t>
      </w:r>
      <w:r w:rsidRPr="004110CB">
        <w:rPr>
          <w:rFonts w:eastAsiaTheme="minorEastAsia"/>
          <w:lang w:eastAsia="ko-KR"/>
        </w:rPr>
        <w:t xml:space="preserve"> Device</w:t>
      </w:r>
    </w:p>
    <w:p w14:paraId="2C53E8D6" w14:textId="77777777" w:rsidR="004110CB" w:rsidRPr="00070EE8" w:rsidRDefault="004110CB" w:rsidP="00711FCC">
      <w:pPr>
        <w:pStyle w:val="ListNumberalt"/>
        <w:numPr>
          <w:ilvl w:val="0"/>
          <w:numId w:val="26"/>
        </w:numPr>
        <w:rPr>
          <w:rFonts w:eastAsiaTheme="minorEastAsia"/>
          <w:lang w:eastAsia="ko-KR"/>
        </w:rPr>
      </w:pPr>
      <w:r w:rsidRPr="00070EE8">
        <w:rPr>
          <w:rFonts w:eastAsiaTheme="minorEastAsia"/>
          <w:lang w:eastAsia="ko-KR"/>
        </w:rPr>
        <w:t xml:space="preserve">Admin </w:t>
      </w:r>
      <w:r>
        <w:rPr>
          <w:rFonts w:eastAsiaTheme="minorEastAsia"/>
          <w:lang w:eastAsia="ko-KR"/>
        </w:rPr>
        <w:t>d</w:t>
      </w:r>
      <w:r w:rsidRPr="00070EE8">
        <w:rPr>
          <w:rFonts w:eastAsiaTheme="minorEastAsia"/>
          <w:lang w:eastAsia="ko-KR"/>
        </w:rPr>
        <w:t xml:space="preserve">evice sends a GET request to </w:t>
      </w:r>
      <w:r w:rsidR="009822AF">
        <w:rPr>
          <w:rFonts w:eastAsiaTheme="minorEastAsia"/>
          <w:lang w:eastAsia="ko-KR"/>
        </w:rPr>
        <w:t>“</w:t>
      </w:r>
      <w:r w:rsidR="00DB30B6">
        <w:rPr>
          <w:rFonts w:eastAsiaTheme="minorEastAsia" w:hint="eastAsia"/>
          <w:lang w:eastAsia="ko-KR"/>
        </w:rPr>
        <w:t>/</w:t>
      </w:r>
      <w:r w:rsidRPr="00070EE8">
        <w:rPr>
          <w:rFonts w:eastAsiaTheme="minorEastAsia"/>
          <w:lang w:eastAsia="ko-KR"/>
        </w:rPr>
        <w:t>oic/res</w:t>
      </w:r>
      <w:r w:rsidR="009822AF">
        <w:rPr>
          <w:rFonts w:eastAsiaTheme="minorEastAsia"/>
          <w:lang w:eastAsia="ko-KR"/>
        </w:rPr>
        <w:t>”</w:t>
      </w:r>
      <w:r w:rsidRPr="00070EE8">
        <w:rPr>
          <w:rFonts w:eastAsiaTheme="minorEastAsia"/>
          <w:lang w:eastAsia="ko-KR"/>
        </w:rPr>
        <w:t xml:space="preserve"> resource to discover all resources hosted on a targeted end point (in this case Bulb)</w:t>
      </w:r>
    </w:p>
    <w:p w14:paraId="2A182892" w14:textId="77777777" w:rsidR="004110CB" w:rsidRPr="004110CB" w:rsidRDefault="004110CB" w:rsidP="00E36BA8">
      <w:pPr>
        <w:pStyle w:val="ListNumberalt"/>
        <w:numPr>
          <w:ilvl w:val="0"/>
          <w:numId w:val="36"/>
        </w:numPr>
        <w:rPr>
          <w:rFonts w:eastAsiaTheme="minorEastAsia"/>
          <w:lang w:eastAsia="ko-KR"/>
        </w:rPr>
      </w:pPr>
      <w:r w:rsidRPr="004110CB">
        <w:rPr>
          <w:rFonts w:eastAsiaTheme="minorEastAsia"/>
          <w:lang w:eastAsia="ko-KR"/>
        </w:rPr>
        <w:t xml:space="preserve">The end point (bulb) responds with the list of </w:t>
      </w:r>
      <w:r w:rsidR="007A22BE">
        <w:rPr>
          <w:rFonts w:eastAsiaTheme="minorEastAsia"/>
          <w:lang w:eastAsia="ko-KR"/>
        </w:rPr>
        <w:t>R</w:t>
      </w:r>
      <w:r w:rsidRPr="004110CB">
        <w:rPr>
          <w:rFonts w:eastAsiaTheme="minorEastAsia"/>
          <w:lang w:eastAsia="ko-KR"/>
        </w:rPr>
        <w:t xml:space="preserve">esource </w:t>
      </w:r>
      <w:r w:rsidR="00594122">
        <w:rPr>
          <w:rFonts w:eastAsiaTheme="minorEastAsia"/>
          <w:lang w:eastAsia="ko-KR"/>
        </w:rPr>
        <w:t>URI</w:t>
      </w:r>
      <w:r w:rsidRPr="004110CB">
        <w:rPr>
          <w:rFonts w:eastAsiaTheme="minorEastAsia"/>
          <w:lang w:eastAsia="ko-KR"/>
        </w:rPr>
        <w:t xml:space="preserve">, </w:t>
      </w:r>
      <w:r w:rsidR="007A22BE">
        <w:rPr>
          <w:rFonts w:eastAsiaTheme="minorEastAsia"/>
          <w:lang w:eastAsia="ko-KR"/>
        </w:rPr>
        <w:t>R</w:t>
      </w:r>
      <w:r w:rsidRPr="004110CB">
        <w:rPr>
          <w:rFonts w:eastAsiaTheme="minorEastAsia"/>
          <w:lang w:eastAsia="ko-KR"/>
        </w:rPr>
        <w:t xml:space="preserve">esource </w:t>
      </w:r>
      <w:r w:rsidR="007A22BE">
        <w:rPr>
          <w:rFonts w:eastAsiaTheme="minorEastAsia"/>
          <w:lang w:eastAsia="ko-KR"/>
        </w:rPr>
        <w:t>T</w:t>
      </w:r>
      <w:r w:rsidRPr="004110CB">
        <w:rPr>
          <w:rFonts w:eastAsiaTheme="minorEastAsia"/>
          <w:lang w:eastAsia="ko-KR"/>
        </w:rPr>
        <w:t xml:space="preserve">ype and </w:t>
      </w:r>
      <w:r w:rsidR="007A22BE">
        <w:rPr>
          <w:rFonts w:eastAsiaTheme="minorEastAsia"/>
          <w:lang w:eastAsia="ko-KR"/>
        </w:rPr>
        <w:t>I</w:t>
      </w:r>
      <w:r w:rsidRPr="004110CB">
        <w:rPr>
          <w:rFonts w:eastAsiaTheme="minorEastAsia"/>
          <w:lang w:eastAsia="ko-KR"/>
        </w:rPr>
        <w:t>nterfaces supported on the end point (</w:t>
      </w:r>
      <w:r w:rsidR="00747E29">
        <w:rPr>
          <w:rFonts w:eastAsiaTheme="minorEastAsia"/>
          <w:lang w:eastAsia="ko-KR"/>
        </w:rPr>
        <w:t>one of the</w:t>
      </w:r>
      <w:r w:rsidRPr="004110CB">
        <w:rPr>
          <w:rFonts w:eastAsiaTheme="minorEastAsia"/>
          <w:lang w:eastAsia="ko-KR"/>
        </w:rPr>
        <w:t xml:space="preserve"> resource</w:t>
      </w:r>
      <w:r w:rsidR="00747E29">
        <w:rPr>
          <w:rFonts w:eastAsiaTheme="minorEastAsia"/>
          <w:lang w:eastAsia="ko-KR"/>
        </w:rPr>
        <w:t>s</w:t>
      </w:r>
      <w:r w:rsidRPr="004110CB">
        <w:rPr>
          <w:rFonts w:eastAsiaTheme="minorEastAsia"/>
          <w:lang w:eastAsia="ko-KR"/>
        </w:rPr>
        <w:t xml:space="preserve"> is </w:t>
      </w:r>
      <w:r w:rsidR="009822AF">
        <w:rPr>
          <w:rFonts w:eastAsiaTheme="minorEastAsia"/>
          <w:lang w:eastAsia="ko-KR"/>
        </w:rPr>
        <w:t>“</w:t>
      </w:r>
      <w:r w:rsidRPr="004110CB">
        <w:rPr>
          <w:rFonts w:eastAsiaTheme="minorEastAsia"/>
          <w:lang w:eastAsia="ko-KR"/>
        </w:rPr>
        <w:t>/oic/mnt</w:t>
      </w:r>
      <w:r w:rsidR="009822AF">
        <w:rPr>
          <w:rFonts w:eastAsiaTheme="minorEastAsia"/>
          <w:lang w:eastAsia="ko-KR"/>
        </w:rPr>
        <w:t>”</w:t>
      </w:r>
      <w:r w:rsidRPr="004110CB">
        <w:rPr>
          <w:rFonts w:eastAsiaTheme="minorEastAsia"/>
          <w:lang w:eastAsia="ko-KR"/>
        </w:rPr>
        <w:t xml:space="preserve"> whose </w:t>
      </w:r>
      <w:r w:rsidR="009822AF">
        <w:rPr>
          <w:rFonts w:eastAsiaTheme="minorEastAsia"/>
          <w:lang w:eastAsia="ko-KR"/>
        </w:rPr>
        <w:t>“</w:t>
      </w:r>
      <w:r w:rsidRPr="004110CB">
        <w:rPr>
          <w:rFonts w:eastAsiaTheme="minorEastAsia"/>
          <w:lang w:eastAsia="ko-KR"/>
        </w:rPr>
        <w:t>rt=o</w:t>
      </w:r>
      <w:r w:rsidR="00952E5E">
        <w:rPr>
          <w:rFonts w:eastAsiaTheme="minorEastAsia"/>
          <w:lang w:eastAsia="ko-KR"/>
        </w:rPr>
        <w:t>i</w:t>
      </w:r>
      <w:r w:rsidRPr="004110CB">
        <w:rPr>
          <w:rFonts w:eastAsiaTheme="minorEastAsia"/>
          <w:lang w:eastAsia="ko-KR"/>
        </w:rPr>
        <w:t>c.wk.mnt</w:t>
      </w:r>
      <w:r w:rsidR="009822AF">
        <w:rPr>
          <w:rFonts w:eastAsiaTheme="minorEastAsia"/>
          <w:lang w:eastAsia="ko-KR"/>
        </w:rPr>
        <w:t>”</w:t>
      </w:r>
      <w:r w:rsidRPr="004110CB">
        <w:rPr>
          <w:rFonts w:eastAsiaTheme="minorEastAsia"/>
          <w:lang w:eastAsia="ko-KR"/>
        </w:rPr>
        <w:t>)</w:t>
      </w:r>
    </w:p>
    <w:p w14:paraId="7BD91FCF" w14:textId="77777777" w:rsidR="004110CB" w:rsidRPr="00747E29" w:rsidRDefault="004110CB" w:rsidP="00E36BA8">
      <w:pPr>
        <w:pStyle w:val="ListNumberalt"/>
        <w:numPr>
          <w:ilvl w:val="0"/>
          <w:numId w:val="36"/>
        </w:numPr>
        <w:rPr>
          <w:rFonts w:eastAsiaTheme="minorEastAsia"/>
          <w:lang w:eastAsia="ko-KR"/>
        </w:rPr>
      </w:pPr>
      <w:r w:rsidRPr="004110CB">
        <w:rPr>
          <w:rFonts w:eastAsiaTheme="minorEastAsia"/>
          <w:lang w:eastAsia="ko-KR"/>
        </w:rPr>
        <w:tab/>
      </w:r>
      <w:r w:rsidRPr="00747E29">
        <w:rPr>
          <w:rFonts w:eastAsiaTheme="minorEastAsia"/>
          <w:lang w:eastAsia="ko-KR"/>
        </w:rPr>
        <w:tab/>
        <w:t xml:space="preserve">Admin Device changes the ‘fr’ </w:t>
      </w:r>
      <w:r w:rsidR="00612755" w:rsidRPr="00747E29">
        <w:rPr>
          <w:rFonts w:eastAsiaTheme="minorEastAsia" w:hint="eastAsia"/>
          <w:lang w:eastAsia="ko-KR"/>
        </w:rPr>
        <w:t>property</w:t>
      </w:r>
      <w:r w:rsidR="00612755" w:rsidRPr="00747E29">
        <w:rPr>
          <w:rFonts w:eastAsiaTheme="minorEastAsia"/>
          <w:lang w:eastAsia="ko-KR"/>
        </w:rPr>
        <w:t xml:space="preserve"> </w:t>
      </w:r>
      <w:r w:rsidRPr="00747E29">
        <w:rPr>
          <w:rFonts w:eastAsiaTheme="minorEastAsia"/>
          <w:lang w:eastAsia="ko-KR"/>
        </w:rPr>
        <w:t>of the maint</w:t>
      </w:r>
      <w:r w:rsidR="00420431" w:rsidRPr="00747E29">
        <w:rPr>
          <w:rFonts w:eastAsiaTheme="minorEastAsia" w:hint="eastAsia"/>
          <w:lang w:eastAsia="ko-KR"/>
        </w:rPr>
        <w:t>enance</w:t>
      </w:r>
      <w:r w:rsidRPr="00747E29">
        <w:rPr>
          <w:rFonts w:eastAsiaTheme="minorEastAsia"/>
          <w:lang w:eastAsia="ko-KR"/>
        </w:rPr>
        <w:t xml:space="preserve"> resource by sending a POST request to </w:t>
      </w:r>
      <w:r w:rsidR="009822AF">
        <w:rPr>
          <w:rFonts w:eastAsiaTheme="minorEastAsia"/>
          <w:lang w:eastAsia="ko-KR"/>
        </w:rPr>
        <w:t>“</w:t>
      </w:r>
      <w:r w:rsidRPr="00747E29">
        <w:rPr>
          <w:rFonts w:eastAsiaTheme="minorEastAsia"/>
          <w:lang w:eastAsia="ko-KR"/>
        </w:rPr>
        <w:t>/oic/mnt</w:t>
      </w:r>
      <w:r w:rsidR="009822AF">
        <w:rPr>
          <w:rFonts w:eastAsiaTheme="minorEastAsia"/>
          <w:lang w:eastAsia="ko-KR"/>
        </w:rPr>
        <w:t>”</w:t>
      </w:r>
      <w:r w:rsidRPr="00747E29">
        <w:rPr>
          <w:rFonts w:eastAsiaTheme="minorEastAsia"/>
          <w:lang w:eastAsia="ko-KR"/>
        </w:rPr>
        <w:t xml:space="preserve"> resource ({</w:t>
      </w:r>
      <w:proofErr w:type="gramStart"/>
      <w:r w:rsidRPr="00747E29">
        <w:rPr>
          <w:rFonts w:eastAsiaTheme="minorEastAsia"/>
          <w:lang w:eastAsia="ko-KR"/>
        </w:rPr>
        <w:t>fr=</w:t>
      </w:r>
      <w:proofErr w:type="gramEnd"/>
      <w:r w:rsidRPr="00747E29">
        <w:rPr>
          <w:rFonts w:eastAsiaTheme="minorEastAsia"/>
          <w:lang w:eastAsia="ko-KR"/>
        </w:rPr>
        <w:t>1}). This trigger</w:t>
      </w:r>
      <w:r w:rsidR="00B01B98" w:rsidRPr="00747E29">
        <w:rPr>
          <w:rFonts w:eastAsiaTheme="minorEastAsia"/>
          <w:lang w:eastAsia="ko-KR"/>
        </w:rPr>
        <w:t>s</w:t>
      </w:r>
      <w:r w:rsidRPr="00747E29">
        <w:rPr>
          <w:rFonts w:eastAsiaTheme="minorEastAsia"/>
          <w:lang w:eastAsia="ko-KR"/>
        </w:rPr>
        <w:t xml:space="preserve"> a factory reset of the end point (bulb)</w:t>
      </w:r>
    </w:p>
    <w:p w14:paraId="53A63FEF" w14:textId="77777777" w:rsidR="00933BA7" w:rsidRPr="00F93DF6" w:rsidRDefault="004110CB" w:rsidP="00E36BA8">
      <w:pPr>
        <w:pStyle w:val="ListNumberalt"/>
        <w:numPr>
          <w:ilvl w:val="0"/>
          <w:numId w:val="36"/>
        </w:numPr>
        <w:rPr>
          <w:rFonts w:eastAsiaTheme="minorEastAsia"/>
          <w:lang w:eastAsia="ko-KR"/>
        </w:rPr>
      </w:pPr>
      <w:r w:rsidRPr="004110CB">
        <w:rPr>
          <w:rFonts w:eastAsiaTheme="minorEastAsia"/>
          <w:lang w:eastAsia="ko-KR"/>
        </w:rPr>
        <w:tab/>
        <w:t xml:space="preserve">On </w:t>
      </w:r>
      <w:r>
        <w:rPr>
          <w:rFonts w:eastAsiaTheme="minorEastAsia"/>
          <w:lang w:eastAsia="ko-KR"/>
        </w:rPr>
        <w:t>s</w:t>
      </w:r>
      <w:r w:rsidRPr="004110CB">
        <w:rPr>
          <w:rFonts w:eastAsiaTheme="minorEastAsia"/>
          <w:lang w:eastAsia="ko-KR"/>
        </w:rPr>
        <w:t>uccessful execution of the request, the end point respond</w:t>
      </w:r>
      <w:r w:rsidR="00B01B98">
        <w:rPr>
          <w:rFonts w:eastAsiaTheme="minorEastAsia"/>
          <w:lang w:eastAsia="ko-KR"/>
        </w:rPr>
        <w:t>s</w:t>
      </w:r>
      <w:r w:rsidRPr="004110CB">
        <w:rPr>
          <w:rFonts w:eastAsiaTheme="minorEastAsia"/>
          <w:lang w:eastAsia="ko-KR"/>
        </w:rPr>
        <w:t xml:space="preserve"> with the changed </w:t>
      </w:r>
      <w:r w:rsidR="00F0718E">
        <w:rPr>
          <w:rFonts w:eastAsiaTheme="minorEastAsia" w:hint="eastAsia"/>
          <w:lang w:eastAsia="ko-KR"/>
        </w:rPr>
        <w:t xml:space="preserve">resource </w:t>
      </w:r>
      <w:r w:rsidRPr="004110CB">
        <w:rPr>
          <w:rFonts w:eastAsiaTheme="minorEastAsia"/>
          <w:lang w:eastAsia="ko-KR"/>
        </w:rPr>
        <w:t xml:space="preserve">representation. Else, error code </w:t>
      </w:r>
      <w:r w:rsidR="00B01B98">
        <w:rPr>
          <w:rFonts w:eastAsiaTheme="minorEastAsia"/>
          <w:lang w:eastAsia="ko-KR"/>
        </w:rPr>
        <w:t>is</w:t>
      </w:r>
      <w:r w:rsidRPr="004110CB">
        <w:rPr>
          <w:rFonts w:eastAsiaTheme="minorEastAsia"/>
          <w:lang w:eastAsia="ko-KR"/>
        </w:rPr>
        <w:t xml:space="preserve"> returned. Details of the </w:t>
      </w:r>
      <w:r w:rsidR="00B31A3D">
        <w:rPr>
          <w:rFonts w:eastAsiaTheme="minorEastAsia"/>
          <w:lang w:eastAsia="ko-KR"/>
        </w:rPr>
        <w:t>e</w:t>
      </w:r>
      <w:r w:rsidRPr="004110CB">
        <w:rPr>
          <w:rFonts w:eastAsiaTheme="minorEastAsia"/>
          <w:lang w:eastAsia="ko-KR"/>
        </w:rPr>
        <w:t xml:space="preserve">rror </w:t>
      </w:r>
      <w:r w:rsidR="00B31A3D">
        <w:rPr>
          <w:rFonts w:eastAsiaTheme="minorEastAsia"/>
          <w:lang w:eastAsia="ko-KR"/>
        </w:rPr>
        <w:t>c</w:t>
      </w:r>
      <w:r w:rsidRPr="004110CB">
        <w:rPr>
          <w:rFonts w:eastAsiaTheme="minorEastAsia"/>
          <w:lang w:eastAsia="ko-KR"/>
        </w:rPr>
        <w:t xml:space="preserve">odes are </w:t>
      </w:r>
      <w:r w:rsidR="008C0955">
        <w:rPr>
          <w:rFonts w:eastAsiaTheme="minorEastAsia"/>
          <w:lang w:eastAsia="ko-KR"/>
        </w:rPr>
        <w:t>defined</w:t>
      </w:r>
      <w:r w:rsidR="008C0955" w:rsidRPr="004110CB">
        <w:rPr>
          <w:rFonts w:eastAsiaTheme="minorEastAsia"/>
          <w:lang w:eastAsia="ko-KR"/>
        </w:rPr>
        <w:t xml:space="preserve"> </w:t>
      </w:r>
      <w:r w:rsidRPr="004110CB">
        <w:rPr>
          <w:rFonts w:eastAsiaTheme="minorEastAsia"/>
          <w:lang w:eastAsia="ko-KR"/>
        </w:rPr>
        <w:t xml:space="preserve">in </w:t>
      </w:r>
      <w:r w:rsidR="007325BF">
        <w:rPr>
          <w:rFonts w:eastAsiaTheme="minorEastAsia"/>
          <w:lang w:eastAsia="ko-KR"/>
        </w:rPr>
        <w:t xml:space="preserve">section </w:t>
      </w:r>
      <w:r w:rsidR="00194F1E">
        <w:rPr>
          <w:rFonts w:eastAsiaTheme="minorEastAsia"/>
        </w:rPr>
        <w:fldChar w:fldCharType="begin"/>
      </w:r>
      <w:r w:rsidR="008C0955">
        <w:rPr>
          <w:rFonts w:eastAsiaTheme="minorEastAsia"/>
        </w:rPr>
        <w:instrText xml:space="preserve"> REF _Ref412140371 \r \h </w:instrText>
      </w:r>
      <w:r w:rsidR="00194F1E">
        <w:rPr>
          <w:rFonts w:eastAsiaTheme="minorEastAsia"/>
        </w:rPr>
      </w:r>
      <w:r w:rsidR="00194F1E">
        <w:rPr>
          <w:rFonts w:eastAsiaTheme="minorEastAsia"/>
        </w:rPr>
        <w:fldChar w:fldCharType="separate"/>
      </w:r>
      <w:r w:rsidR="00370B4E">
        <w:rPr>
          <w:rFonts w:eastAsiaTheme="minorEastAsia"/>
        </w:rPr>
        <w:t>12.2.7</w:t>
      </w:r>
      <w:r w:rsidR="00194F1E">
        <w:rPr>
          <w:rFonts w:eastAsiaTheme="minorEastAsia"/>
        </w:rPr>
        <w:fldChar w:fldCharType="end"/>
      </w:r>
      <w:r w:rsidR="008C0955">
        <w:rPr>
          <w:rFonts w:eastAsiaTheme="minorEastAsia"/>
          <w:lang w:eastAsia="ko-KR"/>
        </w:rPr>
        <w:t>.</w:t>
      </w:r>
    </w:p>
    <w:p w14:paraId="2BEF97DB" w14:textId="77777777" w:rsidR="007A0A2B" w:rsidRDefault="00AE2605" w:rsidP="00FF05F7">
      <w:pPr>
        <w:pStyle w:val="ANNEXtitle"/>
      </w:pPr>
      <w:r>
        <w:lastRenderedPageBreak/>
        <w:br/>
      </w:r>
      <w:bookmarkStart w:id="15146" w:name="_Toc509367265"/>
      <w:r w:rsidR="00D86053" w:rsidRPr="00FF05F7">
        <w:rPr>
          <w:b w:val="0"/>
        </w:rPr>
        <w:t>(informative)</w:t>
      </w:r>
      <w:r w:rsidR="00D86053">
        <w:br/>
      </w:r>
      <w:r w:rsidR="00D86053">
        <w:br/>
      </w:r>
      <w:r w:rsidR="00D67FB6">
        <w:rPr>
          <w:lang w:eastAsia="ko-KR"/>
        </w:rPr>
        <w:t>OCF</w:t>
      </w:r>
      <w:r w:rsidR="00D67FB6">
        <w:t xml:space="preserve"> </w:t>
      </w:r>
      <w:r>
        <w:t>i</w:t>
      </w:r>
      <w:r w:rsidRPr="00AE2605">
        <w:t xml:space="preserve">nteraction </w:t>
      </w:r>
      <w:r>
        <w:t>s</w:t>
      </w:r>
      <w:r w:rsidRPr="00AE2605">
        <w:t xml:space="preserve">cenarios and </w:t>
      </w:r>
      <w:r>
        <w:t>d</w:t>
      </w:r>
      <w:r w:rsidRPr="00AE2605">
        <w:t xml:space="preserve">eployment </w:t>
      </w:r>
      <w:r>
        <w:t>m</w:t>
      </w:r>
      <w:r w:rsidRPr="00AE2605">
        <w:t>odel</w:t>
      </w:r>
      <w:r w:rsidR="003B0671">
        <w:rPr>
          <w:rFonts w:eastAsiaTheme="minorEastAsia" w:hint="eastAsia"/>
          <w:lang w:eastAsia="ko-KR"/>
        </w:rPr>
        <w:t>s</w:t>
      </w:r>
      <w:bookmarkEnd w:id="15146"/>
    </w:p>
    <w:p w14:paraId="21A172D8" w14:textId="77777777" w:rsidR="00AE2605" w:rsidRDefault="00D67FB6" w:rsidP="00FF05F7">
      <w:pPr>
        <w:pStyle w:val="ANNEX-heading1"/>
        <w:rPr>
          <w:lang w:val="en-US"/>
        </w:rPr>
      </w:pPr>
      <w:bookmarkStart w:id="15147" w:name="_Toc509367266"/>
      <w:r>
        <w:rPr>
          <w:lang w:eastAsia="ko-KR"/>
        </w:rPr>
        <w:t>OCF</w:t>
      </w:r>
      <w:r>
        <w:rPr>
          <w:lang w:val="en-US"/>
        </w:rPr>
        <w:t xml:space="preserve"> </w:t>
      </w:r>
      <w:r w:rsidR="00AE2605">
        <w:rPr>
          <w:lang w:val="en-US"/>
        </w:rPr>
        <w:t>interaction scenarios</w:t>
      </w:r>
      <w:bookmarkEnd w:id="15147"/>
    </w:p>
    <w:p w14:paraId="49BF8A7B" w14:textId="77777777" w:rsidR="00AE2605" w:rsidRPr="00AE2605" w:rsidRDefault="00AE2605" w:rsidP="00AE2605">
      <w:pPr>
        <w:pStyle w:val="PARAGRAPH"/>
        <w:rPr>
          <w:lang w:val="en-US"/>
        </w:rPr>
      </w:pPr>
      <w:r w:rsidRPr="00AE2605">
        <w:rPr>
          <w:lang w:val="en-US"/>
        </w:rPr>
        <w:t>A Client connects to one or multiple Servers in order to access the resources provided by those Servers. The following are scenarios representing possible interactions among Roles:</w:t>
      </w:r>
    </w:p>
    <w:p w14:paraId="54306B7F" w14:textId="77777777" w:rsidR="00AE2605" w:rsidRPr="00AE2605" w:rsidRDefault="00AE2605" w:rsidP="00FF05F7">
      <w:pPr>
        <w:pStyle w:val="ListBullet"/>
      </w:pPr>
      <w:r w:rsidRPr="00AE2605">
        <w:t>Direct interaction between Client and Server (</w:t>
      </w:r>
      <w:r w:rsidR="00194F1E">
        <w:rPr>
          <w:highlight w:val="yellow"/>
        </w:rPr>
        <w:fldChar w:fldCharType="begin"/>
      </w:r>
      <w:r w:rsidR="003D661E">
        <w:instrText xml:space="preserve"> REF _Ref410847947 \h </w:instrText>
      </w:r>
      <w:r w:rsidR="00194F1E">
        <w:rPr>
          <w:highlight w:val="yellow"/>
        </w:rPr>
      </w:r>
      <w:r w:rsidR="00194F1E">
        <w:rPr>
          <w:highlight w:val="yellow"/>
        </w:rPr>
        <w:fldChar w:fldCharType="separate"/>
      </w:r>
      <w:r w:rsidR="00370B4E">
        <w:t xml:space="preserve">Figure </w:t>
      </w:r>
      <w:r w:rsidR="00370B4E">
        <w:rPr>
          <w:noProof/>
        </w:rPr>
        <w:t>34</w:t>
      </w:r>
      <w:r w:rsidR="00194F1E">
        <w:rPr>
          <w:highlight w:val="yellow"/>
        </w:rPr>
        <w:fldChar w:fldCharType="end"/>
      </w:r>
      <w:r w:rsidRPr="00AE2605">
        <w:t xml:space="preserve">). In this scenario the Client and the Server directly communicate without involvement of any other </w:t>
      </w:r>
      <w:r w:rsidR="002B4C50">
        <w:t>Device</w:t>
      </w:r>
      <w:r w:rsidRPr="00AE2605">
        <w:t>. A smartphone which controls an actuator directly uses this scenario.</w:t>
      </w:r>
    </w:p>
    <w:p w14:paraId="6098C6AB" w14:textId="77777777" w:rsidR="00AE2605" w:rsidRPr="00AE2605" w:rsidRDefault="00AE2605" w:rsidP="00FF05F7">
      <w:pPr>
        <w:pStyle w:val="FIGURE"/>
      </w:pPr>
      <w:r w:rsidRPr="00AE2605">
        <w:t xml:space="preserve"> </w:t>
      </w:r>
      <w:r w:rsidR="008F1FE7" w:rsidRPr="00D53754">
        <w:object w:dxaOrig="5101" w:dyaOrig="1141" w14:anchorId="502015B2">
          <v:shape id="_x0000_i1030" type="#_x0000_t75" style="width:258pt;height:54pt" o:ole="">
            <v:imagedata r:id="rId93" o:title=""/>
          </v:shape>
          <o:OLEObject Type="Embed" ProgID="Visio.Drawing.15" ShapeID="_x0000_i1030" DrawAspect="Content" ObjectID="_1583185921" r:id="rId94"/>
        </w:object>
      </w:r>
    </w:p>
    <w:p w14:paraId="600A7EA9" w14:textId="77777777" w:rsidR="003D661E" w:rsidRPr="00AE2605" w:rsidRDefault="003D661E" w:rsidP="003D661E">
      <w:pPr>
        <w:pStyle w:val="FIGURE-title"/>
      </w:pPr>
      <w:bookmarkStart w:id="15148" w:name="_Ref410847947"/>
      <w:bookmarkStart w:id="15149" w:name="_Toc509367549"/>
      <w:r>
        <w:t xml:space="preserve">Figure </w:t>
      </w:r>
      <w:r w:rsidR="00194F1E">
        <w:fldChar w:fldCharType="begin"/>
      </w:r>
      <w:r w:rsidR="007B07C5">
        <w:instrText xml:space="preserve"> SEQ Figure \* ARABIC </w:instrText>
      </w:r>
      <w:r w:rsidR="00194F1E">
        <w:fldChar w:fldCharType="separate"/>
      </w:r>
      <w:r w:rsidR="00370B4E">
        <w:rPr>
          <w:noProof/>
        </w:rPr>
        <w:t>34</w:t>
      </w:r>
      <w:r w:rsidR="00194F1E">
        <w:rPr>
          <w:noProof/>
        </w:rPr>
        <w:fldChar w:fldCharType="end"/>
      </w:r>
      <w:bookmarkEnd w:id="15148"/>
      <w:r>
        <w:t xml:space="preserve">. </w:t>
      </w:r>
      <w:r w:rsidRPr="00AE2605">
        <w:t>Direct interaction between Server and Client</w:t>
      </w:r>
      <w:bookmarkEnd w:id="15149"/>
    </w:p>
    <w:p w14:paraId="0DAA12DB" w14:textId="77777777" w:rsidR="00AE2605" w:rsidRPr="00AE2605" w:rsidRDefault="00AE2605" w:rsidP="00FF05F7">
      <w:pPr>
        <w:pStyle w:val="ListBullet"/>
      </w:pPr>
      <w:r w:rsidRPr="00AE2605">
        <w:t xml:space="preserve">Interaction between Client and Server </w:t>
      </w:r>
      <w:r w:rsidR="00C9737C">
        <w:rPr>
          <w:rFonts w:eastAsiaTheme="minorEastAsia" w:hint="eastAsia"/>
          <w:lang w:eastAsia="ko-KR"/>
        </w:rPr>
        <w:t>using</w:t>
      </w:r>
      <w:r w:rsidR="00367471">
        <w:rPr>
          <w:rFonts w:eastAsiaTheme="minorEastAsia" w:hint="eastAsia"/>
          <w:lang w:eastAsia="ko-KR"/>
        </w:rPr>
        <w:t xml:space="preserve"> another </w:t>
      </w:r>
      <w:r w:rsidRPr="00AE2605">
        <w:t>server (</w:t>
      </w:r>
      <w:r w:rsidR="00194F1E">
        <w:fldChar w:fldCharType="begin"/>
      </w:r>
      <w:r w:rsidR="003D661E">
        <w:instrText xml:space="preserve"> REF _Ref410848089 \h </w:instrText>
      </w:r>
      <w:r w:rsidR="00194F1E">
        <w:fldChar w:fldCharType="separate"/>
      </w:r>
      <w:r w:rsidR="00370B4E">
        <w:t xml:space="preserve">Figure </w:t>
      </w:r>
      <w:r w:rsidR="00370B4E">
        <w:rPr>
          <w:noProof/>
        </w:rPr>
        <w:t>35</w:t>
      </w:r>
      <w:r w:rsidR="00194F1E">
        <w:fldChar w:fldCharType="end"/>
      </w:r>
      <w:r w:rsidRPr="00AE2605">
        <w:t xml:space="preserve">). In this scenario, another Server provides the support needed for the Client to directly access the desired resource on a specific Server. This scenario is used for example, when a smartphone first accesses a discovery server to find the addressing information of a specific appliance, and then directly accesses the appliance to control it. </w:t>
      </w:r>
    </w:p>
    <w:p w14:paraId="50A21FE4" w14:textId="77777777" w:rsidR="00AE2605" w:rsidRPr="00AE2605" w:rsidRDefault="008F1FE7" w:rsidP="00FF05F7">
      <w:pPr>
        <w:pStyle w:val="FIGURE"/>
      </w:pPr>
      <w:r w:rsidRPr="00D53754">
        <w:object w:dxaOrig="5101" w:dyaOrig="2760" w14:anchorId="79ED33DD">
          <v:shape id="_x0000_i1031" type="#_x0000_t75" style="width:258pt;height:138pt" o:ole="">
            <v:imagedata r:id="rId95" o:title=""/>
          </v:shape>
          <o:OLEObject Type="Embed" ProgID="Visio.Drawing.15" ShapeID="_x0000_i1031" DrawAspect="Content" ObjectID="_1583185922" r:id="rId96"/>
        </w:object>
      </w:r>
      <w:r w:rsidR="00AE2605" w:rsidRPr="00AE2605">
        <w:t xml:space="preserve"> </w:t>
      </w:r>
    </w:p>
    <w:p w14:paraId="76AE60D7" w14:textId="77777777" w:rsidR="003D661E" w:rsidRPr="00F2331D" w:rsidRDefault="003D661E" w:rsidP="003D661E">
      <w:pPr>
        <w:pStyle w:val="FIGURE-title"/>
        <w:rPr>
          <w:rFonts w:eastAsiaTheme="minorEastAsia"/>
          <w:lang w:eastAsia="ko-KR"/>
        </w:rPr>
      </w:pPr>
      <w:bookmarkStart w:id="15150" w:name="_Ref410848089"/>
      <w:bookmarkStart w:id="15151" w:name="_Toc509367550"/>
      <w:r>
        <w:t xml:space="preserve">Figure </w:t>
      </w:r>
      <w:r w:rsidR="00194F1E">
        <w:fldChar w:fldCharType="begin"/>
      </w:r>
      <w:r w:rsidR="007B07C5">
        <w:instrText xml:space="preserve"> SEQ Figure \* ARABIC </w:instrText>
      </w:r>
      <w:r w:rsidR="00194F1E">
        <w:fldChar w:fldCharType="separate"/>
      </w:r>
      <w:r w:rsidR="00370B4E">
        <w:rPr>
          <w:noProof/>
        </w:rPr>
        <w:t>35</w:t>
      </w:r>
      <w:r w:rsidR="00194F1E">
        <w:rPr>
          <w:noProof/>
        </w:rPr>
        <w:fldChar w:fldCharType="end"/>
      </w:r>
      <w:bookmarkEnd w:id="15150"/>
      <w:r>
        <w:t xml:space="preserve">. </w:t>
      </w:r>
      <w:r w:rsidRPr="003D661E">
        <w:t xml:space="preserve">Interaction between Client and </w:t>
      </w:r>
      <w:r>
        <w:t>S</w:t>
      </w:r>
      <w:r w:rsidRPr="003D661E">
        <w:t xml:space="preserve">erver </w:t>
      </w:r>
      <w:r w:rsidR="00C9737C">
        <w:rPr>
          <w:rFonts w:eastAsiaTheme="minorEastAsia" w:hint="eastAsia"/>
          <w:lang w:eastAsia="ko-KR"/>
        </w:rPr>
        <w:t>using</w:t>
      </w:r>
      <w:r w:rsidR="00280DF7">
        <w:rPr>
          <w:rFonts w:eastAsiaTheme="minorEastAsia" w:hint="eastAsia"/>
          <w:lang w:eastAsia="ko-KR"/>
        </w:rPr>
        <w:t xml:space="preserve"> </w:t>
      </w:r>
      <w:r w:rsidR="00AC2F1B">
        <w:rPr>
          <w:rFonts w:eastAsiaTheme="minorEastAsia" w:hint="eastAsia"/>
          <w:lang w:eastAsia="ko-KR"/>
        </w:rPr>
        <w:t xml:space="preserve">another </w:t>
      </w:r>
      <w:r>
        <w:t>S</w:t>
      </w:r>
      <w:r w:rsidRPr="003D661E">
        <w:t>erver</w:t>
      </w:r>
      <w:bookmarkEnd w:id="15151"/>
    </w:p>
    <w:p w14:paraId="1AC61158" w14:textId="77777777" w:rsidR="00AE2605" w:rsidRPr="00AE2605" w:rsidRDefault="00AE2605" w:rsidP="00FF05F7">
      <w:pPr>
        <w:pStyle w:val="ListBullet"/>
      </w:pPr>
      <w:r w:rsidRPr="00AE2605">
        <w:t xml:space="preserve">Interaction between Client and Server </w:t>
      </w:r>
      <w:r w:rsidR="00C9737C">
        <w:rPr>
          <w:rFonts w:eastAsiaTheme="minorEastAsia" w:hint="eastAsia"/>
          <w:lang w:eastAsia="ko-KR"/>
        </w:rPr>
        <w:t>using</w:t>
      </w:r>
      <w:r w:rsidR="00C9737C" w:rsidRPr="00AE2605">
        <w:t xml:space="preserve"> </w:t>
      </w:r>
      <w:r w:rsidRPr="00AE2605">
        <w:t>Intermediary (</w:t>
      </w:r>
      <w:r w:rsidR="00194F1E">
        <w:fldChar w:fldCharType="begin"/>
      </w:r>
      <w:r w:rsidR="003D661E">
        <w:instrText xml:space="preserve"> REF _Ref410848193 \h </w:instrText>
      </w:r>
      <w:r w:rsidR="00194F1E">
        <w:fldChar w:fldCharType="separate"/>
      </w:r>
      <w:r w:rsidR="00370B4E">
        <w:t xml:space="preserve">Figure </w:t>
      </w:r>
      <w:r w:rsidR="00370B4E">
        <w:rPr>
          <w:noProof/>
        </w:rPr>
        <w:t>36</w:t>
      </w:r>
      <w:r w:rsidR="00194F1E">
        <w:fldChar w:fldCharType="end"/>
      </w:r>
      <w:r w:rsidRPr="00AE2605">
        <w:t>). In this scenario an Intermediary facilitates the interaction between the Client and the Server. A smartphone which controls appliances in a smart home via MQTT broker uses this scenario.</w:t>
      </w:r>
    </w:p>
    <w:p w14:paraId="3B940C8C" w14:textId="77777777" w:rsidR="00AE2605" w:rsidRPr="00AE2605" w:rsidRDefault="00AE2605" w:rsidP="00FF05F7">
      <w:pPr>
        <w:pStyle w:val="FIGURE"/>
      </w:pPr>
      <w:r w:rsidRPr="00AE2605">
        <w:t xml:space="preserve"> </w:t>
      </w:r>
      <w:r w:rsidR="008F1FE7" w:rsidRPr="00D53754">
        <w:rPr>
          <w:rFonts w:eastAsiaTheme="minorEastAsia"/>
          <w:noProof/>
          <w:lang w:eastAsia="en-US"/>
        </w:rPr>
        <w:object w:dxaOrig="6541" w:dyaOrig="1141" w14:anchorId="1BEB9C33">
          <v:shape id="_x0000_i1032" type="#_x0000_t75" style="width:330pt;height:54pt" o:ole="">
            <v:imagedata r:id="rId97" o:title=""/>
          </v:shape>
          <o:OLEObject Type="Embed" ProgID="Visio.Drawing.15" ShapeID="_x0000_i1032" DrawAspect="Content" ObjectID="_1583185923" r:id="rId98"/>
        </w:object>
      </w:r>
    </w:p>
    <w:p w14:paraId="39B23DD0" w14:textId="77777777" w:rsidR="003D661E" w:rsidRPr="00AE2605" w:rsidRDefault="003D661E" w:rsidP="003D661E">
      <w:pPr>
        <w:pStyle w:val="FIGURE-title"/>
      </w:pPr>
      <w:bookmarkStart w:id="15152" w:name="_Ref410848193"/>
      <w:bookmarkStart w:id="15153" w:name="_Toc509367551"/>
      <w:r>
        <w:t xml:space="preserve">Figure </w:t>
      </w:r>
      <w:r w:rsidR="00194F1E">
        <w:fldChar w:fldCharType="begin"/>
      </w:r>
      <w:r w:rsidR="007B07C5">
        <w:instrText xml:space="preserve"> SEQ Figure \* ARABIC </w:instrText>
      </w:r>
      <w:r w:rsidR="00194F1E">
        <w:fldChar w:fldCharType="separate"/>
      </w:r>
      <w:r w:rsidR="00370B4E">
        <w:rPr>
          <w:noProof/>
        </w:rPr>
        <w:t>36</w:t>
      </w:r>
      <w:r w:rsidR="00194F1E">
        <w:rPr>
          <w:noProof/>
        </w:rPr>
        <w:fldChar w:fldCharType="end"/>
      </w:r>
      <w:bookmarkEnd w:id="15152"/>
      <w:r>
        <w:t xml:space="preserve">. </w:t>
      </w:r>
      <w:r w:rsidRPr="003D661E">
        <w:t xml:space="preserve">Interaction between Client and Server </w:t>
      </w:r>
      <w:r w:rsidR="00C9737C">
        <w:rPr>
          <w:rFonts w:eastAsiaTheme="minorEastAsia" w:hint="eastAsia"/>
          <w:lang w:eastAsia="ko-KR"/>
        </w:rPr>
        <w:t>using</w:t>
      </w:r>
      <w:r w:rsidR="00C9737C" w:rsidRPr="003D661E">
        <w:t xml:space="preserve"> </w:t>
      </w:r>
      <w:r w:rsidRPr="003D661E">
        <w:t>Intermediary</w:t>
      </w:r>
      <w:bookmarkEnd w:id="15153"/>
    </w:p>
    <w:p w14:paraId="05FA1E12" w14:textId="77777777" w:rsidR="00AE2605" w:rsidRPr="00AE2605" w:rsidRDefault="00AE2605" w:rsidP="00FF05F7">
      <w:pPr>
        <w:pStyle w:val="ListBullet"/>
      </w:pPr>
      <w:r w:rsidRPr="00AE2605">
        <w:t xml:space="preserve">Interaction between Client and </w:t>
      </w:r>
      <w:r w:rsidR="00396DAE">
        <w:t>S</w:t>
      </w:r>
      <w:r w:rsidRPr="00AE2605">
        <w:t xml:space="preserve">erver </w:t>
      </w:r>
      <w:r w:rsidR="007F444A">
        <w:rPr>
          <w:rFonts w:eastAsiaTheme="minorEastAsia" w:hint="eastAsia"/>
          <w:lang w:eastAsia="ko-KR"/>
        </w:rPr>
        <w:t>using</w:t>
      </w:r>
      <w:r w:rsidR="007F444A" w:rsidRPr="00AE2605">
        <w:t xml:space="preserve"> </w:t>
      </w:r>
      <w:r w:rsidR="007F444A">
        <w:rPr>
          <w:rFonts w:eastAsiaTheme="minorEastAsia" w:hint="eastAsia"/>
          <w:lang w:eastAsia="ko-KR"/>
        </w:rPr>
        <w:t xml:space="preserve">support from </w:t>
      </w:r>
      <w:r w:rsidRPr="00AE2605">
        <w:t>multiple Servers and intermediary (</w:t>
      </w:r>
      <w:r w:rsidR="00194F1E">
        <w:fldChar w:fldCharType="begin"/>
      </w:r>
      <w:r w:rsidR="003D661E">
        <w:instrText xml:space="preserve"> REF _Ref410848315 \h </w:instrText>
      </w:r>
      <w:r w:rsidR="00194F1E">
        <w:fldChar w:fldCharType="separate"/>
      </w:r>
      <w:r w:rsidR="00370B4E">
        <w:t xml:space="preserve">Figure </w:t>
      </w:r>
      <w:r w:rsidR="00370B4E">
        <w:rPr>
          <w:noProof/>
        </w:rPr>
        <w:t>37</w:t>
      </w:r>
      <w:r w:rsidR="00194F1E">
        <w:fldChar w:fldCharType="end"/>
      </w:r>
      <w:r w:rsidRPr="00AE2605">
        <w:t xml:space="preserve">). In this scenario, both Server and Intermediary roles are present to facilitate the transaction between the Client and a specific Server. An example scenario is when a </w:t>
      </w:r>
      <w:r w:rsidRPr="00AE2605">
        <w:lastRenderedPageBreak/>
        <w:t>smartphone first accesses a Resource Directory (RD) server to find the address to a specific appliance, then utilizes MQTT broker to deliver a command message to the appliance. The smartphone can utilize the mechanisms defined in CoRE Resource Directory such as default loc</w:t>
      </w:r>
      <w:r w:rsidR="00FE6384">
        <w:t xml:space="preserve">ation, anycast address or DHCP </w:t>
      </w:r>
      <w:r w:rsidRPr="00AE2605">
        <w:t xml:space="preserve">to discover the Resource Directory information.  </w:t>
      </w:r>
    </w:p>
    <w:p w14:paraId="67605348" w14:textId="77777777" w:rsidR="00AE2605" w:rsidRPr="00AE2605" w:rsidRDefault="00AE2605" w:rsidP="00FF05F7">
      <w:pPr>
        <w:pStyle w:val="FIGURE"/>
      </w:pPr>
      <w:r w:rsidRPr="00AE2605">
        <w:t xml:space="preserve"> </w:t>
      </w:r>
      <w:r w:rsidR="008F1FE7" w:rsidRPr="00D53754">
        <w:object w:dxaOrig="6541" w:dyaOrig="3931" w14:anchorId="38D40E32">
          <v:shape id="_x0000_i1033" type="#_x0000_t75" style="width:330pt;height:198pt" o:ole="">
            <v:imagedata r:id="rId99" o:title=""/>
          </v:shape>
          <o:OLEObject Type="Embed" ProgID="Visio.Drawing.15" ShapeID="_x0000_i1033" DrawAspect="Content" ObjectID="_1583185924" r:id="rId100"/>
        </w:object>
      </w:r>
    </w:p>
    <w:p w14:paraId="7567DA94" w14:textId="77777777" w:rsidR="003D661E" w:rsidRPr="00AE2605" w:rsidRDefault="003D661E" w:rsidP="003D661E">
      <w:pPr>
        <w:pStyle w:val="FIGURE-title"/>
      </w:pPr>
      <w:bookmarkStart w:id="15154" w:name="_Ref410848315"/>
      <w:bookmarkStart w:id="15155" w:name="_Toc509367552"/>
      <w:r>
        <w:t xml:space="preserve">Figure </w:t>
      </w:r>
      <w:r w:rsidR="00194F1E">
        <w:fldChar w:fldCharType="begin"/>
      </w:r>
      <w:r w:rsidR="007B07C5">
        <w:instrText xml:space="preserve"> SEQ Figure \* ARABIC </w:instrText>
      </w:r>
      <w:r w:rsidR="00194F1E">
        <w:fldChar w:fldCharType="separate"/>
      </w:r>
      <w:r w:rsidR="00370B4E">
        <w:rPr>
          <w:noProof/>
        </w:rPr>
        <w:t>37</w:t>
      </w:r>
      <w:r w:rsidR="00194F1E">
        <w:rPr>
          <w:noProof/>
        </w:rPr>
        <w:fldChar w:fldCharType="end"/>
      </w:r>
      <w:bookmarkEnd w:id="15154"/>
      <w:r>
        <w:t xml:space="preserve">. </w:t>
      </w:r>
      <w:r w:rsidRPr="003D661E">
        <w:t xml:space="preserve">Interaction between Client </w:t>
      </w:r>
      <w:r w:rsidR="007F444A">
        <w:rPr>
          <w:rFonts w:eastAsiaTheme="minorEastAsia" w:hint="eastAsia"/>
          <w:lang w:eastAsia="ko-KR"/>
        </w:rPr>
        <w:t>and Server using support from</w:t>
      </w:r>
      <w:r w:rsidRPr="003D661E">
        <w:t xml:space="preserve"> multiple Servers</w:t>
      </w:r>
      <w:r w:rsidR="007F444A">
        <w:rPr>
          <w:rFonts w:eastAsiaTheme="minorEastAsia" w:hint="eastAsia"/>
          <w:lang w:eastAsia="ko-KR"/>
        </w:rPr>
        <w:t xml:space="preserve"> and</w:t>
      </w:r>
      <w:r w:rsidRPr="003D661E">
        <w:t xml:space="preserve"> Intermediary</w:t>
      </w:r>
      <w:bookmarkEnd w:id="15155"/>
    </w:p>
    <w:p w14:paraId="2C394F69" w14:textId="77777777" w:rsidR="00AE2605" w:rsidRPr="00F2331D" w:rsidRDefault="0070312E" w:rsidP="00F2331D">
      <w:pPr>
        <w:pStyle w:val="ANNEX-heading1"/>
        <w:rPr>
          <w:lang w:val="en-US"/>
        </w:rPr>
      </w:pPr>
      <w:bookmarkStart w:id="15156" w:name="_Toc509367267"/>
      <w:r>
        <w:rPr>
          <w:lang w:val="en-US"/>
        </w:rPr>
        <w:t>D</w:t>
      </w:r>
      <w:r w:rsidR="003D661E" w:rsidRPr="00F2331D">
        <w:rPr>
          <w:lang w:val="en-US"/>
        </w:rPr>
        <w:t>eployment model</w:t>
      </w:r>
      <w:bookmarkEnd w:id="15156"/>
    </w:p>
    <w:p w14:paraId="2DA83B7F" w14:textId="77777777" w:rsidR="003D661E" w:rsidRDefault="003D661E">
      <w:pPr>
        <w:pStyle w:val="PARAGRAPH"/>
      </w:pPr>
      <w:r w:rsidRPr="003D661E">
        <w:t xml:space="preserve">In </w:t>
      </w:r>
      <w:r w:rsidR="0070312E">
        <w:t>d</w:t>
      </w:r>
      <w:r w:rsidRPr="003D661E">
        <w:t>eployment, Devices are deployed and interact via either wired or wireless connections. Devices are the physical entities that may host resources and play one or more Roles. There is no constraint on the structure of a deployment or number of Devices in it. Architecture is flexible and scalable and capable of addressing large number of devices with different device capabilities, including constrained devices which have limited memory and capabilities. Constrained devices are defined and categorized in [TCNN].</w:t>
      </w:r>
    </w:p>
    <w:p w14:paraId="29FF5480" w14:textId="77777777" w:rsidR="003D661E" w:rsidRDefault="003D661E" w:rsidP="00FF05F7">
      <w:pPr>
        <w:pStyle w:val="FIGURE"/>
      </w:pPr>
      <w:r w:rsidRPr="00FF05F7">
        <w:rPr>
          <w:rFonts w:eastAsiaTheme="minorEastAsia"/>
          <w:noProof/>
          <w:lang w:eastAsia="en-US"/>
        </w:rPr>
        <w:drawing>
          <wp:inline distT="0" distB="0" distL="0" distR="0" wp14:anchorId="3A315A73" wp14:editId="1267AFCB">
            <wp:extent cx="4245853" cy="2739845"/>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C Devices-example.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245853" cy="2739845"/>
                    </a:xfrm>
                    <a:prstGeom prst="rect">
                      <a:avLst/>
                    </a:prstGeom>
                  </pic:spPr>
                </pic:pic>
              </a:graphicData>
            </a:graphic>
          </wp:inline>
        </w:drawing>
      </w:r>
    </w:p>
    <w:p w14:paraId="4359726A" w14:textId="77777777" w:rsidR="003D661E" w:rsidRPr="00AE2605" w:rsidRDefault="003D661E" w:rsidP="003D661E">
      <w:pPr>
        <w:pStyle w:val="FIGURE-title"/>
      </w:pPr>
      <w:bookmarkStart w:id="15157" w:name="_Ref410848485"/>
      <w:bookmarkStart w:id="15158" w:name="_Toc509367553"/>
      <w:r>
        <w:t xml:space="preserve">Figure </w:t>
      </w:r>
      <w:r w:rsidR="00194F1E">
        <w:fldChar w:fldCharType="begin"/>
      </w:r>
      <w:r w:rsidR="007B07C5">
        <w:instrText xml:space="preserve"> SEQ Figure \* ARABIC </w:instrText>
      </w:r>
      <w:r w:rsidR="00194F1E">
        <w:fldChar w:fldCharType="separate"/>
      </w:r>
      <w:r w:rsidR="00370B4E">
        <w:rPr>
          <w:noProof/>
        </w:rPr>
        <w:t>38</w:t>
      </w:r>
      <w:r w:rsidR="00194F1E">
        <w:rPr>
          <w:noProof/>
        </w:rPr>
        <w:fldChar w:fldCharType="end"/>
      </w:r>
      <w:bookmarkEnd w:id="15157"/>
      <w:r>
        <w:t xml:space="preserve">. </w:t>
      </w:r>
      <w:r w:rsidR="00BA3B0D" w:rsidRPr="00BA3B0D">
        <w:t>Example of Devices</w:t>
      </w:r>
      <w:bookmarkEnd w:id="15158"/>
    </w:p>
    <w:p w14:paraId="59872406" w14:textId="77777777" w:rsidR="003D661E" w:rsidRDefault="00194F1E">
      <w:pPr>
        <w:pStyle w:val="PARAGRAPH"/>
      </w:pPr>
      <w:r>
        <w:lastRenderedPageBreak/>
        <w:fldChar w:fldCharType="begin"/>
      </w:r>
      <w:r w:rsidR="00BA3B0D">
        <w:instrText xml:space="preserve"> REF _Ref410848485 \h </w:instrText>
      </w:r>
      <w:r>
        <w:fldChar w:fldCharType="separate"/>
      </w:r>
      <w:r w:rsidR="00370B4E">
        <w:t xml:space="preserve">Figure </w:t>
      </w:r>
      <w:r w:rsidR="00370B4E">
        <w:rPr>
          <w:noProof/>
        </w:rPr>
        <w:t>38</w:t>
      </w:r>
      <w:r>
        <w:fldChar w:fldCharType="end"/>
      </w:r>
      <w:r w:rsidR="00BA3B0D" w:rsidRPr="00BA3B0D">
        <w:t xml:space="preserve"> depicts a typical deployment and set of Devices, which may be divided in the following categories:</w:t>
      </w:r>
    </w:p>
    <w:p w14:paraId="307DDA04" w14:textId="77777777" w:rsidR="00BA3B0D" w:rsidRDefault="00BA3B0D" w:rsidP="00FF05F7">
      <w:pPr>
        <w:pStyle w:val="ListBullet"/>
      </w:pPr>
      <w:r w:rsidRPr="00FF05F7">
        <w:rPr>
          <w:b/>
        </w:rPr>
        <w:t>Things</w:t>
      </w:r>
      <w:r>
        <w:t xml:space="preserve">: Networked devices which are able to interface with physical environments. Things are the devices which are primarily controlled and monitored. Examples include smart appliances, sensors, and actuators. Things mostly take the role of Sever but they may also take the role of Client, for example in machine-to-machine communications. </w:t>
      </w:r>
    </w:p>
    <w:p w14:paraId="67218B24" w14:textId="77777777" w:rsidR="00BA3B0D" w:rsidRDefault="00BA3B0D" w:rsidP="00FF05F7">
      <w:pPr>
        <w:pStyle w:val="ListBullet"/>
      </w:pPr>
      <w:r w:rsidRPr="00FF05F7">
        <w:rPr>
          <w:b/>
        </w:rPr>
        <w:t>User Devices</w:t>
      </w:r>
      <w:r>
        <w:t xml:space="preserve">: Devices employed by the users enabling the users to access resources and services. Examples include smart phones, tablets, and wearable devices. User Devices mainly take the role of Client, but may also take the role of Server or Intermediary. </w:t>
      </w:r>
    </w:p>
    <w:p w14:paraId="0CE3CD0E" w14:textId="77777777" w:rsidR="00BA3B0D" w:rsidRDefault="00BA3B0D" w:rsidP="00FF05F7">
      <w:pPr>
        <w:pStyle w:val="ListBullet"/>
      </w:pPr>
      <w:r w:rsidRPr="00FF05F7">
        <w:rPr>
          <w:b/>
        </w:rPr>
        <w:t>Service Gateways</w:t>
      </w:r>
      <w:r>
        <w:t xml:space="preserve">: Network equipment which take the role of Intermediary. Examples are home gateways. </w:t>
      </w:r>
    </w:p>
    <w:p w14:paraId="1A3E57EC" w14:textId="77777777" w:rsidR="00D2365B" w:rsidRPr="00625A6B" w:rsidRDefault="00BA3B0D" w:rsidP="00FC0365">
      <w:pPr>
        <w:pStyle w:val="ListBullet"/>
      </w:pPr>
      <w:r w:rsidRPr="00FF05F7">
        <w:rPr>
          <w:b/>
        </w:rPr>
        <w:t>Infra Servers</w:t>
      </w:r>
      <w:r>
        <w:t xml:space="preserve">: Data centers residing in cloud infrastructure, which facilitate the interaction among Devices by providing network services such as </w:t>
      </w:r>
      <w:r w:rsidRPr="00625A6B">
        <w:t>AAA, NAT traversal or discovery</w:t>
      </w:r>
      <w:r>
        <w:t>. It can also play the role of Client or Intermediary</w:t>
      </w:r>
    </w:p>
    <w:p w14:paraId="64BFB74C" w14:textId="77777777" w:rsidR="00D2365B" w:rsidRDefault="00D2365B" w:rsidP="00D2365B">
      <w:pPr>
        <w:pStyle w:val="ANNEXtitle"/>
      </w:pPr>
      <w:r>
        <w:lastRenderedPageBreak/>
        <w:br/>
      </w:r>
      <w:bookmarkStart w:id="15159" w:name="_Toc509367268"/>
      <w:r w:rsidRPr="00FF05F7">
        <w:rPr>
          <w:b w:val="0"/>
        </w:rPr>
        <w:t>(informative)</w:t>
      </w:r>
      <w:r>
        <w:br/>
      </w:r>
      <w:r>
        <w:br/>
      </w:r>
      <w:r w:rsidR="00851F25">
        <w:rPr>
          <w:rFonts w:eastAsiaTheme="minorEastAsia" w:hint="eastAsia"/>
          <w:lang w:eastAsia="ko-KR"/>
        </w:rPr>
        <w:t>Other Resource Model</w:t>
      </w:r>
      <w:r w:rsidR="00672CC8">
        <w:rPr>
          <w:rFonts w:eastAsiaTheme="minorEastAsia" w:hint="eastAsia"/>
          <w:lang w:eastAsia="ko-KR"/>
        </w:rPr>
        <w:t xml:space="preserve">s and </w:t>
      </w:r>
      <w:r w:rsidR="00D67FB6">
        <w:rPr>
          <w:lang w:eastAsia="ko-KR"/>
        </w:rPr>
        <w:t>OCF</w:t>
      </w:r>
      <w:r w:rsidR="00851F25">
        <w:rPr>
          <w:rFonts w:eastAsiaTheme="minorEastAsia" w:hint="eastAsia"/>
          <w:lang w:eastAsia="ko-KR"/>
        </w:rPr>
        <w:t xml:space="preserve"> Mapping</w:t>
      </w:r>
      <w:bookmarkEnd w:id="15159"/>
    </w:p>
    <w:p w14:paraId="29E7D227" w14:textId="77777777" w:rsidR="00023834" w:rsidRPr="00625A6B" w:rsidRDefault="00A26716" w:rsidP="00625A6B">
      <w:pPr>
        <w:pStyle w:val="ANNEX-heading1"/>
        <w:rPr>
          <w:lang w:val="en-US"/>
        </w:rPr>
      </w:pPr>
      <w:bookmarkStart w:id="15160" w:name="_Toc509367269"/>
      <w:r w:rsidRPr="00625A6B">
        <w:rPr>
          <w:lang w:val="en-US"/>
        </w:rPr>
        <w:t>M</w:t>
      </w:r>
      <w:r w:rsidR="00023834" w:rsidRPr="00625A6B">
        <w:rPr>
          <w:lang w:val="en-US"/>
        </w:rPr>
        <w:t>ultiple resource models</w:t>
      </w:r>
      <w:bookmarkEnd w:id="15160"/>
    </w:p>
    <w:p w14:paraId="3D75D917" w14:textId="77777777" w:rsidR="00023834" w:rsidRDefault="00E21805" w:rsidP="00023834">
      <w:pPr>
        <w:pStyle w:val="PARAGRAPH"/>
      </w:pPr>
      <w:r>
        <w:t>R</w:t>
      </w:r>
      <w:r>
        <w:rPr>
          <w:rFonts w:eastAsiaTheme="minorEastAsia" w:hint="eastAsia"/>
          <w:lang w:eastAsia="ko-KR"/>
        </w:rPr>
        <w:t>EST</w:t>
      </w:r>
      <w:r w:rsidR="00023834">
        <w:t xml:space="preserve">ful </w:t>
      </w:r>
      <w:r w:rsidR="00F7544C">
        <w:rPr>
          <w:rFonts w:eastAsiaTheme="minorEastAsia" w:hint="eastAsia"/>
          <w:lang w:eastAsia="ko-KR"/>
        </w:rPr>
        <w:t>interactions</w:t>
      </w:r>
      <w:r w:rsidR="00023834">
        <w:t xml:space="preserve"> are defined dependent on the resource model; hence, Devices require a common understanding of the resource model for interoperability. </w:t>
      </w:r>
    </w:p>
    <w:p w14:paraId="6D1626A9" w14:textId="77777777" w:rsidR="00023834" w:rsidRDefault="00023834" w:rsidP="00023834">
      <w:pPr>
        <w:pStyle w:val="PARAGRAPH"/>
      </w:pPr>
      <w:r>
        <w:t xml:space="preserve">There are multiple resource models defined by different organizations including </w:t>
      </w:r>
      <w:r w:rsidR="00D67FB6">
        <w:rPr>
          <w:lang w:eastAsia="ko-KR"/>
        </w:rPr>
        <w:t>OCF</w:t>
      </w:r>
      <w:r>
        <w:t xml:space="preserve">, IPSO Alliance and oneM2M, and used in the industry, which may restrict interoperability among respective ecosystems. The main </w:t>
      </w:r>
      <w:r w:rsidR="00BC6458">
        <w:rPr>
          <w:rFonts w:eastAsiaTheme="minorEastAsia" w:hint="eastAsia"/>
          <w:lang w:eastAsia="ko-KR"/>
        </w:rPr>
        <w:t>differences</w:t>
      </w:r>
      <w:r>
        <w:t xml:space="preserve"> </w:t>
      </w:r>
      <w:r w:rsidR="00BC6458">
        <w:rPr>
          <w:rFonts w:eastAsiaTheme="minorEastAsia" w:hint="eastAsia"/>
          <w:lang w:eastAsia="ko-KR"/>
        </w:rPr>
        <w:t xml:space="preserve">from </w:t>
      </w:r>
      <w:r w:rsidR="00B87DC4">
        <w:rPr>
          <w:rFonts w:eastAsiaTheme="minorEastAsia"/>
          <w:lang w:eastAsia="ko-KR"/>
        </w:rPr>
        <w:t>R</w:t>
      </w:r>
      <w:r w:rsidR="00BC6458">
        <w:rPr>
          <w:rFonts w:eastAsiaTheme="minorEastAsia" w:hint="eastAsia"/>
          <w:lang w:eastAsia="ko-KR"/>
        </w:rPr>
        <w:t xml:space="preserve">esource model </w:t>
      </w:r>
      <w:r>
        <w:t>are as follows</w:t>
      </w:r>
      <w:r w:rsidR="00805527">
        <w:rPr>
          <w:rFonts w:eastAsiaTheme="minorEastAsia" w:hint="eastAsia"/>
          <w:lang w:eastAsia="ko-KR"/>
        </w:rPr>
        <w:t>:</w:t>
      </w:r>
      <w:r>
        <w:t xml:space="preserve"> </w:t>
      </w:r>
    </w:p>
    <w:p w14:paraId="05D62366" w14:textId="77777777" w:rsidR="00023834" w:rsidRDefault="00023834" w:rsidP="00023834">
      <w:pPr>
        <w:pStyle w:val="ListBullet"/>
      </w:pPr>
      <w:r w:rsidRPr="00403E9F">
        <w:rPr>
          <w:b/>
        </w:rPr>
        <w:t>Resource structure</w:t>
      </w:r>
      <w:r>
        <w:t xml:space="preserve">: Resources may be defined to have </w:t>
      </w:r>
      <w:r w:rsidR="00612755">
        <w:rPr>
          <w:rFonts w:eastAsiaTheme="minorEastAsia" w:hint="eastAsia"/>
          <w:lang w:eastAsia="ko-KR"/>
        </w:rPr>
        <w:t>properties</w:t>
      </w:r>
      <w:r>
        <w:t xml:space="preserve"> (e.g., oneM2M defined resources), or may be defined as an atomic entity and not be decomposable into </w:t>
      </w:r>
      <w:r w:rsidR="00612755">
        <w:rPr>
          <w:rFonts w:eastAsiaTheme="minorEastAsia" w:hint="eastAsia"/>
          <w:lang w:eastAsia="ko-KR"/>
        </w:rPr>
        <w:t>properties</w:t>
      </w:r>
      <w:r>
        <w:t xml:space="preserve"> (e.g.</w:t>
      </w:r>
      <w:r w:rsidR="00DE16B7">
        <w:t>,</w:t>
      </w:r>
      <w:r>
        <w:t xml:space="preserve"> IPSO alliance defined resources). For example, a smart light may be represented as a resource with an on-off </w:t>
      </w:r>
      <w:r w:rsidR="00612755">
        <w:rPr>
          <w:rFonts w:eastAsiaTheme="minorEastAsia" w:hint="eastAsia"/>
          <w:lang w:eastAsia="ko-KR"/>
        </w:rPr>
        <w:t>property</w:t>
      </w:r>
      <w:r>
        <w:t xml:space="preserve"> or a resource collection containing an on-off resource. In the former, on-off </w:t>
      </w:r>
      <w:r w:rsidR="00612755">
        <w:rPr>
          <w:rFonts w:eastAsiaTheme="minorEastAsia" w:hint="eastAsia"/>
          <w:lang w:eastAsia="ko-KR"/>
        </w:rPr>
        <w:t>property</w:t>
      </w:r>
      <w:r>
        <w:t xml:space="preserve"> doesn’t have a URI of its own and can only be accessed indirectly via the resource. In the latter, being a resource itself, on-off resource is assigned its own URI and can be directly manipulated. </w:t>
      </w:r>
    </w:p>
    <w:p w14:paraId="0318B93B" w14:textId="77777777" w:rsidR="00023834" w:rsidRDefault="00023834" w:rsidP="00023834">
      <w:pPr>
        <w:pStyle w:val="ListBullet"/>
      </w:pPr>
      <w:r w:rsidRPr="00403E9F">
        <w:rPr>
          <w:b/>
        </w:rPr>
        <w:t>Resource name &amp; type</w:t>
      </w:r>
      <w:r>
        <w:t xml:space="preserve">: Resources may be allowed to be named freely and have their   characteristics indicated using a </w:t>
      </w:r>
      <w:r w:rsidR="007A22BE">
        <w:t>R</w:t>
      </w:r>
      <w:r>
        <w:t xml:space="preserve">esource </w:t>
      </w:r>
      <w:r w:rsidR="007A22BE">
        <w:t>T</w:t>
      </w:r>
      <w:r>
        <w:t xml:space="preserve">ype </w:t>
      </w:r>
      <w:r w:rsidR="00612755">
        <w:rPr>
          <w:rFonts w:eastAsiaTheme="minorEastAsia" w:hint="eastAsia"/>
          <w:lang w:eastAsia="ko-KR"/>
        </w:rPr>
        <w:t>property</w:t>
      </w:r>
      <w:r>
        <w:t xml:space="preserve"> (e.g.</w:t>
      </w:r>
      <w:r w:rsidR="00DE16B7">
        <w:t>,</w:t>
      </w:r>
      <w:r>
        <w:t xml:space="preserve"> as defined in oneM2M). Alternatively, the name of resources may be defined a priori in a way that the name by itself is indicative of its characteristic (e.g., as defined by IPSO alliance). For example, in oneM2M  resource model, a smart light can be named with no restrictions, such as ‘LivingRoomLight_1” but  in IPSO alliance resource model it is required to have the fixed Object name with numerical Object ID of “IPSO Light Control (3311)”. Consequently, it’s likely that in the former case the data path in URI is freely defined and in the latter case it is predetermined. </w:t>
      </w:r>
    </w:p>
    <w:p w14:paraId="6686B03F" w14:textId="77777777" w:rsidR="00023834" w:rsidRDefault="00023834" w:rsidP="00023834">
      <w:pPr>
        <w:pStyle w:val="ListBullet"/>
      </w:pPr>
      <w:r w:rsidRPr="00403E9F">
        <w:rPr>
          <w:b/>
        </w:rPr>
        <w:t>Resource hierarchy</w:t>
      </w:r>
      <w:r>
        <w:t>: Resources may be allowed to be organized in hierarchy where a resource contains another resource with a parent-child relationship (e.g.</w:t>
      </w:r>
      <w:r w:rsidR="00DE16B7">
        <w:t>,</w:t>
      </w:r>
      <w:r>
        <w:t xml:space="preserve"> in oneM2M definition of resource model). Resources may also be required to have a flat structure and associate with other resources only by referencing their links. </w:t>
      </w:r>
    </w:p>
    <w:p w14:paraId="58245A59" w14:textId="77777777" w:rsidR="00023834" w:rsidRDefault="00023834" w:rsidP="00023834">
      <w:pPr>
        <w:pStyle w:val="PARAGRAPH"/>
      </w:pPr>
      <w:r>
        <w:t>In addition to the above, different organizations use different syntax and define different features (e.g.</w:t>
      </w:r>
      <w:r w:rsidR="00DE16B7">
        <w:t>,</w:t>
      </w:r>
      <w:r>
        <w:t xml:space="preserve"> resource interface), which preclude interoperability.</w:t>
      </w:r>
    </w:p>
    <w:p w14:paraId="05AAE3AC" w14:textId="77777777" w:rsidR="00023834" w:rsidRPr="007129BE" w:rsidRDefault="00D67FB6" w:rsidP="007129BE">
      <w:pPr>
        <w:pStyle w:val="ANNEX-heading1"/>
        <w:rPr>
          <w:lang w:val="en-US"/>
        </w:rPr>
      </w:pPr>
      <w:bookmarkStart w:id="15161" w:name="_Toc509367270"/>
      <w:r>
        <w:rPr>
          <w:lang w:eastAsia="ko-KR"/>
        </w:rPr>
        <w:t>OCF</w:t>
      </w:r>
      <w:r w:rsidR="00023834" w:rsidRPr="007129BE">
        <w:rPr>
          <w:lang w:val="en-US"/>
        </w:rPr>
        <w:t xml:space="preserve"> approach for support of multiple resource models</w:t>
      </w:r>
      <w:bookmarkEnd w:id="15161"/>
    </w:p>
    <w:p w14:paraId="07ED0113" w14:textId="77777777" w:rsidR="00023834" w:rsidRDefault="00023834" w:rsidP="00023834">
      <w:pPr>
        <w:pStyle w:val="PARAGRAPH"/>
      </w:pPr>
      <w:r>
        <w:t xml:space="preserve">In order to expand the IoT ecosystem the Framework takes an inclusive approach for interworking with existing resource models. Specifically, the </w:t>
      </w:r>
      <w:r w:rsidR="00BF66B5">
        <w:t>F</w:t>
      </w:r>
      <w:r>
        <w:t xml:space="preserve">ramework defines a resource model while providing a mechanism to </w:t>
      </w:r>
      <w:r w:rsidR="00211497">
        <w:rPr>
          <w:rFonts w:eastAsiaTheme="minorEastAsia" w:hint="eastAsia"/>
          <w:lang w:eastAsia="ko-KR"/>
        </w:rPr>
        <w:t>easily map to</w:t>
      </w:r>
      <w:r>
        <w:t xml:space="preserve"> other models. By embracing existing resource models </w:t>
      </w:r>
      <w:r w:rsidR="00D67FB6">
        <w:rPr>
          <w:lang w:eastAsia="ko-KR"/>
        </w:rPr>
        <w:t>OCF</w:t>
      </w:r>
      <w:r>
        <w:t xml:space="preserve"> is inclusive of existing ecosystems while allowing for the transition toward definition of a comprehensive resource model integrating all ecosystems.</w:t>
      </w:r>
    </w:p>
    <w:p w14:paraId="2A4EE33C" w14:textId="77777777" w:rsidR="00023834" w:rsidRDefault="00070082" w:rsidP="00023834">
      <w:pPr>
        <w:pStyle w:val="PARAGRAPH"/>
      </w:pPr>
      <w:r>
        <w:rPr>
          <w:rFonts w:eastAsiaTheme="minorEastAsia" w:hint="eastAsia"/>
          <w:lang w:eastAsia="ko-KR"/>
        </w:rPr>
        <w:t>T</w:t>
      </w:r>
      <w:r w:rsidR="00023834">
        <w:t xml:space="preserve">he following </w:t>
      </w:r>
      <w:r w:rsidR="00D67FB6">
        <w:rPr>
          <w:lang w:eastAsia="ko-KR"/>
        </w:rPr>
        <w:t>OCF</w:t>
      </w:r>
      <w:r w:rsidR="00023834">
        <w:t xml:space="preserve"> characteristics enable support of other resource models:</w:t>
      </w:r>
    </w:p>
    <w:p w14:paraId="2F704A84" w14:textId="77777777" w:rsidR="00023834" w:rsidRDefault="00023834" w:rsidP="00023834">
      <w:pPr>
        <w:pStyle w:val="ListBullet"/>
      </w:pPr>
      <w:proofErr w:type="gramStart"/>
      <w:r w:rsidRPr="00403E9F">
        <w:rPr>
          <w:b/>
        </w:rPr>
        <w:t>resource</w:t>
      </w:r>
      <w:proofErr w:type="gramEnd"/>
      <w:r w:rsidRPr="00403E9F">
        <w:rPr>
          <w:b/>
        </w:rPr>
        <w:t xml:space="preserve"> model is the superset of multiple models</w:t>
      </w:r>
      <w:r>
        <w:t xml:space="preserve">: the resource model is defined as the superset of existing resource models. In other words, any existing resource model can be mapped to a subset of resource model concepts. </w:t>
      </w:r>
    </w:p>
    <w:p w14:paraId="01E77C01" w14:textId="77777777" w:rsidR="00023834" w:rsidRDefault="00BF66B5" w:rsidP="00D6483B">
      <w:pPr>
        <w:pStyle w:val="ListBullet"/>
      </w:pPr>
      <w:r>
        <w:rPr>
          <w:b/>
        </w:rPr>
        <w:t>F</w:t>
      </w:r>
      <w:r w:rsidR="00023834" w:rsidRPr="00403E9F">
        <w:rPr>
          <w:b/>
        </w:rPr>
        <w:t xml:space="preserve">ramework </w:t>
      </w:r>
      <w:r w:rsidR="00B676B6">
        <w:rPr>
          <w:rFonts w:eastAsiaTheme="minorEastAsia" w:hint="eastAsia"/>
          <w:b/>
          <w:lang w:eastAsia="ko-KR"/>
        </w:rPr>
        <w:t xml:space="preserve">may </w:t>
      </w:r>
      <w:r w:rsidR="00023834" w:rsidRPr="00403E9F">
        <w:rPr>
          <w:b/>
        </w:rPr>
        <w:t>allow for resource model negotiation</w:t>
      </w:r>
      <w:r w:rsidR="00023834">
        <w:t xml:space="preserve">: the Client and Server exchange the information about what resource model(s) each supports. Based on the exchanged information, the Client and Server choose a resource model to perform RESTful </w:t>
      </w:r>
      <w:r w:rsidR="0048402B">
        <w:rPr>
          <w:rFonts w:eastAsiaTheme="minorEastAsia" w:hint="eastAsia"/>
          <w:lang w:eastAsia="ko-KR"/>
        </w:rPr>
        <w:t>interactions</w:t>
      </w:r>
      <w:r w:rsidR="00023834">
        <w:t xml:space="preserve"> or to perform translation.</w:t>
      </w:r>
      <w:r w:rsidR="00EC17AB">
        <w:rPr>
          <w:rFonts w:eastAsiaTheme="minorEastAsia" w:hint="eastAsia"/>
          <w:lang w:eastAsia="ko-KR"/>
        </w:rPr>
        <w:t xml:space="preserve"> </w:t>
      </w:r>
      <w:r w:rsidR="00D6483B" w:rsidRPr="00D6483B">
        <w:rPr>
          <w:rFonts w:eastAsiaTheme="minorEastAsia"/>
          <w:lang w:eastAsia="ko-KR"/>
        </w:rPr>
        <w:t>This feature is out of scope of the current version of this specification, however, the following is a high level description</w:t>
      </w:r>
      <w:r w:rsidR="00376D45">
        <w:rPr>
          <w:rFonts w:eastAsiaTheme="minorEastAsia"/>
          <w:lang w:eastAsia="ko-KR"/>
        </w:rPr>
        <w:t xml:space="preserve"> for resource model negotiation</w:t>
      </w:r>
      <w:r w:rsidR="00EC17AB">
        <w:rPr>
          <w:rFonts w:eastAsiaTheme="minorEastAsia" w:hint="eastAsia"/>
          <w:lang w:eastAsia="ko-KR"/>
        </w:rPr>
        <w:t>.</w:t>
      </w:r>
    </w:p>
    <w:p w14:paraId="288CE1DF" w14:textId="77777777" w:rsidR="00023834" w:rsidRPr="007129BE" w:rsidRDefault="00023834" w:rsidP="00625A6B">
      <w:pPr>
        <w:pStyle w:val="ANNEX-heading1"/>
      </w:pPr>
      <w:bookmarkStart w:id="15162" w:name="_Toc509367271"/>
      <w:r w:rsidRPr="007129BE">
        <w:lastRenderedPageBreak/>
        <w:t>Resource model indication</w:t>
      </w:r>
      <w:bookmarkEnd w:id="15162"/>
    </w:p>
    <w:p w14:paraId="3FC1E1A2" w14:textId="77777777" w:rsidR="00023834" w:rsidRDefault="00023834" w:rsidP="00023834">
      <w:pPr>
        <w:pStyle w:val="PARAGRAPH"/>
      </w:pPr>
      <w:r>
        <w:t xml:space="preserve">The </w:t>
      </w:r>
      <w:r w:rsidR="0070312E">
        <w:t>C</w:t>
      </w:r>
      <w:r>
        <w:t xml:space="preserve">lient and server exchange the information about what resource model(s) each supports. Based on the exchanged information, the Client and Server choose a resource model to perform RESTful </w:t>
      </w:r>
      <w:r w:rsidR="0048402B">
        <w:rPr>
          <w:rFonts w:eastAsiaTheme="minorEastAsia" w:hint="eastAsia"/>
          <w:lang w:eastAsia="ko-KR"/>
        </w:rPr>
        <w:t>interactions</w:t>
      </w:r>
      <w:r>
        <w:t xml:space="preserve"> or to perform translation. The exchange could be </w:t>
      </w:r>
      <w:r w:rsidR="00AC0A71">
        <w:t>part of</w:t>
      </w:r>
      <w:r>
        <w:t xml:space="preserve"> discovery and negotiation. Based on the exchange, the Client and Server follow a procedure to ensure interoperability among them. They may choose a common resource model or execute translation between resource models.</w:t>
      </w:r>
    </w:p>
    <w:p w14:paraId="0BF9E87C" w14:textId="77777777" w:rsidR="00023834" w:rsidRDefault="00023834" w:rsidP="00023834">
      <w:pPr>
        <w:pStyle w:val="ListBullet"/>
      </w:pPr>
      <w:r w:rsidRPr="00403E9F">
        <w:rPr>
          <w:b/>
        </w:rPr>
        <w:t>Resource model schema exchange</w:t>
      </w:r>
      <w:r>
        <w:t xml:space="preserve">: The Client and Server may share the resource model information when they initiate a RESTful </w:t>
      </w:r>
      <w:r w:rsidR="0048402B">
        <w:rPr>
          <w:rFonts w:eastAsiaTheme="minorEastAsia" w:hint="eastAsia"/>
          <w:lang w:eastAsia="ko-KR"/>
        </w:rPr>
        <w:t>interaction</w:t>
      </w:r>
      <w:r>
        <w:t xml:space="preserve">. They may exchange the information about which resource model they support as part of session establishment procedures. Alternatively, each request or response message may carry the indication of which resource model it is using. For example, [COAP] defines “Content-Format option” to indicate the “representation format” such as “application/json”. It’s possible to extend the Content-Format Option to indicate the resource model used with the representation format such as “application/ipso-json”. </w:t>
      </w:r>
    </w:p>
    <w:p w14:paraId="0D588E5A" w14:textId="77777777" w:rsidR="00023834" w:rsidRDefault="00000DFC" w:rsidP="00023834">
      <w:pPr>
        <w:pStyle w:val="ListBullet"/>
      </w:pPr>
      <w:r>
        <w:rPr>
          <w:rFonts w:eastAsiaTheme="minorEastAsia" w:hint="eastAsia"/>
          <w:b/>
          <w:lang w:eastAsia="ko-KR"/>
        </w:rPr>
        <w:t>Ensuing</w:t>
      </w:r>
      <w:r w:rsidR="00023834" w:rsidRPr="00403E9F">
        <w:rPr>
          <w:b/>
        </w:rPr>
        <w:t xml:space="preserve"> procedures</w:t>
      </w:r>
      <w:r w:rsidR="00023834">
        <w:t>: After the Client and Server exchange the resource model information, they perform a suitable procedure to ensure interoperability among them. The simplest way is to choose a resource model supported by both the Client and Server. In case there is no common resource model, the Client and Server may interact through a 3rd party.</w:t>
      </w:r>
    </w:p>
    <w:p w14:paraId="1959DA1B" w14:textId="77777777" w:rsidR="00023834" w:rsidRDefault="00023834" w:rsidP="00023834">
      <w:pPr>
        <w:pStyle w:val="PARAGRAPH"/>
      </w:pPr>
      <w:r>
        <w:t xml:space="preserve">In addition to translation which can be resource intensive, a method based on profiles can be used in which an </w:t>
      </w:r>
      <w:r w:rsidR="00DF07AA">
        <w:rPr>
          <w:rFonts w:eastAsiaTheme="minorEastAsia"/>
          <w:lang w:eastAsia="ko-KR"/>
        </w:rPr>
        <w:t>OCF</w:t>
      </w:r>
      <w:r w:rsidR="00DF07AA">
        <w:rPr>
          <w:rFonts w:eastAsiaTheme="minorEastAsia" w:hint="eastAsia"/>
          <w:lang w:eastAsia="ko-KR"/>
        </w:rPr>
        <w:t xml:space="preserve"> </w:t>
      </w:r>
      <w:r>
        <w:t xml:space="preserve">implementation can accommodate multiple profiles and hence multiple ecosystems. </w:t>
      </w:r>
    </w:p>
    <w:p w14:paraId="2710F542" w14:textId="77777777" w:rsidR="00023834" w:rsidRPr="00070EE8" w:rsidRDefault="00023834" w:rsidP="00023834">
      <w:pPr>
        <w:pStyle w:val="ListBullet"/>
      </w:pPr>
      <w:r w:rsidRPr="00403E9F">
        <w:rPr>
          <w:b/>
        </w:rPr>
        <w:t>Resource Model Profile</w:t>
      </w:r>
      <w:r>
        <w:t xml:space="preserve">: the </w:t>
      </w:r>
      <w:r w:rsidR="00BF66B5">
        <w:t>F</w:t>
      </w:r>
      <w:r>
        <w:t xml:space="preserve">ramework defines resource model profiles and implementers or users choose the active profile. The chosen profile constraints the </w:t>
      </w:r>
      <w:r w:rsidR="00C30F52">
        <w:t>D</w:t>
      </w:r>
      <w:r>
        <w:t>evice to strict rules in how resources are defined, instantiated and interacted with. This would allow for interoperation with devices from the ecosystem identified by the profile (e.g.</w:t>
      </w:r>
      <w:r w:rsidR="00DE16B7">
        <w:t>,</w:t>
      </w:r>
      <w:r>
        <w:t xml:space="preserve"> IPSO, OneM2M etc</w:t>
      </w:r>
      <w:r w:rsidR="00423595">
        <w:rPr>
          <w:rFonts w:eastAsiaTheme="minorEastAsia" w:hint="eastAsia"/>
          <w:lang w:eastAsia="ko-KR"/>
        </w:rPr>
        <w:t>.</w:t>
      </w:r>
      <w:r>
        <w:t xml:space="preserve">). Although this enables a Device to participate in and be part of any given ecosystem, this scheme does not allow for generic interoperability at runtime. While this approach may be suitable for resource constrained devices, more resource capable devices are expected to support more than one profile.  </w:t>
      </w:r>
    </w:p>
    <w:p w14:paraId="509DA856" w14:textId="77777777" w:rsidR="00023834" w:rsidRPr="005041D3" w:rsidRDefault="00410334" w:rsidP="00625A6B">
      <w:pPr>
        <w:pStyle w:val="ANNEX-heading1"/>
        <w:rPr>
          <w:lang w:val="en-US"/>
        </w:rPr>
      </w:pPr>
      <w:bookmarkStart w:id="15163" w:name="_Toc411704135"/>
      <w:bookmarkStart w:id="15164" w:name="_Toc411774835"/>
      <w:bookmarkStart w:id="15165" w:name="_Toc411797908"/>
      <w:bookmarkStart w:id="15166" w:name="_Toc411859254"/>
      <w:bookmarkStart w:id="15167" w:name="_Toc411861196"/>
      <w:bookmarkStart w:id="15168" w:name="_Toc412051878"/>
      <w:bookmarkStart w:id="15169" w:name="_Toc412052170"/>
      <w:bookmarkStart w:id="15170" w:name="_Toc412052462"/>
      <w:bookmarkStart w:id="15171" w:name="_Toc412052754"/>
      <w:bookmarkStart w:id="15172" w:name="_Toc412055838"/>
      <w:bookmarkStart w:id="15173" w:name="_Toc412060242"/>
      <w:bookmarkStart w:id="15174" w:name="_Toc412062513"/>
      <w:bookmarkStart w:id="15175" w:name="_Toc412071250"/>
      <w:bookmarkStart w:id="15176" w:name="_Toc412130844"/>
      <w:bookmarkStart w:id="15177" w:name="_Toc412304632"/>
      <w:bookmarkStart w:id="15178" w:name="_Toc412305165"/>
      <w:bookmarkStart w:id="15179" w:name="_Toc412314956"/>
      <w:bookmarkStart w:id="15180" w:name="_Toc412643301"/>
      <w:bookmarkStart w:id="15181" w:name="_Toc412657694"/>
      <w:bookmarkStart w:id="15182" w:name="_Toc412658616"/>
      <w:bookmarkStart w:id="15183" w:name="_Toc412734591"/>
      <w:bookmarkStart w:id="15184" w:name="_Toc50936727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r w:rsidRPr="005041D3">
        <w:rPr>
          <w:lang w:val="en-US"/>
        </w:rPr>
        <w:t>An Example Profile (</w:t>
      </w:r>
      <w:r w:rsidR="00023834" w:rsidRPr="005041D3">
        <w:rPr>
          <w:lang w:val="en-US"/>
        </w:rPr>
        <w:t>IPSO profile</w:t>
      </w:r>
      <w:r w:rsidRPr="005041D3">
        <w:rPr>
          <w:lang w:val="en-US"/>
        </w:rPr>
        <w:t>)</w:t>
      </w:r>
      <w:bookmarkEnd w:id="15184"/>
    </w:p>
    <w:p w14:paraId="4B4FD065" w14:textId="77777777" w:rsidR="00023834" w:rsidRDefault="00023834" w:rsidP="00023834">
      <w:pPr>
        <w:pStyle w:val="PARAGRAPH"/>
      </w:pPr>
      <w:r>
        <w:t>IPSO defines smart object</w:t>
      </w:r>
      <w:r w:rsidR="00410334">
        <w:rPr>
          <w:rFonts w:eastAsiaTheme="minorEastAsia" w:hint="eastAsia"/>
          <w:lang w:eastAsia="ko-KR"/>
        </w:rPr>
        <w:t>s</w:t>
      </w:r>
      <w:r>
        <w:t xml:space="preserve"> that ha</w:t>
      </w:r>
      <w:r w:rsidR="00410334">
        <w:rPr>
          <w:rFonts w:eastAsiaTheme="minorEastAsia" w:hint="eastAsia"/>
          <w:lang w:eastAsia="ko-KR"/>
        </w:rPr>
        <w:t>ve</w:t>
      </w:r>
      <w:r>
        <w:t xml:space="preserve"> specific resources </w:t>
      </w:r>
      <w:r w:rsidR="00530F6F">
        <w:rPr>
          <w:rFonts w:eastAsiaTheme="minorEastAsia" w:hint="eastAsia"/>
          <w:lang w:eastAsia="ko-KR"/>
        </w:rPr>
        <w:t>and they</w:t>
      </w:r>
      <w:r>
        <w:t xml:space="preserve"> take value</w:t>
      </w:r>
      <w:r w:rsidR="000D5AD6">
        <w:rPr>
          <w:rFonts w:eastAsiaTheme="minorEastAsia" w:hint="eastAsia"/>
          <w:lang w:eastAsia="ko-KR"/>
        </w:rPr>
        <w:t>s</w:t>
      </w:r>
      <w:r>
        <w:t xml:space="preserve"> determined by the data type of that resource. The smart object specification </w:t>
      </w:r>
      <w:r w:rsidR="00410334">
        <w:rPr>
          <w:rFonts w:eastAsiaTheme="minorEastAsia" w:hint="eastAsia"/>
          <w:lang w:eastAsia="ko-KR"/>
        </w:rPr>
        <w:t>defines</w:t>
      </w:r>
      <w:r>
        <w:t xml:space="preserve"> a category of such objects</w:t>
      </w:r>
      <w:r w:rsidR="00530F6F">
        <w:rPr>
          <w:rFonts w:eastAsiaTheme="minorEastAsia" w:hint="eastAsia"/>
          <w:lang w:eastAsia="ko-KR"/>
        </w:rPr>
        <w:t xml:space="preserve">. </w:t>
      </w:r>
      <w:r>
        <w:t>Each resource represents a characteristic of the smart object being modelled.</w:t>
      </w:r>
    </w:p>
    <w:p w14:paraId="4FFA94C6" w14:textId="77777777" w:rsidR="00023834" w:rsidRDefault="00023834" w:rsidP="00023834">
      <w:pPr>
        <w:pStyle w:val="PARAGRAPH"/>
      </w:pPr>
      <w:r>
        <w:t xml:space="preserve">While the terms may be different, there are equivalent concepts in </w:t>
      </w:r>
      <w:r w:rsidR="00D67FB6">
        <w:rPr>
          <w:lang w:eastAsia="ko-KR"/>
        </w:rPr>
        <w:t>OCF</w:t>
      </w:r>
      <w:r>
        <w:t xml:space="preserve"> to represent these terms. This section provides the equivalent </w:t>
      </w:r>
      <w:r w:rsidR="00D67FB6">
        <w:rPr>
          <w:lang w:eastAsia="ko-KR"/>
        </w:rPr>
        <w:t>OCF</w:t>
      </w:r>
      <w:r>
        <w:t xml:space="preserve"> terms and then frames the IPSO smart object in </w:t>
      </w:r>
      <w:r w:rsidR="00D67FB6">
        <w:rPr>
          <w:lang w:eastAsia="ko-KR"/>
        </w:rPr>
        <w:t>OCF</w:t>
      </w:r>
      <w:r>
        <w:t xml:space="preserve"> terms. </w:t>
      </w:r>
    </w:p>
    <w:p w14:paraId="5B2A40DA" w14:textId="77777777" w:rsidR="00023834" w:rsidRDefault="00023834" w:rsidP="00023834">
      <w:pPr>
        <w:pStyle w:val="PARAGRAPH"/>
      </w:pPr>
      <w:r>
        <w:t xml:space="preserve">The IPSO object Light Control defined in </w:t>
      </w:r>
      <w:r w:rsidR="009D37A8">
        <w:t>s</w:t>
      </w:r>
      <w:r w:rsidRPr="008512A3">
        <w:t xml:space="preserve">ection 16 of the IPSO Smart Objects 1.0 </w:t>
      </w:r>
      <w:r>
        <w:t>is used as the reference example.</w:t>
      </w:r>
    </w:p>
    <w:p w14:paraId="7F06CBA0" w14:textId="77777777" w:rsidR="00023834" w:rsidRPr="00457C0E" w:rsidRDefault="00023834" w:rsidP="00F92D1D">
      <w:pPr>
        <w:pStyle w:val="ANNEX-heading2"/>
      </w:pPr>
      <w:bookmarkStart w:id="15185" w:name="_Toc509367273"/>
      <w:r w:rsidRPr="00CC1024">
        <w:t>Conceptual equivalence</w:t>
      </w:r>
      <w:bookmarkEnd w:id="15185"/>
    </w:p>
    <w:p w14:paraId="42BEB090" w14:textId="77777777" w:rsidR="00023834" w:rsidRDefault="00023834" w:rsidP="00023834">
      <w:pPr>
        <w:pStyle w:val="PARAGRAPH"/>
      </w:pPr>
      <w:r>
        <w:t xml:space="preserve">The IPSO smart object </w:t>
      </w:r>
      <w:r w:rsidR="00D56863">
        <w:rPr>
          <w:rFonts w:eastAsiaTheme="minorEastAsia" w:hint="eastAsia"/>
          <w:lang w:eastAsia="ko-KR"/>
        </w:rPr>
        <w:t>definition</w:t>
      </w:r>
      <w:r>
        <w:t xml:space="preserve"> is equivalent to </w:t>
      </w:r>
      <w:r w:rsidR="00CF31B0">
        <w:t>a</w:t>
      </w:r>
      <w:r>
        <w:t xml:space="preserve"> Resource Type </w:t>
      </w:r>
      <w:r w:rsidR="001C50B2">
        <w:rPr>
          <w:rFonts w:eastAsiaTheme="minorEastAsia" w:hint="eastAsia"/>
          <w:lang w:eastAsia="ko-KR"/>
        </w:rPr>
        <w:t xml:space="preserve">definition </w:t>
      </w:r>
      <w:r>
        <w:t xml:space="preserve">which defines the relevant characteristics of an entity being modelled. The specific IPSO Resource is equivalent to a </w:t>
      </w:r>
      <w:r w:rsidR="002D02A3">
        <w:rPr>
          <w:rFonts w:eastAsiaTheme="minorEastAsia" w:hint="eastAsia"/>
          <w:lang w:eastAsia="ko-KR"/>
        </w:rPr>
        <w:t>Property</w:t>
      </w:r>
      <w:r>
        <w:t xml:space="preserve"> that like an IPSO Resource has a defined data type, enumeration of acceptable values, units, a general description and access modes (based on the Interface).</w:t>
      </w:r>
    </w:p>
    <w:p w14:paraId="28884C78" w14:textId="77777777" w:rsidR="00023834" w:rsidRDefault="00023834" w:rsidP="00023834">
      <w:pPr>
        <w:pStyle w:val="PARAGRAPH"/>
      </w:pPr>
      <w:r>
        <w:t xml:space="preserve">The general method for developing the equivalent Resource Type from an IPSO Smart Object definition is to ignore the Object ID and replace the Object URN with and </w:t>
      </w:r>
      <w:r w:rsidR="00D67FB6">
        <w:rPr>
          <w:lang w:eastAsia="ko-KR"/>
        </w:rPr>
        <w:t>OCF</w:t>
      </w:r>
      <w:r>
        <w:t xml:space="preserve"> ‘.’ (</w:t>
      </w:r>
      <w:proofErr w:type="gramStart"/>
      <w:r>
        <w:t>dot</w:t>
      </w:r>
      <w:proofErr w:type="gramEnd"/>
      <w:r>
        <w:t xml:space="preserve">) separated name that incorporates the IPSO object. Alternatively the Object URN can be used as the Resource </w:t>
      </w:r>
      <w:r>
        <w:lastRenderedPageBreak/>
        <w:t xml:space="preserve">Type </w:t>
      </w:r>
      <w:r w:rsidR="000C2650">
        <w:t xml:space="preserve">ID </w:t>
      </w:r>
      <w:r>
        <w:t>as is (as long as the URN does not contain any ‘.’ (</w:t>
      </w:r>
      <w:proofErr w:type="gramStart"/>
      <w:r>
        <w:t>dots</w:t>
      </w:r>
      <w:proofErr w:type="gramEnd"/>
      <w:r>
        <w:t xml:space="preserve">)) – using the same Object URN as the Resource Type </w:t>
      </w:r>
      <w:r w:rsidR="000C2650">
        <w:t xml:space="preserve">ID </w:t>
      </w:r>
      <w:r>
        <w:t xml:space="preserve">allows for compatibility when interacting with an IPSO compliant device. The object URN based naming does not have any bearing for </w:t>
      </w:r>
      <w:r w:rsidR="00DF07AA">
        <w:rPr>
          <w:rFonts w:eastAsiaTheme="minorEastAsia"/>
          <w:lang w:eastAsia="ko-KR"/>
        </w:rPr>
        <w:t>OCF</w:t>
      </w:r>
      <w:r w:rsidR="00DF07AA">
        <w:rPr>
          <w:rFonts w:eastAsiaTheme="minorEastAsia" w:hint="eastAsia"/>
          <w:lang w:eastAsia="ko-KR"/>
        </w:rPr>
        <w:t xml:space="preserve"> </w:t>
      </w:r>
      <w:r>
        <w:t xml:space="preserve">to </w:t>
      </w:r>
      <w:r w:rsidR="00DF07AA">
        <w:rPr>
          <w:rFonts w:eastAsiaTheme="minorEastAsia"/>
          <w:lang w:eastAsia="ko-KR"/>
        </w:rPr>
        <w:t>OCF</w:t>
      </w:r>
      <w:r w:rsidR="00DF07AA">
        <w:rPr>
          <w:rFonts w:eastAsiaTheme="minorEastAsia" w:hint="eastAsia"/>
          <w:lang w:eastAsia="ko-KR"/>
        </w:rPr>
        <w:t xml:space="preserve"> </w:t>
      </w:r>
      <w:r>
        <w:t xml:space="preserve">interoperability and so the </w:t>
      </w:r>
      <w:r w:rsidR="00DF07AA">
        <w:rPr>
          <w:rFonts w:eastAsiaTheme="minorEastAsia"/>
          <w:lang w:eastAsia="ko-KR"/>
        </w:rPr>
        <w:t>OCF</w:t>
      </w:r>
      <w:r w:rsidR="00DF07AA">
        <w:rPr>
          <w:rFonts w:eastAsiaTheme="minorEastAsia" w:hint="eastAsia"/>
          <w:lang w:eastAsia="ko-KR"/>
        </w:rPr>
        <w:t xml:space="preserve"> </w:t>
      </w:r>
      <w:r>
        <w:t xml:space="preserve">format is preferred – for </w:t>
      </w:r>
      <w:r w:rsidR="00D67FB6">
        <w:rPr>
          <w:lang w:eastAsia="ko-KR"/>
        </w:rPr>
        <w:t>OCF</w:t>
      </w:r>
      <w:r>
        <w:t xml:space="preserve"> to </w:t>
      </w:r>
      <w:r w:rsidR="00D67FB6">
        <w:rPr>
          <w:lang w:eastAsia="ko-KR"/>
        </w:rPr>
        <w:t>OCF</w:t>
      </w:r>
      <w:r>
        <w:t xml:space="preserve"> interoperability only the data model consistency is required.</w:t>
      </w:r>
    </w:p>
    <w:p w14:paraId="0FEA6E5D" w14:textId="77777777" w:rsidR="00023834" w:rsidRDefault="00023834" w:rsidP="00023834">
      <w:pPr>
        <w:pStyle w:val="PARAGRAPH"/>
      </w:pPr>
      <w:r>
        <w:t xml:space="preserve">Two models are available to render IPSO objects into </w:t>
      </w:r>
      <w:r w:rsidR="00D67FB6">
        <w:rPr>
          <w:lang w:eastAsia="ko-KR"/>
        </w:rPr>
        <w:t>OCF</w:t>
      </w:r>
      <w:r>
        <w:t>.</w:t>
      </w:r>
    </w:p>
    <w:p w14:paraId="2F98A64D" w14:textId="77777777" w:rsidR="00023834" w:rsidRDefault="00023834" w:rsidP="00711FCC">
      <w:pPr>
        <w:pStyle w:val="ListNumberalt"/>
        <w:numPr>
          <w:ilvl w:val="0"/>
          <w:numId w:val="28"/>
        </w:numPr>
      </w:pPr>
      <w:r>
        <w:tab/>
        <w:t xml:space="preserve">One is where the IPSO Smart Object represents a Resource. In this case, the IP Smart Object is regarded as a resource with the Resource Type matching the description of the Smart Object. Furthermore, each resource in the IPSO definition is represented as a </w:t>
      </w:r>
      <w:r w:rsidR="002D02A3">
        <w:rPr>
          <w:rFonts w:eastAsiaTheme="minorEastAsia" w:hint="eastAsia"/>
          <w:lang w:eastAsia="ko-KR"/>
        </w:rPr>
        <w:t>Property</w:t>
      </w:r>
      <w:r>
        <w:t xml:space="preserve"> in the Resource Type (the IPSO Resource ID is replaced with a string representing the </w:t>
      </w:r>
      <w:r w:rsidR="002D02A3">
        <w:rPr>
          <w:rFonts w:eastAsiaTheme="minorEastAsia" w:hint="eastAsia"/>
          <w:lang w:eastAsia="ko-KR"/>
        </w:rPr>
        <w:t>Property</w:t>
      </w:r>
      <w:r>
        <w:t>). This is the preferred approach when the IPSO Data Model is expressed in the Resource Model.</w:t>
      </w:r>
    </w:p>
    <w:p w14:paraId="0E309A83" w14:textId="77777777" w:rsidR="00023834" w:rsidRDefault="00023834" w:rsidP="00E36BA8">
      <w:pPr>
        <w:pStyle w:val="ListNumberalt"/>
        <w:numPr>
          <w:ilvl w:val="0"/>
          <w:numId w:val="36"/>
        </w:numPr>
      </w:pPr>
      <w:r>
        <w:tab/>
      </w:r>
      <w:r w:rsidR="00707405">
        <w:rPr>
          <w:rFonts w:eastAsiaTheme="minorEastAsia" w:hint="eastAsia"/>
          <w:lang w:eastAsia="ko-KR"/>
        </w:rPr>
        <w:t>T</w:t>
      </w:r>
      <w:r>
        <w:t xml:space="preserve">he other approach is to model an IPSO Smart Object as a Collection. Each IPSO Resource is then modelled as a Resource with </w:t>
      </w:r>
      <w:r w:rsidR="00CF31B0">
        <w:t>a</w:t>
      </w:r>
      <w:r>
        <w:t xml:space="preserve"> Resource Type tha</w:t>
      </w:r>
      <w:r w:rsidR="005E7A94">
        <w:rPr>
          <w:rFonts w:eastAsiaTheme="minorEastAsia" w:hint="eastAsia"/>
          <w:lang w:eastAsia="ko-KR"/>
        </w:rPr>
        <w:t>t</w:t>
      </w:r>
      <w:r>
        <w:t xml:space="preserve"> matches the definition of the IPSO Resource. Each of these resource instances are then bound to the Collection that represents this IPSO Smart Object.</w:t>
      </w:r>
    </w:p>
    <w:p w14:paraId="79A45274" w14:textId="77777777" w:rsidR="005E7A94" w:rsidRDefault="005E7A94" w:rsidP="00023834">
      <w:pPr>
        <w:pStyle w:val="PARAGRAPH"/>
        <w:rPr>
          <w:rFonts w:eastAsiaTheme="minorEastAsia"/>
          <w:lang w:eastAsia="ko-KR"/>
        </w:rPr>
      </w:pPr>
    </w:p>
    <w:p w14:paraId="2FFC1531" w14:textId="77777777" w:rsidR="005E7A94" w:rsidRPr="00625A6B" w:rsidRDefault="005E7A94" w:rsidP="00023834">
      <w:pPr>
        <w:pStyle w:val="PARAGRAPH"/>
        <w:rPr>
          <w:rFonts w:eastAsiaTheme="minorEastAsia"/>
          <w:lang w:eastAsia="ko-KR"/>
        </w:rPr>
      </w:pPr>
      <w:r>
        <w:rPr>
          <w:rFonts w:eastAsiaTheme="minorEastAsia" w:hint="eastAsia"/>
          <w:lang w:eastAsia="ko-KR"/>
        </w:rPr>
        <w:t xml:space="preserve">Below is an example showing how an IPSO LightControl Object is </w:t>
      </w:r>
      <w:r>
        <w:rPr>
          <w:rFonts w:eastAsiaTheme="minorEastAsia"/>
          <w:lang w:eastAsia="ko-KR"/>
        </w:rPr>
        <w:t>modelled</w:t>
      </w:r>
      <w:r>
        <w:rPr>
          <w:rFonts w:eastAsiaTheme="minorEastAsia" w:hint="eastAsia"/>
          <w:lang w:eastAsia="ko-KR"/>
        </w:rPr>
        <w:t xml:space="preserve"> as a Resource. </w:t>
      </w:r>
    </w:p>
    <w:p w14:paraId="74C5C5C0" w14:textId="77777777" w:rsidR="00023834" w:rsidRPr="00403E9F" w:rsidRDefault="00023834" w:rsidP="00023834">
      <w:pPr>
        <w:pStyle w:val="PARAGRAPH"/>
        <w:rPr>
          <w:b/>
        </w:rPr>
      </w:pPr>
      <w:r w:rsidRPr="00403E9F">
        <w:rPr>
          <w:b/>
        </w:rPr>
        <w:t>Resource Type: Light Control</w:t>
      </w:r>
    </w:p>
    <w:p w14:paraId="6240457E" w14:textId="77777777" w:rsidR="00023834" w:rsidRDefault="00023834" w:rsidP="00023834">
      <w:pPr>
        <w:pStyle w:val="PARAGRAPH"/>
      </w:pPr>
      <w:r>
        <w:t xml:space="preserve">Description: This Object is used to control a light source, such as a LED or other light. It allows a light to be turned on or off and its dimmer setting to be controlled as a percentage value between 0 and 100. An optional colour setting enables a string to be used to indicate the desired colour. </w:t>
      </w:r>
      <w:r w:rsidR="00194F1E">
        <w:fldChar w:fldCharType="begin"/>
      </w:r>
      <w:r w:rsidR="00D17553">
        <w:instrText xml:space="preserve"> REF _Ref411703519 \h </w:instrText>
      </w:r>
      <w:r w:rsidR="00194F1E">
        <w:fldChar w:fldCharType="separate"/>
      </w:r>
      <w:r w:rsidR="00370B4E" w:rsidRPr="000D29DB">
        <w:t xml:space="preserve">Table </w:t>
      </w:r>
      <w:r w:rsidR="00370B4E">
        <w:rPr>
          <w:noProof/>
        </w:rPr>
        <w:t>40</w:t>
      </w:r>
      <w:r w:rsidR="00194F1E">
        <w:fldChar w:fldCharType="end"/>
      </w:r>
      <w:r>
        <w:t xml:space="preserve"> and </w:t>
      </w:r>
      <w:r w:rsidR="00194F1E">
        <w:fldChar w:fldCharType="begin"/>
      </w:r>
      <w:r w:rsidR="00D17553">
        <w:instrText xml:space="preserve"> REF _Ref411703551 \h </w:instrText>
      </w:r>
      <w:r w:rsidR="00194F1E">
        <w:fldChar w:fldCharType="separate"/>
      </w:r>
      <w:r w:rsidR="00370B4E" w:rsidRPr="000D29DB">
        <w:t xml:space="preserve">Table </w:t>
      </w:r>
      <w:r w:rsidR="00370B4E">
        <w:rPr>
          <w:noProof/>
        </w:rPr>
        <w:t>41</w:t>
      </w:r>
      <w:r w:rsidR="00194F1E">
        <w:fldChar w:fldCharType="end"/>
      </w:r>
      <w:r w:rsidR="00D17553">
        <w:rPr>
          <w:rFonts w:eastAsiaTheme="minorEastAsia" w:hint="eastAsia"/>
          <w:lang w:eastAsia="ko-KR"/>
        </w:rPr>
        <w:t xml:space="preserve"> </w:t>
      </w:r>
      <w:r>
        <w:t xml:space="preserve">define the </w:t>
      </w:r>
      <w:r w:rsidR="007A22BE">
        <w:t>R</w:t>
      </w:r>
      <w:r>
        <w:t xml:space="preserve">esource </w:t>
      </w:r>
      <w:r w:rsidR="007A22BE">
        <w:t>T</w:t>
      </w:r>
      <w:r>
        <w:t xml:space="preserve">ype and its </w:t>
      </w:r>
      <w:r w:rsidR="002D02A3">
        <w:rPr>
          <w:rFonts w:eastAsiaTheme="minorEastAsia" w:hint="eastAsia"/>
          <w:lang w:eastAsia="ko-KR"/>
        </w:rPr>
        <w:t>properties</w:t>
      </w:r>
      <w:r>
        <w:t>, respectively.</w:t>
      </w:r>
    </w:p>
    <w:p w14:paraId="56B6DE98" w14:textId="77777777" w:rsidR="00023834" w:rsidRPr="000D29DB" w:rsidRDefault="00023834" w:rsidP="00023834">
      <w:pPr>
        <w:pStyle w:val="TABLE-title"/>
      </w:pPr>
      <w:bookmarkStart w:id="15186" w:name="_Ref411703519"/>
      <w:bookmarkStart w:id="15187" w:name="_Toc509367593"/>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40</w:t>
      </w:r>
      <w:r w:rsidR="00194F1E" w:rsidRPr="000D29DB">
        <w:fldChar w:fldCharType="end"/>
      </w:r>
      <w:bookmarkEnd w:id="15186"/>
      <w:r w:rsidRPr="000D29DB">
        <w:t xml:space="preserve">. </w:t>
      </w:r>
      <w:r w:rsidRPr="00D30711">
        <w:t xml:space="preserve">Light </w:t>
      </w:r>
      <w:r>
        <w:t>c</w:t>
      </w:r>
      <w:r w:rsidRPr="00D30711">
        <w:t xml:space="preserve">ontrol </w:t>
      </w:r>
      <w:r w:rsidR="007A22BE">
        <w:t>R</w:t>
      </w:r>
      <w:r w:rsidRPr="00D30711">
        <w:t xml:space="preserve">esource </w:t>
      </w:r>
      <w:r w:rsidR="007A22BE">
        <w:t>T</w:t>
      </w:r>
      <w:r w:rsidRPr="00D30711">
        <w:t>ype definition</w:t>
      </w:r>
      <w:bookmarkEnd w:id="15187"/>
    </w:p>
    <w:tbl>
      <w:tblPr>
        <w:tblStyle w:val="TableGrid"/>
        <w:tblW w:w="0" w:type="auto"/>
        <w:tblLook w:val="04A0" w:firstRow="1" w:lastRow="0" w:firstColumn="1" w:lastColumn="0" w:noHBand="0" w:noVBand="1"/>
      </w:tblPr>
      <w:tblGrid>
        <w:gridCol w:w="2177"/>
        <w:gridCol w:w="2787"/>
        <w:gridCol w:w="1911"/>
        <w:gridCol w:w="2475"/>
      </w:tblGrid>
      <w:tr w:rsidR="00023834" w14:paraId="326F67F9" w14:textId="77777777" w:rsidTr="000172B0">
        <w:tc>
          <w:tcPr>
            <w:tcW w:w="2177" w:type="dxa"/>
            <w:shd w:val="clear" w:color="auto" w:fill="000000" w:themeFill="text1"/>
          </w:tcPr>
          <w:p w14:paraId="408655AB" w14:textId="77777777" w:rsidR="00023834" w:rsidRDefault="00023834" w:rsidP="000172B0">
            <w:pPr>
              <w:pStyle w:val="TABLE-col-heading"/>
            </w:pPr>
            <w:r>
              <w:t>Resource Type</w:t>
            </w:r>
          </w:p>
        </w:tc>
        <w:tc>
          <w:tcPr>
            <w:tcW w:w="2787" w:type="dxa"/>
            <w:shd w:val="clear" w:color="auto" w:fill="000000" w:themeFill="text1"/>
          </w:tcPr>
          <w:p w14:paraId="7C9162E6" w14:textId="77777777" w:rsidR="00023834" w:rsidRDefault="00023834" w:rsidP="000C2650">
            <w:pPr>
              <w:pStyle w:val="TABLE-col-heading"/>
            </w:pPr>
            <w:r>
              <w:t xml:space="preserve">Resource Type </w:t>
            </w:r>
            <w:r w:rsidR="000C2650">
              <w:t>ID</w:t>
            </w:r>
          </w:p>
        </w:tc>
        <w:tc>
          <w:tcPr>
            <w:tcW w:w="1911" w:type="dxa"/>
            <w:shd w:val="clear" w:color="auto" w:fill="000000" w:themeFill="text1"/>
          </w:tcPr>
          <w:p w14:paraId="708C1354" w14:textId="77777777" w:rsidR="00023834" w:rsidRDefault="00023834" w:rsidP="000172B0">
            <w:pPr>
              <w:pStyle w:val="TABLE-col-heading"/>
            </w:pPr>
            <w:r>
              <w:t>Multiple Instances</w:t>
            </w:r>
          </w:p>
        </w:tc>
        <w:tc>
          <w:tcPr>
            <w:tcW w:w="2475" w:type="dxa"/>
            <w:shd w:val="clear" w:color="auto" w:fill="000000" w:themeFill="text1"/>
          </w:tcPr>
          <w:p w14:paraId="48CE6E6F" w14:textId="77777777" w:rsidR="00023834" w:rsidRDefault="00023834" w:rsidP="000172B0">
            <w:pPr>
              <w:pStyle w:val="TABLE-col-heading"/>
            </w:pPr>
            <w:r>
              <w:t>Description</w:t>
            </w:r>
          </w:p>
        </w:tc>
      </w:tr>
      <w:tr w:rsidR="00023834" w14:paraId="20DE5C81" w14:textId="77777777" w:rsidTr="000172B0">
        <w:tc>
          <w:tcPr>
            <w:tcW w:w="2177" w:type="dxa"/>
          </w:tcPr>
          <w:p w14:paraId="76F49884" w14:textId="77777777" w:rsidR="00023834" w:rsidRDefault="00023834" w:rsidP="000172B0">
            <w:pPr>
              <w:pStyle w:val="TABLE-cell"/>
            </w:pPr>
            <w:r>
              <w:t>Light Control</w:t>
            </w:r>
          </w:p>
        </w:tc>
        <w:tc>
          <w:tcPr>
            <w:tcW w:w="2787" w:type="dxa"/>
          </w:tcPr>
          <w:p w14:paraId="208BF0B9" w14:textId="77777777" w:rsidR="00023834" w:rsidRDefault="00023834" w:rsidP="000172B0">
            <w:pPr>
              <w:pStyle w:val="TABLE-cell"/>
            </w:pPr>
            <w:r>
              <w:t>“oic.light.control” or “urn:oma:lwm2m:ext:3311”</w:t>
            </w:r>
          </w:p>
        </w:tc>
        <w:tc>
          <w:tcPr>
            <w:tcW w:w="1911" w:type="dxa"/>
          </w:tcPr>
          <w:p w14:paraId="339EAAEC" w14:textId="77777777" w:rsidR="00023834" w:rsidRDefault="00023834" w:rsidP="000172B0">
            <w:pPr>
              <w:pStyle w:val="TABLE-cell"/>
            </w:pPr>
            <w:r>
              <w:t>Yes</w:t>
            </w:r>
          </w:p>
        </w:tc>
        <w:tc>
          <w:tcPr>
            <w:tcW w:w="2475" w:type="dxa"/>
          </w:tcPr>
          <w:p w14:paraId="690FDEAC" w14:textId="77777777" w:rsidR="00023834" w:rsidRDefault="00023834" w:rsidP="000172B0">
            <w:pPr>
              <w:pStyle w:val="TABLE-cell"/>
            </w:pPr>
            <w:r>
              <w:t>Light control object with on/off and optional dimming and energy monitor</w:t>
            </w:r>
          </w:p>
        </w:tc>
      </w:tr>
    </w:tbl>
    <w:p w14:paraId="0D8F898C" w14:textId="77777777" w:rsidR="00023834" w:rsidRDefault="00023834" w:rsidP="00023834">
      <w:pPr>
        <w:pStyle w:val="Caption"/>
        <w:keepNext/>
      </w:pPr>
    </w:p>
    <w:p w14:paraId="569C7AAD" w14:textId="77777777" w:rsidR="00023834" w:rsidRDefault="00023834" w:rsidP="00023834">
      <w:pPr>
        <w:pStyle w:val="TABLE-title"/>
      </w:pPr>
      <w:bookmarkStart w:id="15188" w:name="_Ref411703551"/>
      <w:bookmarkStart w:id="15189" w:name="_Toc509367594"/>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41</w:t>
      </w:r>
      <w:r w:rsidR="00194F1E" w:rsidRPr="000D29DB">
        <w:fldChar w:fldCharType="end"/>
      </w:r>
      <w:bookmarkEnd w:id="15188"/>
      <w:r w:rsidRPr="000D29DB">
        <w:t xml:space="preserve">. </w:t>
      </w:r>
      <w:r>
        <w:t>Light c</w:t>
      </w:r>
      <w:r w:rsidRPr="00D30711">
        <w:t xml:space="preserve">ontrol </w:t>
      </w:r>
      <w:r w:rsidR="007A22BE">
        <w:t>R</w:t>
      </w:r>
      <w:r w:rsidRPr="00D30711">
        <w:t xml:space="preserve">esource </w:t>
      </w:r>
      <w:r w:rsidR="007A22BE">
        <w:t>T</w:t>
      </w:r>
      <w:r w:rsidRPr="00D30711">
        <w:t>ype definition</w:t>
      </w:r>
      <w:bookmarkEnd w:id="15189"/>
    </w:p>
    <w:tbl>
      <w:tblPr>
        <w:tblStyle w:val="GridTable41"/>
        <w:tblW w:w="9625" w:type="dxa"/>
        <w:tblLook w:val="04A0" w:firstRow="1" w:lastRow="0" w:firstColumn="1" w:lastColumn="0" w:noHBand="0" w:noVBand="1"/>
      </w:tblPr>
      <w:tblGrid>
        <w:gridCol w:w="1593"/>
        <w:gridCol w:w="961"/>
        <w:gridCol w:w="923"/>
        <w:gridCol w:w="999"/>
        <w:gridCol w:w="867"/>
        <w:gridCol w:w="780"/>
        <w:gridCol w:w="1069"/>
        <w:gridCol w:w="2433"/>
      </w:tblGrid>
      <w:tr w:rsidR="00AA3E5C" w:rsidRPr="00C63F04" w14:paraId="3253FC42" w14:textId="77777777" w:rsidTr="00AA3E5C">
        <w:trPr>
          <w:cnfStyle w:val="100000000000" w:firstRow="1" w:lastRow="0" w:firstColumn="0" w:lastColumn="0" w:oddVBand="0" w:evenVBand="0" w:oddHBand="0"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598" w:type="dxa"/>
          </w:tcPr>
          <w:p w14:paraId="4C1B2F3D" w14:textId="77777777" w:rsidR="00092B4E" w:rsidRPr="00C63F04" w:rsidRDefault="00092B4E" w:rsidP="006369BB">
            <w:pPr>
              <w:pStyle w:val="TABLE-col-heading"/>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title</w:t>
            </w:r>
          </w:p>
        </w:tc>
        <w:tc>
          <w:tcPr>
            <w:tcW w:w="961" w:type="dxa"/>
          </w:tcPr>
          <w:p w14:paraId="49F022AF"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Property </w:t>
            </w:r>
            <w:r>
              <w:rPr>
                <w:rFonts w:eastAsiaTheme="minorEastAsia" w:hint="eastAsia"/>
                <w:lang w:eastAsia="ko-KR"/>
              </w:rPr>
              <w:t>name</w:t>
            </w:r>
          </w:p>
        </w:tc>
        <w:tc>
          <w:tcPr>
            <w:tcW w:w="923" w:type="dxa"/>
          </w:tcPr>
          <w:p w14:paraId="1C6F6027"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 xml:space="preserve">Value </w:t>
            </w:r>
            <w:r>
              <w:rPr>
                <w:rFonts w:eastAsiaTheme="minorEastAsia" w:hint="eastAsia"/>
                <w:lang w:eastAsia="ko-KR"/>
              </w:rPr>
              <w:t>type</w:t>
            </w:r>
          </w:p>
        </w:tc>
        <w:tc>
          <w:tcPr>
            <w:tcW w:w="998" w:type="dxa"/>
          </w:tcPr>
          <w:p w14:paraId="77C88411"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Theme="minorEastAsia" w:hint="eastAsia"/>
                <w:lang w:eastAsia="ko-KR"/>
              </w:rPr>
              <w:t>V</w:t>
            </w:r>
            <w:r>
              <w:rPr>
                <w:rFonts w:eastAsiaTheme="minorEastAsia" w:hint="eastAsia"/>
                <w:lang w:eastAsia="ko-KR"/>
              </w:rPr>
              <w:t>alue rule</w:t>
            </w:r>
          </w:p>
        </w:tc>
        <w:tc>
          <w:tcPr>
            <w:tcW w:w="867" w:type="dxa"/>
          </w:tcPr>
          <w:p w14:paraId="627F8074"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Malgun Gothic"/>
                <w:lang w:eastAsia="ko-KR"/>
              </w:rPr>
            </w:pPr>
            <w:r w:rsidRPr="00C63F04">
              <w:rPr>
                <w:rFonts w:eastAsiaTheme="minorEastAsia" w:hint="eastAsia"/>
                <w:lang w:eastAsia="ko-KR"/>
              </w:rPr>
              <w:t>Unit</w:t>
            </w:r>
          </w:p>
        </w:tc>
        <w:tc>
          <w:tcPr>
            <w:tcW w:w="780" w:type="dxa"/>
          </w:tcPr>
          <w:p w14:paraId="506FBAC8"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sidRPr="00C63F04">
              <w:rPr>
                <w:rFonts w:eastAsia="Malgun Gothic" w:hint="eastAsia"/>
                <w:lang w:eastAsia="ko-KR"/>
              </w:rPr>
              <w:t>Access mode</w:t>
            </w:r>
          </w:p>
        </w:tc>
        <w:tc>
          <w:tcPr>
            <w:tcW w:w="1069" w:type="dxa"/>
          </w:tcPr>
          <w:p w14:paraId="695D5FEC"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Mandatory</w:t>
            </w:r>
          </w:p>
        </w:tc>
        <w:tc>
          <w:tcPr>
            <w:tcW w:w="2429" w:type="dxa"/>
          </w:tcPr>
          <w:p w14:paraId="3E35D5B3" w14:textId="77777777" w:rsidR="00092B4E" w:rsidRPr="00C63F04" w:rsidRDefault="00092B4E" w:rsidP="006369BB">
            <w:pPr>
              <w:pStyle w:val="TABLE-col-heading"/>
              <w:cnfStyle w:val="100000000000" w:firstRow="1" w:lastRow="0" w:firstColumn="0" w:lastColumn="0" w:oddVBand="0" w:evenVBand="0" w:oddHBand="0" w:evenHBand="0" w:firstRowFirstColumn="0" w:firstRowLastColumn="0" w:lastRowFirstColumn="0" w:lastRowLastColumn="0"/>
              <w:rPr>
                <w:rFonts w:eastAsiaTheme="minorEastAsia"/>
                <w:lang w:eastAsia="ko-KR"/>
              </w:rPr>
            </w:pPr>
            <w:r>
              <w:rPr>
                <w:rFonts w:eastAsia="Malgun Gothic" w:hint="eastAsia"/>
                <w:lang w:eastAsia="ko-KR"/>
              </w:rPr>
              <w:t>Description</w:t>
            </w:r>
          </w:p>
        </w:tc>
      </w:tr>
      <w:tr w:rsidR="00AA3E5C" w:rsidRPr="00EB13E6" w14:paraId="7EEFC1A3" w14:textId="77777777" w:rsidTr="00AA3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5B014DB6" w14:textId="77777777" w:rsidR="00092B4E" w:rsidRPr="00EB13E6" w:rsidRDefault="00092B4E" w:rsidP="00092B4E">
            <w:pPr>
              <w:pStyle w:val="TABLE-cell"/>
              <w:rPr>
                <w:rFonts w:eastAsiaTheme="minorEastAsia"/>
              </w:rPr>
            </w:pPr>
            <w:r w:rsidRPr="00914D92">
              <w:t>On/Off</w:t>
            </w:r>
          </w:p>
        </w:tc>
        <w:tc>
          <w:tcPr>
            <w:tcW w:w="961" w:type="dxa"/>
          </w:tcPr>
          <w:p w14:paraId="5C0F21DF"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914D92">
              <w:t>“on-off”</w:t>
            </w:r>
          </w:p>
        </w:tc>
        <w:tc>
          <w:tcPr>
            <w:tcW w:w="923" w:type="dxa"/>
          </w:tcPr>
          <w:p w14:paraId="4B935149"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Pr>
                <w:lang w:eastAsia="ko-KR"/>
              </w:rPr>
              <w:t>b</w:t>
            </w:r>
            <w:r w:rsidRPr="004C67DB">
              <w:rPr>
                <w:rFonts w:hint="eastAsia"/>
                <w:lang w:eastAsia="ko-KR"/>
              </w:rPr>
              <w:t>oolean</w:t>
            </w:r>
          </w:p>
        </w:tc>
        <w:tc>
          <w:tcPr>
            <w:tcW w:w="998" w:type="dxa"/>
          </w:tcPr>
          <w:p w14:paraId="6DA23F39"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p>
        </w:tc>
        <w:tc>
          <w:tcPr>
            <w:tcW w:w="867" w:type="dxa"/>
          </w:tcPr>
          <w:p w14:paraId="04606885"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780" w:type="dxa"/>
          </w:tcPr>
          <w:p w14:paraId="01965EB5"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rsidRPr="004C67DB">
              <w:t>R, W</w:t>
            </w:r>
          </w:p>
        </w:tc>
        <w:tc>
          <w:tcPr>
            <w:tcW w:w="1069" w:type="dxa"/>
          </w:tcPr>
          <w:p w14:paraId="00BBF590"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yes</w:t>
            </w:r>
          </w:p>
        </w:tc>
        <w:tc>
          <w:tcPr>
            <w:tcW w:w="2429" w:type="dxa"/>
          </w:tcPr>
          <w:p w14:paraId="45C84472"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t xml:space="preserve">On/Of Control: </w:t>
            </w:r>
          </w:p>
          <w:p w14:paraId="2EF6920E"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t>0 = Off</w:t>
            </w:r>
          </w:p>
          <w:p w14:paraId="444DFD00"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1 = On</w:t>
            </w:r>
          </w:p>
        </w:tc>
      </w:tr>
      <w:tr w:rsidR="00AA3E5C" w:rsidRPr="00EB13E6" w14:paraId="2B061BF0" w14:textId="77777777" w:rsidTr="00092B4E">
        <w:tc>
          <w:tcPr>
            <w:cnfStyle w:val="001000000000" w:firstRow="0" w:lastRow="0" w:firstColumn="1" w:lastColumn="0" w:oddVBand="0" w:evenVBand="0" w:oddHBand="0" w:evenHBand="0" w:firstRowFirstColumn="0" w:firstRowLastColumn="0" w:lastRowFirstColumn="0" w:lastRowLastColumn="0"/>
            <w:tcW w:w="1585" w:type="dxa"/>
          </w:tcPr>
          <w:p w14:paraId="4EE485D9" w14:textId="77777777" w:rsidR="00092B4E" w:rsidRPr="00070EE8" w:rsidRDefault="00092B4E" w:rsidP="00092B4E">
            <w:pPr>
              <w:pStyle w:val="TABLE-cell"/>
            </w:pPr>
            <w:r>
              <w:t>Dimmer</w:t>
            </w:r>
          </w:p>
        </w:tc>
        <w:tc>
          <w:tcPr>
            <w:tcW w:w="954" w:type="dxa"/>
          </w:tcPr>
          <w:p w14:paraId="2FEFA495"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t>“dim”</w:t>
            </w:r>
          </w:p>
        </w:tc>
        <w:tc>
          <w:tcPr>
            <w:tcW w:w="924" w:type="dxa"/>
          </w:tcPr>
          <w:p w14:paraId="1789BE4D"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lang w:eastAsia="ko-KR"/>
              </w:rPr>
              <w:t>i</w:t>
            </w:r>
            <w:r w:rsidRPr="000E6257">
              <w:rPr>
                <w:rFonts w:hint="eastAsia"/>
                <w:lang w:eastAsia="ko-KR"/>
              </w:rPr>
              <w:t>nteger</w:t>
            </w:r>
          </w:p>
        </w:tc>
        <w:tc>
          <w:tcPr>
            <w:tcW w:w="1002" w:type="dxa"/>
          </w:tcPr>
          <w:p w14:paraId="1A563F1B"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pPr>
          </w:p>
        </w:tc>
        <w:tc>
          <w:tcPr>
            <w:tcW w:w="867" w:type="dxa"/>
          </w:tcPr>
          <w:p w14:paraId="79BFABF2"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t>%</w:t>
            </w:r>
          </w:p>
        </w:tc>
        <w:tc>
          <w:tcPr>
            <w:tcW w:w="780" w:type="dxa"/>
          </w:tcPr>
          <w:p w14:paraId="49346B82"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sidRPr="004C67DB">
              <w:t>R, W</w:t>
            </w:r>
          </w:p>
        </w:tc>
        <w:tc>
          <w:tcPr>
            <w:tcW w:w="1069" w:type="dxa"/>
          </w:tcPr>
          <w:p w14:paraId="7B0D3928" w14:textId="77777777" w:rsidR="00092B4E" w:rsidRDefault="00092B4E" w:rsidP="00092B4E">
            <w:pPr>
              <w:pStyle w:val="TABLE-cell"/>
              <w:cnfStyle w:val="000000000000" w:firstRow="0" w:lastRow="0" w:firstColumn="0" w:lastColumn="0" w:oddVBand="0" w:evenVBand="0" w:oddHBand="0" w:evenHBand="0" w:firstRowFirstColumn="0" w:firstRowLastColumn="0" w:lastRowFirstColumn="0" w:lastRowLastColumn="0"/>
            </w:pPr>
            <w:r>
              <w:rPr>
                <w:rFonts w:eastAsiaTheme="minorEastAsia"/>
                <w:lang w:eastAsia="ko-KR"/>
              </w:rPr>
              <w:t>no</w:t>
            </w:r>
          </w:p>
        </w:tc>
        <w:tc>
          <w:tcPr>
            <w:tcW w:w="2444" w:type="dxa"/>
          </w:tcPr>
          <w:p w14:paraId="4556B90E" w14:textId="77777777" w:rsidR="00092B4E" w:rsidRPr="00EB13E6" w:rsidRDefault="00092B4E" w:rsidP="00092B4E">
            <w:pPr>
              <w:pStyle w:val="TABLE-cell"/>
              <w:cnfStyle w:val="000000000000" w:firstRow="0" w:lastRow="0" w:firstColumn="0" w:lastColumn="0" w:oddVBand="0" w:evenVBand="0" w:oddHBand="0" w:evenHBand="0" w:firstRowFirstColumn="0" w:firstRowLastColumn="0" w:lastRowFirstColumn="0" w:lastRowLastColumn="0"/>
              <w:rPr>
                <w:rFonts w:eastAsiaTheme="minorEastAsia"/>
              </w:rPr>
            </w:pPr>
            <w:r>
              <w:t>Proportional Control, integer value between 0 and 100 as percentage</w:t>
            </w:r>
          </w:p>
        </w:tc>
      </w:tr>
      <w:tr w:rsidR="00AA3E5C" w:rsidRPr="00EB13E6" w14:paraId="630496B3" w14:textId="77777777" w:rsidTr="0009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46A9577" w14:textId="77777777" w:rsidR="00092B4E" w:rsidRPr="00070EE8" w:rsidRDefault="00092B4E" w:rsidP="00092B4E">
            <w:pPr>
              <w:pStyle w:val="TABLE-cell"/>
            </w:pPr>
            <w:r>
              <w:t>Color</w:t>
            </w:r>
          </w:p>
        </w:tc>
        <w:tc>
          <w:tcPr>
            <w:tcW w:w="954" w:type="dxa"/>
          </w:tcPr>
          <w:p w14:paraId="27F4B074"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t>“color”</w:t>
            </w:r>
          </w:p>
        </w:tc>
        <w:tc>
          <w:tcPr>
            <w:tcW w:w="924" w:type="dxa"/>
          </w:tcPr>
          <w:p w14:paraId="71220AC9"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lang w:eastAsia="ko-KR"/>
              </w:rPr>
              <w:t>string</w:t>
            </w:r>
          </w:p>
        </w:tc>
        <w:tc>
          <w:tcPr>
            <w:tcW w:w="1002" w:type="dxa"/>
          </w:tcPr>
          <w:p w14:paraId="4204A726"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pPr>
            <w:r>
              <w:t>0 – 100</w:t>
            </w:r>
          </w:p>
        </w:tc>
        <w:tc>
          <w:tcPr>
            <w:tcW w:w="867" w:type="dxa"/>
          </w:tcPr>
          <w:p w14:paraId="478D2676"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 xml:space="preserve">Defined by “units” </w:t>
            </w:r>
            <w:r>
              <w:rPr>
                <w:rFonts w:eastAsiaTheme="minorEastAsia" w:hint="eastAsia"/>
                <w:lang w:eastAsia="ko-KR"/>
              </w:rPr>
              <w:t>property</w:t>
            </w:r>
          </w:p>
        </w:tc>
        <w:tc>
          <w:tcPr>
            <w:tcW w:w="780" w:type="dxa"/>
          </w:tcPr>
          <w:p w14:paraId="0D09458D"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sidRPr="000E6257">
              <w:rPr>
                <w:rFonts w:eastAsiaTheme="minorEastAsia" w:hint="eastAsia"/>
                <w:lang w:eastAsia="ko-KR"/>
              </w:rPr>
              <w:t>R, W</w:t>
            </w:r>
          </w:p>
        </w:tc>
        <w:tc>
          <w:tcPr>
            <w:tcW w:w="1069" w:type="dxa"/>
          </w:tcPr>
          <w:p w14:paraId="37BDED0B" w14:textId="77777777" w:rsidR="00092B4E" w:rsidRDefault="00092B4E" w:rsidP="00092B4E">
            <w:pPr>
              <w:pStyle w:val="TABLE-cell"/>
              <w:cnfStyle w:val="000000100000" w:firstRow="0" w:lastRow="0" w:firstColumn="0" w:lastColumn="0" w:oddVBand="0" w:evenVBand="0" w:oddHBand="1" w:evenHBand="0" w:firstRowFirstColumn="0" w:firstRowLastColumn="0" w:lastRowFirstColumn="0" w:lastRowLastColumn="0"/>
            </w:pPr>
            <w:r>
              <w:rPr>
                <w:rFonts w:eastAsiaTheme="minorEastAsia"/>
                <w:lang w:eastAsia="ko-KR"/>
              </w:rPr>
              <w:t>no</w:t>
            </w:r>
          </w:p>
        </w:tc>
        <w:tc>
          <w:tcPr>
            <w:tcW w:w="2444" w:type="dxa"/>
          </w:tcPr>
          <w:p w14:paraId="0C3B8907" w14:textId="77777777" w:rsidR="00092B4E" w:rsidRPr="00EB13E6" w:rsidRDefault="00092B4E" w:rsidP="00092B4E">
            <w:pPr>
              <w:pStyle w:val="TABLE-cell"/>
              <w:cnfStyle w:val="000000100000" w:firstRow="0" w:lastRow="0" w:firstColumn="0" w:lastColumn="0" w:oddVBand="0" w:evenVBand="0" w:oddHBand="1" w:evenHBand="0" w:firstRowFirstColumn="0" w:firstRowLastColumn="0" w:lastRowFirstColumn="0" w:lastRowLastColumn="0"/>
              <w:rPr>
                <w:rFonts w:eastAsiaTheme="minorEastAsia"/>
              </w:rPr>
            </w:pPr>
            <w:r>
              <w:t>String representing some value in color space</w:t>
            </w:r>
          </w:p>
        </w:tc>
      </w:tr>
      <w:tr w:rsidR="00AA3E5C" w:rsidRPr="00EB13E6" w14:paraId="637E60B8" w14:textId="77777777" w:rsidTr="00092B4E">
        <w:tc>
          <w:tcPr>
            <w:cnfStyle w:val="001000000000" w:firstRow="0" w:lastRow="0" w:firstColumn="1" w:lastColumn="0" w:oddVBand="0" w:evenVBand="0" w:oddHBand="0" w:evenHBand="0" w:firstRowFirstColumn="0" w:firstRowLastColumn="0" w:lastRowFirstColumn="0" w:lastRowLastColumn="0"/>
            <w:tcW w:w="1585" w:type="dxa"/>
          </w:tcPr>
          <w:p w14:paraId="421643F8" w14:textId="77777777" w:rsidR="00AA3E5C" w:rsidRDefault="00AA3E5C" w:rsidP="00AA3E5C">
            <w:pPr>
              <w:pStyle w:val="TABLE-cell"/>
            </w:pPr>
            <w:r>
              <w:t>Units</w:t>
            </w:r>
          </w:p>
        </w:tc>
        <w:tc>
          <w:tcPr>
            <w:tcW w:w="954" w:type="dxa"/>
          </w:tcPr>
          <w:p w14:paraId="6B3A4CFE"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r>
              <w:t>“units”</w:t>
            </w:r>
          </w:p>
        </w:tc>
        <w:tc>
          <w:tcPr>
            <w:tcW w:w="924" w:type="dxa"/>
          </w:tcPr>
          <w:p w14:paraId="36A8AC8D"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rPr>
                <w:lang w:eastAsia="ko-KR"/>
              </w:rPr>
            </w:pPr>
            <w:r>
              <w:t>string</w:t>
            </w:r>
          </w:p>
        </w:tc>
        <w:tc>
          <w:tcPr>
            <w:tcW w:w="1002" w:type="dxa"/>
          </w:tcPr>
          <w:p w14:paraId="7FF075DC"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p>
        </w:tc>
        <w:tc>
          <w:tcPr>
            <w:tcW w:w="867" w:type="dxa"/>
          </w:tcPr>
          <w:p w14:paraId="46E6748E"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p>
        </w:tc>
        <w:tc>
          <w:tcPr>
            <w:tcW w:w="780" w:type="dxa"/>
          </w:tcPr>
          <w:p w14:paraId="12123A57" w14:textId="77777777" w:rsidR="00AA3E5C" w:rsidRPr="000E6257" w:rsidRDefault="00AA3E5C" w:rsidP="00AA3E5C">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R</w:t>
            </w:r>
          </w:p>
        </w:tc>
        <w:tc>
          <w:tcPr>
            <w:tcW w:w="1069" w:type="dxa"/>
          </w:tcPr>
          <w:p w14:paraId="6054CB68"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no</w:t>
            </w:r>
          </w:p>
        </w:tc>
        <w:tc>
          <w:tcPr>
            <w:tcW w:w="2444" w:type="dxa"/>
          </w:tcPr>
          <w:p w14:paraId="300C50A4"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r>
              <w:t xml:space="preserve">Measurement Units Definition e.g., “Cel” for Temperature </w:t>
            </w:r>
            <w:r w:rsidRPr="00DA6A1B">
              <w:t>in Celsius.</w:t>
            </w:r>
          </w:p>
        </w:tc>
      </w:tr>
      <w:tr w:rsidR="00AA3E5C" w:rsidRPr="00EB13E6" w14:paraId="4A6AE6C7" w14:textId="77777777" w:rsidTr="00AA3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02515514" w14:textId="77777777" w:rsidR="00AA3E5C" w:rsidRDefault="00AA3E5C" w:rsidP="00AA3E5C">
            <w:pPr>
              <w:pStyle w:val="TABLE-cell"/>
            </w:pPr>
            <w:r>
              <w:t>On Time</w:t>
            </w:r>
          </w:p>
        </w:tc>
        <w:tc>
          <w:tcPr>
            <w:tcW w:w="961" w:type="dxa"/>
          </w:tcPr>
          <w:p w14:paraId="053998C4"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r>
              <w:t>“ontime”</w:t>
            </w:r>
          </w:p>
        </w:tc>
        <w:tc>
          <w:tcPr>
            <w:tcW w:w="923" w:type="dxa"/>
          </w:tcPr>
          <w:p w14:paraId="0DA64909"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rPr>
                <w:lang w:eastAsia="ko-KR"/>
              </w:rPr>
            </w:pPr>
            <w:r>
              <w:t>integer</w:t>
            </w:r>
          </w:p>
        </w:tc>
        <w:tc>
          <w:tcPr>
            <w:tcW w:w="998" w:type="dxa"/>
          </w:tcPr>
          <w:p w14:paraId="3F4CA0B9"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p>
        </w:tc>
        <w:tc>
          <w:tcPr>
            <w:tcW w:w="867" w:type="dxa"/>
          </w:tcPr>
          <w:p w14:paraId="79BEA837"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r>
              <w:t>s</w:t>
            </w:r>
          </w:p>
        </w:tc>
        <w:tc>
          <w:tcPr>
            <w:tcW w:w="780" w:type="dxa"/>
          </w:tcPr>
          <w:p w14:paraId="224847C2" w14:textId="77777777" w:rsidR="00AA3E5C" w:rsidRPr="000E6257" w:rsidRDefault="00AA3E5C" w:rsidP="00AA3E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R, W</w:t>
            </w:r>
          </w:p>
        </w:tc>
        <w:tc>
          <w:tcPr>
            <w:tcW w:w="1069" w:type="dxa"/>
          </w:tcPr>
          <w:p w14:paraId="49F5A808"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c>
          <w:tcPr>
            <w:tcW w:w="2429" w:type="dxa"/>
          </w:tcPr>
          <w:p w14:paraId="703C0A7A"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r>
              <w:t xml:space="preserve">The time in seconds that the light has been on. </w:t>
            </w:r>
            <w:r>
              <w:lastRenderedPageBreak/>
              <w:t>Writing a value of 0 resets the counter</w:t>
            </w:r>
          </w:p>
        </w:tc>
      </w:tr>
      <w:tr w:rsidR="00AA3E5C" w:rsidRPr="00EB13E6" w14:paraId="37EB5A3A" w14:textId="77777777" w:rsidTr="00AA3E5C">
        <w:tc>
          <w:tcPr>
            <w:cnfStyle w:val="001000000000" w:firstRow="0" w:lastRow="0" w:firstColumn="1" w:lastColumn="0" w:oddVBand="0" w:evenVBand="0" w:oddHBand="0" w:evenHBand="0" w:firstRowFirstColumn="0" w:firstRowLastColumn="0" w:lastRowFirstColumn="0" w:lastRowLastColumn="0"/>
            <w:tcW w:w="1598" w:type="dxa"/>
          </w:tcPr>
          <w:p w14:paraId="02242EE6" w14:textId="77777777" w:rsidR="00AA3E5C" w:rsidRDefault="00AA3E5C" w:rsidP="00AA3E5C">
            <w:pPr>
              <w:pStyle w:val="TABLE-cell"/>
            </w:pPr>
            <w:r>
              <w:t>Cumulative active power</w:t>
            </w:r>
          </w:p>
        </w:tc>
        <w:tc>
          <w:tcPr>
            <w:tcW w:w="961" w:type="dxa"/>
          </w:tcPr>
          <w:p w14:paraId="4127CF6C"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r>
              <w:t>“cumap”</w:t>
            </w:r>
          </w:p>
        </w:tc>
        <w:tc>
          <w:tcPr>
            <w:tcW w:w="923" w:type="dxa"/>
          </w:tcPr>
          <w:p w14:paraId="2F4D3FF9"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rPr>
                <w:lang w:eastAsia="ko-KR"/>
              </w:rPr>
            </w:pPr>
            <w:r>
              <w:t>float</w:t>
            </w:r>
          </w:p>
        </w:tc>
        <w:tc>
          <w:tcPr>
            <w:tcW w:w="998" w:type="dxa"/>
          </w:tcPr>
          <w:p w14:paraId="419C06DA"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p>
        </w:tc>
        <w:tc>
          <w:tcPr>
            <w:tcW w:w="867" w:type="dxa"/>
          </w:tcPr>
          <w:p w14:paraId="19BFB968"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r>
              <w:t>Wh</w:t>
            </w:r>
          </w:p>
        </w:tc>
        <w:tc>
          <w:tcPr>
            <w:tcW w:w="780" w:type="dxa"/>
          </w:tcPr>
          <w:p w14:paraId="6B3886F2" w14:textId="77777777" w:rsidR="00AA3E5C" w:rsidRPr="000E6257" w:rsidRDefault="00AA3E5C" w:rsidP="00AA3E5C">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t>R</w:t>
            </w:r>
          </w:p>
        </w:tc>
        <w:tc>
          <w:tcPr>
            <w:tcW w:w="1069" w:type="dxa"/>
          </w:tcPr>
          <w:p w14:paraId="729DECA5"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no</w:t>
            </w:r>
          </w:p>
        </w:tc>
        <w:tc>
          <w:tcPr>
            <w:tcW w:w="2429" w:type="dxa"/>
          </w:tcPr>
          <w:p w14:paraId="2F8C642A" w14:textId="77777777" w:rsidR="00AA3E5C" w:rsidRDefault="00AA3E5C" w:rsidP="00AA3E5C">
            <w:pPr>
              <w:pStyle w:val="TABLE-cell"/>
              <w:cnfStyle w:val="000000000000" w:firstRow="0" w:lastRow="0" w:firstColumn="0" w:lastColumn="0" w:oddVBand="0" w:evenVBand="0" w:oddHBand="0" w:evenHBand="0" w:firstRowFirstColumn="0" w:firstRowLastColumn="0" w:lastRowFirstColumn="0" w:lastRowLastColumn="0"/>
            </w:pPr>
            <w:r>
              <w:t>The cumulative active power since the last cumulative energy reset or device start</w:t>
            </w:r>
          </w:p>
        </w:tc>
      </w:tr>
      <w:tr w:rsidR="00AA3E5C" w:rsidRPr="00EB13E6" w14:paraId="2E153A04" w14:textId="77777777" w:rsidTr="00AA3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Pr>
          <w:p w14:paraId="5AF13B09" w14:textId="77777777" w:rsidR="00AA3E5C" w:rsidRDefault="00AA3E5C" w:rsidP="00AA3E5C">
            <w:pPr>
              <w:pStyle w:val="TABLE-cell"/>
            </w:pPr>
            <w:r>
              <w:t>Power Factor</w:t>
            </w:r>
          </w:p>
        </w:tc>
        <w:tc>
          <w:tcPr>
            <w:tcW w:w="961" w:type="dxa"/>
          </w:tcPr>
          <w:p w14:paraId="7372AB8C"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r>
              <w:t>“powfact”</w:t>
            </w:r>
          </w:p>
        </w:tc>
        <w:tc>
          <w:tcPr>
            <w:tcW w:w="923" w:type="dxa"/>
          </w:tcPr>
          <w:p w14:paraId="112C0D8D"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rPr>
                <w:lang w:eastAsia="ko-KR"/>
              </w:rPr>
            </w:pPr>
            <w:r>
              <w:t>float</w:t>
            </w:r>
          </w:p>
        </w:tc>
        <w:tc>
          <w:tcPr>
            <w:tcW w:w="998" w:type="dxa"/>
          </w:tcPr>
          <w:p w14:paraId="62109F14"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p>
        </w:tc>
        <w:tc>
          <w:tcPr>
            <w:tcW w:w="867" w:type="dxa"/>
          </w:tcPr>
          <w:p w14:paraId="32B3BFB2"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p>
        </w:tc>
        <w:tc>
          <w:tcPr>
            <w:tcW w:w="780" w:type="dxa"/>
          </w:tcPr>
          <w:p w14:paraId="34CDEC0D" w14:textId="77777777" w:rsidR="00AA3E5C" w:rsidRPr="000E6257" w:rsidRDefault="00AA3E5C" w:rsidP="00AA3E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t>R</w:t>
            </w:r>
          </w:p>
        </w:tc>
        <w:tc>
          <w:tcPr>
            <w:tcW w:w="1069" w:type="dxa"/>
          </w:tcPr>
          <w:p w14:paraId="5AE58723"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rPr>
                <w:rFonts w:eastAsiaTheme="minorEastAsia"/>
                <w:lang w:eastAsia="ko-KR"/>
              </w:rPr>
            </w:pPr>
            <w:r>
              <w:rPr>
                <w:rFonts w:eastAsiaTheme="minorEastAsia"/>
                <w:lang w:eastAsia="ko-KR"/>
              </w:rPr>
              <w:t>no</w:t>
            </w:r>
          </w:p>
        </w:tc>
        <w:tc>
          <w:tcPr>
            <w:tcW w:w="2429" w:type="dxa"/>
          </w:tcPr>
          <w:p w14:paraId="327E3071" w14:textId="77777777" w:rsidR="00AA3E5C" w:rsidRDefault="00AA3E5C" w:rsidP="00AA3E5C">
            <w:pPr>
              <w:pStyle w:val="TABLE-cell"/>
              <w:cnfStyle w:val="000000100000" w:firstRow="0" w:lastRow="0" w:firstColumn="0" w:lastColumn="0" w:oddVBand="0" w:evenVBand="0" w:oddHBand="1" w:evenHBand="0" w:firstRowFirstColumn="0" w:firstRowLastColumn="0" w:lastRowFirstColumn="0" w:lastRowLastColumn="0"/>
            </w:pPr>
            <w:r>
              <w:t>The power factor of the load</w:t>
            </w:r>
          </w:p>
        </w:tc>
      </w:tr>
    </w:tbl>
    <w:p w14:paraId="7F5F728E" w14:textId="77777777" w:rsidR="00023834" w:rsidRDefault="00023834" w:rsidP="008512A3">
      <w:pPr>
        <w:pStyle w:val="ListBullet"/>
        <w:numPr>
          <w:ilvl w:val="0"/>
          <w:numId w:val="0"/>
        </w:numPr>
        <w:rPr>
          <w:rFonts w:eastAsiaTheme="minorEastAsia"/>
          <w:lang w:eastAsia="ko-KR"/>
        </w:rPr>
      </w:pPr>
    </w:p>
    <w:p w14:paraId="0BBAC041" w14:textId="77777777" w:rsidR="00750613" w:rsidRPr="008512A3" w:rsidRDefault="00750613" w:rsidP="00DF0B2A">
      <w:pPr>
        <w:pStyle w:val="CODE-BLACK"/>
        <w:rPr>
          <w:rFonts w:eastAsiaTheme="minorEastAsia"/>
          <w:lang w:eastAsia="ko-KR"/>
        </w:rPr>
      </w:pPr>
    </w:p>
    <w:p w14:paraId="166E2B19" w14:textId="77777777" w:rsidR="002313BD" w:rsidRDefault="002313BD" w:rsidP="002313BD">
      <w:pPr>
        <w:pStyle w:val="ANNEXtitle"/>
      </w:pPr>
      <w:r>
        <w:lastRenderedPageBreak/>
        <w:br/>
      </w:r>
      <w:bookmarkStart w:id="15190" w:name="_Ref441066632"/>
      <w:bookmarkStart w:id="15191" w:name="_Toc509367274"/>
      <w:r w:rsidRPr="00FF05F7">
        <w:rPr>
          <w:b w:val="0"/>
        </w:rPr>
        <w:t>(</w:t>
      </w:r>
      <w:r w:rsidR="00094C5A">
        <w:rPr>
          <w:b w:val="0"/>
        </w:rPr>
        <w:t>normative</w:t>
      </w:r>
      <w:r w:rsidRPr="00FF05F7">
        <w:rPr>
          <w:b w:val="0"/>
        </w:rPr>
        <w:t>)</w:t>
      </w:r>
      <w:r>
        <w:br/>
      </w:r>
      <w:r>
        <w:br/>
      </w:r>
      <w:r>
        <w:rPr>
          <w:rFonts w:eastAsiaTheme="minorEastAsia"/>
          <w:lang w:eastAsia="ko-KR"/>
        </w:rPr>
        <w:t xml:space="preserve">Resource </w:t>
      </w:r>
      <w:r w:rsidR="0092051A">
        <w:rPr>
          <w:rFonts w:eastAsiaTheme="minorEastAsia"/>
          <w:lang w:eastAsia="ko-KR"/>
        </w:rPr>
        <w:t>T</w:t>
      </w:r>
      <w:r>
        <w:rPr>
          <w:rFonts w:eastAsiaTheme="minorEastAsia"/>
          <w:lang w:eastAsia="ko-KR"/>
        </w:rPr>
        <w:t>ype definitions</w:t>
      </w:r>
      <w:bookmarkEnd w:id="15190"/>
      <w:bookmarkEnd w:id="15191"/>
    </w:p>
    <w:p w14:paraId="1B781B60" w14:textId="77777777" w:rsidR="00F466CE" w:rsidRDefault="002313BD" w:rsidP="00F466CE">
      <w:pPr>
        <w:pStyle w:val="ANNEX-heading1"/>
      </w:pPr>
      <w:bookmarkStart w:id="15192" w:name="_Toc509367275"/>
      <w:r>
        <w:t xml:space="preserve">List of </w:t>
      </w:r>
      <w:r w:rsidR="007A22BE">
        <w:t>R</w:t>
      </w:r>
      <w:r>
        <w:t xml:space="preserve">esource </w:t>
      </w:r>
      <w:r w:rsidR="007A22BE">
        <w:t>T</w:t>
      </w:r>
      <w:r>
        <w:t>ype definitions</w:t>
      </w:r>
      <w:bookmarkEnd w:id="15192"/>
    </w:p>
    <w:p w14:paraId="69BEFBAD" w14:textId="77777777" w:rsidR="00F466CE" w:rsidRDefault="00194F1E" w:rsidP="00F466CE">
      <w:pPr>
        <w:pStyle w:val="PARAGRAPH"/>
      </w:pPr>
      <w:r>
        <w:fldChar w:fldCharType="begin"/>
      </w:r>
      <w:r w:rsidR="00F466CE">
        <w:instrText xml:space="preserve"> REF _Ref454387308 \h </w:instrText>
      </w:r>
      <w:r>
        <w:fldChar w:fldCharType="separate"/>
      </w:r>
      <w:r w:rsidR="00370B4E" w:rsidRPr="000D29DB">
        <w:t xml:space="preserve">Table </w:t>
      </w:r>
      <w:r w:rsidR="00370B4E">
        <w:rPr>
          <w:noProof/>
        </w:rPr>
        <w:t>42</w:t>
      </w:r>
      <w:r>
        <w:fldChar w:fldCharType="end"/>
      </w:r>
      <w:r w:rsidR="00F466CE">
        <w:t xml:space="preserve"> contains the list of defined core resources in this specification.</w:t>
      </w:r>
    </w:p>
    <w:p w14:paraId="5ECA18D4" w14:textId="77777777" w:rsidR="00F466CE" w:rsidRPr="00F466CE" w:rsidRDefault="00F466CE" w:rsidP="00F466CE">
      <w:pPr>
        <w:pStyle w:val="TABLE-title"/>
      </w:pPr>
      <w:bookmarkStart w:id="15193" w:name="_Ref454387308"/>
      <w:bookmarkStart w:id="15194" w:name="_Toc509367595"/>
      <w:r w:rsidRPr="000D29DB">
        <w:t xml:space="preserve">Table </w:t>
      </w:r>
      <w:r w:rsidR="00194F1E" w:rsidRPr="000D29DB">
        <w:fldChar w:fldCharType="begin"/>
      </w:r>
      <w:r w:rsidRPr="000D29DB">
        <w:instrText xml:space="preserve"> SEQ Table \* ARABIC </w:instrText>
      </w:r>
      <w:r w:rsidR="00194F1E" w:rsidRPr="000D29DB">
        <w:fldChar w:fldCharType="separate"/>
      </w:r>
      <w:r w:rsidR="00370B4E">
        <w:rPr>
          <w:noProof/>
        </w:rPr>
        <w:t>42</w:t>
      </w:r>
      <w:r w:rsidR="00194F1E" w:rsidRPr="000D29DB">
        <w:fldChar w:fldCharType="end"/>
      </w:r>
      <w:bookmarkEnd w:id="15193"/>
      <w:r w:rsidRPr="000D29DB">
        <w:t xml:space="preserve">. </w:t>
      </w:r>
      <w:r>
        <w:t>Alphabetized list of core resources</w:t>
      </w:r>
      <w:bookmarkEnd w:id="15194"/>
    </w:p>
    <w:tbl>
      <w:tblPr>
        <w:tblStyle w:val="GridTable41"/>
        <w:tblW w:w="0" w:type="auto"/>
        <w:tblLook w:val="04A0" w:firstRow="1" w:lastRow="0" w:firstColumn="1" w:lastColumn="0" w:noHBand="0" w:noVBand="1"/>
      </w:tblPr>
      <w:tblGrid>
        <w:gridCol w:w="2678"/>
        <w:gridCol w:w="4384"/>
        <w:gridCol w:w="2288"/>
      </w:tblGrid>
      <w:tr w:rsidR="00F466CE" w14:paraId="77BA4371" w14:textId="77777777" w:rsidTr="00425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hideMark/>
          </w:tcPr>
          <w:p w14:paraId="0A2755F6" w14:textId="77777777" w:rsidR="00F466CE" w:rsidRDefault="00F466CE" w:rsidP="00F466CE">
            <w:pPr>
              <w:pStyle w:val="PARAGRAPH"/>
            </w:pPr>
            <w:r>
              <w:t>Friendly Name (informative)</w:t>
            </w:r>
          </w:p>
        </w:tc>
        <w:tc>
          <w:tcPr>
            <w:tcW w:w="4384" w:type="dxa"/>
            <w:hideMark/>
          </w:tcPr>
          <w:p w14:paraId="221962C9" w14:textId="77777777" w:rsidR="00F466CE" w:rsidRDefault="00F466CE">
            <w:pPr>
              <w:pStyle w:val="PARAGRAPH"/>
              <w:cnfStyle w:val="100000000000" w:firstRow="1" w:lastRow="0" w:firstColumn="0" w:lastColumn="0" w:oddVBand="0" w:evenVBand="0" w:oddHBand="0" w:evenHBand="0" w:firstRowFirstColumn="0" w:firstRowLastColumn="0" w:lastRowFirstColumn="0" w:lastRowLastColumn="0"/>
            </w:pPr>
            <w:r>
              <w:t>Resource Type (rt)</w:t>
            </w:r>
          </w:p>
        </w:tc>
        <w:tc>
          <w:tcPr>
            <w:tcW w:w="2288" w:type="dxa"/>
            <w:hideMark/>
          </w:tcPr>
          <w:p w14:paraId="42EF7723" w14:textId="77777777" w:rsidR="00F466CE" w:rsidRDefault="00F466CE">
            <w:pPr>
              <w:pStyle w:val="PARAGRAPH"/>
              <w:cnfStyle w:val="100000000000" w:firstRow="1" w:lastRow="0" w:firstColumn="0" w:lastColumn="0" w:oddVBand="0" w:evenVBand="0" w:oddHBand="0" w:evenHBand="0" w:firstRowFirstColumn="0" w:firstRowLastColumn="0" w:lastRowFirstColumn="0" w:lastRowLastColumn="0"/>
            </w:pPr>
            <w:r>
              <w:t>Section</w:t>
            </w:r>
          </w:p>
        </w:tc>
      </w:tr>
      <w:tr w:rsidR="00A610E4" w14:paraId="3D02312F" w14:textId="77777777" w:rsidTr="00747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FBA3C10" w14:textId="77777777" w:rsidR="00A610E4" w:rsidRDefault="00A610E4">
            <w:pPr>
              <w:pStyle w:val="PARAGRAPH"/>
            </w:pPr>
            <w:r>
              <w:t>Collections</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69F0EF2" w14:textId="77777777" w:rsidR="00A610E4" w:rsidRDefault="0015284C">
            <w:pPr>
              <w:pStyle w:val="PARAGRAPH"/>
              <w:cnfStyle w:val="000000100000" w:firstRow="0" w:lastRow="0" w:firstColumn="0" w:lastColumn="0" w:oddVBand="0" w:evenVBand="0" w:oddHBand="1" w:evenHBand="0" w:firstRowFirstColumn="0" w:firstRowLastColumn="0" w:lastRowFirstColumn="0" w:lastRowLastColumn="0"/>
            </w:pPr>
            <w:r>
              <w:t>“</w:t>
            </w:r>
            <w:r w:rsidR="00A610E4">
              <w:t>oic.wk.col</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F0D51A5" w14:textId="77777777" w:rsidR="00A610E4" w:rsidRDefault="00A610E4">
            <w:pPr>
              <w:pStyle w:val="PARAGRAPH"/>
              <w:cnfStyle w:val="000000100000" w:firstRow="0" w:lastRow="0" w:firstColumn="0" w:lastColumn="0" w:oddVBand="0" w:evenVBand="0" w:oddHBand="1" w:evenHBand="0" w:firstRowFirstColumn="0" w:firstRowLastColumn="0" w:lastRowFirstColumn="0" w:lastRowLastColumn="0"/>
            </w:pPr>
            <w:r>
              <w:t>D.2</w:t>
            </w:r>
          </w:p>
        </w:tc>
      </w:tr>
      <w:tr w:rsidR="00F466CE" w14:paraId="377332A1"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825B6DC" w14:textId="77777777" w:rsidR="00F466CE" w:rsidRDefault="00FE7B6E">
            <w:pPr>
              <w:pStyle w:val="PARAGRAPH"/>
            </w:pPr>
            <w:r>
              <w:t xml:space="preserve">Device </w:t>
            </w:r>
            <w:r w:rsidR="00F466CE">
              <w:t>Configuration</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9E4E724" w14:textId="77777777" w:rsidR="00F466C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F466CE">
              <w:t>oic.wk.con</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D844C62" w14:textId="77777777" w:rsidR="00F466CE" w:rsidRDefault="00F466CE">
            <w:pPr>
              <w:pStyle w:val="PARAGRAPH"/>
              <w:cnfStyle w:val="000000000000" w:firstRow="0" w:lastRow="0" w:firstColumn="0" w:lastColumn="0" w:oddVBand="0" w:evenVBand="0" w:oddHBand="0" w:evenHBand="0" w:firstRowFirstColumn="0" w:firstRowLastColumn="0" w:lastRowFirstColumn="0" w:lastRowLastColumn="0"/>
            </w:pPr>
            <w:r>
              <w:t>D.</w:t>
            </w:r>
            <w:r w:rsidR="00A610E4">
              <w:t>3</w:t>
            </w:r>
          </w:p>
        </w:tc>
      </w:tr>
      <w:tr w:rsidR="00FE7B6E" w14:paraId="469A67E5"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6A1AF6" w14:textId="77777777" w:rsidR="00FE7B6E" w:rsidRDefault="00FE7B6E">
            <w:pPr>
              <w:pStyle w:val="PARAGRAPH"/>
            </w:pPr>
            <w:r>
              <w:t>Platform Configuration</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992C5A" w14:textId="77777777" w:rsidR="00FE7B6E" w:rsidRDefault="0015284C">
            <w:pPr>
              <w:pStyle w:val="PARAGRAPH"/>
              <w:cnfStyle w:val="000000100000" w:firstRow="0" w:lastRow="0" w:firstColumn="0" w:lastColumn="0" w:oddVBand="0" w:evenVBand="0" w:oddHBand="1" w:evenHBand="0" w:firstRowFirstColumn="0" w:firstRowLastColumn="0" w:lastRowFirstColumn="0" w:lastRowLastColumn="0"/>
            </w:pPr>
            <w:r>
              <w:t>“</w:t>
            </w:r>
            <w:r w:rsidR="00FE7B6E">
              <w:t>oic.wk.con.p</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D47627E" w14:textId="77777777" w:rsidR="00FE7B6E" w:rsidRDefault="00FE7B6E">
            <w:pPr>
              <w:pStyle w:val="PARAGRAPH"/>
              <w:cnfStyle w:val="000000100000" w:firstRow="0" w:lastRow="0" w:firstColumn="0" w:lastColumn="0" w:oddVBand="0" w:evenVBand="0" w:oddHBand="1" w:evenHBand="0" w:firstRowFirstColumn="0" w:firstRowLastColumn="0" w:lastRowFirstColumn="0" w:lastRowLastColumn="0"/>
            </w:pPr>
            <w:r>
              <w:t>D</w:t>
            </w:r>
            <w:r w:rsidR="00F956A7">
              <w:t>.</w:t>
            </w:r>
            <w:r>
              <w:t>4</w:t>
            </w:r>
          </w:p>
        </w:tc>
      </w:tr>
      <w:tr w:rsidR="00F466CE" w14:paraId="6833A4E8"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C909A27" w14:textId="77777777" w:rsidR="00F466CE" w:rsidRDefault="00F466CE">
            <w:pPr>
              <w:pStyle w:val="PARAGRAPH"/>
            </w:pPr>
            <w:r>
              <w:t>Device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2769B77" w14:textId="77777777" w:rsidR="00F466C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F466CE">
              <w:t>oic.wk.d</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B370124" w14:textId="77777777" w:rsidR="00F466CE" w:rsidRDefault="00F466CE" w:rsidP="00FE7B6E">
            <w:pPr>
              <w:pStyle w:val="PARAGRAPH"/>
              <w:cnfStyle w:val="000000000000" w:firstRow="0" w:lastRow="0" w:firstColumn="0" w:lastColumn="0" w:oddVBand="0" w:evenVBand="0" w:oddHBand="0" w:evenHBand="0" w:firstRowFirstColumn="0" w:firstRowLastColumn="0" w:lastRowFirstColumn="0" w:lastRowLastColumn="0"/>
            </w:pPr>
            <w:r>
              <w:t>D</w:t>
            </w:r>
            <w:r w:rsidR="00F956A7">
              <w:t>.</w:t>
            </w:r>
            <w:r w:rsidR="00FE7B6E">
              <w:t>5</w:t>
            </w:r>
          </w:p>
        </w:tc>
      </w:tr>
      <w:tr w:rsidR="00553A59" w14:paraId="0C771AD6"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4A4887" w14:textId="77777777" w:rsidR="00553A59" w:rsidRDefault="00553A59" w:rsidP="00A717F3">
            <w:pPr>
              <w:pStyle w:val="PARAGRAPH"/>
              <w:jc w:val="left"/>
            </w:pPr>
            <w:r>
              <w:t>Discoverable Resources</w:t>
            </w:r>
            <w:r w:rsidR="00FE7B6E">
              <w:t>, baseline</w:t>
            </w:r>
            <w:r w:rsidR="00A717F3">
              <w:t xml:space="preserve">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CCD1A44" w14:textId="77777777" w:rsidR="00553A59" w:rsidRDefault="0015284C" w:rsidP="00553A59">
            <w:pPr>
              <w:pStyle w:val="PARAGRAPH"/>
              <w:cnfStyle w:val="000000100000" w:firstRow="0" w:lastRow="0" w:firstColumn="0" w:lastColumn="0" w:oddVBand="0" w:evenVBand="0" w:oddHBand="1" w:evenHBand="0" w:firstRowFirstColumn="0" w:firstRowLastColumn="0" w:lastRowFirstColumn="0" w:lastRowLastColumn="0"/>
            </w:pPr>
            <w:r>
              <w:t>“</w:t>
            </w:r>
            <w:r w:rsidR="00553A59">
              <w:t>oic.wk.res</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3757786" w14:textId="77777777" w:rsidR="00553A59" w:rsidRDefault="00553A59" w:rsidP="00553A59">
            <w:pPr>
              <w:pStyle w:val="PARAGRAPH"/>
              <w:cnfStyle w:val="000000100000" w:firstRow="0" w:lastRow="0" w:firstColumn="0" w:lastColumn="0" w:oddVBand="0" w:evenVBand="0" w:oddHBand="1" w:evenHBand="0" w:firstRowFirstColumn="0" w:firstRowLastColumn="0" w:lastRowFirstColumn="0" w:lastRowLastColumn="0"/>
            </w:pPr>
            <w:r>
              <w:t>D.</w:t>
            </w:r>
            <w:r w:rsidR="00504C2C">
              <w:t>8</w:t>
            </w:r>
          </w:p>
        </w:tc>
      </w:tr>
      <w:tr w:rsidR="00FE7B6E" w14:paraId="174CD2F6"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04D3E56" w14:textId="77777777" w:rsidR="00FE7B6E" w:rsidRDefault="00FE7B6E" w:rsidP="00A717F3">
            <w:pPr>
              <w:pStyle w:val="PARAGRAPH"/>
              <w:jc w:val="left"/>
            </w:pPr>
            <w:r>
              <w:t>Discoverable Resources, link</w:t>
            </w:r>
            <w:r w:rsidR="00A717F3">
              <w:t xml:space="preserve"> </w:t>
            </w:r>
            <w:r>
              <w:t>list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E5D44BB" w14:textId="77777777" w:rsidR="00FE7B6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A717F3">
              <w:t>oic.wk.res</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B228B75" w14:textId="77777777" w:rsidR="00FE7B6E" w:rsidRDefault="00FE7B6E">
            <w:pPr>
              <w:pStyle w:val="PARAGRAPH"/>
              <w:cnfStyle w:val="000000000000" w:firstRow="0" w:lastRow="0" w:firstColumn="0" w:lastColumn="0" w:oddVBand="0" w:evenVBand="0" w:oddHBand="0" w:evenHBand="0" w:firstRowFirstColumn="0" w:firstRowLastColumn="0" w:lastRowFirstColumn="0" w:lastRowLastColumn="0"/>
            </w:pPr>
            <w:r>
              <w:t>D.</w:t>
            </w:r>
            <w:r w:rsidR="00504C2C">
              <w:t>9</w:t>
            </w:r>
          </w:p>
        </w:tc>
      </w:tr>
      <w:tr w:rsidR="0044025A" w14:paraId="33240891"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945D778" w14:textId="77777777" w:rsidR="0044025A" w:rsidRDefault="0044025A">
            <w:pPr>
              <w:pStyle w:val="PARAGRAPH"/>
            </w:pPr>
            <w:r>
              <w:t>Icon</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76807F7" w14:textId="77777777" w:rsidR="0044025A" w:rsidRDefault="0015284C">
            <w:pPr>
              <w:pStyle w:val="PARAGRAPH"/>
              <w:cnfStyle w:val="000000100000" w:firstRow="0" w:lastRow="0" w:firstColumn="0" w:lastColumn="0" w:oddVBand="0" w:evenVBand="0" w:oddHBand="1" w:evenHBand="0" w:firstRowFirstColumn="0" w:firstRowLastColumn="0" w:lastRowFirstColumn="0" w:lastRowLastColumn="0"/>
            </w:pPr>
            <w:r>
              <w:t>“</w:t>
            </w:r>
            <w:r w:rsidR="0044025A">
              <w:t>oic.r.icon</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D063B77" w14:textId="77777777" w:rsidR="0044025A" w:rsidRDefault="007A389B">
            <w:pPr>
              <w:pStyle w:val="PARAGRAPH"/>
              <w:cnfStyle w:val="000000100000" w:firstRow="0" w:lastRow="0" w:firstColumn="0" w:lastColumn="0" w:oddVBand="0" w:evenVBand="0" w:oddHBand="1" w:evenHBand="0" w:firstRowFirstColumn="0" w:firstRowLastColumn="0" w:lastRowFirstColumn="0" w:lastRowLastColumn="0"/>
            </w:pPr>
            <w:r>
              <w:t>D.1</w:t>
            </w:r>
            <w:r w:rsidR="00504C2C">
              <w:t>4</w:t>
            </w:r>
          </w:p>
        </w:tc>
      </w:tr>
      <w:tr w:rsidR="00DF157C" w14:paraId="75D8A67D"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8696F55" w14:textId="77777777" w:rsidR="00DF157C" w:rsidRDefault="00DF157C">
            <w:pPr>
              <w:pStyle w:val="PARAGRAPH"/>
            </w:pPr>
            <w:r>
              <w:t>Introspection</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FE0BC63" w14:textId="77777777" w:rsidR="00DF157C"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DF157C">
              <w:t>oic.wk.introspection</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BA7F7C1" w14:textId="77777777" w:rsidR="00DF157C" w:rsidRDefault="00DF157C" w:rsidP="007A389B">
            <w:pPr>
              <w:pStyle w:val="PARAGRAPH"/>
              <w:cnfStyle w:val="000000000000" w:firstRow="0" w:lastRow="0" w:firstColumn="0" w:lastColumn="0" w:oddVBand="0" w:evenVBand="0" w:oddHBand="0" w:evenHBand="0" w:firstRowFirstColumn="0" w:firstRowLastColumn="0" w:lastRowFirstColumn="0" w:lastRowLastColumn="0"/>
            </w:pPr>
            <w:r>
              <w:t>D.1</w:t>
            </w:r>
            <w:r w:rsidR="00504C2C">
              <w:t>5</w:t>
            </w:r>
          </w:p>
        </w:tc>
      </w:tr>
      <w:tr w:rsidR="00F466CE" w14:paraId="5183A7CF"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3780186" w14:textId="77777777" w:rsidR="00F466CE" w:rsidRDefault="00F466CE">
            <w:pPr>
              <w:pStyle w:val="PARAGRAPH"/>
            </w:pPr>
            <w:r>
              <w:t>Maintenance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DDF2BBF" w14:textId="77777777" w:rsidR="00F466CE" w:rsidRDefault="0015284C">
            <w:pPr>
              <w:pStyle w:val="PARAGRAPH"/>
              <w:cnfStyle w:val="000000100000" w:firstRow="0" w:lastRow="0" w:firstColumn="0" w:lastColumn="0" w:oddVBand="0" w:evenVBand="0" w:oddHBand="1" w:evenHBand="0" w:firstRowFirstColumn="0" w:firstRowLastColumn="0" w:lastRowFirstColumn="0" w:lastRowLastColumn="0"/>
            </w:pPr>
            <w:r>
              <w:t>“</w:t>
            </w:r>
            <w:r w:rsidR="00F466CE">
              <w:t>oic.wk.mnt</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9E35D2" w14:textId="77777777" w:rsidR="00F466CE" w:rsidRDefault="006C6D7B">
            <w:pPr>
              <w:pStyle w:val="PARAGRAPH"/>
              <w:cnfStyle w:val="000000100000" w:firstRow="0" w:lastRow="0" w:firstColumn="0" w:lastColumn="0" w:oddVBand="0" w:evenVBand="0" w:oddHBand="1" w:evenHBand="0" w:firstRowFirstColumn="0" w:firstRowLastColumn="0" w:lastRowFirstColumn="0" w:lastRowLastColumn="0"/>
            </w:pPr>
            <w:r>
              <w:t>D.</w:t>
            </w:r>
            <w:r w:rsidR="00FE7B6E">
              <w:t>6</w:t>
            </w:r>
          </w:p>
        </w:tc>
      </w:tr>
      <w:tr w:rsidR="00F466CE" w14:paraId="524635AF"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2C9870B" w14:textId="77777777" w:rsidR="00F466CE" w:rsidRDefault="00553A59">
            <w:pPr>
              <w:pStyle w:val="PARAGRAPH"/>
            </w:pPr>
            <w:r>
              <w:t>Platform</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84E787A" w14:textId="77777777" w:rsidR="00F466C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553A59">
              <w:t>oic.wk.p</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570C51A" w14:textId="77777777" w:rsidR="00F466CE" w:rsidRDefault="00553A59">
            <w:pPr>
              <w:pStyle w:val="PARAGRAPH"/>
              <w:cnfStyle w:val="000000000000" w:firstRow="0" w:lastRow="0" w:firstColumn="0" w:lastColumn="0" w:oddVBand="0" w:evenVBand="0" w:oddHBand="0" w:evenHBand="0" w:firstRowFirstColumn="0" w:firstRowLastColumn="0" w:lastRowFirstColumn="0" w:lastRowLastColumn="0"/>
            </w:pPr>
            <w:r>
              <w:t>D.</w:t>
            </w:r>
            <w:r w:rsidR="00FE7B6E">
              <w:t>7</w:t>
            </w:r>
          </w:p>
        </w:tc>
      </w:tr>
      <w:tr w:rsidR="00553A59" w14:paraId="6A9E914D"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A86601A" w14:textId="77777777" w:rsidR="00553A59" w:rsidRDefault="00553A59" w:rsidP="00553A59">
            <w:pPr>
              <w:pStyle w:val="PARAGRAPH"/>
            </w:pPr>
            <w:r>
              <w:t>Resource Directory</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021A401" w14:textId="77777777" w:rsidR="00553A59" w:rsidRDefault="0015284C" w:rsidP="00553A59">
            <w:pPr>
              <w:pStyle w:val="PARAGRAPH"/>
              <w:cnfStyle w:val="000000100000" w:firstRow="0" w:lastRow="0" w:firstColumn="0" w:lastColumn="0" w:oddVBand="0" w:evenVBand="0" w:oddHBand="1" w:evenHBand="0" w:firstRowFirstColumn="0" w:firstRowLastColumn="0" w:lastRowFirstColumn="0" w:lastRowLastColumn="0"/>
            </w:pPr>
            <w:r>
              <w:t>“</w:t>
            </w:r>
            <w:r w:rsidR="00553A59">
              <w:t>oic.wk.rd</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59D9D0B" w14:textId="77777777" w:rsidR="00553A59" w:rsidRDefault="00553A59" w:rsidP="00553A59">
            <w:pPr>
              <w:pStyle w:val="PARAGRAPH"/>
              <w:cnfStyle w:val="000000100000" w:firstRow="0" w:lastRow="0" w:firstColumn="0" w:lastColumn="0" w:oddVBand="0" w:evenVBand="0" w:oddHBand="1" w:evenHBand="0" w:firstRowFirstColumn="0" w:firstRowLastColumn="0" w:lastRowFirstColumn="0" w:lastRowLastColumn="0"/>
            </w:pPr>
            <w:r>
              <w:t>D.</w:t>
            </w:r>
            <w:r w:rsidR="00A610E4">
              <w:t>1</w:t>
            </w:r>
            <w:r w:rsidR="00504C2C">
              <w:t>3</w:t>
            </w:r>
          </w:p>
        </w:tc>
      </w:tr>
      <w:tr w:rsidR="00F466CE" w14:paraId="778F301A"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0391CCC" w14:textId="77777777" w:rsidR="00F466CE" w:rsidRDefault="00553A59">
            <w:pPr>
              <w:pStyle w:val="PARAGRAPH"/>
            </w:pPr>
            <w:r>
              <w:t>Scenes (Top Level)</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A12B88C" w14:textId="77777777" w:rsidR="00F466C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553A59">
              <w:t>oic.wk.</w:t>
            </w:r>
            <w:r w:rsidR="00553A59" w:rsidRPr="00553A59">
              <w:t>scene</w:t>
            </w:r>
            <w:r w:rsidR="00B67AD4">
              <w:t>l</w:t>
            </w:r>
            <w:r w:rsidR="00553A59" w:rsidRPr="00553A59">
              <w:t>ist</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B3E7EB2" w14:textId="77777777" w:rsidR="00F466CE" w:rsidRDefault="00553A59">
            <w:pPr>
              <w:pStyle w:val="PARAGRAPH"/>
              <w:cnfStyle w:val="000000000000" w:firstRow="0" w:lastRow="0" w:firstColumn="0" w:lastColumn="0" w:oddVBand="0" w:evenVBand="0" w:oddHBand="0" w:evenHBand="0" w:firstRowFirstColumn="0" w:firstRowLastColumn="0" w:lastRowFirstColumn="0" w:lastRowLastColumn="0"/>
            </w:pPr>
            <w:r>
              <w:t>D.</w:t>
            </w:r>
            <w:r w:rsidR="00FE7B6E">
              <w:t>1</w:t>
            </w:r>
            <w:r w:rsidR="00504C2C">
              <w:t>0</w:t>
            </w:r>
          </w:p>
        </w:tc>
      </w:tr>
      <w:tr w:rsidR="00F466CE" w14:paraId="6AE13C0E" w14:textId="77777777" w:rsidTr="0042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B35538D" w14:textId="77777777" w:rsidR="00F466CE" w:rsidRDefault="00553A59">
            <w:pPr>
              <w:pStyle w:val="PARAGRAPH"/>
            </w:pPr>
            <w:r>
              <w:t>Scenes Collections</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7D316AC" w14:textId="77777777" w:rsidR="00F466CE" w:rsidRDefault="0015284C">
            <w:pPr>
              <w:pStyle w:val="PARAGRAPH"/>
              <w:cnfStyle w:val="000000100000" w:firstRow="0" w:lastRow="0" w:firstColumn="0" w:lastColumn="0" w:oddVBand="0" w:evenVBand="0" w:oddHBand="1" w:evenHBand="0" w:firstRowFirstColumn="0" w:firstRowLastColumn="0" w:lastRowFirstColumn="0" w:lastRowLastColumn="0"/>
            </w:pPr>
            <w:r>
              <w:t>“</w:t>
            </w:r>
            <w:r w:rsidR="00553A59">
              <w:t>oic.wk.scene</w:t>
            </w:r>
            <w:r w:rsidR="00B67AD4">
              <w:t>c</w:t>
            </w:r>
            <w:r w:rsidR="00553A59">
              <w:t>ollection</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819A524" w14:textId="77777777" w:rsidR="00F466CE" w:rsidRDefault="00553A59">
            <w:pPr>
              <w:pStyle w:val="PARAGRAPH"/>
              <w:cnfStyle w:val="000000100000" w:firstRow="0" w:lastRow="0" w:firstColumn="0" w:lastColumn="0" w:oddVBand="0" w:evenVBand="0" w:oddHBand="1" w:evenHBand="0" w:firstRowFirstColumn="0" w:firstRowLastColumn="0" w:lastRowFirstColumn="0" w:lastRowLastColumn="0"/>
            </w:pPr>
            <w:r>
              <w:t>D.</w:t>
            </w:r>
            <w:r w:rsidR="00A610E4">
              <w:t>1</w:t>
            </w:r>
            <w:r w:rsidR="00504C2C">
              <w:t>1</w:t>
            </w:r>
          </w:p>
        </w:tc>
      </w:tr>
      <w:tr w:rsidR="00F466CE" w14:paraId="291C4455" w14:textId="77777777" w:rsidTr="0042511C">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DC9C717" w14:textId="77777777" w:rsidR="00F466CE" w:rsidRDefault="00553A59">
            <w:pPr>
              <w:pStyle w:val="PARAGRAPH"/>
            </w:pPr>
            <w:r>
              <w:t>Scenes Member</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E7ADAD" w14:textId="77777777" w:rsidR="00F466CE" w:rsidRDefault="0015284C">
            <w:pPr>
              <w:pStyle w:val="PARAGRAPH"/>
              <w:cnfStyle w:val="000000000000" w:firstRow="0" w:lastRow="0" w:firstColumn="0" w:lastColumn="0" w:oddVBand="0" w:evenVBand="0" w:oddHBand="0" w:evenHBand="0" w:firstRowFirstColumn="0" w:firstRowLastColumn="0" w:lastRowFirstColumn="0" w:lastRowLastColumn="0"/>
            </w:pPr>
            <w:r>
              <w:t>“</w:t>
            </w:r>
            <w:r w:rsidR="00E961F4" w:rsidRPr="00E961F4">
              <w:t>oic.</w:t>
            </w:r>
            <w:r w:rsidR="006E09D7">
              <w:t>wk.scene</w:t>
            </w:r>
            <w:r w:rsidR="00B67AD4">
              <w:t>m</w:t>
            </w:r>
            <w:r w:rsidR="006E09D7">
              <w:t>ember</w:t>
            </w:r>
            <w:r>
              <w:t>”</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FE8409" w14:textId="77777777" w:rsidR="00F466CE" w:rsidRDefault="00553A59">
            <w:pPr>
              <w:pStyle w:val="PARAGRAPH"/>
              <w:cnfStyle w:val="000000000000" w:firstRow="0" w:lastRow="0" w:firstColumn="0" w:lastColumn="0" w:oddVBand="0" w:evenVBand="0" w:oddHBand="0" w:evenHBand="0" w:firstRowFirstColumn="0" w:firstRowLastColumn="0" w:lastRowFirstColumn="0" w:lastRowLastColumn="0"/>
            </w:pPr>
            <w:r>
              <w:t>D.</w:t>
            </w:r>
            <w:r w:rsidR="00A610E4">
              <w:t>1</w:t>
            </w:r>
            <w:r w:rsidR="00504C2C">
              <w:t>2</w:t>
            </w:r>
          </w:p>
        </w:tc>
      </w:tr>
    </w:tbl>
    <w:p w14:paraId="3C763C7B" w14:textId="77777777" w:rsidR="00E520F2" w:rsidRDefault="00731819">
      <w:pPr>
        <w:pStyle w:val="ANNEX-heading1"/>
      </w:pPr>
      <w:bookmarkStart w:id="15195" w:name="_Toc509367276"/>
      <w:r>
        <w:lastRenderedPageBreak/>
        <w:t>OCF Collection</w:t>
      </w:r>
      <w:bookmarkEnd w:id="15195"/>
    </w:p>
    <w:p w14:paraId="1EFB1F17" w14:textId="77777777" w:rsidR="00E520F2" w:rsidRDefault="00731819">
      <w:pPr>
        <w:pStyle w:val="ANNEX-heading2"/>
      </w:pPr>
      <w:bookmarkStart w:id="15196" w:name="_Toc509367277"/>
      <w:r>
        <w:t>Introduction</w:t>
      </w:r>
      <w:bookmarkEnd w:id="15196"/>
    </w:p>
    <w:p w14:paraId="22E4781E" w14:textId="77777777" w:rsidR="00E520F2" w:rsidRDefault="00731819">
      <w:r>
        <w:t xml:space="preserve">OCF Collection Resource Type contains properties and links. The oic.if.baseline interface exposes a representation of the links and the properties of the collection resource itself </w:t>
      </w:r>
    </w:p>
    <w:p w14:paraId="31E0EAAB" w14:textId="77777777" w:rsidR="00E520F2" w:rsidRDefault="00731819">
      <w:pPr>
        <w:pStyle w:val="ANNEX-heading2"/>
      </w:pPr>
      <w:bookmarkStart w:id="15197" w:name="_Toc509367278"/>
      <w:r>
        <w:t>Example URI</w:t>
      </w:r>
      <w:bookmarkEnd w:id="15197"/>
    </w:p>
    <w:p w14:paraId="1C977ECF" w14:textId="77777777" w:rsidR="00E520F2" w:rsidRDefault="00731819">
      <w:r>
        <w:t>/CollectionBaselineInterfaceURI</w:t>
      </w:r>
    </w:p>
    <w:p w14:paraId="7AE8991F" w14:textId="77777777" w:rsidR="00E520F2" w:rsidRDefault="00731819">
      <w:pPr>
        <w:pStyle w:val="ANNEX-heading2"/>
      </w:pPr>
      <w:bookmarkStart w:id="15198" w:name="_Toc509367279"/>
      <w:r>
        <w:t>Resource Type</w:t>
      </w:r>
      <w:bookmarkEnd w:id="15198"/>
    </w:p>
    <w:p w14:paraId="484736DE" w14:textId="77777777" w:rsidR="00E520F2" w:rsidRDefault="00731819">
      <w:r>
        <w:t>The resource type (</w:t>
      </w:r>
      <w:proofErr w:type="gramStart"/>
      <w:r>
        <w:t>rt</w:t>
      </w:r>
      <w:proofErr w:type="gramEnd"/>
      <w:r>
        <w:t>) is defined as: oic.wk.col.</w:t>
      </w:r>
    </w:p>
    <w:p w14:paraId="6F10BF2F" w14:textId="77777777" w:rsidR="00E520F2" w:rsidRDefault="00731819">
      <w:pPr>
        <w:pStyle w:val="ANNEX-heading2"/>
      </w:pPr>
      <w:bookmarkStart w:id="15199" w:name="_Toc509367280"/>
      <w:r>
        <w:t>RAML Definition</w:t>
      </w:r>
      <w:bookmarkEnd w:id="15199"/>
    </w:p>
    <w:p w14:paraId="7083546C" w14:textId="77777777" w:rsidR="00E520F2" w:rsidRDefault="00731819">
      <w:pPr>
        <w:pStyle w:val="CODE-GREEN"/>
      </w:pPr>
      <w:r>
        <w:t>#%RAML 0.8</w:t>
      </w:r>
    </w:p>
    <w:p w14:paraId="794AB83B" w14:textId="77777777" w:rsidR="00E520F2" w:rsidRDefault="00731819">
      <w:pPr>
        <w:pStyle w:val="CODE-YELLOW"/>
      </w:pPr>
      <w:r>
        <w:t xml:space="preserve">title: </w:t>
      </w:r>
      <w:r>
        <w:rPr>
          <w:i/>
        </w:rPr>
        <w:t>Collections</w:t>
      </w:r>
    </w:p>
    <w:p w14:paraId="428A9928" w14:textId="77777777" w:rsidR="00E520F2" w:rsidRDefault="00731819">
      <w:pPr>
        <w:pStyle w:val="CODE-YELLOW"/>
      </w:pPr>
      <w:r>
        <w:t xml:space="preserve">version: </w:t>
      </w:r>
      <w:r>
        <w:rPr>
          <w:i/>
        </w:rPr>
        <w:t>1.0</w:t>
      </w:r>
    </w:p>
    <w:p w14:paraId="5A2278C2" w14:textId="77777777" w:rsidR="00E520F2" w:rsidRDefault="00731819">
      <w:pPr>
        <w:pStyle w:val="CODE-AQUA"/>
      </w:pPr>
      <w:r>
        <w:t>traits:</w:t>
      </w:r>
    </w:p>
    <w:p w14:paraId="777F9386" w14:textId="77777777" w:rsidR="00E520F2" w:rsidRDefault="00731819">
      <w:pPr>
        <w:pStyle w:val="CODE-AQUA"/>
      </w:pPr>
      <w:r>
        <w:t xml:space="preserve"> - interface-ll :</w:t>
      </w:r>
    </w:p>
    <w:p w14:paraId="744B6ED7" w14:textId="77777777" w:rsidR="00E520F2" w:rsidRDefault="00731819">
      <w:pPr>
        <w:pStyle w:val="CODE-AQUA"/>
      </w:pPr>
      <w:r>
        <w:t xml:space="preserve">     queryParameters: </w:t>
      </w:r>
    </w:p>
    <w:p w14:paraId="0CE8355B" w14:textId="77777777" w:rsidR="00E520F2" w:rsidRDefault="00731819">
      <w:pPr>
        <w:pStyle w:val="CODE-BLUE"/>
      </w:pPr>
      <w:r>
        <w:t xml:space="preserve">       if:</w:t>
      </w:r>
    </w:p>
    <w:p w14:paraId="4353924A" w14:textId="77777777" w:rsidR="00E520F2" w:rsidRDefault="00731819">
      <w:pPr>
        <w:pStyle w:val="CODE-BLUE"/>
      </w:pPr>
      <w:r>
        <w:t xml:space="preserve">         enum: ["oic.if.ll"]</w:t>
      </w:r>
    </w:p>
    <w:p w14:paraId="781FFD7E" w14:textId="77777777" w:rsidR="00E520F2" w:rsidRDefault="00731819">
      <w:pPr>
        <w:pStyle w:val="CODE-AQUA"/>
      </w:pPr>
      <w:r>
        <w:t xml:space="preserve"> - interface-b :</w:t>
      </w:r>
    </w:p>
    <w:p w14:paraId="7E4CB817" w14:textId="77777777" w:rsidR="00E520F2" w:rsidRDefault="00731819">
      <w:pPr>
        <w:pStyle w:val="CODE-AQUA"/>
      </w:pPr>
      <w:r>
        <w:t xml:space="preserve">     queryParameters: </w:t>
      </w:r>
    </w:p>
    <w:p w14:paraId="603F4B28" w14:textId="77777777" w:rsidR="00E520F2" w:rsidRDefault="00731819">
      <w:pPr>
        <w:pStyle w:val="CODE-BLUE"/>
      </w:pPr>
      <w:r>
        <w:t xml:space="preserve">       if:</w:t>
      </w:r>
    </w:p>
    <w:p w14:paraId="773320A9" w14:textId="77777777" w:rsidR="00E520F2" w:rsidRDefault="00731819">
      <w:pPr>
        <w:pStyle w:val="CODE-BLUE"/>
      </w:pPr>
      <w:r>
        <w:t xml:space="preserve">         enum: ["oic.if.b"]</w:t>
      </w:r>
    </w:p>
    <w:p w14:paraId="7F78D925" w14:textId="77777777" w:rsidR="00E520F2" w:rsidRDefault="00731819">
      <w:pPr>
        <w:pStyle w:val="CODE-AQUA"/>
      </w:pPr>
      <w:r>
        <w:t xml:space="preserve"> - interface-baseline :</w:t>
      </w:r>
    </w:p>
    <w:p w14:paraId="5A2F540E" w14:textId="77777777" w:rsidR="00E520F2" w:rsidRDefault="00731819">
      <w:pPr>
        <w:pStyle w:val="CODE-AQUA"/>
      </w:pPr>
      <w:r>
        <w:t xml:space="preserve">     queryParameters: </w:t>
      </w:r>
    </w:p>
    <w:p w14:paraId="64B8816A" w14:textId="77777777" w:rsidR="00E520F2" w:rsidRDefault="00731819">
      <w:pPr>
        <w:pStyle w:val="CODE-BLUE"/>
      </w:pPr>
      <w:r>
        <w:t xml:space="preserve">       if:</w:t>
      </w:r>
    </w:p>
    <w:p w14:paraId="1549A1AB" w14:textId="77777777" w:rsidR="00E520F2" w:rsidRDefault="00731819">
      <w:pPr>
        <w:pStyle w:val="CODE-BLUE"/>
      </w:pPr>
      <w:r>
        <w:t xml:space="preserve">         enum: ["oic.if.baseline"]</w:t>
      </w:r>
    </w:p>
    <w:p w14:paraId="44CBCEA6" w14:textId="77777777" w:rsidR="00E520F2" w:rsidRDefault="00731819">
      <w:pPr>
        <w:pStyle w:val="CODE-AQUA"/>
      </w:pPr>
      <w:r>
        <w:t xml:space="preserve"> - interface-all :</w:t>
      </w:r>
    </w:p>
    <w:p w14:paraId="59C3929D" w14:textId="77777777" w:rsidR="00E520F2" w:rsidRDefault="00731819">
      <w:pPr>
        <w:pStyle w:val="CODE-AQUA"/>
      </w:pPr>
      <w:r>
        <w:t xml:space="preserve">     queryParameters: </w:t>
      </w:r>
    </w:p>
    <w:p w14:paraId="3EDC88D9" w14:textId="77777777" w:rsidR="00E520F2" w:rsidRDefault="00731819">
      <w:pPr>
        <w:pStyle w:val="CODE-BLUE"/>
      </w:pPr>
      <w:r>
        <w:t xml:space="preserve">       if:</w:t>
      </w:r>
    </w:p>
    <w:p w14:paraId="2D7AB151" w14:textId="77777777" w:rsidR="00E520F2" w:rsidRDefault="00731819">
      <w:pPr>
        <w:pStyle w:val="CODE-BLUE"/>
      </w:pPr>
      <w:r>
        <w:t xml:space="preserve">         enum: ["oic.if.ll", "oic.if.baseline", "oic.if.b"]</w:t>
      </w:r>
    </w:p>
    <w:p w14:paraId="56F14B03" w14:textId="77777777" w:rsidR="00E520F2" w:rsidRDefault="00E520F2"/>
    <w:p w14:paraId="01D7A316" w14:textId="77777777" w:rsidR="00E520F2" w:rsidRDefault="00731819">
      <w:pPr>
        <w:pStyle w:val="CODE-BLUE"/>
      </w:pPr>
      <w:r>
        <w:t>/CollectionBaselineInterfaceURI:</w:t>
      </w:r>
    </w:p>
    <w:p w14:paraId="4898332C" w14:textId="77777777" w:rsidR="00E520F2" w:rsidRDefault="00731819">
      <w:pPr>
        <w:pStyle w:val="CODE-YELLOW"/>
      </w:pPr>
      <w:r>
        <w:t xml:space="preserve">  description: |</w:t>
      </w:r>
    </w:p>
    <w:p w14:paraId="11EFF0F6" w14:textId="77777777" w:rsidR="00E520F2" w:rsidRDefault="00731819">
      <w:pPr>
        <w:pStyle w:val="CODE-YELLOW"/>
      </w:pPr>
      <w:r>
        <w:t xml:space="preserve">    OCF Collection Resource Type contains properties and links.</w:t>
      </w:r>
      <w:r>
        <w:br/>
        <w:t xml:space="preserve">    The oic.if.baseline interface exposes a representation of</w:t>
      </w:r>
      <w:r>
        <w:br/>
        <w:t xml:space="preserve">    the links and the properties of the collection resource itself</w:t>
      </w:r>
      <w:r>
        <w:br/>
      </w:r>
    </w:p>
    <w:p w14:paraId="3CFBCCE8" w14:textId="77777777" w:rsidR="00E520F2" w:rsidRDefault="00731819">
      <w:pPr>
        <w:pStyle w:val="CODE-BLUE"/>
      </w:pPr>
      <w:r>
        <w:t xml:space="preserve">  is : ['interface-baseline']</w:t>
      </w:r>
    </w:p>
    <w:p w14:paraId="22F0BB52" w14:textId="77777777" w:rsidR="00E520F2" w:rsidRDefault="00731819">
      <w:pPr>
        <w:pStyle w:val="CODE-AQUA"/>
      </w:pPr>
      <w:r>
        <w:t xml:space="preserve">  get:</w:t>
      </w:r>
    </w:p>
    <w:p w14:paraId="084F06DE" w14:textId="77777777" w:rsidR="00E520F2" w:rsidRDefault="00731819">
      <w:pPr>
        <w:pStyle w:val="CODE-YELLOW"/>
      </w:pPr>
      <w:r>
        <w:t xml:space="preserve">    description: |</w:t>
      </w:r>
    </w:p>
    <w:p w14:paraId="5AC73077" w14:textId="77777777" w:rsidR="00E520F2" w:rsidRDefault="00731819">
      <w:pPr>
        <w:pStyle w:val="CODE-YELLOW"/>
      </w:pPr>
      <w:r>
        <w:t xml:space="preserve">      Retrieve on Baseline Interface</w:t>
      </w:r>
      <w:r>
        <w:br/>
      </w:r>
    </w:p>
    <w:p w14:paraId="269B1974" w14:textId="77777777" w:rsidR="00E520F2" w:rsidRDefault="00731819">
      <w:pPr>
        <w:pStyle w:val="CODE-AQUA"/>
      </w:pPr>
      <w:r>
        <w:t xml:space="preserve">    responses :</w:t>
      </w:r>
    </w:p>
    <w:p w14:paraId="272C30EA" w14:textId="77777777" w:rsidR="00E520F2" w:rsidRDefault="00731819">
      <w:pPr>
        <w:pStyle w:val="CODE-BLUE"/>
      </w:pPr>
      <w:r>
        <w:t xml:space="preserve">      200:</w:t>
      </w:r>
    </w:p>
    <w:p w14:paraId="655D3634" w14:textId="77777777" w:rsidR="00E520F2" w:rsidRDefault="00731819">
      <w:pPr>
        <w:pStyle w:val="CODE-AQUA"/>
      </w:pPr>
      <w:r>
        <w:t xml:space="preserve">        body:</w:t>
      </w:r>
    </w:p>
    <w:p w14:paraId="43F567BF" w14:textId="77777777" w:rsidR="00E520F2" w:rsidRDefault="00731819">
      <w:pPr>
        <w:pStyle w:val="CODE-AQUA"/>
      </w:pPr>
      <w:r>
        <w:t xml:space="preserve">          application/json:</w:t>
      </w:r>
    </w:p>
    <w:p w14:paraId="3899D1B8" w14:textId="77777777" w:rsidR="00E520F2" w:rsidRDefault="00731819">
      <w:pPr>
        <w:pStyle w:val="CODE-GREY"/>
      </w:pPr>
      <w:r>
        <w:t xml:space="preserve">            schema</w:t>
      </w:r>
      <w:r>
        <w:rPr>
          <w:rStyle w:val="CODEGREYC"/>
        </w:rPr>
        <w:t>: |</w:t>
      </w:r>
    </w:p>
    <w:p w14:paraId="000F56B1" w14:textId="77777777" w:rsidR="00E520F2" w:rsidRDefault="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r>
      <w:r>
        <w:lastRenderedPageBreak/>
        <w:t xml:space="preserve">                  "title": "Collection",</w:t>
      </w:r>
      <w:r>
        <w:br/>
        <w:t xml:space="preserve">                  "definitions": {</w:t>
      </w:r>
      <w:r>
        <w:br/>
        <w:t xml:space="preserve">              </w:t>
      </w:r>
      <w:r>
        <w:tab/>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"#/definitions/uuid",</w:t>
      </w:r>
      <w:r>
        <w:br/>
        <w:t xml:space="preserve">                            "description": "The device ID"</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r>
      <w:r>
        <w:lastRenderedPageBreak/>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br/>
        <w:t xml:space="preserve">                      },</w:t>
      </w:r>
      <w:r>
        <w:br/>
        <w:t xml:space="preserve">              </w:t>
      </w:r>
      <w:r>
        <w:tab/>
      </w:r>
      <w:r>
        <w:tab/>
        <w:t>"oic.collection.linksexpanded":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w:t>
      </w:r>
      <w:r>
        <w:tab/>
      </w:r>
      <w:r>
        <w:tab/>
      </w:r>
      <w:r>
        <w:tab/>
      </w:r>
      <w:r>
        <w:tab/>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r>
      <w:r>
        <w:lastRenderedPageBreak/>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  </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"description": "Format pattern according to IETF RFC 4122.",</w:t>
      </w:r>
      <w:r>
        <w:br/>
        <w:t xml:space="preserve">                                      "type": "string",</w:t>
      </w:r>
      <w:r>
        <w:br/>
        <w:t xml:space="preserve">                                      "pattern": "^[a-fA-F0-9]{8}-[a-fA-F0-9]{4}-[a-fA-F0-9]{4}-[a-fA-F0-9]{4}-[a-fA-F0-9]{12}$"</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r>
      <w:r>
        <w:lastRenderedPageBreak/>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tab/>
      </w:r>
      <w:r>
        <w:tab/>
      </w:r>
      <w:r>
        <w:tab/>
      </w:r>
      <w:r>
        <w:tab/>
      </w:r>
      <w:r>
        <w:tab/>
      </w:r>
      <w:r>
        <w:br/>
        <w:t xml:space="preserve">              </w:t>
      </w:r>
      <w:r>
        <w:tab/>
      </w:r>
      <w:r>
        <w:tab/>
      </w:r>
      <w:r>
        <w:tab/>
      </w:r>
      <w:r>
        <w:tab/>
        <w:t xml:space="preserve">  }</w:t>
      </w:r>
      <w:r>
        <w:br/>
        <w:t xml:space="preserve">                              }</w:t>
      </w:r>
      <w:r>
        <w:br/>
        <w:t xml:space="preserve">                          }</w:t>
      </w:r>
      <w:r>
        <w:tab/>
      </w:r>
      <w:r>
        <w:br/>
        <w:t xml:space="preserve">                      },</w:t>
      </w:r>
      <w:r>
        <w:tab/>
      </w:r>
      <w:r>
        <w:tab/>
      </w:r>
      <w:r>
        <w:tab/>
      </w:r>
      <w:r>
        <w:br/>
        <w:t xml:space="preserve">              </w:t>
      </w:r>
      <w:r>
        <w:tab/>
      </w:r>
      <w:r>
        <w:tab/>
        <w:t>"oic.core": {</w:t>
      </w:r>
      <w:r>
        <w:br/>
        <w:t xml:space="preserve">                        "type": "object",</w:t>
      </w:r>
      <w:r>
        <w:br/>
        <w:t xml:space="preserve">                        "properties":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"readOnly": true,</w:t>
      </w:r>
      <w:r>
        <w:br/>
        <w:t xml:space="preserve">                            "description": "Resource Type of the Resource"</w:t>
      </w:r>
      <w:r>
        <w:br/>
        <w:t xml:space="preserve">              </w:t>
      </w:r>
      <w:r>
        <w:tab/>
      </w:r>
      <w:r>
        <w:tab/>
      </w:r>
      <w:r>
        <w:tab/>
        <w:t>}</w:t>
      </w:r>
      <w:r>
        <w:br/>
        <w:t xml:space="preserve">              </w:t>
      </w:r>
      <w:r>
        <w:tab/>
      </w:r>
      <w:r>
        <w:tab/>
        <w:t xml:space="preserve">  }</w:t>
      </w:r>
      <w:r>
        <w:br/>
        <w:t xml:space="preserve">                      },</w:t>
      </w:r>
      <w:r>
        <w:br/>
        <w:t xml:space="preserve">              </w:t>
      </w:r>
      <w:r>
        <w:tab/>
      </w:r>
      <w:r>
        <w:tab/>
        <w:t>"uuid": {</w:t>
      </w:r>
      <w:r>
        <w:br/>
        <w:t xml:space="preserve">                          "description": "Format pattern according to IETF RFC 4122.",</w:t>
      </w:r>
      <w:r>
        <w:br/>
        <w:t xml:space="preserve">                          "type": "string",</w:t>
      </w:r>
      <w:r>
        <w:br/>
        <w:t xml:space="preserve">                          "pattern": "^[a-fA-F0-9]{8}-[a-fA-F0-9]{4}-[a-fA-F0-9]{4}-[a-fA-F0-9]{4}-[a-fA-F0-9]{12}$"</w:t>
      </w:r>
      <w:r>
        <w:br/>
        <w:t xml:space="preserve">                      },</w:t>
      </w:r>
      <w:r>
        <w:br/>
        <w:t xml:space="preserve">              </w:t>
      </w:r>
      <w:r>
        <w:tab/>
      </w:r>
      <w:r>
        <w:tab/>
        <w:t>"oic.collection.links":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"$ref": "#/definitions/oic.oic-link"</w:t>
      </w:r>
      <w:r>
        <w:br/>
        <w:t xml:space="preserve">              </w:t>
      </w:r>
      <w:r>
        <w:tab/>
      </w:r>
      <w:r>
        <w:tab/>
      </w:r>
      <w:r>
        <w:tab/>
      </w:r>
      <w:r>
        <w:tab/>
        <w:t xml:space="preserve">  }</w:t>
      </w:r>
      <w:r>
        <w:br/>
        <w:t xml:space="preserve">                              }</w:t>
      </w:r>
      <w:r>
        <w:br/>
        <w:t xml:space="preserve">                          }</w:t>
      </w:r>
      <w:r>
        <w:br/>
        <w:t xml:space="preserve">              </w:t>
      </w:r>
      <w:r>
        <w:tab/>
      </w:r>
      <w:r>
        <w:tab/>
        <w:t>},</w:t>
      </w:r>
      <w:r>
        <w:br/>
        <w:t xml:space="preserve">                      "oic.collection.properties": {</w:t>
      </w:r>
      <w:r>
        <w:br/>
      </w:r>
      <w:r>
        <w:lastRenderedPageBreak/>
        <w:t xml:space="preserve">                          "type": "object",</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w:t>
      </w:r>
      <w:r>
        <w:tab/>
      </w:r>
      <w:r>
        <w:tab/>
      </w:r>
      <w:r>
        <w:tab/>
      </w:r>
      <w:r>
        <w:tab/>
        <w:t xml:space="preserve">  "description": "The list of allowable resource types (for Target and anchors) in links included in the collection"</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"#/definitions/oic.collection.properties"},</w:t>
      </w:r>
      <w:r>
        <w:br/>
        <w:t xml:space="preserve">              </w:t>
      </w:r>
      <w:r>
        <w:tab/>
      </w:r>
      <w:r>
        <w:tab/>
        <w:t>{"$ref": "#/definitions/oic.collection.links"}</w:t>
      </w:r>
      <w:r>
        <w:br/>
        <w:t xml:space="preserve">                  ]</w:t>
      </w:r>
      <w:r>
        <w:br/>
        <w:t xml:space="preserve">              }</w:t>
      </w:r>
      <w:r>
        <w:br/>
      </w:r>
    </w:p>
    <w:p w14:paraId="677D656B" w14:textId="77777777" w:rsidR="00E520F2" w:rsidRDefault="00731819">
      <w:pPr>
        <w:pStyle w:val="CODE-GREY"/>
      </w:pPr>
      <w:r>
        <w:t xml:space="preserve">            example</w:t>
      </w:r>
      <w:r>
        <w:rPr>
          <w:rStyle w:val="CODEGREYC"/>
        </w:rPr>
        <w:t>: |</w:t>
      </w:r>
    </w:p>
    <w:p w14:paraId="50A89EA6" w14:textId="77777777" w:rsidR="00E520F2" w:rsidRDefault="00731819">
      <w:pPr>
        <w:pStyle w:val="CODE-BLACK"/>
      </w:pPr>
      <w:r>
        <w:t xml:space="preserve">              {</w:t>
      </w:r>
      <w:r>
        <w:br/>
        <w:t xml:space="preserve">                "rt": ["oic.wk.col"],</w:t>
      </w:r>
      <w:r>
        <w:br/>
        <w:t xml:space="preserve">                "id": "unique_example_id",</w:t>
      </w:r>
      <w:r>
        <w:br/>
        <w:t xml:space="preserve">                "rts": [ "oic.r.switch.binary", "oic.r.airflow" ],</w:t>
      </w:r>
      <w:r>
        <w:br/>
        <w:t xml:space="preserve">                "links": [</w:t>
      </w:r>
      <w:r>
        <w:br/>
        <w:t xml:space="preserve">                  {</w:t>
      </w:r>
      <w:r>
        <w:br/>
        <w:t xml:space="preserve">                    "href": "switch",</w:t>
      </w:r>
      <w:r>
        <w:br/>
        <w:t xml:space="preserve">                    "rt":   ["oic.r.switch.binary"],</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"href": "airFlow",</w:t>
      </w:r>
      <w:r>
        <w:br/>
        <w:t xml:space="preserve">                    "rt":   ["oic.r.airflow"],</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w:t>
      </w:r>
      <w:r>
        <w:br/>
      </w:r>
    </w:p>
    <w:p w14:paraId="6FDB398B" w14:textId="77777777" w:rsidR="00E520F2" w:rsidRDefault="00731819">
      <w:pPr>
        <w:pStyle w:val="CODE-AQUA"/>
      </w:pPr>
      <w:r>
        <w:t xml:space="preserve">  post:</w:t>
      </w:r>
    </w:p>
    <w:p w14:paraId="483B7146" w14:textId="77777777" w:rsidR="00E520F2" w:rsidRDefault="00731819">
      <w:pPr>
        <w:pStyle w:val="CODE-YELLOW"/>
      </w:pPr>
      <w:r>
        <w:t xml:space="preserve">    description: |</w:t>
      </w:r>
    </w:p>
    <w:p w14:paraId="2B7553F0" w14:textId="77777777" w:rsidR="00E520F2" w:rsidRDefault="00731819">
      <w:pPr>
        <w:pStyle w:val="CODE-YELLOW"/>
      </w:pPr>
      <w:r>
        <w:t xml:space="preserve">      Update on Baseline Interface</w:t>
      </w:r>
      <w:r>
        <w:br/>
      </w:r>
    </w:p>
    <w:p w14:paraId="4F21D8EE" w14:textId="77777777" w:rsidR="00E520F2" w:rsidRDefault="00731819">
      <w:pPr>
        <w:pStyle w:val="CODE-AQUA"/>
      </w:pPr>
      <w:r>
        <w:t xml:space="preserve">    body:</w:t>
      </w:r>
    </w:p>
    <w:p w14:paraId="608C0BE2" w14:textId="77777777" w:rsidR="00E520F2" w:rsidRDefault="00731819">
      <w:pPr>
        <w:pStyle w:val="CODE-AQUA"/>
      </w:pPr>
      <w:r>
        <w:t xml:space="preserve">      application/json:</w:t>
      </w:r>
    </w:p>
    <w:p w14:paraId="77B0CCBE" w14:textId="77777777" w:rsidR="00E520F2" w:rsidRDefault="00731819">
      <w:pPr>
        <w:pStyle w:val="CODE-GREY"/>
      </w:pPr>
      <w:r>
        <w:t xml:space="preserve">        schema</w:t>
      </w:r>
      <w:r>
        <w:rPr>
          <w:rStyle w:val="CODEGREYC"/>
        </w:rPr>
        <w:t>: |</w:t>
      </w:r>
    </w:p>
    <w:p w14:paraId="54AB8796" w14:textId="77777777" w:rsidR="00E520F2" w:rsidRDefault="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w:t>
      </w:r>
      <w:r>
        <w:tab/>
        <w:t xml:space="preserve">    "oic.oic-link": {</w:t>
      </w:r>
      <w:r>
        <w:br/>
        <w:t xml:space="preserve">                    "type": "object",</w:t>
      </w:r>
      <w:r>
        <w:br/>
        <w:t xml:space="preserve">                    "properties": {</w:t>
      </w:r>
      <w:r>
        <w:br/>
      </w:r>
      <w:r>
        <w:lastRenderedPageBreak/>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"#/definitions/uuid",</w:t>
      </w:r>
      <w:r>
        <w:br/>
        <w:t xml:space="preserve">                        "description": "The device ID"</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r>
      <w:r>
        <w:lastRenderedPageBreak/>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br/>
        <w:t xml:space="preserve">                  },</w:t>
      </w:r>
      <w:r>
        <w:br/>
        <w:t xml:space="preserve">          </w:t>
      </w:r>
      <w:r>
        <w:tab/>
      </w:r>
      <w:r>
        <w:tab/>
        <w:t>"oic.collection.linksexpanded":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w:t>
      </w:r>
      <w:r>
        <w:tab/>
      </w:r>
      <w:r>
        <w:tab/>
      </w:r>
      <w:r>
        <w:tab/>
      </w:r>
      <w:r>
        <w:tab/>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r>
      <w:r>
        <w:lastRenderedPageBreak/>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  </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"description": "Format pattern according to IETF RFC 4122.",</w:t>
      </w:r>
      <w:r>
        <w:br/>
        <w:t xml:space="preserve">                                  "type": "string",</w:t>
      </w:r>
      <w:r>
        <w:br/>
        <w:t xml:space="preserve">                                  "pattern": "^[a-fA-F0-9]{8}-[a-fA-F0-9]{4}-[a-fA-F0-9]{4}-[a-fA-F0-9]{4}-[a-fA-F0-9]{12}$"</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r>
      <w:r>
        <w:lastRenderedPageBreak/>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tab/>
      </w:r>
      <w:r>
        <w:tab/>
      </w:r>
      <w:r>
        <w:tab/>
      </w:r>
      <w:r>
        <w:tab/>
      </w:r>
      <w:r>
        <w:tab/>
      </w:r>
      <w:r>
        <w:br/>
        <w:t xml:space="preserve">          </w:t>
      </w:r>
      <w:r>
        <w:tab/>
      </w:r>
      <w:r>
        <w:tab/>
      </w:r>
      <w:r>
        <w:tab/>
      </w:r>
      <w:r>
        <w:tab/>
        <w:t xml:space="preserve">  }</w:t>
      </w:r>
      <w:r>
        <w:br/>
        <w:t xml:space="preserve">                          }</w:t>
      </w:r>
      <w:r>
        <w:br/>
        <w:t xml:space="preserve">                      }</w:t>
      </w:r>
      <w:r>
        <w:tab/>
      </w:r>
      <w:r>
        <w:br/>
        <w:t xml:space="preserve">                  },</w:t>
      </w:r>
      <w:r>
        <w:tab/>
      </w:r>
      <w:r>
        <w:tab/>
      </w:r>
      <w:r>
        <w:tab/>
      </w:r>
      <w:r>
        <w:br/>
        <w:t xml:space="preserve">          </w:t>
      </w:r>
      <w:r>
        <w:tab/>
      </w:r>
      <w:r>
        <w:tab/>
        <w:t>"oic.core": {</w:t>
      </w:r>
      <w:r>
        <w:br/>
        <w:t xml:space="preserve">                    "type": "object",</w:t>
      </w:r>
      <w:r>
        <w:br/>
        <w:t xml:space="preserve">                    "properties":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"readOnly": true,</w:t>
      </w:r>
      <w:r>
        <w:br/>
        <w:t xml:space="preserve">                        "description": "Resource Type of the Resource"</w:t>
      </w:r>
      <w:r>
        <w:br/>
        <w:t xml:space="preserve">          </w:t>
      </w:r>
      <w:r>
        <w:tab/>
      </w:r>
      <w:r>
        <w:tab/>
      </w:r>
      <w:r>
        <w:tab/>
        <w:t>}</w:t>
      </w:r>
      <w:r>
        <w:br/>
        <w:t xml:space="preserve">          </w:t>
      </w:r>
      <w:r>
        <w:tab/>
      </w:r>
      <w:r>
        <w:tab/>
        <w:t xml:space="preserve">  }</w:t>
      </w:r>
      <w:r>
        <w:br/>
        <w:t xml:space="preserve">                  },</w:t>
      </w:r>
      <w:r>
        <w:br/>
        <w:t xml:space="preserve">          </w:t>
      </w:r>
      <w:r>
        <w:tab/>
      </w:r>
      <w:r>
        <w:tab/>
        <w:t>"uuid": {</w:t>
      </w:r>
      <w:r>
        <w:br/>
        <w:t xml:space="preserve">                      "description": "Format pattern according to IETF RFC 4122.",</w:t>
      </w:r>
      <w:r>
        <w:br/>
        <w:t xml:space="preserve">                      "type": "string",</w:t>
      </w:r>
      <w:r>
        <w:br/>
        <w:t xml:space="preserve">                      "pattern": "^[a-fA-F0-9]{8}-[a-fA-F0-9]{4}-[a-fA-F0-9]{4}-[a-fA-F0-9]{4}-[a-fA-F0-9]{12}$"</w:t>
      </w:r>
      <w:r>
        <w:br/>
        <w:t xml:space="preserve">                  },</w:t>
      </w:r>
      <w:r>
        <w:br/>
        <w:t xml:space="preserve">          </w:t>
      </w:r>
      <w:r>
        <w:tab/>
      </w:r>
      <w:r>
        <w:tab/>
        <w:t>"oic.collection.links":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"$ref": "#/definitions/oic.oic-link"</w:t>
      </w:r>
      <w:r>
        <w:br/>
        <w:t xml:space="preserve">          </w:t>
      </w:r>
      <w:r>
        <w:tab/>
      </w:r>
      <w:r>
        <w:tab/>
      </w:r>
      <w:r>
        <w:tab/>
      </w:r>
      <w:r>
        <w:tab/>
        <w:t xml:space="preserve">  }</w:t>
      </w:r>
      <w:r>
        <w:br/>
        <w:t xml:space="preserve">                          }</w:t>
      </w:r>
      <w:r>
        <w:br/>
        <w:t xml:space="preserve">                      }</w:t>
      </w:r>
      <w:r>
        <w:br/>
        <w:t xml:space="preserve">          </w:t>
      </w:r>
      <w:r>
        <w:tab/>
      </w:r>
      <w:r>
        <w:tab/>
        <w:t>},</w:t>
      </w:r>
      <w:r>
        <w:br/>
        <w:t xml:space="preserve">                  "oic.collection.properties": {</w:t>
      </w:r>
      <w:r>
        <w:br/>
        <w:t xml:space="preserve">                      "type": "object",</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r>
      <w:r>
        <w:lastRenderedPageBreak/>
        <w:t xml:space="preserve">          </w:t>
      </w:r>
      <w:r>
        <w:tab/>
      </w:r>
      <w:r>
        <w:tab/>
      </w:r>
      <w:r>
        <w:tab/>
      </w:r>
      <w:r>
        <w:tab/>
        <w:t xml:space="preserve">  "description": "The list of allowable resource types (for Target and anchors) in links included in the collection"</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"#/definitions/oic.collection.properties"},</w:t>
      </w:r>
      <w:r>
        <w:br/>
        <w:t xml:space="preserve">          </w:t>
      </w:r>
      <w:r>
        <w:tab/>
      </w:r>
      <w:r>
        <w:tab/>
        <w:t>{"$ref": "#/definitions/oic.collection.links"}</w:t>
      </w:r>
      <w:r>
        <w:br/>
        <w:t xml:space="preserve">              ]</w:t>
      </w:r>
      <w:r>
        <w:br/>
        <w:t xml:space="preserve">          }</w:t>
      </w:r>
      <w:r>
        <w:br/>
      </w:r>
    </w:p>
    <w:p w14:paraId="537D7B5B" w14:textId="77777777" w:rsidR="00E520F2" w:rsidRDefault="00731819">
      <w:pPr>
        <w:pStyle w:val="CODE-AQUA"/>
      </w:pPr>
      <w:r>
        <w:t xml:space="preserve">    responses :</w:t>
      </w:r>
    </w:p>
    <w:p w14:paraId="0FF22130" w14:textId="77777777" w:rsidR="00E520F2" w:rsidRDefault="00731819">
      <w:pPr>
        <w:pStyle w:val="CODE-BLUE"/>
      </w:pPr>
      <w:r>
        <w:t xml:space="preserve">      200:</w:t>
      </w:r>
    </w:p>
    <w:p w14:paraId="56EFDAB8" w14:textId="77777777" w:rsidR="00E520F2" w:rsidRDefault="00731819">
      <w:pPr>
        <w:pStyle w:val="CODE-AQUA"/>
      </w:pPr>
      <w:r>
        <w:t xml:space="preserve">        body:</w:t>
      </w:r>
    </w:p>
    <w:p w14:paraId="4AA6AC18" w14:textId="77777777" w:rsidR="00E520F2" w:rsidRDefault="00731819">
      <w:pPr>
        <w:pStyle w:val="CODE-AQUA"/>
      </w:pPr>
      <w:r>
        <w:t xml:space="preserve">          application/json:</w:t>
      </w:r>
    </w:p>
    <w:p w14:paraId="7724FA18" w14:textId="77777777" w:rsidR="00E520F2" w:rsidRDefault="00731819">
      <w:pPr>
        <w:pStyle w:val="CODE-GREY"/>
      </w:pPr>
      <w:r>
        <w:t xml:space="preserve">            schema</w:t>
      </w:r>
      <w:r>
        <w:rPr>
          <w:rStyle w:val="CODEGREYC"/>
        </w:rPr>
        <w:t>: |</w:t>
      </w:r>
    </w:p>
    <w:p w14:paraId="609B61B4" w14:textId="77777777" w:rsidR="00E520F2" w:rsidRDefault="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w:t>
      </w:r>
      <w:r>
        <w:tab/>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r>
      <w:r>
        <w:lastRenderedPageBreak/>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"#/definitions/uuid",</w:t>
      </w:r>
      <w:r>
        <w:br/>
        <w:t xml:space="preserve">                            "description": "The device ID"</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r>
      <w:r>
        <w:lastRenderedPageBreak/>
        <w:t xml:space="preserve">                            }</w:t>
      </w:r>
      <w:r>
        <w:br/>
        <w:t xml:space="preserve">                          }</w:t>
      </w:r>
      <w:r>
        <w:br/>
        <w:t xml:space="preserve">                        },</w:t>
      </w:r>
      <w:r>
        <w:br/>
        <w:t xml:space="preserve">                        "required": [ "href", "rt", "if" ]</w:t>
      </w:r>
      <w:r>
        <w:br/>
        <w:t xml:space="preserve">                      },</w:t>
      </w:r>
      <w:r>
        <w:br/>
        <w:t xml:space="preserve">              </w:t>
      </w:r>
      <w:r>
        <w:tab/>
      </w:r>
      <w:r>
        <w:tab/>
        <w:t>"oic.collection.linksexpanded":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w:t>
      </w:r>
      <w:r>
        <w:tab/>
      </w:r>
      <w:r>
        <w:tab/>
      </w:r>
      <w:r>
        <w:tab/>
      </w:r>
      <w:r>
        <w:tab/>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  </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"description": "Format pattern according to IETF RFC 4122.",</w:t>
      </w:r>
      <w:r>
        <w:br/>
        <w:t xml:space="preserve">                                      "type": "string",</w:t>
      </w:r>
      <w:r>
        <w:br/>
        <w:t xml:space="preserve">                                      "pattern": "^[a-fA-F0-9]{8}-[a-fA-F0-9]{4}-[a-fA-F0-9]{4}-[a-fA-F0-9]{4}-[a-fA-F0-9]{12}$"</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r>
      <w:r>
        <w:lastRenderedPageBreak/>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tab/>
      </w:r>
      <w:r>
        <w:tab/>
      </w:r>
      <w:r>
        <w:tab/>
      </w:r>
      <w:r>
        <w:tab/>
      </w:r>
      <w:r>
        <w:tab/>
      </w:r>
      <w:r>
        <w:br/>
        <w:t xml:space="preserve">              </w:t>
      </w:r>
      <w:r>
        <w:tab/>
      </w:r>
      <w:r>
        <w:tab/>
      </w:r>
      <w:r>
        <w:tab/>
      </w:r>
      <w:r>
        <w:tab/>
        <w:t xml:space="preserve">  }</w:t>
      </w:r>
      <w:r>
        <w:br/>
        <w:t xml:space="preserve">                              }</w:t>
      </w:r>
      <w:r>
        <w:br/>
        <w:t xml:space="preserve">                          }</w:t>
      </w:r>
      <w:r>
        <w:tab/>
      </w:r>
      <w:r>
        <w:br/>
        <w:t xml:space="preserve">                      },</w:t>
      </w:r>
      <w:r>
        <w:tab/>
      </w:r>
      <w:r>
        <w:tab/>
      </w:r>
      <w:r>
        <w:tab/>
      </w:r>
      <w:r>
        <w:br/>
        <w:t xml:space="preserve">              </w:t>
      </w:r>
      <w:r>
        <w:tab/>
      </w:r>
      <w:r>
        <w:tab/>
        <w:t>"oic.core": {</w:t>
      </w:r>
      <w:r>
        <w:br/>
        <w:t xml:space="preserve">                        "type": "object",</w:t>
      </w:r>
      <w:r>
        <w:br/>
        <w:t xml:space="preserve">                        "properties": {</w:t>
      </w:r>
      <w:r>
        <w:br/>
        <w:t xml:space="preserve">                          "rt": {</w:t>
      </w:r>
      <w:r>
        <w:br/>
        <w:t xml:space="preserve">                            "type": "array",</w:t>
      </w:r>
      <w:r>
        <w:br/>
        <w:t xml:space="preserve">                            "items" : {</w:t>
      </w:r>
      <w:r>
        <w:br/>
      </w:r>
      <w:r>
        <w:lastRenderedPageBreak/>
        <w:t xml:space="preserve">                              "type" : "string",</w:t>
      </w:r>
      <w:r>
        <w:br/>
        <w:t xml:space="preserve">                              "maxLength": 64</w:t>
      </w:r>
      <w:r>
        <w:br/>
        <w:t xml:space="preserve">                            },</w:t>
      </w:r>
      <w:r>
        <w:br/>
        <w:t xml:space="preserve">                            "minItems" : 1,</w:t>
      </w:r>
      <w:r>
        <w:br/>
        <w:t xml:space="preserve">                            "readOnly": true,</w:t>
      </w:r>
      <w:r>
        <w:br/>
        <w:t xml:space="preserve">                            "description": "Resource Type of the Resource"</w:t>
      </w:r>
      <w:r>
        <w:br/>
        <w:t xml:space="preserve">              </w:t>
      </w:r>
      <w:r>
        <w:tab/>
      </w:r>
      <w:r>
        <w:tab/>
      </w:r>
      <w:r>
        <w:tab/>
        <w:t>}</w:t>
      </w:r>
      <w:r>
        <w:br/>
        <w:t xml:space="preserve">              </w:t>
      </w:r>
      <w:r>
        <w:tab/>
      </w:r>
      <w:r>
        <w:tab/>
        <w:t xml:space="preserve">  }</w:t>
      </w:r>
      <w:r>
        <w:br/>
        <w:t xml:space="preserve">                      },</w:t>
      </w:r>
      <w:r>
        <w:br/>
        <w:t xml:space="preserve">              </w:t>
      </w:r>
      <w:r>
        <w:tab/>
      </w:r>
      <w:r>
        <w:tab/>
        <w:t>"uuid": {</w:t>
      </w:r>
      <w:r>
        <w:br/>
        <w:t xml:space="preserve">                          "description": "Format pattern according to IETF RFC 4122.",</w:t>
      </w:r>
      <w:r>
        <w:br/>
        <w:t xml:space="preserve">                          "type": "string",</w:t>
      </w:r>
      <w:r>
        <w:br/>
        <w:t xml:space="preserve">                          "pattern": "^[a-fA-F0-9]{8}-[a-fA-F0-9]{4}-[a-fA-F0-9]{4}-[a-fA-F0-9]{4}-[a-fA-F0-9]{12}$"</w:t>
      </w:r>
      <w:r>
        <w:br/>
        <w:t xml:space="preserve">                      },</w:t>
      </w:r>
      <w:r>
        <w:br/>
        <w:t xml:space="preserve">              </w:t>
      </w:r>
      <w:r>
        <w:tab/>
      </w:r>
      <w:r>
        <w:tab/>
        <w:t>"oic.collection.links":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"$ref": "#/definitions/oic.oic-link"</w:t>
      </w:r>
      <w:r>
        <w:br/>
        <w:t xml:space="preserve">              </w:t>
      </w:r>
      <w:r>
        <w:tab/>
      </w:r>
      <w:r>
        <w:tab/>
      </w:r>
      <w:r>
        <w:tab/>
      </w:r>
      <w:r>
        <w:tab/>
        <w:t xml:space="preserve">  }</w:t>
      </w:r>
      <w:r>
        <w:br/>
        <w:t xml:space="preserve">                              }</w:t>
      </w:r>
      <w:r>
        <w:br/>
        <w:t xml:space="preserve">                          }</w:t>
      </w:r>
      <w:r>
        <w:br/>
        <w:t xml:space="preserve">              </w:t>
      </w:r>
      <w:r>
        <w:tab/>
      </w:r>
      <w:r>
        <w:tab/>
        <w:t>},</w:t>
      </w:r>
      <w:r>
        <w:br/>
        <w:t xml:space="preserve">                      "oic.collection.properties": {</w:t>
      </w:r>
      <w:r>
        <w:br/>
        <w:t xml:space="preserve">                          "type": "object",</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w:t>
      </w:r>
      <w:r>
        <w:tab/>
      </w:r>
      <w:r>
        <w:tab/>
      </w:r>
      <w:r>
        <w:tab/>
      </w:r>
      <w:r>
        <w:tab/>
        <w:t xml:space="preserve">  "description": "The list of allowable resource types (for Target and anchors) in links included in the collection"</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"#/definitions/oic.collection.properties"},</w:t>
      </w:r>
      <w:r>
        <w:br/>
        <w:t xml:space="preserve">              </w:t>
      </w:r>
      <w:r>
        <w:tab/>
      </w:r>
      <w:r>
        <w:tab/>
        <w:t>{"$ref": "#/definitions/oic.collection.links"}</w:t>
      </w:r>
      <w:r>
        <w:br/>
        <w:t xml:space="preserve">                  ]</w:t>
      </w:r>
      <w:r>
        <w:br/>
        <w:t xml:space="preserve">              }</w:t>
      </w:r>
      <w:r>
        <w:br/>
      </w:r>
    </w:p>
    <w:p w14:paraId="44002150" w14:textId="77777777" w:rsidR="00E520F2" w:rsidRDefault="00731819">
      <w:pPr>
        <w:pStyle w:val="ANNEX-heading2"/>
      </w:pPr>
      <w:bookmarkStart w:id="15200" w:name="_Toc509367281"/>
      <w:r>
        <w:t>Property Definition</w:t>
      </w:r>
      <w:bookmarkEnd w:id="15200"/>
    </w:p>
    <w:tbl>
      <w:tblPr>
        <w:tblStyle w:val="TABLE-A"/>
        <w:tblW w:w="0" w:type="auto"/>
        <w:tblLook w:val="04A0" w:firstRow="1" w:lastRow="0" w:firstColumn="1" w:lastColumn="0" w:noHBand="0" w:noVBand="1"/>
      </w:tblPr>
      <w:tblGrid>
        <w:gridCol w:w="1871"/>
        <w:gridCol w:w="1869"/>
        <w:gridCol w:w="1870"/>
        <w:gridCol w:w="1869"/>
        <w:gridCol w:w="1871"/>
      </w:tblGrid>
      <w:tr w:rsidR="00E520F2" w14:paraId="6E26B139"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540ADB9E" w14:textId="77777777" w:rsidR="00E520F2" w:rsidRDefault="00731819">
            <w:r>
              <w:t>Property name</w:t>
            </w:r>
          </w:p>
        </w:tc>
        <w:tc>
          <w:tcPr>
            <w:tcW w:w="1872" w:type="dxa"/>
          </w:tcPr>
          <w:p w14:paraId="3F982945" w14:textId="77777777" w:rsidR="00E520F2" w:rsidRDefault="00731819">
            <w:r>
              <w:t>Value type</w:t>
            </w:r>
          </w:p>
        </w:tc>
        <w:tc>
          <w:tcPr>
            <w:tcW w:w="1872" w:type="dxa"/>
          </w:tcPr>
          <w:p w14:paraId="4B7412FC" w14:textId="77777777" w:rsidR="00E520F2" w:rsidRDefault="00731819">
            <w:r>
              <w:t>Mandatory</w:t>
            </w:r>
          </w:p>
        </w:tc>
        <w:tc>
          <w:tcPr>
            <w:tcW w:w="1872" w:type="dxa"/>
          </w:tcPr>
          <w:p w14:paraId="3F091BFF" w14:textId="77777777" w:rsidR="00E520F2" w:rsidRDefault="00731819">
            <w:r>
              <w:t>Access mode</w:t>
            </w:r>
          </w:p>
        </w:tc>
        <w:tc>
          <w:tcPr>
            <w:tcW w:w="1872" w:type="dxa"/>
          </w:tcPr>
          <w:p w14:paraId="5B83E64B" w14:textId="77777777" w:rsidR="00E520F2" w:rsidRDefault="00731819">
            <w:r>
              <w:t>Description</w:t>
            </w:r>
          </w:p>
        </w:tc>
      </w:tr>
      <w:tr w:rsidR="00E520F2" w14:paraId="034AA06C" w14:textId="77777777">
        <w:tc>
          <w:tcPr>
            <w:tcW w:w="1872" w:type="dxa"/>
          </w:tcPr>
          <w:p w14:paraId="5D69B9B6" w14:textId="77777777" w:rsidR="00E520F2" w:rsidRDefault="00731819">
            <w:r>
              <w:t>rt</w:t>
            </w:r>
          </w:p>
        </w:tc>
        <w:tc>
          <w:tcPr>
            <w:tcW w:w="1872" w:type="dxa"/>
          </w:tcPr>
          <w:p w14:paraId="3C066B6F" w14:textId="77777777" w:rsidR="00E520F2" w:rsidRDefault="00731819">
            <w:r>
              <w:t>array: see schema</w:t>
            </w:r>
          </w:p>
        </w:tc>
        <w:tc>
          <w:tcPr>
            <w:tcW w:w="1872" w:type="dxa"/>
          </w:tcPr>
          <w:p w14:paraId="5D5465E0" w14:textId="77777777" w:rsidR="00E520F2" w:rsidRDefault="00731819">
            <w:r>
              <w:t>yes</w:t>
            </w:r>
          </w:p>
        </w:tc>
        <w:tc>
          <w:tcPr>
            <w:tcW w:w="1872" w:type="dxa"/>
          </w:tcPr>
          <w:p w14:paraId="09D53971" w14:textId="77777777" w:rsidR="00E520F2" w:rsidRDefault="00E520F2"/>
        </w:tc>
        <w:tc>
          <w:tcPr>
            <w:tcW w:w="1872" w:type="dxa"/>
          </w:tcPr>
          <w:p w14:paraId="54094937" w14:textId="77777777" w:rsidR="00E520F2" w:rsidRDefault="00731819">
            <w:r>
              <w:t>Resource Type of the Resource</w:t>
            </w:r>
          </w:p>
        </w:tc>
      </w:tr>
      <w:tr w:rsidR="00E520F2" w14:paraId="77092E6A" w14:textId="77777777">
        <w:tc>
          <w:tcPr>
            <w:tcW w:w="1872" w:type="dxa"/>
          </w:tcPr>
          <w:p w14:paraId="60F8EFC0" w14:textId="77777777" w:rsidR="00E520F2" w:rsidRDefault="00731819">
            <w:r>
              <w:t>di</w:t>
            </w:r>
          </w:p>
        </w:tc>
        <w:tc>
          <w:tcPr>
            <w:tcW w:w="1872" w:type="dxa"/>
          </w:tcPr>
          <w:p w14:paraId="49129283" w14:textId="77777777" w:rsidR="00E520F2" w:rsidRDefault="00731819">
            <w:r>
              <w:t>multiple types: see schema</w:t>
            </w:r>
          </w:p>
        </w:tc>
        <w:tc>
          <w:tcPr>
            <w:tcW w:w="1872" w:type="dxa"/>
          </w:tcPr>
          <w:p w14:paraId="688B7C6F" w14:textId="77777777" w:rsidR="00E520F2" w:rsidRDefault="00E520F2"/>
        </w:tc>
        <w:tc>
          <w:tcPr>
            <w:tcW w:w="1872" w:type="dxa"/>
          </w:tcPr>
          <w:p w14:paraId="4A31AE27" w14:textId="77777777" w:rsidR="00E520F2" w:rsidRDefault="00E520F2"/>
        </w:tc>
        <w:tc>
          <w:tcPr>
            <w:tcW w:w="1872" w:type="dxa"/>
          </w:tcPr>
          <w:p w14:paraId="6EF2E35C" w14:textId="77777777" w:rsidR="00E520F2" w:rsidRDefault="00E520F2"/>
        </w:tc>
      </w:tr>
      <w:tr w:rsidR="00E520F2" w14:paraId="154AC9B6" w14:textId="77777777">
        <w:tc>
          <w:tcPr>
            <w:tcW w:w="1872" w:type="dxa"/>
          </w:tcPr>
          <w:p w14:paraId="36468B39" w14:textId="77777777" w:rsidR="00E520F2" w:rsidRDefault="00731819">
            <w:r>
              <w:t>title</w:t>
            </w:r>
          </w:p>
        </w:tc>
        <w:tc>
          <w:tcPr>
            <w:tcW w:w="1872" w:type="dxa"/>
          </w:tcPr>
          <w:p w14:paraId="4B57E724" w14:textId="77777777" w:rsidR="00E520F2" w:rsidRDefault="00731819">
            <w:r>
              <w:t>string</w:t>
            </w:r>
          </w:p>
        </w:tc>
        <w:tc>
          <w:tcPr>
            <w:tcW w:w="1872" w:type="dxa"/>
          </w:tcPr>
          <w:p w14:paraId="064B3D54" w14:textId="77777777" w:rsidR="00E520F2" w:rsidRDefault="00E520F2"/>
        </w:tc>
        <w:tc>
          <w:tcPr>
            <w:tcW w:w="1872" w:type="dxa"/>
          </w:tcPr>
          <w:p w14:paraId="0F7C6C8D" w14:textId="77777777" w:rsidR="00E520F2" w:rsidRDefault="00E520F2"/>
        </w:tc>
        <w:tc>
          <w:tcPr>
            <w:tcW w:w="1872" w:type="dxa"/>
          </w:tcPr>
          <w:p w14:paraId="335D1712" w14:textId="77777777" w:rsidR="00E520F2" w:rsidRDefault="00731819">
            <w:r>
              <w:t>A title for the link relation. Can be used by the UI to provide a context.</w:t>
            </w:r>
          </w:p>
        </w:tc>
      </w:tr>
      <w:tr w:rsidR="00E520F2" w14:paraId="3CBA83C2" w14:textId="77777777">
        <w:tc>
          <w:tcPr>
            <w:tcW w:w="1872" w:type="dxa"/>
          </w:tcPr>
          <w:p w14:paraId="7128F91F" w14:textId="77777777" w:rsidR="00E520F2" w:rsidRDefault="00731819">
            <w:r>
              <w:t>eps</w:t>
            </w:r>
          </w:p>
        </w:tc>
        <w:tc>
          <w:tcPr>
            <w:tcW w:w="1872" w:type="dxa"/>
          </w:tcPr>
          <w:p w14:paraId="4BEA0855" w14:textId="77777777" w:rsidR="00E520F2" w:rsidRDefault="00731819">
            <w:r>
              <w:t>array: see schema</w:t>
            </w:r>
          </w:p>
        </w:tc>
        <w:tc>
          <w:tcPr>
            <w:tcW w:w="1872" w:type="dxa"/>
          </w:tcPr>
          <w:p w14:paraId="6C4E7846" w14:textId="77777777" w:rsidR="00E520F2" w:rsidRDefault="00E520F2"/>
        </w:tc>
        <w:tc>
          <w:tcPr>
            <w:tcW w:w="1872" w:type="dxa"/>
          </w:tcPr>
          <w:p w14:paraId="1968F5A4" w14:textId="77777777" w:rsidR="00E520F2" w:rsidRDefault="00E520F2"/>
        </w:tc>
        <w:tc>
          <w:tcPr>
            <w:tcW w:w="1872" w:type="dxa"/>
          </w:tcPr>
          <w:p w14:paraId="6AA450BE" w14:textId="77777777" w:rsidR="00E520F2" w:rsidRDefault="00731819">
            <w:r>
              <w:t>the Endpoint information of the target Resource</w:t>
            </w:r>
          </w:p>
        </w:tc>
      </w:tr>
      <w:tr w:rsidR="00E520F2" w14:paraId="13C0C3A3" w14:textId="77777777">
        <w:tc>
          <w:tcPr>
            <w:tcW w:w="1872" w:type="dxa"/>
          </w:tcPr>
          <w:p w14:paraId="5A5D712F" w14:textId="77777777" w:rsidR="00E520F2" w:rsidRDefault="00731819">
            <w:r>
              <w:lastRenderedPageBreak/>
              <w:t>pri</w:t>
            </w:r>
            <w:r>
              <w:br/>
              <w:t>(eps)</w:t>
            </w:r>
          </w:p>
        </w:tc>
        <w:tc>
          <w:tcPr>
            <w:tcW w:w="1872" w:type="dxa"/>
          </w:tcPr>
          <w:p w14:paraId="4DCBEB65" w14:textId="77777777" w:rsidR="00E520F2" w:rsidRDefault="00731819">
            <w:r>
              <w:t>integer</w:t>
            </w:r>
          </w:p>
        </w:tc>
        <w:tc>
          <w:tcPr>
            <w:tcW w:w="1872" w:type="dxa"/>
          </w:tcPr>
          <w:p w14:paraId="23125AEF" w14:textId="77777777" w:rsidR="00E520F2" w:rsidRDefault="00E520F2"/>
        </w:tc>
        <w:tc>
          <w:tcPr>
            <w:tcW w:w="1872" w:type="dxa"/>
          </w:tcPr>
          <w:p w14:paraId="1237431E" w14:textId="77777777" w:rsidR="00E520F2" w:rsidRDefault="00E520F2"/>
        </w:tc>
        <w:tc>
          <w:tcPr>
            <w:tcW w:w="1872" w:type="dxa"/>
          </w:tcPr>
          <w:p w14:paraId="6D168387" w14:textId="77777777" w:rsidR="00E520F2" w:rsidRDefault="00731819">
            <w:r>
              <w:t>The priority among multiple Endpoints</w:t>
            </w:r>
          </w:p>
        </w:tc>
      </w:tr>
      <w:tr w:rsidR="00E520F2" w14:paraId="72676247" w14:textId="77777777">
        <w:tc>
          <w:tcPr>
            <w:tcW w:w="1872" w:type="dxa"/>
          </w:tcPr>
          <w:p w14:paraId="651E05C6" w14:textId="77777777" w:rsidR="00E520F2" w:rsidRDefault="00731819">
            <w:r>
              <w:t>ep</w:t>
            </w:r>
            <w:r>
              <w:br/>
              <w:t>(eps)</w:t>
            </w:r>
          </w:p>
        </w:tc>
        <w:tc>
          <w:tcPr>
            <w:tcW w:w="1872" w:type="dxa"/>
          </w:tcPr>
          <w:p w14:paraId="4BD07AA9" w14:textId="77777777" w:rsidR="00E520F2" w:rsidRDefault="00731819">
            <w:r>
              <w:t>string</w:t>
            </w:r>
          </w:p>
        </w:tc>
        <w:tc>
          <w:tcPr>
            <w:tcW w:w="1872" w:type="dxa"/>
          </w:tcPr>
          <w:p w14:paraId="17FE774B" w14:textId="77777777" w:rsidR="00E520F2" w:rsidRDefault="00E520F2"/>
        </w:tc>
        <w:tc>
          <w:tcPr>
            <w:tcW w:w="1872" w:type="dxa"/>
          </w:tcPr>
          <w:p w14:paraId="1833402E" w14:textId="77777777" w:rsidR="00E520F2" w:rsidRDefault="00E520F2"/>
        </w:tc>
        <w:tc>
          <w:tcPr>
            <w:tcW w:w="1872" w:type="dxa"/>
          </w:tcPr>
          <w:p w14:paraId="0131E694" w14:textId="77777777" w:rsidR="00E520F2" w:rsidRDefault="00731819">
            <w:r>
              <w:t>Transport Protocol Suite + Endpoint Locator</w:t>
            </w:r>
          </w:p>
        </w:tc>
      </w:tr>
      <w:tr w:rsidR="00E520F2" w14:paraId="2A52CD35" w14:textId="77777777">
        <w:tc>
          <w:tcPr>
            <w:tcW w:w="1872" w:type="dxa"/>
          </w:tcPr>
          <w:p w14:paraId="03322593" w14:textId="77777777" w:rsidR="00E520F2" w:rsidRDefault="00731819">
            <w:r>
              <w:t>ins</w:t>
            </w:r>
          </w:p>
        </w:tc>
        <w:tc>
          <w:tcPr>
            <w:tcW w:w="1872" w:type="dxa"/>
          </w:tcPr>
          <w:p w14:paraId="35D82715" w14:textId="77777777" w:rsidR="00E520F2" w:rsidRDefault="00731819">
            <w:r>
              <w:t>integer</w:t>
            </w:r>
          </w:p>
        </w:tc>
        <w:tc>
          <w:tcPr>
            <w:tcW w:w="1872" w:type="dxa"/>
          </w:tcPr>
          <w:p w14:paraId="406030B1" w14:textId="77777777" w:rsidR="00E520F2" w:rsidRDefault="00E520F2"/>
        </w:tc>
        <w:tc>
          <w:tcPr>
            <w:tcW w:w="1872" w:type="dxa"/>
          </w:tcPr>
          <w:p w14:paraId="4538BB89" w14:textId="77777777" w:rsidR="00E520F2" w:rsidRDefault="00E520F2"/>
        </w:tc>
        <w:tc>
          <w:tcPr>
            <w:tcW w:w="1872" w:type="dxa"/>
          </w:tcPr>
          <w:p w14:paraId="2C7F4A51" w14:textId="77777777" w:rsidR="00E520F2" w:rsidRDefault="00731819">
            <w:r>
              <w:t>The instance identifier for this web link in an array of web links - used in collections</w:t>
            </w:r>
          </w:p>
        </w:tc>
      </w:tr>
      <w:tr w:rsidR="00E520F2" w14:paraId="731D47AA" w14:textId="77777777">
        <w:tc>
          <w:tcPr>
            <w:tcW w:w="1872" w:type="dxa"/>
          </w:tcPr>
          <w:p w14:paraId="4597448B" w14:textId="77777777" w:rsidR="00E520F2" w:rsidRDefault="00731819">
            <w:r>
              <w:t>p</w:t>
            </w:r>
          </w:p>
        </w:tc>
        <w:tc>
          <w:tcPr>
            <w:tcW w:w="1872" w:type="dxa"/>
          </w:tcPr>
          <w:p w14:paraId="572D5D9D" w14:textId="77777777" w:rsidR="00E520F2" w:rsidRDefault="00731819">
            <w:r>
              <w:t>object: see schema</w:t>
            </w:r>
          </w:p>
        </w:tc>
        <w:tc>
          <w:tcPr>
            <w:tcW w:w="1872" w:type="dxa"/>
          </w:tcPr>
          <w:p w14:paraId="026D3711" w14:textId="77777777" w:rsidR="00E520F2" w:rsidRDefault="00E520F2"/>
        </w:tc>
        <w:tc>
          <w:tcPr>
            <w:tcW w:w="1872" w:type="dxa"/>
          </w:tcPr>
          <w:p w14:paraId="32E63149" w14:textId="77777777" w:rsidR="00E520F2" w:rsidRDefault="00E520F2"/>
        </w:tc>
        <w:tc>
          <w:tcPr>
            <w:tcW w:w="1872" w:type="dxa"/>
          </w:tcPr>
          <w:p w14:paraId="43FD9A82" w14:textId="77777777" w:rsidR="00E520F2" w:rsidRDefault="00731819">
            <w:r>
              <w:t>Specifies the framework policies on the Resource referenced by the target URI</w:t>
            </w:r>
          </w:p>
        </w:tc>
      </w:tr>
      <w:tr w:rsidR="00E520F2" w14:paraId="112C58D4" w14:textId="77777777">
        <w:tc>
          <w:tcPr>
            <w:tcW w:w="1872" w:type="dxa"/>
          </w:tcPr>
          <w:p w14:paraId="455327D0" w14:textId="77777777" w:rsidR="00E520F2" w:rsidRDefault="00731819">
            <w:r>
              <w:t>bm</w:t>
            </w:r>
            <w:r>
              <w:br/>
              <w:t>(p)</w:t>
            </w:r>
          </w:p>
        </w:tc>
        <w:tc>
          <w:tcPr>
            <w:tcW w:w="1872" w:type="dxa"/>
          </w:tcPr>
          <w:p w14:paraId="222B3580" w14:textId="77777777" w:rsidR="00E520F2" w:rsidRDefault="00731819">
            <w:r>
              <w:t>integer</w:t>
            </w:r>
          </w:p>
        </w:tc>
        <w:tc>
          <w:tcPr>
            <w:tcW w:w="1872" w:type="dxa"/>
          </w:tcPr>
          <w:p w14:paraId="6EB0284B" w14:textId="77777777" w:rsidR="00E520F2" w:rsidRDefault="00731819">
            <w:r>
              <w:t>yes</w:t>
            </w:r>
          </w:p>
        </w:tc>
        <w:tc>
          <w:tcPr>
            <w:tcW w:w="1872" w:type="dxa"/>
          </w:tcPr>
          <w:p w14:paraId="7706B94F" w14:textId="77777777" w:rsidR="00E520F2" w:rsidRDefault="00E520F2"/>
        </w:tc>
        <w:tc>
          <w:tcPr>
            <w:tcW w:w="1872" w:type="dxa"/>
          </w:tcPr>
          <w:p w14:paraId="57FFF379" w14:textId="77777777" w:rsidR="00E520F2" w:rsidRDefault="00731819">
            <w:r>
              <w:t>Specifies the framework policies on the Resource referenced by the target URI for e.g. observable and discoverable</w:t>
            </w:r>
          </w:p>
        </w:tc>
      </w:tr>
      <w:tr w:rsidR="00E520F2" w14:paraId="5ECEB5D2" w14:textId="77777777">
        <w:tc>
          <w:tcPr>
            <w:tcW w:w="1872" w:type="dxa"/>
          </w:tcPr>
          <w:p w14:paraId="6D5877C2" w14:textId="77777777" w:rsidR="00E520F2" w:rsidRDefault="00731819">
            <w:r>
              <w:t>href</w:t>
            </w:r>
          </w:p>
        </w:tc>
        <w:tc>
          <w:tcPr>
            <w:tcW w:w="1872" w:type="dxa"/>
          </w:tcPr>
          <w:p w14:paraId="75F736E6" w14:textId="77777777" w:rsidR="00E520F2" w:rsidRDefault="00731819">
            <w:r>
              <w:t>string</w:t>
            </w:r>
          </w:p>
        </w:tc>
        <w:tc>
          <w:tcPr>
            <w:tcW w:w="1872" w:type="dxa"/>
          </w:tcPr>
          <w:p w14:paraId="28020546" w14:textId="77777777" w:rsidR="00E520F2" w:rsidRDefault="00731819">
            <w:r>
              <w:t>yes</w:t>
            </w:r>
          </w:p>
        </w:tc>
        <w:tc>
          <w:tcPr>
            <w:tcW w:w="1872" w:type="dxa"/>
          </w:tcPr>
          <w:p w14:paraId="709121AC" w14:textId="77777777" w:rsidR="00E520F2" w:rsidRDefault="00E520F2"/>
        </w:tc>
        <w:tc>
          <w:tcPr>
            <w:tcW w:w="1872" w:type="dxa"/>
          </w:tcPr>
          <w:p w14:paraId="0AC5BC1F" w14:textId="77777777" w:rsidR="00E520F2" w:rsidRDefault="00731819">
            <w:r>
              <w:t>This is the target URI, it can be specified as a Relative Reference or fully-qualified URI.</w:t>
            </w:r>
          </w:p>
        </w:tc>
      </w:tr>
      <w:tr w:rsidR="00E520F2" w14:paraId="2486D1EC" w14:textId="77777777">
        <w:tc>
          <w:tcPr>
            <w:tcW w:w="1872" w:type="dxa"/>
          </w:tcPr>
          <w:p w14:paraId="3B221AD9" w14:textId="77777777" w:rsidR="00E520F2" w:rsidRDefault="00731819">
            <w:r>
              <w:t>rel</w:t>
            </w:r>
          </w:p>
        </w:tc>
        <w:tc>
          <w:tcPr>
            <w:tcW w:w="1872" w:type="dxa"/>
          </w:tcPr>
          <w:p w14:paraId="266CBD57" w14:textId="77777777" w:rsidR="00E520F2" w:rsidRDefault="00731819">
            <w:r>
              <w:t>multiple types: see schema</w:t>
            </w:r>
          </w:p>
        </w:tc>
        <w:tc>
          <w:tcPr>
            <w:tcW w:w="1872" w:type="dxa"/>
          </w:tcPr>
          <w:p w14:paraId="34A88986" w14:textId="77777777" w:rsidR="00E520F2" w:rsidRDefault="00E520F2"/>
        </w:tc>
        <w:tc>
          <w:tcPr>
            <w:tcW w:w="1872" w:type="dxa"/>
          </w:tcPr>
          <w:p w14:paraId="40B0A821" w14:textId="77777777" w:rsidR="00E520F2" w:rsidRDefault="00E520F2"/>
        </w:tc>
        <w:tc>
          <w:tcPr>
            <w:tcW w:w="1872" w:type="dxa"/>
          </w:tcPr>
          <w:p w14:paraId="542EDAA5" w14:textId="77777777" w:rsidR="00E520F2" w:rsidRDefault="00731819">
            <w:r>
              <w:t>The relation of the target URI referenced by the link to the context URI</w:t>
            </w:r>
          </w:p>
        </w:tc>
      </w:tr>
      <w:tr w:rsidR="00E520F2" w14:paraId="41B871CD" w14:textId="77777777">
        <w:tc>
          <w:tcPr>
            <w:tcW w:w="1872" w:type="dxa"/>
          </w:tcPr>
          <w:p w14:paraId="63300660" w14:textId="77777777" w:rsidR="00E520F2" w:rsidRDefault="00731819">
            <w:r>
              <w:t>type</w:t>
            </w:r>
          </w:p>
        </w:tc>
        <w:tc>
          <w:tcPr>
            <w:tcW w:w="1872" w:type="dxa"/>
          </w:tcPr>
          <w:p w14:paraId="44718131" w14:textId="77777777" w:rsidR="00E520F2" w:rsidRDefault="00731819">
            <w:r>
              <w:t>array: see schema</w:t>
            </w:r>
          </w:p>
        </w:tc>
        <w:tc>
          <w:tcPr>
            <w:tcW w:w="1872" w:type="dxa"/>
          </w:tcPr>
          <w:p w14:paraId="5176195B" w14:textId="77777777" w:rsidR="00E520F2" w:rsidRDefault="00E520F2"/>
        </w:tc>
        <w:tc>
          <w:tcPr>
            <w:tcW w:w="1872" w:type="dxa"/>
          </w:tcPr>
          <w:p w14:paraId="3AB788C2" w14:textId="77777777" w:rsidR="00E520F2" w:rsidRDefault="00E520F2"/>
        </w:tc>
        <w:tc>
          <w:tcPr>
            <w:tcW w:w="1872" w:type="dxa"/>
          </w:tcPr>
          <w:p w14:paraId="2E064601" w14:textId="77777777" w:rsidR="00E520F2" w:rsidRDefault="00731819">
            <w:r>
              <w:t>A hint at the representation of the resource referenced by the target URI. This represents the media types that are used for both accepting and emitting.</w:t>
            </w:r>
          </w:p>
        </w:tc>
      </w:tr>
      <w:tr w:rsidR="00E520F2" w14:paraId="38BA8B1C" w14:textId="77777777">
        <w:tc>
          <w:tcPr>
            <w:tcW w:w="1872" w:type="dxa"/>
          </w:tcPr>
          <w:p w14:paraId="5BF28C5A" w14:textId="77777777" w:rsidR="00E520F2" w:rsidRDefault="00731819">
            <w:r>
              <w:t>anchor</w:t>
            </w:r>
          </w:p>
        </w:tc>
        <w:tc>
          <w:tcPr>
            <w:tcW w:w="1872" w:type="dxa"/>
          </w:tcPr>
          <w:p w14:paraId="02FF5275" w14:textId="77777777" w:rsidR="00E520F2" w:rsidRDefault="00731819">
            <w:r>
              <w:t>string</w:t>
            </w:r>
          </w:p>
        </w:tc>
        <w:tc>
          <w:tcPr>
            <w:tcW w:w="1872" w:type="dxa"/>
          </w:tcPr>
          <w:p w14:paraId="180B0C5A" w14:textId="77777777" w:rsidR="00E520F2" w:rsidRDefault="00E520F2"/>
        </w:tc>
        <w:tc>
          <w:tcPr>
            <w:tcW w:w="1872" w:type="dxa"/>
          </w:tcPr>
          <w:p w14:paraId="7AE594DD" w14:textId="77777777" w:rsidR="00E520F2" w:rsidRDefault="00E520F2"/>
        </w:tc>
        <w:tc>
          <w:tcPr>
            <w:tcW w:w="1872" w:type="dxa"/>
          </w:tcPr>
          <w:p w14:paraId="548CCDA8" w14:textId="77777777" w:rsidR="00E520F2" w:rsidRDefault="00731819">
            <w:r>
              <w:t>This is used to override the context URI e.g. override the URI of the containing collection.</w:t>
            </w:r>
          </w:p>
        </w:tc>
      </w:tr>
      <w:tr w:rsidR="00E520F2" w14:paraId="5B81FFD8" w14:textId="77777777">
        <w:tc>
          <w:tcPr>
            <w:tcW w:w="1872" w:type="dxa"/>
          </w:tcPr>
          <w:p w14:paraId="67778C48" w14:textId="77777777" w:rsidR="00E520F2" w:rsidRDefault="00731819">
            <w:r>
              <w:lastRenderedPageBreak/>
              <w:t>if</w:t>
            </w:r>
          </w:p>
        </w:tc>
        <w:tc>
          <w:tcPr>
            <w:tcW w:w="1872" w:type="dxa"/>
          </w:tcPr>
          <w:p w14:paraId="704DA18F" w14:textId="77777777" w:rsidR="00E520F2" w:rsidRDefault="00731819">
            <w:r>
              <w:t>array: see schema</w:t>
            </w:r>
          </w:p>
        </w:tc>
        <w:tc>
          <w:tcPr>
            <w:tcW w:w="1872" w:type="dxa"/>
          </w:tcPr>
          <w:p w14:paraId="6D3BF15E" w14:textId="77777777" w:rsidR="00E520F2" w:rsidRDefault="00731819">
            <w:r>
              <w:t>yes</w:t>
            </w:r>
          </w:p>
        </w:tc>
        <w:tc>
          <w:tcPr>
            <w:tcW w:w="1872" w:type="dxa"/>
          </w:tcPr>
          <w:p w14:paraId="2FA79E42" w14:textId="77777777" w:rsidR="00E520F2" w:rsidRDefault="00E520F2"/>
        </w:tc>
        <w:tc>
          <w:tcPr>
            <w:tcW w:w="1872" w:type="dxa"/>
          </w:tcPr>
          <w:p w14:paraId="4C6F0E3C" w14:textId="77777777" w:rsidR="00E520F2" w:rsidRDefault="00731819">
            <w:r>
              <w:t>The interface set supported by this resource</w:t>
            </w:r>
          </w:p>
        </w:tc>
      </w:tr>
    </w:tbl>
    <w:p w14:paraId="2540D876" w14:textId="77777777" w:rsidR="00E520F2" w:rsidRDefault="00731819">
      <w:pPr>
        <w:pStyle w:val="ANNEX-heading2"/>
      </w:pPr>
      <w:bookmarkStart w:id="15201" w:name="_Toc509367282"/>
      <w:r>
        <w:t>CRUDN behaviour</w:t>
      </w:r>
      <w:bookmarkEnd w:id="15201"/>
    </w:p>
    <w:tbl>
      <w:tblPr>
        <w:tblStyle w:val="TABLE-A"/>
        <w:tblW w:w="0" w:type="auto"/>
        <w:tblLook w:val="04A0" w:firstRow="1" w:lastRow="0" w:firstColumn="1" w:lastColumn="0" w:noHBand="0" w:noVBand="1"/>
      </w:tblPr>
      <w:tblGrid>
        <w:gridCol w:w="3289"/>
        <w:gridCol w:w="1229"/>
        <w:gridCol w:w="1156"/>
        <w:gridCol w:w="1256"/>
        <w:gridCol w:w="1218"/>
        <w:gridCol w:w="1202"/>
      </w:tblGrid>
      <w:tr w:rsidR="00E520F2" w14:paraId="161BE0D0"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43BCFC49" w14:textId="77777777" w:rsidR="00E520F2" w:rsidRDefault="00731819">
            <w:r>
              <w:t>Resource</w:t>
            </w:r>
          </w:p>
        </w:tc>
        <w:tc>
          <w:tcPr>
            <w:tcW w:w="1560" w:type="dxa"/>
          </w:tcPr>
          <w:p w14:paraId="4427590E" w14:textId="77777777" w:rsidR="00E520F2" w:rsidRDefault="00731819">
            <w:r>
              <w:t>Create</w:t>
            </w:r>
          </w:p>
        </w:tc>
        <w:tc>
          <w:tcPr>
            <w:tcW w:w="1560" w:type="dxa"/>
          </w:tcPr>
          <w:p w14:paraId="34905470" w14:textId="77777777" w:rsidR="00E520F2" w:rsidRDefault="00731819">
            <w:r>
              <w:t>Read</w:t>
            </w:r>
          </w:p>
        </w:tc>
        <w:tc>
          <w:tcPr>
            <w:tcW w:w="1560" w:type="dxa"/>
          </w:tcPr>
          <w:p w14:paraId="20042B2D" w14:textId="77777777" w:rsidR="00E520F2" w:rsidRDefault="00731819">
            <w:r>
              <w:t>Update</w:t>
            </w:r>
          </w:p>
        </w:tc>
        <w:tc>
          <w:tcPr>
            <w:tcW w:w="1560" w:type="dxa"/>
          </w:tcPr>
          <w:p w14:paraId="5AF912B2" w14:textId="77777777" w:rsidR="00E520F2" w:rsidRDefault="00731819">
            <w:r>
              <w:t>Delete</w:t>
            </w:r>
          </w:p>
        </w:tc>
        <w:tc>
          <w:tcPr>
            <w:tcW w:w="1560" w:type="dxa"/>
          </w:tcPr>
          <w:p w14:paraId="204F1D18" w14:textId="77777777" w:rsidR="00E520F2" w:rsidRDefault="00731819">
            <w:r>
              <w:t>Notify</w:t>
            </w:r>
          </w:p>
        </w:tc>
      </w:tr>
      <w:tr w:rsidR="00E520F2" w14:paraId="4E80CB96" w14:textId="77777777">
        <w:tc>
          <w:tcPr>
            <w:tcW w:w="1560" w:type="dxa"/>
          </w:tcPr>
          <w:p w14:paraId="468C3CCA" w14:textId="77777777" w:rsidR="00E520F2" w:rsidRDefault="00731819">
            <w:r>
              <w:t>/CollectionBaselineInterfaceURI</w:t>
            </w:r>
          </w:p>
        </w:tc>
        <w:tc>
          <w:tcPr>
            <w:tcW w:w="1560" w:type="dxa"/>
          </w:tcPr>
          <w:p w14:paraId="0D04F830" w14:textId="77777777" w:rsidR="00E520F2" w:rsidRDefault="00E520F2"/>
        </w:tc>
        <w:tc>
          <w:tcPr>
            <w:tcW w:w="1560" w:type="dxa"/>
          </w:tcPr>
          <w:p w14:paraId="12B20502" w14:textId="77777777" w:rsidR="00E520F2" w:rsidRDefault="00731819">
            <w:r>
              <w:t>get</w:t>
            </w:r>
          </w:p>
        </w:tc>
        <w:tc>
          <w:tcPr>
            <w:tcW w:w="1560" w:type="dxa"/>
          </w:tcPr>
          <w:p w14:paraId="5276E0B6" w14:textId="77777777" w:rsidR="00E520F2" w:rsidRDefault="00731819">
            <w:r>
              <w:t>post</w:t>
            </w:r>
          </w:p>
        </w:tc>
        <w:tc>
          <w:tcPr>
            <w:tcW w:w="1560" w:type="dxa"/>
          </w:tcPr>
          <w:p w14:paraId="35978ECB" w14:textId="77777777" w:rsidR="00E520F2" w:rsidRDefault="00E520F2"/>
        </w:tc>
        <w:tc>
          <w:tcPr>
            <w:tcW w:w="1560" w:type="dxa"/>
          </w:tcPr>
          <w:p w14:paraId="124DD213" w14:textId="77777777" w:rsidR="00E520F2" w:rsidRDefault="00E520F2"/>
        </w:tc>
      </w:tr>
    </w:tbl>
    <w:p w14:paraId="3E0F2B89" w14:textId="77777777" w:rsidR="00E520F2" w:rsidRDefault="00731819">
      <w:pPr>
        <w:pStyle w:val="ANNEX-heading2"/>
      </w:pPr>
      <w:bookmarkStart w:id="15202" w:name="_Toc509367283"/>
      <w:r>
        <w:t>Referenced JSON schemas</w:t>
      </w:r>
      <w:bookmarkEnd w:id="15202"/>
    </w:p>
    <w:p w14:paraId="6705EBC7" w14:textId="77777777" w:rsidR="00E520F2" w:rsidRDefault="00731819">
      <w:pPr>
        <w:pStyle w:val="ANNEX-heading2"/>
      </w:pPr>
      <w:bookmarkStart w:id="15203" w:name="_Ref505355030"/>
      <w:bookmarkStart w:id="15204" w:name="_Ref505355042"/>
      <w:bookmarkStart w:id="15205" w:name="_Toc509367284"/>
      <w:r>
        <w:t>oic.oic-link-schema.json</w:t>
      </w:r>
      <w:bookmarkEnd w:id="15203"/>
      <w:bookmarkEnd w:id="15204"/>
      <w:bookmarkEnd w:id="15205"/>
    </w:p>
    <w:p w14:paraId="6933164B" w14:textId="77777777" w:rsidR="00E520F2" w:rsidRDefault="00731819">
      <w:pPr>
        <w:pStyle w:val="CODE-BLACK"/>
      </w:pPr>
      <w:r>
        <w:t>{</w:t>
      </w:r>
      <w:r>
        <w:br/>
        <w:t xml:space="preserve">  "$schema": "http://json-schema.org/draft-04/schema#",</w:t>
      </w:r>
      <w:r>
        <w:br/>
        <w:t xml:space="preserve">  "description" : "Copyright (c) 2016, 2017 Open Connectivity Foundation, Inc. All rights reserved.",</w:t>
      </w:r>
      <w:r>
        <w:br/>
        <w:t xml:space="preserve">  "id": "http://www.openconnectivity.org/ocf-apis/core/schemas/oic.oic-link-schema.json#",</w:t>
      </w:r>
      <w:r>
        <w:br/>
        <w:t xml:space="preserve">  "definitions": {</w:t>
      </w:r>
      <w:r>
        <w:br/>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"allOf": [</w:t>
      </w:r>
      <w:r>
        <w:br/>
        <w:t xml:space="preserve">            {</w:t>
      </w:r>
      <w:r>
        <w:br/>
        <w:t xml:space="preserve">              "$ref": "oic.types-schema.json#/definitions/uuid"</w:t>
      </w:r>
      <w:r>
        <w:br/>
      </w:r>
      <w:r>
        <w:lastRenderedPageBreak/>
        <w:t xml:space="preserve">            },</w:t>
      </w:r>
      <w:r>
        <w:br/>
        <w:t xml:space="preserve">            {</w:t>
      </w:r>
      <w:r>
        <w:br/>
        <w:t xml:space="preserve">              "description": "The device ID"</w:t>
      </w:r>
      <w:r>
        <w:br/>
        <w:t xml:space="preserve">            }</w:t>
      </w:r>
      <w:r>
        <w:br/>
        <w:t xml:space="preserve">          ]</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br/>
        <w:t xml:space="preserve">    }</w:t>
      </w:r>
      <w:r>
        <w:br/>
        <w:t xml:space="preserve">  },</w:t>
      </w:r>
      <w:r>
        <w:br/>
      </w:r>
      <w:r>
        <w:lastRenderedPageBreak/>
        <w:t xml:space="preserve">  "type": "object",</w:t>
      </w:r>
      <w:r>
        <w:br/>
        <w:t xml:space="preserve">  "allOf": [</w:t>
      </w:r>
      <w:r>
        <w:br/>
        <w:t xml:space="preserve">    { "$ref": "#/definitions/oic.oic-link" }</w:t>
      </w:r>
      <w:r>
        <w:br/>
        <w:t xml:space="preserve">  ]</w:t>
      </w:r>
      <w:r>
        <w:br/>
        <w:t>}</w:t>
      </w:r>
      <w:r>
        <w:br/>
      </w:r>
    </w:p>
    <w:p w14:paraId="67EB35C0" w14:textId="77777777" w:rsidR="00E520F2" w:rsidRDefault="00731819">
      <w:pPr>
        <w:pStyle w:val="ANNEX-heading1"/>
      </w:pPr>
      <w:bookmarkStart w:id="15206" w:name="_Toc509367285"/>
      <w:r>
        <w:t>Device Configuration</w:t>
      </w:r>
      <w:bookmarkEnd w:id="15206"/>
    </w:p>
    <w:p w14:paraId="457A0647" w14:textId="77777777" w:rsidR="00E520F2" w:rsidRDefault="00731819">
      <w:pPr>
        <w:pStyle w:val="ANNEX-heading2"/>
      </w:pPr>
      <w:bookmarkStart w:id="15207" w:name="_Toc509367286"/>
      <w:r>
        <w:t>Introduction</w:t>
      </w:r>
      <w:bookmarkEnd w:id="15207"/>
    </w:p>
    <w:p w14:paraId="754FB179" w14:textId="77777777" w:rsidR="00E520F2" w:rsidRDefault="00731819">
      <w:r>
        <w:t xml:space="preserve">Resource that allows for Device specific information to be configured. </w:t>
      </w:r>
    </w:p>
    <w:p w14:paraId="0D586D70" w14:textId="77777777" w:rsidR="00E520F2" w:rsidRDefault="00731819">
      <w:pPr>
        <w:pStyle w:val="ANNEX-heading2"/>
      </w:pPr>
      <w:bookmarkStart w:id="15208" w:name="_Toc509367287"/>
      <w:r>
        <w:t>Example URI</w:t>
      </w:r>
      <w:bookmarkEnd w:id="15208"/>
    </w:p>
    <w:p w14:paraId="146B2C8B" w14:textId="77777777" w:rsidR="00E520F2" w:rsidRDefault="00731819">
      <w:r>
        <w:t>/exampleDeviceConfigurationResURI</w:t>
      </w:r>
    </w:p>
    <w:p w14:paraId="6E989594" w14:textId="77777777" w:rsidR="00E520F2" w:rsidRDefault="00731819">
      <w:pPr>
        <w:pStyle w:val="ANNEX-heading2"/>
      </w:pPr>
      <w:bookmarkStart w:id="15209" w:name="_Toc509367288"/>
      <w:r>
        <w:t>Resource Type</w:t>
      </w:r>
      <w:bookmarkEnd w:id="15209"/>
    </w:p>
    <w:p w14:paraId="6EAF3ABC" w14:textId="77777777" w:rsidR="00E520F2" w:rsidRDefault="00731819">
      <w:r>
        <w:t>The resource type (</w:t>
      </w:r>
      <w:proofErr w:type="gramStart"/>
      <w:r>
        <w:t>rt</w:t>
      </w:r>
      <w:proofErr w:type="gramEnd"/>
      <w:r>
        <w:t>) is defined as: oic.wk.con.</w:t>
      </w:r>
    </w:p>
    <w:p w14:paraId="536D34C2" w14:textId="77777777" w:rsidR="00E520F2" w:rsidRDefault="00731819">
      <w:pPr>
        <w:pStyle w:val="ANNEX-heading2"/>
      </w:pPr>
      <w:bookmarkStart w:id="15210" w:name="_Toc509367289"/>
      <w:r>
        <w:t>RAML Definition</w:t>
      </w:r>
      <w:bookmarkEnd w:id="15210"/>
    </w:p>
    <w:p w14:paraId="1F8DD710" w14:textId="77777777" w:rsidR="00E520F2" w:rsidRDefault="00731819">
      <w:pPr>
        <w:pStyle w:val="CODE-GREEN"/>
      </w:pPr>
      <w:r>
        <w:t>#%RAML 0.8</w:t>
      </w:r>
    </w:p>
    <w:p w14:paraId="1F803976" w14:textId="77777777" w:rsidR="00E520F2" w:rsidRDefault="00731819">
      <w:pPr>
        <w:pStyle w:val="CODE-YELLOW"/>
      </w:pPr>
      <w:r>
        <w:t xml:space="preserve">title: </w:t>
      </w:r>
      <w:r>
        <w:rPr>
          <w:i/>
        </w:rPr>
        <w:t>OCF Configuration</w:t>
      </w:r>
    </w:p>
    <w:p w14:paraId="152923A2" w14:textId="77777777" w:rsidR="00E520F2" w:rsidRDefault="00731819">
      <w:pPr>
        <w:pStyle w:val="CODE-YELLOW"/>
      </w:pPr>
      <w:r>
        <w:t xml:space="preserve">version: </w:t>
      </w:r>
      <w:r>
        <w:rPr>
          <w:i/>
        </w:rPr>
        <w:t>v1-20160622</w:t>
      </w:r>
    </w:p>
    <w:p w14:paraId="6648C76E" w14:textId="77777777" w:rsidR="00E520F2" w:rsidRDefault="00731819">
      <w:pPr>
        <w:pStyle w:val="CODE-AQUA"/>
      </w:pPr>
      <w:r>
        <w:t>traits:</w:t>
      </w:r>
    </w:p>
    <w:p w14:paraId="1117AF0A" w14:textId="77777777" w:rsidR="00E520F2" w:rsidRDefault="00731819">
      <w:pPr>
        <w:pStyle w:val="CODE-AQUA"/>
      </w:pPr>
      <w:r>
        <w:t xml:space="preserve"> - interface-rw :</w:t>
      </w:r>
    </w:p>
    <w:p w14:paraId="54A2D192" w14:textId="77777777" w:rsidR="00E520F2" w:rsidRDefault="00731819">
      <w:pPr>
        <w:pStyle w:val="CODE-AQUA"/>
      </w:pPr>
      <w:r>
        <w:t xml:space="preserve">     queryParameters: </w:t>
      </w:r>
    </w:p>
    <w:p w14:paraId="054EBE10" w14:textId="77777777" w:rsidR="00E520F2" w:rsidRDefault="00731819">
      <w:pPr>
        <w:pStyle w:val="CODE-BLUE"/>
      </w:pPr>
      <w:r>
        <w:t xml:space="preserve">       if:</w:t>
      </w:r>
    </w:p>
    <w:p w14:paraId="38DE0E21" w14:textId="77777777" w:rsidR="00E520F2" w:rsidRDefault="00731819">
      <w:pPr>
        <w:pStyle w:val="CODE-BLUE"/>
      </w:pPr>
      <w:r>
        <w:t xml:space="preserve">         enum: ["oic.if.rw"]</w:t>
      </w:r>
    </w:p>
    <w:p w14:paraId="39D0E92C" w14:textId="77777777" w:rsidR="00E520F2" w:rsidRDefault="00731819">
      <w:pPr>
        <w:pStyle w:val="CODE-AQUA"/>
      </w:pPr>
      <w:r>
        <w:t xml:space="preserve"> - interface-all :</w:t>
      </w:r>
    </w:p>
    <w:p w14:paraId="1E8E0704" w14:textId="77777777" w:rsidR="00E520F2" w:rsidRDefault="00731819">
      <w:pPr>
        <w:pStyle w:val="CODE-AQUA"/>
      </w:pPr>
      <w:r>
        <w:t xml:space="preserve">     queryParameters: </w:t>
      </w:r>
    </w:p>
    <w:p w14:paraId="49AFE99D" w14:textId="77777777" w:rsidR="00E520F2" w:rsidRDefault="00731819">
      <w:pPr>
        <w:pStyle w:val="CODE-BLUE"/>
      </w:pPr>
      <w:r>
        <w:t xml:space="preserve">       if:</w:t>
      </w:r>
    </w:p>
    <w:p w14:paraId="7CA1F89C" w14:textId="77777777" w:rsidR="00E520F2" w:rsidRDefault="00731819">
      <w:pPr>
        <w:pStyle w:val="CODE-BLUE"/>
      </w:pPr>
      <w:r>
        <w:t xml:space="preserve">         enum: ["oic.if.rw", "oic.if.baseline"]</w:t>
      </w:r>
    </w:p>
    <w:p w14:paraId="6CCB6AEF" w14:textId="77777777" w:rsidR="00E520F2" w:rsidRDefault="00E520F2"/>
    <w:p w14:paraId="52D2532D" w14:textId="77777777" w:rsidR="00E520F2" w:rsidRDefault="00731819">
      <w:pPr>
        <w:pStyle w:val="CODE-BLUE"/>
      </w:pPr>
      <w:r>
        <w:t>/exampleDeviceConfigurationResURI:</w:t>
      </w:r>
    </w:p>
    <w:p w14:paraId="69CDC507" w14:textId="77777777" w:rsidR="00E520F2" w:rsidRDefault="00731819">
      <w:pPr>
        <w:pStyle w:val="CODE-YELLOW"/>
      </w:pPr>
      <w:r>
        <w:t xml:space="preserve">  description: |</w:t>
      </w:r>
    </w:p>
    <w:p w14:paraId="160C9C06" w14:textId="77777777" w:rsidR="00E520F2" w:rsidRDefault="00731819">
      <w:pPr>
        <w:pStyle w:val="CODE-YELLOW"/>
      </w:pPr>
      <w:r>
        <w:t xml:space="preserve">    Resource that allows for Device specific information to be configured.</w:t>
      </w:r>
      <w:r>
        <w:br/>
      </w:r>
    </w:p>
    <w:p w14:paraId="7CCA5D08" w14:textId="77777777" w:rsidR="00E520F2" w:rsidRDefault="00731819">
      <w:pPr>
        <w:pStyle w:val="CODE-AQUA"/>
      </w:pPr>
      <w:r>
        <w:t xml:space="preserve">  get:</w:t>
      </w:r>
    </w:p>
    <w:p w14:paraId="7A5FE75A" w14:textId="77777777" w:rsidR="00E520F2" w:rsidRDefault="00731819">
      <w:pPr>
        <w:pStyle w:val="CODE-YELLOW"/>
      </w:pPr>
      <w:r>
        <w:t xml:space="preserve">    description: |</w:t>
      </w:r>
    </w:p>
    <w:p w14:paraId="4C3B53D1" w14:textId="77777777" w:rsidR="00E520F2" w:rsidRDefault="00731819">
      <w:pPr>
        <w:pStyle w:val="CODE-YELLOW"/>
      </w:pPr>
      <w:r>
        <w:t xml:space="preserve">      Retrieves the current Device configuration settings</w:t>
      </w:r>
      <w:r>
        <w:br/>
      </w:r>
    </w:p>
    <w:p w14:paraId="1B0B56F7" w14:textId="77777777" w:rsidR="00E520F2" w:rsidRDefault="00731819">
      <w:pPr>
        <w:pStyle w:val="CODE-BLUE"/>
      </w:pPr>
      <w:r>
        <w:t xml:space="preserve">    is : ['interface-all']</w:t>
      </w:r>
    </w:p>
    <w:p w14:paraId="1D13F3A3" w14:textId="77777777" w:rsidR="00E520F2" w:rsidRDefault="00731819">
      <w:pPr>
        <w:pStyle w:val="CODE-AQUA"/>
      </w:pPr>
      <w:r>
        <w:t xml:space="preserve">    responses :</w:t>
      </w:r>
    </w:p>
    <w:p w14:paraId="217666A5" w14:textId="77777777" w:rsidR="00E520F2" w:rsidRDefault="00731819">
      <w:pPr>
        <w:pStyle w:val="CODE-BLUE"/>
      </w:pPr>
      <w:r>
        <w:t xml:space="preserve">      200:</w:t>
      </w:r>
    </w:p>
    <w:p w14:paraId="564C84C8" w14:textId="77777777" w:rsidR="00E520F2" w:rsidRDefault="00731819">
      <w:pPr>
        <w:pStyle w:val="CODE-AQUA"/>
      </w:pPr>
      <w:r>
        <w:t xml:space="preserve">        body:</w:t>
      </w:r>
    </w:p>
    <w:p w14:paraId="508ED960" w14:textId="77777777" w:rsidR="00E520F2" w:rsidRDefault="00731819">
      <w:pPr>
        <w:pStyle w:val="CODE-AQUA"/>
      </w:pPr>
      <w:r>
        <w:t xml:space="preserve">          application/json:</w:t>
      </w:r>
    </w:p>
    <w:p w14:paraId="13362739" w14:textId="77777777" w:rsidR="00E520F2" w:rsidRDefault="00731819">
      <w:pPr>
        <w:pStyle w:val="CODE-GREY"/>
      </w:pPr>
      <w:r>
        <w:t xml:space="preserve">            schema</w:t>
      </w:r>
      <w:r>
        <w:rPr>
          <w:rStyle w:val="CODEGREYC"/>
        </w:rPr>
        <w:t>: |</w:t>
      </w:r>
    </w:p>
    <w:p w14:paraId="1F8B660A" w14:textId="77777777" w:rsidR="00E520F2" w:rsidRDefault="00731819">
      <w:pPr>
        <w:pStyle w:val="CODE-BLACK"/>
      </w:pPr>
      <w:r>
        <w:t xml:space="preserve">              {</w:t>
      </w:r>
      <w:r>
        <w:br/>
        <w:t xml:space="preserve">                "id": "http://www.openconnectivity.org/ocf-apis/core/schemas/oic.wk.con-schema.json#",</w:t>
      </w:r>
      <w:r>
        <w:br/>
        <w:t xml:space="preserve">                "$schema": "http://json-schema.org/draft-04/schema#",</w:t>
      </w:r>
      <w:r>
        <w:br/>
        <w:t xml:space="preserve">                "description" : "Copyright (c) 2016, 2017 Open Connectivity Foundation, Inc. All rights reserved.",</w:t>
      </w:r>
      <w:r>
        <w:br/>
        <w:t xml:space="preserve">                "definitions": {</w:t>
      </w:r>
      <w:r>
        <w:br/>
        <w:t xml:space="preserve">                  "oic.wk.con": {</w:t>
      </w:r>
      <w:r>
        <w:br/>
        <w:t xml:space="preserve">                    "type": "object",</w:t>
      </w:r>
      <w:r>
        <w:br/>
        <w:t xml:space="preserve">                    "properties": {</w:t>
      </w:r>
      <w:r>
        <w:br/>
        <w:t xml:space="preserve">                      "loc": {</w:t>
      </w:r>
      <w:r>
        <w:br/>
        <w:t xml:space="preserve">                        "type": "array",</w:t>
      </w:r>
      <w:r>
        <w:br/>
        <w:t xml:space="preserve">                        "description": "Location information (lat, long)",</w:t>
      </w:r>
      <w:r>
        <w:br/>
      </w:r>
      <w:r>
        <w:lastRenderedPageBreak/>
        <w:t xml:space="preserve">                        "items": {</w:t>
      </w:r>
      <w:r>
        <w:br/>
        <w:t xml:space="preserve">                          "type": "number"</w:t>
      </w:r>
      <w:r>
        <w:br/>
        <w:t xml:space="preserve">                        },</w:t>
      </w:r>
      <w:r>
        <w:br/>
        <w:t xml:space="preserve">                        "minItems": 2,</w:t>
      </w:r>
      <w:r>
        <w:br/>
        <w:t xml:space="preserve">                        "maxItems": 2</w:t>
      </w:r>
      <w:r>
        <w:br/>
        <w:t xml:space="preserve">                      },</w:t>
      </w:r>
      <w:r>
        <w:br/>
        <w:t xml:space="preserve">                      "locn": {</w:t>
      </w:r>
      <w:r>
        <w:br/>
        <w:t xml:space="preserve">                        "type": "string",</w:t>
      </w:r>
      <w:r>
        <w:br/>
        <w:t xml:space="preserve">                        "maxLength": 64,</w:t>
      </w:r>
      <w:r>
        <w:br/>
        <w:t xml:space="preserve">                        "description": "Human Friendly Name for location"</w:t>
      </w:r>
      <w:r>
        <w:br/>
        <w:t xml:space="preserve">                      },</w:t>
      </w:r>
      <w:r>
        <w:br/>
        <w:t xml:space="preserve">                      "c": {</w:t>
      </w:r>
      <w:r>
        <w:br/>
        <w:t xml:space="preserve">                        "type": "string",</w:t>
      </w:r>
      <w:r>
        <w:br/>
        <w:t xml:space="preserve">                        "maxLength": 64,</w:t>
      </w:r>
      <w:r>
        <w:br/>
        <w:t xml:space="preserve">                        "description": "Currency"</w:t>
      </w:r>
      <w:r>
        <w:br/>
        <w:t xml:space="preserve">                      },</w:t>
      </w:r>
      <w:r>
        <w:br/>
        <w:t xml:space="preserve">                      "r": {</w:t>
      </w:r>
      <w:r>
        <w:br/>
        <w:t xml:space="preserve">                        "type": "string",</w:t>
      </w:r>
      <w:r>
        <w:br/>
        <w:t xml:space="preserve">                        "maxLength": 64,</w:t>
      </w:r>
      <w:r>
        <w:br/>
        <w:t xml:space="preserve">                        "description": "Region"</w:t>
      </w:r>
      <w:r>
        <w:br/>
        <w:t xml:space="preserve">                      },</w:t>
      </w:r>
      <w:r>
        <w:br/>
        <w:t xml:space="preserve">                      "ln":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Device name in the indicated language."</w:t>
      </w:r>
      <w:r>
        <w:br/>
        <w:t xml:space="preserve">                              }</w:t>
      </w:r>
      <w:r>
        <w:br/>
        <w:t xml:space="preserve">                            }</w:t>
      </w:r>
      <w:r>
        <w:br/>
        <w:t xml:space="preserve">                          },</w:t>
      </w:r>
      <w:r>
        <w:br/>
        <w:t xml:space="preserve">                        "minItems" : 1,</w:t>
      </w:r>
      <w:r>
        <w:br/>
        <w:t xml:space="preserve">                        "description": "Localized names"</w:t>
      </w:r>
      <w:r>
        <w:br/>
        <w:t xml:space="preserve">                      },</w:t>
      </w:r>
      <w:r>
        <w:br/>
        <w:t xml:space="preserve">                      "dl": {</w:t>
      </w:r>
      <w:r>
        <w:br/>
        <w:t xml:space="preserve">                        "allOf": [</w:t>
      </w:r>
      <w:r>
        <w:br/>
        <w:t xml:space="preserve">                          {</w:t>
      </w:r>
      <w:r>
        <w:br/>
        <w:t xml:space="preserve">                            "$ref": "oic.types-schema.json#/definitions/language-tag"</w:t>
      </w:r>
      <w:r>
        <w:br/>
        <w:t xml:space="preserve">                          },</w:t>
      </w:r>
      <w:r>
        <w:br/>
        <w:t xml:space="preserve">                          {</w:t>
      </w:r>
      <w:r>
        <w:br/>
        <w:t xml:space="preserve">                            "description": "Default Language as an RFC 5646 language tag."</w:t>
      </w:r>
      <w:r>
        <w:br/>
        <w:t xml:space="preserve">                          }</w:t>
      </w:r>
      <w:r>
        <w:br/>
        <w:t xml:space="preserve">                        ]</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"#/definitions/oic.wk.con" }</w:t>
      </w:r>
      <w:r>
        <w:br/>
        <w:t xml:space="preserve">                ],</w:t>
      </w:r>
      <w:r>
        <w:br/>
        <w:t xml:space="preserve">                "required": ["n"]</w:t>
      </w:r>
      <w:r>
        <w:br/>
        <w:t xml:space="preserve">              }</w:t>
      </w:r>
      <w:r>
        <w:br/>
      </w:r>
    </w:p>
    <w:p w14:paraId="41D6472E" w14:textId="77777777" w:rsidR="00E520F2" w:rsidRDefault="00731819">
      <w:pPr>
        <w:pStyle w:val="CODE-GREY"/>
      </w:pPr>
      <w:r>
        <w:t xml:space="preserve">            example</w:t>
      </w:r>
      <w:r>
        <w:rPr>
          <w:rStyle w:val="CODEGREYC"/>
        </w:rPr>
        <w:t>: |</w:t>
      </w:r>
    </w:p>
    <w:p w14:paraId="5475765E" w14:textId="77777777" w:rsidR="00E520F2" w:rsidRDefault="00731819">
      <w:pPr>
        <w:pStyle w:val="CODE-BLACK"/>
      </w:pPr>
      <w:r>
        <w:lastRenderedPageBreak/>
        <w:t xml:space="preserve">              {</w:t>
      </w:r>
      <w:r>
        <w:br/>
        <w:t xml:space="preserve">                "n":    "My Friendly Device Name",</w:t>
      </w:r>
      <w:r>
        <w:br/>
        <w:t xml:space="preserve">                "rt":   ["oic.wk.con"],</w:t>
      </w:r>
      <w:r>
        <w:br/>
        <w:t xml:space="preserve">                "loc":  [32.777,-96.797],</w:t>
      </w:r>
      <w:r>
        <w:br/>
        <w:t xml:space="preserve">                "locn": "My Location Name",</w:t>
      </w:r>
      <w:r>
        <w:br/>
        <w:t xml:space="preserve">                "c":    "USD",</w:t>
      </w:r>
      <w:r>
        <w:br/>
        <w:t xml:space="preserve">                "r":    "MyRegion",</w:t>
      </w:r>
      <w:r>
        <w:br/>
        <w:t xml:space="preserve">                "dl":   "en"</w:t>
      </w:r>
      <w:r>
        <w:br/>
        <w:t xml:space="preserve">              }</w:t>
      </w:r>
      <w:r>
        <w:br/>
      </w:r>
    </w:p>
    <w:p w14:paraId="394AD901" w14:textId="77777777" w:rsidR="00E520F2" w:rsidRDefault="00731819">
      <w:pPr>
        <w:pStyle w:val="CODE-AQUA"/>
      </w:pPr>
      <w:r>
        <w:t xml:space="preserve">  post:</w:t>
      </w:r>
    </w:p>
    <w:p w14:paraId="0773C193" w14:textId="77777777" w:rsidR="00E520F2" w:rsidRDefault="00731819">
      <w:pPr>
        <w:pStyle w:val="CODE-YELLOW"/>
      </w:pPr>
      <w:r>
        <w:t xml:space="preserve">    description: |</w:t>
      </w:r>
    </w:p>
    <w:p w14:paraId="7ED5DF71" w14:textId="77777777" w:rsidR="00E520F2" w:rsidRDefault="00731819">
      <w:pPr>
        <w:pStyle w:val="CODE-YELLOW"/>
      </w:pPr>
      <w:r>
        <w:t xml:space="preserve">      Update the information about the Device</w:t>
      </w:r>
      <w:r>
        <w:br/>
      </w:r>
    </w:p>
    <w:p w14:paraId="6DE9F759" w14:textId="77777777" w:rsidR="00E520F2" w:rsidRDefault="00731819">
      <w:pPr>
        <w:pStyle w:val="CODE-BLUE"/>
      </w:pPr>
      <w:r>
        <w:t xml:space="preserve">    is : ['interface-rw']</w:t>
      </w:r>
    </w:p>
    <w:p w14:paraId="43C2F091" w14:textId="77777777" w:rsidR="00E520F2" w:rsidRDefault="00731819">
      <w:pPr>
        <w:pStyle w:val="CODE-AQUA"/>
      </w:pPr>
      <w:r>
        <w:t xml:space="preserve">    body:</w:t>
      </w:r>
    </w:p>
    <w:p w14:paraId="2893BF6C" w14:textId="77777777" w:rsidR="00E520F2" w:rsidRDefault="00731819">
      <w:pPr>
        <w:pStyle w:val="CODE-AQUA"/>
      </w:pPr>
      <w:r>
        <w:t xml:space="preserve">      application/json:</w:t>
      </w:r>
    </w:p>
    <w:p w14:paraId="4723566B" w14:textId="77777777" w:rsidR="00E520F2" w:rsidRDefault="00731819">
      <w:pPr>
        <w:pStyle w:val="CODE-GREY"/>
      </w:pPr>
      <w:r>
        <w:t xml:space="preserve">        schema</w:t>
      </w:r>
      <w:r>
        <w:rPr>
          <w:rStyle w:val="CODEGREYC"/>
        </w:rPr>
        <w:t>: |</w:t>
      </w:r>
    </w:p>
    <w:p w14:paraId="31B72BF3" w14:textId="77777777" w:rsidR="00E520F2" w:rsidRDefault="00731819">
      <w:pPr>
        <w:pStyle w:val="CODE-BLACK"/>
      </w:pPr>
      <w:r>
        <w:t xml:space="preserve">          {</w:t>
      </w:r>
      <w:r>
        <w:br/>
        <w:t xml:space="preserve">            "id": "http://www.openconnectivity.org/ocf-apis/core/schemas/oic.wk.con-Update-schema.json#",</w:t>
      </w:r>
      <w:r>
        <w:br/>
        <w:t xml:space="preserve">            "$schema": "http://json-schema.org/draft-04/schema#",</w:t>
      </w:r>
      <w:r>
        <w:br/>
        <w:t xml:space="preserve">            "description" : "Copyright (c) 2016 Open Connectivity Foundation, Inc. All rights reserved.",</w:t>
      </w:r>
      <w:r>
        <w:br/>
        <w:t xml:space="preserve">            "definitions": {</w:t>
      </w:r>
      <w:r>
        <w:br/>
        <w:t xml:space="preserve">              "oic.wk.con": {</w:t>
      </w:r>
      <w:r>
        <w:br/>
        <w:t xml:space="preserve">                "type": "object",</w:t>
      </w:r>
      <w:r>
        <w:br/>
        <w:t xml:space="preserve">                "anyOf": [</w:t>
      </w:r>
      <w:r>
        <w:br/>
        <w:t xml:space="preserve">                  {"required": ["loc"]},</w:t>
      </w:r>
      <w:r>
        <w:br/>
        <w:t xml:space="preserve">                  {"required": ["locn"]},</w:t>
      </w:r>
      <w:r>
        <w:br/>
        <w:t xml:space="preserve">                  {"required": ["c"]},</w:t>
      </w:r>
      <w:r>
        <w:br/>
        <w:t xml:space="preserve">                  {"required": ["r"]},</w:t>
      </w:r>
      <w:r>
        <w:br/>
        <w:t xml:space="preserve">                  {"required": ["ln"]},</w:t>
      </w:r>
      <w:r>
        <w:br/>
        <w:t xml:space="preserve">                  {"required": ["dl"]},</w:t>
      </w:r>
      <w:r>
        <w:br/>
        <w:t xml:space="preserve">                  {"required": ["n"]}</w:t>
      </w:r>
      <w:r>
        <w:br/>
        <w:t xml:space="preserve">                ],</w:t>
      </w:r>
      <w:r>
        <w:br/>
        <w:t xml:space="preserve">                "properties": {</w:t>
      </w:r>
      <w:r>
        <w:br/>
        <w:t xml:space="preserve">                  "loc": {</w:t>
      </w:r>
      <w:r>
        <w:br/>
        <w:t xml:space="preserve">                    "type": "array",</w:t>
      </w:r>
      <w:r>
        <w:br/>
        <w:t xml:space="preserve">                    "description": "Location information (lat, long)",</w:t>
      </w:r>
      <w:r>
        <w:br/>
        <w:t xml:space="preserve">                    "items": {</w:t>
      </w:r>
      <w:r>
        <w:br/>
        <w:t xml:space="preserve">                      "type": "number"</w:t>
      </w:r>
      <w:r>
        <w:br/>
        <w:t xml:space="preserve">                    },</w:t>
      </w:r>
      <w:r>
        <w:br/>
        <w:t xml:space="preserve">                    "minItems": 2,</w:t>
      </w:r>
      <w:r>
        <w:br/>
        <w:t xml:space="preserve">                    "maxItems": 2</w:t>
      </w:r>
      <w:r>
        <w:br/>
        <w:t xml:space="preserve">                  },</w:t>
      </w:r>
      <w:r>
        <w:br/>
        <w:t xml:space="preserve">                  "locn": {</w:t>
      </w:r>
      <w:r>
        <w:br/>
        <w:t xml:space="preserve">                    "type": "string",</w:t>
      </w:r>
      <w:r>
        <w:br/>
        <w:t xml:space="preserve">                    "maxLength": 64,</w:t>
      </w:r>
      <w:r>
        <w:br/>
        <w:t xml:space="preserve">                    "description": "Human Friendly Name for location"</w:t>
      </w:r>
      <w:r>
        <w:br/>
        <w:t xml:space="preserve">                  },</w:t>
      </w:r>
      <w:r>
        <w:br/>
        <w:t xml:space="preserve">                  "c": {</w:t>
      </w:r>
      <w:r>
        <w:br/>
        <w:t xml:space="preserve">                    "type": "string",</w:t>
      </w:r>
      <w:r>
        <w:br/>
        <w:t xml:space="preserve">                    "maxLength": 64,</w:t>
      </w:r>
      <w:r>
        <w:br/>
        <w:t xml:space="preserve">                    "description": "Currency"</w:t>
      </w:r>
      <w:r>
        <w:br/>
        <w:t xml:space="preserve">                  },</w:t>
      </w:r>
      <w:r>
        <w:br/>
        <w:t xml:space="preserve">                  "r": {</w:t>
      </w:r>
      <w:r>
        <w:br/>
        <w:t xml:space="preserve">                    "type": "string",</w:t>
      </w:r>
      <w:r>
        <w:br/>
        <w:t xml:space="preserve">                    "maxLength": 64,</w:t>
      </w:r>
      <w:r>
        <w:br/>
        <w:t xml:space="preserve">                    "description": "Region"</w:t>
      </w:r>
      <w:r>
        <w:br/>
        <w:t xml:space="preserve">                  },</w:t>
      </w:r>
      <w:r>
        <w:br/>
        <w:t xml:space="preserve">                  "ln": {</w:t>
      </w:r>
      <w:r>
        <w:br/>
        <w:t xml:space="preserve">                    "type": "array",</w:t>
      </w:r>
      <w:r>
        <w:br/>
        <w:t xml:space="preserve">                    "items" :</w:t>
      </w:r>
      <w:r>
        <w:br/>
        <w:t xml:space="preserve">                      {</w:t>
      </w:r>
      <w:r>
        <w:br/>
        <w:t xml:space="preserve">                        "type": "object",</w:t>
      </w:r>
      <w:r>
        <w:br/>
        <w:t xml:space="preserve">                        "properties": {</w:t>
      </w:r>
      <w:r>
        <w:br/>
        <w:t xml:space="preserve">                          "language": {</w:t>
      </w:r>
      <w:r>
        <w:br/>
      </w:r>
      <w:r>
        <w:lastRenderedPageBreak/>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Device name in the indicated language."</w:t>
      </w:r>
      <w:r>
        <w:br/>
        <w:t xml:space="preserve">                          }</w:t>
      </w:r>
      <w:r>
        <w:br/>
        <w:t xml:space="preserve">                        }</w:t>
      </w:r>
      <w:r>
        <w:br/>
        <w:t xml:space="preserve">                      },</w:t>
      </w:r>
      <w:r>
        <w:br/>
        <w:t xml:space="preserve">                    "minItems" : 1,</w:t>
      </w:r>
      <w:r>
        <w:br/>
        <w:t xml:space="preserve">                    "description": "Localized names"</w:t>
      </w:r>
      <w:r>
        <w:br/>
        <w:t xml:space="preserve">                  },</w:t>
      </w:r>
      <w:r>
        <w:br/>
        <w:t xml:space="preserve">                  "dl": {</w:t>
      </w:r>
      <w:r>
        <w:br/>
        <w:t xml:space="preserve">                    "allOf": [</w:t>
      </w:r>
      <w:r>
        <w:br/>
        <w:t xml:space="preserve">                      {</w:t>
      </w:r>
      <w:r>
        <w:br/>
        <w:t xml:space="preserve">                        "$ref": "oic.types-schema.json#/definitions/language-tag"</w:t>
      </w:r>
      <w:r>
        <w:br/>
        <w:t xml:space="preserve">                      },</w:t>
      </w:r>
      <w:r>
        <w:br/>
        <w:t xml:space="preserve">                      {</w:t>
      </w:r>
      <w:r>
        <w:br/>
        <w:t xml:space="preserve">                        "description": "Default Language as an RFC 5646 language tag."</w:t>
      </w:r>
      <w:r>
        <w:br/>
        <w:t xml:space="preserve">                      }</w:t>
      </w:r>
      <w:r>
        <w:br/>
        <w:t xml:space="preserve">                    ]</w:t>
      </w:r>
      <w:r>
        <w:br/>
        <w:t xml:space="preserve">                  }</w:t>
      </w:r>
      <w:r>
        <w:br/>
        <w:t xml:space="preserve">                }</w:t>
      </w:r>
      <w:r>
        <w:br/>
        <w:t xml:space="preserve">              }</w:t>
      </w:r>
      <w:r>
        <w:br/>
        <w:t xml:space="preserve">            },</w:t>
      </w:r>
      <w:r>
        <w:br/>
        <w:t xml:space="preserve">            "type": "object",</w:t>
      </w:r>
      <w:r>
        <w:br/>
        <w:t xml:space="preserve">            "allOf": [</w:t>
      </w:r>
      <w:r>
        <w:br/>
        <w:t xml:space="preserve">              { "$ref": "oic.core-schema.rw.json#/definitions/oic.core"},</w:t>
      </w:r>
      <w:r>
        <w:br/>
        <w:t xml:space="preserve">              { "$ref": "#/definitions/oic.wk.con" }</w:t>
      </w:r>
      <w:r>
        <w:br/>
        <w:t xml:space="preserve">            ]</w:t>
      </w:r>
      <w:r>
        <w:br/>
        <w:t xml:space="preserve">          }</w:t>
      </w:r>
      <w:r>
        <w:br/>
      </w:r>
    </w:p>
    <w:p w14:paraId="5B1DE464" w14:textId="77777777" w:rsidR="00E520F2" w:rsidRDefault="00731819">
      <w:pPr>
        <w:pStyle w:val="CODE-GREY"/>
      </w:pPr>
      <w:r>
        <w:t xml:space="preserve">        example</w:t>
      </w:r>
      <w:r>
        <w:rPr>
          <w:rStyle w:val="CODEGREYC"/>
        </w:rPr>
        <w:t>: |</w:t>
      </w:r>
    </w:p>
    <w:p w14:paraId="24CFA560" w14:textId="77777777" w:rsidR="00E520F2" w:rsidRDefault="00731819">
      <w:pPr>
        <w:pStyle w:val="CODE-BLACK"/>
      </w:pPr>
      <w:r>
        <w:t xml:space="preserve">          {</w:t>
      </w:r>
      <w:r>
        <w:br/>
        <w:t xml:space="preserve">            "n": "Nuevo Nombre Amistoso",</w:t>
      </w:r>
      <w:r>
        <w:br/>
        <w:t xml:space="preserve">            "r": "MyNewRegion",</w:t>
      </w:r>
      <w:r>
        <w:br/>
        <w:t xml:space="preserve">            "ln": [ { "language": "es", "value": "Nuevo Nombre Amistoso" } ],</w:t>
      </w:r>
      <w:r>
        <w:br/>
        <w:t xml:space="preserve">            "dl": "es"</w:t>
      </w:r>
      <w:r>
        <w:br/>
        <w:t xml:space="preserve">          }</w:t>
      </w:r>
      <w:r>
        <w:br/>
      </w:r>
    </w:p>
    <w:p w14:paraId="4D080D92" w14:textId="77777777" w:rsidR="00E520F2" w:rsidRDefault="00731819">
      <w:pPr>
        <w:pStyle w:val="CODE-AQUA"/>
      </w:pPr>
      <w:r>
        <w:t xml:space="preserve">    responses :</w:t>
      </w:r>
    </w:p>
    <w:p w14:paraId="48FD6EA2" w14:textId="77777777" w:rsidR="00E520F2" w:rsidRDefault="00731819">
      <w:pPr>
        <w:pStyle w:val="CODE-BLUE"/>
      </w:pPr>
      <w:r>
        <w:t xml:space="preserve">      200:</w:t>
      </w:r>
    </w:p>
    <w:p w14:paraId="3D8A1977" w14:textId="77777777" w:rsidR="00E520F2" w:rsidRDefault="00731819">
      <w:pPr>
        <w:pStyle w:val="CODE-AQUA"/>
      </w:pPr>
      <w:r>
        <w:t xml:space="preserve">        body:</w:t>
      </w:r>
    </w:p>
    <w:p w14:paraId="75FFB12F" w14:textId="77777777" w:rsidR="00E520F2" w:rsidRDefault="00731819">
      <w:pPr>
        <w:pStyle w:val="CODE-AQUA"/>
      </w:pPr>
      <w:r>
        <w:t xml:space="preserve">          application/json:</w:t>
      </w:r>
    </w:p>
    <w:p w14:paraId="6D3D58CC" w14:textId="77777777" w:rsidR="00E520F2" w:rsidRDefault="00731819">
      <w:pPr>
        <w:pStyle w:val="CODE-GREY"/>
      </w:pPr>
      <w:r>
        <w:t xml:space="preserve">            schema</w:t>
      </w:r>
      <w:r>
        <w:rPr>
          <w:rStyle w:val="CODEGREYC"/>
        </w:rPr>
        <w:t>: |</w:t>
      </w:r>
    </w:p>
    <w:p w14:paraId="65848CB5" w14:textId="77777777" w:rsidR="00E520F2" w:rsidRDefault="00731819">
      <w:pPr>
        <w:pStyle w:val="CODE-BLACK"/>
      </w:pPr>
      <w:r>
        <w:t xml:space="preserve">              {</w:t>
      </w:r>
      <w:r>
        <w:br/>
        <w:t xml:space="preserve">                "id": "http://www.openconnectivity.org/ocf-apis/core/schemas/oic.wk.con-Update-schema.json#",</w:t>
      </w:r>
      <w:r>
        <w:br/>
        <w:t xml:space="preserve">                "$schema": "http://json-schema.org/draft-04/schema#",</w:t>
      </w:r>
      <w:r>
        <w:br/>
        <w:t xml:space="preserve">                "description" : "Copyright (c) 2016 Open Connectivity Foundation, Inc. All rights reserved.",</w:t>
      </w:r>
      <w:r>
        <w:br/>
        <w:t xml:space="preserve">                "definitions": {</w:t>
      </w:r>
      <w:r>
        <w:br/>
        <w:t xml:space="preserve">                  "oic.wk.con": {</w:t>
      </w:r>
      <w:r>
        <w:br/>
        <w:t xml:space="preserve">                    "type": "object",</w:t>
      </w:r>
      <w:r>
        <w:br/>
        <w:t xml:space="preserve">                    "anyOf": [</w:t>
      </w:r>
      <w:r>
        <w:br/>
        <w:t xml:space="preserve">                      {"required": ["loc"]},</w:t>
      </w:r>
      <w:r>
        <w:br/>
        <w:t xml:space="preserve">                      {"required": ["locn"]},</w:t>
      </w:r>
      <w:r>
        <w:br/>
        <w:t xml:space="preserve">                      {"required": ["c"]},</w:t>
      </w:r>
      <w:r>
        <w:br/>
        <w:t xml:space="preserve">                      {"required": ["r"]},</w:t>
      </w:r>
      <w:r>
        <w:br/>
        <w:t xml:space="preserve">                      {"required": ["ln"]},</w:t>
      </w:r>
      <w:r>
        <w:br/>
      </w:r>
      <w:r>
        <w:lastRenderedPageBreak/>
        <w:t xml:space="preserve">                      {"required": ["dl"]},</w:t>
      </w:r>
      <w:r>
        <w:br/>
        <w:t xml:space="preserve">                      {"required": ["n"]}</w:t>
      </w:r>
      <w:r>
        <w:br/>
        <w:t xml:space="preserve">                    ],</w:t>
      </w:r>
      <w:r>
        <w:br/>
        <w:t xml:space="preserve">                    "properties": {</w:t>
      </w:r>
      <w:r>
        <w:br/>
        <w:t xml:space="preserve">                      "loc": {</w:t>
      </w:r>
      <w:r>
        <w:br/>
        <w:t xml:space="preserve">                        "type": "array",</w:t>
      </w:r>
      <w:r>
        <w:br/>
        <w:t xml:space="preserve">                        "description": "Location information (lat, long)",</w:t>
      </w:r>
      <w:r>
        <w:br/>
        <w:t xml:space="preserve">                        "items": {</w:t>
      </w:r>
      <w:r>
        <w:br/>
        <w:t xml:space="preserve">                          "type": "number"</w:t>
      </w:r>
      <w:r>
        <w:br/>
        <w:t xml:space="preserve">                        },</w:t>
      </w:r>
      <w:r>
        <w:br/>
        <w:t xml:space="preserve">                        "minItems": 2,</w:t>
      </w:r>
      <w:r>
        <w:br/>
        <w:t xml:space="preserve">                        "maxItems": 2</w:t>
      </w:r>
      <w:r>
        <w:br/>
        <w:t xml:space="preserve">                      },</w:t>
      </w:r>
      <w:r>
        <w:br/>
        <w:t xml:space="preserve">                      "locn": {</w:t>
      </w:r>
      <w:r>
        <w:br/>
        <w:t xml:space="preserve">                        "type": "string",</w:t>
      </w:r>
      <w:r>
        <w:br/>
        <w:t xml:space="preserve">                        "maxLength": 64,</w:t>
      </w:r>
      <w:r>
        <w:br/>
        <w:t xml:space="preserve">                        "description": "Human Friendly Name for location"</w:t>
      </w:r>
      <w:r>
        <w:br/>
        <w:t xml:space="preserve">                      },</w:t>
      </w:r>
      <w:r>
        <w:br/>
        <w:t xml:space="preserve">                      "c": {</w:t>
      </w:r>
      <w:r>
        <w:br/>
        <w:t xml:space="preserve">                        "type": "string",</w:t>
      </w:r>
      <w:r>
        <w:br/>
        <w:t xml:space="preserve">                        "maxLength": 64,</w:t>
      </w:r>
      <w:r>
        <w:br/>
        <w:t xml:space="preserve">                        "description": "Currency"</w:t>
      </w:r>
      <w:r>
        <w:br/>
        <w:t xml:space="preserve">                      },</w:t>
      </w:r>
      <w:r>
        <w:br/>
        <w:t xml:space="preserve">                      "r": {</w:t>
      </w:r>
      <w:r>
        <w:br/>
        <w:t xml:space="preserve">                        "type": "string",</w:t>
      </w:r>
      <w:r>
        <w:br/>
        <w:t xml:space="preserve">                        "maxLength": 64,</w:t>
      </w:r>
      <w:r>
        <w:br/>
        <w:t xml:space="preserve">                        "description": "Region"</w:t>
      </w:r>
      <w:r>
        <w:br/>
        <w:t xml:space="preserve">                      },</w:t>
      </w:r>
      <w:r>
        <w:br/>
        <w:t xml:space="preserve">                      "ln":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Device name in the indicated language."</w:t>
      </w:r>
      <w:r>
        <w:br/>
        <w:t xml:space="preserve">                              }</w:t>
      </w:r>
      <w:r>
        <w:br/>
        <w:t xml:space="preserve">                            }</w:t>
      </w:r>
      <w:r>
        <w:br/>
        <w:t xml:space="preserve">                          },</w:t>
      </w:r>
      <w:r>
        <w:br/>
        <w:t xml:space="preserve">                        "minItems" : 1,</w:t>
      </w:r>
      <w:r>
        <w:br/>
        <w:t xml:space="preserve">                        "description": "Localized names"</w:t>
      </w:r>
      <w:r>
        <w:br/>
        <w:t xml:space="preserve">                      },</w:t>
      </w:r>
      <w:r>
        <w:br/>
        <w:t xml:space="preserve">                      "dl": {</w:t>
      </w:r>
      <w:r>
        <w:br/>
        <w:t xml:space="preserve">                        "allOf": [</w:t>
      </w:r>
      <w:r>
        <w:br/>
        <w:t xml:space="preserve">                          {</w:t>
      </w:r>
      <w:r>
        <w:br/>
        <w:t xml:space="preserve">                            "$ref": "oic.types-schema.json#/definitions/language-tag"</w:t>
      </w:r>
      <w:r>
        <w:br/>
        <w:t xml:space="preserve">                          },</w:t>
      </w:r>
      <w:r>
        <w:br/>
        <w:t xml:space="preserve">                          {</w:t>
      </w:r>
      <w:r>
        <w:br/>
        <w:t xml:space="preserve">                            "description": "Default Language as an RFC 5646 language tag."</w:t>
      </w:r>
      <w:r>
        <w:br/>
        <w:t xml:space="preserve">                          }</w:t>
      </w:r>
      <w:r>
        <w:br/>
        <w:t xml:space="preserve">                        ]</w:t>
      </w:r>
      <w:r>
        <w:br/>
        <w:t xml:space="preserve">                      }</w:t>
      </w:r>
      <w:r>
        <w:br/>
        <w:t xml:space="preserve">                    }</w:t>
      </w:r>
      <w:r>
        <w:br/>
        <w:t xml:space="preserve">                  }</w:t>
      </w:r>
      <w:r>
        <w:br/>
        <w:t xml:space="preserve">                },</w:t>
      </w:r>
      <w:r>
        <w:br/>
        <w:t xml:space="preserve">                "type": "object",</w:t>
      </w:r>
      <w:r>
        <w:br/>
        <w:t xml:space="preserve">                "allOf": [</w:t>
      </w:r>
      <w:r>
        <w:br/>
        <w:t xml:space="preserve">                  { "$ref": "oic.core-schema.rw.json#/definitions/oic.core"},</w:t>
      </w:r>
      <w:r>
        <w:br/>
        <w:t xml:space="preserve">                  { "$ref": "#/definitions/oic.wk.con" }</w:t>
      </w:r>
      <w:r>
        <w:br/>
      </w:r>
      <w:r>
        <w:lastRenderedPageBreak/>
        <w:t xml:space="preserve">                ]</w:t>
      </w:r>
      <w:r>
        <w:br/>
        <w:t xml:space="preserve">              }</w:t>
      </w:r>
      <w:r>
        <w:br/>
      </w:r>
    </w:p>
    <w:p w14:paraId="2916ECAC" w14:textId="77777777" w:rsidR="00E520F2" w:rsidRDefault="00731819">
      <w:pPr>
        <w:pStyle w:val="CODE-GREY"/>
      </w:pPr>
      <w:r>
        <w:t xml:space="preserve">            example</w:t>
      </w:r>
      <w:r>
        <w:rPr>
          <w:rStyle w:val="CODEGREYC"/>
        </w:rPr>
        <w:t>: |</w:t>
      </w:r>
    </w:p>
    <w:p w14:paraId="6F82520E" w14:textId="77777777" w:rsidR="00E520F2" w:rsidRDefault="00731819">
      <w:pPr>
        <w:pStyle w:val="CODE-BLACK"/>
      </w:pPr>
      <w:r>
        <w:t xml:space="preserve">              {</w:t>
      </w:r>
      <w:r>
        <w:br/>
        <w:t xml:space="preserve">                  "n": "Nuevo Nombre Amistoso",</w:t>
      </w:r>
      <w:r>
        <w:br/>
        <w:t xml:space="preserve">                  "r": "MyNewRegion",</w:t>
      </w:r>
      <w:r>
        <w:br/>
        <w:t xml:space="preserve">                  "ln": [ { "language": "es", "value": "Nuevo Nombre Amistoso" } ],</w:t>
      </w:r>
      <w:r>
        <w:br/>
        <w:t xml:space="preserve">                  "dl":   "es"</w:t>
      </w:r>
      <w:r>
        <w:br/>
        <w:t xml:space="preserve">              }</w:t>
      </w:r>
      <w:r>
        <w:br/>
      </w:r>
    </w:p>
    <w:p w14:paraId="7592DF8A" w14:textId="77777777" w:rsidR="00E520F2" w:rsidRDefault="00731819">
      <w:pPr>
        <w:pStyle w:val="ANNEX-heading2"/>
      </w:pPr>
      <w:bookmarkStart w:id="15211" w:name="_Toc509367290"/>
      <w:r>
        <w:t>Property Definition</w:t>
      </w:r>
      <w:bookmarkEnd w:id="15211"/>
    </w:p>
    <w:tbl>
      <w:tblPr>
        <w:tblStyle w:val="TABLE-A"/>
        <w:tblW w:w="0" w:type="auto"/>
        <w:tblLook w:val="04A0" w:firstRow="1" w:lastRow="0" w:firstColumn="1" w:lastColumn="0" w:noHBand="0" w:noVBand="1"/>
      </w:tblPr>
      <w:tblGrid>
        <w:gridCol w:w="1870"/>
        <w:gridCol w:w="1870"/>
        <w:gridCol w:w="1870"/>
        <w:gridCol w:w="1869"/>
        <w:gridCol w:w="1871"/>
      </w:tblGrid>
      <w:tr w:rsidR="00E520F2" w14:paraId="5245CCE5"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1E96A619" w14:textId="77777777" w:rsidR="00E520F2" w:rsidRDefault="00731819">
            <w:r>
              <w:t>Property name</w:t>
            </w:r>
          </w:p>
        </w:tc>
        <w:tc>
          <w:tcPr>
            <w:tcW w:w="1872" w:type="dxa"/>
          </w:tcPr>
          <w:p w14:paraId="146ED564" w14:textId="77777777" w:rsidR="00E520F2" w:rsidRDefault="00731819">
            <w:r>
              <w:t>Value type</w:t>
            </w:r>
          </w:p>
        </w:tc>
        <w:tc>
          <w:tcPr>
            <w:tcW w:w="1872" w:type="dxa"/>
          </w:tcPr>
          <w:p w14:paraId="7AFD1BAA" w14:textId="77777777" w:rsidR="00E520F2" w:rsidRDefault="00731819">
            <w:r>
              <w:t>Mandatory</w:t>
            </w:r>
          </w:p>
        </w:tc>
        <w:tc>
          <w:tcPr>
            <w:tcW w:w="1872" w:type="dxa"/>
          </w:tcPr>
          <w:p w14:paraId="5B1B4DC1" w14:textId="77777777" w:rsidR="00E520F2" w:rsidRDefault="00731819">
            <w:r>
              <w:t>Access mode</w:t>
            </w:r>
          </w:p>
        </w:tc>
        <w:tc>
          <w:tcPr>
            <w:tcW w:w="1872" w:type="dxa"/>
          </w:tcPr>
          <w:p w14:paraId="4182CED6" w14:textId="77777777" w:rsidR="00E520F2" w:rsidRDefault="00731819">
            <w:r>
              <w:t>Description</w:t>
            </w:r>
          </w:p>
        </w:tc>
      </w:tr>
      <w:tr w:rsidR="00E520F2" w14:paraId="499816DC" w14:textId="77777777">
        <w:tc>
          <w:tcPr>
            <w:tcW w:w="1872" w:type="dxa"/>
          </w:tcPr>
          <w:p w14:paraId="5AD24F45" w14:textId="77777777" w:rsidR="00E520F2" w:rsidRDefault="00731819">
            <w:r>
              <w:t>loc</w:t>
            </w:r>
          </w:p>
        </w:tc>
        <w:tc>
          <w:tcPr>
            <w:tcW w:w="1872" w:type="dxa"/>
          </w:tcPr>
          <w:p w14:paraId="5138015A" w14:textId="77777777" w:rsidR="00E520F2" w:rsidRDefault="00731819">
            <w:r>
              <w:t>array: see schema</w:t>
            </w:r>
          </w:p>
        </w:tc>
        <w:tc>
          <w:tcPr>
            <w:tcW w:w="1872" w:type="dxa"/>
          </w:tcPr>
          <w:p w14:paraId="6C98BA20" w14:textId="77777777" w:rsidR="00E520F2" w:rsidRDefault="00E520F2"/>
        </w:tc>
        <w:tc>
          <w:tcPr>
            <w:tcW w:w="1872" w:type="dxa"/>
          </w:tcPr>
          <w:p w14:paraId="3A295510" w14:textId="77777777" w:rsidR="00E520F2" w:rsidRDefault="00E520F2"/>
        </w:tc>
        <w:tc>
          <w:tcPr>
            <w:tcW w:w="1872" w:type="dxa"/>
          </w:tcPr>
          <w:p w14:paraId="5EB10EF8" w14:textId="77777777" w:rsidR="00E520F2" w:rsidRDefault="00731819">
            <w:r>
              <w:t>Location information (lat, long)</w:t>
            </w:r>
          </w:p>
        </w:tc>
      </w:tr>
      <w:tr w:rsidR="00E520F2" w14:paraId="2797FA54" w14:textId="77777777">
        <w:tc>
          <w:tcPr>
            <w:tcW w:w="1872" w:type="dxa"/>
          </w:tcPr>
          <w:p w14:paraId="6AB1DCCC" w14:textId="77777777" w:rsidR="00E520F2" w:rsidRDefault="00731819">
            <w:r>
              <w:t>c</w:t>
            </w:r>
          </w:p>
        </w:tc>
        <w:tc>
          <w:tcPr>
            <w:tcW w:w="1872" w:type="dxa"/>
          </w:tcPr>
          <w:p w14:paraId="44706702" w14:textId="77777777" w:rsidR="00E520F2" w:rsidRDefault="00731819">
            <w:r>
              <w:t>string</w:t>
            </w:r>
          </w:p>
        </w:tc>
        <w:tc>
          <w:tcPr>
            <w:tcW w:w="1872" w:type="dxa"/>
          </w:tcPr>
          <w:p w14:paraId="272C9CF5" w14:textId="77777777" w:rsidR="00E520F2" w:rsidRDefault="00E520F2"/>
        </w:tc>
        <w:tc>
          <w:tcPr>
            <w:tcW w:w="1872" w:type="dxa"/>
          </w:tcPr>
          <w:p w14:paraId="758E25B0" w14:textId="77777777" w:rsidR="00E520F2" w:rsidRDefault="00E520F2"/>
        </w:tc>
        <w:tc>
          <w:tcPr>
            <w:tcW w:w="1872" w:type="dxa"/>
          </w:tcPr>
          <w:p w14:paraId="6948C41A" w14:textId="77777777" w:rsidR="00E520F2" w:rsidRDefault="00731819">
            <w:r>
              <w:t>Currency</w:t>
            </w:r>
          </w:p>
        </w:tc>
      </w:tr>
      <w:tr w:rsidR="00E520F2" w14:paraId="41E388D7" w14:textId="77777777">
        <w:tc>
          <w:tcPr>
            <w:tcW w:w="1872" w:type="dxa"/>
          </w:tcPr>
          <w:p w14:paraId="0C6B3D0A" w14:textId="77777777" w:rsidR="00E520F2" w:rsidRDefault="00731819">
            <w:r>
              <w:t>ln</w:t>
            </w:r>
          </w:p>
        </w:tc>
        <w:tc>
          <w:tcPr>
            <w:tcW w:w="1872" w:type="dxa"/>
          </w:tcPr>
          <w:p w14:paraId="091157EB" w14:textId="77777777" w:rsidR="00E520F2" w:rsidRDefault="00731819">
            <w:r>
              <w:t>array: see schema</w:t>
            </w:r>
          </w:p>
        </w:tc>
        <w:tc>
          <w:tcPr>
            <w:tcW w:w="1872" w:type="dxa"/>
          </w:tcPr>
          <w:p w14:paraId="79667715" w14:textId="77777777" w:rsidR="00E520F2" w:rsidRDefault="00E520F2"/>
        </w:tc>
        <w:tc>
          <w:tcPr>
            <w:tcW w:w="1872" w:type="dxa"/>
          </w:tcPr>
          <w:p w14:paraId="6AF360FB" w14:textId="77777777" w:rsidR="00E520F2" w:rsidRDefault="00E520F2"/>
        </w:tc>
        <w:tc>
          <w:tcPr>
            <w:tcW w:w="1872" w:type="dxa"/>
          </w:tcPr>
          <w:p w14:paraId="15DC5CDF" w14:textId="77777777" w:rsidR="00E520F2" w:rsidRDefault="00731819">
            <w:r>
              <w:t>Localized names</w:t>
            </w:r>
          </w:p>
        </w:tc>
      </w:tr>
      <w:tr w:rsidR="00E520F2" w14:paraId="76B99B0D" w14:textId="77777777">
        <w:tc>
          <w:tcPr>
            <w:tcW w:w="1872" w:type="dxa"/>
          </w:tcPr>
          <w:p w14:paraId="510571ED" w14:textId="77777777" w:rsidR="00E520F2" w:rsidRDefault="00731819">
            <w:r>
              <w:t>value</w:t>
            </w:r>
            <w:r>
              <w:br/>
              <w:t>(ln)</w:t>
            </w:r>
          </w:p>
        </w:tc>
        <w:tc>
          <w:tcPr>
            <w:tcW w:w="1872" w:type="dxa"/>
          </w:tcPr>
          <w:p w14:paraId="58F0786C" w14:textId="77777777" w:rsidR="00E520F2" w:rsidRDefault="00731819">
            <w:r>
              <w:t>string</w:t>
            </w:r>
          </w:p>
        </w:tc>
        <w:tc>
          <w:tcPr>
            <w:tcW w:w="1872" w:type="dxa"/>
          </w:tcPr>
          <w:p w14:paraId="1C48B395" w14:textId="77777777" w:rsidR="00E520F2" w:rsidRDefault="00E520F2"/>
        </w:tc>
        <w:tc>
          <w:tcPr>
            <w:tcW w:w="1872" w:type="dxa"/>
          </w:tcPr>
          <w:p w14:paraId="2C1E27A2" w14:textId="77777777" w:rsidR="00E520F2" w:rsidRDefault="00E520F2"/>
        </w:tc>
        <w:tc>
          <w:tcPr>
            <w:tcW w:w="1872" w:type="dxa"/>
          </w:tcPr>
          <w:p w14:paraId="1BE336CA" w14:textId="77777777" w:rsidR="00E520F2" w:rsidRDefault="00731819">
            <w:r>
              <w:t>The Device name in the indicated language.</w:t>
            </w:r>
          </w:p>
        </w:tc>
      </w:tr>
      <w:tr w:rsidR="00E520F2" w14:paraId="389D3B1E" w14:textId="77777777">
        <w:tc>
          <w:tcPr>
            <w:tcW w:w="1872" w:type="dxa"/>
          </w:tcPr>
          <w:p w14:paraId="497E405A" w14:textId="77777777" w:rsidR="00E520F2" w:rsidRDefault="00731819">
            <w:r>
              <w:t>language</w:t>
            </w:r>
            <w:r>
              <w:br/>
              <w:t>(ln)</w:t>
            </w:r>
          </w:p>
        </w:tc>
        <w:tc>
          <w:tcPr>
            <w:tcW w:w="1872" w:type="dxa"/>
          </w:tcPr>
          <w:p w14:paraId="0B7795A4" w14:textId="77777777" w:rsidR="00E520F2" w:rsidRDefault="00731819">
            <w:r>
              <w:t>multiple types: see schema</w:t>
            </w:r>
          </w:p>
        </w:tc>
        <w:tc>
          <w:tcPr>
            <w:tcW w:w="1872" w:type="dxa"/>
          </w:tcPr>
          <w:p w14:paraId="05B458FF" w14:textId="77777777" w:rsidR="00E520F2" w:rsidRDefault="00E520F2"/>
        </w:tc>
        <w:tc>
          <w:tcPr>
            <w:tcW w:w="1872" w:type="dxa"/>
          </w:tcPr>
          <w:p w14:paraId="72C6ECC0" w14:textId="77777777" w:rsidR="00E520F2" w:rsidRDefault="00E520F2"/>
        </w:tc>
        <w:tc>
          <w:tcPr>
            <w:tcW w:w="1872" w:type="dxa"/>
          </w:tcPr>
          <w:p w14:paraId="547571D8" w14:textId="77777777" w:rsidR="00E520F2" w:rsidRDefault="00E520F2"/>
        </w:tc>
      </w:tr>
      <w:tr w:rsidR="00E520F2" w14:paraId="4CF4E463" w14:textId="77777777">
        <w:tc>
          <w:tcPr>
            <w:tcW w:w="1872" w:type="dxa"/>
          </w:tcPr>
          <w:p w14:paraId="02F1CAF7" w14:textId="77777777" w:rsidR="00E520F2" w:rsidRDefault="00731819">
            <w:r>
              <w:t>locn</w:t>
            </w:r>
          </w:p>
        </w:tc>
        <w:tc>
          <w:tcPr>
            <w:tcW w:w="1872" w:type="dxa"/>
          </w:tcPr>
          <w:p w14:paraId="110409C6" w14:textId="77777777" w:rsidR="00E520F2" w:rsidRDefault="00731819">
            <w:r>
              <w:t>string</w:t>
            </w:r>
          </w:p>
        </w:tc>
        <w:tc>
          <w:tcPr>
            <w:tcW w:w="1872" w:type="dxa"/>
          </w:tcPr>
          <w:p w14:paraId="62F7B291" w14:textId="77777777" w:rsidR="00E520F2" w:rsidRDefault="00E520F2"/>
        </w:tc>
        <w:tc>
          <w:tcPr>
            <w:tcW w:w="1872" w:type="dxa"/>
          </w:tcPr>
          <w:p w14:paraId="538A5A03" w14:textId="77777777" w:rsidR="00E520F2" w:rsidRDefault="00E520F2"/>
        </w:tc>
        <w:tc>
          <w:tcPr>
            <w:tcW w:w="1872" w:type="dxa"/>
          </w:tcPr>
          <w:p w14:paraId="7DAC1029" w14:textId="77777777" w:rsidR="00E520F2" w:rsidRDefault="00731819">
            <w:r>
              <w:t>Human Friendly Name for location</w:t>
            </w:r>
          </w:p>
        </w:tc>
      </w:tr>
      <w:tr w:rsidR="00E520F2" w14:paraId="41CCE53E" w14:textId="77777777">
        <w:tc>
          <w:tcPr>
            <w:tcW w:w="1872" w:type="dxa"/>
          </w:tcPr>
          <w:p w14:paraId="69EA8E97" w14:textId="77777777" w:rsidR="00E520F2" w:rsidRDefault="00731819">
            <w:r>
              <w:t>dl</w:t>
            </w:r>
          </w:p>
        </w:tc>
        <w:tc>
          <w:tcPr>
            <w:tcW w:w="1872" w:type="dxa"/>
          </w:tcPr>
          <w:p w14:paraId="666D34E2" w14:textId="77777777" w:rsidR="00E520F2" w:rsidRDefault="00731819">
            <w:r>
              <w:t>multiple types: see schema</w:t>
            </w:r>
          </w:p>
        </w:tc>
        <w:tc>
          <w:tcPr>
            <w:tcW w:w="1872" w:type="dxa"/>
          </w:tcPr>
          <w:p w14:paraId="0692AFE0" w14:textId="77777777" w:rsidR="00E520F2" w:rsidRDefault="00E520F2"/>
        </w:tc>
        <w:tc>
          <w:tcPr>
            <w:tcW w:w="1872" w:type="dxa"/>
          </w:tcPr>
          <w:p w14:paraId="4471DBD2" w14:textId="77777777" w:rsidR="00E520F2" w:rsidRDefault="00E520F2"/>
        </w:tc>
        <w:tc>
          <w:tcPr>
            <w:tcW w:w="1872" w:type="dxa"/>
          </w:tcPr>
          <w:p w14:paraId="5F0AF103" w14:textId="77777777" w:rsidR="00E520F2" w:rsidRDefault="00E520F2"/>
        </w:tc>
      </w:tr>
      <w:tr w:rsidR="00E520F2" w14:paraId="03C907D1" w14:textId="77777777">
        <w:tc>
          <w:tcPr>
            <w:tcW w:w="1872" w:type="dxa"/>
          </w:tcPr>
          <w:p w14:paraId="6C835D9A" w14:textId="77777777" w:rsidR="00E520F2" w:rsidRDefault="00731819">
            <w:r>
              <w:t>r</w:t>
            </w:r>
          </w:p>
        </w:tc>
        <w:tc>
          <w:tcPr>
            <w:tcW w:w="1872" w:type="dxa"/>
          </w:tcPr>
          <w:p w14:paraId="06AAD43C" w14:textId="77777777" w:rsidR="00E520F2" w:rsidRDefault="00731819">
            <w:r>
              <w:t>string</w:t>
            </w:r>
          </w:p>
        </w:tc>
        <w:tc>
          <w:tcPr>
            <w:tcW w:w="1872" w:type="dxa"/>
          </w:tcPr>
          <w:p w14:paraId="629CBBDD" w14:textId="77777777" w:rsidR="00E520F2" w:rsidRDefault="00E520F2"/>
        </w:tc>
        <w:tc>
          <w:tcPr>
            <w:tcW w:w="1872" w:type="dxa"/>
          </w:tcPr>
          <w:p w14:paraId="31E004B9" w14:textId="77777777" w:rsidR="00E520F2" w:rsidRDefault="00E520F2"/>
        </w:tc>
        <w:tc>
          <w:tcPr>
            <w:tcW w:w="1872" w:type="dxa"/>
          </w:tcPr>
          <w:p w14:paraId="7A21F536" w14:textId="77777777" w:rsidR="00E520F2" w:rsidRDefault="00731819">
            <w:r>
              <w:t>Region</w:t>
            </w:r>
          </w:p>
        </w:tc>
      </w:tr>
    </w:tbl>
    <w:p w14:paraId="523D7F51" w14:textId="77777777" w:rsidR="00E520F2" w:rsidRDefault="00731819">
      <w:pPr>
        <w:pStyle w:val="ANNEX-heading2"/>
      </w:pPr>
      <w:bookmarkStart w:id="15212" w:name="_Toc509367291"/>
      <w:r>
        <w:t>CRUDN behaviour</w:t>
      </w:r>
      <w:bookmarkEnd w:id="15212"/>
    </w:p>
    <w:tbl>
      <w:tblPr>
        <w:tblStyle w:val="TABLE-A"/>
        <w:tblW w:w="0" w:type="auto"/>
        <w:tblLook w:val="04A0" w:firstRow="1" w:lastRow="0" w:firstColumn="1" w:lastColumn="0" w:noHBand="0" w:noVBand="1"/>
      </w:tblPr>
      <w:tblGrid>
        <w:gridCol w:w="3793"/>
        <w:gridCol w:w="1133"/>
        <w:gridCol w:w="1039"/>
        <w:gridCol w:w="1168"/>
        <w:gridCol w:w="1119"/>
        <w:gridCol w:w="1098"/>
      </w:tblGrid>
      <w:tr w:rsidR="00E520F2" w14:paraId="5F5D3647"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1C4A2E94" w14:textId="77777777" w:rsidR="00E520F2" w:rsidRDefault="00731819">
            <w:r>
              <w:t>Resource</w:t>
            </w:r>
          </w:p>
        </w:tc>
        <w:tc>
          <w:tcPr>
            <w:tcW w:w="1560" w:type="dxa"/>
          </w:tcPr>
          <w:p w14:paraId="64E9A9AC" w14:textId="77777777" w:rsidR="00E520F2" w:rsidRDefault="00731819">
            <w:r>
              <w:t>Create</w:t>
            </w:r>
          </w:p>
        </w:tc>
        <w:tc>
          <w:tcPr>
            <w:tcW w:w="1560" w:type="dxa"/>
          </w:tcPr>
          <w:p w14:paraId="731F1761" w14:textId="77777777" w:rsidR="00E520F2" w:rsidRDefault="00731819">
            <w:r>
              <w:t>Read</w:t>
            </w:r>
          </w:p>
        </w:tc>
        <w:tc>
          <w:tcPr>
            <w:tcW w:w="1560" w:type="dxa"/>
          </w:tcPr>
          <w:p w14:paraId="0AD0D3A9" w14:textId="77777777" w:rsidR="00E520F2" w:rsidRDefault="00731819">
            <w:r>
              <w:t>Update</w:t>
            </w:r>
          </w:p>
        </w:tc>
        <w:tc>
          <w:tcPr>
            <w:tcW w:w="1560" w:type="dxa"/>
          </w:tcPr>
          <w:p w14:paraId="0854B1C5" w14:textId="77777777" w:rsidR="00E520F2" w:rsidRDefault="00731819">
            <w:r>
              <w:t>Delete</w:t>
            </w:r>
          </w:p>
        </w:tc>
        <w:tc>
          <w:tcPr>
            <w:tcW w:w="1560" w:type="dxa"/>
          </w:tcPr>
          <w:p w14:paraId="34348EF6" w14:textId="77777777" w:rsidR="00E520F2" w:rsidRDefault="00731819">
            <w:r>
              <w:t>Notify</w:t>
            </w:r>
          </w:p>
        </w:tc>
      </w:tr>
      <w:tr w:rsidR="00E520F2" w14:paraId="5CC6CBB0" w14:textId="77777777">
        <w:tc>
          <w:tcPr>
            <w:tcW w:w="1560" w:type="dxa"/>
          </w:tcPr>
          <w:p w14:paraId="15F82381" w14:textId="77777777" w:rsidR="00E520F2" w:rsidRDefault="00731819">
            <w:r>
              <w:t>/exampleDeviceConfigurationResURI</w:t>
            </w:r>
          </w:p>
        </w:tc>
        <w:tc>
          <w:tcPr>
            <w:tcW w:w="1560" w:type="dxa"/>
          </w:tcPr>
          <w:p w14:paraId="6B76B9F1" w14:textId="77777777" w:rsidR="00E520F2" w:rsidRDefault="00E520F2"/>
        </w:tc>
        <w:tc>
          <w:tcPr>
            <w:tcW w:w="1560" w:type="dxa"/>
          </w:tcPr>
          <w:p w14:paraId="44C84797" w14:textId="77777777" w:rsidR="00E520F2" w:rsidRDefault="00731819">
            <w:r>
              <w:t>get</w:t>
            </w:r>
          </w:p>
        </w:tc>
        <w:tc>
          <w:tcPr>
            <w:tcW w:w="1560" w:type="dxa"/>
          </w:tcPr>
          <w:p w14:paraId="526F3B34" w14:textId="77777777" w:rsidR="00E520F2" w:rsidRDefault="00731819">
            <w:r>
              <w:t>post</w:t>
            </w:r>
          </w:p>
        </w:tc>
        <w:tc>
          <w:tcPr>
            <w:tcW w:w="1560" w:type="dxa"/>
          </w:tcPr>
          <w:p w14:paraId="103F2172" w14:textId="77777777" w:rsidR="00E520F2" w:rsidRDefault="00E520F2"/>
        </w:tc>
        <w:tc>
          <w:tcPr>
            <w:tcW w:w="1560" w:type="dxa"/>
          </w:tcPr>
          <w:p w14:paraId="60F2C6F0" w14:textId="77777777" w:rsidR="00E520F2" w:rsidRDefault="00E520F2"/>
        </w:tc>
      </w:tr>
    </w:tbl>
    <w:p w14:paraId="51810B5C" w14:textId="77777777" w:rsidR="00E520F2" w:rsidRDefault="00731819">
      <w:pPr>
        <w:pStyle w:val="ANNEX-heading1"/>
      </w:pPr>
      <w:bookmarkStart w:id="15213" w:name="_Toc509367292"/>
      <w:r>
        <w:t>Platform Configuration</w:t>
      </w:r>
      <w:bookmarkEnd w:id="15213"/>
    </w:p>
    <w:p w14:paraId="5E9D9BE4" w14:textId="77777777" w:rsidR="00E520F2" w:rsidRDefault="00731819">
      <w:pPr>
        <w:pStyle w:val="ANNEX-heading2"/>
      </w:pPr>
      <w:bookmarkStart w:id="15214" w:name="_Toc509367293"/>
      <w:r>
        <w:t>Introduction</w:t>
      </w:r>
      <w:bookmarkEnd w:id="15214"/>
    </w:p>
    <w:p w14:paraId="5F726101" w14:textId="77777777" w:rsidR="00E520F2" w:rsidRDefault="00731819">
      <w:r>
        <w:t xml:space="preserve">Resource that allows for platform specific information to be configured. </w:t>
      </w:r>
    </w:p>
    <w:p w14:paraId="420041C6" w14:textId="77777777" w:rsidR="00E520F2" w:rsidRDefault="00731819">
      <w:pPr>
        <w:pStyle w:val="ANNEX-heading2"/>
      </w:pPr>
      <w:bookmarkStart w:id="15215" w:name="_Toc509367294"/>
      <w:r>
        <w:t>Example URI</w:t>
      </w:r>
      <w:bookmarkEnd w:id="15215"/>
    </w:p>
    <w:p w14:paraId="1EE81DAD" w14:textId="77777777" w:rsidR="00E520F2" w:rsidRDefault="00731819">
      <w:r>
        <w:t>/examplePlatformConfigurationResURI</w:t>
      </w:r>
    </w:p>
    <w:p w14:paraId="49C73A08" w14:textId="77777777" w:rsidR="00E520F2" w:rsidRDefault="00731819">
      <w:pPr>
        <w:pStyle w:val="ANNEX-heading2"/>
      </w:pPr>
      <w:bookmarkStart w:id="15216" w:name="_Toc509367295"/>
      <w:r>
        <w:t>Resource Type</w:t>
      </w:r>
      <w:bookmarkEnd w:id="15216"/>
    </w:p>
    <w:p w14:paraId="7B0A29FB" w14:textId="77777777" w:rsidR="00E520F2" w:rsidRDefault="00731819">
      <w:r>
        <w:t>The resource type (</w:t>
      </w:r>
      <w:proofErr w:type="gramStart"/>
      <w:r>
        <w:t>rt</w:t>
      </w:r>
      <w:proofErr w:type="gramEnd"/>
      <w:r>
        <w:t>) is defined as: oic.wk.con.p.</w:t>
      </w:r>
    </w:p>
    <w:p w14:paraId="4FF983A9" w14:textId="77777777" w:rsidR="00E520F2" w:rsidRDefault="00731819">
      <w:pPr>
        <w:pStyle w:val="ANNEX-heading2"/>
      </w:pPr>
      <w:bookmarkStart w:id="15217" w:name="_Toc509367296"/>
      <w:r>
        <w:t>RAML Definition</w:t>
      </w:r>
      <w:bookmarkEnd w:id="15217"/>
    </w:p>
    <w:p w14:paraId="323CBF70" w14:textId="77777777" w:rsidR="00E520F2" w:rsidRDefault="00731819">
      <w:pPr>
        <w:pStyle w:val="CODE-GREEN"/>
      </w:pPr>
      <w:r>
        <w:t>#%RAML 0.8</w:t>
      </w:r>
    </w:p>
    <w:p w14:paraId="5F890BBE" w14:textId="77777777" w:rsidR="00E520F2" w:rsidRDefault="00731819">
      <w:pPr>
        <w:pStyle w:val="CODE-YELLOW"/>
      </w:pPr>
      <w:r>
        <w:t xml:space="preserve">title: </w:t>
      </w:r>
      <w:r>
        <w:rPr>
          <w:i/>
        </w:rPr>
        <w:t>OCF Platform Configuration</w:t>
      </w:r>
    </w:p>
    <w:p w14:paraId="279472FC" w14:textId="77777777" w:rsidR="00E520F2" w:rsidRDefault="00731819">
      <w:pPr>
        <w:pStyle w:val="CODE-YELLOW"/>
      </w:pPr>
      <w:r>
        <w:t xml:space="preserve">version: </w:t>
      </w:r>
      <w:r>
        <w:rPr>
          <w:i/>
        </w:rPr>
        <w:t>v1-20160622</w:t>
      </w:r>
    </w:p>
    <w:p w14:paraId="050BE3CD" w14:textId="77777777" w:rsidR="00E520F2" w:rsidRDefault="00731819">
      <w:pPr>
        <w:pStyle w:val="CODE-AQUA"/>
      </w:pPr>
      <w:r>
        <w:t>traits:</w:t>
      </w:r>
    </w:p>
    <w:p w14:paraId="342ED011" w14:textId="77777777" w:rsidR="00E520F2" w:rsidRDefault="00731819">
      <w:pPr>
        <w:pStyle w:val="CODE-AQUA"/>
      </w:pPr>
      <w:r>
        <w:t xml:space="preserve"> - interface-rw :</w:t>
      </w:r>
    </w:p>
    <w:p w14:paraId="02F0F68B" w14:textId="77777777" w:rsidR="00E520F2" w:rsidRDefault="00731819">
      <w:pPr>
        <w:pStyle w:val="CODE-AQUA"/>
      </w:pPr>
      <w:r>
        <w:t xml:space="preserve">     queryParameters: </w:t>
      </w:r>
    </w:p>
    <w:p w14:paraId="712EE838" w14:textId="77777777" w:rsidR="00E520F2" w:rsidRDefault="00731819">
      <w:pPr>
        <w:pStyle w:val="CODE-BLUE"/>
      </w:pPr>
      <w:r>
        <w:t xml:space="preserve">       if:</w:t>
      </w:r>
    </w:p>
    <w:p w14:paraId="2F8F8F41" w14:textId="77777777" w:rsidR="00E520F2" w:rsidRDefault="00731819">
      <w:pPr>
        <w:pStyle w:val="CODE-BLUE"/>
      </w:pPr>
      <w:r>
        <w:t xml:space="preserve">         enum: ["oic.if.rw"]</w:t>
      </w:r>
    </w:p>
    <w:p w14:paraId="3177722D" w14:textId="77777777" w:rsidR="00E520F2" w:rsidRDefault="00731819">
      <w:pPr>
        <w:pStyle w:val="CODE-AQUA"/>
      </w:pPr>
      <w:r>
        <w:lastRenderedPageBreak/>
        <w:t xml:space="preserve"> - interface-all :</w:t>
      </w:r>
    </w:p>
    <w:p w14:paraId="4E63FFB7" w14:textId="77777777" w:rsidR="00E520F2" w:rsidRDefault="00731819">
      <w:pPr>
        <w:pStyle w:val="CODE-AQUA"/>
      </w:pPr>
      <w:r>
        <w:t xml:space="preserve">     queryParameters: </w:t>
      </w:r>
    </w:p>
    <w:p w14:paraId="6D55E160" w14:textId="77777777" w:rsidR="00E520F2" w:rsidRDefault="00731819">
      <w:pPr>
        <w:pStyle w:val="CODE-BLUE"/>
      </w:pPr>
      <w:r>
        <w:t xml:space="preserve">       if:</w:t>
      </w:r>
    </w:p>
    <w:p w14:paraId="12B40E2C" w14:textId="77777777" w:rsidR="00E520F2" w:rsidRDefault="00731819">
      <w:pPr>
        <w:pStyle w:val="CODE-BLUE"/>
      </w:pPr>
      <w:r>
        <w:t xml:space="preserve">         enum: ["oic.if.rw", "oic.if.baseline"]</w:t>
      </w:r>
    </w:p>
    <w:p w14:paraId="20906FD9" w14:textId="77777777" w:rsidR="00E520F2" w:rsidRDefault="00E520F2"/>
    <w:p w14:paraId="601FA4B5" w14:textId="77777777" w:rsidR="00E520F2" w:rsidRDefault="00731819">
      <w:pPr>
        <w:pStyle w:val="CODE-BLUE"/>
      </w:pPr>
      <w:r>
        <w:t>/examplePlatformConfigurationResURI:</w:t>
      </w:r>
    </w:p>
    <w:p w14:paraId="38FE9B88" w14:textId="77777777" w:rsidR="00E520F2" w:rsidRDefault="00731819">
      <w:pPr>
        <w:pStyle w:val="CODE-YELLOW"/>
      </w:pPr>
      <w:r>
        <w:t xml:space="preserve">  description: |</w:t>
      </w:r>
    </w:p>
    <w:p w14:paraId="1AA179D7" w14:textId="77777777" w:rsidR="00E520F2" w:rsidRDefault="00731819">
      <w:pPr>
        <w:pStyle w:val="CODE-YELLOW"/>
      </w:pPr>
      <w:r>
        <w:t xml:space="preserve">    Resource that allows for platform specific information to be configured.</w:t>
      </w:r>
      <w:r>
        <w:br/>
      </w:r>
    </w:p>
    <w:p w14:paraId="3FCBE0E2" w14:textId="77777777" w:rsidR="00E520F2" w:rsidRDefault="00731819">
      <w:pPr>
        <w:pStyle w:val="CODE-AQUA"/>
      </w:pPr>
      <w:r>
        <w:t xml:space="preserve">  get:</w:t>
      </w:r>
    </w:p>
    <w:p w14:paraId="0B7F0549" w14:textId="77777777" w:rsidR="00E520F2" w:rsidRDefault="00731819">
      <w:pPr>
        <w:pStyle w:val="CODE-YELLOW"/>
      </w:pPr>
      <w:r>
        <w:t xml:space="preserve">    description: |</w:t>
      </w:r>
    </w:p>
    <w:p w14:paraId="22FA8A6D" w14:textId="77777777" w:rsidR="00E520F2" w:rsidRDefault="00731819">
      <w:pPr>
        <w:pStyle w:val="CODE-YELLOW"/>
      </w:pPr>
      <w:r>
        <w:t xml:space="preserve">      Retrieves the current platform configuration settings</w:t>
      </w:r>
      <w:r>
        <w:br/>
      </w:r>
    </w:p>
    <w:p w14:paraId="009D4753" w14:textId="77777777" w:rsidR="00E520F2" w:rsidRDefault="00731819">
      <w:pPr>
        <w:pStyle w:val="CODE-BLUE"/>
      </w:pPr>
      <w:r>
        <w:t xml:space="preserve">    is : ['interface-all']</w:t>
      </w:r>
    </w:p>
    <w:p w14:paraId="2CC5F8D2" w14:textId="77777777" w:rsidR="00E520F2" w:rsidRDefault="00731819">
      <w:pPr>
        <w:pStyle w:val="CODE-AQUA"/>
      </w:pPr>
      <w:r>
        <w:t xml:space="preserve">    responses :</w:t>
      </w:r>
    </w:p>
    <w:p w14:paraId="41E75693" w14:textId="77777777" w:rsidR="00E520F2" w:rsidRDefault="00731819">
      <w:pPr>
        <w:pStyle w:val="CODE-BLUE"/>
      </w:pPr>
      <w:r>
        <w:t xml:space="preserve">      200:</w:t>
      </w:r>
    </w:p>
    <w:p w14:paraId="62F112EA" w14:textId="77777777" w:rsidR="00E520F2" w:rsidRDefault="00731819">
      <w:pPr>
        <w:pStyle w:val="CODE-AQUA"/>
      </w:pPr>
      <w:r>
        <w:t xml:space="preserve">        body:</w:t>
      </w:r>
    </w:p>
    <w:p w14:paraId="556F8482" w14:textId="77777777" w:rsidR="00E520F2" w:rsidRDefault="00731819">
      <w:pPr>
        <w:pStyle w:val="CODE-AQUA"/>
      </w:pPr>
      <w:r>
        <w:t xml:space="preserve">          application/json:</w:t>
      </w:r>
    </w:p>
    <w:p w14:paraId="323B3F7A" w14:textId="77777777" w:rsidR="00E520F2" w:rsidRDefault="00731819">
      <w:pPr>
        <w:pStyle w:val="CODE-GREY"/>
      </w:pPr>
      <w:r>
        <w:t xml:space="preserve">            schema</w:t>
      </w:r>
      <w:r>
        <w:rPr>
          <w:rStyle w:val="CODEGREYC"/>
        </w:rPr>
        <w:t>: |</w:t>
      </w:r>
    </w:p>
    <w:p w14:paraId="25FEF367" w14:textId="77777777" w:rsidR="00E520F2" w:rsidRDefault="00731819">
      <w:pPr>
        <w:pStyle w:val="CODE-BLACK"/>
      </w:pPr>
      <w:r>
        <w:t xml:space="preserve">              {</w:t>
      </w:r>
      <w:r>
        <w:br/>
        <w:t xml:space="preserve">                "id": "http://www.openconnectivity.org/ocf-apis/core/schemas/oic.wk.con.p-schema.json#",</w:t>
      </w:r>
      <w:r>
        <w:br/>
        <w:t xml:space="preserve">                "$schema": "http://json-schema.org/draft-04/schema#",</w:t>
      </w:r>
      <w:r>
        <w:br/>
        <w:t xml:space="preserve">                "description" : "Copyright (c) 2017 Open Connectivity Foundation, Inc. All rights reserved.",</w:t>
      </w:r>
      <w:r>
        <w:br/>
        <w:t xml:space="preserve">                "definitions": {</w:t>
      </w:r>
      <w:r>
        <w:br/>
        <w:t xml:space="preserve">                  "oic.wk.con.p": {</w:t>
      </w:r>
      <w:r>
        <w:br/>
        <w:t xml:space="preserve">                    "type": "object",</w:t>
      </w:r>
      <w:r>
        <w:br/>
        <w:t xml:space="preserve">                    "properties": {</w:t>
      </w:r>
      <w:r>
        <w:br/>
        <w:t xml:space="preserve">                      "mnpn":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Platform description in the indicated language."</w:t>
      </w:r>
      <w:r>
        <w:br/>
        <w:t xml:space="preserve">                              }</w:t>
      </w:r>
      <w:r>
        <w:br/>
        <w:t xml:space="preserve">                            }</w:t>
      </w:r>
      <w:r>
        <w:br/>
        <w:t xml:space="preserve">                          },</w:t>
      </w:r>
      <w:r>
        <w:br/>
        <w:t xml:space="preserve">                        "minItems" : 1,</w:t>
      </w:r>
      <w:r>
        <w:br/>
        <w:t xml:space="preserve">                        "description": "Platform names"</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"#/definitions/oic.wk.con.p" }</w:t>
      </w:r>
      <w:r>
        <w:br/>
        <w:t xml:space="preserve">                ]</w:t>
      </w:r>
      <w:r>
        <w:br/>
      </w:r>
      <w:r>
        <w:lastRenderedPageBreak/>
        <w:t xml:space="preserve">              }</w:t>
      </w:r>
      <w:r>
        <w:br/>
      </w:r>
    </w:p>
    <w:p w14:paraId="40CC8638" w14:textId="77777777" w:rsidR="00E520F2" w:rsidRDefault="00731819">
      <w:pPr>
        <w:pStyle w:val="CODE-GREY"/>
      </w:pPr>
      <w:r>
        <w:t xml:space="preserve">            example</w:t>
      </w:r>
      <w:r>
        <w:rPr>
          <w:rStyle w:val="CODEGREYC"/>
        </w:rPr>
        <w:t>: |</w:t>
      </w:r>
    </w:p>
    <w:p w14:paraId="0145D6FB" w14:textId="77777777" w:rsidR="00E520F2" w:rsidRDefault="00731819">
      <w:pPr>
        <w:pStyle w:val="CODE-BLACK"/>
      </w:pPr>
      <w:r>
        <w:t xml:space="preserve">              {</w:t>
      </w:r>
      <w:r>
        <w:br/>
        <w:t xml:space="preserve">                "rt":   ["oic.wk.con.p"],</w:t>
      </w:r>
      <w:r>
        <w:br/>
        <w:t xml:space="preserve">                "mnpn": [ { "language": "en", "value": "My Friendly Device Name" } ]</w:t>
      </w:r>
      <w:r>
        <w:br/>
        <w:t xml:space="preserve">              }</w:t>
      </w:r>
      <w:r>
        <w:br/>
      </w:r>
    </w:p>
    <w:p w14:paraId="6F551D58" w14:textId="77777777" w:rsidR="00E520F2" w:rsidRDefault="00731819">
      <w:pPr>
        <w:pStyle w:val="CODE-AQUA"/>
      </w:pPr>
      <w:r>
        <w:t xml:space="preserve">  post:</w:t>
      </w:r>
    </w:p>
    <w:p w14:paraId="2F53A1B9" w14:textId="77777777" w:rsidR="00E520F2" w:rsidRDefault="00731819">
      <w:pPr>
        <w:pStyle w:val="CODE-YELLOW"/>
      </w:pPr>
      <w:r>
        <w:t xml:space="preserve">    description: |</w:t>
      </w:r>
    </w:p>
    <w:p w14:paraId="366FF2AD" w14:textId="77777777" w:rsidR="00E520F2" w:rsidRDefault="00731819">
      <w:pPr>
        <w:pStyle w:val="CODE-YELLOW"/>
      </w:pPr>
      <w:r>
        <w:t xml:space="preserve">      Update the information about the platform</w:t>
      </w:r>
      <w:r>
        <w:br/>
      </w:r>
    </w:p>
    <w:p w14:paraId="7FBDA0B9" w14:textId="77777777" w:rsidR="00E520F2" w:rsidRDefault="00731819">
      <w:pPr>
        <w:pStyle w:val="CODE-BLUE"/>
      </w:pPr>
      <w:r>
        <w:t xml:space="preserve">    is : ['interface-rw']</w:t>
      </w:r>
    </w:p>
    <w:p w14:paraId="28CBDD28" w14:textId="77777777" w:rsidR="00E520F2" w:rsidRDefault="00731819">
      <w:pPr>
        <w:pStyle w:val="CODE-AQUA"/>
      </w:pPr>
      <w:r>
        <w:t xml:space="preserve">    body:</w:t>
      </w:r>
    </w:p>
    <w:p w14:paraId="2FF01C6D" w14:textId="77777777" w:rsidR="00E520F2" w:rsidRDefault="00731819">
      <w:pPr>
        <w:pStyle w:val="CODE-AQUA"/>
      </w:pPr>
      <w:r>
        <w:t xml:space="preserve">      application/json:</w:t>
      </w:r>
    </w:p>
    <w:p w14:paraId="297F53B9" w14:textId="77777777" w:rsidR="00E520F2" w:rsidRDefault="00731819">
      <w:pPr>
        <w:pStyle w:val="CODE-GREY"/>
      </w:pPr>
      <w:r>
        <w:t xml:space="preserve">        schema</w:t>
      </w:r>
      <w:r>
        <w:rPr>
          <w:rStyle w:val="CODEGREYC"/>
        </w:rPr>
        <w:t>: |</w:t>
      </w:r>
    </w:p>
    <w:p w14:paraId="14BB96AF" w14:textId="77777777" w:rsidR="00E520F2" w:rsidRDefault="00731819">
      <w:pPr>
        <w:pStyle w:val="CODE-BLACK"/>
      </w:pPr>
      <w:r>
        <w:t xml:space="preserve">          {</w:t>
      </w:r>
      <w:r>
        <w:br/>
        <w:t xml:space="preserve">            "id": "http://www.openconnectivity.org/ocf-apis/core/schemas/oic.wk.con.p-Update-schema.json#",</w:t>
      </w:r>
      <w:r>
        <w:br/>
        <w:t xml:space="preserve">            "$schema": "http://json-schema.org/draft-04/schema#",</w:t>
      </w:r>
      <w:r>
        <w:br/>
        <w:t xml:space="preserve">            "description" : "Copyright (c) 2017 Open Connectivity Foundation, Inc. All rights reserved.",</w:t>
      </w:r>
      <w:r>
        <w:br/>
        <w:t xml:space="preserve">            "definitions": {</w:t>
      </w:r>
      <w:r>
        <w:br/>
        <w:t xml:space="preserve">              "oic.wk.con.p": {</w:t>
      </w:r>
      <w:r>
        <w:br/>
        <w:t xml:space="preserve">                "type": "object",</w:t>
      </w:r>
      <w:r>
        <w:br/>
        <w:t xml:space="preserve">                "properties": {</w:t>
      </w:r>
      <w:r>
        <w:br/>
        <w:t xml:space="preserve">                  "mnpn":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Platform description in the indicated language."</w:t>
      </w:r>
      <w:r>
        <w:br/>
        <w:t xml:space="preserve">                          }</w:t>
      </w:r>
      <w:r>
        <w:br/>
        <w:t xml:space="preserve">                        }</w:t>
      </w:r>
      <w:r>
        <w:br/>
        <w:t xml:space="preserve">                      },</w:t>
      </w:r>
      <w:r>
        <w:br/>
        <w:t xml:space="preserve">                    "minItems" : 1,</w:t>
      </w:r>
      <w:r>
        <w:br/>
        <w:t xml:space="preserve">                    "description": "Platform names"</w:t>
      </w:r>
      <w:r>
        <w:br/>
        <w:t xml:space="preserve">                  }</w:t>
      </w:r>
      <w:r>
        <w:br/>
        <w:t xml:space="preserve">                }</w:t>
      </w:r>
      <w:r>
        <w:br/>
        <w:t xml:space="preserve">              }</w:t>
      </w:r>
      <w:r>
        <w:br/>
        <w:t xml:space="preserve">            },</w:t>
      </w:r>
      <w:r>
        <w:br/>
        <w:t xml:space="preserve">            "type": "object",</w:t>
      </w:r>
      <w:r>
        <w:br/>
        <w:t xml:space="preserve">            "allOf": [</w:t>
      </w:r>
      <w:r>
        <w:br/>
        <w:t xml:space="preserve">              { "$ref": "oic.core-schema.rw.json#/definitions/oic.core"},</w:t>
      </w:r>
      <w:r>
        <w:br/>
        <w:t xml:space="preserve">              { "$ref": "#/definitions/oic.wk.con.p" }</w:t>
      </w:r>
      <w:r>
        <w:br/>
        <w:t xml:space="preserve">            ],</w:t>
      </w:r>
      <w:r>
        <w:br/>
        <w:t xml:space="preserve">            "required": ["mnpn"]</w:t>
      </w:r>
      <w:r>
        <w:br/>
        <w:t xml:space="preserve">          }</w:t>
      </w:r>
      <w:r>
        <w:br/>
      </w:r>
    </w:p>
    <w:p w14:paraId="7B906D12" w14:textId="77777777" w:rsidR="00E520F2" w:rsidRDefault="00731819">
      <w:pPr>
        <w:pStyle w:val="CODE-GREY"/>
      </w:pPr>
      <w:r>
        <w:t xml:space="preserve">        example</w:t>
      </w:r>
      <w:r>
        <w:rPr>
          <w:rStyle w:val="CODEGREYC"/>
        </w:rPr>
        <w:t>: |</w:t>
      </w:r>
    </w:p>
    <w:p w14:paraId="6EB53FE6" w14:textId="77777777" w:rsidR="00E520F2" w:rsidRDefault="00731819">
      <w:pPr>
        <w:pStyle w:val="CODE-BLACK"/>
      </w:pPr>
      <w:r>
        <w:lastRenderedPageBreak/>
        <w:t xml:space="preserve">          {</w:t>
      </w:r>
      <w:r>
        <w:br/>
        <w:t xml:space="preserve">            "n": "Nuevo nombre",</w:t>
      </w:r>
      <w:r>
        <w:br/>
        <w:t xml:space="preserve">            "mnpn": [ { "language": "es", "value": "Nuevo nombre de Plataforma Amigable" } ]</w:t>
      </w:r>
      <w:r>
        <w:br/>
        <w:t xml:space="preserve">          }</w:t>
      </w:r>
      <w:r>
        <w:br/>
      </w:r>
    </w:p>
    <w:p w14:paraId="3A615E34" w14:textId="77777777" w:rsidR="00E520F2" w:rsidRDefault="00731819">
      <w:pPr>
        <w:pStyle w:val="CODE-AQUA"/>
      </w:pPr>
      <w:r>
        <w:t xml:space="preserve">    responses :</w:t>
      </w:r>
    </w:p>
    <w:p w14:paraId="4467D046" w14:textId="77777777" w:rsidR="00E520F2" w:rsidRDefault="00731819">
      <w:pPr>
        <w:pStyle w:val="CODE-BLUE"/>
      </w:pPr>
      <w:r>
        <w:t xml:space="preserve">      200:</w:t>
      </w:r>
    </w:p>
    <w:p w14:paraId="5DADF009" w14:textId="77777777" w:rsidR="00E520F2" w:rsidRDefault="00731819">
      <w:pPr>
        <w:pStyle w:val="CODE-AQUA"/>
      </w:pPr>
      <w:r>
        <w:t xml:space="preserve">        body:</w:t>
      </w:r>
    </w:p>
    <w:p w14:paraId="74DE649B" w14:textId="77777777" w:rsidR="00E520F2" w:rsidRDefault="00731819">
      <w:pPr>
        <w:pStyle w:val="CODE-AQUA"/>
      </w:pPr>
      <w:r>
        <w:t xml:space="preserve">          application/json:</w:t>
      </w:r>
    </w:p>
    <w:p w14:paraId="12C67843" w14:textId="77777777" w:rsidR="00E520F2" w:rsidRDefault="00731819">
      <w:pPr>
        <w:pStyle w:val="CODE-GREY"/>
      </w:pPr>
      <w:r>
        <w:t xml:space="preserve">            schema</w:t>
      </w:r>
      <w:r>
        <w:rPr>
          <w:rStyle w:val="CODEGREYC"/>
        </w:rPr>
        <w:t>: |</w:t>
      </w:r>
    </w:p>
    <w:p w14:paraId="63004FD2" w14:textId="77777777" w:rsidR="00E520F2" w:rsidRDefault="00731819">
      <w:pPr>
        <w:pStyle w:val="CODE-BLACK"/>
      </w:pPr>
      <w:r>
        <w:t xml:space="preserve">              {</w:t>
      </w:r>
      <w:r>
        <w:br/>
        <w:t xml:space="preserve">                "id": "http://www.openconnectivity.org/ocf-apis/core/schemas/oic.wk.con.p-Update-schema.json#",</w:t>
      </w:r>
      <w:r>
        <w:br/>
        <w:t xml:space="preserve">                "$schema": "http://json-schema.org/draft-04/schema#",</w:t>
      </w:r>
      <w:r>
        <w:br/>
        <w:t xml:space="preserve">                "description" : "Copyright (c) 2017 Open Connectivity Foundation, Inc. All rights reserved.",</w:t>
      </w:r>
      <w:r>
        <w:br/>
        <w:t xml:space="preserve">                "definitions": {</w:t>
      </w:r>
      <w:r>
        <w:br/>
        <w:t xml:space="preserve">                  "oic.wk.con.p": {</w:t>
      </w:r>
      <w:r>
        <w:br/>
        <w:t xml:space="preserve">                    "type": "object",</w:t>
      </w:r>
      <w:r>
        <w:br/>
        <w:t xml:space="preserve">                    "properties": {</w:t>
      </w:r>
      <w:r>
        <w:br/>
        <w:t xml:space="preserve">                      "mnpn":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"description": "The Platform description in the indicated language."</w:t>
      </w:r>
      <w:r>
        <w:br/>
        <w:t xml:space="preserve">                              }</w:t>
      </w:r>
      <w:r>
        <w:br/>
        <w:t xml:space="preserve">                            }</w:t>
      </w:r>
      <w:r>
        <w:br/>
        <w:t xml:space="preserve">                          },</w:t>
      </w:r>
      <w:r>
        <w:br/>
        <w:t xml:space="preserve">                        "minItems" : 1,</w:t>
      </w:r>
      <w:r>
        <w:br/>
        <w:t xml:space="preserve">                        "description": "Platform names"</w:t>
      </w:r>
      <w:r>
        <w:br/>
        <w:t xml:space="preserve">                      }</w:t>
      </w:r>
      <w:r>
        <w:br/>
        <w:t xml:space="preserve">                    }</w:t>
      </w:r>
      <w:r>
        <w:br/>
        <w:t xml:space="preserve">                  }</w:t>
      </w:r>
      <w:r>
        <w:br/>
        <w:t xml:space="preserve">                },</w:t>
      </w:r>
      <w:r>
        <w:br/>
        <w:t xml:space="preserve">                "type": "object",</w:t>
      </w:r>
      <w:r>
        <w:br/>
        <w:t xml:space="preserve">                "allOf": [</w:t>
      </w:r>
      <w:r>
        <w:br/>
        <w:t xml:space="preserve">                  { "$ref": "oic.core-schema.rw.json#/definitions/oic.core"},</w:t>
      </w:r>
      <w:r>
        <w:br/>
        <w:t xml:space="preserve">                  { "$ref": "#/definitions/oic.wk.con.p" }</w:t>
      </w:r>
      <w:r>
        <w:br/>
        <w:t xml:space="preserve">                ],</w:t>
      </w:r>
      <w:r>
        <w:br/>
        <w:t xml:space="preserve">                "required": ["mnpn"]</w:t>
      </w:r>
      <w:r>
        <w:br/>
        <w:t xml:space="preserve">              }</w:t>
      </w:r>
      <w:r>
        <w:br/>
      </w:r>
    </w:p>
    <w:p w14:paraId="1E030EF2" w14:textId="77777777" w:rsidR="00E520F2" w:rsidRDefault="00731819">
      <w:pPr>
        <w:pStyle w:val="CODE-GREY"/>
      </w:pPr>
      <w:r>
        <w:t xml:space="preserve">            example</w:t>
      </w:r>
      <w:r>
        <w:rPr>
          <w:rStyle w:val="CODEGREYC"/>
        </w:rPr>
        <w:t>: |</w:t>
      </w:r>
    </w:p>
    <w:p w14:paraId="766123B7" w14:textId="77777777" w:rsidR="00E520F2" w:rsidRDefault="00731819">
      <w:pPr>
        <w:pStyle w:val="CODE-BLACK"/>
      </w:pPr>
      <w:r>
        <w:t xml:space="preserve">              {</w:t>
      </w:r>
      <w:r>
        <w:br/>
        <w:t xml:space="preserve">                "n": "Nuevo nombre",</w:t>
      </w:r>
      <w:r>
        <w:br/>
        <w:t xml:space="preserve">                "mnpn": [ { "language": "es", "value": "Nuevo nombre de Plataforma Amigable" } ]</w:t>
      </w:r>
      <w:r>
        <w:br/>
        <w:t xml:space="preserve">              }</w:t>
      </w:r>
      <w:r>
        <w:br/>
      </w:r>
    </w:p>
    <w:p w14:paraId="07A42077" w14:textId="77777777" w:rsidR="00E520F2" w:rsidRDefault="00731819">
      <w:pPr>
        <w:pStyle w:val="ANNEX-heading2"/>
      </w:pPr>
      <w:bookmarkStart w:id="15218" w:name="_Toc509367297"/>
      <w:r>
        <w:lastRenderedPageBreak/>
        <w:t>Property Definition</w:t>
      </w:r>
      <w:bookmarkEnd w:id="15218"/>
    </w:p>
    <w:tbl>
      <w:tblPr>
        <w:tblStyle w:val="TABLE-A"/>
        <w:tblW w:w="0" w:type="auto"/>
        <w:tblLook w:val="04A0" w:firstRow="1" w:lastRow="0" w:firstColumn="1" w:lastColumn="0" w:noHBand="0" w:noVBand="1"/>
      </w:tblPr>
      <w:tblGrid>
        <w:gridCol w:w="1870"/>
        <w:gridCol w:w="1870"/>
        <w:gridCol w:w="1870"/>
        <w:gridCol w:w="1869"/>
        <w:gridCol w:w="1871"/>
      </w:tblGrid>
      <w:tr w:rsidR="00E520F2" w14:paraId="19476DB3"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3E7E27CF" w14:textId="77777777" w:rsidR="00E520F2" w:rsidRDefault="00731819">
            <w:r>
              <w:t>Property name</w:t>
            </w:r>
          </w:p>
        </w:tc>
        <w:tc>
          <w:tcPr>
            <w:tcW w:w="1872" w:type="dxa"/>
          </w:tcPr>
          <w:p w14:paraId="08C9FAFB" w14:textId="77777777" w:rsidR="00E520F2" w:rsidRDefault="00731819">
            <w:r>
              <w:t>Value type</w:t>
            </w:r>
          </w:p>
        </w:tc>
        <w:tc>
          <w:tcPr>
            <w:tcW w:w="1872" w:type="dxa"/>
          </w:tcPr>
          <w:p w14:paraId="47AE2D4D" w14:textId="77777777" w:rsidR="00E520F2" w:rsidRDefault="00731819">
            <w:r>
              <w:t>Mandatory</w:t>
            </w:r>
          </w:p>
        </w:tc>
        <w:tc>
          <w:tcPr>
            <w:tcW w:w="1872" w:type="dxa"/>
          </w:tcPr>
          <w:p w14:paraId="000CACB5" w14:textId="77777777" w:rsidR="00E520F2" w:rsidRDefault="00731819">
            <w:r>
              <w:t>Access mode</w:t>
            </w:r>
          </w:p>
        </w:tc>
        <w:tc>
          <w:tcPr>
            <w:tcW w:w="1872" w:type="dxa"/>
          </w:tcPr>
          <w:p w14:paraId="014A450B" w14:textId="77777777" w:rsidR="00E520F2" w:rsidRDefault="00731819">
            <w:r>
              <w:t>Description</w:t>
            </w:r>
          </w:p>
        </w:tc>
      </w:tr>
      <w:tr w:rsidR="00E520F2" w14:paraId="05D71751" w14:textId="77777777">
        <w:tc>
          <w:tcPr>
            <w:tcW w:w="1872" w:type="dxa"/>
          </w:tcPr>
          <w:p w14:paraId="64481DB8" w14:textId="77777777" w:rsidR="00E520F2" w:rsidRDefault="00731819">
            <w:r>
              <w:t>mnpn</w:t>
            </w:r>
          </w:p>
        </w:tc>
        <w:tc>
          <w:tcPr>
            <w:tcW w:w="1872" w:type="dxa"/>
          </w:tcPr>
          <w:p w14:paraId="3DA9191B" w14:textId="77777777" w:rsidR="00E520F2" w:rsidRDefault="00731819">
            <w:r>
              <w:t>array: see schema</w:t>
            </w:r>
          </w:p>
        </w:tc>
        <w:tc>
          <w:tcPr>
            <w:tcW w:w="1872" w:type="dxa"/>
          </w:tcPr>
          <w:p w14:paraId="1B34F721" w14:textId="77777777" w:rsidR="00E520F2" w:rsidRDefault="00E520F2"/>
        </w:tc>
        <w:tc>
          <w:tcPr>
            <w:tcW w:w="1872" w:type="dxa"/>
          </w:tcPr>
          <w:p w14:paraId="59F96A0E" w14:textId="77777777" w:rsidR="00E520F2" w:rsidRDefault="00E520F2"/>
        </w:tc>
        <w:tc>
          <w:tcPr>
            <w:tcW w:w="1872" w:type="dxa"/>
          </w:tcPr>
          <w:p w14:paraId="50667659" w14:textId="77777777" w:rsidR="00E520F2" w:rsidRDefault="00731819">
            <w:r>
              <w:t>Platform names</w:t>
            </w:r>
          </w:p>
        </w:tc>
      </w:tr>
      <w:tr w:rsidR="00E520F2" w14:paraId="0E16BD64" w14:textId="77777777">
        <w:tc>
          <w:tcPr>
            <w:tcW w:w="1872" w:type="dxa"/>
          </w:tcPr>
          <w:p w14:paraId="27A62FE1" w14:textId="77777777" w:rsidR="00E520F2" w:rsidRDefault="00731819">
            <w:r>
              <w:t>value</w:t>
            </w:r>
            <w:r>
              <w:br/>
              <w:t>(mnpn)</w:t>
            </w:r>
          </w:p>
        </w:tc>
        <w:tc>
          <w:tcPr>
            <w:tcW w:w="1872" w:type="dxa"/>
          </w:tcPr>
          <w:p w14:paraId="2D87A015" w14:textId="77777777" w:rsidR="00E520F2" w:rsidRDefault="00731819">
            <w:r>
              <w:t>string</w:t>
            </w:r>
          </w:p>
        </w:tc>
        <w:tc>
          <w:tcPr>
            <w:tcW w:w="1872" w:type="dxa"/>
          </w:tcPr>
          <w:p w14:paraId="47151B32" w14:textId="77777777" w:rsidR="00E520F2" w:rsidRDefault="00E520F2"/>
        </w:tc>
        <w:tc>
          <w:tcPr>
            <w:tcW w:w="1872" w:type="dxa"/>
          </w:tcPr>
          <w:p w14:paraId="0FC137A4" w14:textId="77777777" w:rsidR="00E520F2" w:rsidRDefault="00E520F2"/>
        </w:tc>
        <w:tc>
          <w:tcPr>
            <w:tcW w:w="1872" w:type="dxa"/>
          </w:tcPr>
          <w:p w14:paraId="02804654" w14:textId="77777777" w:rsidR="00E520F2" w:rsidRDefault="00731819">
            <w:r>
              <w:t>The Platform description in the indicated language.</w:t>
            </w:r>
          </w:p>
        </w:tc>
      </w:tr>
      <w:tr w:rsidR="00E520F2" w14:paraId="7F7E1B57" w14:textId="77777777">
        <w:tc>
          <w:tcPr>
            <w:tcW w:w="1872" w:type="dxa"/>
          </w:tcPr>
          <w:p w14:paraId="196C53A4" w14:textId="77777777" w:rsidR="00E520F2" w:rsidRDefault="00731819">
            <w:r>
              <w:t>language</w:t>
            </w:r>
            <w:r>
              <w:br/>
              <w:t>(mnpn)</w:t>
            </w:r>
          </w:p>
        </w:tc>
        <w:tc>
          <w:tcPr>
            <w:tcW w:w="1872" w:type="dxa"/>
          </w:tcPr>
          <w:p w14:paraId="6BD1686F" w14:textId="77777777" w:rsidR="00E520F2" w:rsidRDefault="00731819">
            <w:r>
              <w:t>multiple types: see schema</w:t>
            </w:r>
          </w:p>
        </w:tc>
        <w:tc>
          <w:tcPr>
            <w:tcW w:w="1872" w:type="dxa"/>
          </w:tcPr>
          <w:p w14:paraId="5BA04A75" w14:textId="77777777" w:rsidR="00E520F2" w:rsidRDefault="00E520F2"/>
        </w:tc>
        <w:tc>
          <w:tcPr>
            <w:tcW w:w="1872" w:type="dxa"/>
          </w:tcPr>
          <w:p w14:paraId="2F554624" w14:textId="77777777" w:rsidR="00E520F2" w:rsidRDefault="00E520F2"/>
        </w:tc>
        <w:tc>
          <w:tcPr>
            <w:tcW w:w="1872" w:type="dxa"/>
          </w:tcPr>
          <w:p w14:paraId="7570B289" w14:textId="77777777" w:rsidR="00E520F2" w:rsidRDefault="00E520F2"/>
        </w:tc>
      </w:tr>
    </w:tbl>
    <w:p w14:paraId="23EBD643" w14:textId="77777777" w:rsidR="00E520F2" w:rsidRDefault="00731819">
      <w:pPr>
        <w:pStyle w:val="ANNEX-heading2"/>
      </w:pPr>
      <w:bookmarkStart w:id="15219" w:name="_Toc509367298"/>
      <w:r>
        <w:t>CRUDN behaviour</w:t>
      </w:r>
      <w:bookmarkEnd w:id="15219"/>
    </w:p>
    <w:tbl>
      <w:tblPr>
        <w:tblStyle w:val="TABLE-A"/>
        <w:tblW w:w="0" w:type="auto"/>
        <w:tblLook w:val="04A0" w:firstRow="1" w:lastRow="0" w:firstColumn="1" w:lastColumn="0" w:noHBand="0" w:noVBand="1"/>
      </w:tblPr>
      <w:tblGrid>
        <w:gridCol w:w="3942"/>
        <w:gridCol w:w="1105"/>
        <w:gridCol w:w="1004"/>
        <w:gridCol w:w="1142"/>
        <w:gridCol w:w="1090"/>
        <w:gridCol w:w="1067"/>
      </w:tblGrid>
      <w:tr w:rsidR="00E520F2" w14:paraId="25B0A028"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29879358" w14:textId="77777777" w:rsidR="00E520F2" w:rsidRDefault="00731819">
            <w:r>
              <w:t>Resource</w:t>
            </w:r>
          </w:p>
        </w:tc>
        <w:tc>
          <w:tcPr>
            <w:tcW w:w="1560" w:type="dxa"/>
          </w:tcPr>
          <w:p w14:paraId="512C69FD" w14:textId="77777777" w:rsidR="00E520F2" w:rsidRDefault="00731819">
            <w:r>
              <w:t>Create</w:t>
            </w:r>
          </w:p>
        </w:tc>
        <w:tc>
          <w:tcPr>
            <w:tcW w:w="1560" w:type="dxa"/>
          </w:tcPr>
          <w:p w14:paraId="2FEAF2A4" w14:textId="77777777" w:rsidR="00E520F2" w:rsidRDefault="00731819">
            <w:r>
              <w:t>Read</w:t>
            </w:r>
          </w:p>
        </w:tc>
        <w:tc>
          <w:tcPr>
            <w:tcW w:w="1560" w:type="dxa"/>
          </w:tcPr>
          <w:p w14:paraId="636B4E59" w14:textId="77777777" w:rsidR="00E520F2" w:rsidRDefault="00731819">
            <w:r>
              <w:t>Update</w:t>
            </w:r>
          </w:p>
        </w:tc>
        <w:tc>
          <w:tcPr>
            <w:tcW w:w="1560" w:type="dxa"/>
          </w:tcPr>
          <w:p w14:paraId="26A9A531" w14:textId="77777777" w:rsidR="00E520F2" w:rsidRDefault="00731819">
            <w:r>
              <w:t>Delete</w:t>
            </w:r>
          </w:p>
        </w:tc>
        <w:tc>
          <w:tcPr>
            <w:tcW w:w="1560" w:type="dxa"/>
          </w:tcPr>
          <w:p w14:paraId="5533221D" w14:textId="77777777" w:rsidR="00E520F2" w:rsidRDefault="00731819">
            <w:r>
              <w:t>Notify</w:t>
            </w:r>
          </w:p>
        </w:tc>
      </w:tr>
      <w:tr w:rsidR="00E520F2" w14:paraId="64ED64B8" w14:textId="77777777">
        <w:tc>
          <w:tcPr>
            <w:tcW w:w="1560" w:type="dxa"/>
          </w:tcPr>
          <w:p w14:paraId="03FCEE69" w14:textId="77777777" w:rsidR="00E520F2" w:rsidRDefault="00731819">
            <w:r>
              <w:t>/examplePlatformConfigurationResURI</w:t>
            </w:r>
          </w:p>
        </w:tc>
        <w:tc>
          <w:tcPr>
            <w:tcW w:w="1560" w:type="dxa"/>
          </w:tcPr>
          <w:p w14:paraId="1952D763" w14:textId="77777777" w:rsidR="00E520F2" w:rsidRDefault="00E520F2"/>
        </w:tc>
        <w:tc>
          <w:tcPr>
            <w:tcW w:w="1560" w:type="dxa"/>
          </w:tcPr>
          <w:p w14:paraId="1A1DAF02" w14:textId="77777777" w:rsidR="00E520F2" w:rsidRDefault="00731819">
            <w:r>
              <w:t>get</w:t>
            </w:r>
          </w:p>
        </w:tc>
        <w:tc>
          <w:tcPr>
            <w:tcW w:w="1560" w:type="dxa"/>
          </w:tcPr>
          <w:p w14:paraId="7FCFA27C" w14:textId="77777777" w:rsidR="00E520F2" w:rsidRDefault="00731819">
            <w:r>
              <w:t>post</w:t>
            </w:r>
          </w:p>
        </w:tc>
        <w:tc>
          <w:tcPr>
            <w:tcW w:w="1560" w:type="dxa"/>
          </w:tcPr>
          <w:p w14:paraId="5B99692E" w14:textId="77777777" w:rsidR="00E520F2" w:rsidRDefault="00E520F2"/>
        </w:tc>
        <w:tc>
          <w:tcPr>
            <w:tcW w:w="1560" w:type="dxa"/>
          </w:tcPr>
          <w:p w14:paraId="2764E68D" w14:textId="77777777" w:rsidR="00E520F2" w:rsidRDefault="00E520F2"/>
        </w:tc>
      </w:tr>
    </w:tbl>
    <w:p w14:paraId="023DDB36" w14:textId="77777777" w:rsidR="00E520F2" w:rsidRDefault="00731819">
      <w:pPr>
        <w:pStyle w:val="ANNEX-heading1"/>
      </w:pPr>
      <w:bookmarkStart w:id="15220" w:name="_Toc509367299"/>
      <w:r>
        <w:t>Device</w:t>
      </w:r>
      <w:bookmarkEnd w:id="15220"/>
    </w:p>
    <w:p w14:paraId="1A0F5D78" w14:textId="77777777" w:rsidR="00E520F2" w:rsidRDefault="00731819">
      <w:pPr>
        <w:pStyle w:val="ANNEX-heading2"/>
      </w:pPr>
      <w:bookmarkStart w:id="15221" w:name="_Toc509367300"/>
      <w:r>
        <w:t>Introduction</w:t>
      </w:r>
      <w:bookmarkEnd w:id="15221"/>
    </w:p>
    <w:p w14:paraId="5A817692" w14:textId="77777777" w:rsidR="00E520F2" w:rsidRDefault="00731819">
      <w:r>
        <w:t xml:space="preserve">Known resource that is hosted by every Server. Allows for logical device specific information to be discovered. </w:t>
      </w:r>
    </w:p>
    <w:p w14:paraId="33AEB5CD" w14:textId="77777777" w:rsidR="00E520F2" w:rsidRDefault="00731819">
      <w:pPr>
        <w:pStyle w:val="ANNEX-heading2"/>
      </w:pPr>
      <w:bookmarkStart w:id="15222" w:name="_Toc509367301"/>
      <w:r>
        <w:t>Wellknown URI</w:t>
      </w:r>
      <w:bookmarkEnd w:id="15222"/>
    </w:p>
    <w:p w14:paraId="50814F7D" w14:textId="77777777" w:rsidR="00E520F2" w:rsidRDefault="00731819">
      <w:r>
        <w:t>/oic/d</w:t>
      </w:r>
    </w:p>
    <w:p w14:paraId="0BD35C55" w14:textId="77777777" w:rsidR="00E520F2" w:rsidRDefault="00731819">
      <w:pPr>
        <w:pStyle w:val="ANNEX-heading2"/>
      </w:pPr>
      <w:bookmarkStart w:id="15223" w:name="_Toc509367302"/>
      <w:r>
        <w:t>Resource Type</w:t>
      </w:r>
      <w:bookmarkEnd w:id="15223"/>
    </w:p>
    <w:p w14:paraId="4689EE43" w14:textId="77777777" w:rsidR="00E520F2" w:rsidRDefault="00731819">
      <w:r>
        <w:t>The resource type (</w:t>
      </w:r>
      <w:proofErr w:type="gramStart"/>
      <w:r>
        <w:t>rt</w:t>
      </w:r>
      <w:proofErr w:type="gramEnd"/>
      <w:r>
        <w:t>) is defined as: oic.wk.d.</w:t>
      </w:r>
    </w:p>
    <w:p w14:paraId="348661D3" w14:textId="77777777" w:rsidR="00E520F2" w:rsidRDefault="00731819">
      <w:pPr>
        <w:pStyle w:val="ANNEX-heading2"/>
      </w:pPr>
      <w:bookmarkStart w:id="15224" w:name="_Toc509367303"/>
      <w:r>
        <w:t>RAML Definition</w:t>
      </w:r>
      <w:bookmarkEnd w:id="15224"/>
    </w:p>
    <w:p w14:paraId="22639B32" w14:textId="77777777" w:rsidR="00E520F2" w:rsidRDefault="00731819">
      <w:pPr>
        <w:pStyle w:val="CODE-GREEN"/>
      </w:pPr>
      <w:r>
        <w:t>#%RAML 0.8</w:t>
      </w:r>
    </w:p>
    <w:p w14:paraId="624581D6" w14:textId="77777777" w:rsidR="00E520F2" w:rsidRDefault="00731819">
      <w:pPr>
        <w:pStyle w:val="CODE-YELLOW"/>
      </w:pPr>
      <w:r>
        <w:t xml:space="preserve">title: </w:t>
      </w:r>
      <w:r>
        <w:rPr>
          <w:i/>
        </w:rPr>
        <w:t>OIC Root Device</w:t>
      </w:r>
    </w:p>
    <w:p w14:paraId="1F92E32F" w14:textId="77777777" w:rsidR="00E520F2" w:rsidRDefault="00731819">
      <w:pPr>
        <w:pStyle w:val="CODE-YELLOW"/>
      </w:pPr>
      <w:r>
        <w:t xml:space="preserve">version: </w:t>
      </w:r>
      <w:r>
        <w:rPr>
          <w:i/>
        </w:rPr>
        <w:t>v1-20160622</w:t>
      </w:r>
    </w:p>
    <w:p w14:paraId="61223FE3" w14:textId="77777777" w:rsidR="00E520F2" w:rsidRDefault="00731819">
      <w:pPr>
        <w:pStyle w:val="CODE-AQUA"/>
      </w:pPr>
      <w:r>
        <w:t>traits:</w:t>
      </w:r>
    </w:p>
    <w:p w14:paraId="79F9E20B" w14:textId="77777777" w:rsidR="00E520F2" w:rsidRDefault="00731819">
      <w:pPr>
        <w:pStyle w:val="CODE-AQUA"/>
      </w:pPr>
      <w:r>
        <w:t xml:space="preserve"> - interface :</w:t>
      </w:r>
    </w:p>
    <w:p w14:paraId="0261C67F" w14:textId="77777777" w:rsidR="00E520F2" w:rsidRDefault="00731819">
      <w:pPr>
        <w:pStyle w:val="CODE-AQUA"/>
      </w:pPr>
      <w:r>
        <w:t xml:space="preserve">     queryParameters: </w:t>
      </w:r>
    </w:p>
    <w:p w14:paraId="7C08AB68" w14:textId="77777777" w:rsidR="00E520F2" w:rsidRDefault="00731819">
      <w:pPr>
        <w:pStyle w:val="CODE-BLUE"/>
      </w:pPr>
      <w:r>
        <w:t xml:space="preserve">       if:</w:t>
      </w:r>
    </w:p>
    <w:p w14:paraId="73A4BA9A" w14:textId="77777777" w:rsidR="00E520F2" w:rsidRDefault="00731819">
      <w:pPr>
        <w:pStyle w:val="CODE-BLUE"/>
      </w:pPr>
      <w:r>
        <w:t xml:space="preserve">         enum: ["oic.if.r", "oic.if.baseline"]</w:t>
      </w:r>
    </w:p>
    <w:p w14:paraId="1197A69A" w14:textId="77777777" w:rsidR="00E520F2" w:rsidRDefault="00E520F2"/>
    <w:p w14:paraId="01DF10C8" w14:textId="77777777" w:rsidR="00E520F2" w:rsidRDefault="00731819">
      <w:pPr>
        <w:pStyle w:val="CODE-BLUE"/>
      </w:pPr>
      <w:r>
        <w:t>/oic/d:</w:t>
      </w:r>
    </w:p>
    <w:p w14:paraId="659369EC" w14:textId="77777777" w:rsidR="00E520F2" w:rsidRDefault="00731819">
      <w:pPr>
        <w:pStyle w:val="CODE-YELLOW"/>
      </w:pPr>
      <w:r>
        <w:t xml:space="preserve">  description: |</w:t>
      </w:r>
    </w:p>
    <w:p w14:paraId="63537573" w14:textId="77777777" w:rsidR="00E520F2" w:rsidRDefault="00731819">
      <w:pPr>
        <w:pStyle w:val="CODE-YELLOW"/>
      </w:pPr>
      <w:r>
        <w:t xml:space="preserve">    Known resource that is hosted by every Server.</w:t>
      </w:r>
      <w:r>
        <w:br/>
        <w:t xml:space="preserve">    Allows for logical device specific information to be discovered.</w:t>
      </w:r>
      <w:r>
        <w:br/>
      </w:r>
    </w:p>
    <w:p w14:paraId="13CDB125" w14:textId="77777777" w:rsidR="00E520F2" w:rsidRDefault="00731819">
      <w:pPr>
        <w:pStyle w:val="CODE-BLUE"/>
      </w:pPr>
      <w:r>
        <w:t xml:space="preserve">  is : ['interface']</w:t>
      </w:r>
    </w:p>
    <w:p w14:paraId="55118F4A" w14:textId="77777777" w:rsidR="00E520F2" w:rsidRDefault="00731819">
      <w:pPr>
        <w:pStyle w:val="CODE-AQUA"/>
      </w:pPr>
      <w:r>
        <w:t xml:space="preserve">  get:</w:t>
      </w:r>
    </w:p>
    <w:p w14:paraId="1DB2E23A" w14:textId="77777777" w:rsidR="00E520F2" w:rsidRDefault="00731819">
      <w:pPr>
        <w:pStyle w:val="CODE-YELLOW"/>
      </w:pPr>
      <w:r>
        <w:t xml:space="preserve">    description: |</w:t>
      </w:r>
    </w:p>
    <w:p w14:paraId="729D8476" w14:textId="77777777" w:rsidR="00E520F2" w:rsidRDefault="00731819">
      <w:pPr>
        <w:pStyle w:val="CODE-YELLOW"/>
      </w:pPr>
      <w:r>
        <w:t xml:space="preserve">      Retrieve the information about the Device</w:t>
      </w:r>
      <w:r>
        <w:br/>
      </w:r>
    </w:p>
    <w:p w14:paraId="1FEFA851" w14:textId="77777777" w:rsidR="00E520F2" w:rsidRDefault="00731819">
      <w:pPr>
        <w:pStyle w:val="CODE-AQUA"/>
      </w:pPr>
      <w:r>
        <w:t xml:space="preserve">    responses :</w:t>
      </w:r>
    </w:p>
    <w:p w14:paraId="4818F23C" w14:textId="77777777" w:rsidR="00E520F2" w:rsidRDefault="00731819">
      <w:pPr>
        <w:pStyle w:val="CODE-BLUE"/>
      </w:pPr>
      <w:r>
        <w:t xml:space="preserve">      200:</w:t>
      </w:r>
    </w:p>
    <w:p w14:paraId="0011B43A" w14:textId="77777777" w:rsidR="00E520F2" w:rsidRDefault="00731819">
      <w:pPr>
        <w:pStyle w:val="CODE-AQUA"/>
      </w:pPr>
      <w:r>
        <w:t xml:space="preserve">        body:</w:t>
      </w:r>
    </w:p>
    <w:p w14:paraId="423BD309" w14:textId="77777777" w:rsidR="00E520F2" w:rsidRDefault="00731819">
      <w:pPr>
        <w:pStyle w:val="CODE-AQUA"/>
      </w:pPr>
      <w:r>
        <w:t xml:space="preserve">          application/json:</w:t>
      </w:r>
    </w:p>
    <w:p w14:paraId="0C1BE26E" w14:textId="77777777" w:rsidR="00E520F2" w:rsidRDefault="00731819">
      <w:pPr>
        <w:pStyle w:val="CODE-GREY"/>
      </w:pPr>
      <w:r>
        <w:t xml:space="preserve">            schema</w:t>
      </w:r>
      <w:r>
        <w:rPr>
          <w:rStyle w:val="CODEGREYC"/>
        </w:rPr>
        <w:t>: |</w:t>
      </w:r>
    </w:p>
    <w:p w14:paraId="24CA5521" w14:textId="77777777" w:rsidR="00E520F2" w:rsidRDefault="00731819">
      <w:pPr>
        <w:pStyle w:val="CODE-BLACK"/>
      </w:pPr>
      <w:r>
        <w:t xml:space="preserve">              {</w:t>
      </w:r>
      <w:r>
        <w:br/>
        <w:t xml:space="preserve">                "$schema": "http://json-schemas.org/draft-04/schema#",</w:t>
      </w:r>
      <w:r>
        <w:br/>
        <w:t xml:space="preserve">                "description" : "Copyright (c) 2016, 2017 Open Connectivity Foundation, Inc. All </w:t>
      </w:r>
      <w:r>
        <w:lastRenderedPageBreak/>
        <w:t>rights reserved.",</w:t>
      </w:r>
      <w:r>
        <w:br/>
        <w:t xml:space="preserve">                "id": "http://www.openconnectivity.org/ocf-apis/core/schemas/oic.wk.d-schema.json#",</w:t>
      </w:r>
      <w:r>
        <w:br/>
        <w:t xml:space="preserve">                "definitions": {</w:t>
      </w:r>
      <w:r>
        <w:br/>
        <w:t xml:space="preserve">                  "oic.wk.d": {</w:t>
      </w:r>
      <w:r>
        <w:br/>
        <w:t xml:space="preserve">                    "type": "object",</w:t>
      </w:r>
      <w:r>
        <w:br/>
        <w:t xml:space="preserve">                    "properties": {</w:t>
      </w:r>
      <w:r>
        <w:br/>
        <w:t xml:space="preserve">                      "di": {</w:t>
      </w:r>
      <w:r>
        <w:br/>
        <w:t xml:space="preserve">                        "allOf": [</w:t>
      </w:r>
      <w:r>
        <w:br/>
        <w:t xml:space="preserve">                          {</w:t>
      </w:r>
      <w:r>
        <w:br/>
        <w:t xml:space="preserve">                            "$ref": "oic.types-schema.json#/definitions/uuid"</w:t>
      </w:r>
      <w:r>
        <w:br/>
        <w:t xml:space="preserve">                          },</w:t>
      </w:r>
      <w:r>
        <w:br/>
        <w:t xml:space="preserve">                          {</w:t>
      </w:r>
      <w:r>
        <w:br/>
        <w:t xml:space="preserve">                            "readOnly": true,</w:t>
      </w:r>
      <w:r>
        <w:br/>
        <w:t xml:space="preserve">                            "description": "Unique identifier for device"</w:t>
      </w:r>
      <w:r>
        <w:br/>
        <w:t xml:space="preserve">                          }</w:t>
      </w:r>
      <w:r>
        <w:br/>
        <w:t xml:space="preserve">                        ]</w:t>
      </w:r>
      <w:r>
        <w:br/>
        <w:t xml:space="preserve">                      },</w:t>
      </w:r>
      <w:r>
        <w:br/>
        <w:t xml:space="preserve">                      "icv": {</w:t>
      </w:r>
      <w:r>
        <w:br/>
        <w:t xml:space="preserve">                        "type": "string",</w:t>
      </w:r>
      <w:r>
        <w:br/>
        <w:t xml:space="preserve">                        "maxLength": 64,</w:t>
      </w:r>
      <w:r>
        <w:br/>
        <w:t xml:space="preserve">                        "readOnly": true,</w:t>
      </w:r>
      <w:r>
        <w:br/>
        <w:t xml:space="preserve">                        "description": "The version of the OIC Server"</w:t>
      </w:r>
      <w:r>
        <w:br/>
        <w:t xml:space="preserve">                      },</w:t>
      </w:r>
      <w:r>
        <w:br/>
        <w:t xml:space="preserve">                      "dmv": {</w:t>
      </w:r>
      <w:r>
        <w:br/>
        <w:t xml:space="preserve">                        "type": "string",</w:t>
      </w:r>
      <w:r>
        <w:br/>
        <w:t xml:space="preserve">                        "maxLength": 256,</w:t>
      </w:r>
      <w:r>
        <w:br/>
        <w:t xml:space="preserve">                        "readOnly": true,</w:t>
      </w:r>
      <w:r>
        <w:br/>
        <w:t xml:space="preserve">                        "description": "Spec versions of the Resource and Device Specifications to which this device data model is implemented"</w:t>
      </w:r>
      <w:r>
        <w:br/>
        <w:t xml:space="preserve">                      },</w:t>
      </w:r>
      <w:r>
        <w:br/>
        <w:t xml:space="preserve">                      "ld": {</w:t>
      </w:r>
      <w:r>
        <w:br/>
        <w:t xml:space="preserve">                        "type": "array",</w:t>
      </w:r>
      <w:r>
        <w:br/>
        <w:t xml:space="preserve">                        "items" :</w:t>
      </w:r>
      <w:r>
        <w:br/>
        <w:t xml:space="preserve">                          {</w:t>
      </w:r>
      <w:r>
        <w:br/>
        <w:t xml:space="preserve">                            "type": "object",</w:t>
      </w:r>
      <w:r>
        <w:br/>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"readOnly": true,</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"readOnly": true,</w:t>
      </w:r>
      <w:r>
        <w:br/>
        <w:t xml:space="preserve">                                "description": "Device description in the indicated language."</w:t>
      </w:r>
      <w:r>
        <w:br/>
        <w:t xml:space="preserve">                              }</w:t>
      </w:r>
      <w:r>
        <w:br/>
        <w:t xml:space="preserve">                            }</w:t>
      </w:r>
      <w:r>
        <w:br/>
        <w:t xml:space="preserve">                          },</w:t>
      </w:r>
      <w:r>
        <w:br/>
        <w:t xml:space="preserve">                        "minItems" : 1,</w:t>
      </w:r>
      <w:r>
        <w:br/>
        <w:t xml:space="preserve">                        "readOnly": true,</w:t>
      </w:r>
      <w:r>
        <w:br/>
        <w:t xml:space="preserve">                        "description": "Localized Descriptions."</w:t>
      </w:r>
      <w:r>
        <w:br/>
        <w:t xml:space="preserve">                      },</w:t>
      </w:r>
      <w:r>
        <w:br/>
        <w:t xml:space="preserve">                      "sv": {</w:t>
      </w:r>
      <w:r>
        <w:br/>
        <w:t xml:space="preserve">                        "type": "string",</w:t>
      </w:r>
      <w:r>
        <w:br/>
        <w:t xml:space="preserve">                        "maxLength": 64,</w:t>
      </w:r>
      <w:r>
        <w:br/>
        <w:t xml:space="preserve">                        "readOnly": true,</w:t>
      </w:r>
      <w:r>
        <w:br/>
        <w:t xml:space="preserve">                        "description": "Software version."</w:t>
      </w:r>
      <w:r>
        <w:br/>
        <w:t xml:space="preserve">                      },</w:t>
      </w:r>
      <w:r>
        <w:br/>
        <w:t xml:space="preserve">                      "dmn": {</w:t>
      </w:r>
      <w:r>
        <w:br/>
        <w:t xml:space="preserve">                        "type": "array",</w:t>
      </w:r>
      <w:r>
        <w:br/>
        <w:t xml:space="preserve">                        "items" :</w:t>
      </w:r>
      <w:r>
        <w:br/>
        <w:t xml:space="preserve">                          {</w:t>
      </w:r>
      <w:r>
        <w:br/>
        <w:t xml:space="preserve">                            "type": "object",</w:t>
      </w:r>
      <w:r>
        <w:br/>
      </w:r>
      <w:r>
        <w:lastRenderedPageBreak/>
        <w:t xml:space="preserve">                            "properties": {</w:t>
      </w:r>
      <w:r>
        <w:br/>
        <w:t xml:space="preserve">                              "language": {</w:t>
      </w:r>
      <w:r>
        <w:br/>
        <w:t xml:space="preserve">                                "allOf": [</w:t>
      </w:r>
      <w:r>
        <w:br/>
        <w:t xml:space="preserve">                                  {</w:t>
      </w:r>
      <w:r>
        <w:br/>
        <w:t xml:space="preserve">                                    "$ref": "oic.types-schema.json#/definitions/language-tag"</w:t>
      </w:r>
      <w:r>
        <w:br/>
        <w:t xml:space="preserve">                                  },</w:t>
      </w:r>
      <w:r>
        <w:br/>
        <w:t xml:space="preserve">                                  {</w:t>
      </w:r>
      <w:r>
        <w:br/>
        <w:t xml:space="preserve">                                    "readOnly": true,</w:t>
      </w:r>
      <w:r>
        <w:br/>
        <w:t xml:space="preserve">                                    "description": "An RFC 5646 language tag."</w:t>
      </w:r>
      <w:r>
        <w:br/>
        <w:t xml:space="preserve">                                  }</w:t>
      </w:r>
      <w:r>
        <w:br/>
        <w:t xml:space="preserve">                                ]</w:t>
      </w:r>
      <w:r>
        <w:br/>
        <w:t xml:space="preserve">                              },</w:t>
      </w:r>
      <w:r>
        <w:br/>
        <w:t xml:space="preserve">                              "value": {</w:t>
      </w:r>
      <w:r>
        <w:br/>
        <w:t xml:space="preserve">                                "type": "string",</w:t>
      </w:r>
      <w:r>
        <w:br/>
        <w:t xml:space="preserve">                                "maxLength": 64,</w:t>
      </w:r>
      <w:r>
        <w:br/>
        <w:t xml:space="preserve">                                "readOnly": true,</w:t>
      </w:r>
      <w:r>
        <w:br/>
        <w:t xml:space="preserve">                                "description": "Manufacturer name in the indicated language."</w:t>
      </w:r>
      <w:r>
        <w:br/>
        <w:t xml:space="preserve">                              }</w:t>
      </w:r>
      <w:r>
        <w:br/>
        <w:t xml:space="preserve">                            }</w:t>
      </w:r>
      <w:r>
        <w:br/>
        <w:t xml:space="preserve">                          },</w:t>
      </w:r>
      <w:r>
        <w:br/>
        <w:t xml:space="preserve">                        "minItems" : 1,</w:t>
      </w:r>
      <w:r>
        <w:br/>
        <w:t xml:space="preserve">                        "readOnly": true,</w:t>
      </w:r>
      <w:r>
        <w:br/>
        <w:t xml:space="preserve">                        "description": "Manufacturer Name."</w:t>
      </w:r>
      <w:r>
        <w:br/>
        <w:t xml:space="preserve">                      },</w:t>
      </w:r>
      <w:r>
        <w:br/>
        <w:t xml:space="preserve">                      "dmno": {</w:t>
      </w:r>
      <w:r>
        <w:br/>
        <w:t xml:space="preserve">                        "type": "string",</w:t>
      </w:r>
      <w:r>
        <w:br/>
        <w:t xml:space="preserve">                        "maxLength": 64,</w:t>
      </w:r>
      <w:r>
        <w:br/>
        <w:t xml:space="preserve">                        "readOnly": true,</w:t>
      </w:r>
      <w:r>
        <w:br/>
        <w:t xml:space="preserve">                        "description": "Model number as designated by manufacturer."</w:t>
      </w:r>
      <w:r>
        <w:br/>
        <w:t xml:space="preserve">                      },</w:t>
      </w:r>
      <w:r>
        <w:br/>
        <w:t xml:space="preserve">                      "piid": {</w:t>
      </w:r>
      <w:r>
        <w:br/>
        <w:t xml:space="preserve">                        "allOf": [</w:t>
      </w:r>
      <w:r>
        <w:br/>
        <w:t xml:space="preserve">                          {</w:t>
      </w:r>
      <w:r>
        <w:br/>
        <w:t xml:space="preserve">                            "$ref": "oic.types-schema.json#/definitions/uuid"</w:t>
      </w:r>
      <w:r>
        <w:br/>
        <w:t xml:space="preserve">                          },</w:t>
      </w:r>
      <w:r>
        <w:br/>
        <w:t xml:space="preserve">                          {</w:t>
      </w:r>
      <w:r>
        <w:br/>
        <w:t xml:space="preserve">                            "readOnly": true,</w:t>
      </w:r>
      <w:r>
        <w:br/>
        <w:t xml:space="preserve">                            "description": "Protocol independent unique identifier for device that is immutable."</w:t>
      </w:r>
      <w:r>
        <w:br/>
        <w:t xml:space="preserve">                          }</w:t>
      </w:r>
      <w:r>
        <w:br/>
        <w:t xml:space="preserve">                        ]</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"#/definitions/oic.wk.d" }</w:t>
      </w:r>
      <w:r>
        <w:br/>
        <w:t xml:space="preserve">                ],</w:t>
      </w:r>
      <w:r>
        <w:br/>
        <w:t xml:space="preserve">                "required": [ "n", "di", "icv", "dmv", "piid" ]</w:t>
      </w:r>
      <w:r>
        <w:br/>
        <w:t xml:space="preserve">              }</w:t>
      </w:r>
      <w:r>
        <w:br/>
      </w:r>
    </w:p>
    <w:p w14:paraId="01308B30" w14:textId="77777777" w:rsidR="00E520F2" w:rsidRDefault="00731819">
      <w:pPr>
        <w:pStyle w:val="CODE-GREY"/>
      </w:pPr>
      <w:r>
        <w:t xml:space="preserve">            example</w:t>
      </w:r>
      <w:r>
        <w:rPr>
          <w:rStyle w:val="CODEGREYC"/>
        </w:rPr>
        <w:t>: |</w:t>
      </w:r>
    </w:p>
    <w:p w14:paraId="3E586CC1" w14:textId="77777777" w:rsidR="00E520F2" w:rsidRDefault="00731819">
      <w:pPr>
        <w:pStyle w:val="CODE-BLACK"/>
      </w:pPr>
      <w:r>
        <w:t xml:space="preserve">              {</w:t>
      </w:r>
      <w:r>
        <w:br/>
        <w:t xml:space="preserve">                "n":    "Device 1",</w:t>
      </w:r>
      <w:r>
        <w:br/>
        <w:t xml:space="preserve">                "rt":   ["oic.wk.d"],</w:t>
      </w:r>
      <w:r>
        <w:br/>
        <w:t xml:space="preserve">                "di":   "54919CA5-4101-4AE4-595B-353C51AA983C",</w:t>
      </w:r>
      <w:r>
        <w:br/>
        <w:t xml:space="preserve">                "icv":  "ocf.1.0.0",</w:t>
      </w:r>
      <w:r>
        <w:br/>
        <w:t xml:space="preserve">                "dmv":  "ocf.res.1.0.0, ocf.sh.1.0.0",</w:t>
      </w:r>
      <w:r>
        <w:br/>
        <w:t xml:space="preserve">                "piid": "6F0AAC04-2BB0-468D-B57C-16570A26AE48"</w:t>
      </w:r>
      <w:r>
        <w:br/>
        <w:t xml:space="preserve">              }</w:t>
      </w:r>
      <w:r>
        <w:br/>
      </w:r>
    </w:p>
    <w:p w14:paraId="61510A6B" w14:textId="77777777" w:rsidR="00E520F2" w:rsidRDefault="00731819">
      <w:pPr>
        <w:pStyle w:val="ANNEX-heading2"/>
      </w:pPr>
      <w:bookmarkStart w:id="15225" w:name="_Toc509367304"/>
      <w:r>
        <w:t>Property Definition</w:t>
      </w:r>
      <w:bookmarkEnd w:id="15225"/>
    </w:p>
    <w:tbl>
      <w:tblPr>
        <w:tblStyle w:val="TABLE-A"/>
        <w:tblW w:w="0" w:type="auto"/>
        <w:tblLook w:val="04A0" w:firstRow="1" w:lastRow="0" w:firstColumn="1" w:lastColumn="0" w:noHBand="0" w:noVBand="1"/>
      </w:tblPr>
      <w:tblGrid>
        <w:gridCol w:w="1871"/>
        <w:gridCol w:w="1869"/>
        <w:gridCol w:w="1870"/>
        <w:gridCol w:w="1869"/>
        <w:gridCol w:w="1871"/>
      </w:tblGrid>
      <w:tr w:rsidR="00E520F2" w14:paraId="7CF2E12C"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7D099C29" w14:textId="77777777" w:rsidR="00E520F2" w:rsidRDefault="00731819">
            <w:r>
              <w:t>Property name</w:t>
            </w:r>
          </w:p>
        </w:tc>
        <w:tc>
          <w:tcPr>
            <w:tcW w:w="1872" w:type="dxa"/>
          </w:tcPr>
          <w:p w14:paraId="74B8C34F" w14:textId="77777777" w:rsidR="00E520F2" w:rsidRDefault="00731819">
            <w:r>
              <w:t>Value type</w:t>
            </w:r>
          </w:p>
        </w:tc>
        <w:tc>
          <w:tcPr>
            <w:tcW w:w="1872" w:type="dxa"/>
          </w:tcPr>
          <w:p w14:paraId="6F29959F" w14:textId="77777777" w:rsidR="00E520F2" w:rsidRDefault="00731819">
            <w:r>
              <w:t>Mandatory</w:t>
            </w:r>
          </w:p>
        </w:tc>
        <w:tc>
          <w:tcPr>
            <w:tcW w:w="1872" w:type="dxa"/>
          </w:tcPr>
          <w:p w14:paraId="295DF291" w14:textId="77777777" w:rsidR="00E520F2" w:rsidRDefault="00731819">
            <w:r>
              <w:t>Access mode</w:t>
            </w:r>
          </w:p>
        </w:tc>
        <w:tc>
          <w:tcPr>
            <w:tcW w:w="1872" w:type="dxa"/>
          </w:tcPr>
          <w:p w14:paraId="142F7D9E" w14:textId="77777777" w:rsidR="00E520F2" w:rsidRDefault="00731819">
            <w:r>
              <w:t>Description</w:t>
            </w:r>
          </w:p>
        </w:tc>
      </w:tr>
      <w:tr w:rsidR="00E520F2" w14:paraId="11C506AE" w14:textId="77777777">
        <w:tc>
          <w:tcPr>
            <w:tcW w:w="1872" w:type="dxa"/>
          </w:tcPr>
          <w:p w14:paraId="0CB55FD4" w14:textId="77777777" w:rsidR="00E520F2" w:rsidRDefault="00731819">
            <w:r>
              <w:t>ld</w:t>
            </w:r>
          </w:p>
        </w:tc>
        <w:tc>
          <w:tcPr>
            <w:tcW w:w="1872" w:type="dxa"/>
          </w:tcPr>
          <w:p w14:paraId="252A11D2" w14:textId="77777777" w:rsidR="00E520F2" w:rsidRDefault="00731819">
            <w:r>
              <w:t>array: see schema</w:t>
            </w:r>
          </w:p>
        </w:tc>
        <w:tc>
          <w:tcPr>
            <w:tcW w:w="1872" w:type="dxa"/>
          </w:tcPr>
          <w:p w14:paraId="59FA7BE8" w14:textId="77777777" w:rsidR="00E520F2" w:rsidRDefault="00E520F2"/>
        </w:tc>
        <w:tc>
          <w:tcPr>
            <w:tcW w:w="1872" w:type="dxa"/>
          </w:tcPr>
          <w:p w14:paraId="79704C38" w14:textId="77777777" w:rsidR="00E520F2" w:rsidRDefault="00731819">
            <w:r>
              <w:t>Read Only</w:t>
            </w:r>
          </w:p>
        </w:tc>
        <w:tc>
          <w:tcPr>
            <w:tcW w:w="1872" w:type="dxa"/>
          </w:tcPr>
          <w:p w14:paraId="6428F17C" w14:textId="77777777" w:rsidR="00E520F2" w:rsidRDefault="00731819">
            <w:r>
              <w:t>Localized Descriptions.</w:t>
            </w:r>
          </w:p>
        </w:tc>
      </w:tr>
      <w:tr w:rsidR="00E520F2" w14:paraId="715327A7" w14:textId="77777777">
        <w:tc>
          <w:tcPr>
            <w:tcW w:w="1872" w:type="dxa"/>
          </w:tcPr>
          <w:p w14:paraId="4E9DF283" w14:textId="77777777" w:rsidR="00E520F2" w:rsidRDefault="00731819">
            <w:r>
              <w:lastRenderedPageBreak/>
              <w:t>value</w:t>
            </w:r>
            <w:r>
              <w:br/>
              <w:t>(ld)</w:t>
            </w:r>
          </w:p>
        </w:tc>
        <w:tc>
          <w:tcPr>
            <w:tcW w:w="1872" w:type="dxa"/>
          </w:tcPr>
          <w:p w14:paraId="1C6D795D" w14:textId="77777777" w:rsidR="00E520F2" w:rsidRDefault="00731819">
            <w:r>
              <w:t>string</w:t>
            </w:r>
          </w:p>
        </w:tc>
        <w:tc>
          <w:tcPr>
            <w:tcW w:w="1872" w:type="dxa"/>
          </w:tcPr>
          <w:p w14:paraId="2ED59C3C" w14:textId="77777777" w:rsidR="00E520F2" w:rsidRDefault="00E520F2"/>
        </w:tc>
        <w:tc>
          <w:tcPr>
            <w:tcW w:w="1872" w:type="dxa"/>
          </w:tcPr>
          <w:p w14:paraId="53D76D28" w14:textId="77777777" w:rsidR="00E520F2" w:rsidRDefault="00731819">
            <w:r>
              <w:t>Read Only</w:t>
            </w:r>
          </w:p>
        </w:tc>
        <w:tc>
          <w:tcPr>
            <w:tcW w:w="1872" w:type="dxa"/>
          </w:tcPr>
          <w:p w14:paraId="0A837CB0" w14:textId="77777777" w:rsidR="00E520F2" w:rsidRDefault="00731819">
            <w:r>
              <w:t>Device description in the indicated language.</w:t>
            </w:r>
          </w:p>
        </w:tc>
      </w:tr>
      <w:tr w:rsidR="00E520F2" w14:paraId="7373CA96" w14:textId="77777777">
        <w:tc>
          <w:tcPr>
            <w:tcW w:w="1872" w:type="dxa"/>
          </w:tcPr>
          <w:p w14:paraId="1E2528F5" w14:textId="77777777" w:rsidR="00E520F2" w:rsidRDefault="00731819">
            <w:r>
              <w:t>language</w:t>
            </w:r>
            <w:r>
              <w:br/>
              <w:t>(ld)</w:t>
            </w:r>
          </w:p>
        </w:tc>
        <w:tc>
          <w:tcPr>
            <w:tcW w:w="1872" w:type="dxa"/>
          </w:tcPr>
          <w:p w14:paraId="12A0F914" w14:textId="77777777" w:rsidR="00E520F2" w:rsidRDefault="00731819">
            <w:r>
              <w:t>multiple types: see schema</w:t>
            </w:r>
          </w:p>
        </w:tc>
        <w:tc>
          <w:tcPr>
            <w:tcW w:w="1872" w:type="dxa"/>
          </w:tcPr>
          <w:p w14:paraId="44801EFA" w14:textId="77777777" w:rsidR="00E520F2" w:rsidRDefault="00E520F2"/>
        </w:tc>
        <w:tc>
          <w:tcPr>
            <w:tcW w:w="1872" w:type="dxa"/>
          </w:tcPr>
          <w:p w14:paraId="023124D5" w14:textId="77777777" w:rsidR="00E520F2" w:rsidRDefault="00E520F2"/>
        </w:tc>
        <w:tc>
          <w:tcPr>
            <w:tcW w:w="1872" w:type="dxa"/>
          </w:tcPr>
          <w:p w14:paraId="325EA1D9" w14:textId="77777777" w:rsidR="00E520F2" w:rsidRDefault="00E520F2"/>
        </w:tc>
      </w:tr>
      <w:tr w:rsidR="00E520F2" w14:paraId="7FC32C78" w14:textId="77777777">
        <w:tc>
          <w:tcPr>
            <w:tcW w:w="1872" w:type="dxa"/>
          </w:tcPr>
          <w:p w14:paraId="3C2FDBA5" w14:textId="77777777" w:rsidR="00E520F2" w:rsidRDefault="00731819">
            <w:r>
              <w:t>piid</w:t>
            </w:r>
          </w:p>
        </w:tc>
        <w:tc>
          <w:tcPr>
            <w:tcW w:w="1872" w:type="dxa"/>
          </w:tcPr>
          <w:p w14:paraId="130A2C39" w14:textId="77777777" w:rsidR="00E520F2" w:rsidRDefault="00731819">
            <w:r>
              <w:t>multiple types: see schema</w:t>
            </w:r>
          </w:p>
        </w:tc>
        <w:tc>
          <w:tcPr>
            <w:tcW w:w="1872" w:type="dxa"/>
          </w:tcPr>
          <w:p w14:paraId="084F5409" w14:textId="77777777" w:rsidR="00E520F2" w:rsidRDefault="00731819">
            <w:r>
              <w:t>yes</w:t>
            </w:r>
          </w:p>
        </w:tc>
        <w:tc>
          <w:tcPr>
            <w:tcW w:w="1872" w:type="dxa"/>
          </w:tcPr>
          <w:p w14:paraId="6657A220" w14:textId="77777777" w:rsidR="00E520F2" w:rsidRDefault="00E520F2"/>
        </w:tc>
        <w:tc>
          <w:tcPr>
            <w:tcW w:w="1872" w:type="dxa"/>
          </w:tcPr>
          <w:p w14:paraId="4AF3A30E" w14:textId="77777777" w:rsidR="00E520F2" w:rsidRDefault="00E520F2"/>
        </w:tc>
      </w:tr>
      <w:tr w:rsidR="00E520F2" w14:paraId="382185D8" w14:textId="77777777">
        <w:tc>
          <w:tcPr>
            <w:tcW w:w="1872" w:type="dxa"/>
          </w:tcPr>
          <w:p w14:paraId="7D8DF65E" w14:textId="77777777" w:rsidR="00E520F2" w:rsidRDefault="00731819">
            <w:r>
              <w:t>di</w:t>
            </w:r>
          </w:p>
        </w:tc>
        <w:tc>
          <w:tcPr>
            <w:tcW w:w="1872" w:type="dxa"/>
          </w:tcPr>
          <w:p w14:paraId="4A31813D" w14:textId="77777777" w:rsidR="00E520F2" w:rsidRDefault="00731819">
            <w:r>
              <w:t>multiple types: see schema</w:t>
            </w:r>
          </w:p>
        </w:tc>
        <w:tc>
          <w:tcPr>
            <w:tcW w:w="1872" w:type="dxa"/>
          </w:tcPr>
          <w:p w14:paraId="6837DC32" w14:textId="77777777" w:rsidR="00E520F2" w:rsidRDefault="00731819">
            <w:r>
              <w:t>yes</w:t>
            </w:r>
          </w:p>
        </w:tc>
        <w:tc>
          <w:tcPr>
            <w:tcW w:w="1872" w:type="dxa"/>
          </w:tcPr>
          <w:p w14:paraId="42075E9A" w14:textId="77777777" w:rsidR="00E520F2" w:rsidRDefault="00E520F2"/>
        </w:tc>
        <w:tc>
          <w:tcPr>
            <w:tcW w:w="1872" w:type="dxa"/>
          </w:tcPr>
          <w:p w14:paraId="2FC51E20" w14:textId="77777777" w:rsidR="00E520F2" w:rsidRDefault="00E520F2"/>
        </w:tc>
      </w:tr>
      <w:tr w:rsidR="00E520F2" w14:paraId="28C1ABB1" w14:textId="77777777">
        <w:tc>
          <w:tcPr>
            <w:tcW w:w="1872" w:type="dxa"/>
          </w:tcPr>
          <w:p w14:paraId="79188F99" w14:textId="77777777" w:rsidR="00E520F2" w:rsidRDefault="00731819">
            <w:r>
              <w:t>dmno</w:t>
            </w:r>
          </w:p>
        </w:tc>
        <w:tc>
          <w:tcPr>
            <w:tcW w:w="1872" w:type="dxa"/>
          </w:tcPr>
          <w:p w14:paraId="3E49E282" w14:textId="77777777" w:rsidR="00E520F2" w:rsidRDefault="00731819">
            <w:r>
              <w:t>string</w:t>
            </w:r>
          </w:p>
        </w:tc>
        <w:tc>
          <w:tcPr>
            <w:tcW w:w="1872" w:type="dxa"/>
          </w:tcPr>
          <w:p w14:paraId="33836DDE" w14:textId="77777777" w:rsidR="00E520F2" w:rsidRDefault="00E520F2"/>
        </w:tc>
        <w:tc>
          <w:tcPr>
            <w:tcW w:w="1872" w:type="dxa"/>
          </w:tcPr>
          <w:p w14:paraId="541AB2EA" w14:textId="77777777" w:rsidR="00E520F2" w:rsidRDefault="00731819">
            <w:r>
              <w:t>Read Only</w:t>
            </w:r>
          </w:p>
        </w:tc>
        <w:tc>
          <w:tcPr>
            <w:tcW w:w="1872" w:type="dxa"/>
          </w:tcPr>
          <w:p w14:paraId="1F4EAFF9" w14:textId="77777777" w:rsidR="00E520F2" w:rsidRDefault="00731819">
            <w:r>
              <w:t>Model number as designated by manufacturer.</w:t>
            </w:r>
          </w:p>
        </w:tc>
      </w:tr>
      <w:tr w:rsidR="00E520F2" w14:paraId="7CFBE05E" w14:textId="77777777">
        <w:tc>
          <w:tcPr>
            <w:tcW w:w="1872" w:type="dxa"/>
          </w:tcPr>
          <w:p w14:paraId="28E45CAD" w14:textId="77777777" w:rsidR="00E520F2" w:rsidRDefault="00731819">
            <w:r>
              <w:t>sv</w:t>
            </w:r>
          </w:p>
        </w:tc>
        <w:tc>
          <w:tcPr>
            <w:tcW w:w="1872" w:type="dxa"/>
          </w:tcPr>
          <w:p w14:paraId="5BC4153D" w14:textId="77777777" w:rsidR="00E520F2" w:rsidRDefault="00731819">
            <w:r>
              <w:t>string</w:t>
            </w:r>
          </w:p>
        </w:tc>
        <w:tc>
          <w:tcPr>
            <w:tcW w:w="1872" w:type="dxa"/>
          </w:tcPr>
          <w:p w14:paraId="0C6FAE70" w14:textId="77777777" w:rsidR="00E520F2" w:rsidRDefault="00E520F2"/>
        </w:tc>
        <w:tc>
          <w:tcPr>
            <w:tcW w:w="1872" w:type="dxa"/>
          </w:tcPr>
          <w:p w14:paraId="3383BA08" w14:textId="77777777" w:rsidR="00E520F2" w:rsidRDefault="00731819">
            <w:r>
              <w:t>Read Only</w:t>
            </w:r>
          </w:p>
        </w:tc>
        <w:tc>
          <w:tcPr>
            <w:tcW w:w="1872" w:type="dxa"/>
          </w:tcPr>
          <w:p w14:paraId="5F849959" w14:textId="77777777" w:rsidR="00E520F2" w:rsidRDefault="00731819">
            <w:r>
              <w:t>Software version.</w:t>
            </w:r>
          </w:p>
        </w:tc>
      </w:tr>
      <w:tr w:rsidR="00E520F2" w14:paraId="7D8658FA" w14:textId="77777777">
        <w:tc>
          <w:tcPr>
            <w:tcW w:w="1872" w:type="dxa"/>
          </w:tcPr>
          <w:p w14:paraId="65DB6BB5" w14:textId="77777777" w:rsidR="00E520F2" w:rsidRDefault="00731819">
            <w:r>
              <w:t>dmn</w:t>
            </w:r>
          </w:p>
        </w:tc>
        <w:tc>
          <w:tcPr>
            <w:tcW w:w="1872" w:type="dxa"/>
          </w:tcPr>
          <w:p w14:paraId="2DBFFECF" w14:textId="77777777" w:rsidR="00E520F2" w:rsidRDefault="00731819">
            <w:r>
              <w:t>array: see schema</w:t>
            </w:r>
          </w:p>
        </w:tc>
        <w:tc>
          <w:tcPr>
            <w:tcW w:w="1872" w:type="dxa"/>
          </w:tcPr>
          <w:p w14:paraId="399F0EEF" w14:textId="77777777" w:rsidR="00E520F2" w:rsidRDefault="00E520F2"/>
        </w:tc>
        <w:tc>
          <w:tcPr>
            <w:tcW w:w="1872" w:type="dxa"/>
          </w:tcPr>
          <w:p w14:paraId="260CC875" w14:textId="77777777" w:rsidR="00E520F2" w:rsidRDefault="00731819">
            <w:r>
              <w:t>Read Only</w:t>
            </w:r>
          </w:p>
        </w:tc>
        <w:tc>
          <w:tcPr>
            <w:tcW w:w="1872" w:type="dxa"/>
          </w:tcPr>
          <w:p w14:paraId="5372FDFB" w14:textId="77777777" w:rsidR="00E520F2" w:rsidRDefault="00731819">
            <w:r>
              <w:t>Manufacturer Name.</w:t>
            </w:r>
          </w:p>
        </w:tc>
      </w:tr>
      <w:tr w:rsidR="00E520F2" w14:paraId="15799A30" w14:textId="77777777">
        <w:tc>
          <w:tcPr>
            <w:tcW w:w="1872" w:type="dxa"/>
          </w:tcPr>
          <w:p w14:paraId="26106403" w14:textId="77777777" w:rsidR="00E520F2" w:rsidRDefault="00731819">
            <w:r>
              <w:t>value</w:t>
            </w:r>
            <w:r>
              <w:br/>
              <w:t>(dmn)</w:t>
            </w:r>
          </w:p>
        </w:tc>
        <w:tc>
          <w:tcPr>
            <w:tcW w:w="1872" w:type="dxa"/>
          </w:tcPr>
          <w:p w14:paraId="5DD97DDC" w14:textId="77777777" w:rsidR="00E520F2" w:rsidRDefault="00731819">
            <w:r>
              <w:t>string</w:t>
            </w:r>
          </w:p>
        </w:tc>
        <w:tc>
          <w:tcPr>
            <w:tcW w:w="1872" w:type="dxa"/>
          </w:tcPr>
          <w:p w14:paraId="7BBE58A7" w14:textId="77777777" w:rsidR="00E520F2" w:rsidRDefault="00E520F2"/>
        </w:tc>
        <w:tc>
          <w:tcPr>
            <w:tcW w:w="1872" w:type="dxa"/>
          </w:tcPr>
          <w:p w14:paraId="505C08E9" w14:textId="77777777" w:rsidR="00E520F2" w:rsidRDefault="00731819">
            <w:r>
              <w:t>Read Only</w:t>
            </w:r>
          </w:p>
        </w:tc>
        <w:tc>
          <w:tcPr>
            <w:tcW w:w="1872" w:type="dxa"/>
          </w:tcPr>
          <w:p w14:paraId="75CEB16D" w14:textId="77777777" w:rsidR="00E520F2" w:rsidRDefault="00731819">
            <w:r>
              <w:t>Manufacturer name in the indicated language.</w:t>
            </w:r>
          </w:p>
        </w:tc>
      </w:tr>
      <w:tr w:rsidR="00E520F2" w14:paraId="340836CD" w14:textId="77777777">
        <w:tc>
          <w:tcPr>
            <w:tcW w:w="1872" w:type="dxa"/>
          </w:tcPr>
          <w:p w14:paraId="751CD304" w14:textId="77777777" w:rsidR="00E520F2" w:rsidRDefault="00731819">
            <w:r>
              <w:t>language</w:t>
            </w:r>
            <w:r>
              <w:br/>
              <w:t>(dmn)</w:t>
            </w:r>
          </w:p>
        </w:tc>
        <w:tc>
          <w:tcPr>
            <w:tcW w:w="1872" w:type="dxa"/>
          </w:tcPr>
          <w:p w14:paraId="6DD82767" w14:textId="77777777" w:rsidR="00E520F2" w:rsidRDefault="00731819">
            <w:r>
              <w:t>multiple types: see schema</w:t>
            </w:r>
          </w:p>
        </w:tc>
        <w:tc>
          <w:tcPr>
            <w:tcW w:w="1872" w:type="dxa"/>
          </w:tcPr>
          <w:p w14:paraId="186C8A70" w14:textId="77777777" w:rsidR="00E520F2" w:rsidRDefault="00E520F2"/>
        </w:tc>
        <w:tc>
          <w:tcPr>
            <w:tcW w:w="1872" w:type="dxa"/>
          </w:tcPr>
          <w:p w14:paraId="1707B372" w14:textId="77777777" w:rsidR="00E520F2" w:rsidRDefault="00E520F2"/>
        </w:tc>
        <w:tc>
          <w:tcPr>
            <w:tcW w:w="1872" w:type="dxa"/>
          </w:tcPr>
          <w:p w14:paraId="1D7BDE34" w14:textId="77777777" w:rsidR="00E520F2" w:rsidRDefault="00E520F2"/>
        </w:tc>
      </w:tr>
      <w:tr w:rsidR="00E520F2" w14:paraId="70F19B6B" w14:textId="77777777">
        <w:tc>
          <w:tcPr>
            <w:tcW w:w="1872" w:type="dxa"/>
          </w:tcPr>
          <w:p w14:paraId="3A2B1C02" w14:textId="77777777" w:rsidR="00E520F2" w:rsidRDefault="00731819">
            <w:r>
              <w:t>dmv</w:t>
            </w:r>
          </w:p>
        </w:tc>
        <w:tc>
          <w:tcPr>
            <w:tcW w:w="1872" w:type="dxa"/>
          </w:tcPr>
          <w:p w14:paraId="22DE41C9" w14:textId="77777777" w:rsidR="00E520F2" w:rsidRDefault="00731819">
            <w:r>
              <w:t>string</w:t>
            </w:r>
          </w:p>
        </w:tc>
        <w:tc>
          <w:tcPr>
            <w:tcW w:w="1872" w:type="dxa"/>
          </w:tcPr>
          <w:p w14:paraId="438E7351" w14:textId="77777777" w:rsidR="00E520F2" w:rsidRDefault="00731819">
            <w:r>
              <w:t>yes</w:t>
            </w:r>
          </w:p>
        </w:tc>
        <w:tc>
          <w:tcPr>
            <w:tcW w:w="1872" w:type="dxa"/>
          </w:tcPr>
          <w:p w14:paraId="4AEAC636" w14:textId="77777777" w:rsidR="00E520F2" w:rsidRDefault="00731819">
            <w:r>
              <w:t>Read Only</w:t>
            </w:r>
          </w:p>
        </w:tc>
        <w:tc>
          <w:tcPr>
            <w:tcW w:w="1872" w:type="dxa"/>
          </w:tcPr>
          <w:p w14:paraId="2BC2F304" w14:textId="77777777" w:rsidR="00E520F2" w:rsidRDefault="00731819">
            <w:r>
              <w:t>Spec versions of the Resource and Device Specifications to which this device data model is implemented</w:t>
            </w:r>
          </w:p>
        </w:tc>
      </w:tr>
      <w:tr w:rsidR="00E520F2" w14:paraId="113152C5" w14:textId="77777777">
        <w:tc>
          <w:tcPr>
            <w:tcW w:w="1872" w:type="dxa"/>
          </w:tcPr>
          <w:p w14:paraId="7FE45632" w14:textId="77777777" w:rsidR="00E520F2" w:rsidRDefault="00731819">
            <w:r>
              <w:t>icv</w:t>
            </w:r>
          </w:p>
        </w:tc>
        <w:tc>
          <w:tcPr>
            <w:tcW w:w="1872" w:type="dxa"/>
          </w:tcPr>
          <w:p w14:paraId="75CBC5F4" w14:textId="77777777" w:rsidR="00E520F2" w:rsidRDefault="00731819">
            <w:r>
              <w:t>string</w:t>
            </w:r>
          </w:p>
        </w:tc>
        <w:tc>
          <w:tcPr>
            <w:tcW w:w="1872" w:type="dxa"/>
          </w:tcPr>
          <w:p w14:paraId="25762358" w14:textId="77777777" w:rsidR="00E520F2" w:rsidRDefault="00731819">
            <w:r>
              <w:t>yes</w:t>
            </w:r>
          </w:p>
        </w:tc>
        <w:tc>
          <w:tcPr>
            <w:tcW w:w="1872" w:type="dxa"/>
          </w:tcPr>
          <w:p w14:paraId="4036AAA1" w14:textId="77777777" w:rsidR="00E520F2" w:rsidRDefault="00731819">
            <w:r>
              <w:t>Read Only</w:t>
            </w:r>
          </w:p>
        </w:tc>
        <w:tc>
          <w:tcPr>
            <w:tcW w:w="1872" w:type="dxa"/>
          </w:tcPr>
          <w:p w14:paraId="0C3CBD28" w14:textId="77777777" w:rsidR="00E520F2" w:rsidRDefault="00731819">
            <w:r>
              <w:t>The version of the OIC Server</w:t>
            </w:r>
          </w:p>
        </w:tc>
      </w:tr>
    </w:tbl>
    <w:p w14:paraId="2C40FBA0" w14:textId="77777777" w:rsidR="00E520F2" w:rsidRDefault="00731819">
      <w:pPr>
        <w:pStyle w:val="ANNEX-heading2"/>
      </w:pPr>
      <w:bookmarkStart w:id="15226" w:name="_Toc509367305"/>
      <w:r>
        <w:t>CRUDN behaviour</w:t>
      </w:r>
      <w:bookmarkEnd w:id="15226"/>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4FF24333"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5401FB78" w14:textId="77777777" w:rsidR="00E520F2" w:rsidRDefault="00731819">
            <w:r>
              <w:t>Resource</w:t>
            </w:r>
          </w:p>
        </w:tc>
        <w:tc>
          <w:tcPr>
            <w:tcW w:w="1560" w:type="dxa"/>
          </w:tcPr>
          <w:p w14:paraId="6B191C55" w14:textId="77777777" w:rsidR="00E520F2" w:rsidRDefault="00731819">
            <w:r>
              <w:t>Create</w:t>
            </w:r>
          </w:p>
        </w:tc>
        <w:tc>
          <w:tcPr>
            <w:tcW w:w="1560" w:type="dxa"/>
          </w:tcPr>
          <w:p w14:paraId="3D60DEBE" w14:textId="77777777" w:rsidR="00E520F2" w:rsidRDefault="00731819">
            <w:r>
              <w:t>Read</w:t>
            </w:r>
          </w:p>
        </w:tc>
        <w:tc>
          <w:tcPr>
            <w:tcW w:w="1560" w:type="dxa"/>
          </w:tcPr>
          <w:p w14:paraId="484DEE39" w14:textId="77777777" w:rsidR="00E520F2" w:rsidRDefault="00731819">
            <w:r>
              <w:t>Update</w:t>
            </w:r>
          </w:p>
        </w:tc>
        <w:tc>
          <w:tcPr>
            <w:tcW w:w="1560" w:type="dxa"/>
          </w:tcPr>
          <w:p w14:paraId="70B8DA52" w14:textId="77777777" w:rsidR="00E520F2" w:rsidRDefault="00731819">
            <w:r>
              <w:t>Delete</w:t>
            </w:r>
          </w:p>
        </w:tc>
        <w:tc>
          <w:tcPr>
            <w:tcW w:w="1560" w:type="dxa"/>
          </w:tcPr>
          <w:p w14:paraId="7E9C5EEA" w14:textId="77777777" w:rsidR="00E520F2" w:rsidRDefault="00731819">
            <w:r>
              <w:t>Notify</w:t>
            </w:r>
          </w:p>
        </w:tc>
      </w:tr>
      <w:tr w:rsidR="00E520F2" w14:paraId="4DB932B0" w14:textId="77777777">
        <w:tc>
          <w:tcPr>
            <w:tcW w:w="1560" w:type="dxa"/>
          </w:tcPr>
          <w:p w14:paraId="1C08CFAD" w14:textId="77777777" w:rsidR="00E520F2" w:rsidRDefault="00731819">
            <w:r>
              <w:t>/oic/d</w:t>
            </w:r>
          </w:p>
        </w:tc>
        <w:tc>
          <w:tcPr>
            <w:tcW w:w="1560" w:type="dxa"/>
          </w:tcPr>
          <w:p w14:paraId="1913D2A7" w14:textId="77777777" w:rsidR="00E520F2" w:rsidRDefault="00E520F2"/>
        </w:tc>
        <w:tc>
          <w:tcPr>
            <w:tcW w:w="1560" w:type="dxa"/>
          </w:tcPr>
          <w:p w14:paraId="288509FD" w14:textId="77777777" w:rsidR="00E520F2" w:rsidRDefault="00731819">
            <w:r>
              <w:t>get</w:t>
            </w:r>
          </w:p>
        </w:tc>
        <w:tc>
          <w:tcPr>
            <w:tcW w:w="1560" w:type="dxa"/>
          </w:tcPr>
          <w:p w14:paraId="12DD0707" w14:textId="77777777" w:rsidR="00E520F2" w:rsidRDefault="00E520F2"/>
        </w:tc>
        <w:tc>
          <w:tcPr>
            <w:tcW w:w="1560" w:type="dxa"/>
          </w:tcPr>
          <w:p w14:paraId="44636265" w14:textId="77777777" w:rsidR="00E520F2" w:rsidRDefault="00E520F2"/>
        </w:tc>
        <w:tc>
          <w:tcPr>
            <w:tcW w:w="1560" w:type="dxa"/>
          </w:tcPr>
          <w:p w14:paraId="33C2A824" w14:textId="77777777" w:rsidR="00E520F2" w:rsidRDefault="00E520F2"/>
        </w:tc>
      </w:tr>
    </w:tbl>
    <w:p w14:paraId="54DA59F6" w14:textId="77777777" w:rsidR="00E520F2" w:rsidRDefault="00731819">
      <w:pPr>
        <w:pStyle w:val="ANNEX-heading1"/>
      </w:pPr>
      <w:bookmarkStart w:id="15227" w:name="_Toc509367306"/>
      <w:r>
        <w:t>Maintenance</w:t>
      </w:r>
      <w:bookmarkEnd w:id="15227"/>
    </w:p>
    <w:p w14:paraId="57BA0BE8" w14:textId="77777777" w:rsidR="00E520F2" w:rsidRDefault="00731819">
      <w:pPr>
        <w:pStyle w:val="ANNEX-heading2"/>
      </w:pPr>
      <w:bookmarkStart w:id="15228" w:name="_Toc509367307"/>
      <w:r>
        <w:t>Introduction</w:t>
      </w:r>
      <w:bookmarkEnd w:id="15228"/>
    </w:p>
    <w:p w14:paraId="17679F72" w14:textId="77777777" w:rsidR="00E520F2" w:rsidRDefault="00731819">
      <w:r>
        <w:t xml:space="preserve">The resource through which a Device is maintained and can be used for diagnostic purposes. </w:t>
      </w:r>
      <w:proofErr w:type="gramStart"/>
      <w:r>
        <w:t>fr</w:t>
      </w:r>
      <w:proofErr w:type="gramEnd"/>
      <w:r>
        <w:t xml:space="preserve"> (Factory Reset) is a boolean.   The value 0 means No action (Default), the value 1 means Start Factory Reset After factory reset, this value shall be changed back to the default value </w:t>
      </w:r>
      <w:proofErr w:type="gramStart"/>
      <w:r>
        <w:t>rb</w:t>
      </w:r>
      <w:proofErr w:type="gramEnd"/>
      <w:r>
        <w:t xml:space="preserve"> (Reboot) is a boolean.   The value 0 means No action (Default), the value 1 means Start Reboot </w:t>
      </w:r>
      <w:proofErr w:type="gramStart"/>
      <w:r>
        <w:t>After</w:t>
      </w:r>
      <w:proofErr w:type="gramEnd"/>
      <w:r>
        <w:t xml:space="preserve"> Reboot, this value shall be changed back to the default value </w:t>
      </w:r>
    </w:p>
    <w:p w14:paraId="7D5C9BEC" w14:textId="77777777" w:rsidR="00E520F2" w:rsidRDefault="00731819">
      <w:pPr>
        <w:pStyle w:val="ANNEX-heading2"/>
      </w:pPr>
      <w:bookmarkStart w:id="15229" w:name="_Toc509367308"/>
      <w:r>
        <w:t>Wellknown URI</w:t>
      </w:r>
      <w:bookmarkEnd w:id="15229"/>
    </w:p>
    <w:p w14:paraId="64D69FD3" w14:textId="77777777" w:rsidR="00E520F2" w:rsidRDefault="00731819">
      <w:r>
        <w:t>/oic/mnt</w:t>
      </w:r>
    </w:p>
    <w:p w14:paraId="18BE3B7E" w14:textId="77777777" w:rsidR="00E520F2" w:rsidRDefault="00731819">
      <w:pPr>
        <w:pStyle w:val="ANNEX-heading2"/>
      </w:pPr>
      <w:bookmarkStart w:id="15230" w:name="_Toc509367309"/>
      <w:r>
        <w:t>Resource Type</w:t>
      </w:r>
      <w:bookmarkEnd w:id="15230"/>
    </w:p>
    <w:p w14:paraId="54FD2272" w14:textId="77777777" w:rsidR="00E520F2" w:rsidRDefault="00731819">
      <w:r>
        <w:t>The resource type (</w:t>
      </w:r>
      <w:proofErr w:type="gramStart"/>
      <w:r>
        <w:t>rt</w:t>
      </w:r>
      <w:proofErr w:type="gramEnd"/>
      <w:r>
        <w:t>) is defined as: oic.wk.mnt.</w:t>
      </w:r>
    </w:p>
    <w:p w14:paraId="0E1F48CF" w14:textId="77777777" w:rsidR="00E520F2" w:rsidRDefault="00731819">
      <w:pPr>
        <w:pStyle w:val="ANNEX-heading2"/>
      </w:pPr>
      <w:bookmarkStart w:id="15231" w:name="_Toc509367310"/>
      <w:r>
        <w:t>RAML Definition</w:t>
      </w:r>
      <w:bookmarkEnd w:id="15231"/>
    </w:p>
    <w:p w14:paraId="6138D50F" w14:textId="77777777" w:rsidR="00E520F2" w:rsidRDefault="00731819">
      <w:pPr>
        <w:pStyle w:val="CODE-GREEN"/>
      </w:pPr>
      <w:r>
        <w:t>#%RAML 0.8</w:t>
      </w:r>
    </w:p>
    <w:p w14:paraId="5C529290" w14:textId="77777777" w:rsidR="00E520F2" w:rsidRDefault="00731819">
      <w:pPr>
        <w:pStyle w:val="CODE-YELLOW"/>
      </w:pPr>
      <w:r>
        <w:t xml:space="preserve">title: </w:t>
      </w:r>
      <w:r>
        <w:rPr>
          <w:i/>
        </w:rPr>
        <w:t>Maintenance</w:t>
      </w:r>
    </w:p>
    <w:p w14:paraId="66CD90A7" w14:textId="77777777" w:rsidR="00E520F2" w:rsidRDefault="00731819">
      <w:pPr>
        <w:pStyle w:val="CODE-YELLOW"/>
      </w:pPr>
      <w:r>
        <w:t xml:space="preserve">version: </w:t>
      </w:r>
      <w:r>
        <w:rPr>
          <w:i/>
        </w:rPr>
        <w:t>v1-20160622</w:t>
      </w:r>
    </w:p>
    <w:p w14:paraId="7733378C" w14:textId="77777777" w:rsidR="00E520F2" w:rsidRDefault="00731819">
      <w:pPr>
        <w:pStyle w:val="CODE-AQUA"/>
      </w:pPr>
      <w:r>
        <w:lastRenderedPageBreak/>
        <w:t>traits:</w:t>
      </w:r>
    </w:p>
    <w:p w14:paraId="02E6F0BF" w14:textId="77777777" w:rsidR="00E520F2" w:rsidRDefault="00731819">
      <w:pPr>
        <w:pStyle w:val="CODE-AQUA"/>
      </w:pPr>
      <w:r>
        <w:t xml:space="preserve"> - interface-rw :</w:t>
      </w:r>
    </w:p>
    <w:p w14:paraId="70AE7EAA" w14:textId="77777777" w:rsidR="00E520F2" w:rsidRDefault="00731819">
      <w:pPr>
        <w:pStyle w:val="CODE-AQUA"/>
      </w:pPr>
      <w:r>
        <w:t xml:space="preserve">     queryParameters: </w:t>
      </w:r>
    </w:p>
    <w:p w14:paraId="713E3133" w14:textId="77777777" w:rsidR="00E520F2" w:rsidRDefault="00731819">
      <w:pPr>
        <w:pStyle w:val="CODE-BLUE"/>
      </w:pPr>
      <w:r>
        <w:t xml:space="preserve">       if:</w:t>
      </w:r>
    </w:p>
    <w:p w14:paraId="79F26297" w14:textId="77777777" w:rsidR="00E520F2" w:rsidRDefault="00731819">
      <w:pPr>
        <w:pStyle w:val="CODE-BLUE"/>
      </w:pPr>
      <w:r>
        <w:t xml:space="preserve">         enum: ["oic.if.rw", "oic.if.baseline"]</w:t>
      </w:r>
    </w:p>
    <w:p w14:paraId="62BD3ECD" w14:textId="77777777" w:rsidR="00E520F2" w:rsidRDefault="00731819">
      <w:pPr>
        <w:pStyle w:val="CODE-AQUA"/>
      </w:pPr>
      <w:r>
        <w:t xml:space="preserve"> - interface-all :</w:t>
      </w:r>
    </w:p>
    <w:p w14:paraId="111F39BC" w14:textId="77777777" w:rsidR="00E520F2" w:rsidRDefault="00731819">
      <w:pPr>
        <w:pStyle w:val="CODE-AQUA"/>
      </w:pPr>
      <w:r>
        <w:t xml:space="preserve">     queryParameters: </w:t>
      </w:r>
    </w:p>
    <w:p w14:paraId="75F68D0D" w14:textId="77777777" w:rsidR="00E520F2" w:rsidRDefault="00731819">
      <w:pPr>
        <w:pStyle w:val="CODE-BLUE"/>
      </w:pPr>
      <w:r>
        <w:t xml:space="preserve">       if:</w:t>
      </w:r>
    </w:p>
    <w:p w14:paraId="0E8E2EED" w14:textId="77777777" w:rsidR="00E520F2" w:rsidRDefault="00731819">
      <w:pPr>
        <w:pStyle w:val="CODE-BLUE"/>
      </w:pPr>
      <w:r>
        <w:t xml:space="preserve">         enum: ["oic.if.rw", "oic.if.r", "oic.if.baseline"]</w:t>
      </w:r>
    </w:p>
    <w:p w14:paraId="7FAAEFAB" w14:textId="77777777" w:rsidR="00E520F2" w:rsidRDefault="00E520F2"/>
    <w:p w14:paraId="5BB96E74" w14:textId="77777777" w:rsidR="00E520F2" w:rsidRDefault="00731819">
      <w:pPr>
        <w:pStyle w:val="CODE-BLUE"/>
      </w:pPr>
      <w:r>
        <w:t>/oic/mnt:</w:t>
      </w:r>
    </w:p>
    <w:p w14:paraId="73CF3161" w14:textId="77777777" w:rsidR="00E520F2" w:rsidRDefault="00731819">
      <w:pPr>
        <w:pStyle w:val="CODE-YELLOW"/>
      </w:pPr>
      <w:r>
        <w:t xml:space="preserve">  description: |</w:t>
      </w:r>
    </w:p>
    <w:p w14:paraId="6EA63CE3" w14:textId="77777777" w:rsidR="00E520F2" w:rsidRDefault="00731819">
      <w:pPr>
        <w:pStyle w:val="CODE-YELLOW"/>
      </w:pPr>
      <w:r>
        <w:t xml:space="preserve">    The resource through which a Device is maintained and can be used for diagnostic purposes.</w:t>
      </w:r>
      <w:r>
        <w:br/>
        <w:t xml:space="preserve">    fr (Factory Reset) is a boolean.</w:t>
      </w:r>
      <w:r>
        <w:br/>
        <w:t xml:space="preserve">      The value 0 means No action (Default), the value 1 means Start Factory Reset</w:t>
      </w:r>
      <w:r>
        <w:br/>
        <w:t xml:space="preserve">    After factory reset, this value shall be changed back to the default value</w:t>
      </w:r>
      <w:r>
        <w:br/>
        <w:t xml:space="preserve">    rb (Reboot) is a boolean.</w:t>
      </w:r>
      <w:r>
        <w:br/>
        <w:t xml:space="preserve">      The value 0 means No action (Default), the value 1 means Start Reboot</w:t>
      </w:r>
      <w:r>
        <w:br/>
        <w:t xml:space="preserve">    After Reboot, this value shall be changed back to the default value</w:t>
      </w:r>
      <w:r>
        <w:br/>
      </w:r>
    </w:p>
    <w:p w14:paraId="7A7ACAF8" w14:textId="77777777" w:rsidR="00E520F2" w:rsidRDefault="00731819">
      <w:pPr>
        <w:pStyle w:val="CODE-AQUA"/>
      </w:pPr>
      <w:r>
        <w:t xml:space="preserve">  get:</w:t>
      </w:r>
    </w:p>
    <w:p w14:paraId="53C98BB2" w14:textId="77777777" w:rsidR="00E520F2" w:rsidRDefault="00731819">
      <w:pPr>
        <w:pStyle w:val="CODE-YELLOW"/>
      </w:pPr>
      <w:r>
        <w:t xml:space="preserve">    description: |</w:t>
      </w:r>
    </w:p>
    <w:p w14:paraId="76011263" w14:textId="77777777" w:rsidR="00E520F2" w:rsidRDefault="00731819">
      <w:pPr>
        <w:pStyle w:val="CODE-YELLOW"/>
      </w:pPr>
      <w:r>
        <w:t xml:space="preserve">      Retrieve the maintenance action status</w:t>
      </w:r>
      <w:r>
        <w:br/>
      </w:r>
    </w:p>
    <w:p w14:paraId="222B614B" w14:textId="77777777" w:rsidR="00E520F2" w:rsidRDefault="00731819">
      <w:pPr>
        <w:pStyle w:val="CODE-BLUE"/>
      </w:pPr>
      <w:r>
        <w:t xml:space="preserve">    is : ['interface-all']</w:t>
      </w:r>
    </w:p>
    <w:p w14:paraId="75404180" w14:textId="77777777" w:rsidR="00E520F2" w:rsidRDefault="00731819">
      <w:pPr>
        <w:pStyle w:val="CODE-AQUA"/>
      </w:pPr>
      <w:r>
        <w:t xml:space="preserve">    responses :</w:t>
      </w:r>
    </w:p>
    <w:p w14:paraId="3D1DC1BD" w14:textId="77777777" w:rsidR="00E520F2" w:rsidRDefault="00731819">
      <w:pPr>
        <w:pStyle w:val="CODE-BLUE"/>
      </w:pPr>
      <w:r>
        <w:t xml:space="preserve">      200:</w:t>
      </w:r>
    </w:p>
    <w:p w14:paraId="399E3B6A" w14:textId="77777777" w:rsidR="00E520F2" w:rsidRDefault="00731819">
      <w:pPr>
        <w:pStyle w:val="CODE-AQUA"/>
      </w:pPr>
      <w:r>
        <w:t xml:space="preserve">        body:</w:t>
      </w:r>
    </w:p>
    <w:p w14:paraId="065A1D7D" w14:textId="77777777" w:rsidR="00E520F2" w:rsidRDefault="00731819">
      <w:pPr>
        <w:pStyle w:val="CODE-AQUA"/>
      </w:pPr>
      <w:r>
        <w:t xml:space="preserve">          application/json:</w:t>
      </w:r>
    </w:p>
    <w:p w14:paraId="4A29FEEE" w14:textId="77777777" w:rsidR="00E520F2" w:rsidRDefault="00731819">
      <w:pPr>
        <w:pStyle w:val="CODE-GREY"/>
      </w:pPr>
      <w:r>
        <w:t xml:space="preserve">            schema</w:t>
      </w:r>
      <w:r>
        <w:rPr>
          <w:rStyle w:val="CODEGREYC"/>
        </w:rPr>
        <w:t>: |</w:t>
      </w:r>
    </w:p>
    <w:p w14:paraId="4825C4FB" w14:textId="77777777" w:rsidR="00E520F2" w:rsidRDefault="00731819">
      <w:pPr>
        <w:pStyle w:val="CODE-BLACK"/>
      </w:pPr>
      <w:r>
        <w:t xml:space="preserve">              {</w:t>
      </w:r>
      <w:r>
        <w:br/>
        <w:t xml:space="preserve">                "$schema": "http://json-schemas.org/draft-04/schema#",</w:t>
      </w:r>
      <w:r>
        <w:br/>
        <w:t xml:space="preserve">                "description" : "Copyright (c) 2016, 2017 Open Connectivity Foundation, Inc. All rights reserved.",</w:t>
      </w:r>
      <w:r>
        <w:br/>
        <w:t xml:space="preserve">                "id": "http://www.openconnectivity.org/ocf-apis/core/schemas/oic.wk.mnt-schema.json#",</w:t>
      </w:r>
      <w:r>
        <w:br/>
        <w:t xml:space="preserve">                "definitions": {</w:t>
      </w:r>
      <w:r>
        <w:br/>
        <w:t xml:space="preserve">                  "oic.wk.mnt": {</w:t>
      </w:r>
      <w:r>
        <w:br/>
        <w:t xml:space="preserve">                    "type": "object",</w:t>
      </w:r>
      <w:r>
        <w:br/>
        <w:t xml:space="preserve">                    "anyOf": [</w:t>
      </w:r>
      <w:r>
        <w:br/>
        <w:t xml:space="preserve">                      {"required": ["fr"]},</w:t>
      </w:r>
      <w:r>
        <w:br/>
        <w:t xml:space="preserve">                      {"required": ["rb"]}</w:t>
      </w:r>
      <w:r>
        <w:br/>
        <w:t xml:space="preserve">                    ],</w:t>
      </w:r>
      <w:r>
        <w:br/>
        <w:t xml:space="preserve">                    "properties": {</w:t>
      </w:r>
      <w:r>
        <w:br/>
        <w:t xml:space="preserve">                      "fr":{</w:t>
      </w:r>
      <w:r>
        <w:br/>
        <w:t xml:space="preserve">                        "type": "boolean",</w:t>
      </w:r>
      <w:r>
        <w:br/>
        <w:t xml:space="preserve">                        "description": "Factory Reset"</w:t>
      </w:r>
      <w:r>
        <w:br/>
        <w:t xml:space="preserve">                      },</w:t>
      </w:r>
      <w:r>
        <w:br/>
        <w:t xml:space="preserve">                      "rb": {</w:t>
      </w:r>
      <w:r>
        <w:br/>
        <w:t xml:space="preserve">                        "type": "boolean",</w:t>
      </w:r>
      <w:r>
        <w:br/>
        <w:t xml:space="preserve">                        "description": "Reboot Action"</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"#/definitions/oic.wk.mnt" }</w:t>
      </w:r>
      <w:r>
        <w:br/>
        <w:t xml:space="preserve">                ]</w:t>
      </w:r>
      <w:r>
        <w:br/>
        <w:t xml:space="preserve">              }</w:t>
      </w:r>
      <w:r>
        <w:br/>
      </w:r>
    </w:p>
    <w:p w14:paraId="6C02A6D3" w14:textId="77777777" w:rsidR="00E520F2" w:rsidRDefault="00731819">
      <w:pPr>
        <w:pStyle w:val="CODE-GREY"/>
      </w:pPr>
      <w:r>
        <w:lastRenderedPageBreak/>
        <w:t xml:space="preserve">            example</w:t>
      </w:r>
      <w:r>
        <w:rPr>
          <w:rStyle w:val="CODEGREYC"/>
        </w:rPr>
        <w:t>: |</w:t>
      </w:r>
    </w:p>
    <w:p w14:paraId="3CC6DE18" w14:textId="77777777" w:rsidR="00E520F2" w:rsidRDefault="00731819">
      <w:pPr>
        <w:pStyle w:val="CODE-BLACK"/>
      </w:pPr>
      <w:r>
        <w:t xml:space="preserve">              {</w:t>
      </w:r>
      <w:r>
        <w:br/>
        <w:t xml:space="preserve">                "rt":   ["oic.wk.mnt"],</w:t>
      </w:r>
      <w:r>
        <w:br/>
        <w:t xml:space="preserve">                "fr":   false,</w:t>
      </w:r>
      <w:r>
        <w:br/>
        <w:t xml:space="preserve">                "rb":   false</w:t>
      </w:r>
      <w:r>
        <w:br/>
        <w:t xml:space="preserve">              }</w:t>
      </w:r>
      <w:r>
        <w:br/>
      </w:r>
    </w:p>
    <w:p w14:paraId="344318DC" w14:textId="77777777" w:rsidR="00E520F2" w:rsidRDefault="00731819">
      <w:pPr>
        <w:pStyle w:val="CODE-AQUA"/>
      </w:pPr>
      <w:r>
        <w:t xml:space="preserve">  post:</w:t>
      </w:r>
    </w:p>
    <w:p w14:paraId="0D1D771B" w14:textId="77777777" w:rsidR="00E520F2" w:rsidRDefault="00731819">
      <w:pPr>
        <w:pStyle w:val="CODE-YELLOW"/>
      </w:pPr>
      <w:r>
        <w:t xml:space="preserve">    description: |</w:t>
      </w:r>
    </w:p>
    <w:p w14:paraId="3E6F0FB7" w14:textId="77777777" w:rsidR="00E520F2" w:rsidRDefault="00731819">
      <w:pPr>
        <w:pStyle w:val="CODE-YELLOW"/>
      </w:pPr>
      <w:r>
        <w:t xml:space="preserve">      Set the maintenance action(s)</w:t>
      </w:r>
      <w:r>
        <w:br/>
      </w:r>
    </w:p>
    <w:p w14:paraId="45BAAF34" w14:textId="77777777" w:rsidR="00E520F2" w:rsidRDefault="00731819">
      <w:pPr>
        <w:pStyle w:val="CODE-BLUE"/>
      </w:pPr>
      <w:r>
        <w:t xml:space="preserve">    is : ['interface-rw']</w:t>
      </w:r>
    </w:p>
    <w:p w14:paraId="25E041EC" w14:textId="77777777" w:rsidR="00E520F2" w:rsidRDefault="00731819">
      <w:pPr>
        <w:pStyle w:val="CODE-AQUA"/>
      </w:pPr>
      <w:r>
        <w:t xml:space="preserve">    body:</w:t>
      </w:r>
    </w:p>
    <w:p w14:paraId="274DC105" w14:textId="77777777" w:rsidR="00E520F2" w:rsidRDefault="00731819">
      <w:pPr>
        <w:pStyle w:val="CODE-AQUA"/>
      </w:pPr>
      <w:r>
        <w:t xml:space="preserve">      application/json:</w:t>
      </w:r>
    </w:p>
    <w:p w14:paraId="6CF29ED3" w14:textId="77777777" w:rsidR="00E520F2" w:rsidRDefault="00731819">
      <w:pPr>
        <w:pStyle w:val="CODE-GREY"/>
      </w:pPr>
      <w:r>
        <w:t xml:space="preserve">        schema</w:t>
      </w:r>
      <w:r>
        <w:rPr>
          <w:rStyle w:val="CODEGREYC"/>
        </w:rPr>
        <w:t>: |</w:t>
      </w:r>
    </w:p>
    <w:p w14:paraId="32C405D4" w14:textId="77777777" w:rsidR="00E520F2" w:rsidRDefault="00731819">
      <w:pPr>
        <w:pStyle w:val="CODE-BLACK"/>
      </w:pPr>
      <w:r>
        <w:t xml:space="preserve">          {</w:t>
      </w:r>
      <w:r>
        <w:br/>
        <w:t xml:space="preserve">            "$schema": "http://json-schemas.org/draft-04/schema#",</w:t>
      </w:r>
      <w:r>
        <w:br/>
        <w:t xml:space="preserve">            "description" : "Copyright (c) 2016, 2017 Open Connectivity Foundation, Inc. All rights reserved.",</w:t>
      </w:r>
      <w:r>
        <w:br/>
        <w:t xml:space="preserve">            "id": "http://www.openconnectivity.org/ocf-apis/core/schemas/oic.wk.mnt-schema.json#",</w:t>
      </w:r>
      <w:r>
        <w:br/>
        <w:t xml:space="preserve">            "definitions": {</w:t>
      </w:r>
      <w:r>
        <w:br/>
        <w:t xml:space="preserve">              "oic.wk.mnt": {</w:t>
      </w:r>
      <w:r>
        <w:br/>
        <w:t xml:space="preserve">                "type": "object",</w:t>
      </w:r>
      <w:r>
        <w:br/>
        <w:t xml:space="preserve">                "anyOf": [</w:t>
      </w:r>
      <w:r>
        <w:br/>
        <w:t xml:space="preserve">                  {"required": ["fr"]},</w:t>
      </w:r>
      <w:r>
        <w:br/>
        <w:t xml:space="preserve">                  {"required": ["rb"]}</w:t>
      </w:r>
      <w:r>
        <w:br/>
        <w:t xml:space="preserve">                ],</w:t>
      </w:r>
      <w:r>
        <w:br/>
        <w:t xml:space="preserve">                "properties": {</w:t>
      </w:r>
      <w:r>
        <w:br/>
        <w:t xml:space="preserve">                  "fr":{</w:t>
      </w:r>
      <w:r>
        <w:br/>
        <w:t xml:space="preserve">                    "type": "boolean",</w:t>
      </w:r>
      <w:r>
        <w:br/>
        <w:t xml:space="preserve">                    "description": "Factory Reset"</w:t>
      </w:r>
      <w:r>
        <w:br/>
        <w:t xml:space="preserve">                  },</w:t>
      </w:r>
      <w:r>
        <w:br/>
        <w:t xml:space="preserve">                  "rb": {</w:t>
      </w:r>
      <w:r>
        <w:br/>
        <w:t xml:space="preserve">                    "type": "boolean",</w:t>
      </w:r>
      <w:r>
        <w:br/>
        <w:t xml:space="preserve">                    "description": "Reboot Action"</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"#/definitions/oic.wk.mnt" }</w:t>
      </w:r>
      <w:r>
        <w:br/>
        <w:t xml:space="preserve">            ]</w:t>
      </w:r>
      <w:r>
        <w:br/>
        <w:t xml:space="preserve">          }</w:t>
      </w:r>
      <w:r>
        <w:br/>
      </w:r>
    </w:p>
    <w:p w14:paraId="2520758D" w14:textId="77777777" w:rsidR="00E520F2" w:rsidRDefault="00731819">
      <w:pPr>
        <w:pStyle w:val="CODE-GREY"/>
      </w:pPr>
      <w:r>
        <w:t xml:space="preserve">        example</w:t>
      </w:r>
      <w:r>
        <w:rPr>
          <w:rStyle w:val="CODEGREYC"/>
        </w:rPr>
        <w:t>: |</w:t>
      </w:r>
    </w:p>
    <w:p w14:paraId="694A6C66" w14:textId="77777777" w:rsidR="00E520F2" w:rsidRDefault="00731819">
      <w:pPr>
        <w:pStyle w:val="CODE-BLACK"/>
      </w:pPr>
      <w:r>
        <w:t xml:space="preserve">          {</w:t>
      </w:r>
      <w:r>
        <w:br/>
        <w:t xml:space="preserve">            "fr":   false,</w:t>
      </w:r>
      <w:r>
        <w:br/>
        <w:t xml:space="preserve">            "rb":   false</w:t>
      </w:r>
      <w:r>
        <w:br/>
        <w:t xml:space="preserve">          }</w:t>
      </w:r>
      <w:r>
        <w:br/>
      </w:r>
    </w:p>
    <w:p w14:paraId="672D7E83" w14:textId="77777777" w:rsidR="00E520F2" w:rsidRDefault="00731819">
      <w:pPr>
        <w:pStyle w:val="CODE-AQUA"/>
      </w:pPr>
      <w:r>
        <w:t xml:space="preserve">    responses :</w:t>
      </w:r>
    </w:p>
    <w:p w14:paraId="575B5249" w14:textId="77777777" w:rsidR="00E520F2" w:rsidRDefault="00731819">
      <w:pPr>
        <w:pStyle w:val="CODE-BLUE"/>
      </w:pPr>
      <w:r>
        <w:t xml:space="preserve">      200:</w:t>
      </w:r>
    </w:p>
    <w:p w14:paraId="6570AD88" w14:textId="77777777" w:rsidR="00E520F2" w:rsidRDefault="00731819">
      <w:pPr>
        <w:pStyle w:val="CODE-AQUA"/>
      </w:pPr>
      <w:r>
        <w:t xml:space="preserve">        body:</w:t>
      </w:r>
    </w:p>
    <w:p w14:paraId="2EBE33A4" w14:textId="77777777" w:rsidR="00E520F2" w:rsidRDefault="00731819">
      <w:pPr>
        <w:pStyle w:val="CODE-AQUA"/>
      </w:pPr>
      <w:r>
        <w:t xml:space="preserve">          application/json:</w:t>
      </w:r>
    </w:p>
    <w:p w14:paraId="51CFF05F" w14:textId="77777777" w:rsidR="00E520F2" w:rsidRDefault="00731819">
      <w:pPr>
        <w:pStyle w:val="CODE-GREY"/>
      </w:pPr>
      <w:r>
        <w:t xml:space="preserve">            schema</w:t>
      </w:r>
      <w:r>
        <w:rPr>
          <w:rStyle w:val="CODEGREYC"/>
        </w:rPr>
        <w:t>: |</w:t>
      </w:r>
    </w:p>
    <w:p w14:paraId="31454587" w14:textId="77777777" w:rsidR="00E520F2" w:rsidRDefault="00731819">
      <w:pPr>
        <w:pStyle w:val="CODE-BLACK"/>
      </w:pPr>
      <w:r>
        <w:t xml:space="preserve">              {</w:t>
      </w:r>
      <w:r>
        <w:br/>
        <w:t xml:space="preserve">                "$schema": "http://json-schemas.org/draft-04/schema#",</w:t>
      </w:r>
      <w:r>
        <w:br/>
        <w:t xml:space="preserve">                "description" : "Copyright (c) 2016, 2017 Open Connectivity Foundation, Inc. All rights reserved.",</w:t>
      </w:r>
      <w:r>
        <w:br/>
        <w:t xml:space="preserve">                "id": "http://www.openconnectivity.org/ocf-apis/core/schemas/oic.wk.mnt-schema.json#",</w:t>
      </w:r>
      <w:r>
        <w:br/>
      </w:r>
      <w:r>
        <w:lastRenderedPageBreak/>
        <w:t xml:space="preserve">                "definitions": {</w:t>
      </w:r>
      <w:r>
        <w:br/>
        <w:t xml:space="preserve">                  "oic.wk.mnt": {</w:t>
      </w:r>
      <w:r>
        <w:br/>
        <w:t xml:space="preserve">                    "type": "object",</w:t>
      </w:r>
      <w:r>
        <w:br/>
        <w:t xml:space="preserve">                    "anyOf": [</w:t>
      </w:r>
      <w:r>
        <w:br/>
        <w:t xml:space="preserve">                      {"required": ["fr"]},</w:t>
      </w:r>
      <w:r>
        <w:br/>
        <w:t xml:space="preserve">                      {"required": ["rb"]}</w:t>
      </w:r>
      <w:r>
        <w:br/>
        <w:t xml:space="preserve">                    ],</w:t>
      </w:r>
      <w:r>
        <w:br/>
        <w:t xml:space="preserve">                    "properties": {</w:t>
      </w:r>
      <w:r>
        <w:br/>
        <w:t xml:space="preserve">                      "fr":{</w:t>
      </w:r>
      <w:r>
        <w:br/>
        <w:t xml:space="preserve">                        "type": "boolean",</w:t>
      </w:r>
      <w:r>
        <w:br/>
        <w:t xml:space="preserve">                        "description": "Factory Reset"</w:t>
      </w:r>
      <w:r>
        <w:br/>
        <w:t xml:space="preserve">                      },</w:t>
      </w:r>
      <w:r>
        <w:br/>
        <w:t xml:space="preserve">                      "rb": {</w:t>
      </w:r>
      <w:r>
        <w:br/>
        <w:t xml:space="preserve">                        "type": "boolean",</w:t>
      </w:r>
      <w:r>
        <w:br/>
        <w:t xml:space="preserve">                        "description": "Reboot Action"</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"#/definitions/oic.wk.mnt" }</w:t>
      </w:r>
      <w:r>
        <w:br/>
        <w:t xml:space="preserve">                ]</w:t>
      </w:r>
      <w:r>
        <w:br/>
        <w:t xml:space="preserve">              }</w:t>
      </w:r>
      <w:r>
        <w:br/>
      </w:r>
    </w:p>
    <w:p w14:paraId="49891DCA" w14:textId="77777777" w:rsidR="00E520F2" w:rsidRDefault="00731819">
      <w:pPr>
        <w:pStyle w:val="CODE-GREY"/>
      </w:pPr>
      <w:r>
        <w:t xml:space="preserve">            example</w:t>
      </w:r>
      <w:r>
        <w:rPr>
          <w:rStyle w:val="CODEGREYC"/>
        </w:rPr>
        <w:t>: |</w:t>
      </w:r>
    </w:p>
    <w:p w14:paraId="2C48AEBE" w14:textId="77777777" w:rsidR="00E520F2" w:rsidRDefault="00731819">
      <w:pPr>
        <w:pStyle w:val="CODE-BLACK"/>
      </w:pPr>
      <w:r>
        <w:t xml:space="preserve">              {</w:t>
      </w:r>
      <w:r>
        <w:br/>
        <w:t xml:space="preserve">                "fr":   false,</w:t>
      </w:r>
      <w:r>
        <w:br/>
        <w:t xml:space="preserve">                "rb":   false</w:t>
      </w:r>
      <w:r>
        <w:br/>
        <w:t xml:space="preserve">              }</w:t>
      </w:r>
      <w:r>
        <w:br/>
      </w:r>
    </w:p>
    <w:p w14:paraId="7B647920" w14:textId="77777777" w:rsidR="00E520F2" w:rsidRDefault="00731819">
      <w:pPr>
        <w:pStyle w:val="ANNEX-heading2"/>
      </w:pPr>
      <w:bookmarkStart w:id="15232" w:name="_Toc509367311"/>
      <w:r>
        <w:t>Property Definition</w:t>
      </w:r>
      <w:bookmarkEnd w:id="15232"/>
    </w:p>
    <w:tbl>
      <w:tblPr>
        <w:tblStyle w:val="TABLE-A"/>
        <w:tblW w:w="0" w:type="auto"/>
        <w:tblLook w:val="04A0" w:firstRow="1" w:lastRow="0" w:firstColumn="1" w:lastColumn="0" w:noHBand="0" w:noVBand="1"/>
      </w:tblPr>
      <w:tblGrid>
        <w:gridCol w:w="1870"/>
        <w:gridCol w:w="1870"/>
        <w:gridCol w:w="1870"/>
        <w:gridCol w:w="1869"/>
        <w:gridCol w:w="1871"/>
      </w:tblGrid>
      <w:tr w:rsidR="00E520F2" w14:paraId="27A35565"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5887B31D" w14:textId="77777777" w:rsidR="00E520F2" w:rsidRDefault="00731819">
            <w:r>
              <w:t>Property name</w:t>
            </w:r>
          </w:p>
        </w:tc>
        <w:tc>
          <w:tcPr>
            <w:tcW w:w="1872" w:type="dxa"/>
          </w:tcPr>
          <w:p w14:paraId="68EF4E5A" w14:textId="77777777" w:rsidR="00E520F2" w:rsidRDefault="00731819">
            <w:r>
              <w:t>Value type</w:t>
            </w:r>
          </w:p>
        </w:tc>
        <w:tc>
          <w:tcPr>
            <w:tcW w:w="1872" w:type="dxa"/>
          </w:tcPr>
          <w:p w14:paraId="3F9DC556" w14:textId="77777777" w:rsidR="00E520F2" w:rsidRDefault="00731819">
            <w:r>
              <w:t>Mandatory</w:t>
            </w:r>
          </w:p>
        </w:tc>
        <w:tc>
          <w:tcPr>
            <w:tcW w:w="1872" w:type="dxa"/>
          </w:tcPr>
          <w:p w14:paraId="22A84AA3" w14:textId="77777777" w:rsidR="00E520F2" w:rsidRDefault="00731819">
            <w:r>
              <w:t>Access mode</w:t>
            </w:r>
          </w:p>
        </w:tc>
        <w:tc>
          <w:tcPr>
            <w:tcW w:w="1872" w:type="dxa"/>
          </w:tcPr>
          <w:p w14:paraId="2D441340" w14:textId="77777777" w:rsidR="00E520F2" w:rsidRDefault="00731819">
            <w:r>
              <w:t>Description</w:t>
            </w:r>
          </w:p>
        </w:tc>
      </w:tr>
      <w:tr w:rsidR="00E520F2" w14:paraId="0B642CE1" w14:textId="77777777">
        <w:tc>
          <w:tcPr>
            <w:tcW w:w="1872" w:type="dxa"/>
          </w:tcPr>
          <w:p w14:paraId="400FC0AF" w14:textId="77777777" w:rsidR="00E520F2" w:rsidRDefault="00731819">
            <w:r>
              <w:t>fr</w:t>
            </w:r>
          </w:p>
        </w:tc>
        <w:tc>
          <w:tcPr>
            <w:tcW w:w="1872" w:type="dxa"/>
          </w:tcPr>
          <w:p w14:paraId="375FCDDF" w14:textId="77777777" w:rsidR="00E520F2" w:rsidRDefault="00731819">
            <w:r>
              <w:t>boolean</w:t>
            </w:r>
          </w:p>
        </w:tc>
        <w:tc>
          <w:tcPr>
            <w:tcW w:w="1872" w:type="dxa"/>
          </w:tcPr>
          <w:p w14:paraId="7169A4BF" w14:textId="77777777" w:rsidR="00E520F2" w:rsidRDefault="00731819">
            <w:r>
              <w:t>yes</w:t>
            </w:r>
          </w:p>
        </w:tc>
        <w:tc>
          <w:tcPr>
            <w:tcW w:w="1872" w:type="dxa"/>
          </w:tcPr>
          <w:p w14:paraId="7CE23130" w14:textId="77777777" w:rsidR="00E520F2" w:rsidRDefault="00E520F2"/>
        </w:tc>
        <w:tc>
          <w:tcPr>
            <w:tcW w:w="1872" w:type="dxa"/>
          </w:tcPr>
          <w:p w14:paraId="0C85FDBE" w14:textId="77777777" w:rsidR="00E520F2" w:rsidRDefault="00731819">
            <w:r>
              <w:t>Factory Reset</w:t>
            </w:r>
          </w:p>
        </w:tc>
      </w:tr>
      <w:tr w:rsidR="00E520F2" w14:paraId="46DE31CF" w14:textId="77777777">
        <w:tc>
          <w:tcPr>
            <w:tcW w:w="1872" w:type="dxa"/>
          </w:tcPr>
          <w:p w14:paraId="1D1A78D3" w14:textId="77777777" w:rsidR="00E520F2" w:rsidRDefault="00731819">
            <w:r>
              <w:t>rb</w:t>
            </w:r>
          </w:p>
        </w:tc>
        <w:tc>
          <w:tcPr>
            <w:tcW w:w="1872" w:type="dxa"/>
          </w:tcPr>
          <w:p w14:paraId="1B99FC43" w14:textId="77777777" w:rsidR="00E520F2" w:rsidRDefault="00731819">
            <w:r>
              <w:t>boolean</w:t>
            </w:r>
          </w:p>
        </w:tc>
        <w:tc>
          <w:tcPr>
            <w:tcW w:w="1872" w:type="dxa"/>
          </w:tcPr>
          <w:p w14:paraId="7D6F665C" w14:textId="77777777" w:rsidR="00E520F2" w:rsidRDefault="00731819">
            <w:r>
              <w:t>yes</w:t>
            </w:r>
          </w:p>
        </w:tc>
        <w:tc>
          <w:tcPr>
            <w:tcW w:w="1872" w:type="dxa"/>
          </w:tcPr>
          <w:p w14:paraId="35B6D753" w14:textId="77777777" w:rsidR="00E520F2" w:rsidRDefault="00E520F2"/>
        </w:tc>
        <w:tc>
          <w:tcPr>
            <w:tcW w:w="1872" w:type="dxa"/>
          </w:tcPr>
          <w:p w14:paraId="426F6764" w14:textId="77777777" w:rsidR="00E520F2" w:rsidRDefault="00731819">
            <w:r>
              <w:t>Reboot Action</w:t>
            </w:r>
          </w:p>
        </w:tc>
      </w:tr>
    </w:tbl>
    <w:p w14:paraId="55299ACE" w14:textId="77777777" w:rsidR="00E520F2" w:rsidRDefault="00731819">
      <w:pPr>
        <w:pStyle w:val="ANNEX-heading2"/>
      </w:pPr>
      <w:bookmarkStart w:id="15233" w:name="_Toc509367312"/>
      <w:r>
        <w:t>CRUDN behaviour</w:t>
      </w:r>
      <w:bookmarkEnd w:id="15233"/>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67FB640F"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3824AB0D" w14:textId="77777777" w:rsidR="00E520F2" w:rsidRDefault="00731819">
            <w:r>
              <w:t>Resource</w:t>
            </w:r>
          </w:p>
        </w:tc>
        <w:tc>
          <w:tcPr>
            <w:tcW w:w="1560" w:type="dxa"/>
          </w:tcPr>
          <w:p w14:paraId="71C2DFDF" w14:textId="77777777" w:rsidR="00E520F2" w:rsidRDefault="00731819">
            <w:r>
              <w:t>Create</w:t>
            </w:r>
          </w:p>
        </w:tc>
        <w:tc>
          <w:tcPr>
            <w:tcW w:w="1560" w:type="dxa"/>
          </w:tcPr>
          <w:p w14:paraId="5C135928" w14:textId="77777777" w:rsidR="00E520F2" w:rsidRDefault="00731819">
            <w:r>
              <w:t>Read</w:t>
            </w:r>
          </w:p>
        </w:tc>
        <w:tc>
          <w:tcPr>
            <w:tcW w:w="1560" w:type="dxa"/>
          </w:tcPr>
          <w:p w14:paraId="6D504A24" w14:textId="77777777" w:rsidR="00E520F2" w:rsidRDefault="00731819">
            <w:r>
              <w:t>Update</w:t>
            </w:r>
          </w:p>
        </w:tc>
        <w:tc>
          <w:tcPr>
            <w:tcW w:w="1560" w:type="dxa"/>
          </w:tcPr>
          <w:p w14:paraId="3C393586" w14:textId="77777777" w:rsidR="00E520F2" w:rsidRDefault="00731819">
            <w:r>
              <w:t>Delete</w:t>
            </w:r>
          </w:p>
        </w:tc>
        <w:tc>
          <w:tcPr>
            <w:tcW w:w="1560" w:type="dxa"/>
          </w:tcPr>
          <w:p w14:paraId="79C725A0" w14:textId="77777777" w:rsidR="00E520F2" w:rsidRDefault="00731819">
            <w:r>
              <w:t>Notify</w:t>
            </w:r>
          </w:p>
        </w:tc>
      </w:tr>
      <w:tr w:rsidR="00E520F2" w14:paraId="1AE7E211" w14:textId="77777777">
        <w:tc>
          <w:tcPr>
            <w:tcW w:w="1560" w:type="dxa"/>
          </w:tcPr>
          <w:p w14:paraId="323A73E2" w14:textId="77777777" w:rsidR="00E520F2" w:rsidRDefault="00731819">
            <w:r>
              <w:t>/oic/mnt</w:t>
            </w:r>
          </w:p>
        </w:tc>
        <w:tc>
          <w:tcPr>
            <w:tcW w:w="1560" w:type="dxa"/>
          </w:tcPr>
          <w:p w14:paraId="077C762E" w14:textId="77777777" w:rsidR="00E520F2" w:rsidRDefault="00E520F2"/>
        </w:tc>
        <w:tc>
          <w:tcPr>
            <w:tcW w:w="1560" w:type="dxa"/>
          </w:tcPr>
          <w:p w14:paraId="4CCE645A" w14:textId="77777777" w:rsidR="00E520F2" w:rsidRDefault="00731819">
            <w:r>
              <w:t>get</w:t>
            </w:r>
          </w:p>
        </w:tc>
        <w:tc>
          <w:tcPr>
            <w:tcW w:w="1560" w:type="dxa"/>
          </w:tcPr>
          <w:p w14:paraId="24ECBFE4" w14:textId="77777777" w:rsidR="00E520F2" w:rsidRDefault="00731819">
            <w:r>
              <w:t>post</w:t>
            </w:r>
          </w:p>
        </w:tc>
        <w:tc>
          <w:tcPr>
            <w:tcW w:w="1560" w:type="dxa"/>
          </w:tcPr>
          <w:p w14:paraId="298A5696" w14:textId="77777777" w:rsidR="00E520F2" w:rsidRDefault="00E520F2"/>
        </w:tc>
        <w:tc>
          <w:tcPr>
            <w:tcW w:w="1560" w:type="dxa"/>
          </w:tcPr>
          <w:p w14:paraId="3B287A48" w14:textId="77777777" w:rsidR="00E520F2" w:rsidRDefault="00E520F2"/>
        </w:tc>
      </w:tr>
    </w:tbl>
    <w:p w14:paraId="4CD86BB5" w14:textId="77777777" w:rsidR="00E520F2" w:rsidRDefault="00731819">
      <w:pPr>
        <w:pStyle w:val="ANNEX-heading1"/>
      </w:pPr>
      <w:bookmarkStart w:id="15234" w:name="_Toc509367313"/>
      <w:r>
        <w:t>Platform</w:t>
      </w:r>
      <w:bookmarkEnd w:id="15234"/>
    </w:p>
    <w:p w14:paraId="25A8EE2D" w14:textId="77777777" w:rsidR="00E520F2" w:rsidRDefault="00731819">
      <w:pPr>
        <w:pStyle w:val="ANNEX-heading2"/>
      </w:pPr>
      <w:bookmarkStart w:id="15235" w:name="_Toc509367314"/>
      <w:r>
        <w:t>Introduction</w:t>
      </w:r>
      <w:bookmarkEnd w:id="15235"/>
    </w:p>
    <w:p w14:paraId="5CC5EBA5" w14:textId="77777777" w:rsidR="00E520F2" w:rsidRDefault="00731819">
      <w:r>
        <w:t xml:space="preserve">Known resource that is defines the platform on which </w:t>
      </w:r>
      <w:proofErr w:type="gramStart"/>
      <w:r>
        <w:t>an</w:t>
      </w:r>
      <w:proofErr w:type="gramEnd"/>
      <w:r>
        <w:t xml:space="preserve"> Server is hosted. Allows for platform specific information to be discovered. </w:t>
      </w:r>
    </w:p>
    <w:p w14:paraId="2FEDF4BB" w14:textId="77777777" w:rsidR="00E520F2" w:rsidRDefault="00731819">
      <w:pPr>
        <w:pStyle w:val="ANNEX-heading2"/>
      </w:pPr>
      <w:bookmarkStart w:id="15236" w:name="_Toc509367315"/>
      <w:r>
        <w:t>Wellknown URI</w:t>
      </w:r>
      <w:bookmarkEnd w:id="15236"/>
    </w:p>
    <w:p w14:paraId="56D270F7" w14:textId="77777777" w:rsidR="00E520F2" w:rsidRDefault="00731819">
      <w:r>
        <w:t>/oic/p</w:t>
      </w:r>
    </w:p>
    <w:p w14:paraId="62449510" w14:textId="77777777" w:rsidR="00E520F2" w:rsidRDefault="00731819">
      <w:pPr>
        <w:pStyle w:val="ANNEX-heading2"/>
      </w:pPr>
      <w:bookmarkStart w:id="15237" w:name="_Toc509367316"/>
      <w:r>
        <w:t>Resource Type</w:t>
      </w:r>
      <w:bookmarkEnd w:id="15237"/>
    </w:p>
    <w:p w14:paraId="7C175EC6" w14:textId="77777777" w:rsidR="00E520F2" w:rsidRDefault="00731819">
      <w:r>
        <w:t>The resource type (</w:t>
      </w:r>
      <w:proofErr w:type="gramStart"/>
      <w:r>
        <w:t>rt</w:t>
      </w:r>
      <w:proofErr w:type="gramEnd"/>
      <w:r>
        <w:t>) is defined as: oic.wk.p.</w:t>
      </w:r>
    </w:p>
    <w:p w14:paraId="279BDB93" w14:textId="77777777" w:rsidR="00E520F2" w:rsidRDefault="00731819">
      <w:pPr>
        <w:pStyle w:val="ANNEX-heading2"/>
      </w:pPr>
      <w:bookmarkStart w:id="15238" w:name="_Toc509367317"/>
      <w:r>
        <w:t>RAML Definition</w:t>
      </w:r>
      <w:bookmarkEnd w:id="15238"/>
    </w:p>
    <w:p w14:paraId="214363CE" w14:textId="77777777" w:rsidR="00E520F2" w:rsidRDefault="00731819">
      <w:pPr>
        <w:pStyle w:val="CODE-GREEN"/>
      </w:pPr>
      <w:r>
        <w:t>#%RAML 0.8</w:t>
      </w:r>
    </w:p>
    <w:p w14:paraId="3158A1AA" w14:textId="77777777" w:rsidR="00E520F2" w:rsidRDefault="00731819">
      <w:pPr>
        <w:pStyle w:val="CODE-YELLOW"/>
      </w:pPr>
      <w:r>
        <w:t xml:space="preserve">title: </w:t>
      </w:r>
      <w:r>
        <w:rPr>
          <w:i/>
        </w:rPr>
        <w:t>Platform</w:t>
      </w:r>
    </w:p>
    <w:p w14:paraId="303EC9B4" w14:textId="77777777" w:rsidR="00E520F2" w:rsidRDefault="00731819">
      <w:pPr>
        <w:pStyle w:val="CODE-YELLOW"/>
      </w:pPr>
      <w:r>
        <w:t xml:space="preserve">version: </w:t>
      </w:r>
      <w:r>
        <w:rPr>
          <w:i/>
        </w:rPr>
        <w:t>v1-20160622</w:t>
      </w:r>
    </w:p>
    <w:p w14:paraId="73CCDB26" w14:textId="77777777" w:rsidR="00E520F2" w:rsidRDefault="00731819">
      <w:pPr>
        <w:pStyle w:val="CODE-AQUA"/>
      </w:pPr>
      <w:r>
        <w:t>traits:</w:t>
      </w:r>
    </w:p>
    <w:p w14:paraId="15003C11" w14:textId="77777777" w:rsidR="00E520F2" w:rsidRDefault="00731819">
      <w:pPr>
        <w:pStyle w:val="CODE-AQUA"/>
      </w:pPr>
      <w:r>
        <w:t xml:space="preserve"> - interface :</w:t>
      </w:r>
    </w:p>
    <w:p w14:paraId="450D0402" w14:textId="77777777" w:rsidR="00E520F2" w:rsidRDefault="00731819">
      <w:pPr>
        <w:pStyle w:val="CODE-AQUA"/>
      </w:pPr>
      <w:r>
        <w:t xml:space="preserve">     queryParameters: </w:t>
      </w:r>
    </w:p>
    <w:p w14:paraId="1F5FA489" w14:textId="77777777" w:rsidR="00E520F2" w:rsidRDefault="00731819">
      <w:pPr>
        <w:pStyle w:val="CODE-BLUE"/>
      </w:pPr>
      <w:r>
        <w:t xml:space="preserve">       if:</w:t>
      </w:r>
    </w:p>
    <w:p w14:paraId="3337CD26" w14:textId="77777777" w:rsidR="00E520F2" w:rsidRDefault="00731819">
      <w:pPr>
        <w:pStyle w:val="CODE-BLUE"/>
      </w:pPr>
      <w:r>
        <w:lastRenderedPageBreak/>
        <w:t xml:space="preserve">         enum: ["oic.if.r", "oic.if.baseline"]</w:t>
      </w:r>
    </w:p>
    <w:p w14:paraId="7EC5F92D" w14:textId="77777777" w:rsidR="00E520F2" w:rsidRDefault="00E520F2"/>
    <w:p w14:paraId="0BF53367" w14:textId="77777777" w:rsidR="00E520F2" w:rsidRDefault="00731819">
      <w:pPr>
        <w:pStyle w:val="CODE-BLUE"/>
      </w:pPr>
      <w:r>
        <w:t>/oic/p:</w:t>
      </w:r>
    </w:p>
    <w:p w14:paraId="58C1BA3A" w14:textId="77777777" w:rsidR="00E520F2" w:rsidRDefault="00731819">
      <w:pPr>
        <w:pStyle w:val="CODE-YELLOW"/>
      </w:pPr>
      <w:r>
        <w:t xml:space="preserve">  description: |</w:t>
      </w:r>
    </w:p>
    <w:p w14:paraId="1B122BAC" w14:textId="77777777" w:rsidR="00E520F2" w:rsidRDefault="00731819">
      <w:pPr>
        <w:pStyle w:val="CODE-YELLOW"/>
      </w:pPr>
      <w:r>
        <w:t xml:space="preserve">    Known resource that is defines the platform on which an Server is hosted.</w:t>
      </w:r>
      <w:r>
        <w:br/>
        <w:t xml:space="preserve">    Allows for platform specific information to be discovered.</w:t>
      </w:r>
      <w:r>
        <w:br/>
      </w:r>
    </w:p>
    <w:p w14:paraId="23222ED7" w14:textId="77777777" w:rsidR="00E520F2" w:rsidRDefault="00731819">
      <w:pPr>
        <w:pStyle w:val="CODE-BLUE"/>
      </w:pPr>
      <w:r>
        <w:t xml:space="preserve">  is : ['interface']</w:t>
      </w:r>
    </w:p>
    <w:p w14:paraId="716BC146" w14:textId="77777777" w:rsidR="00E520F2" w:rsidRDefault="00731819">
      <w:pPr>
        <w:pStyle w:val="CODE-AQUA"/>
      </w:pPr>
      <w:r>
        <w:t xml:space="preserve">  get:</w:t>
      </w:r>
    </w:p>
    <w:p w14:paraId="4DE28C18" w14:textId="77777777" w:rsidR="00E520F2" w:rsidRDefault="00731819">
      <w:pPr>
        <w:pStyle w:val="CODE-YELLOW"/>
      </w:pPr>
      <w:r>
        <w:t xml:space="preserve">    description: |</w:t>
      </w:r>
    </w:p>
    <w:p w14:paraId="072563B1" w14:textId="77777777" w:rsidR="00E520F2" w:rsidRDefault="00731819">
      <w:pPr>
        <w:pStyle w:val="CODE-YELLOW"/>
      </w:pPr>
      <w:r>
        <w:t xml:space="preserve">      Retrieve the information about the Platform</w:t>
      </w:r>
      <w:r>
        <w:br/>
      </w:r>
    </w:p>
    <w:p w14:paraId="406E3127" w14:textId="77777777" w:rsidR="00E520F2" w:rsidRDefault="00731819">
      <w:pPr>
        <w:pStyle w:val="CODE-AQUA"/>
      </w:pPr>
      <w:r>
        <w:t xml:space="preserve">    responses :</w:t>
      </w:r>
    </w:p>
    <w:p w14:paraId="5E607351" w14:textId="77777777" w:rsidR="00E520F2" w:rsidRDefault="00731819">
      <w:pPr>
        <w:pStyle w:val="CODE-BLUE"/>
      </w:pPr>
      <w:r>
        <w:t xml:space="preserve">      200:</w:t>
      </w:r>
    </w:p>
    <w:p w14:paraId="3534D593" w14:textId="77777777" w:rsidR="00E520F2" w:rsidRDefault="00731819">
      <w:pPr>
        <w:pStyle w:val="CODE-AQUA"/>
      </w:pPr>
      <w:r>
        <w:t xml:space="preserve">        body:</w:t>
      </w:r>
    </w:p>
    <w:p w14:paraId="46F23880" w14:textId="77777777" w:rsidR="00E520F2" w:rsidRDefault="00731819">
      <w:pPr>
        <w:pStyle w:val="CODE-AQUA"/>
      </w:pPr>
      <w:r>
        <w:t xml:space="preserve">          application/json:</w:t>
      </w:r>
    </w:p>
    <w:p w14:paraId="556E6702" w14:textId="77777777" w:rsidR="00E520F2" w:rsidRDefault="00731819">
      <w:pPr>
        <w:pStyle w:val="CODE-GREY"/>
      </w:pPr>
      <w:r>
        <w:t xml:space="preserve">            schema</w:t>
      </w:r>
      <w:r>
        <w:rPr>
          <w:rStyle w:val="CODEGREYC"/>
        </w:rPr>
        <w:t>: |</w:t>
      </w:r>
    </w:p>
    <w:p w14:paraId="07728FC5" w14:textId="77777777" w:rsidR="00E520F2" w:rsidRDefault="00731819">
      <w:pPr>
        <w:pStyle w:val="CODE-BLACK"/>
      </w:pPr>
      <w:r>
        <w:t xml:space="preserve">              {</w:t>
      </w:r>
      <w:r>
        <w:br/>
        <w:t xml:space="preserve">                "$schema": "http://json-schemas.org/draft-04/schema#",</w:t>
      </w:r>
      <w:r>
        <w:br/>
        <w:t xml:space="preserve">                "description" : "Copyright (c) 2016, 2017 Open Connectivity Foundation, Inc. All rights reserved.",</w:t>
      </w:r>
      <w:r>
        <w:br/>
        <w:t xml:space="preserve">                "id": "http://www.openconnectivity.org/ocf-apis/core/schemas/oic.wk.p-schema.json#",</w:t>
      </w:r>
      <w:r>
        <w:br/>
        <w:t xml:space="preserve">                "definitions": {</w:t>
      </w:r>
      <w:r>
        <w:br/>
        <w:t xml:space="preserve">                  "oic.wk.p": {</w:t>
      </w:r>
      <w:r>
        <w:br/>
        <w:t xml:space="preserve">                    "type": "object",</w:t>
      </w:r>
      <w:r>
        <w:br/>
        <w:t xml:space="preserve">                    "properties": {</w:t>
      </w:r>
      <w:r>
        <w:br/>
        <w:t xml:space="preserve">                      "pi": {</w:t>
      </w:r>
      <w:r>
        <w:br/>
        <w:t xml:space="preserve">                        "allOf": [</w:t>
      </w:r>
      <w:r>
        <w:br/>
        <w:t xml:space="preserve">                          {</w:t>
      </w:r>
      <w:r>
        <w:br/>
        <w:t xml:space="preserve">                            "$ref": "oic.types-schema.json#/definitions/uuid"</w:t>
      </w:r>
      <w:r>
        <w:br/>
        <w:t xml:space="preserve">                          },</w:t>
      </w:r>
      <w:r>
        <w:br/>
        <w:t xml:space="preserve">                          {</w:t>
      </w:r>
      <w:r>
        <w:br/>
        <w:t xml:space="preserve">                            "readOnly": true,</w:t>
      </w:r>
      <w:r>
        <w:br/>
        <w:t xml:space="preserve">                            "description": "Platform Identifier"</w:t>
      </w:r>
      <w:r>
        <w:br/>
        <w:t xml:space="preserve">                          }</w:t>
      </w:r>
      <w:r>
        <w:br/>
        <w:t xml:space="preserve">                        ]</w:t>
      </w:r>
      <w:r>
        <w:br/>
        <w:t xml:space="preserve">                      },</w:t>
      </w:r>
      <w:r>
        <w:br/>
        <w:t xml:space="preserve">                      "mnmn": {</w:t>
      </w:r>
      <w:r>
        <w:br/>
        <w:t xml:space="preserve">                        "type": "string",</w:t>
      </w:r>
      <w:r>
        <w:br/>
        <w:t xml:space="preserve">                        "readOnly": true,</w:t>
      </w:r>
      <w:r>
        <w:br/>
        <w:t xml:space="preserve">                        "description": "Manufacturer Name",</w:t>
      </w:r>
      <w:r>
        <w:br/>
        <w:t xml:space="preserve">                        "maxLength": 64</w:t>
      </w:r>
      <w:r>
        <w:br/>
        <w:t xml:space="preserve">                      },</w:t>
      </w:r>
      <w:r>
        <w:br/>
        <w:t xml:space="preserve">                      "mnml": {</w:t>
      </w:r>
      <w:r>
        <w:br/>
        <w:t xml:space="preserve">                        "type": "string",</w:t>
      </w:r>
      <w:r>
        <w:br/>
        <w:t xml:space="preserve">                        "readOnly": true,</w:t>
      </w:r>
      <w:r>
        <w:br/>
        <w:t xml:space="preserve">                        "description": "Manufacturer's URL",</w:t>
      </w:r>
      <w:r>
        <w:br/>
        <w:t xml:space="preserve">                        "maxLength": 256,</w:t>
      </w:r>
      <w:r>
        <w:br/>
        <w:t xml:space="preserve">                        "format": "uri"</w:t>
      </w:r>
      <w:r>
        <w:br/>
        <w:t xml:space="preserve">                      },</w:t>
      </w:r>
      <w:r>
        <w:br/>
        <w:t xml:space="preserve">                      "mnmo": {</w:t>
      </w:r>
      <w:r>
        <w:br/>
        <w:t xml:space="preserve">                        "type": "string",</w:t>
      </w:r>
      <w:r>
        <w:br/>
        <w:t xml:space="preserve">                        "maxLength": 64,</w:t>
      </w:r>
      <w:r>
        <w:br/>
        <w:t xml:space="preserve">                        "readOnly": true,</w:t>
      </w:r>
      <w:r>
        <w:br/>
        <w:t xml:space="preserve">                        "description": "Model number as designated by the manufacturer"</w:t>
      </w:r>
      <w:r>
        <w:br/>
        <w:t xml:space="preserve">                      },</w:t>
      </w:r>
      <w:r>
        <w:br/>
        <w:t xml:space="preserve">                      "mndt": {</w:t>
      </w:r>
      <w:r>
        <w:br/>
        <w:t xml:space="preserve">                        "allOf": [</w:t>
      </w:r>
      <w:r>
        <w:br/>
        <w:t xml:space="preserve">                          {</w:t>
      </w:r>
      <w:r>
        <w:br/>
        <w:t xml:space="preserve">                            "$ref": "oic.types-schema.json#/definitions/date"</w:t>
      </w:r>
      <w:r>
        <w:br/>
        <w:t xml:space="preserve">                          },</w:t>
      </w:r>
      <w:r>
        <w:br/>
        <w:t xml:space="preserve">                          {</w:t>
      </w:r>
      <w:r>
        <w:br/>
        <w:t xml:space="preserve">                            "readOnly": true,</w:t>
      </w:r>
      <w:r>
        <w:br/>
        <w:t xml:space="preserve">                            "description": "Manufacturing Date in ISO8601 format."</w:t>
      </w:r>
      <w:r>
        <w:br/>
      </w:r>
      <w:r>
        <w:lastRenderedPageBreak/>
        <w:t xml:space="preserve">                          }</w:t>
      </w:r>
      <w:r>
        <w:br/>
        <w:t xml:space="preserve">                        ]</w:t>
      </w:r>
      <w:r>
        <w:br/>
        <w:t xml:space="preserve">                      },</w:t>
      </w:r>
      <w:r>
        <w:br/>
        <w:t xml:space="preserve">                      "mnpv": {</w:t>
      </w:r>
      <w:r>
        <w:br/>
        <w:t xml:space="preserve">                        "type": "string",</w:t>
      </w:r>
      <w:r>
        <w:br/>
        <w:t xml:space="preserve">                        "maxLength": 64,</w:t>
      </w:r>
      <w:r>
        <w:br/>
        <w:t xml:space="preserve">                        "readOnly": true,</w:t>
      </w:r>
      <w:r>
        <w:br/>
        <w:t xml:space="preserve">                        "description": "Platform Version"</w:t>
      </w:r>
      <w:r>
        <w:br/>
        <w:t xml:space="preserve">                      },</w:t>
      </w:r>
      <w:r>
        <w:br/>
        <w:t xml:space="preserve">                      "mnos": {</w:t>
      </w:r>
      <w:r>
        <w:br/>
        <w:t xml:space="preserve">                        "type": "string",</w:t>
      </w:r>
      <w:r>
        <w:br/>
        <w:t xml:space="preserve">                        "maxLength": 64,</w:t>
      </w:r>
      <w:r>
        <w:br/>
        <w:t xml:space="preserve">                        "readOnly": true,</w:t>
      </w:r>
      <w:r>
        <w:br/>
        <w:t xml:space="preserve">                        "description": "Platform Resident OS Version"</w:t>
      </w:r>
      <w:r>
        <w:br/>
        <w:t xml:space="preserve">                      },</w:t>
      </w:r>
      <w:r>
        <w:br/>
        <w:t xml:space="preserve">                      "mnhw": {</w:t>
      </w:r>
      <w:r>
        <w:br/>
        <w:t xml:space="preserve">                        "type": "string",</w:t>
      </w:r>
      <w:r>
        <w:br/>
        <w:t xml:space="preserve">                        "maxLength": 64,</w:t>
      </w:r>
      <w:r>
        <w:br/>
        <w:t xml:space="preserve">                        "readOnly": true,</w:t>
      </w:r>
      <w:r>
        <w:br/>
        <w:t xml:space="preserve">                        "description": "Platform Hardware Version"</w:t>
      </w:r>
      <w:r>
        <w:br/>
        <w:t xml:space="preserve">                      },</w:t>
      </w:r>
      <w:r>
        <w:br/>
        <w:t xml:space="preserve">                      "mnfv": {</w:t>
      </w:r>
      <w:r>
        <w:br/>
        <w:t xml:space="preserve">                        "type": "string",</w:t>
      </w:r>
      <w:r>
        <w:br/>
        <w:t xml:space="preserve">                        "maxLength": 64,</w:t>
      </w:r>
      <w:r>
        <w:br/>
        <w:t xml:space="preserve">                        "readOnly": true,</w:t>
      </w:r>
      <w:r>
        <w:br/>
        <w:t xml:space="preserve">                        "description": "Manufacturer's firmware version"</w:t>
      </w:r>
      <w:r>
        <w:br/>
        <w:t xml:space="preserve">                      },</w:t>
      </w:r>
      <w:r>
        <w:br/>
        <w:t xml:space="preserve">                      "mnsl": {</w:t>
      </w:r>
      <w:r>
        <w:br/>
        <w:t xml:space="preserve">                        "type": "string",</w:t>
      </w:r>
      <w:r>
        <w:br/>
        <w:t xml:space="preserve">                        "readOnly": true,</w:t>
      </w:r>
      <w:r>
        <w:br/>
        <w:t xml:space="preserve">                        "description": "Manufacturer's Support Information URL",</w:t>
      </w:r>
      <w:r>
        <w:br/>
        <w:t xml:space="preserve">                        "maxLength": 256,</w:t>
      </w:r>
      <w:r>
        <w:br/>
        <w:t xml:space="preserve">                        "format": "uri"</w:t>
      </w:r>
      <w:r>
        <w:br/>
        <w:t xml:space="preserve">                      },</w:t>
      </w:r>
      <w:r>
        <w:br/>
        <w:t xml:space="preserve">                      "st": {</w:t>
      </w:r>
      <w:r>
        <w:br/>
        <w:t xml:space="preserve">                        "type": "string",</w:t>
      </w:r>
      <w:r>
        <w:br/>
        <w:t xml:space="preserve">                        "readOnly": true,</w:t>
      </w:r>
      <w:r>
        <w:br/>
        <w:t xml:space="preserve">                        "description": "Reference time for the device in ISO8601 format.",</w:t>
      </w:r>
      <w:r>
        <w:br/>
        <w:t xml:space="preserve">                        "format": "date-time"</w:t>
      </w:r>
      <w:r>
        <w:br/>
        <w:t xml:space="preserve">                      },</w:t>
      </w:r>
      <w:r>
        <w:br/>
        <w:t xml:space="preserve">                      "vid": {</w:t>
      </w:r>
      <w:r>
        <w:br/>
        <w:t xml:space="preserve">                        "type": "string",</w:t>
      </w:r>
      <w:r>
        <w:br/>
        <w:t xml:space="preserve">                        "maxLength": 64,</w:t>
      </w:r>
      <w:r>
        <w:br/>
        <w:t xml:space="preserve">                        "readOnly": true,</w:t>
      </w:r>
      <w:r>
        <w:br/>
        <w:t xml:space="preserve">                        "description": "Manufacturer's defined information for the platform. The content is freeform, with population rules up to the manufacturer"</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"#/definitions/oic.wk.p" }</w:t>
      </w:r>
      <w:r>
        <w:br/>
        <w:t xml:space="preserve">                ],</w:t>
      </w:r>
      <w:r>
        <w:br/>
        <w:t xml:space="preserve">                "required": [ "pi", "mnmn" ]</w:t>
      </w:r>
      <w:r>
        <w:br/>
        <w:t xml:space="preserve">              }</w:t>
      </w:r>
      <w:r>
        <w:br/>
      </w:r>
    </w:p>
    <w:p w14:paraId="51023C73" w14:textId="77777777" w:rsidR="00E520F2" w:rsidRDefault="00731819">
      <w:pPr>
        <w:pStyle w:val="CODE-GREY"/>
      </w:pPr>
      <w:r>
        <w:t xml:space="preserve">            example</w:t>
      </w:r>
      <w:r>
        <w:rPr>
          <w:rStyle w:val="CODEGREYC"/>
        </w:rPr>
        <w:t>: |</w:t>
      </w:r>
    </w:p>
    <w:p w14:paraId="5DD5F758" w14:textId="77777777" w:rsidR="00E520F2" w:rsidRDefault="00731819">
      <w:pPr>
        <w:pStyle w:val="CODE-BLACK"/>
      </w:pPr>
      <w:r>
        <w:t xml:space="preserve">              {</w:t>
      </w:r>
      <w:r>
        <w:br/>
        <w:t xml:space="preserve">                "pi":   "54919CA5-4101-4AE4-595B-353C51AA983C",</w:t>
      </w:r>
      <w:r>
        <w:br/>
        <w:t xml:space="preserve">                "rt":   ["oic.wk.p"],</w:t>
      </w:r>
      <w:r>
        <w:br/>
        <w:t xml:space="preserve">                "mnmn": "Acme, Inc"</w:t>
      </w:r>
      <w:r>
        <w:br/>
        <w:t xml:space="preserve">              }</w:t>
      </w:r>
      <w:r>
        <w:br/>
      </w:r>
    </w:p>
    <w:p w14:paraId="747ED690" w14:textId="77777777" w:rsidR="00E520F2" w:rsidRDefault="00731819">
      <w:pPr>
        <w:pStyle w:val="ANNEX-heading2"/>
      </w:pPr>
      <w:bookmarkStart w:id="15239" w:name="_Toc509367318"/>
      <w:r>
        <w:t>Property Definition</w:t>
      </w:r>
      <w:bookmarkEnd w:id="15239"/>
    </w:p>
    <w:tbl>
      <w:tblPr>
        <w:tblStyle w:val="TABLE-A"/>
        <w:tblW w:w="0" w:type="auto"/>
        <w:tblLook w:val="04A0" w:firstRow="1" w:lastRow="0" w:firstColumn="1" w:lastColumn="0" w:noHBand="0" w:noVBand="1"/>
      </w:tblPr>
      <w:tblGrid>
        <w:gridCol w:w="1871"/>
        <w:gridCol w:w="1869"/>
        <w:gridCol w:w="1870"/>
        <w:gridCol w:w="1869"/>
        <w:gridCol w:w="1871"/>
      </w:tblGrid>
      <w:tr w:rsidR="00E520F2" w14:paraId="387E2C70"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40FA4C39" w14:textId="77777777" w:rsidR="00E520F2" w:rsidRDefault="00731819">
            <w:r>
              <w:t>Property name</w:t>
            </w:r>
          </w:p>
        </w:tc>
        <w:tc>
          <w:tcPr>
            <w:tcW w:w="1872" w:type="dxa"/>
          </w:tcPr>
          <w:p w14:paraId="5D4AEE90" w14:textId="77777777" w:rsidR="00E520F2" w:rsidRDefault="00731819">
            <w:r>
              <w:t>Value type</w:t>
            </w:r>
          </w:p>
        </w:tc>
        <w:tc>
          <w:tcPr>
            <w:tcW w:w="1872" w:type="dxa"/>
          </w:tcPr>
          <w:p w14:paraId="1EAEEB92" w14:textId="77777777" w:rsidR="00E520F2" w:rsidRDefault="00731819">
            <w:r>
              <w:t>Mandatory</w:t>
            </w:r>
          </w:p>
        </w:tc>
        <w:tc>
          <w:tcPr>
            <w:tcW w:w="1872" w:type="dxa"/>
          </w:tcPr>
          <w:p w14:paraId="3790110A" w14:textId="77777777" w:rsidR="00E520F2" w:rsidRDefault="00731819">
            <w:r>
              <w:t>Access mode</w:t>
            </w:r>
          </w:p>
        </w:tc>
        <w:tc>
          <w:tcPr>
            <w:tcW w:w="1872" w:type="dxa"/>
          </w:tcPr>
          <w:p w14:paraId="2CEA6DAC" w14:textId="77777777" w:rsidR="00E520F2" w:rsidRDefault="00731819">
            <w:r>
              <w:t>Description</w:t>
            </w:r>
          </w:p>
        </w:tc>
      </w:tr>
      <w:tr w:rsidR="00E520F2" w14:paraId="78EAD6A7" w14:textId="77777777">
        <w:tc>
          <w:tcPr>
            <w:tcW w:w="1872" w:type="dxa"/>
          </w:tcPr>
          <w:p w14:paraId="5B7B8D11" w14:textId="77777777" w:rsidR="00E520F2" w:rsidRDefault="00731819">
            <w:r>
              <w:lastRenderedPageBreak/>
              <w:t>mnfv</w:t>
            </w:r>
          </w:p>
        </w:tc>
        <w:tc>
          <w:tcPr>
            <w:tcW w:w="1872" w:type="dxa"/>
          </w:tcPr>
          <w:p w14:paraId="2DDFB0D9" w14:textId="77777777" w:rsidR="00E520F2" w:rsidRDefault="00731819">
            <w:r>
              <w:t>string</w:t>
            </w:r>
          </w:p>
        </w:tc>
        <w:tc>
          <w:tcPr>
            <w:tcW w:w="1872" w:type="dxa"/>
          </w:tcPr>
          <w:p w14:paraId="79904F58" w14:textId="77777777" w:rsidR="00E520F2" w:rsidRDefault="00E520F2"/>
        </w:tc>
        <w:tc>
          <w:tcPr>
            <w:tcW w:w="1872" w:type="dxa"/>
          </w:tcPr>
          <w:p w14:paraId="3040CCFE" w14:textId="77777777" w:rsidR="00E520F2" w:rsidRDefault="00731819">
            <w:r>
              <w:t>Read Only</w:t>
            </w:r>
          </w:p>
        </w:tc>
        <w:tc>
          <w:tcPr>
            <w:tcW w:w="1872" w:type="dxa"/>
          </w:tcPr>
          <w:p w14:paraId="41050703" w14:textId="77777777" w:rsidR="00E520F2" w:rsidRDefault="00731819">
            <w:r>
              <w:t>Manufacturer's firmware version</w:t>
            </w:r>
          </w:p>
        </w:tc>
      </w:tr>
      <w:tr w:rsidR="00E520F2" w14:paraId="7B19933A" w14:textId="77777777">
        <w:tc>
          <w:tcPr>
            <w:tcW w:w="1872" w:type="dxa"/>
          </w:tcPr>
          <w:p w14:paraId="6439B954" w14:textId="77777777" w:rsidR="00E520F2" w:rsidRDefault="00731819">
            <w:r>
              <w:t>vid</w:t>
            </w:r>
          </w:p>
        </w:tc>
        <w:tc>
          <w:tcPr>
            <w:tcW w:w="1872" w:type="dxa"/>
          </w:tcPr>
          <w:p w14:paraId="1587C4AD" w14:textId="77777777" w:rsidR="00E520F2" w:rsidRDefault="00731819">
            <w:r>
              <w:t>string</w:t>
            </w:r>
          </w:p>
        </w:tc>
        <w:tc>
          <w:tcPr>
            <w:tcW w:w="1872" w:type="dxa"/>
          </w:tcPr>
          <w:p w14:paraId="1490EFAD" w14:textId="77777777" w:rsidR="00E520F2" w:rsidRDefault="00E520F2"/>
        </w:tc>
        <w:tc>
          <w:tcPr>
            <w:tcW w:w="1872" w:type="dxa"/>
          </w:tcPr>
          <w:p w14:paraId="174776A0" w14:textId="77777777" w:rsidR="00E520F2" w:rsidRDefault="00731819">
            <w:r>
              <w:t>Read Only</w:t>
            </w:r>
          </w:p>
        </w:tc>
        <w:tc>
          <w:tcPr>
            <w:tcW w:w="1872" w:type="dxa"/>
          </w:tcPr>
          <w:p w14:paraId="2B9E8323" w14:textId="77777777" w:rsidR="00E520F2" w:rsidRDefault="00731819">
            <w:proofErr w:type="gramStart"/>
            <w:r>
              <w:t>Manufacturer's</w:t>
            </w:r>
            <w:proofErr w:type="gramEnd"/>
            <w:r>
              <w:t xml:space="preserve"> defined information for the platform. The content is freeform, with population rules up to the manufacturer</w:t>
            </w:r>
          </w:p>
        </w:tc>
      </w:tr>
      <w:tr w:rsidR="00E520F2" w14:paraId="301AD2BB" w14:textId="77777777">
        <w:tc>
          <w:tcPr>
            <w:tcW w:w="1872" w:type="dxa"/>
          </w:tcPr>
          <w:p w14:paraId="1F321D25" w14:textId="77777777" w:rsidR="00E520F2" w:rsidRDefault="00731819">
            <w:r>
              <w:t>mnmn</w:t>
            </w:r>
          </w:p>
        </w:tc>
        <w:tc>
          <w:tcPr>
            <w:tcW w:w="1872" w:type="dxa"/>
          </w:tcPr>
          <w:p w14:paraId="6094DEB2" w14:textId="77777777" w:rsidR="00E520F2" w:rsidRDefault="00731819">
            <w:r>
              <w:t>string</w:t>
            </w:r>
          </w:p>
        </w:tc>
        <w:tc>
          <w:tcPr>
            <w:tcW w:w="1872" w:type="dxa"/>
          </w:tcPr>
          <w:p w14:paraId="4A302CBA" w14:textId="77777777" w:rsidR="00E520F2" w:rsidRDefault="00731819">
            <w:r>
              <w:t>yes</w:t>
            </w:r>
          </w:p>
        </w:tc>
        <w:tc>
          <w:tcPr>
            <w:tcW w:w="1872" w:type="dxa"/>
          </w:tcPr>
          <w:p w14:paraId="3530C226" w14:textId="77777777" w:rsidR="00E520F2" w:rsidRDefault="00731819">
            <w:r>
              <w:t>Read Only</w:t>
            </w:r>
          </w:p>
        </w:tc>
        <w:tc>
          <w:tcPr>
            <w:tcW w:w="1872" w:type="dxa"/>
          </w:tcPr>
          <w:p w14:paraId="2A94F8D5" w14:textId="77777777" w:rsidR="00E520F2" w:rsidRDefault="00731819">
            <w:r>
              <w:t>Manufacturer Name</w:t>
            </w:r>
          </w:p>
        </w:tc>
      </w:tr>
      <w:tr w:rsidR="00E520F2" w14:paraId="70F1ECF5" w14:textId="77777777">
        <w:tc>
          <w:tcPr>
            <w:tcW w:w="1872" w:type="dxa"/>
          </w:tcPr>
          <w:p w14:paraId="10131120" w14:textId="77777777" w:rsidR="00E520F2" w:rsidRDefault="00731819">
            <w:r>
              <w:t>mnmo</w:t>
            </w:r>
          </w:p>
        </w:tc>
        <w:tc>
          <w:tcPr>
            <w:tcW w:w="1872" w:type="dxa"/>
          </w:tcPr>
          <w:p w14:paraId="4684AD26" w14:textId="77777777" w:rsidR="00E520F2" w:rsidRDefault="00731819">
            <w:r>
              <w:t>string</w:t>
            </w:r>
          </w:p>
        </w:tc>
        <w:tc>
          <w:tcPr>
            <w:tcW w:w="1872" w:type="dxa"/>
          </w:tcPr>
          <w:p w14:paraId="6AF3714E" w14:textId="77777777" w:rsidR="00E520F2" w:rsidRDefault="00E520F2"/>
        </w:tc>
        <w:tc>
          <w:tcPr>
            <w:tcW w:w="1872" w:type="dxa"/>
          </w:tcPr>
          <w:p w14:paraId="184EA9C3" w14:textId="77777777" w:rsidR="00E520F2" w:rsidRDefault="00731819">
            <w:r>
              <w:t>Read Only</w:t>
            </w:r>
          </w:p>
        </w:tc>
        <w:tc>
          <w:tcPr>
            <w:tcW w:w="1872" w:type="dxa"/>
          </w:tcPr>
          <w:p w14:paraId="1CD34B06" w14:textId="77777777" w:rsidR="00E520F2" w:rsidRDefault="00731819">
            <w:r>
              <w:t>Model number as designated by the manufacturer</w:t>
            </w:r>
          </w:p>
        </w:tc>
      </w:tr>
      <w:tr w:rsidR="00E520F2" w14:paraId="745CD1BF" w14:textId="77777777">
        <w:tc>
          <w:tcPr>
            <w:tcW w:w="1872" w:type="dxa"/>
          </w:tcPr>
          <w:p w14:paraId="0C1C73A9" w14:textId="77777777" w:rsidR="00E520F2" w:rsidRDefault="00731819">
            <w:r>
              <w:t>mnml</w:t>
            </w:r>
          </w:p>
        </w:tc>
        <w:tc>
          <w:tcPr>
            <w:tcW w:w="1872" w:type="dxa"/>
          </w:tcPr>
          <w:p w14:paraId="3A8DC93A" w14:textId="77777777" w:rsidR="00E520F2" w:rsidRDefault="00731819">
            <w:r>
              <w:t>string</w:t>
            </w:r>
          </w:p>
        </w:tc>
        <w:tc>
          <w:tcPr>
            <w:tcW w:w="1872" w:type="dxa"/>
          </w:tcPr>
          <w:p w14:paraId="6C6D7DB3" w14:textId="77777777" w:rsidR="00E520F2" w:rsidRDefault="00E520F2"/>
        </w:tc>
        <w:tc>
          <w:tcPr>
            <w:tcW w:w="1872" w:type="dxa"/>
          </w:tcPr>
          <w:p w14:paraId="3F7C2EBE" w14:textId="77777777" w:rsidR="00E520F2" w:rsidRDefault="00731819">
            <w:r>
              <w:t>Read Only</w:t>
            </w:r>
          </w:p>
        </w:tc>
        <w:tc>
          <w:tcPr>
            <w:tcW w:w="1872" w:type="dxa"/>
          </w:tcPr>
          <w:p w14:paraId="1A1A0C76" w14:textId="77777777" w:rsidR="00E520F2" w:rsidRDefault="00731819">
            <w:r>
              <w:t>Manufacturer's URL</w:t>
            </w:r>
          </w:p>
        </w:tc>
      </w:tr>
      <w:tr w:rsidR="00E520F2" w14:paraId="73E05E36" w14:textId="77777777">
        <w:tc>
          <w:tcPr>
            <w:tcW w:w="1872" w:type="dxa"/>
          </w:tcPr>
          <w:p w14:paraId="27E78626" w14:textId="77777777" w:rsidR="00E520F2" w:rsidRDefault="00731819">
            <w:r>
              <w:t>mnos</w:t>
            </w:r>
          </w:p>
        </w:tc>
        <w:tc>
          <w:tcPr>
            <w:tcW w:w="1872" w:type="dxa"/>
          </w:tcPr>
          <w:p w14:paraId="781219B9" w14:textId="77777777" w:rsidR="00E520F2" w:rsidRDefault="00731819">
            <w:r>
              <w:t>string</w:t>
            </w:r>
          </w:p>
        </w:tc>
        <w:tc>
          <w:tcPr>
            <w:tcW w:w="1872" w:type="dxa"/>
          </w:tcPr>
          <w:p w14:paraId="6971B7B4" w14:textId="77777777" w:rsidR="00E520F2" w:rsidRDefault="00E520F2"/>
        </w:tc>
        <w:tc>
          <w:tcPr>
            <w:tcW w:w="1872" w:type="dxa"/>
          </w:tcPr>
          <w:p w14:paraId="4AA16B00" w14:textId="77777777" w:rsidR="00E520F2" w:rsidRDefault="00731819">
            <w:r>
              <w:t>Read Only</w:t>
            </w:r>
          </w:p>
        </w:tc>
        <w:tc>
          <w:tcPr>
            <w:tcW w:w="1872" w:type="dxa"/>
          </w:tcPr>
          <w:p w14:paraId="2D92CD72" w14:textId="77777777" w:rsidR="00E520F2" w:rsidRDefault="00731819">
            <w:r>
              <w:t>Platform Resident OS Version</w:t>
            </w:r>
          </w:p>
        </w:tc>
      </w:tr>
      <w:tr w:rsidR="00E520F2" w14:paraId="426FBB2B" w14:textId="77777777">
        <w:tc>
          <w:tcPr>
            <w:tcW w:w="1872" w:type="dxa"/>
          </w:tcPr>
          <w:p w14:paraId="018B289E" w14:textId="77777777" w:rsidR="00E520F2" w:rsidRDefault="00731819">
            <w:r>
              <w:t>mndt</w:t>
            </w:r>
          </w:p>
        </w:tc>
        <w:tc>
          <w:tcPr>
            <w:tcW w:w="1872" w:type="dxa"/>
          </w:tcPr>
          <w:p w14:paraId="52A1F78F" w14:textId="77777777" w:rsidR="00E520F2" w:rsidRDefault="00731819">
            <w:r>
              <w:t>multiple types: see schema</w:t>
            </w:r>
          </w:p>
        </w:tc>
        <w:tc>
          <w:tcPr>
            <w:tcW w:w="1872" w:type="dxa"/>
          </w:tcPr>
          <w:p w14:paraId="2AA311B4" w14:textId="77777777" w:rsidR="00E520F2" w:rsidRDefault="00E520F2"/>
        </w:tc>
        <w:tc>
          <w:tcPr>
            <w:tcW w:w="1872" w:type="dxa"/>
          </w:tcPr>
          <w:p w14:paraId="4CEAE2C8" w14:textId="77777777" w:rsidR="00E520F2" w:rsidRDefault="00E520F2"/>
        </w:tc>
        <w:tc>
          <w:tcPr>
            <w:tcW w:w="1872" w:type="dxa"/>
          </w:tcPr>
          <w:p w14:paraId="6A0AFBEE" w14:textId="77777777" w:rsidR="00E520F2" w:rsidRDefault="00E520F2"/>
        </w:tc>
      </w:tr>
      <w:tr w:rsidR="00E520F2" w14:paraId="573454DF" w14:textId="77777777">
        <w:tc>
          <w:tcPr>
            <w:tcW w:w="1872" w:type="dxa"/>
          </w:tcPr>
          <w:p w14:paraId="536C3510" w14:textId="77777777" w:rsidR="00E520F2" w:rsidRDefault="00731819">
            <w:r>
              <w:t>st</w:t>
            </w:r>
          </w:p>
        </w:tc>
        <w:tc>
          <w:tcPr>
            <w:tcW w:w="1872" w:type="dxa"/>
          </w:tcPr>
          <w:p w14:paraId="793C9BD9" w14:textId="77777777" w:rsidR="00E520F2" w:rsidRDefault="00731819">
            <w:r>
              <w:t>string</w:t>
            </w:r>
          </w:p>
        </w:tc>
        <w:tc>
          <w:tcPr>
            <w:tcW w:w="1872" w:type="dxa"/>
          </w:tcPr>
          <w:p w14:paraId="2533C966" w14:textId="77777777" w:rsidR="00E520F2" w:rsidRDefault="00E520F2"/>
        </w:tc>
        <w:tc>
          <w:tcPr>
            <w:tcW w:w="1872" w:type="dxa"/>
          </w:tcPr>
          <w:p w14:paraId="4EC20161" w14:textId="77777777" w:rsidR="00E520F2" w:rsidRDefault="00731819">
            <w:r>
              <w:t>Read Only</w:t>
            </w:r>
          </w:p>
        </w:tc>
        <w:tc>
          <w:tcPr>
            <w:tcW w:w="1872" w:type="dxa"/>
          </w:tcPr>
          <w:p w14:paraId="03BBD057" w14:textId="77777777" w:rsidR="00E520F2" w:rsidRDefault="00731819">
            <w:r>
              <w:t>Reference time for the device in ISO8601 format.</w:t>
            </w:r>
          </w:p>
        </w:tc>
      </w:tr>
      <w:tr w:rsidR="00E520F2" w14:paraId="76E6AF5B" w14:textId="77777777">
        <w:tc>
          <w:tcPr>
            <w:tcW w:w="1872" w:type="dxa"/>
          </w:tcPr>
          <w:p w14:paraId="0DA8E2DB" w14:textId="77777777" w:rsidR="00E520F2" w:rsidRDefault="00731819">
            <w:r>
              <w:t>mnsl</w:t>
            </w:r>
          </w:p>
        </w:tc>
        <w:tc>
          <w:tcPr>
            <w:tcW w:w="1872" w:type="dxa"/>
          </w:tcPr>
          <w:p w14:paraId="231397FE" w14:textId="77777777" w:rsidR="00E520F2" w:rsidRDefault="00731819">
            <w:r>
              <w:t>string</w:t>
            </w:r>
          </w:p>
        </w:tc>
        <w:tc>
          <w:tcPr>
            <w:tcW w:w="1872" w:type="dxa"/>
          </w:tcPr>
          <w:p w14:paraId="41BABA19" w14:textId="77777777" w:rsidR="00E520F2" w:rsidRDefault="00E520F2"/>
        </w:tc>
        <w:tc>
          <w:tcPr>
            <w:tcW w:w="1872" w:type="dxa"/>
          </w:tcPr>
          <w:p w14:paraId="33822E38" w14:textId="77777777" w:rsidR="00E520F2" w:rsidRDefault="00731819">
            <w:r>
              <w:t>Read Only</w:t>
            </w:r>
          </w:p>
        </w:tc>
        <w:tc>
          <w:tcPr>
            <w:tcW w:w="1872" w:type="dxa"/>
          </w:tcPr>
          <w:p w14:paraId="2433EBB8" w14:textId="77777777" w:rsidR="00E520F2" w:rsidRDefault="00731819">
            <w:r>
              <w:t>Manufacturer's Support Information URL</w:t>
            </w:r>
          </w:p>
        </w:tc>
      </w:tr>
      <w:tr w:rsidR="00E520F2" w14:paraId="572261F3" w14:textId="77777777">
        <w:tc>
          <w:tcPr>
            <w:tcW w:w="1872" w:type="dxa"/>
          </w:tcPr>
          <w:p w14:paraId="0AE23B23" w14:textId="77777777" w:rsidR="00E520F2" w:rsidRDefault="00731819">
            <w:r>
              <w:t>mnpv</w:t>
            </w:r>
          </w:p>
        </w:tc>
        <w:tc>
          <w:tcPr>
            <w:tcW w:w="1872" w:type="dxa"/>
          </w:tcPr>
          <w:p w14:paraId="2403519C" w14:textId="77777777" w:rsidR="00E520F2" w:rsidRDefault="00731819">
            <w:r>
              <w:t>string</w:t>
            </w:r>
          </w:p>
        </w:tc>
        <w:tc>
          <w:tcPr>
            <w:tcW w:w="1872" w:type="dxa"/>
          </w:tcPr>
          <w:p w14:paraId="2E5E8160" w14:textId="77777777" w:rsidR="00E520F2" w:rsidRDefault="00E520F2"/>
        </w:tc>
        <w:tc>
          <w:tcPr>
            <w:tcW w:w="1872" w:type="dxa"/>
          </w:tcPr>
          <w:p w14:paraId="7A960016" w14:textId="77777777" w:rsidR="00E520F2" w:rsidRDefault="00731819">
            <w:r>
              <w:t>Read Only</w:t>
            </w:r>
          </w:p>
        </w:tc>
        <w:tc>
          <w:tcPr>
            <w:tcW w:w="1872" w:type="dxa"/>
          </w:tcPr>
          <w:p w14:paraId="678E3F61" w14:textId="77777777" w:rsidR="00E520F2" w:rsidRDefault="00731819">
            <w:r>
              <w:t>Platform Version</w:t>
            </w:r>
          </w:p>
        </w:tc>
      </w:tr>
      <w:tr w:rsidR="00E520F2" w14:paraId="39A759A8" w14:textId="77777777">
        <w:tc>
          <w:tcPr>
            <w:tcW w:w="1872" w:type="dxa"/>
          </w:tcPr>
          <w:p w14:paraId="5D148ED4" w14:textId="77777777" w:rsidR="00E520F2" w:rsidRDefault="00731819">
            <w:r>
              <w:t>pi</w:t>
            </w:r>
          </w:p>
        </w:tc>
        <w:tc>
          <w:tcPr>
            <w:tcW w:w="1872" w:type="dxa"/>
          </w:tcPr>
          <w:p w14:paraId="78B835E7" w14:textId="77777777" w:rsidR="00E520F2" w:rsidRDefault="00731819">
            <w:r>
              <w:t>multiple types: see schema</w:t>
            </w:r>
          </w:p>
        </w:tc>
        <w:tc>
          <w:tcPr>
            <w:tcW w:w="1872" w:type="dxa"/>
          </w:tcPr>
          <w:p w14:paraId="4DF8C56B" w14:textId="77777777" w:rsidR="00E520F2" w:rsidRDefault="00731819">
            <w:r>
              <w:t>yes</w:t>
            </w:r>
          </w:p>
        </w:tc>
        <w:tc>
          <w:tcPr>
            <w:tcW w:w="1872" w:type="dxa"/>
          </w:tcPr>
          <w:p w14:paraId="5BBA864A" w14:textId="77777777" w:rsidR="00E520F2" w:rsidRDefault="00E520F2"/>
        </w:tc>
        <w:tc>
          <w:tcPr>
            <w:tcW w:w="1872" w:type="dxa"/>
          </w:tcPr>
          <w:p w14:paraId="1DBEBEB8" w14:textId="77777777" w:rsidR="00E520F2" w:rsidRDefault="00E520F2"/>
        </w:tc>
      </w:tr>
      <w:tr w:rsidR="00E520F2" w14:paraId="4E33B7BF" w14:textId="77777777">
        <w:tc>
          <w:tcPr>
            <w:tcW w:w="1872" w:type="dxa"/>
          </w:tcPr>
          <w:p w14:paraId="64276070" w14:textId="77777777" w:rsidR="00E520F2" w:rsidRDefault="00731819">
            <w:r>
              <w:t>mnhw</w:t>
            </w:r>
          </w:p>
        </w:tc>
        <w:tc>
          <w:tcPr>
            <w:tcW w:w="1872" w:type="dxa"/>
          </w:tcPr>
          <w:p w14:paraId="55ABA3CB" w14:textId="77777777" w:rsidR="00E520F2" w:rsidRDefault="00731819">
            <w:r>
              <w:t>string</w:t>
            </w:r>
          </w:p>
        </w:tc>
        <w:tc>
          <w:tcPr>
            <w:tcW w:w="1872" w:type="dxa"/>
          </w:tcPr>
          <w:p w14:paraId="34B78D4C" w14:textId="77777777" w:rsidR="00E520F2" w:rsidRDefault="00E520F2"/>
        </w:tc>
        <w:tc>
          <w:tcPr>
            <w:tcW w:w="1872" w:type="dxa"/>
          </w:tcPr>
          <w:p w14:paraId="00B45B54" w14:textId="77777777" w:rsidR="00E520F2" w:rsidRDefault="00731819">
            <w:r>
              <w:t>Read Only</w:t>
            </w:r>
          </w:p>
        </w:tc>
        <w:tc>
          <w:tcPr>
            <w:tcW w:w="1872" w:type="dxa"/>
          </w:tcPr>
          <w:p w14:paraId="22205A44" w14:textId="77777777" w:rsidR="00E520F2" w:rsidRDefault="00731819">
            <w:r>
              <w:t>Platform Hardware Version</w:t>
            </w:r>
          </w:p>
        </w:tc>
      </w:tr>
    </w:tbl>
    <w:p w14:paraId="311D05F3" w14:textId="77777777" w:rsidR="00E520F2" w:rsidRDefault="00731819">
      <w:pPr>
        <w:pStyle w:val="ANNEX-heading2"/>
      </w:pPr>
      <w:bookmarkStart w:id="15240" w:name="_Toc509367319"/>
      <w:r>
        <w:t>CRUDN behaviour</w:t>
      </w:r>
      <w:bookmarkEnd w:id="15240"/>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1C2A151B"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4179F81F" w14:textId="77777777" w:rsidR="00E520F2" w:rsidRDefault="00731819">
            <w:r>
              <w:t>Resource</w:t>
            </w:r>
          </w:p>
        </w:tc>
        <w:tc>
          <w:tcPr>
            <w:tcW w:w="1560" w:type="dxa"/>
          </w:tcPr>
          <w:p w14:paraId="7F30839E" w14:textId="77777777" w:rsidR="00E520F2" w:rsidRDefault="00731819">
            <w:r>
              <w:t>Create</w:t>
            </w:r>
          </w:p>
        </w:tc>
        <w:tc>
          <w:tcPr>
            <w:tcW w:w="1560" w:type="dxa"/>
          </w:tcPr>
          <w:p w14:paraId="033633BF" w14:textId="77777777" w:rsidR="00E520F2" w:rsidRDefault="00731819">
            <w:r>
              <w:t>Read</w:t>
            </w:r>
          </w:p>
        </w:tc>
        <w:tc>
          <w:tcPr>
            <w:tcW w:w="1560" w:type="dxa"/>
          </w:tcPr>
          <w:p w14:paraId="516BD6DD" w14:textId="77777777" w:rsidR="00E520F2" w:rsidRDefault="00731819">
            <w:r>
              <w:t>Update</w:t>
            </w:r>
          </w:p>
        </w:tc>
        <w:tc>
          <w:tcPr>
            <w:tcW w:w="1560" w:type="dxa"/>
          </w:tcPr>
          <w:p w14:paraId="311ECA22" w14:textId="77777777" w:rsidR="00E520F2" w:rsidRDefault="00731819">
            <w:r>
              <w:t>Delete</w:t>
            </w:r>
          </w:p>
        </w:tc>
        <w:tc>
          <w:tcPr>
            <w:tcW w:w="1560" w:type="dxa"/>
          </w:tcPr>
          <w:p w14:paraId="053D4FC6" w14:textId="77777777" w:rsidR="00E520F2" w:rsidRDefault="00731819">
            <w:r>
              <w:t>Notify</w:t>
            </w:r>
          </w:p>
        </w:tc>
      </w:tr>
      <w:tr w:rsidR="00E520F2" w14:paraId="0F46193F" w14:textId="77777777">
        <w:tc>
          <w:tcPr>
            <w:tcW w:w="1560" w:type="dxa"/>
          </w:tcPr>
          <w:p w14:paraId="15786CCD" w14:textId="77777777" w:rsidR="00E520F2" w:rsidRDefault="00731819">
            <w:r>
              <w:t>/oic/p</w:t>
            </w:r>
          </w:p>
        </w:tc>
        <w:tc>
          <w:tcPr>
            <w:tcW w:w="1560" w:type="dxa"/>
          </w:tcPr>
          <w:p w14:paraId="47F2AC98" w14:textId="77777777" w:rsidR="00E520F2" w:rsidRDefault="00E520F2"/>
        </w:tc>
        <w:tc>
          <w:tcPr>
            <w:tcW w:w="1560" w:type="dxa"/>
          </w:tcPr>
          <w:p w14:paraId="43D41EEE" w14:textId="77777777" w:rsidR="00E520F2" w:rsidRDefault="00731819">
            <w:r>
              <w:t>get</w:t>
            </w:r>
          </w:p>
        </w:tc>
        <w:tc>
          <w:tcPr>
            <w:tcW w:w="1560" w:type="dxa"/>
          </w:tcPr>
          <w:p w14:paraId="3BB376E3" w14:textId="77777777" w:rsidR="00E520F2" w:rsidRDefault="00E520F2"/>
        </w:tc>
        <w:tc>
          <w:tcPr>
            <w:tcW w:w="1560" w:type="dxa"/>
          </w:tcPr>
          <w:p w14:paraId="6EE4C7EA" w14:textId="77777777" w:rsidR="00E520F2" w:rsidRDefault="00E520F2"/>
        </w:tc>
        <w:tc>
          <w:tcPr>
            <w:tcW w:w="1560" w:type="dxa"/>
          </w:tcPr>
          <w:p w14:paraId="59D659F6" w14:textId="77777777" w:rsidR="00E520F2" w:rsidRDefault="00E520F2"/>
        </w:tc>
      </w:tr>
    </w:tbl>
    <w:p w14:paraId="0F43486D" w14:textId="77777777" w:rsidR="00E520F2" w:rsidRDefault="00731819">
      <w:pPr>
        <w:pStyle w:val="ANNEX-heading1"/>
      </w:pPr>
      <w:bookmarkStart w:id="15241" w:name="_Toc509367320"/>
      <w:r>
        <w:t>Discoverable Resources Baseline Interface</w:t>
      </w:r>
      <w:bookmarkEnd w:id="15241"/>
    </w:p>
    <w:p w14:paraId="233E3C77" w14:textId="77777777" w:rsidR="00E520F2" w:rsidRDefault="00731819">
      <w:pPr>
        <w:pStyle w:val="ANNEX-heading2"/>
      </w:pPr>
      <w:bookmarkStart w:id="15242" w:name="_Toc509367321"/>
      <w:r>
        <w:t>Introduction</w:t>
      </w:r>
      <w:bookmarkEnd w:id="15242"/>
    </w:p>
    <w:p w14:paraId="25A263EB" w14:textId="77777777" w:rsidR="00E520F2" w:rsidRDefault="00731819">
      <w:r>
        <w:t xml:space="preserve">Baseline representation of /oic/res; list of discoverable resources </w:t>
      </w:r>
    </w:p>
    <w:p w14:paraId="61DFFB2C" w14:textId="77777777" w:rsidR="00E520F2" w:rsidRDefault="00731819">
      <w:pPr>
        <w:pStyle w:val="ANNEX-heading2"/>
      </w:pPr>
      <w:bookmarkStart w:id="15243" w:name="_Toc509367322"/>
      <w:r>
        <w:t>Wellknown URI</w:t>
      </w:r>
      <w:bookmarkEnd w:id="15243"/>
    </w:p>
    <w:p w14:paraId="68B3A7CA" w14:textId="77777777" w:rsidR="00E520F2" w:rsidRDefault="00731819">
      <w:r>
        <w:t>/oic/res</w:t>
      </w:r>
    </w:p>
    <w:p w14:paraId="4F38E44C" w14:textId="77777777" w:rsidR="00E520F2" w:rsidRDefault="00731819">
      <w:pPr>
        <w:pStyle w:val="ANNEX-heading2"/>
      </w:pPr>
      <w:bookmarkStart w:id="15244" w:name="_Toc509367323"/>
      <w:r>
        <w:t>Resource Type</w:t>
      </w:r>
      <w:bookmarkEnd w:id="15244"/>
    </w:p>
    <w:p w14:paraId="549B115F" w14:textId="77777777" w:rsidR="00E520F2" w:rsidRDefault="00731819">
      <w:r>
        <w:t>The resource type (</w:t>
      </w:r>
      <w:proofErr w:type="gramStart"/>
      <w:r>
        <w:t>rt</w:t>
      </w:r>
      <w:proofErr w:type="gramEnd"/>
      <w:r>
        <w:t>) is defined as: oic.wk.res.</w:t>
      </w:r>
    </w:p>
    <w:p w14:paraId="5BF65A94" w14:textId="77777777" w:rsidR="00E520F2" w:rsidRDefault="00731819">
      <w:pPr>
        <w:pStyle w:val="ANNEX-heading2"/>
      </w:pPr>
      <w:bookmarkStart w:id="15245" w:name="_Toc509367324"/>
      <w:r>
        <w:t>RAML Definition</w:t>
      </w:r>
      <w:bookmarkEnd w:id="15245"/>
    </w:p>
    <w:p w14:paraId="14FDBD47" w14:textId="77777777" w:rsidR="00E520F2" w:rsidRDefault="00731819">
      <w:pPr>
        <w:pStyle w:val="CODE-GREEN"/>
      </w:pPr>
      <w:r>
        <w:t>#%RAML 0.8</w:t>
      </w:r>
    </w:p>
    <w:p w14:paraId="65531AA4" w14:textId="77777777" w:rsidR="00E520F2" w:rsidRDefault="00731819">
      <w:pPr>
        <w:pStyle w:val="CODE-YELLOW"/>
      </w:pPr>
      <w:r>
        <w:t xml:space="preserve">title: </w:t>
      </w:r>
      <w:r>
        <w:rPr>
          <w:i/>
        </w:rPr>
        <w:t>Discoverable Resources</w:t>
      </w:r>
    </w:p>
    <w:p w14:paraId="4031FB37" w14:textId="77777777" w:rsidR="00E520F2" w:rsidRDefault="00731819">
      <w:pPr>
        <w:pStyle w:val="CODE-YELLOW"/>
      </w:pPr>
      <w:r>
        <w:t xml:space="preserve">version: </w:t>
      </w:r>
      <w:r>
        <w:rPr>
          <w:i/>
        </w:rPr>
        <w:t>v1-20160622</w:t>
      </w:r>
    </w:p>
    <w:p w14:paraId="587F4D90" w14:textId="77777777" w:rsidR="00E520F2" w:rsidRDefault="00731819">
      <w:pPr>
        <w:pStyle w:val="CODE-AQUA"/>
      </w:pPr>
      <w:r>
        <w:lastRenderedPageBreak/>
        <w:t>traits:</w:t>
      </w:r>
    </w:p>
    <w:p w14:paraId="26CF6C53" w14:textId="77777777" w:rsidR="00E520F2" w:rsidRDefault="00731819">
      <w:pPr>
        <w:pStyle w:val="CODE-AQUA"/>
      </w:pPr>
      <w:r>
        <w:t xml:space="preserve"> - interface-ll :</w:t>
      </w:r>
    </w:p>
    <w:p w14:paraId="7E7B6BEA" w14:textId="77777777" w:rsidR="00E520F2" w:rsidRDefault="00731819">
      <w:pPr>
        <w:pStyle w:val="CODE-AQUA"/>
      </w:pPr>
      <w:r>
        <w:t xml:space="preserve">     queryParameters: </w:t>
      </w:r>
    </w:p>
    <w:p w14:paraId="5FE7DFF3" w14:textId="77777777" w:rsidR="00E520F2" w:rsidRDefault="00731819">
      <w:pPr>
        <w:pStyle w:val="CODE-BLUE"/>
      </w:pPr>
      <w:r>
        <w:t xml:space="preserve">       if:</w:t>
      </w:r>
    </w:p>
    <w:p w14:paraId="5D875580" w14:textId="77777777" w:rsidR="00E520F2" w:rsidRDefault="00731819">
      <w:pPr>
        <w:pStyle w:val="CODE-BLUE"/>
      </w:pPr>
      <w:r>
        <w:t xml:space="preserve">         enum: ["oic.if.ll"]</w:t>
      </w:r>
    </w:p>
    <w:p w14:paraId="2BE802BE" w14:textId="77777777" w:rsidR="00E520F2" w:rsidRDefault="00731819">
      <w:pPr>
        <w:pStyle w:val="CODE-AQUA"/>
      </w:pPr>
      <w:r>
        <w:t xml:space="preserve"> - interface-baseline :</w:t>
      </w:r>
    </w:p>
    <w:p w14:paraId="7EBDF46F" w14:textId="77777777" w:rsidR="00E520F2" w:rsidRDefault="00731819">
      <w:pPr>
        <w:pStyle w:val="CODE-AQUA"/>
      </w:pPr>
      <w:r>
        <w:t xml:space="preserve">     queryParameters: </w:t>
      </w:r>
    </w:p>
    <w:p w14:paraId="5857361E" w14:textId="77777777" w:rsidR="00E520F2" w:rsidRDefault="00731819">
      <w:pPr>
        <w:pStyle w:val="CODE-BLUE"/>
      </w:pPr>
      <w:r>
        <w:t xml:space="preserve">       if:</w:t>
      </w:r>
    </w:p>
    <w:p w14:paraId="24C3F70A" w14:textId="77777777" w:rsidR="00E520F2" w:rsidRDefault="00731819">
      <w:pPr>
        <w:pStyle w:val="CODE-BLUE"/>
      </w:pPr>
      <w:r>
        <w:t xml:space="preserve">         enum: ["oic.if.baseline"]</w:t>
      </w:r>
    </w:p>
    <w:p w14:paraId="0CE901D1" w14:textId="77777777" w:rsidR="00E520F2" w:rsidRDefault="00731819">
      <w:pPr>
        <w:pStyle w:val="CODE-AQUA"/>
      </w:pPr>
      <w:r>
        <w:t xml:space="preserve"> - interface-all :</w:t>
      </w:r>
    </w:p>
    <w:p w14:paraId="61F777D4" w14:textId="77777777" w:rsidR="00E520F2" w:rsidRDefault="00731819">
      <w:pPr>
        <w:pStyle w:val="CODE-AQUA"/>
      </w:pPr>
      <w:r>
        <w:t xml:space="preserve">     queryParameters: </w:t>
      </w:r>
    </w:p>
    <w:p w14:paraId="6DBCF61A" w14:textId="77777777" w:rsidR="00E520F2" w:rsidRDefault="00731819">
      <w:pPr>
        <w:pStyle w:val="CODE-BLUE"/>
      </w:pPr>
      <w:r>
        <w:t xml:space="preserve">       if:</w:t>
      </w:r>
    </w:p>
    <w:p w14:paraId="053A277A" w14:textId="77777777" w:rsidR="00E520F2" w:rsidRDefault="00731819">
      <w:pPr>
        <w:pStyle w:val="CODE-BLUE"/>
      </w:pPr>
      <w:r>
        <w:t xml:space="preserve">         enum: ["oic.if.ll", "oic.if.baseline"]</w:t>
      </w:r>
    </w:p>
    <w:p w14:paraId="230939AE" w14:textId="77777777" w:rsidR="00E520F2" w:rsidRDefault="00E520F2"/>
    <w:p w14:paraId="33F69131" w14:textId="77777777" w:rsidR="00E520F2" w:rsidRDefault="00731819">
      <w:pPr>
        <w:pStyle w:val="CODE-BLUE"/>
      </w:pPr>
      <w:r>
        <w:t>/oic/res?if=oic.if.baseline:</w:t>
      </w:r>
    </w:p>
    <w:p w14:paraId="152CDB7F" w14:textId="77777777" w:rsidR="00E520F2" w:rsidRDefault="00731819">
      <w:pPr>
        <w:pStyle w:val="CODE-YELLOW"/>
      </w:pPr>
      <w:r>
        <w:t xml:space="preserve">  description: |</w:t>
      </w:r>
    </w:p>
    <w:p w14:paraId="74ED50AE" w14:textId="77777777" w:rsidR="00E520F2" w:rsidRDefault="00731819">
      <w:pPr>
        <w:pStyle w:val="CODE-YELLOW"/>
      </w:pPr>
      <w:r>
        <w:t xml:space="preserve">    Baseline representation of /oic/res; list of discoverable resources</w:t>
      </w:r>
      <w:r>
        <w:br/>
      </w:r>
    </w:p>
    <w:p w14:paraId="4F3D103B" w14:textId="77777777" w:rsidR="00E520F2" w:rsidRDefault="00731819">
      <w:pPr>
        <w:pStyle w:val="CODE-BLUE"/>
      </w:pPr>
      <w:r>
        <w:t xml:space="preserve">  is : ['interface-baseline']</w:t>
      </w:r>
    </w:p>
    <w:p w14:paraId="74A48C5C" w14:textId="77777777" w:rsidR="00E520F2" w:rsidRDefault="00731819">
      <w:pPr>
        <w:pStyle w:val="CODE-AQUA"/>
      </w:pPr>
      <w:r>
        <w:t xml:space="preserve">  get:</w:t>
      </w:r>
    </w:p>
    <w:p w14:paraId="67A998F6" w14:textId="77777777" w:rsidR="00E520F2" w:rsidRDefault="00731819">
      <w:pPr>
        <w:pStyle w:val="CODE-YELLOW"/>
      </w:pPr>
      <w:r>
        <w:t xml:space="preserve">    description: |</w:t>
      </w:r>
    </w:p>
    <w:p w14:paraId="705DF2CD" w14:textId="77777777" w:rsidR="00E520F2" w:rsidRDefault="00731819">
      <w:pPr>
        <w:pStyle w:val="CODE-YELLOW"/>
      </w:pPr>
      <w:r>
        <w:t xml:space="preserve">      Retrieve the discoverable resource set, baseline interface</w:t>
      </w:r>
      <w:r>
        <w:br/>
      </w:r>
    </w:p>
    <w:p w14:paraId="5F388FB7" w14:textId="77777777" w:rsidR="00E520F2" w:rsidRDefault="00731819">
      <w:pPr>
        <w:pStyle w:val="CODE-AQUA"/>
      </w:pPr>
      <w:r>
        <w:t xml:space="preserve">    responses :</w:t>
      </w:r>
    </w:p>
    <w:p w14:paraId="17EE5964" w14:textId="77777777" w:rsidR="00E520F2" w:rsidRDefault="00731819">
      <w:pPr>
        <w:pStyle w:val="CODE-BLUE"/>
      </w:pPr>
      <w:r>
        <w:t xml:space="preserve">      200:</w:t>
      </w:r>
    </w:p>
    <w:p w14:paraId="2DE8191C" w14:textId="77777777" w:rsidR="00E520F2" w:rsidRDefault="00731819">
      <w:pPr>
        <w:pStyle w:val="CODE-AQUA"/>
      </w:pPr>
      <w:r>
        <w:t xml:space="preserve">        body:</w:t>
      </w:r>
    </w:p>
    <w:p w14:paraId="3C182176" w14:textId="77777777" w:rsidR="00E520F2" w:rsidRDefault="00731819">
      <w:pPr>
        <w:pStyle w:val="CODE-AQUA"/>
      </w:pPr>
      <w:r>
        <w:t xml:space="preserve">          application/json:</w:t>
      </w:r>
    </w:p>
    <w:p w14:paraId="04C880FD" w14:textId="77777777" w:rsidR="00E520F2" w:rsidRDefault="00731819">
      <w:pPr>
        <w:pStyle w:val="CODE-GREY"/>
      </w:pPr>
      <w:r>
        <w:t xml:space="preserve">            schema</w:t>
      </w:r>
      <w:r>
        <w:rPr>
          <w:rStyle w:val="CODEGREYC"/>
        </w:rPr>
        <w:t>: |</w:t>
      </w:r>
    </w:p>
    <w:p w14:paraId="1B092A93" w14:textId="3B0D0BEC" w:rsidR="00E520F2" w:rsidRDefault="00731819">
      <w:pPr>
        <w:pStyle w:val="CODE-BLACK"/>
      </w:pPr>
      <w:r>
        <w:t xml:space="preserve">              {</w:t>
      </w:r>
      <w:r>
        <w:br/>
        <w:t xml:space="preserve">                "$schema": "http://json-schema.org/draft-v4/schema#",</w:t>
      </w:r>
      <w:r>
        <w:br/>
        <w:t xml:space="preserve">                "description" : "Copyright (c) 2016, 2017 Open Connectivity Foundation, Inc. All rights reserved.",</w:t>
      </w:r>
      <w:r>
        <w:br/>
        <w:t xml:space="preserve">                "id": "http://www.openconnectivity.org/ocf-apis/core/schemas/oic.wk.res-schema.json#",</w:t>
      </w:r>
      <w:r>
        <w:br/>
        <w:t xml:space="preserve">                "definitions": {</w:t>
      </w:r>
      <w:r>
        <w:br/>
        <w:t xml:space="preserve">                  "oic.res-baseline": {</w:t>
      </w:r>
      <w:r>
        <w:br/>
        <w:t xml:space="preserve">                    "type": "object",</w:t>
      </w:r>
      <w:r>
        <w:br/>
        <w:t xml:space="preserve">                    "properties":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"readOnly": true,</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w:t>
      </w:r>
      <w:r>
        <w:br/>
        <w:t xml:space="preserve">                          },</w:t>
      </w:r>
      <w:r>
        <w:br/>
        <w:t xml:space="preserve">                        "minItems": 1,</w:t>
      </w:r>
      <w:r>
        <w:br/>
        <w:t xml:space="preserve">                        "readOnly": true,</w:t>
      </w:r>
      <w:r>
        <w:br/>
        <w:t xml:space="preserve">                        "description": "The interface set supported by this resource"</w:t>
      </w:r>
      <w:r>
        <w:br/>
        <w:t xml:space="preserve">                      },</w:t>
      </w:r>
      <w:r>
        <w:br/>
        <w:t xml:space="preserve">                      "n": {</w:t>
      </w:r>
      <w:r>
        <w:br/>
        <w:t xml:space="preserve">                        "type": "string",</w:t>
      </w:r>
      <w:r>
        <w:br/>
        <w:t xml:space="preserve">                        "maxLength": 64,</w:t>
      </w:r>
      <w:r>
        <w:br/>
        <w:t xml:space="preserve">                        "readOnly": true,</w:t>
      </w:r>
      <w:r>
        <w:br/>
      </w:r>
      <w:r>
        <w:lastRenderedPageBreak/>
        <w:t xml:space="preserve">                        "description": "Human friendly name"</w:t>
      </w:r>
      <w:r>
        <w:br/>
        <w:t xml:space="preserve">                      },</w:t>
      </w:r>
      <w:r>
        <w:br/>
      </w:r>
      <w:commentRangeStart w:id="15246"/>
      <w:del w:id="15247" w:author="Bardini, Richard A" w:date="2018-03-16T15:20:00Z">
        <w:r w:rsidDel="00CD0CD8">
          <w:delText xml:space="preserve">                      "mpro": {</w:delText>
        </w:r>
        <w:r w:rsidDel="00CD0CD8">
          <w:br/>
          <w:delText xml:space="preserve">                        "readOnly": true,</w:delText>
        </w:r>
        <w:r w:rsidDel="00CD0CD8">
          <w:br/>
          <w:delText xml:space="preserve">                        "description": "Supported messaging protocols",</w:delText>
        </w:r>
        <w:r w:rsidDel="00CD0CD8">
          <w:br/>
          <w:delText xml:space="preserve">                        "type": "string",</w:delText>
        </w:r>
        <w:r w:rsidDel="00CD0CD8">
          <w:br/>
          <w:delText xml:space="preserve">                        "maxLength": 64</w:delText>
        </w:r>
        <w:r w:rsidDel="00CD0CD8">
          <w:br/>
          <w:delText xml:space="preserve">                      },</w:delText>
        </w:r>
        <w:r w:rsidDel="00CD0CD8">
          <w:br/>
        </w:r>
      </w:del>
      <w:commentRangeEnd w:id="15246"/>
      <w:r w:rsidR="00CD0CD8">
        <w:rPr>
          <w:rStyle w:val="CommentReference"/>
          <w:rFonts w:ascii="Arial" w:hAnsi="Arial"/>
          <w:noProof w:val="0"/>
          <w:color w:val="auto"/>
          <w:spacing w:val="8"/>
        </w:rPr>
        <w:commentReference w:id="15246"/>
      </w:r>
      <w:r>
        <w:t xml:space="preserve">                      "links": {</w:t>
      </w:r>
      <w:r>
        <w:br/>
        <w:t xml:space="preserve">                        "type": "array",</w:t>
      </w:r>
      <w:r>
        <w:br/>
        <w:t xml:space="preserve">                        "items": {</w:t>
      </w:r>
      <w:r>
        <w:br/>
        <w:t xml:space="preserve">                          "$ref": "oic.oic-link-schema.json#/definitions/oic.oic-link"</w:t>
      </w:r>
      <w:r>
        <w:br/>
        <w:t xml:space="preserve">                        }</w:t>
      </w:r>
      <w:r>
        <w:br/>
        <w:t xml:space="preserve">                      }</w:t>
      </w:r>
      <w:r>
        <w:br/>
        <w:t xml:space="preserve">                    },</w:t>
      </w:r>
      <w:r>
        <w:br/>
        <w:t xml:space="preserve">                    "required": ["rt", "if", "links"]</w:t>
      </w:r>
      <w:r>
        <w:br/>
        <w:t xml:space="preserve">                  }</w:t>
      </w:r>
      <w:r>
        <w:br/>
        <w:t xml:space="preserve">                },</w:t>
      </w:r>
      <w:r>
        <w:br/>
        <w:t xml:space="preserve">                "description": "The list of resources expressed as Links",</w:t>
      </w:r>
      <w:r>
        <w:br/>
        <w:t xml:space="preserve">                "type": "array",</w:t>
      </w:r>
      <w:r>
        <w:br/>
        <w:t xml:space="preserve">                "items": {</w:t>
      </w:r>
      <w:r>
        <w:br/>
        <w:t xml:space="preserve">                  "$ref": "#/definitions/oic.res-baseline"</w:t>
      </w:r>
      <w:r>
        <w:br/>
        <w:t xml:space="preserve">                }</w:t>
      </w:r>
      <w:r>
        <w:br/>
        <w:t xml:space="preserve">              }</w:t>
      </w:r>
      <w:r>
        <w:br/>
      </w:r>
    </w:p>
    <w:p w14:paraId="49B319E0" w14:textId="77777777" w:rsidR="00E520F2" w:rsidRDefault="00731819">
      <w:pPr>
        <w:pStyle w:val="CODE-GREY"/>
      </w:pPr>
      <w:r>
        <w:t xml:space="preserve">            example</w:t>
      </w:r>
      <w:r>
        <w:rPr>
          <w:rStyle w:val="CODEGREYC"/>
        </w:rPr>
        <w:t>: |</w:t>
      </w:r>
    </w:p>
    <w:p w14:paraId="76F4835C" w14:textId="77777777" w:rsidR="00E520F2" w:rsidRDefault="00731819">
      <w:pPr>
        <w:pStyle w:val="CODE-BLACK"/>
      </w:pPr>
      <w:r>
        <w:t xml:space="preserve">              [</w:t>
      </w:r>
      <w:r>
        <w:br/>
        <w:t xml:space="preserve">                {</w:t>
      </w:r>
      <w:r>
        <w:br/>
        <w:t xml:space="preserve">                "rt": ["oic.wk.res"],</w:t>
      </w:r>
      <w:r>
        <w:br/>
        <w:t xml:space="preserve">                "if": ["oic.if.baseline", "oic.if.ll" ],</w:t>
      </w:r>
      <w:r>
        <w:br/>
        <w:t xml:space="preserve">                "links":</w:t>
      </w:r>
      <w:r>
        <w:br/>
        <w:t xml:space="preserve">                  [</w:t>
      </w:r>
      <w:r>
        <w:br/>
        <w:t xml:space="preserve">                    {</w:t>
      </w:r>
      <w:r>
        <w:br/>
        <w:t xml:space="preserve">                      "href": "/humidity",</w:t>
      </w:r>
      <w:r>
        <w:br/>
        <w:t xml:space="preserve">                      "rt":   ["oic.r.humidity"],</w:t>
      </w:r>
      <w:r>
        <w:br/>
        <w:t xml:space="preserve">                      "if":   ["oic.if.s"],</w:t>
      </w:r>
      <w:r>
        <w:br/>
        <w:t xml:space="preserve">                      "p":    {"bm": 3},</w:t>
      </w:r>
      <w:r>
        <w:br/>
        <w:t xml:space="preserve">                      "eps": [</w:t>
      </w:r>
      <w:r>
        <w:br/>
        <w:t xml:space="preserve">                          {"ep": "coaps://[fe80::b1d6]:1111", "pri": 2},</w:t>
      </w:r>
      <w:r>
        <w:br/>
        <w:t xml:space="preserve">                          {"ep": "coaps://[fe80::b1d6]:1122"},</w:t>
      </w:r>
      <w:r>
        <w:br/>
        <w:t xml:space="preserve">                          {"ep": "coap+tcp://[2001:db8:a::123]:2222", "pri": 3}</w:t>
      </w:r>
      <w:r>
        <w:br/>
        <w:t xml:space="preserve">                      ]</w:t>
      </w:r>
      <w:r>
        <w:br/>
        <w:t xml:space="preserve">                    },</w:t>
      </w:r>
      <w:r>
        <w:br/>
        <w:t xml:space="preserve">                    {</w:t>
      </w:r>
      <w:r>
        <w:br/>
        <w:t xml:space="preserve">                      "href": "/temperature",</w:t>
      </w:r>
      <w:r>
        <w:br/>
        <w:t xml:space="preserve">                      "rt":   ["oic.r.temperature"],</w:t>
      </w:r>
      <w:r>
        <w:br/>
        <w:t xml:space="preserve">                      "if":   ["oic.if.s"],</w:t>
      </w:r>
      <w:r>
        <w:br/>
        <w:t xml:space="preserve">                      "p":    {"bm": 3},</w:t>
      </w:r>
      <w:r>
        <w:br/>
        <w:t xml:space="preserve">                      "eps": [</w:t>
      </w:r>
      <w:r>
        <w:br/>
        <w:t xml:space="preserve">                          {"ep": "coaps://[[2001:db8:a::123]:2222"}</w:t>
      </w:r>
      <w:r>
        <w:br/>
        <w:t xml:space="preserve">                      ]</w:t>
      </w:r>
      <w:r>
        <w:br/>
        <w:t xml:space="preserve">                    }</w:t>
      </w:r>
      <w:r>
        <w:br/>
        <w:t xml:space="preserve">                  ]</w:t>
      </w:r>
      <w:r>
        <w:br/>
        <w:t xml:space="preserve">                }</w:t>
      </w:r>
      <w:r>
        <w:br/>
        <w:t xml:space="preserve">              ]</w:t>
      </w:r>
      <w:r>
        <w:br/>
      </w:r>
    </w:p>
    <w:p w14:paraId="1D604A39" w14:textId="77777777" w:rsidR="00E520F2" w:rsidRDefault="00731819">
      <w:pPr>
        <w:pStyle w:val="ANNEX-heading2"/>
      </w:pPr>
      <w:bookmarkStart w:id="15248" w:name="_Toc509367325"/>
      <w:r>
        <w:t>Property Definition</w:t>
      </w:r>
      <w:bookmarkEnd w:id="15248"/>
    </w:p>
    <w:tbl>
      <w:tblPr>
        <w:tblStyle w:val="TABLE-A"/>
        <w:tblW w:w="0" w:type="auto"/>
        <w:tblLook w:val="04A0" w:firstRow="1" w:lastRow="0" w:firstColumn="1" w:lastColumn="0" w:noHBand="0" w:noVBand="1"/>
      </w:tblPr>
      <w:tblGrid>
        <w:gridCol w:w="1871"/>
        <w:gridCol w:w="1869"/>
        <w:gridCol w:w="1870"/>
        <w:gridCol w:w="1869"/>
        <w:gridCol w:w="1871"/>
      </w:tblGrid>
      <w:tr w:rsidR="00E520F2" w14:paraId="38EB5373" w14:textId="77777777" w:rsidTr="00CB47CD">
        <w:trPr>
          <w:cnfStyle w:val="100000000000" w:firstRow="1" w:lastRow="0" w:firstColumn="0" w:lastColumn="0" w:oddVBand="0" w:evenVBand="0" w:oddHBand="0" w:evenHBand="0" w:firstRowFirstColumn="0" w:firstRowLastColumn="0" w:lastRowFirstColumn="0" w:lastRowLastColumn="0"/>
        </w:trPr>
        <w:tc>
          <w:tcPr>
            <w:tcW w:w="1871" w:type="dxa"/>
          </w:tcPr>
          <w:p w14:paraId="120C3278" w14:textId="77777777" w:rsidR="00E520F2" w:rsidRDefault="00731819">
            <w:r>
              <w:t>Property name</w:t>
            </w:r>
          </w:p>
        </w:tc>
        <w:tc>
          <w:tcPr>
            <w:tcW w:w="1869" w:type="dxa"/>
          </w:tcPr>
          <w:p w14:paraId="78F8DD30" w14:textId="77777777" w:rsidR="00E520F2" w:rsidRDefault="00731819">
            <w:r>
              <w:t>Value type</w:t>
            </w:r>
          </w:p>
        </w:tc>
        <w:tc>
          <w:tcPr>
            <w:tcW w:w="1870" w:type="dxa"/>
          </w:tcPr>
          <w:p w14:paraId="7E4A7218" w14:textId="77777777" w:rsidR="00E520F2" w:rsidRDefault="00731819">
            <w:r>
              <w:t>Mandatory</w:t>
            </w:r>
          </w:p>
        </w:tc>
        <w:tc>
          <w:tcPr>
            <w:tcW w:w="1869" w:type="dxa"/>
          </w:tcPr>
          <w:p w14:paraId="09080612" w14:textId="77777777" w:rsidR="00E520F2" w:rsidRDefault="00731819">
            <w:r>
              <w:t>Access mode</w:t>
            </w:r>
          </w:p>
        </w:tc>
        <w:tc>
          <w:tcPr>
            <w:tcW w:w="1871" w:type="dxa"/>
          </w:tcPr>
          <w:p w14:paraId="13DDA40D" w14:textId="77777777" w:rsidR="00E520F2" w:rsidRDefault="00731819">
            <w:r>
              <w:t>Description</w:t>
            </w:r>
          </w:p>
        </w:tc>
      </w:tr>
      <w:tr w:rsidR="00E520F2" w14:paraId="40E51B47" w14:textId="77777777" w:rsidTr="00CB47CD">
        <w:tc>
          <w:tcPr>
            <w:tcW w:w="1871" w:type="dxa"/>
          </w:tcPr>
          <w:p w14:paraId="36ED3C9E" w14:textId="77777777" w:rsidR="00E520F2" w:rsidRDefault="00731819">
            <w:r>
              <w:t>rt</w:t>
            </w:r>
          </w:p>
        </w:tc>
        <w:tc>
          <w:tcPr>
            <w:tcW w:w="1869" w:type="dxa"/>
          </w:tcPr>
          <w:p w14:paraId="463B4B12" w14:textId="77777777" w:rsidR="00E520F2" w:rsidRDefault="00731819">
            <w:r>
              <w:t>array: see schema</w:t>
            </w:r>
          </w:p>
        </w:tc>
        <w:tc>
          <w:tcPr>
            <w:tcW w:w="1870" w:type="dxa"/>
          </w:tcPr>
          <w:p w14:paraId="6BBBCAED" w14:textId="77777777" w:rsidR="00E520F2" w:rsidRDefault="00731819">
            <w:r>
              <w:t>yes</w:t>
            </w:r>
          </w:p>
        </w:tc>
        <w:tc>
          <w:tcPr>
            <w:tcW w:w="1869" w:type="dxa"/>
          </w:tcPr>
          <w:p w14:paraId="1E64DAB0" w14:textId="77777777" w:rsidR="00E520F2" w:rsidRDefault="00731819">
            <w:r>
              <w:t>Read Only</w:t>
            </w:r>
          </w:p>
        </w:tc>
        <w:tc>
          <w:tcPr>
            <w:tcW w:w="1871" w:type="dxa"/>
          </w:tcPr>
          <w:p w14:paraId="1E265DB1" w14:textId="77777777" w:rsidR="00E520F2" w:rsidRDefault="00731819">
            <w:r>
              <w:t>Resource Type of the Resource</w:t>
            </w:r>
          </w:p>
        </w:tc>
      </w:tr>
      <w:tr w:rsidR="00E520F2" w14:paraId="51567030" w14:textId="77777777" w:rsidTr="00CB47CD">
        <w:tc>
          <w:tcPr>
            <w:tcW w:w="1871" w:type="dxa"/>
          </w:tcPr>
          <w:p w14:paraId="305453AD" w14:textId="77777777" w:rsidR="00E520F2" w:rsidRDefault="00731819">
            <w:r>
              <w:t>n</w:t>
            </w:r>
          </w:p>
        </w:tc>
        <w:tc>
          <w:tcPr>
            <w:tcW w:w="1869" w:type="dxa"/>
          </w:tcPr>
          <w:p w14:paraId="2E1AE85E" w14:textId="77777777" w:rsidR="00E520F2" w:rsidRDefault="00731819">
            <w:r>
              <w:t>string</w:t>
            </w:r>
          </w:p>
        </w:tc>
        <w:tc>
          <w:tcPr>
            <w:tcW w:w="1870" w:type="dxa"/>
          </w:tcPr>
          <w:p w14:paraId="595133CA" w14:textId="77777777" w:rsidR="00E520F2" w:rsidRDefault="00E520F2"/>
        </w:tc>
        <w:tc>
          <w:tcPr>
            <w:tcW w:w="1869" w:type="dxa"/>
          </w:tcPr>
          <w:p w14:paraId="1B3CBDD4" w14:textId="77777777" w:rsidR="00E520F2" w:rsidRDefault="00731819">
            <w:r>
              <w:t>Read Only</w:t>
            </w:r>
          </w:p>
        </w:tc>
        <w:tc>
          <w:tcPr>
            <w:tcW w:w="1871" w:type="dxa"/>
          </w:tcPr>
          <w:p w14:paraId="044B21A5" w14:textId="77777777" w:rsidR="00E520F2" w:rsidRDefault="00731819">
            <w:r>
              <w:t>Human friendly name</w:t>
            </w:r>
          </w:p>
        </w:tc>
      </w:tr>
      <w:tr w:rsidR="00E520F2" w14:paraId="6D27C8FE" w14:textId="77777777" w:rsidTr="00CB47CD">
        <w:tc>
          <w:tcPr>
            <w:tcW w:w="1871" w:type="dxa"/>
          </w:tcPr>
          <w:p w14:paraId="7C1AB295" w14:textId="77777777" w:rsidR="00E520F2" w:rsidRDefault="00731819">
            <w:r>
              <w:t>links</w:t>
            </w:r>
          </w:p>
        </w:tc>
        <w:tc>
          <w:tcPr>
            <w:tcW w:w="1869" w:type="dxa"/>
          </w:tcPr>
          <w:p w14:paraId="2741F378" w14:textId="77777777" w:rsidR="00E520F2" w:rsidRDefault="00731819">
            <w:r>
              <w:t>array: see schema</w:t>
            </w:r>
          </w:p>
        </w:tc>
        <w:tc>
          <w:tcPr>
            <w:tcW w:w="1870" w:type="dxa"/>
          </w:tcPr>
          <w:p w14:paraId="28260774" w14:textId="77777777" w:rsidR="00E520F2" w:rsidRDefault="00731819">
            <w:r>
              <w:t>yes</w:t>
            </w:r>
          </w:p>
        </w:tc>
        <w:tc>
          <w:tcPr>
            <w:tcW w:w="1869" w:type="dxa"/>
          </w:tcPr>
          <w:p w14:paraId="55F8C435" w14:textId="77777777" w:rsidR="00E520F2" w:rsidRDefault="00E520F2"/>
        </w:tc>
        <w:tc>
          <w:tcPr>
            <w:tcW w:w="1871" w:type="dxa"/>
          </w:tcPr>
          <w:p w14:paraId="438C01A4" w14:textId="77777777" w:rsidR="00E520F2" w:rsidRDefault="00E520F2"/>
        </w:tc>
      </w:tr>
      <w:tr w:rsidR="00E520F2" w:rsidDel="00CD0CD8" w14:paraId="7ADA5120" w14:textId="250B16D9" w:rsidTr="00CB47CD">
        <w:trPr>
          <w:del w:id="15249" w:author="Bardini, Richard A" w:date="2018-03-16T15:20:00Z"/>
        </w:trPr>
        <w:tc>
          <w:tcPr>
            <w:tcW w:w="1871" w:type="dxa"/>
          </w:tcPr>
          <w:p w14:paraId="2A569F00" w14:textId="5566FC9D" w:rsidR="00E520F2" w:rsidDel="00CD0CD8" w:rsidRDefault="00731819">
            <w:pPr>
              <w:rPr>
                <w:del w:id="15250" w:author="Bardini, Richard A" w:date="2018-03-16T15:20:00Z"/>
              </w:rPr>
            </w:pPr>
            <w:commentRangeStart w:id="15251"/>
            <w:del w:id="15252" w:author="Bardini, Richard A" w:date="2018-03-16T15:20:00Z">
              <w:r w:rsidDel="00CD0CD8">
                <w:lastRenderedPageBreak/>
                <w:delText>mpro</w:delText>
              </w:r>
            </w:del>
          </w:p>
        </w:tc>
        <w:tc>
          <w:tcPr>
            <w:tcW w:w="1869" w:type="dxa"/>
          </w:tcPr>
          <w:p w14:paraId="581E9E09" w14:textId="790E4DB7" w:rsidR="00E520F2" w:rsidDel="00CD0CD8" w:rsidRDefault="00731819">
            <w:pPr>
              <w:rPr>
                <w:del w:id="15253" w:author="Bardini, Richard A" w:date="2018-03-16T15:20:00Z"/>
              </w:rPr>
            </w:pPr>
            <w:del w:id="15254" w:author="Bardini, Richard A" w:date="2018-03-16T15:20:00Z">
              <w:r w:rsidDel="00CD0CD8">
                <w:delText>string</w:delText>
              </w:r>
            </w:del>
          </w:p>
        </w:tc>
        <w:tc>
          <w:tcPr>
            <w:tcW w:w="1870" w:type="dxa"/>
          </w:tcPr>
          <w:p w14:paraId="29A1B3B6" w14:textId="34C85619" w:rsidR="00E520F2" w:rsidDel="00CD0CD8" w:rsidRDefault="00E520F2">
            <w:pPr>
              <w:rPr>
                <w:del w:id="15255" w:author="Bardini, Richard A" w:date="2018-03-16T15:20:00Z"/>
              </w:rPr>
            </w:pPr>
          </w:p>
        </w:tc>
        <w:tc>
          <w:tcPr>
            <w:tcW w:w="1869" w:type="dxa"/>
          </w:tcPr>
          <w:p w14:paraId="3B780AEF" w14:textId="699C6CE3" w:rsidR="00E520F2" w:rsidDel="00CD0CD8" w:rsidRDefault="00731819">
            <w:pPr>
              <w:rPr>
                <w:del w:id="15256" w:author="Bardini, Richard A" w:date="2018-03-16T15:20:00Z"/>
              </w:rPr>
            </w:pPr>
            <w:del w:id="15257" w:author="Bardini, Richard A" w:date="2018-03-16T15:20:00Z">
              <w:r w:rsidDel="00CD0CD8">
                <w:delText>Read Only</w:delText>
              </w:r>
            </w:del>
          </w:p>
        </w:tc>
        <w:tc>
          <w:tcPr>
            <w:tcW w:w="1871" w:type="dxa"/>
          </w:tcPr>
          <w:p w14:paraId="0748470C" w14:textId="6ED60F05" w:rsidR="00E520F2" w:rsidDel="00CD0CD8" w:rsidRDefault="00731819">
            <w:pPr>
              <w:rPr>
                <w:del w:id="15258" w:author="Bardini, Richard A" w:date="2018-03-16T15:20:00Z"/>
              </w:rPr>
            </w:pPr>
            <w:del w:id="15259" w:author="Bardini, Richard A" w:date="2018-03-16T15:20:00Z">
              <w:r w:rsidDel="00CD0CD8">
                <w:delText>Supported messaging protocols</w:delText>
              </w:r>
            </w:del>
            <w:commentRangeEnd w:id="15251"/>
            <w:r w:rsidR="00CB47CD">
              <w:rPr>
                <w:rStyle w:val="CommentReference"/>
              </w:rPr>
              <w:commentReference w:id="15251"/>
            </w:r>
          </w:p>
        </w:tc>
      </w:tr>
      <w:tr w:rsidR="00E520F2" w14:paraId="6130F2DB" w14:textId="77777777" w:rsidTr="00CB47CD">
        <w:tc>
          <w:tcPr>
            <w:tcW w:w="1871" w:type="dxa"/>
          </w:tcPr>
          <w:p w14:paraId="24673A8D" w14:textId="77777777" w:rsidR="00E520F2" w:rsidRDefault="00731819">
            <w:r>
              <w:t>if</w:t>
            </w:r>
          </w:p>
        </w:tc>
        <w:tc>
          <w:tcPr>
            <w:tcW w:w="1869" w:type="dxa"/>
          </w:tcPr>
          <w:p w14:paraId="273E0BDD" w14:textId="77777777" w:rsidR="00E520F2" w:rsidRDefault="00731819">
            <w:r>
              <w:t>array: see schema</w:t>
            </w:r>
          </w:p>
        </w:tc>
        <w:tc>
          <w:tcPr>
            <w:tcW w:w="1870" w:type="dxa"/>
          </w:tcPr>
          <w:p w14:paraId="1259F28F" w14:textId="77777777" w:rsidR="00E520F2" w:rsidRDefault="00731819">
            <w:r>
              <w:t>yes</w:t>
            </w:r>
          </w:p>
        </w:tc>
        <w:tc>
          <w:tcPr>
            <w:tcW w:w="1869" w:type="dxa"/>
          </w:tcPr>
          <w:p w14:paraId="1FBB0030" w14:textId="77777777" w:rsidR="00E520F2" w:rsidRDefault="00731819">
            <w:r>
              <w:t>Read Only</w:t>
            </w:r>
          </w:p>
        </w:tc>
        <w:tc>
          <w:tcPr>
            <w:tcW w:w="1871" w:type="dxa"/>
          </w:tcPr>
          <w:p w14:paraId="6402F9AB" w14:textId="77777777" w:rsidR="00E520F2" w:rsidRDefault="00731819">
            <w:r>
              <w:t>The interface set supported by this resource</w:t>
            </w:r>
          </w:p>
        </w:tc>
      </w:tr>
    </w:tbl>
    <w:p w14:paraId="2DE19E51" w14:textId="77777777" w:rsidR="00E520F2" w:rsidRDefault="00731819">
      <w:pPr>
        <w:pStyle w:val="ANNEX-heading2"/>
      </w:pPr>
      <w:bookmarkStart w:id="15260" w:name="_Toc509367326"/>
      <w:r>
        <w:t>CRUDN behaviour</w:t>
      </w:r>
      <w:bookmarkEnd w:id="15260"/>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04621E68"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43834C56" w14:textId="77777777" w:rsidR="00E520F2" w:rsidRDefault="00731819">
            <w:r>
              <w:t>Resource</w:t>
            </w:r>
          </w:p>
        </w:tc>
        <w:tc>
          <w:tcPr>
            <w:tcW w:w="1560" w:type="dxa"/>
          </w:tcPr>
          <w:p w14:paraId="1F1460F3" w14:textId="77777777" w:rsidR="00E520F2" w:rsidRDefault="00731819">
            <w:r>
              <w:t>Create</w:t>
            </w:r>
          </w:p>
        </w:tc>
        <w:tc>
          <w:tcPr>
            <w:tcW w:w="1560" w:type="dxa"/>
          </w:tcPr>
          <w:p w14:paraId="6BD81EB8" w14:textId="77777777" w:rsidR="00E520F2" w:rsidRDefault="00731819">
            <w:r>
              <w:t>Read</w:t>
            </w:r>
          </w:p>
        </w:tc>
        <w:tc>
          <w:tcPr>
            <w:tcW w:w="1560" w:type="dxa"/>
          </w:tcPr>
          <w:p w14:paraId="5D1F6DE1" w14:textId="77777777" w:rsidR="00E520F2" w:rsidRDefault="00731819">
            <w:r>
              <w:t>Update</w:t>
            </w:r>
          </w:p>
        </w:tc>
        <w:tc>
          <w:tcPr>
            <w:tcW w:w="1560" w:type="dxa"/>
          </w:tcPr>
          <w:p w14:paraId="19C74674" w14:textId="77777777" w:rsidR="00E520F2" w:rsidRDefault="00731819">
            <w:r>
              <w:t>Delete</w:t>
            </w:r>
          </w:p>
        </w:tc>
        <w:tc>
          <w:tcPr>
            <w:tcW w:w="1560" w:type="dxa"/>
          </w:tcPr>
          <w:p w14:paraId="0CE69155" w14:textId="77777777" w:rsidR="00E520F2" w:rsidRDefault="00731819">
            <w:r>
              <w:t>Notify</w:t>
            </w:r>
          </w:p>
        </w:tc>
      </w:tr>
      <w:tr w:rsidR="00E520F2" w14:paraId="5F058004" w14:textId="77777777">
        <w:tc>
          <w:tcPr>
            <w:tcW w:w="1560" w:type="dxa"/>
          </w:tcPr>
          <w:p w14:paraId="43353BEC" w14:textId="77777777" w:rsidR="00E520F2" w:rsidRDefault="00731819">
            <w:r>
              <w:t>/oic/res</w:t>
            </w:r>
          </w:p>
        </w:tc>
        <w:tc>
          <w:tcPr>
            <w:tcW w:w="1560" w:type="dxa"/>
          </w:tcPr>
          <w:p w14:paraId="6C4892CA" w14:textId="77777777" w:rsidR="00E520F2" w:rsidRDefault="00E520F2"/>
        </w:tc>
        <w:tc>
          <w:tcPr>
            <w:tcW w:w="1560" w:type="dxa"/>
          </w:tcPr>
          <w:p w14:paraId="37344938" w14:textId="77777777" w:rsidR="00E520F2" w:rsidRDefault="00731819">
            <w:r>
              <w:t>get</w:t>
            </w:r>
          </w:p>
        </w:tc>
        <w:tc>
          <w:tcPr>
            <w:tcW w:w="1560" w:type="dxa"/>
          </w:tcPr>
          <w:p w14:paraId="6BE9AA4E" w14:textId="77777777" w:rsidR="00E520F2" w:rsidRDefault="00E520F2"/>
        </w:tc>
        <w:tc>
          <w:tcPr>
            <w:tcW w:w="1560" w:type="dxa"/>
          </w:tcPr>
          <w:p w14:paraId="7E375EAE" w14:textId="77777777" w:rsidR="00E520F2" w:rsidRDefault="00E520F2"/>
        </w:tc>
        <w:tc>
          <w:tcPr>
            <w:tcW w:w="1560" w:type="dxa"/>
          </w:tcPr>
          <w:p w14:paraId="2D382C3A" w14:textId="77777777" w:rsidR="00E520F2" w:rsidRDefault="00E520F2"/>
        </w:tc>
      </w:tr>
    </w:tbl>
    <w:p w14:paraId="710CF636" w14:textId="77777777" w:rsidR="00E520F2" w:rsidRDefault="00731819">
      <w:pPr>
        <w:pStyle w:val="ANNEX-heading1"/>
      </w:pPr>
      <w:bookmarkStart w:id="15261" w:name="_Ref505355109"/>
      <w:bookmarkStart w:id="15262" w:name="_Ref505355154"/>
      <w:bookmarkStart w:id="15263" w:name="_Toc509367327"/>
      <w:r>
        <w:t>Discoverable Resources Link List interface</w:t>
      </w:r>
      <w:bookmarkEnd w:id="15261"/>
      <w:bookmarkEnd w:id="15262"/>
      <w:bookmarkEnd w:id="15263"/>
    </w:p>
    <w:p w14:paraId="194E70E0" w14:textId="77777777" w:rsidR="00E520F2" w:rsidRDefault="00731819">
      <w:pPr>
        <w:pStyle w:val="ANNEX-heading2"/>
      </w:pPr>
      <w:bookmarkStart w:id="15264" w:name="_Toc509367328"/>
      <w:r>
        <w:t>Introduction</w:t>
      </w:r>
      <w:bookmarkEnd w:id="15264"/>
    </w:p>
    <w:p w14:paraId="714D1392" w14:textId="77777777" w:rsidR="00E520F2" w:rsidRDefault="00731819">
      <w:r>
        <w:t xml:space="preserve">Link list representation of /oic/res; list of discoverable resources </w:t>
      </w:r>
    </w:p>
    <w:p w14:paraId="34F4ABD8" w14:textId="77777777" w:rsidR="00E520F2" w:rsidRDefault="00731819">
      <w:pPr>
        <w:pStyle w:val="ANNEX-heading2"/>
      </w:pPr>
      <w:bookmarkStart w:id="15265" w:name="_Toc509367329"/>
      <w:r>
        <w:t>Wellknown URI</w:t>
      </w:r>
      <w:bookmarkEnd w:id="15265"/>
    </w:p>
    <w:p w14:paraId="29715536" w14:textId="77777777" w:rsidR="00E520F2" w:rsidRDefault="00731819">
      <w:r>
        <w:t>/oic/res</w:t>
      </w:r>
    </w:p>
    <w:p w14:paraId="7BDEC6FD" w14:textId="77777777" w:rsidR="00E520F2" w:rsidRDefault="00731819">
      <w:pPr>
        <w:pStyle w:val="ANNEX-heading2"/>
      </w:pPr>
      <w:bookmarkStart w:id="15266" w:name="_Toc509367330"/>
      <w:r>
        <w:t>Resource Type</w:t>
      </w:r>
      <w:bookmarkEnd w:id="15266"/>
    </w:p>
    <w:p w14:paraId="2C84D7F7" w14:textId="77777777" w:rsidR="00E520F2" w:rsidRDefault="00731819">
      <w:r>
        <w:t>The resource type (</w:t>
      </w:r>
      <w:proofErr w:type="gramStart"/>
      <w:r>
        <w:t>rt</w:t>
      </w:r>
      <w:proofErr w:type="gramEnd"/>
      <w:r>
        <w:t>) is defined as: oic.wk.res.</w:t>
      </w:r>
    </w:p>
    <w:p w14:paraId="7F5DE289" w14:textId="77777777" w:rsidR="00E520F2" w:rsidRDefault="00731819">
      <w:pPr>
        <w:pStyle w:val="ANNEX-heading2"/>
      </w:pPr>
      <w:bookmarkStart w:id="15267" w:name="_Toc509367331"/>
      <w:r>
        <w:t>RAML Definition</w:t>
      </w:r>
      <w:bookmarkEnd w:id="15267"/>
    </w:p>
    <w:p w14:paraId="4FC8B0BB" w14:textId="77777777" w:rsidR="00E520F2" w:rsidRDefault="00731819">
      <w:pPr>
        <w:pStyle w:val="CODE-GREEN"/>
      </w:pPr>
      <w:r>
        <w:t>#%RAML 0.8</w:t>
      </w:r>
    </w:p>
    <w:p w14:paraId="6130E5A6" w14:textId="77777777" w:rsidR="00E520F2" w:rsidRDefault="00731819">
      <w:pPr>
        <w:pStyle w:val="CODE-YELLOW"/>
      </w:pPr>
      <w:r>
        <w:t xml:space="preserve">title: </w:t>
      </w:r>
      <w:r>
        <w:rPr>
          <w:i/>
        </w:rPr>
        <w:t>Discoverable Resources</w:t>
      </w:r>
    </w:p>
    <w:p w14:paraId="2BE70AD7" w14:textId="77777777" w:rsidR="00E520F2" w:rsidRDefault="00731819">
      <w:pPr>
        <w:pStyle w:val="CODE-YELLOW"/>
      </w:pPr>
      <w:r>
        <w:t xml:space="preserve">version: </w:t>
      </w:r>
      <w:r>
        <w:rPr>
          <w:i/>
        </w:rPr>
        <w:t>v1-20160622</w:t>
      </w:r>
    </w:p>
    <w:p w14:paraId="5997A568" w14:textId="77777777" w:rsidR="00E520F2" w:rsidRDefault="00731819">
      <w:pPr>
        <w:pStyle w:val="CODE-AQUA"/>
      </w:pPr>
      <w:r>
        <w:t>traits:</w:t>
      </w:r>
    </w:p>
    <w:p w14:paraId="29B175AD" w14:textId="77777777" w:rsidR="00E520F2" w:rsidRDefault="00731819">
      <w:pPr>
        <w:pStyle w:val="CODE-AQUA"/>
      </w:pPr>
      <w:r>
        <w:t xml:space="preserve"> - interface-ll :</w:t>
      </w:r>
    </w:p>
    <w:p w14:paraId="17FC4119" w14:textId="77777777" w:rsidR="00E520F2" w:rsidRDefault="00731819">
      <w:pPr>
        <w:pStyle w:val="CODE-AQUA"/>
      </w:pPr>
      <w:r>
        <w:t xml:space="preserve">     queryParameters: </w:t>
      </w:r>
    </w:p>
    <w:p w14:paraId="435A07FD" w14:textId="77777777" w:rsidR="00E520F2" w:rsidRDefault="00731819">
      <w:pPr>
        <w:pStyle w:val="CODE-BLUE"/>
      </w:pPr>
      <w:r>
        <w:t xml:space="preserve">       if:</w:t>
      </w:r>
    </w:p>
    <w:p w14:paraId="6FF15FAE" w14:textId="77777777" w:rsidR="00E520F2" w:rsidRDefault="00731819">
      <w:pPr>
        <w:pStyle w:val="CODE-BLUE"/>
      </w:pPr>
      <w:r>
        <w:t xml:space="preserve">         enum: ["oic.if.ll"]</w:t>
      </w:r>
    </w:p>
    <w:p w14:paraId="19F09032" w14:textId="77777777" w:rsidR="00E520F2" w:rsidRDefault="00731819">
      <w:pPr>
        <w:pStyle w:val="CODE-AQUA"/>
      </w:pPr>
      <w:r>
        <w:t xml:space="preserve"> - interface-baseline :</w:t>
      </w:r>
    </w:p>
    <w:p w14:paraId="3CD89CEA" w14:textId="77777777" w:rsidR="00E520F2" w:rsidRDefault="00731819">
      <w:pPr>
        <w:pStyle w:val="CODE-AQUA"/>
      </w:pPr>
      <w:r>
        <w:t xml:space="preserve">     queryParameters: </w:t>
      </w:r>
    </w:p>
    <w:p w14:paraId="5D08932D" w14:textId="77777777" w:rsidR="00E520F2" w:rsidRDefault="00731819">
      <w:pPr>
        <w:pStyle w:val="CODE-BLUE"/>
      </w:pPr>
      <w:r>
        <w:t xml:space="preserve">       if:</w:t>
      </w:r>
    </w:p>
    <w:p w14:paraId="2D02FAD8" w14:textId="77777777" w:rsidR="00E520F2" w:rsidRDefault="00731819">
      <w:pPr>
        <w:pStyle w:val="CODE-BLUE"/>
      </w:pPr>
      <w:r>
        <w:t xml:space="preserve">         enum: ["oic.if.baseline"]</w:t>
      </w:r>
    </w:p>
    <w:p w14:paraId="665DED9C" w14:textId="77777777" w:rsidR="00E520F2" w:rsidRDefault="00731819">
      <w:pPr>
        <w:pStyle w:val="CODE-AQUA"/>
      </w:pPr>
      <w:r>
        <w:t xml:space="preserve"> - interface-all :</w:t>
      </w:r>
    </w:p>
    <w:p w14:paraId="3C715BE7" w14:textId="77777777" w:rsidR="00E520F2" w:rsidRDefault="00731819">
      <w:pPr>
        <w:pStyle w:val="CODE-AQUA"/>
      </w:pPr>
      <w:r>
        <w:t xml:space="preserve">     queryParameters: </w:t>
      </w:r>
    </w:p>
    <w:p w14:paraId="63DF8BC6" w14:textId="77777777" w:rsidR="00E520F2" w:rsidRDefault="00731819">
      <w:pPr>
        <w:pStyle w:val="CODE-BLUE"/>
      </w:pPr>
      <w:r>
        <w:t xml:space="preserve">       if:</w:t>
      </w:r>
    </w:p>
    <w:p w14:paraId="1202297D" w14:textId="77777777" w:rsidR="00E520F2" w:rsidRDefault="00731819">
      <w:pPr>
        <w:pStyle w:val="CODE-BLUE"/>
      </w:pPr>
      <w:r>
        <w:t xml:space="preserve">         enum: ["oic.if.ll", "oic.if.baseline"]</w:t>
      </w:r>
    </w:p>
    <w:p w14:paraId="77FE4BDE" w14:textId="77777777" w:rsidR="00E520F2" w:rsidRDefault="00E520F2"/>
    <w:p w14:paraId="71B16AF9" w14:textId="77777777" w:rsidR="00E520F2" w:rsidRDefault="00731819">
      <w:pPr>
        <w:pStyle w:val="CODE-BLUE"/>
      </w:pPr>
      <w:r>
        <w:t>/oic/res?if=oic.if.ll:</w:t>
      </w:r>
    </w:p>
    <w:p w14:paraId="3E61BEE1" w14:textId="77777777" w:rsidR="00E520F2" w:rsidRDefault="00731819">
      <w:pPr>
        <w:pStyle w:val="CODE-YELLOW"/>
      </w:pPr>
      <w:r>
        <w:t xml:space="preserve">  description: |</w:t>
      </w:r>
    </w:p>
    <w:p w14:paraId="46E49149" w14:textId="77777777" w:rsidR="00E520F2" w:rsidRDefault="00731819">
      <w:pPr>
        <w:pStyle w:val="CODE-YELLOW"/>
      </w:pPr>
      <w:r>
        <w:t xml:space="preserve">    Link list representation of /oic/res; list of discoverable resources</w:t>
      </w:r>
      <w:r>
        <w:br/>
      </w:r>
    </w:p>
    <w:p w14:paraId="49A6654D" w14:textId="77777777" w:rsidR="00E520F2" w:rsidRDefault="00731819">
      <w:pPr>
        <w:pStyle w:val="CODE-BLUE"/>
      </w:pPr>
      <w:r>
        <w:t xml:space="preserve">  is : ['interface-ll']</w:t>
      </w:r>
    </w:p>
    <w:p w14:paraId="0F891544" w14:textId="77777777" w:rsidR="00E520F2" w:rsidRDefault="00731819">
      <w:pPr>
        <w:pStyle w:val="CODE-AQUA"/>
      </w:pPr>
      <w:r>
        <w:t xml:space="preserve">  get:</w:t>
      </w:r>
    </w:p>
    <w:p w14:paraId="19018076" w14:textId="77777777" w:rsidR="00E520F2" w:rsidRDefault="00731819">
      <w:pPr>
        <w:pStyle w:val="CODE-YELLOW"/>
      </w:pPr>
      <w:r>
        <w:t xml:space="preserve">    description: |</w:t>
      </w:r>
    </w:p>
    <w:p w14:paraId="69A9EF87" w14:textId="77777777" w:rsidR="00E520F2" w:rsidRDefault="00731819">
      <w:pPr>
        <w:pStyle w:val="CODE-YELLOW"/>
      </w:pPr>
      <w:r>
        <w:t xml:space="preserve">      Retrieve the discoverable resource set, link list interface</w:t>
      </w:r>
      <w:r>
        <w:br/>
      </w:r>
    </w:p>
    <w:p w14:paraId="375704E1" w14:textId="77777777" w:rsidR="00E520F2" w:rsidRDefault="00731819">
      <w:pPr>
        <w:pStyle w:val="CODE-AQUA"/>
      </w:pPr>
      <w:r>
        <w:t xml:space="preserve">    responses :</w:t>
      </w:r>
    </w:p>
    <w:p w14:paraId="206308BA" w14:textId="77777777" w:rsidR="00E520F2" w:rsidRDefault="00731819">
      <w:pPr>
        <w:pStyle w:val="CODE-BLUE"/>
      </w:pPr>
      <w:r>
        <w:t xml:space="preserve">      200:</w:t>
      </w:r>
    </w:p>
    <w:p w14:paraId="12528B02" w14:textId="77777777" w:rsidR="00E520F2" w:rsidRDefault="00731819">
      <w:pPr>
        <w:pStyle w:val="CODE-AQUA"/>
      </w:pPr>
      <w:r>
        <w:t xml:space="preserve">        body:</w:t>
      </w:r>
    </w:p>
    <w:p w14:paraId="03AB917D" w14:textId="77777777" w:rsidR="00E520F2" w:rsidRDefault="00731819">
      <w:pPr>
        <w:pStyle w:val="CODE-AQUA"/>
      </w:pPr>
      <w:r>
        <w:t xml:space="preserve">          application/json:</w:t>
      </w:r>
    </w:p>
    <w:p w14:paraId="67F92001" w14:textId="77777777" w:rsidR="00E520F2" w:rsidRDefault="00731819">
      <w:pPr>
        <w:pStyle w:val="CODE-GREY"/>
      </w:pPr>
      <w:r>
        <w:t xml:space="preserve">            schema</w:t>
      </w:r>
      <w:r>
        <w:rPr>
          <w:rStyle w:val="CODEGREYC"/>
        </w:rPr>
        <w:t>: |</w:t>
      </w:r>
    </w:p>
    <w:p w14:paraId="5B4DBE06" w14:textId="77777777" w:rsidR="00E520F2" w:rsidRDefault="00731819">
      <w:pPr>
        <w:pStyle w:val="CODE-BLACK"/>
      </w:pPr>
      <w:r>
        <w:lastRenderedPageBreak/>
        <w:t xml:space="preserve">              {</w:t>
      </w:r>
      <w:r>
        <w:br/>
        <w:t xml:space="preserve">                "$schema": "http://json-schema.org/draft-v4/schema#",</w:t>
      </w:r>
      <w:r>
        <w:br/>
        <w:t xml:space="preserve">                "description" : "Copyright (c) 2016, 2017 Open Connectivity Foundation, Inc. All rights reserved.",</w:t>
      </w:r>
      <w:r>
        <w:br/>
        <w:t xml:space="preserve">                "id": "http://www.openconnectivity.org/ocf-apis/core/schemas/oic.wk.res-schema-ll.json#",</w:t>
      </w:r>
      <w:r>
        <w:br/>
        <w:t xml:space="preserve">                "description": "The list of resources expressed as OCF links without di",</w:t>
      </w:r>
      <w:r>
        <w:br/>
        <w:t xml:space="preserve">                "definitions": {</w:t>
      </w:r>
      <w:r>
        <w:br/>
        <w:t xml:space="preserve">                  "oic.res-ll": {</w:t>
      </w:r>
      <w:r>
        <w:br/>
        <w:t xml:space="preserve">                    "$ref": "oic.oic-link-schema.json#/definitions/oic.oic-link"</w:t>
      </w:r>
      <w:r>
        <w:br/>
        <w:t xml:space="preserve">                  }</w:t>
      </w:r>
      <w:r>
        <w:br/>
        <w:t xml:space="preserve">                },</w:t>
      </w:r>
      <w:r>
        <w:br/>
        <w:t xml:space="preserve">                "type": "array",</w:t>
      </w:r>
      <w:r>
        <w:br/>
        <w:t xml:space="preserve">                "items": {</w:t>
      </w:r>
      <w:r>
        <w:br/>
        <w:t xml:space="preserve">                  "$ref": "#/definitions/oic.res-ll"</w:t>
      </w:r>
      <w:r>
        <w:br/>
        <w:t xml:space="preserve">                }</w:t>
      </w:r>
      <w:r>
        <w:br/>
        <w:t xml:space="preserve">              }</w:t>
      </w:r>
      <w:r>
        <w:br/>
      </w:r>
    </w:p>
    <w:p w14:paraId="507FC917" w14:textId="77777777" w:rsidR="00E520F2" w:rsidRDefault="00731819">
      <w:pPr>
        <w:pStyle w:val="CODE-GREY"/>
      </w:pPr>
      <w:r>
        <w:t xml:space="preserve">            example</w:t>
      </w:r>
      <w:r>
        <w:rPr>
          <w:rStyle w:val="CODEGREYC"/>
        </w:rPr>
        <w:t>: |</w:t>
      </w:r>
    </w:p>
    <w:p w14:paraId="51525A2F" w14:textId="77777777" w:rsidR="00E520F2" w:rsidRDefault="00731819">
      <w:pPr>
        <w:pStyle w:val="CODE-BLACK"/>
      </w:pPr>
      <w:r>
        <w:t xml:space="preserve">              [</w:t>
      </w:r>
      <w:r>
        <w:br/>
        <w:t xml:space="preserve">                {</w:t>
      </w:r>
      <w:r>
        <w:br/>
        <w:t xml:space="preserve">                  "href": "/humidity",</w:t>
      </w:r>
      <w:r>
        <w:br/>
        <w:t xml:space="preserve">                  "rt":   ["oic.r.humidity"],</w:t>
      </w:r>
      <w:r>
        <w:br/>
        <w:t xml:space="preserve">                  "if":   ["oic.if.s"],</w:t>
      </w:r>
      <w:r>
        <w:br/>
        <w:t xml:space="preserve">                  "p":    {"bm": 3},</w:t>
      </w:r>
      <w:r>
        <w:br/>
        <w:t xml:space="preserve">                  "eps": [</w:t>
      </w:r>
      <w:r>
        <w:br/>
        <w:t xml:space="preserve">                    {"ep": "coaps://[fe80::b1d6]:1111", "pri": 2},</w:t>
      </w:r>
      <w:r>
        <w:br/>
        <w:t xml:space="preserve">                    {"ep": "coaps://[fe80::b1d6]:1122"},</w:t>
      </w:r>
      <w:r>
        <w:br/>
        <w:t xml:space="preserve">                    {"ep": "coaps+tcp://[2001:db8:a::123]:2222", "pri": 3}</w:t>
      </w:r>
      <w:r>
        <w:br/>
        <w:t xml:space="preserve">                  ]</w:t>
      </w:r>
      <w:r>
        <w:br/>
        <w:t xml:space="preserve">                },</w:t>
      </w:r>
      <w:r>
        <w:br/>
        <w:t xml:space="preserve">                {</w:t>
      </w:r>
      <w:r>
        <w:br/>
        <w:t xml:space="preserve">                  "href": "/temperature",</w:t>
      </w:r>
      <w:r>
        <w:br/>
        <w:t xml:space="preserve">                  "rt":   ["oic.r.temperature"],</w:t>
      </w:r>
      <w:r>
        <w:br/>
        <w:t xml:space="preserve">                  "if":   ["oic.if.s"],</w:t>
      </w:r>
      <w:r>
        <w:br/>
        <w:t xml:space="preserve">                  "p":    {"bm": 3},</w:t>
      </w:r>
      <w:r>
        <w:br/>
        <w:t xml:space="preserve">                  "eps": [</w:t>
      </w:r>
      <w:r>
        <w:br/>
        <w:t xml:space="preserve">                    {"ep": "coaps://[[2001:db8:a::123]:2222"}</w:t>
      </w:r>
      <w:r>
        <w:br/>
        <w:t xml:space="preserve">                  ]</w:t>
      </w:r>
      <w:r>
        <w:br/>
        <w:t xml:space="preserve">                }</w:t>
      </w:r>
      <w:r>
        <w:br/>
        <w:t xml:space="preserve">              ]</w:t>
      </w:r>
      <w:r>
        <w:br/>
      </w:r>
    </w:p>
    <w:p w14:paraId="5F5AAD51" w14:textId="77777777" w:rsidR="00E520F2" w:rsidRDefault="00731819">
      <w:pPr>
        <w:pStyle w:val="ANNEX-heading2"/>
      </w:pPr>
      <w:bookmarkStart w:id="15268" w:name="_Toc509367332"/>
      <w:r>
        <w:t>Property Definition</w:t>
      </w:r>
      <w:bookmarkEnd w:id="15268"/>
    </w:p>
    <w:tbl>
      <w:tblPr>
        <w:tblStyle w:val="TABLE-A"/>
        <w:tblW w:w="0" w:type="auto"/>
        <w:tblLook w:val="04A0" w:firstRow="1" w:lastRow="0" w:firstColumn="1" w:lastColumn="0" w:noHBand="0" w:noVBand="1"/>
      </w:tblPr>
      <w:tblGrid>
        <w:gridCol w:w="1871"/>
        <w:gridCol w:w="1869"/>
        <w:gridCol w:w="1870"/>
        <w:gridCol w:w="1869"/>
        <w:gridCol w:w="1871"/>
      </w:tblGrid>
      <w:tr w:rsidR="00E520F2" w14:paraId="3718535B"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34B7DA03" w14:textId="77777777" w:rsidR="00E520F2" w:rsidRDefault="00731819">
            <w:r>
              <w:t>Property name</w:t>
            </w:r>
          </w:p>
        </w:tc>
        <w:tc>
          <w:tcPr>
            <w:tcW w:w="1872" w:type="dxa"/>
          </w:tcPr>
          <w:p w14:paraId="0C3379EA" w14:textId="77777777" w:rsidR="00E520F2" w:rsidRDefault="00731819">
            <w:r>
              <w:t>Value type</w:t>
            </w:r>
          </w:p>
        </w:tc>
        <w:tc>
          <w:tcPr>
            <w:tcW w:w="1872" w:type="dxa"/>
          </w:tcPr>
          <w:p w14:paraId="2DD8AACD" w14:textId="77777777" w:rsidR="00E520F2" w:rsidRDefault="00731819">
            <w:r>
              <w:t>Mandatory</w:t>
            </w:r>
          </w:p>
        </w:tc>
        <w:tc>
          <w:tcPr>
            <w:tcW w:w="1872" w:type="dxa"/>
          </w:tcPr>
          <w:p w14:paraId="6C1D3510" w14:textId="77777777" w:rsidR="00E520F2" w:rsidRDefault="00731819">
            <w:r>
              <w:t>Access mode</w:t>
            </w:r>
          </w:p>
        </w:tc>
        <w:tc>
          <w:tcPr>
            <w:tcW w:w="1872" w:type="dxa"/>
          </w:tcPr>
          <w:p w14:paraId="3789A8AA" w14:textId="77777777" w:rsidR="00E520F2" w:rsidRDefault="00731819">
            <w:r>
              <w:t>Description</w:t>
            </w:r>
          </w:p>
        </w:tc>
      </w:tr>
      <w:tr w:rsidR="00E520F2" w14:paraId="7732B932" w14:textId="77777777">
        <w:tc>
          <w:tcPr>
            <w:tcW w:w="1872" w:type="dxa"/>
          </w:tcPr>
          <w:p w14:paraId="3B429C7B" w14:textId="77777777" w:rsidR="00E520F2" w:rsidRDefault="00731819">
            <w:r>
              <w:t>Rt</w:t>
            </w:r>
          </w:p>
        </w:tc>
        <w:tc>
          <w:tcPr>
            <w:tcW w:w="1872" w:type="dxa"/>
          </w:tcPr>
          <w:p w14:paraId="0579ED09" w14:textId="77777777" w:rsidR="00E520F2" w:rsidRDefault="00731819">
            <w:r>
              <w:t>array: see schema</w:t>
            </w:r>
          </w:p>
        </w:tc>
        <w:tc>
          <w:tcPr>
            <w:tcW w:w="1872" w:type="dxa"/>
          </w:tcPr>
          <w:p w14:paraId="31871749" w14:textId="77777777" w:rsidR="00E520F2" w:rsidRDefault="00731819">
            <w:r>
              <w:t>yes</w:t>
            </w:r>
          </w:p>
        </w:tc>
        <w:tc>
          <w:tcPr>
            <w:tcW w:w="1872" w:type="dxa"/>
          </w:tcPr>
          <w:p w14:paraId="26951B05" w14:textId="77777777" w:rsidR="00E520F2" w:rsidRDefault="00E520F2"/>
        </w:tc>
        <w:tc>
          <w:tcPr>
            <w:tcW w:w="1872" w:type="dxa"/>
          </w:tcPr>
          <w:p w14:paraId="413A5DF1" w14:textId="77777777" w:rsidR="00E520F2" w:rsidRDefault="00731819">
            <w:r>
              <w:t>Resource Type of the Resource</w:t>
            </w:r>
          </w:p>
        </w:tc>
      </w:tr>
      <w:tr w:rsidR="00E520F2" w14:paraId="18D30220" w14:textId="77777777">
        <w:tc>
          <w:tcPr>
            <w:tcW w:w="1872" w:type="dxa"/>
          </w:tcPr>
          <w:p w14:paraId="6FF79A6A" w14:textId="77777777" w:rsidR="00E520F2" w:rsidRDefault="00731819">
            <w:r>
              <w:t>Di</w:t>
            </w:r>
          </w:p>
        </w:tc>
        <w:tc>
          <w:tcPr>
            <w:tcW w:w="1872" w:type="dxa"/>
          </w:tcPr>
          <w:p w14:paraId="08EBBA0A" w14:textId="77777777" w:rsidR="00E520F2" w:rsidRDefault="00731819">
            <w:r>
              <w:t>multiple types: see schema</w:t>
            </w:r>
          </w:p>
        </w:tc>
        <w:tc>
          <w:tcPr>
            <w:tcW w:w="1872" w:type="dxa"/>
          </w:tcPr>
          <w:p w14:paraId="564CC9E7" w14:textId="77777777" w:rsidR="00E520F2" w:rsidRDefault="00E520F2"/>
        </w:tc>
        <w:tc>
          <w:tcPr>
            <w:tcW w:w="1872" w:type="dxa"/>
          </w:tcPr>
          <w:p w14:paraId="5AEA8C91" w14:textId="77777777" w:rsidR="00E520F2" w:rsidRDefault="00E520F2"/>
        </w:tc>
        <w:tc>
          <w:tcPr>
            <w:tcW w:w="1872" w:type="dxa"/>
          </w:tcPr>
          <w:p w14:paraId="731F74DC" w14:textId="77777777" w:rsidR="00E520F2" w:rsidRDefault="00E520F2"/>
        </w:tc>
      </w:tr>
      <w:tr w:rsidR="00E520F2" w14:paraId="6D68B1FE" w14:textId="77777777">
        <w:tc>
          <w:tcPr>
            <w:tcW w:w="1872" w:type="dxa"/>
          </w:tcPr>
          <w:p w14:paraId="7205562C" w14:textId="77777777" w:rsidR="00E520F2" w:rsidRDefault="00731819">
            <w:r>
              <w:t>Title</w:t>
            </w:r>
          </w:p>
        </w:tc>
        <w:tc>
          <w:tcPr>
            <w:tcW w:w="1872" w:type="dxa"/>
          </w:tcPr>
          <w:p w14:paraId="51C7B9F0" w14:textId="77777777" w:rsidR="00E520F2" w:rsidRDefault="00731819">
            <w:r>
              <w:t>string</w:t>
            </w:r>
          </w:p>
        </w:tc>
        <w:tc>
          <w:tcPr>
            <w:tcW w:w="1872" w:type="dxa"/>
          </w:tcPr>
          <w:p w14:paraId="76351203" w14:textId="77777777" w:rsidR="00E520F2" w:rsidRDefault="00E520F2"/>
        </w:tc>
        <w:tc>
          <w:tcPr>
            <w:tcW w:w="1872" w:type="dxa"/>
          </w:tcPr>
          <w:p w14:paraId="6D00F785" w14:textId="77777777" w:rsidR="00E520F2" w:rsidRDefault="00E520F2"/>
        </w:tc>
        <w:tc>
          <w:tcPr>
            <w:tcW w:w="1872" w:type="dxa"/>
          </w:tcPr>
          <w:p w14:paraId="5924A206" w14:textId="77777777" w:rsidR="00E520F2" w:rsidRDefault="00731819">
            <w:r>
              <w:t>A title for the link relation. Can be used by the UI to provide a context.</w:t>
            </w:r>
          </w:p>
        </w:tc>
      </w:tr>
      <w:tr w:rsidR="00E520F2" w14:paraId="3FFBE2C5" w14:textId="77777777">
        <w:tc>
          <w:tcPr>
            <w:tcW w:w="1872" w:type="dxa"/>
          </w:tcPr>
          <w:p w14:paraId="64815A1A" w14:textId="77777777" w:rsidR="00E520F2" w:rsidRDefault="00731819">
            <w:r>
              <w:t>Eps</w:t>
            </w:r>
          </w:p>
        </w:tc>
        <w:tc>
          <w:tcPr>
            <w:tcW w:w="1872" w:type="dxa"/>
          </w:tcPr>
          <w:p w14:paraId="516A88F6" w14:textId="77777777" w:rsidR="00E520F2" w:rsidRDefault="00731819">
            <w:r>
              <w:t>array: see schema</w:t>
            </w:r>
          </w:p>
        </w:tc>
        <w:tc>
          <w:tcPr>
            <w:tcW w:w="1872" w:type="dxa"/>
          </w:tcPr>
          <w:p w14:paraId="7F152652" w14:textId="77777777" w:rsidR="00E520F2" w:rsidRDefault="00E520F2"/>
        </w:tc>
        <w:tc>
          <w:tcPr>
            <w:tcW w:w="1872" w:type="dxa"/>
          </w:tcPr>
          <w:p w14:paraId="696C19A3" w14:textId="77777777" w:rsidR="00E520F2" w:rsidRDefault="00E520F2"/>
        </w:tc>
        <w:tc>
          <w:tcPr>
            <w:tcW w:w="1872" w:type="dxa"/>
          </w:tcPr>
          <w:p w14:paraId="73207A2C" w14:textId="77777777" w:rsidR="00E520F2" w:rsidRDefault="00731819">
            <w:r>
              <w:t>the Endpoint information of the target Resource</w:t>
            </w:r>
          </w:p>
        </w:tc>
      </w:tr>
      <w:tr w:rsidR="00E520F2" w14:paraId="6B9D97A4" w14:textId="77777777">
        <w:tc>
          <w:tcPr>
            <w:tcW w:w="1872" w:type="dxa"/>
          </w:tcPr>
          <w:p w14:paraId="3D3771EA" w14:textId="77777777" w:rsidR="00E520F2" w:rsidRDefault="00731819">
            <w:r>
              <w:t>pri</w:t>
            </w:r>
            <w:r>
              <w:br/>
              <w:t>(eps)</w:t>
            </w:r>
          </w:p>
        </w:tc>
        <w:tc>
          <w:tcPr>
            <w:tcW w:w="1872" w:type="dxa"/>
          </w:tcPr>
          <w:p w14:paraId="1319E964" w14:textId="77777777" w:rsidR="00E520F2" w:rsidRDefault="00731819">
            <w:r>
              <w:t>integer</w:t>
            </w:r>
          </w:p>
        </w:tc>
        <w:tc>
          <w:tcPr>
            <w:tcW w:w="1872" w:type="dxa"/>
          </w:tcPr>
          <w:p w14:paraId="641B4A76" w14:textId="77777777" w:rsidR="00E520F2" w:rsidRDefault="00E520F2"/>
        </w:tc>
        <w:tc>
          <w:tcPr>
            <w:tcW w:w="1872" w:type="dxa"/>
          </w:tcPr>
          <w:p w14:paraId="0604865C" w14:textId="77777777" w:rsidR="00E520F2" w:rsidRDefault="00E520F2"/>
        </w:tc>
        <w:tc>
          <w:tcPr>
            <w:tcW w:w="1872" w:type="dxa"/>
          </w:tcPr>
          <w:p w14:paraId="76A323B4" w14:textId="77777777" w:rsidR="00E520F2" w:rsidRDefault="00731819">
            <w:r>
              <w:t>The priority among multiple Endpoints</w:t>
            </w:r>
          </w:p>
        </w:tc>
      </w:tr>
      <w:tr w:rsidR="00E520F2" w14:paraId="2A1C30D7" w14:textId="77777777">
        <w:tc>
          <w:tcPr>
            <w:tcW w:w="1872" w:type="dxa"/>
          </w:tcPr>
          <w:p w14:paraId="17CF541C" w14:textId="77777777" w:rsidR="00E520F2" w:rsidRDefault="00731819">
            <w:r>
              <w:t>ep</w:t>
            </w:r>
            <w:r>
              <w:br/>
              <w:t>(eps)</w:t>
            </w:r>
          </w:p>
        </w:tc>
        <w:tc>
          <w:tcPr>
            <w:tcW w:w="1872" w:type="dxa"/>
          </w:tcPr>
          <w:p w14:paraId="07DA6E72" w14:textId="77777777" w:rsidR="00E520F2" w:rsidRDefault="00731819">
            <w:r>
              <w:t>string</w:t>
            </w:r>
          </w:p>
        </w:tc>
        <w:tc>
          <w:tcPr>
            <w:tcW w:w="1872" w:type="dxa"/>
          </w:tcPr>
          <w:p w14:paraId="61CBCEB3" w14:textId="77777777" w:rsidR="00E520F2" w:rsidRDefault="00E520F2"/>
        </w:tc>
        <w:tc>
          <w:tcPr>
            <w:tcW w:w="1872" w:type="dxa"/>
          </w:tcPr>
          <w:p w14:paraId="62C58736" w14:textId="77777777" w:rsidR="00E520F2" w:rsidRDefault="00E520F2"/>
        </w:tc>
        <w:tc>
          <w:tcPr>
            <w:tcW w:w="1872" w:type="dxa"/>
          </w:tcPr>
          <w:p w14:paraId="4EE108D2" w14:textId="77777777" w:rsidR="00E520F2" w:rsidRDefault="00731819">
            <w:r>
              <w:t>Transport Protocol Suite + Endpoint Locator</w:t>
            </w:r>
          </w:p>
        </w:tc>
      </w:tr>
      <w:tr w:rsidR="00E520F2" w14:paraId="18E77251" w14:textId="77777777">
        <w:tc>
          <w:tcPr>
            <w:tcW w:w="1872" w:type="dxa"/>
          </w:tcPr>
          <w:p w14:paraId="168A65B3" w14:textId="77777777" w:rsidR="00E520F2" w:rsidRDefault="00731819">
            <w:r>
              <w:lastRenderedPageBreak/>
              <w:t>Ins</w:t>
            </w:r>
          </w:p>
        </w:tc>
        <w:tc>
          <w:tcPr>
            <w:tcW w:w="1872" w:type="dxa"/>
          </w:tcPr>
          <w:p w14:paraId="566C4357" w14:textId="77777777" w:rsidR="00E520F2" w:rsidRDefault="00731819">
            <w:r>
              <w:t>integer</w:t>
            </w:r>
          </w:p>
        </w:tc>
        <w:tc>
          <w:tcPr>
            <w:tcW w:w="1872" w:type="dxa"/>
          </w:tcPr>
          <w:p w14:paraId="12604D1B" w14:textId="77777777" w:rsidR="00E520F2" w:rsidRDefault="00E520F2"/>
        </w:tc>
        <w:tc>
          <w:tcPr>
            <w:tcW w:w="1872" w:type="dxa"/>
          </w:tcPr>
          <w:p w14:paraId="137AB8E3" w14:textId="77777777" w:rsidR="00E520F2" w:rsidRDefault="00E520F2"/>
        </w:tc>
        <w:tc>
          <w:tcPr>
            <w:tcW w:w="1872" w:type="dxa"/>
          </w:tcPr>
          <w:p w14:paraId="66139928" w14:textId="77777777" w:rsidR="00E520F2" w:rsidRDefault="00731819">
            <w:r>
              <w:t>The instance identifier for this web link in an array of web links - used in collections</w:t>
            </w:r>
          </w:p>
        </w:tc>
      </w:tr>
      <w:tr w:rsidR="00E520F2" w14:paraId="236F6D27" w14:textId="77777777">
        <w:tc>
          <w:tcPr>
            <w:tcW w:w="1872" w:type="dxa"/>
          </w:tcPr>
          <w:p w14:paraId="02195EA7" w14:textId="77777777" w:rsidR="00E520F2" w:rsidRDefault="00731819">
            <w:r>
              <w:t>P</w:t>
            </w:r>
          </w:p>
        </w:tc>
        <w:tc>
          <w:tcPr>
            <w:tcW w:w="1872" w:type="dxa"/>
          </w:tcPr>
          <w:p w14:paraId="2250DC40" w14:textId="77777777" w:rsidR="00E520F2" w:rsidRDefault="00731819">
            <w:r>
              <w:t>object: see schema</w:t>
            </w:r>
          </w:p>
        </w:tc>
        <w:tc>
          <w:tcPr>
            <w:tcW w:w="1872" w:type="dxa"/>
          </w:tcPr>
          <w:p w14:paraId="131E43D8" w14:textId="77777777" w:rsidR="00E520F2" w:rsidRDefault="00E520F2"/>
        </w:tc>
        <w:tc>
          <w:tcPr>
            <w:tcW w:w="1872" w:type="dxa"/>
          </w:tcPr>
          <w:p w14:paraId="0B1D6F9E" w14:textId="77777777" w:rsidR="00E520F2" w:rsidRDefault="00E520F2"/>
        </w:tc>
        <w:tc>
          <w:tcPr>
            <w:tcW w:w="1872" w:type="dxa"/>
          </w:tcPr>
          <w:p w14:paraId="034FB214" w14:textId="77777777" w:rsidR="00E520F2" w:rsidRDefault="00731819">
            <w:r>
              <w:t>Specifies the framework policies on the Resource referenced by the target URI</w:t>
            </w:r>
          </w:p>
        </w:tc>
      </w:tr>
      <w:tr w:rsidR="00E520F2" w14:paraId="71661EE8" w14:textId="77777777">
        <w:tc>
          <w:tcPr>
            <w:tcW w:w="1872" w:type="dxa"/>
          </w:tcPr>
          <w:p w14:paraId="04BB3A61" w14:textId="77777777" w:rsidR="00E520F2" w:rsidRDefault="00731819">
            <w:r>
              <w:t>bm</w:t>
            </w:r>
            <w:r>
              <w:br/>
              <w:t>(p)</w:t>
            </w:r>
          </w:p>
        </w:tc>
        <w:tc>
          <w:tcPr>
            <w:tcW w:w="1872" w:type="dxa"/>
          </w:tcPr>
          <w:p w14:paraId="1DBB511D" w14:textId="77777777" w:rsidR="00E520F2" w:rsidRDefault="00731819">
            <w:r>
              <w:t>integer</w:t>
            </w:r>
          </w:p>
        </w:tc>
        <w:tc>
          <w:tcPr>
            <w:tcW w:w="1872" w:type="dxa"/>
          </w:tcPr>
          <w:p w14:paraId="36239004" w14:textId="77777777" w:rsidR="00E520F2" w:rsidRDefault="00731819">
            <w:r>
              <w:t>yes</w:t>
            </w:r>
          </w:p>
        </w:tc>
        <w:tc>
          <w:tcPr>
            <w:tcW w:w="1872" w:type="dxa"/>
          </w:tcPr>
          <w:p w14:paraId="0D58B210" w14:textId="77777777" w:rsidR="00E520F2" w:rsidRDefault="00E520F2"/>
        </w:tc>
        <w:tc>
          <w:tcPr>
            <w:tcW w:w="1872" w:type="dxa"/>
          </w:tcPr>
          <w:p w14:paraId="1EB3C3AA" w14:textId="77777777" w:rsidR="00E520F2" w:rsidRDefault="00731819">
            <w:r>
              <w:t>Specifies the framework policies on the Resource referenced by the target URI for e.g. observable and discoverable</w:t>
            </w:r>
          </w:p>
        </w:tc>
      </w:tr>
      <w:tr w:rsidR="00E520F2" w14:paraId="5ECF6808" w14:textId="77777777">
        <w:tc>
          <w:tcPr>
            <w:tcW w:w="1872" w:type="dxa"/>
          </w:tcPr>
          <w:p w14:paraId="75BC956D" w14:textId="77777777" w:rsidR="00E520F2" w:rsidRDefault="00731819">
            <w:r>
              <w:t>Href</w:t>
            </w:r>
          </w:p>
        </w:tc>
        <w:tc>
          <w:tcPr>
            <w:tcW w:w="1872" w:type="dxa"/>
          </w:tcPr>
          <w:p w14:paraId="5EBD6D35" w14:textId="77777777" w:rsidR="00E520F2" w:rsidRDefault="00731819">
            <w:r>
              <w:t>string</w:t>
            </w:r>
          </w:p>
        </w:tc>
        <w:tc>
          <w:tcPr>
            <w:tcW w:w="1872" w:type="dxa"/>
          </w:tcPr>
          <w:p w14:paraId="241378C6" w14:textId="77777777" w:rsidR="00E520F2" w:rsidRDefault="00731819">
            <w:r>
              <w:t>yes</w:t>
            </w:r>
          </w:p>
        </w:tc>
        <w:tc>
          <w:tcPr>
            <w:tcW w:w="1872" w:type="dxa"/>
          </w:tcPr>
          <w:p w14:paraId="1A0D1AB3" w14:textId="77777777" w:rsidR="00E520F2" w:rsidRDefault="00E520F2"/>
        </w:tc>
        <w:tc>
          <w:tcPr>
            <w:tcW w:w="1872" w:type="dxa"/>
          </w:tcPr>
          <w:p w14:paraId="03C6058B" w14:textId="77777777" w:rsidR="00E520F2" w:rsidRDefault="00731819">
            <w:r>
              <w:t>This is the target URI, it can be specified as a Relative Reference or fully-qualified URI.</w:t>
            </w:r>
          </w:p>
        </w:tc>
      </w:tr>
      <w:tr w:rsidR="00E520F2" w14:paraId="2F04E79C" w14:textId="77777777">
        <w:tc>
          <w:tcPr>
            <w:tcW w:w="1872" w:type="dxa"/>
          </w:tcPr>
          <w:p w14:paraId="55D6E022" w14:textId="77777777" w:rsidR="00E520F2" w:rsidRDefault="00731819">
            <w:r>
              <w:t>Rel</w:t>
            </w:r>
          </w:p>
        </w:tc>
        <w:tc>
          <w:tcPr>
            <w:tcW w:w="1872" w:type="dxa"/>
          </w:tcPr>
          <w:p w14:paraId="2F616167" w14:textId="77777777" w:rsidR="00E520F2" w:rsidRDefault="00731819">
            <w:r>
              <w:t>multiple types: see schema</w:t>
            </w:r>
          </w:p>
        </w:tc>
        <w:tc>
          <w:tcPr>
            <w:tcW w:w="1872" w:type="dxa"/>
          </w:tcPr>
          <w:p w14:paraId="45E27938" w14:textId="77777777" w:rsidR="00E520F2" w:rsidRDefault="00E520F2"/>
        </w:tc>
        <w:tc>
          <w:tcPr>
            <w:tcW w:w="1872" w:type="dxa"/>
          </w:tcPr>
          <w:p w14:paraId="1C513A27" w14:textId="77777777" w:rsidR="00E520F2" w:rsidRDefault="00E520F2"/>
        </w:tc>
        <w:tc>
          <w:tcPr>
            <w:tcW w:w="1872" w:type="dxa"/>
          </w:tcPr>
          <w:p w14:paraId="7330B7B7" w14:textId="77777777" w:rsidR="00E520F2" w:rsidRDefault="00731819">
            <w:r>
              <w:t>The relation of the target URI referenced by the link to the context URI</w:t>
            </w:r>
          </w:p>
        </w:tc>
      </w:tr>
      <w:tr w:rsidR="00E520F2" w14:paraId="272E9DFF" w14:textId="77777777">
        <w:tc>
          <w:tcPr>
            <w:tcW w:w="1872" w:type="dxa"/>
          </w:tcPr>
          <w:p w14:paraId="6A361686" w14:textId="77777777" w:rsidR="00E520F2" w:rsidRDefault="00731819">
            <w:r>
              <w:t>Type</w:t>
            </w:r>
          </w:p>
        </w:tc>
        <w:tc>
          <w:tcPr>
            <w:tcW w:w="1872" w:type="dxa"/>
          </w:tcPr>
          <w:p w14:paraId="380AFE21" w14:textId="77777777" w:rsidR="00E520F2" w:rsidRDefault="00731819">
            <w:r>
              <w:t>array: see schema</w:t>
            </w:r>
          </w:p>
        </w:tc>
        <w:tc>
          <w:tcPr>
            <w:tcW w:w="1872" w:type="dxa"/>
          </w:tcPr>
          <w:p w14:paraId="18C3FD99" w14:textId="77777777" w:rsidR="00E520F2" w:rsidRDefault="00E520F2"/>
        </w:tc>
        <w:tc>
          <w:tcPr>
            <w:tcW w:w="1872" w:type="dxa"/>
          </w:tcPr>
          <w:p w14:paraId="31E4A69B" w14:textId="77777777" w:rsidR="00E520F2" w:rsidRDefault="00E520F2"/>
        </w:tc>
        <w:tc>
          <w:tcPr>
            <w:tcW w:w="1872" w:type="dxa"/>
          </w:tcPr>
          <w:p w14:paraId="2BD861D9" w14:textId="77777777" w:rsidR="00E520F2" w:rsidRDefault="00731819">
            <w:r>
              <w:t>A hint at the representation of the resource referenced by the target URI. This represents the media types that are used for both accepting and emitting.</w:t>
            </w:r>
          </w:p>
        </w:tc>
      </w:tr>
      <w:tr w:rsidR="00E520F2" w14:paraId="35BB40D5" w14:textId="77777777">
        <w:tc>
          <w:tcPr>
            <w:tcW w:w="1872" w:type="dxa"/>
          </w:tcPr>
          <w:p w14:paraId="42700326" w14:textId="77777777" w:rsidR="00E520F2" w:rsidRDefault="00731819">
            <w:r>
              <w:t>anchor</w:t>
            </w:r>
          </w:p>
        </w:tc>
        <w:tc>
          <w:tcPr>
            <w:tcW w:w="1872" w:type="dxa"/>
          </w:tcPr>
          <w:p w14:paraId="5E359588" w14:textId="77777777" w:rsidR="00E520F2" w:rsidRDefault="00731819">
            <w:r>
              <w:t>string</w:t>
            </w:r>
          </w:p>
        </w:tc>
        <w:tc>
          <w:tcPr>
            <w:tcW w:w="1872" w:type="dxa"/>
          </w:tcPr>
          <w:p w14:paraId="48B65C3F" w14:textId="77777777" w:rsidR="00E520F2" w:rsidRDefault="00E520F2"/>
        </w:tc>
        <w:tc>
          <w:tcPr>
            <w:tcW w:w="1872" w:type="dxa"/>
          </w:tcPr>
          <w:p w14:paraId="16FDAE90" w14:textId="77777777" w:rsidR="00E520F2" w:rsidRDefault="00E520F2"/>
        </w:tc>
        <w:tc>
          <w:tcPr>
            <w:tcW w:w="1872" w:type="dxa"/>
          </w:tcPr>
          <w:p w14:paraId="1D1E7D57" w14:textId="77777777" w:rsidR="00E520F2" w:rsidRDefault="00731819">
            <w:r>
              <w:t>This is used to override the context URI e.g. override the URI of the containing collection.</w:t>
            </w:r>
          </w:p>
        </w:tc>
      </w:tr>
      <w:tr w:rsidR="00E520F2" w14:paraId="297C67D8" w14:textId="77777777">
        <w:tc>
          <w:tcPr>
            <w:tcW w:w="1872" w:type="dxa"/>
          </w:tcPr>
          <w:p w14:paraId="6BB2F721" w14:textId="77777777" w:rsidR="00E520F2" w:rsidRDefault="00731819">
            <w:r>
              <w:t>If</w:t>
            </w:r>
          </w:p>
        </w:tc>
        <w:tc>
          <w:tcPr>
            <w:tcW w:w="1872" w:type="dxa"/>
          </w:tcPr>
          <w:p w14:paraId="4BBF9F54" w14:textId="77777777" w:rsidR="00E520F2" w:rsidRDefault="00731819">
            <w:r>
              <w:t>array: see schema</w:t>
            </w:r>
          </w:p>
        </w:tc>
        <w:tc>
          <w:tcPr>
            <w:tcW w:w="1872" w:type="dxa"/>
          </w:tcPr>
          <w:p w14:paraId="11503A8D" w14:textId="77777777" w:rsidR="00E520F2" w:rsidRDefault="00731819">
            <w:r>
              <w:t>yes</w:t>
            </w:r>
          </w:p>
        </w:tc>
        <w:tc>
          <w:tcPr>
            <w:tcW w:w="1872" w:type="dxa"/>
          </w:tcPr>
          <w:p w14:paraId="4DE2EF51" w14:textId="77777777" w:rsidR="00E520F2" w:rsidRDefault="00E520F2"/>
        </w:tc>
        <w:tc>
          <w:tcPr>
            <w:tcW w:w="1872" w:type="dxa"/>
          </w:tcPr>
          <w:p w14:paraId="1603C3D4" w14:textId="77777777" w:rsidR="00E520F2" w:rsidRDefault="00731819">
            <w:r>
              <w:t>The interface set supported by this resource</w:t>
            </w:r>
          </w:p>
        </w:tc>
      </w:tr>
    </w:tbl>
    <w:p w14:paraId="24A89C6B" w14:textId="77777777" w:rsidR="00E520F2" w:rsidRDefault="00731819">
      <w:pPr>
        <w:pStyle w:val="ANNEX-heading2"/>
      </w:pPr>
      <w:bookmarkStart w:id="15269" w:name="_Toc509367333"/>
      <w:r>
        <w:t>CRUDN behaviour</w:t>
      </w:r>
      <w:bookmarkEnd w:id="15269"/>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41AC8633"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73856B44" w14:textId="77777777" w:rsidR="00E520F2" w:rsidRDefault="00731819">
            <w:r>
              <w:t>Resource</w:t>
            </w:r>
          </w:p>
        </w:tc>
        <w:tc>
          <w:tcPr>
            <w:tcW w:w="1560" w:type="dxa"/>
          </w:tcPr>
          <w:p w14:paraId="60710AF5" w14:textId="77777777" w:rsidR="00E520F2" w:rsidRDefault="00731819">
            <w:r>
              <w:t>Create</w:t>
            </w:r>
          </w:p>
        </w:tc>
        <w:tc>
          <w:tcPr>
            <w:tcW w:w="1560" w:type="dxa"/>
          </w:tcPr>
          <w:p w14:paraId="6BBE5190" w14:textId="77777777" w:rsidR="00E520F2" w:rsidRDefault="00731819">
            <w:r>
              <w:t>Read</w:t>
            </w:r>
          </w:p>
        </w:tc>
        <w:tc>
          <w:tcPr>
            <w:tcW w:w="1560" w:type="dxa"/>
          </w:tcPr>
          <w:p w14:paraId="7F4BE51D" w14:textId="77777777" w:rsidR="00E520F2" w:rsidRDefault="00731819">
            <w:r>
              <w:t>Update</w:t>
            </w:r>
          </w:p>
        </w:tc>
        <w:tc>
          <w:tcPr>
            <w:tcW w:w="1560" w:type="dxa"/>
          </w:tcPr>
          <w:p w14:paraId="1DA187A4" w14:textId="77777777" w:rsidR="00E520F2" w:rsidRDefault="00731819">
            <w:r>
              <w:t>Delete</w:t>
            </w:r>
          </w:p>
        </w:tc>
        <w:tc>
          <w:tcPr>
            <w:tcW w:w="1560" w:type="dxa"/>
          </w:tcPr>
          <w:p w14:paraId="58DD6D07" w14:textId="77777777" w:rsidR="00E520F2" w:rsidRDefault="00731819">
            <w:r>
              <w:t>Notify</w:t>
            </w:r>
          </w:p>
        </w:tc>
      </w:tr>
      <w:tr w:rsidR="00E520F2" w14:paraId="09F85673" w14:textId="77777777">
        <w:tc>
          <w:tcPr>
            <w:tcW w:w="1560" w:type="dxa"/>
          </w:tcPr>
          <w:p w14:paraId="12A53882" w14:textId="77777777" w:rsidR="00E520F2" w:rsidRDefault="00731819">
            <w:r>
              <w:t>/oic/res</w:t>
            </w:r>
          </w:p>
        </w:tc>
        <w:tc>
          <w:tcPr>
            <w:tcW w:w="1560" w:type="dxa"/>
          </w:tcPr>
          <w:p w14:paraId="67758EDE" w14:textId="77777777" w:rsidR="00E520F2" w:rsidRDefault="00E520F2"/>
        </w:tc>
        <w:tc>
          <w:tcPr>
            <w:tcW w:w="1560" w:type="dxa"/>
          </w:tcPr>
          <w:p w14:paraId="23F6CAF8" w14:textId="77777777" w:rsidR="00E520F2" w:rsidRDefault="00731819">
            <w:r>
              <w:t>get</w:t>
            </w:r>
          </w:p>
        </w:tc>
        <w:tc>
          <w:tcPr>
            <w:tcW w:w="1560" w:type="dxa"/>
          </w:tcPr>
          <w:p w14:paraId="4DD54A49" w14:textId="77777777" w:rsidR="00E520F2" w:rsidRDefault="00E520F2"/>
        </w:tc>
        <w:tc>
          <w:tcPr>
            <w:tcW w:w="1560" w:type="dxa"/>
          </w:tcPr>
          <w:p w14:paraId="0A8FA339" w14:textId="77777777" w:rsidR="00E520F2" w:rsidRDefault="00E520F2"/>
        </w:tc>
        <w:tc>
          <w:tcPr>
            <w:tcW w:w="1560" w:type="dxa"/>
          </w:tcPr>
          <w:p w14:paraId="437566DF" w14:textId="77777777" w:rsidR="00E520F2" w:rsidRDefault="00E520F2"/>
        </w:tc>
      </w:tr>
    </w:tbl>
    <w:p w14:paraId="171940AA" w14:textId="77777777" w:rsidR="00E520F2" w:rsidRDefault="00731819">
      <w:pPr>
        <w:pStyle w:val="ANNEX-heading2"/>
      </w:pPr>
      <w:bookmarkStart w:id="15270" w:name="_Toc509367334"/>
      <w:r>
        <w:lastRenderedPageBreak/>
        <w:t>Referenced JSON schemas</w:t>
      </w:r>
      <w:bookmarkEnd w:id="15270"/>
    </w:p>
    <w:p w14:paraId="3ED266CA" w14:textId="77777777" w:rsidR="00E520F2" w:rsidRDefault="00731819">
      <w:pPr>
        <w:pStyle w:val="ANNEX-heading2"/>
      </w:pPr>
      <w:bookmarkStart w:id="15271" w:name="_Toc509367335"/>
      <w:r>
        <w:t>oic.oic-link-schema.json</w:t>
      </w:r>
      <w:bookmarkEnd w:id="15271"/>
    </w:p>
    <w:p w14:paraId="28BE3398" w14:textId="77777777" w:rsidR="00E520F2" w:rsidRDefault="00731819">
      <w:pPr>
        <w:pStyle w:val="CODE-BLACK"/>
      </w:pPr>
      <w:r>
        <w:t>{</w:t>
      </w:r>
      <w:r>
        <w:br/>
        <w:t xml:space="preserve">  "$schema": "http://json-schema.org/draft-04/schema#",</w:t>
      </w:r>
      <w:r>
        <w:br/>
        <w:t xml:space="preserve">  "description" : "Copyright (c) 2016, 2017 Open Connectivity Foundation, Inc. All rights reserved.",</w:t>
      </w:r>
      <w:r>
        <w:br/>
        <w:t xml:space="preserve">  "id": "http://www.openconnectivity.org/ocf-apis/core/schemas/oic.oic-link-schema.json#",</w:t>
      </w:r>
      <w:r>
        <w:br/>
        <w:t xml:space="preserve">  "definitions": {</w:t>
      </w:r>
      <w:r>
        <w:br/>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"allOf": [</w:t>
      </w:r>
      <w:r>
        <w:br/>
        <w:t xml:space="preserve">            {</w:t>
      </w:r>
      <w:r>
        <w:br/>
        <w:t xml:space="preserve">              "$ref": "oic.types-schema.json#/definitions/uuid"</w:t>
      </w:r>
      <w:r>
        <w:br/>
        <w:t xml:space="preserve">            },</w:t>
      </w:r>
      <w:r>
        <w:br/>
        <w:t xml:space="preserve">            {</w:t>
      </w:r>
      <w:r>
        <w:br/>
        <w:t xml:space="preserve">              "description": "The device ID"</w:t>
      </w:r>
      <w:r>
        <w:br/>
        <w:t xml:space="preserve">            }</w:t>
      </w:r>
      <w:r>
        <w:br/>
        <w:t xml:space="preserve">          ]</w:t>
      </w:r>
      <w:r>
        <w:br/>
        <w:t xml:space="preserve">        },</w:t>
      </w:r>
      <w:r>
        <w:br/>
        <w:t xml:space="preserve">        "p": {</w:t>
      </w:r>
      <w:r>
        <w:br/>
        <w:t xml:space="preserve">          "description": "Specifies the framework policies on the Resource referenced by the target URI",</w:t>
      </w:r>
      <w:r>
        <w:br/>
      </w:r>
      <w:r>
        <w:lastRenderedPageBreak/>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br/>
        <w:t xml:space="preserve">    }</w:t>
      </w:r>
      <w:r>
        <w:br/>
        <w:t xml:space="preserve">  },</w:t>
      </w:r>
      <w:r>
        <w:br/>
        <w:t xml:space="preserve">  "type": "object",</w:t>
      </w:r>
      <w:r>
        <w:br/>
        <w:t xml:space="preserve">  "allOf": [</w:t>
      </w:r>
      <w:r>
        <w:br/>
        <w:t xml:space="preserve">    { "$ref": "#/definitions/oic.oic-link" }</w:t>
      </w:r>
      <w:r>
        <w:br/>
        <w:t xml:space="preserve">  ]</w:t>
      </w:r>
      <w:r>
        <w:br/>
        <w:t>}</w:t>
      </w:r>
      <w:r>
        <w:br/>
      </w:r>
    </w:p>
    <w:p w14:paraId="23CE0A63" w14:textId="77777777" w:rsidR="00E520F2" w:rsidRDefault="00731819">
      <w:pPr>
        <w:pStyle w:val="ANNEX-heading1"/>
      </w:pPr>
      <w:bookmarkStart w:id="15272" w:name="_Toc509367336"/>
      <w:r>
        <w:lastRenderedPageBreak/>
        <w:t>Scenes (Top level)</w:t>
      </w:r>
      <w:bookmarkEnd w:id="15272"/>
    </w:p>
    <w:p w14:paraId="32714C56" w14:textId="77777777" w:rsidR="00E520F2" w:rsidRDefault="00731819">
      <w:pPr>
        <w:pStyle w:val="ANNEX-heading2"/>
      </w:pPr>
      <w:bookmarkStart w:id="15273" w:name="_Toc509367337"/>
      <w:r>
        <w:t>Introduction</w:t>
      </w:r>
      <w:bookmarkEnd w:id="15273"/>
    </w:p>
    <w:p w14:paraId="3F8A46F3" w14:textId="77777777" w:rsidR="00E520F2" w:rsidRDefault="00731819">
      <w:r>
        <w:t xml:space="preserve">Toplevel Scene resource. This resource is a generic collection resource. The rts value shall contain oic.wk.scenecollection resource types. </w:t>
      </w:r>
    </w:p>
    <w:p w14:paraId="36D0AB99" w14:textId="77777777" w:rsidR="00E520F2" w:rsidRDefault="00731819">
      <w:pPr>
        <w:pStyle w:val="ANNEX-heading2"/>
      </w:pPr>
      <w:bookmarkStart w:id="15274" w:name="_Toc509367338"/>
      <w:r>
        <w:t>Example URI</w:t>
      </w:r>
      <w:bookmarkEnd w:id="15274"/>
    </w:p>
    <w:p w14:paraId="7E53E5D1" w14:textId="77777777" w:rsidR="00E520F2" w:rsidRDefault="00731819">
      <w:r>
        <w:t>/SceneListResURI</w:t>
      </w:r>
    </w:p>
    <w:p w14:paraId="73A48FF0" w14:textId="77777777" w:rsidR="00E520F2" w:rsidRDefault="00731819">
      <w:pPr>
        <w:pStyle w:val="ANNEX-heading2"/>
      </w:pPr>
      <w:bookmarkStart w:id="15275" w:name="_Toc509367339"/>
      <w:r>
        <w:t>Resource Type</w:t>
      </w:r>
      <w:bookmarkEnd w:id="15275"/>
    </w:p>
    <w:p w14:paraId="0B32E4B3" w14:textId="77777777" w:rsidR="00E520F2" w:rsidRDefault="00731819">
      <w:r>
        <w:t>The resource type (</w:t>
      </w:r>
      <w:proofErr w:type="gramStart"/>
      <w:r>
        <w:t>rt</w:t>
      </w:r>
      <w:proofErr w:type="gramEnd"/>
      <w:r>
        <w:t>) is defined as: oic.wk.scenelist.</w:t>
      </w:r>
    </w:p>
    <w:p w14:paraId="3A7C59E8" w14:textId="77777777" w:rsidR="00E520F2" w:rsidRDefault="00731819">
      <w:pPr>
        <w:pStyle w:val="ANNEX-heading2"/>
      </w:pPr>
      <w:bookmarkStart w:id="15276" w:name="_Toc509367340"/>
      <w:r>
        <w:t>RAML Definition</w:t>
      </w:r>
      <w:bookmarkEnd w:id="15276"/>
    </w:p>
    <w:p w14:paraId="4F91D992" w14:textId="77777777" w:rsidR="00E520F2" w:rsidRDefault="00731819">
      <w:pPr>
        <w:pStyle w:val="CODE-GREEN"/>
      </w:pPr>
      <w:r>
        <w:t>#%RAML 0.8</w:t>
      </w:r>
    </w:p>
    <w:p w14:paraId="29548A09" w14:textId="77777777" w:rsidR="00E520F2" w:rsidRDefault="00731819">
      <w:pPr>
        <w:pStyle w:val="CODE-YELLOW"/>
      </w:pPr>
      <w:r>
        <w:t xml:space="preserve">title: </w:t>
      </w:r>
      <w:r>
        <w:rPr>
          <w:i/>
        </w:rPr>
        <w:t>Scene</w:t>
      </w:r>
    </w:p>
    <w:p w14:paraId="2B404680" w14:textId="77777777" w:rsidR="00E520F2" w:rsidRDefault="00731819">
      <w:pPr>
        <w:pStyle w:val="CODE-YELLOW"/>
      </w:pPr>
      <w:r>
        <w:t xml:space="preserve">version: </w:t>
      </w:r>
      <w:r>
        <w:rPr>
          <w:i/>
        </w:rPr>
        <w:t>v1-20160622</w:t>
      </w:r>
    </w:p>
    <w:p w14:paraId="5BDD5E10" w14:textId="77777777" w:rsidR="00E520F2" w:rsidRDefault="00731819">
      <w:pPr>
        <w:pStyle w:val="CODE-AQUA"/>
      </w:pPr>
      <w:r>
        <w:t>traits:</w:t>
      </w:r>
    </w:p>
    <w:p w14:paraId="566E632E" w14:textId="77777777" w:rsidR="00E520F2" w:rsidRDefault="00731819">
      <w:pPr>
        <w:pStyle w:val="CODE-AQUA"/>
      </w:pPr>
      <w:r>
        <w:t xml:space="preserve"> - interface :</w:t>
      </w:r>
    </w:p>
    <w:p w14:paraId="63DFAD9B" w14:textId="77777777" w:rsidR="00E520F2" w:rsidRDefault="00731819">
      <w:pPr>
        <w:pStyle w:val="CODE-AQUA"/>
      </w:pPr>
      <w:r>
        <w:t xml:space="preserve">     queryParameters: </w:t>
      </w:r>
    </w:p>
    <w:p w14:paraId="1714019B" w14:textId="77777777" w:rsidR="00E520F2" w:rsidRDefault="00731819">
      <w:pPr>
        <w:pStyle w:val="CODE-BLUE"/>
      </w:pPr>
      <w:r>
        <w:t xml:space="preserve">       if:</w:t>
      </w:r>
    </w:p>
    <w:p w14:paraId="758E592B" w14:textId="77777777" w:rsidR="00E520F2" w:rsidRDefault="00731819">
      <w:pPr>
        <w:pStyle w:val="CODE-BLUE"/>
      </w:pPr>
      <w:r>
        <w:t xml:space="preserve">         enum: ["oic.if.a", "oic.if.ll", "oic.if.baseline"]</w:t>
      </w:r>
    </w:p>
    <w:p w14:paraId="70FFB9DC" w14:textId="77777777" w:rsidR="00E520F2" w:rsidRDefault="00E520F2"/>
    <w:p w14:paraId="1D8A14DA" w14:textId="77777777" w:rsidR="00E520F2" w:rsidRDefault="00731819">
      <w:pPr>
        <w:pStyle w:val="CODE-BLUE"/>
      </w:pPr>
      <w:r>
        <w:t>/SceneListResURI:</w:t>
      </w:r>
    </w:p>
    <w:p w14:paraId="554EA046" w14:textId="77777777" w:rsidR="00E520F2" w:rsidRDefault="00731819">
      <w:pPr>
        <w:pStyle w:val="CODE-YELLOW"/>
      </w:pPr>
      <w:r>
        <w:t xml:space="preserve">  description: |</w:t>
      </w:r>
    </w:p>
    <w:p w14:paraId="4467764B" w14:textId="77777777" w:rsidR="00E520F2" w:rsidRDefault="00731819">
      <w:pPr>
        <w:pStyle w:val="CODE-YELLOW"/>
      </w:pPr>
      <w:r>
        <w:t xml:space="preserve">    Toplevel Scene resource.</w:t>
      </w:r>
      <w:r>
        <w:br/>
        <w:t xml:space="preserve">    This resource is a generic collection resource.</w:t>
      </w:r>
      <w:r>
        <w:br/>
        <w:t xml:space="preserve">    The rts value shall contain oic.wk.scenecollection resource types.</w:t>
      </w:r>
      <w:r>
        <w:br/>
      </w:r>
    </w:p>
    <w:p w14:paraId="5032056B" w14:textId="77777777" w:rsidR="00E520F2" w:rsidRDefault="00731819">
      <w:pPr>
        <w:pStyle w:val="CODE-AQUA"/>
      </w:pPr>
      <w:r>
        <w:t xml:space="preserve">  get:</w:t>
      </w:r>
    </w:p>
    <w:p w14:paraId="2A06C279" w14:textId="77777777" w:rsidR="00E520F2" w:rsidRDefault="00731819">
      <w:pPr>
        <w:pStyle w:val="CODE-YELLOW"/>
      </w:pPr>
      <w:r>
        <w:t xml:space="preserve">    description: |</w:t>
      </w:r>
    </w:p>
    <w:p w14:paraId="605F654F" w14:textId="77777777" w:rsidR="00E520F2" w:rsidRDefault="00731819">
      <w:pPr>
        <w:pStyle w:val="CODE-YELLOW"/>
      </w:pPr>
      <w:r>
        <w:t xml:space="preserve">      Provides the current list of web links pointing to scenes</w:t>
      </w:r>
      <w:r>
        <w:br/>
      </w:r>
    </w:p>
    <w:p w14:paraId="46BE813C" w14:textId="77777777" w:rsidR="00E520F2" w:rsidRDefault="00731819">
      <w:pPr>
        <w:pStyle w:val="CODE-AQUA"/>
      </w:pPr>
      <w:r>
        <w:t xml:space="preserve">    responses :</w:t>
      </w:r>
    </w:p>
    <w:p w14:paraId="1570A61A" w14:textId="77777777" w:rsidR="00E520F2" w:rsidRDefault="00731819">
      <w:pPr>
        <w:pStyle w:val="CODE-BLUE"/>
      </w:pPr>
      <w:r>
        <w:t xml:space="preserve">      200:</w:t>
      </w:r>
    </w:p>
    <w:p w14:paraId="1DA0FBFA" w14:textId="77777777" w:rsidR="00E520F2" w:rsidRDefault="00731819">
      <w:pPr>
        <w:pStyle w:val="CODE-AQUA"/>
      </w:pPr>
      <w:r>
        <w:t xml:space="preserve">        body:</w:t>
      </w:r>
    </w:p>
    <w:p w14:paraId="43EF7911" w14:textId="77777777" w:rsidR="00E520F2" w:rsidRDefault="00731819">
      <w:pPr>
        <w:pStyle w:val="CODE-AQUA"/>
      </w:pPr>
      <w:r>
        <w:t xml:space="preserve">          application/json:</w:t>
      </w:r>
    </w:p>
    <w:p w14:paraId="55045372" w14:textId="77777777" w:rsidR="00E520F2" w:rsidRDefault="00731819">
      <w:pPr>
        <w:pStyle w:val="CODE-GREY"/>
      </w:pPr>
      <w:r>
        <w:t xml:space="preserve">            schema</w:t>
      </w:r>
      <w:r>
        <w:rPr>
          <w:rStyle w:val="CODEGREYC"/>
        </w:rPr>
        <w:t>: |</w:t>
      </w:r>
    </w:p>
    <w:p w14:paraId="22022730" w14:textId="77777777" w:rsidR="00E520F2" w:rsidRDefault="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w:t>
      </w:r>
      <w:r>
        <w:tab/>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r>
      <w:r>
        <w:lastRenderedPageBreak/>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"#/definitions/uuid",</w:t>
      </w:r>
      <w:r>
        <w:br/>
        <w:t xml:space="preserve">                            "description": "The device ID"</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r>
      <w:r>
        <w:lastRenderedPageBreak/>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br/>
        <w:t xml:space="preserve">                      },</w:t>
      </w:r>
      <w:r>
        <w:br/>
        <w:t xml:space="preserve">              </w:t>
      </w:r>
      <w:r>
        <w:tab/>
      </w:r>
      <w:r>
        <w:tab/>
        <w:t>"oic.collection.linksexpanded":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w:t>
      </w:r>
      <w:r>
        <w:tab/>
      </w:r>
      <w:r>
        <w:tab/>
      </w:r>
      <w:r>
        <w:tab/>
      </w:r>
      <w:r>
        <w:tab/>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w:t>
      </w:r>
      <w:r>
        <w:br/>
        <w:t xml:space="preserve">                                      "format": "uri"</w:t>
      </w:r>
      <w:r>
        <w:br/>
        <w:t xml:space="preserve">                                    },</w:t>
      </w:r>
      <w:r>
        <w:br/>
        <w:t xml:space="preserve">                                    "rel": {</w:t>
      </w:r>
      <w:r>
        <w:br/>
        <w:t xml:space="preserve">                                      "oneOf":[   </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r>
      <w:r>
        <w:lastRenderedPageBreak/>
        <w:t xml:space="preserve">                                        "maxLength": 64  </w:t>
      </w:r>
      <w:r>
        <w:br/>
        <w:t xml:space="preserve">                                      },</w:t>
      </w:r>
      <w:r>
        <w:br/>
        <w:t xml:space="preserve">                                      "minItems" : 1,</w:t>
      </w:r>
      <w:r>
        <w:br/>
        <w:t xml:space="preserve">                                      "description": "Resource Type of the Resource"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"description": "Format pattern according to IETF RFC 4122.",</w:t>
      </w:r>
      <w:r>
        <w:br/>
        <w:t xml:space="preserve">                                      "type": "string",</w:t>
      </w:r>
      <w:r>
        <w:br/>
        <w:t xml:space="preserve">                                      "pattern": "^[a-fA-F0-9]{8}-[a-fA-F0-9]{4}-[a-fA-F0-9]{4}-[a-fA-F0-9]{4}-[a-fA-F0-9]{12}$"</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"type": "integer",</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"eps": {</w:t>
      </w:r>
      <w:r>
        <w:br/>
        <w:t xml:space="preserve">                                      "type": "array",</w:t>
      </w:r>
      <w:r>
        <w:br/>
        <w:t xml:space="preserve">                                      "description": "the Endpoint information of the target Resource",</w:t>
      </w:r>
      <w:r>
        <w:br/>
        <w:t xml:space="preserve">                                      "items": {</w:t>
      </w:r>
      <w:r>
        <w:br/>
        <w:t xml:space="preserve">                                        "type": "object",</w:t>
      </w:r>
      <w:r>
        <w:br/>
        <w:t xml:space="preserve">                                        "properties": {</w:t>
      </w:r>
      <w:r>
        <w:br/>
      </w:r>
      <w:r>
        <w:lastRenderedPageBreak/>
        <w:t xml:space="preserve">                                          "ep": {</w:t>
      </w:r>
      <w:r>
        <w:br/>
        <w:t xml:space="preserve">                                            "type": "string",</w:t>
      </w:r>
      <w:r>
        <w:br/>
        <w:t xml:space="preserve">                                            "format": "uri",</w:t>
      </w:r>
      <w:r>
        <w:br/>
        <w:t xml:space="preserve">                                            "description": "Transport Protocol Suite + Endpoint Locator"</w:t>
      </w:r>
      <w:r>
        <w:br/>
        <w:t xml:space="preserve">                                          },</w:t>
      </w:r>
      <w:r>
        <w:br/>
        <w:t xml:space="preserve">                                          "pri": {</w:t>
      </w:r>
      <w:r>
        <w:br/>
        <w:t xml:space="preserve">                                            "type": "integer",</w:t>
      </w:r>
      <w:r>
        <w:br/>
        <w:t xml:space="preserve">                                            "minimum": 1,</w:t>
      </w:r>
      <w:r>
        <w:br/>
        <w:t xml:space="preserve">                                            "description": "The priority among multiple Endpoints"</w:t>
      </w:r>
      <w:r>
        <w:br/>
        <w:t xml:space="preserve">                                          }</w:t>
      </w:r>
      <w:r>
        <w:br/>
        <w:t xml:space="preserve">                                        }</w:t>
      </w:r>
      <w:r>
        <w:br/>
        <w:t xml:space="preserve">                                      }</w:t>
      </w:r>
      <w:r>
        <w:br/>
        <w:t xml:space="preserve">                                    }</w:t>
      </w:r>
      <w:r>
        <w:br/>
        <w:t xml:space="preserve">                                  },</w:t>
      </w:r>
      <w:r>
        <w:br/>
        <w:t xml:space="preserve">                                  "required": [ "href", "rt", "if" ]</w:t>
      </w:r>
      <w:r>
        <w:tab/>
      </w:r>
      <w:r>
        <w:tab/>
      </w:r>
      <w:r>
        <w:tab/>
      </w:r>
      <w:r>
        <w:tab/>
      </w:r>
      <w:r>
        <w:tab/>
      </w:r>
      <w:r>
        <w:br/>
        <w:t xml:space="preserve">              </w:t>
      </w:r>
      <w:r>
        <w:tab/>
      </w:r>
      <w:r>
        <w:tab/>
      </w:r>
      <w:r>
        <w:tab/>
      </w:r>
      <w:r>
        <w:tab/>
        <w:t xml:space="preserve">  }</w:t>
      </w:r>
      <w:r>
        <w:br/>
        <w:t xml:space="preserve">                              }</w:t>
      </w:r>
      <w:r>
        <w:br/>
        <w:t xml:space="preserve">                          }</w:t>
      </w:r>
      <w:r>
        <w:tab/>
      </w:r>
      <w:r>
        <w:br/>
        <w:t xml:space="preserve">                      },</w:t>
      </w:r>
      <w:r>
        <w:tab/>
      </w:r>
      <w:r>
        <w:tab/>
      </w:r>
      <w:r>
        <w:tab/>
      </w:r>
      <w:r>
        <w:br/>
        <w:t xml:space="preserve">              </w:t>
      </w:r>
      <w:r>
        <w:tab/>
      </w:r>
      <w:r>
        <w:tab/>
        <w:t>"oic.core": {</w:t>
      </w:r>
      <w:r>
        <w:br/>
        <w:t xml:space="preserve">                        "type": "object",</w:t>
      </w:r>
      <w:r>
        <w:br/>
        <w:t xml:space="preserve">                        "properties":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"readOnly": true,</w:t>
      </w:r>
      <w:r>
        <w:br/>
        <w:t xml:space="preserve">                            "description": "Resource Type of the Resource"</w:t>
      </w:r>
      <w:r>
        <w:br/>
        <w:t xml:space="preserve">              </w:t>
      </w:r>
      <w:r>
        <w:tab/>
      </w:r>
      <w:r>
        <w:tab/>
      </w:r>
      <w:r>
        <w:tab/>
        <w:t>}</w:t>
      </w:r>
      <w:r>
        <w:br/>
        <w:t xml:space="preserve">              </w:t>
      </w:r>
      <w:r>
        <w:tab/>
      </w:r>
      <w:r>
        <w:tab/>
        <w:t xml:space="preserve">  }</w:t>
      </w:r>
      <w:r>
        <w:br/>
        <w:t xml:space="preserve">                      },</w:t>
      </w:r>
      <w:r>
        <w:br/>
        <w:t xml:space="preserve">              </w:t>
      </w:r>
      <w:r>
        <w:tab/>
      </w:r>
      <w:r>
        <w:tab/>
        <w:t>"uuid": {</w:t>
      </w:r>
      <w:r>
        <w:br/>
        <w:t xml:space="preserve">                          "description": "Format pattern according to IETF RFC 4122.",</w:t>
      </w:r>
      <w:r>
        <w:br/>
        <w:t xml:space="preserve">                          "type": "string",</w:t>
      </w:r>
      <w:r>
        <w:br/>
        <w:t xml:space="preserve">                          "pattern": "^[a-fA-F0-9]{8}-[a-fA-F0-9]{4}-[a-fA-F0-9]{4}-[a-fA-F0-9]{4}-[a-fA-F0-9]{12}$"</w:t>
      </w:r>
      <w:r>
        <w:br/>
        <w:t xml:space="preserve">                      },</w:t>
      </w:r>
      <w:r>
        <w:br/>
        <w:t xml:space="preserve">              </w:t>
      </w:r>
      <w:r>
        <w:tab/>
      </w:r>
      <w:r>
        <w:tab/>
        <w:t>"oic.collection.links": {</w:t>
      </w:r>
      <w:r>
        <w:br/>
        <w:t xml:space="preserve">                          "type": "object",</w:t>
      </w:r>
      <w:r>
        <w:br/>
        <w:t xml:space="preserve">                          "properties": {</w:t>
      </w:r>
      <w:r>
        <w:br/>
        <w:t xml:space="preserve">                              "links": {</w:t>
      </w:r>
      <w:r>
        <w:br/>
        <w:t xml:space="preserve">              </w:t>
      </w:r>
      <w:r>
        <w:tab/>
      </w:r>
      <w:r>
        <w:tab/>
      </w:r>
      <w:r>
        <w:tab/>
      </w:r>
      <w:r>
        <w:tab/>
        <w:t xml:space="preserve">  "description": "A set of simple or individual OIC Links.",</w:t>
      </w:r>
      <w:r>
        <w:br/>
        <w:t xml:space="preserve">                                "type": "array",</w:t>
      </w:r>
      <w:r>
        <w:br/>
        <w:t xml:space="preserve">                                "items": {</w:t>
      </w:r>
      <w:r>
        <w:br/>
        <w:t xml:space="preserve">                                  "$ref": "#/definitions/oic.oic-link"</w:t>
      </w:r>
      <w:r>
        <w:br/>
        <w:t xml:space="preserve">              </w:t>
      </w:r>
      <w:r>
        <w:tab/>
      </w:r>
      <w:r>
        <w:tab/>
      </w:r>
      <w:r>
        <w:tab/>
      </w:r>
      <w:r>
        <w:tab/>
        <w:t xml:space="preserve">  }</w:t>
      </w:r>
      <w:r>
        <w:br/>
        <w:t xml:space="preserve">                              }</w:t>
      </w:r>
      <w:r>
        <w:br/>
        <w:t xml:space="preserve">                          }</w:t>
      </w:r>
      <w:r>
        <w:br/>
        <w:t xml:space="preserve">              </w:t>
      </w:r>
      <w:r>
        <w:tab/>
      </w:r>
      <w:r>
        <w:tab/>
        <w:t>},</w:t>
      </w:r>
      <w:r>
        <w:br/>
        <w:t xml:space="preserve">                      "oic.collection.properties": {</w:t>
      </w:r>
      <w:r>
        <w:br/>
        <w:t xml:space="preserve">                          "type": "object",</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w:t>
      </w:r>
      <w:r>
        <w:tab/>
      </w:r>
      <w:r>
        <w:tab/>
      </w:r>
      <w:r>
        <w:tab/>
      </w:r>
      <w:r>
        <w:tab/>
        <w:t xml:space="preserve">  "description": "The list of allowable resource types (for Target and anchors) in links included in the collection"</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"#/definitions/oic.collection.properties"},</w:t>
      </w:r>
      <w:r>
        <w:br/>
        <w:t xml:space="preserve">              </w:t>
      </w:r>
      <w:r>
        <w:tab/>
      </w:r>
      <w:r>
        <w:tab/>
        <w:t>{"$ref": "#/definitions/oic.collection.links"}</w:t>
      </w:r>
      <w:r>
        <w:br/>
      </w:r>
      <w:r>
        <w:lastRenderedPageBreak/>
        <w:t xml:space="preserve">                  ]</w:t>
      </w:r>
      <w:r>
        <w:br/>
        <w:t xml:space="preserve">              }</w:t>
      </w:r>
      <w:r>
        <w:br/>
      </w:r>
    </w:p>
    <w:p w14:paraId="47A6300F" w14:textId="77777777" w:rsidR="00E520F2" w:rsidRDefault="00731819">
      <w:pPr>
        <w:pStyle w:val="CODE-GREY"/>
      </w:pPr>
      <w:r>
        <w:t xml:space="preserve">            example</w:t>
      </w:r>
      <w:r>
        <w:rPr>
          <w:rStyle w:val="CODEGREYC"/>
        </w:rPr>
        <w:t>: |</w:t>
      </w:r>
    </w:p>
    <w:p w14:paraId="4D8E7E33" w14:textId="77777777" w:rsidR="00E520F2" w:rsidRDefault="00731819">
      <w:pPr>
        <w:pStyle w:val="CODE-BLACK"/>
      </w:pPr>
      <w:r>
        <w:t xml:space="preserve">              {</w:t>
      </w:r>
      <w:r>
        <w:br/>
        <w:t xml:space="preserve">                  "rt":       ["oic.wk.scenelist"],</w:t>
      </w:r>
      <w:r>
        <w:br/>
        <w:t xml:space="preserve">                  "n":        "list of scene Collections",</w:t>
      </w:r>
      <w:r>
        <w:br/>
        <w:t xml:space="preserve">                  "rts":      ["oic.wk.scenecollection"],</w:t>
      </w:r>
      <w:r>
        <w:br/>
        <w:t xml:space="preserve">                  "links": [</w:t>
      </w:r>
      <w:r>
        <w:br/>
        <w:t xml:space="preserve">                   ]</w:t>
      </w:r>
      <w:r>
        <w:br/>
        <w:t xml:space="preserve">              }</w:t>
      </w:r>
      <w:r>
        <w:br/>
      </w:r>
    </w:p>
    <w:p w14:paraId="6E8C40B1" w14:textId="77777777" w:rsidR="00E520F2" w:rsidRDefault="00731819">
      <w:pPr>
        <w:pStyle w:val="ANNEX-heading2"/>
      </w:pPr>
      <w:bookmarkStart w:id="15277" w:name="_Toc509367341"/>
      <w:r>
        <w:t>Property Definition</w:t>
      </w:r>
      <w:bookmarkEnd w:id="15277"/>
    </w:p>
    <w:tbl>
      <w:tblPr>
        <w:tblStyle w:val="TABLE-A"/>
        <w:tblW w:w="0" w:type="auto"/>
        <w:tblLook w:val="04A0" w:firstRow="1" w:lastRow="0" w:firstColumn="1" w:lastColumn="0" w:noHBand="0" w:noVBand="1"/>
      </w:tblPr>
      <w:tblGrid>
        <w:gridCol w:w="1870"/>
        <w:gridCol w:w="1870"/>
        <w:gridCol w:w="1870"/>
        <w:gridCol w:w="1869"/>
        <w:gridCol w:w="1871"/>
      </w:tblGrid>
      <w:tr w:rsidR="00E520F2" w14:paraId="5390253A"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159AC229" w14:textId="77777777" w:rsidR="00E520F2" w:rsidRDefault="00731819">
            <w:r>
              <w:t>Property name</w:t>
            </w:r>
          </w:p>
        </w:tc>
        <w:tc>
          <w:tcPr>
            <w:tcW w:w="1872" w:type="dxa"/>
          </w:tcPr>
          <w:p w14:paraId="6D175C1C" w14:textId="77777777" w:rsidR="00E520F2" w:rsidRDefault="00731819">
            <w:r>
              <w:t>Value type</w:t>
            </w:r>
          </w:p>
        </w:tc>
        <w:tc>
          <w:tcPr>
            <w:tcW w:w="1872" w:type="dxa"/>
          </w:tcPr>
          <w:p w14:paraId="3435875F" w14:textId="77777777" w:rsidR="00E520F2" w:rsidRDefault="00731819">
            <w:r>
              <w:t>Mandatory</w:t>
            </w:r>
          </w:p>
        </w:tc>
        <w:tc>
          <w:tcPr>
            <w:tcW w:w="1872" w:type="dxa"/>
          </w:tcPr>
          <w:p w14:paraId="04972241" w14:textId="77777777" w:rsidR="00E520F2" w:rsidRDefault="00731819">
            <w:r>
              <w:t>Access mode</w:t>
            </w:r>
          </w:p>
        </w:tc>
        <w:tc>
          <w:tcPr>
            <w:tcW w:w="1872" w:type="dxa"/>
          </w:tcPr>
          <w:p w14:paraId="3509C9D1" w14:textId="77777777" w:rsidR="00E520F2" w:rsidRDefault="00731819">
            <w:r>
              <w:t>Description</w:t>
            </w:r>
          </w:p>
        </w:tc>
      </w:tr>
      <w:tr w:rsidR="00E520F2" w14:paraId="77DF7399" w14:textId="77777777">
        <w:tc>
          <w:tcPr>
            <w:tcW w:w="1872" w:type="dxa"/>
          </w:tcPr>
          <w:p w14:paraId="5BF0F4CA" w14:textId="77777777" w:rsidR="00E520F2" w:rsidRDefault="00731819">
            <w:r>
              <w:t>rts</w:t>
            </w:r>
          </w:p>
        </w:tc>
        <w:tc>
          <w:tcPr>
            <w:tcW w:w="1872" w:type="dxa"/>
          </w:tcPr>
          <w:p w14:paraId="45EBD79A" w14:textId="77777777" w:rsidR="00E520F2" w:rsidRDefault="00731819">
            <w:r>
              <w:t>multiple types: see schema</w:t>
            </w:r>
          </w:p>
        </w:tc>
        <w:tc>
          <w:tcPr>
            <w:tcW w:w="1872" w:type="dxa"/>
          </w:tcPr>
          <w:p w14:paraId="03BB1035" w14:textId="77777777" w:rsidR="00E520F2" w:rsidRDefault="00E520F2"/>
        </w:tc>
        <w:tc>
          <w:tcPr>
            <w:tcW w:w="1872" w:type="dxa"/>
          </w:tcPr>
          <w:p w14:paraId="3A696BE4" w14:textId="77777777" w:rsidR="00E520F2" w:rsidRDefault="00E520F2"/>
        </w:tc>
        <w:tc>
          <w:tcPr>
            <w:tcW w:w="1872" w:type="dxa"/>
          </w:tcPr>
          <w:p w14:paraId="795CCADD" w14:textId="77777777" w:rsidR="00E520F2" w:rsidRDefault="00731819">
            <w:r>
              <w:t>The list of allowable resource types (for Target and anchors) in links included in the collection</w:t>
            </w:r>
          </w:p>
        </w:tc>
      </w:tr>
    </w:tbl>
    <w:p w14:paraId="5262A366" w14:textId="77777777" w:rsidR="00E520F2" w:rsidRDefault="00731819">
      <w:pPr>
        <w:pStyle w:val="ANNEX-heading2"/>
      </w:pPr>
      <w:bookmarkStart w:id="15278" w:name="_Toc509367342"/>
      <w:r>
        <w:t>CRUDN behaviour</w:t>
      </w:r>
      <w:bookmarkEnd w:id="15278"/>
    </w:p>
    <w:tbl>
      <w:tblPr>
        <w:tblStyle w:val="TABLE-A"/>
        <w:tblW w:w="0" w:type="auto"/>
        <w:tblLook w:val="04A0" w:firstRow="1" w:lastRow="0" w:firstColumn="1" w:lastColumn="0" w:noHBand="0" w:noVBand="1"/>
      </w:tblPr>
      <w:tblGrid>
        <w:gridCol w:w="1978"/>
        <w:gridCol w:w="1478"/>
        <w:gridCol w:w="1461"/>
        <w:gridCol w:w="1485"/>
        <w:gridCol w:w="1476"/>
        <w:gridCol w:w="1472"/>
      </w:tblGrid>
      <w:tr w:rsidR="00E520F2" w14:paraId="1C35F2D6"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2D2372C5" w14:textId="77777777" w:rsidR="00E520F2" w:rsidRDefault="00731819">
            <w:r>
              <w:t>Resource</w:t>
            </w:r>
          </w:p>
        </w:tc>
        <w:tc>
          <w:tcPr>
            <w:tcW w:w="1560" w:type="dxa"/>
          </w:tcPr>
          <w:p w14:paraId="43F6CCED" w14:textId="77777777" w:rsidR="00E520F2" w:rsidRDefault="00731819">
            <w:r>
              <w:t>Create</w:t>
            </w:r>
          </w:p>
        </w:tc>
        <w:tc>
          <w:tcPr>
            <w:tcW w:w="1560" w:type="dxa"/>
          </w:tcPr>
          <w:p w14:paraId="6E20865F" w14:textId="77777777" w:rsidR="00E520F2" w:rsidRDefault="00731819">
            <w:r>
              <w:t>Read</w:t>
            </w:r>
          </w:p>
        </w:tc>
        <w:tc>
          <w:tcPr>
            <w:tcW w:w="1560" w:type="dxa"/>
          </w:tcPr>
          <w:p w14:paraId="70CFE863" w14:textId="77777777" w:rsidR="00E520F2" w:rsidRDefault="00731819">
            <w:r>
              <w:t>Update</w:t>
            </w:r>
          </w:p>
        </w:tc>
        <w:tc>
          <w:tcPr>
            <w:tcW w:w="1560" w:type="dxa"/>
          </w:tcPr>
          <w:p w14:paraId="73132429" w14:textId="77777777" w:rsidR="00E520F2" w:rsidRDefault="00731819">
            <w:r>
              <w:t>Delete</w:t>
            </w:r>
          </w:p>
        </w:tc>
        <w:tc>
          <w:tcPr>
            <w:tcW w:w="1560" w:type="dxa"/>
          </w:tcPr>
          <w:p w14:paraId="405F1F06" w14:textId="77777777" w:rsidR="00E520F2" w:rsidRDefault="00731819">
            <w:r>
              <w:t>Notify</w:t>
            </w:r>
          </w:p>
        </w:tc>
      </w:tr>
      <w:tr w:rsidR="00E520F2" w14:paraId="4F93106D" w14:textId="77777777">
        <w:tc>
          <w:tcPr>
            <w:tcW w:w="1560" w:type="dxa"/>
          </w:tcPr>
          <w:p w14:paraId="5CB1C46C" w14:textId="77777777" w:rsidR="00E520F2" w:rsidRDefault="00731819">
            <w:r>
              <w:t>/SceneListResURI</w:t>
            </w:r>
          </w:p>
        </w:tc>
        <w:tc>
          <w:tcPr>
            <w:tcW w:w="1560" w:type="dxa"/>
          </w:tcPr>
          <w:p w14:paraId="2AC9446B" w14:textId="77777777" w:rsidR="00E520F2" w:rsidRDefault="00E520F2"/>
        </w:tc>
        <w:tc>
          <w:tcPr>
            <w:tcW w:w="1560" w:type="dxa"/>
          </w:tcPr>
          <w:p w14:paraId="065286E7" w14:textId="77777777" w:rsidR="00E520F2" w:rsidRDefault="00731819">
            <w:r>
              <w:t>get</w:t>
            </w:r>
          </w:p>
        </w:tc>
        <w:tc>
          <w:tcPr>
            <w:tcW w:w="1560" w:type="dxa"/>
          </w:tcPr>
          <w:p w14:paraId="270E1114" w14:textId="77777777" w:rsidR="00E520F2" w:rsidRDefault="00E520F2"/>
        </w:tc>
        <w:tc>
          <w:tcPr>
            <w:tcW w:w="1560" w:type="dxa"/>
          </w:tcPr>
          <w:p w14:paraId="61B1F8D7" w14:textId="77777777" w:rsidR="00E520F2" w:rsidRDefault="00E520F2"/>
        </w:tc>
        <w:tc>
          <w:tcPr>
            <w:tcW w:w="1560" w:type="dxa"/>
          </w:tcPr>
          <w:p w14:paraId="03A44260" w14:textId="77777777" w:rsidR="00E520F2" w:rsidRDefault="00E520F2"/>
        </w:tc>
      </w:tr>
    </w:tbl>
    <w:p w14:paraId="57E9FE3D" w14:textId="77777777" w:rsidR="00E520F2" w:rsidRDefault="00731819">
      <w:pPr>
        <w:pStyle w:val="ANNEX-heading1"/>
      </w:pPr>
      <w:bookmarkStart w:id="15279" w:name="_Toc509367343"/>
      <w:r>
        <w:t>Scene Collections</w:t>
      </w:r>
      <w:bookmarkEnd w:id="15279"/>
    </w:p>
    <w:p w14:paraId="46CB3F6E" w14:textId="77777777" w:rsidR="00E520F2" w:rsidRDefault="00731819">
      <w:pPr>
        <w:pStyle w:val="ANNEX-heading2"/>
      </w:pPr>
      <w:bookmarkStart w:id="15280" w:name="_Toc509367344"/>
      <w:r>
        <w:t>Introduction</w:t>
      </w:r>
      <w:bookmarkEnd w:id="15280"/>
    </w:p>
    <w:p w14:paraId="7E4D2D8F" w14:textId="77777777" w:rsidR="00E520F2" w:rsidRDefault="00731819">
      <w:r>
        <w:t>Collection that models a set of Scenes. This resource is a generic collection resource with additional parameters. The rts value shall contain oic.scenemember resource types. The additional parameters are   lastScene, this is the scene value last set by any OCF Client   sceneValues</w:t>
      </w:r>
      <w:proofErr w:type="gramStart"/>
      <w:r>
        <w:t xml:space="preserve">, this is the list of available scenes  </w:t>
      </w:r>
      <w:proofErr w:type="gramEnd"/>
      <w:r>
        <w:t xml:space="preserve"> lastScene shall be listed in sceneValues. </w:t>
      </w:r>
    </w:p>
    <w:p w14:paraId="71D9B58A" w14:textId="77777777" w:rsidR="00E520F2" w:rsidRDefault="00731819">
      <w:pPr>
        <w:pStyle w:val="ANNEX-heading2"/>
      </w:pPr>
      <w:bookmarkStart w:id="15281" w:name="_Toc509367345"/>
      <w:r>
        <w:t>Example URI</w:t>
      </w:r>
      <w:bookmarkEnd w:id="15281"/>
    </w:p>
    <w:p w14:paraId="4816733B" w14:textId="77777777" w:rsidR="00E520F2" w:rsidRDefault="00731819">
      <w:r>
        <w:t>/SceneCollectionResURI</w:t>
      </w:r>
    </w:p>
    <w:p w14:paraId="204F8144" w14:textId="77777777" w:rsidR="00E520F2" w:rsidRDefault="00731819">
      <w:pPr>
        <w:pStyle w:val="ANNEX-heading2"/>
      </w:pPr>
      <w:bookmarkStart w:id="15282" w:name="_Toc509367346"/>
      <w:r>
        <w:t>Resource Type</w:t>
      </w:r>
      <w:bookmarkEnd w:id="15282"/>
    </w:p>
    <w:p w14:paraId="251ED796" w14:textId="77777777" w:rsidR="00E520F2" w:rsidRDefault="00731819">
      <w:r>
        <w:t>The resource type (</w:t>
      </w:r>
      <w:proofErr w:type="gramStart"/>
      <w:r>
        <w:t>rt</w:t>
      </w:r>
      <w:proofErr w:type="gramEnd"/>
      <w:r>
        <w:t>) is defined as: oic.wk.scenecollection.</w:t>
      </w:r>
    </w:p>
    <w:p w14:paraId="2B414CB7" w14:textId="77777777" w:rsidR="00E520F2" w:rsidRDefault="00731819">
      <w:pPr>
        <w:pStyle w:val="ANNEX-heading2"/>
      </w:pPr>
      <w:bookmarkStart w:id="15283" w:name="_Toc509367347"/>
      <w:r>
        <w:t>RAML Definition</w:t>
      </w:r>
      <w:bookmarkEnd w:id="15283"/>
    </w:p>
    <w:p w14:paraId="0328DD4E" w14:textId="77777777" w:rsidR="00E520F2" w:rsidRDefault="00731819">
      <w:pPr>
        <w:pStyle w:val="CODE-GREEN"/>
      </w:pPr>
      <w:r>
        <w:t>#%RAML 0.8</w:t>
      </w:r>
    </w:p>
    <w:p w14:paraId="51BE9E20" w14:textId="77777777" w:rsidR="00E520F2" w:rsidRDefault="00731819">
      <w:pPr>
        <w:pStyle w:val="CODE-YELLOW"/>
      </w:pPr>
      <w:r>
        <w:t xml:space="preserve">title: </w:t>
      </w:r>
      <w:r>
        <w:rPr>
          <w:i/>
        </w:rPr>
        <w:t>Scene</w:t>
      </w:r>
    </w:p>
    <w:p w14:paraId="18C51296" w14:textId="77777777" w:rsidR="00E520F2" w:rsidRDefault="00731819">
      <w:pPr>
        <w:pStyle w:val="CODE-YELLOW"/>
      </w:pPr>
      <w:r>
        <w:t xml:space="preserve">version: </w:t>
      </w:r>
      <w:r>
        <w:rPr>
          <w:i/>
        </w:rPr>
        <w:t>v1-20160622</w:t>
      </w:r>
    </w:p>
    <w:p w14:paraId="5B66D09E" w14:textId="77777777" w:rsidR="00E520F2" w:rsidRDefault="00731819">
      <w:pPr>
        <w:pStyle w:val="CODE-AQUA"/>
      </w:pPr>
      <w:r>
        <w:t>traits:</w:t>
      </w:r>
    </w:p>
    <w:p w14:paraId="125E2C38" w14:textId="77777777" w:rsidR="00E520F2" w:rsidRDefault="00731819">
      <w:pPr>
        <w:pStyle w:val="CODE-AQUA"/>
      </w:pPr>
      <w:r>
        <w:t xml:space="preserve"> - interface :</w:t>
      </w:r>
    </w:p>
    <w:p w14:paraId="41D32C9F" w14:textId="77777777" w:rsidR="00E520F2" w:rsidRDefault="00731819">
      <w:pPr>
        <w:pStyle w:val="CODE-AQUA"/>
      </w:pPr>
      <w:r>
        <w:t xml:space="preserve">     queryParameters: </w:t>
      </w:r>
    </w:p>
    <w:p w14:paraId="5D63A627" w14:textId="77777777" w:rsidR="00E520F2" w:rsidRDefault="00731819">
      <w:pPr>
        <w:pStyle w:val="CODE-BLUE"/>
      </w:pPr>
      <w:r>
        <w:t xml:space="preserve">       if:</w:t>
      </w:r>
    </w:p>
    <w:p w14:paraId="52EA1091" w14:textId="77777777" w:rsidR="00E520F2" w:rsidRDefault="00731819">
      <w:pPr>
        <w:pStyle w:val="CODE-BLUE"/>
      </w:pPr>
      <w:r>
        <w:t xml:space="preserve">         enum: ["oic.if.a", "oic.if.ll", "oic.if.baseline"]</w:t>
      </w:r>
    </w:p>
    <w:p w14:paraId="788A61D0" w14:textId="77777777" w:rsidR="00E520F2" w:rsidRDefault="00E520F2"/>
    <w:p w14:paraId="6FD77247" w14:textId="77777777" w:rsidR="00E520F2" w:rsidRDefault="00731819">
      <w:pPr>
        <w:pStyle w:val="CODE-BLUE"/>
      </w:pPr>
      <w:r>
        <w:t>/SceneCollectionResURI:</w:t>
      </w:r>
    </w:p>
    <w:p w14:paraId="3748089A" w14:textId="77777777" w:rsidR="00E520F2" w:rsidRDefault="00731819">
      <w:pPr>
        <w:pStyle w:val="CODE-YELLOW"/>
      </w:pPr>
      <w:r>
        <w:t xml:space="preserve">  description: |</w:t>
      </w:r>
    </w:p>
    <w:p w14:paraId="617ECAB1" w14:textId="77777777" w:rsidR="00E520F2" w:rsidRDefault="00731819">
      <w:pPr>
        <w:pStyle w:val="CODE-YELLOW"/>
      </w:pPr>
      <w:r>
        <w:t xml:space="preserve">    Collection that models a set of Scenes.</w:t>
      </w:r>
      <w:r>
        <w:br/>
        <w:t xml:space="preserve">    This resource is a generic collection resource with additional parameters.</w:t>
      </w:r>
      <w:r>
        <w:br/>
        <w:t xml:space="preserve">    The rts value shall contain oic.scenemember resource types.</w:t>
      </w:r>
      <w:r>
        <w:br/>
        <w:t xml:space="preserve">    The additional parameters are</w:t>
      </w:r>
      <w:r>
        <w:br/>
        <w:t xml:space="preserve">      lastScene, this is the scene value last set by any OCF Client</w:t>
      </w:r>
      <w:r>
        <w:br/>
      </w:r>
      <w:r>
        <w:lastRenderedPageBreak/>
        <w:t xml:space="preserve">      sceneValues, this is the list of available scenes</w:t>
      </w:r>
      <w:r>
        <w:br/>
        <w:t xml:space="preserve">      lastScene shall be listed in sceneValues.</w:t>
      </w:r>
      <w:r>
        <w:br/>
      </w:r>
    </w:p>
    <w:p w14:paraId="5832E4D5" w14:textId="77777777" w:rsidR="00E520F2" w:rsidRDefault="00731819">
      <w:pPr>
        <w:pStyle w:val="CODE-AQUA"/>
      </w:pPr>
      <w:r>
        <w:t xml:space="preserve">  get:</w:t>
      </w:r>
    </w:p>
    <w:p w14:paraId="338194E0" w14:textId="77777777" w:rsidR="00E520F2" w:rsidRDefault="00731819">
      <w:pPr>
        <w:pStyle w:val="CODE-YELLOW"/>
      </w:pPr>
      <w:r>
        <w:t xml:space="preserve">    description: |</w:t>
      </w:r>
    </w:p>
    <w:p w14:paraId="0D391285" w14:textId="77777777" w:rsidR="00E520F2" w:rsidRDefault="00731819">
      <w:pPr>
        <w:pStyle w:val="CODE-YELLOW"/>
      </w:pPr>
      <w:r>
        <w:t xml:space="preserve">      Provides the current list of web links pointing to scenes</w:t>
      </w:r>
      <w:r>
        <w:br/>
      </w:r>
    </w:p>
    <w:p w14:paraId="6188342F" w14:textId="77777777" w:rsidR="00E520F2" w:rsidRDefault="00731819">
      <w:pPr>
        <w:pStyle w:val="CODE-AQUA"/>
      </w:pPr>
      <w:r>
        <w:t xml:space="preserve">    responses :</w:t>
      </w:r>
    </w:p>
    <w:p w14:paraId="4146CDEF" w14:textId="77777777" w:rsidR="00E520F2" w:rsidRDefault="00731819">
      <w:pPr>
        <w:pStyle w:val="CODE-BLUE"/>
      </w:pPr>
      <w:r>
        <w:t xml:space="preserve">      200:</w:t>
      </w:r>
    </w:p>
    <w:p w14:paraId="54572204" w14:textId="77777777" w:rsidR="00E520F2" w:rsidRDefault="00731819">
      <w:pPr>
        <w:pStyle w:val="CODE-AQUA"/>
      </w:pPr>
      <w:r>
        <w:t xml:space="preserve">        body:</w:t>
      </w:r>
    </w:p>
    <w:p w14:paraId="2DC0C547" w14:textId="77777777" w:rsidR="00E520F2" w:rsidRDefault="00731819">
      <w:pPr>
        <w:pStyle w:val="CODE-AQUA"/>
      </w:pPr>
      <w:r>
        <w:t xml:space="preserve">          application/json:</w:t>
      </w:r>
    </w:p>
    <w:p w14:paraId="575CF5C1" w14:textId="77777777" w:rsidR="00E520F2" w:rsidRDefault="00731819">
      <w:pPr>
        <w:pStyle w:val="CODE-GREY"/>
      </w:pPr>
      <w:r>
        <w:t xml:space="preserve">            schema</w:t>
      </w:r>
      <w:r>
        <w:rPr>
          <w:rStyle w:val="CODEGREYC"/>
        </w:rPr>
        <w:t>: |</w:t>
      </w:r>
    </w:p>
    <w:p w14:paraId="244CD976" w14:textId="77777777" w:rsidR="00E520F2" w:rsidRDefault="00731819">
      <w:pPr>
        <w:pStyle w:val="CODE-BLACK"/>
      </w:pPr>
      <w:r>
        <w:t xml:space="preserve">              {</w:t>
      </w:r>
      <w:r>
        <w:br/>
        <w:t xml:space="preserve">                "$schema": "http://json-schema.org/draft-04/schema#",</w:t>
      </w:r>
      <w:r>
        <w:br/>
        <w:t xml:space="preserve">                "description" : "Copyright (c) 2016, 2017 Open Connectivity Foundation, Inc. All rights reserved.",</w:t>
      </w:r>
      <w:r>
        <w:br/>
        <w:t xml:space="preserve">                "id": "http://www.openconnectivity.org/ocf-apis/core/schemas/oic.sceneCollection-schema.json#",</w:t>
      </w:r>
      <w:r>
        <w:br/>
        <w:t xml:space="preserve">                "title" : "Scene Collection",</w:t>
      </w:r>
      <w:r>
        <w:br/>
        <w:t xml:space="preserve">                "definitions": {</w:t>
      </w:r>
      <w:r>
        <w:br/>
        <w:t xml:space="preserve">                  "oic.sceneCollection": {</w:t>
      </w:r>
      <w:r>
        <w:br/>
        <w:t xml:space="preserve">                    "type": "object",</w:t>
      </w:r>
      <w:r>
        <w:br/>
        <w:t xml:space="preserve">                    "properties": {</w:t>
      </w:r>
      <w:r>
        <w:br/>
        <w:t xml:space="preserve">                      "lastScene": {</w:t>
      </w:r>
      <w:r>
        <w:br/>
        <w:t xml:space="preserve">                        "type": "string",</w:t>
      </w:r>
      <w:r>
        <w:br/>
        <w:t xml:space="preserve">                        "description": "Last selected Scene from the set of sceneValues"</w:t>
      </w:r>
      <w:r>
        <w:br/>
        <w:t xml:space="preserve">                      },</w:t>
      </w:r>
      <w:r>
        <w:br/>
        <w:t xml:space="preserve">                      "sceneValues": {</w:t>
      </w:r>
      <w:r>
        <w:br/>
        <w:t xml:space="preserve">                        "type": "array",</w:t>
      </w:r>
      <w:r>
        <w:br/>
        <w:t xml:space="preserve">                        "readOnly": true,</w:t>
      </w:r>
      <w:r>
        <w:br/>
        <w:t xml:space="preserve">                        "description": "All available scene values",</w:t>
      </w:r>
      <w:r>
        <w:br/>
        <w:t xml:space="preserve">                        "items": {</w:t>
      </w:r>
      <w:r>
        <w:br/>
        <w:t xml:space="preserve">                          "type": "string"</w:t>
      </w:r>
      <w:r>
        <w:br/>
        <w:t xml:space="preserve">                        }</w:t>
      </w:r>
      <w:r>
        <w:br/>
        <w:t xml:space="preserve">                      }</w:t>
      </w:r>
      <w:r>
        <w:br/>
        <w:t xml:space="preserve">                    },</w:t>
      </w:r>
      <w:r>
        <w:br/>
        <w:t xml:space="preserve">              </w:t>
      </w:r>
      <w:r>
        <w:tab/>
        <w:t xml:space="preserve">  "required": [ "lastScene","sceneValues","rts","id" ]</w:t>
      </w:r>
      <w:r>
        <w:br/>
        <w:t xml:space="preserve">                  }</w:t>
      </w:r>
      <w:r>
        <w:br/>
        <w:t xml:space="preserve">                },</w:t>
      </w:r>
      <w:r>
        <w:br/>
        <w:t xml:space="preserve">                "type": "object",</w:t>
      </w:r>
      <w:r>
        <w:br/>
        <w:t xml:space="preserve">                "allOf" : [</w:t>
      </w:r>
      <w:r>
        <w:br/>
        <w:t xml:space="preserve">                  { "$ref": "oic.core-schema.json#/definitions/oic.core" },</w:t>
      </w:r>
      <w:r>
        <w:br/>
        <w:t xml:space="preserve">                  { "$ref": "oic.collection-schema.json#/definitions/oic.collection.properties"},</w:t>
      </w:r>
      <w:r>
        <w:br/>
        <w:t xml:space="preserve">              </w:t>
      </w:r>
      <w:r>
        <w:tab/>
        <w:t>{ "$ref": "oic.collection-schema.json#/definitions/oic.collection.linksexpanded"},</w:t>
      </w:r>
      <w:r>
        <w:br/>
        <w:t xml:space="preserve">                  { "$ref": "#/definitions/oic.sceneCollection" }</w:t>
      </w:r>
      <w:r>
        <w:br/>
        <w:t xml:space="preserve">                ]</w:t>
      </w:r>
      <w:r>
        <w:br/>
        <w:t xml:space="preserve">              }</w:t>
      </w:r>
      <w:r>
        <w:br/>
      </w:r>
    </w:p>
    <w:p w14:paraId="333F505F" w14:textId="77777777" w:rsidR="00E520F2" w:rsidRDefault="00731819">
      <w:pPr>
        <w:pStyle w:val="CODE-GREY"/>
      </w:pPr>
      <w:r>
        <w:t xml:space="preserve">            example</w:t>
      </w:r>
      <w:r>
        <w:rPr>
          <w:rStyle w:val="CODEGREYC"/>
        </w:rPr>
        <w:t>: |</w:t>
      </w:r>
    </w:p>
    <w:p w14:paraId="1EFB1173" w14:textId="77777777" w:rsidR="00E520F2" w:rsidRDefault="00731819">
      <w:pPr>
        <w:pStyle w:val="CODE-BLACK"/>
      </w:pPr>
      <w:r>
        <w:t xml:space="preserve">              {</w:t>
      </w:r>
      <w:r>
        <w:br/>
        <w:t xml:space="preserve">                  "lastScene": "off",</w:t>
      </w:r>
      <w:r>
        <w:br/>
        <w:t xml:space="preserve">                  "sceneValues": ["off","Reading","TVWatching"],</w:t>
      </w:r>
      <w:r>
        <w:br/>
        <w:t xml:space="preserve">                  "rt":       ["oic.wk.scenecollection"],</w:t>
      </w:r>
      <w:r>
        <w:br/>
        <w:t xml:space="preserve">                  "n":        "My Scenes for my living room",</w:t>
      </w:r>
      <w:r>
        <w:br/>
        <w:t xml:space="preserve">                  "id":       "0685B960-736F-46F7-BEC0-9E6CBD671ADC1",</w:t>
      </w:r>
      <w:r>
        <w:br/>
        <w:t xml:space="preserve">                  "rts":      ["oic.wk.scenemember"],</w:t>
      </w:r>
      <w:r>
        <w:br/>
        <w:t xml:space="preserve">                  "links": [</w:t>
      </w:r>
      <w:r>
        <w:br/>
        <w:t xml:space="preserve">                   ]</w:t>
      </w:r>
      <w:r>
        <w:br/>
        <w:t xml:space="preserve">              }</w:t>
      </w:r>
      <w:r>
        <w:br/>
      </w:r>
    </w:p>
    <w:p w14:paraId="20D92074" w14:textId="77777777" w:rsidR="00E520F2" w:rsidRDefault="00731819">
      <w:pPr>
        <w:pStyle w:val="CODE-AQUA"/>
      </w:pPr>
      <w:r>
        <w:t xml:space="preserve">  post:</w:t>
      </w:r>
    </w:p>
    <w:p w14:paraId="44BEB40B" w14:textId="77777777" w:rsidR="00E520F2" w:rsidRDefault="00731819">
      <w:pPr>
        <w:pStyle w:val="CODE-YELLOW"/>
      </w:pPr>
      <w:r>
        <w:t xml:space="preserve">    description: |</w:t>
      </w:r>
    </w:p>
    <w:p w14:paraId="630DE2C9" w14:textId="77777777" w:rsidR="00E520F2" w:rsidRDefault="00731819">
      <w:pPr>
        <w:pStyle w:val="CODE-YELLOW"/>
      </w:pPr>
      <w:r>
        <w:t xml:space="preserve">      Provides the action to change the last set scene selection.</w:t>
      </w:r>
      <w:r>
        <w:br/>
        <w:t xml:space="preserve">      Calling this method shall update  all scene members to the prescribed membervalue.</w:t>
      </w:r>
      <w:r>
        <w:br/>
        <w:t xml:space="preserve">      When this method is called with the same value as the current lastScene value</w:t>
      </w:r>
      <w:r>
        <w:br/>
      </w:r>
      <w:r>
        <w:lastRenderedPageBreak/>
        <w:t xml:space="preserve">      then all scene members shall be updated.</w:t>
      </w:r>
      <w:r>
        <w:br/>
      </w:r>
    </w:p>
    <w:p w14:paraId="26C21C3A" w14:textId="77777777" w:rsidR="00E520F2" w:rsidRDefault="00731819">
      <w:pPr>
        <w:pStyle w:val="CODE-AQUA"/>
      </w:pPr>
      <w:r>
        <w:t xml:space="preserve">    body:</w:t>
      </w:r>
    </w:p>
    <w:p w14:paraId="7FC1A36D" w14:textId="77777777" w:rsidR="00E520F2" w:rsidRDefault="00731819">
      <w:pPr>
        <w:pStyle w:val="CODE-AQUA"/>
      </w:pPr>
      <w:r>
        <w:t xml:space="preserve">      application/json:</w:t>
      </w:r>
    </w:p>
    <w:p w14:paraId="42A77BF1" w14:textId="77777777" w:rsidR="00E520F2" w:rsidRDefault="00731819">
      <w:pPr>
        <w:pStyle w:val="CODE-GREY"/>
      </w:pPr>
      <w:r>
        <w:t xml:space="preserve">        schema</w:t>
      </w:r>
      <w:r>
        <w:rPr>
          <w:rStyle w:val="CODEGREYC"/>
        </w:rPr>
        <w:t>: |</w:t>
      </w:r>
    </w:p>
    <w:p w14:paraId="2E4AA365" w14:textId="77777777" w:rsidR="00E520F2" w:rsidRDefault="00731819">
      <w:pPr>
        <w:pStyle w:val="CODE-BLACK"/>
      </w:pPr>
      <w:r>
        <w:t xml:space="preserve">          {</w:t>
      </w:r>
      <w:r>
        <w:br/>
        <w:t xml:space="preserve">            "$schema": "http://json-schema.org/draft-04/schema#",</w:t>
      </w:r>
      <w:r>
        <w:br/>
        <w:t xml:space="preserve">            "description" : "Copyright (c) 2016, 2017 Open Connectivity Foundation, Inc. All rights reserved.",</w:t>
      </w:r>
      <w:r>
        <w:br/>
        <w:t xml:space="preserve">            "id": "http://www.openconnectivity.org/ocf-apis/core/schemas/oic.sceneCollection-Update-schema.json#",</w:t>
      </w:r>
      <w:r>
        <w:br/>
        <w:t xml:space="preserve">            "title" : "Scene Collection",</w:t>
      </w:r>
      <w:r>
        <w:br/>
        <w:t xml:space="preserve">            "definitions": {</w:t>
      </w:r>
      <w:r>
        <w:br/>
        <w:t xml:space="preserve">              "oic.sceneCollection-Update": {</w:t>
      </w:r>
      <w:r>
        <w:br/>
        <w:t xml:space="preserve">                "type": "object",</w:t>
      </w:r>
      <w:r>
        <w:br/>
        <w:t xml:space="preserve">                "properties": {</w:t>
      </w:r>
      <w:r>
        <w:br/>
        <w:t xml:space="preserve">                  "lastScene": {</w:t>
      </w:r>
      <w:r>
        <w:br/>
        <w:t xml:space="preserve">                    "type": "string",</w:t>
      </w:r>
      <w:r>
        <w:br/>
        <w:t xml:space="preserve">                    "description": "Last selected Scene from the set of sceneValues"</w:t>
      </w:r>
      <w:r>
        <w:br/>
        <w:t xml:space="preserve">                  }</w:t>
      </w:r>
      <w:r>
        <w:br/>
        <w:t xml:space="preserve">                },</w:t>
      </w:r>
      <w:r>
        <w:br/>
        <w:t xml:space="preserve">                "required": [ "lastScene" ]</w:t>
      </w:r>
      <w:r>
        <w:br/>
        <w:t xml:space="preserve">              }</w:t>
      </w:r>
      <w:r>
        <w:br/>
        <w:t xml:space="preserve">            },</w:t>
      </w:r>
      <w:r>
        <w:br/>
        <w:t xml:space="preserve">            "type": "object",</w:t>
      </w:r>
      <w:r>
        <w:br/>
        <w:t xml:space="preserve">            "allOf" : [</w:t>
      </w:r>
      <w:r>
        <w:br/>
        <w:t xml:space="preserve">              { "$ref": "oic.core-schema.json#/definitions/oic.core" },</w:t>
      </w:r>
      <w:r>
        <w:br/>
        <w:t xml:space="preserve">              { "$ref": "#/definitions/oic.sceneCollection-Update" }</w:t>
      </w:r>
      <w:r>
        <w:br/>
        <w:t xml:space="preserve">            ]</w:t>
      </w:r>
      <w:r>
        <w:br/>
        <w:t xml:space="preserve">          }</w:t>
      </w:r>
      <w:r>
        <w:br/>
      </w:r>
    </w:p>
    <w:p w14:paraId="006B212D" w14:textId="77777777" w:rsidR="00E520F2" w:rsidRDefault="00731819">
      <w:pPr>
        <w:pStyle w:val="CODE-GREY"/>
      </w:pPr>
      <w:r>
        <w:t xml:space="preserve">        example</w:t>
      </w:r>
      <w:r>
        <w:rPr>
          <w:rStyle w:val="CODEGREYC"/>
        </w:rPr>
        <w:t>: |</w:t>
      </w:r>
    </w:p>
    <w:p w14:paraId="28E479C4" w14:textId="77777777" w:rsidR="00E520F2" w:rsidRDefault="00731819">
      <w:pPr>
        <w:pStyle w:val="CODE-BLACK"/>
      </w:pPr>
      <w:r>
        <w:t xml:space="preserve">          {</w:t>
      </w:r>
      <w:r>
        <w:br/>
        <w:t xml:space="preserve">             "lastScene": "Reading"</w:t>
      </w:r>
      <w:r>
        <w:br/>
        <w:t xml:space="preserve">          }</w:t>
      </w:r>
      <w:r>
        <w:br/>
      </w:r>
    </w:p>
    <w:p w14:paraId="60201371" w14:textId="77777777" w:rsidR="00E520F2" w:rsidRDefault="00731819">
      <w:pPr>
        <w:pStyle w:val="CODE-AQUA"/>
      </w:pPr>
      <w:r>
        <w:t xml:space="preserve">    responses :</w:t>
      </w:r>
    </w:p>
    <w:p w14:paraId="4996C714" w14:textId="77777777" w:rsidR="00E520F2" w:rsidRDefault="00731819">
      <w:pPr>
        <w:pStyle w:val="CODE-BLUE"/>
      </w:pPr>
      <w:r>
        <w:t xml:space="preserve">      200:</w:t>
      </w:r>
    </w:p>
    <w:p w14:paraId="38603783" w14:textId="77777777" w:rsidR="00E520F2" w:rsidRDefault="00731819">
      <w:pPr>
        <w:pStyle w:val="CODE-YELLOW"/>
      </w:pPr>
      <w:r>
        <w:t xml:space="preserve">        description: |</w:t>
      </w:r>
    </w:p>
    <w:p w14:paraId="5E3E6FFC" w14:textId="77777777" w:rsidR="00E520F2" w:rsidRDefault="00731819">
      <w:pPr>
        <w:pStyle w:val="CODE-YELLOW"/>
      </w:pPr>
      <w:r>
        <w:t xml:space="preserve">          Indicates that the value is changed.</w:t>
      </w:r>
      <w:r>
        <w:br/>
        <w:t xml:space="preserve">          The changed properties are provided in the response.</w:t>
      </w:r>
      <w:r>
        <w:br/>
      </w:r>
    </w:p>
    <w:p w14:paraId="1C5AF6C2" w14:textId="77777777" w:rsidR="00E520F2" w:rsidRDefault="00731819">
      <w:pPr>
        <w:pStyle w:val="CODE-AQUA"/>
      </w:pPr>
      <w:r>
        <w:t xml:space="preserve">        body:</w:t>
      </w:r>
    </w:p>
    <w:p w14:paraId="68B92CA4" w14:textId="77777777" w:rsidR="00E520F2" w:rsidRDefault="00731819">
      <w:pPr>
        <w:pStyle w:val="CODE-AQUA"/>
      </w:pPr>
      <w:r>
        <w:t xml:space="preserve">          application/json:</w:t>
      </w:r>
    </w:p>
    <w:p w14:paraId="22F28A50" w14:textId="77777777" w:rsidR="00E520F2" w:rsidRDefault="00731819">
      <w:pPr>
        <w:pStyle w:val="CODE-GREY"/>
      </w:pPr>
      <w:r>
        <w:t xml:space="preserve">            schema</w:t>
      </w:r>
      <w:r>
        <w:rPr>
          <w:rStyle w:val="CODEGREYC"/>
        </w:rPr>
        <w:t>: |</w:t>
      </w:r>
    </w:p>
    <w:p w14:paraId="4DB0E6C5" w14:textId="77777777" w:rsidR="00E520F2" w:rsidRDefault="00731819">
      <w:pPr>
        <w:pStyle w:val="CODE-BLACK"/>
      </w:pPr>
      <w:r>
        <w:t xml:space="preserve">              {</w:t>
      </w:r>
      <w:r>
        <w:br/>
        <w:t xml:space="preserve">                "$schema": "http://json-schema.org/draft-04/schema#",</w:t>
      </w:r>
      <w:r>
        <w:br/>
        <w:t xml:space="preserve">                "description" : "Copyright (c) 2016, 2017 Open Connectivity Foundation, Inc. All rights reserved.",</w:t>
      </w:r>
      <w:r>
        <w:br/>
        <w:t xml:space="preserve">                "id": "http://www.openconnectivity.org/ocf-apis/core/schemas/oic.sceneCollection-Update-schema.json#",</w:t>
      </w:r>
      <w:r>
        <w:br/>
        <w:t xml:space="preserve">                "title" : "Scene Collection",</w:t>
      </w:r>
      <w:r>
        <w:br/>
        <w:t xml:space="preserve">                "definitions": {</w:t>
      </w:r>
      <w:r>
        <w:br/>
        <w:t xml:space="preserve">                  "oic.sceneCollection-Update": {</w:t>
      </w:r>
      <w:r>
        <w:br/>
        <w:t xml:space="preserve">                    "type": "object",</w:t>
      </w:r>
      <w:r>
        <w:br/>
        <w:t xml:space="preserve">                    "properties": {</w:t>
      </w:r>
      <w:r>
        <w:br/>
        <w:t xml:space="preserve">                      "lastScene": {</w:t>
      </w:r>
      <w:r>
        <w:br/>
        <w:t xml:space="preserve">                        "type": "string",</w:t>
      </w:r>
      <w:r>
        <w:br/>
        <w:t xml:space="preserve">                        "description": "Last selected Scene from the set of sceneValues"</w:t>
      </w:r>
      <w:r>
        <w:br/>
        <w:t xml:space="preserve">                      }</w:t>
      </w:r>
      <w:r>
        <w:br/>
        <w:t xml:space="preserve">                    },</w:t>
      </w:r>
      <w:r>
        <w:br/>
        <w:t xml:space="preserve">                    "required": [ "lastScene" ]</w:t>
      </w:r>
      <w:r>
        <w:br/>
        <w:t xml:space="preserve">                  }</w:t>
      </w:r>
      <w:r>
        <w:br/>
        <w:t xml:space="preserve">                },</w:t>
      </w:r>
      <w:r>
        <w:br/>
        <w:t xml:space="preserve">                "type": "object",</w:t>
      </w:r>
      <w:r>
        <w:br/>
      </w:r>
      <w:r>
        <w:lastRenderedPageBreak/>
        <w:t xml:space="preserve">                "allOf" : [</w:t>
      </w:r>
      <w:r>
        <w:br/>
        <w:t xml:space="preserve">                  { "$ref": "oic.core-schema.json#/definitions/oic.core" },</w:t>
      </w:r>
      <w:r>
        <w:br/>
        <w:t xml:space="preserve">                  { "$ref": "#/definitions/oic.sceneCollection-Update" }</w:t>
      </w:r>
      <w:r>
        <w:br/>
        <w:t xml:space="preserve">                ]</w:t>
      </w:r>
      <w:r>
        <w:br/>
        <w:t xml:space="preserve">              }</w:t>
      </w:r>
      <w:r>
        <w:br/>
      </w:r>
    </w:p>
    <w:p w14:paraId="1691E6E4" w14:textId="77777777" w:rsidR="00E520F2" w:rsidRDefault="00731819">
      <w:pPr>
        <w:pStyle w:val="CODE-GREY"/>
      </w:pPr>
      <w:r>
        <w:t xml:space="preserve">            example</w:t>
      </w:r>
      <w:r>
        <w:rPr>
          <w:rStyle w:val="CODEGREYC"/>
        </w:rPr>
        <w:t>: |</w:t>
      </w:r>
    </w:p>
    <w:p w14:paraId="76536BB4" w14:textId="77777777" w:rsidR="00E520F2" w:rsidRDefault="00731819">
      <w:pPr>
        <w:pStyle w:val="CODE-BLACK"/>
      </w:pPr>
      <w:r>
        <w:t xml:space="preserve">              {</w:t>
      </w:r>
      <w:r>
        <w:br/>
        <w:t xml:space="preserve">                  "lastScene": "Reading"</w:t>
      </w:r>
      <w:r>
        <w:br/>
        <w:t xml:space="preserve">              }</w:t>
      </w:r>
      <w:r>
        <w:br/>
      </w:r>
    </w:p>
    <w:p w14:paraId="7957BF0A" w14:textId="77777777" w:rsidR="00E520F2" w:rsidRDefault="00731819">
      <w:pPr>
        <w:pStyle w:val="ANNEX-heading2"/>
      </w:pPr>
      <w:bookmarkStart w:id="15284" w:name="_Toc509367348"/>
      <w:r>
        <w:t>Property Definition</w:t>
      </w:r>
      <w:bookmarkEnd w:id="15284"/>
    </w:p>
    <w:tbl>
      <w:tblPr>
        <w:tblStyle w:val="TABLE-A"/>
        <w:tblW w:w="0" w:type="auto"/>
        <w:tblLook w:val="04A0" w:firstRow="1" w:lastRow="0" w:firstColumn="1" w:lastColumn="0" w:noHBand="0" w:noVBand="1"/>
      </w:tblPr>
      <w:tblGrid>
        <w:gridCol w:w="1871"/>
        <w:gridCol w:w="1869"/>
        <w:gridCol w:w="1870"/>
        <w:gridCol w:w="1869"/>
        <w:gridCol w:w="1871"/>
      </w:tblGrid>
      <w:tr w:rsidR="00E520F2" w14:paraId="3126F779"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3648DD24" w14:textId="77777777" w:rsidR="00E520F2" w:rsidRDefault="00731819">
            <w:r>
              <w:t>Property name</w:t>
            </w:r>
          </w:p>
        </w:tc>
        <w:tc>
          <w:tcPr>
            <w:tcW w:w="1872" w:type="dxa"/>
          </w:tcPr>
          <w:p w14:paraId="24588752" w14:textId="77777777" w:rsidR="00E520F2" w:rsidRDefault="00731819">
            <w:r>
              <w:t>Value type</w:t>
            </w:r>
          </w:p>
        </w:tc>
        <w:tc>
          <w:tcPr>
            <w:tcW w:w="1872" w:type="dxa"/>
          </w:tcPr>
          <w:p w14:paraId="734C1513" w14:textId="77777777" w:rsidR="00E520F2" w:rsidRDefault="00731819">
            <w:r>
              <w:t>Mandatory</w:t>
            </w:r>
          </w:p>
        </w:tc>
        <w:tc>
          <w:tcPr>
            <w:tcW w:w="1872" w:type="dxa"/>
          </w:tcPr>
          <w:p w14:paraId="48D17443" w14:textId="77777777" w:rsidR="00E520F2" w:rsidRDefault="00731819">
            <w:r>
              <w:t>Access mode</w:t>
            </w:r>
          </w:p>
        </w:tc>
        <w:tc>
          <w:tcPr>
            <w:tcW w:w="1872" w:type="dxa"/>
          </w:tcPr>
          <w:p w14:paraId="2665F9A5" w14:textId="77777777" w:rsidR="00E520F2" w:rsidRDefault="00731819">
            <w:r>
              <w:t>Description</w:t>
            </w:r>
          </w:p>
        </w:tc>
      </w:tr>
      <w:tr w:rsidR="00E520F2" w14:paraId="0FF4001A" w14:textId="77777777">
        <w:tc>
          <w:tcPr>
            <w:tcW w:w="1872" w:type="dxa"/>
          </w:tcPr>
          <w:p w14:paraId="3EF0B034" w14:textId="77777777" w:rsidR="00E520F2" w:rsidRDefault="00731819">
            <w:r>
              <w:t>lastScene</w:t>
            </w:r>
          </w:p>
        </w:tc>
        <w:tc>
          <w:tcPr>
            <w:tcW w:w="1872" w:type="dxa"/>
          </w:tcPr>
          <w:p w14:paraId="32A48D2A" w14:textId="77777777" w:rsidR="00E520F2" w:rsidRDefault="00731819">
            <w:r>
              <w:t>string</w:t>
            </w:r>
          </w:p>
        </w:tc>
        <w:tc>
          <w:tcPr>
            <w:tcW w:w="1872" w:type="dxa"/>
          </w:tcPr>
          <w:p w14:paraId="6DC848AA" w14:textId="77777777" w:rsidR="00E520F2" w:rsidRDefault="00731819">
            <w:r>
              <w:t>yes</w:t>
            </w:r>
          </w:p>
        </w:tc>
        <w:tc>
          <w:tcPr>
            <w:tcW w:w="1872" w:type="dxa"/>
          </w:tcPr>
          <w:p w14:paraId="37989BBE" w14:textId="77777777" w:rsidR="00E520F2" w:rsidRDefault="00E520F2"/>
        </w:tc>
        <w:tc>
          <w:tcPr>
            <w:tcW w:w="1872" w:type="dxa"/>
          </w:tcPr>
          <w:p w14:paraId="749B96C5" w14:textId="77777777" w:rsidR="00E520F2" w:rsidRDefault="00731819">
            <w:r>
              <w:t>Last selected Scene from the set of sceneValues</w:t>
            </w:r>
          </w:p>
        </w:tc>
      </w:tr>
      <w:tr w:rsidR="00E520F2" w14:paraId="70E434BA" w14:textId="77777777">
        <w:tc>
          <w:tcPr>
            <w:tcW w:w="1872" w:type="dxa"/>
          </w:tcPr>
          <w:p w14:paraId="1EB494BA" w14:textId="77777777" w:rsidR="00E520F2" w:rsidRDefault="00731819">
            <w:r>
              <w:t>sceneValues</w:t>
            </w:r>
          </w:p>
        </w:tc>
        <w:tc>
          <w:tcPr>
            <w:tcW w:w="1872" w:type="dxa"/>
          </w:tcPr>
          <w:p w14:paraId="10BA6EA7" w14:textId="77777777" w:rsidR="00E520F2" w:rsidRDefault="00731819">
            <w:r>
              <w:t>array: see schema</w:t>
            </w:r>
          </w:p>
        </w:tc>
        <w:tc>
          <w:tcPr>
            <w:tcW w:w="1872" w:type="dxa"/>
          </w:tcPr>
          <w:p w14:paraId="5B33B04B" w14:textId="77777777" w:rsidR="00E520F2" w:rsidRDefault="00731819">
            <w:r>
              <w:t>yes</w:t>
            </w:r>
          </w:p>
        </w:tc>
        <w:tc>
          <w:tcPr>
            <w:tcW w:w="1872" w:type="dxa"/>
          </w:tcPr>
          <w:p w14:paraId="68FF0CDA" w14:textId="77777777" w:rsidR="00E520F2" w:rsidRDefault="00731819">
            <w:r>
              <w:t>Read Only</w:t>
            </w:r>
          </w:p>
        </w:tc>
        <w:tc>
          <w:tcPr>
            <w:tcW w:w="1872" w:type="dxa"/>
          </w:tcPr>
          <w:p w14:paraId="1B9CFEB5" w14:textId="77777777" w:rsidR="00E520F2" w:rsidRDefault="00731819">
            <w:r>
              <w:t>All available scene values</w:t>
            </w:r>
          </w:p>
        </w:tc>
      </w:tr>
    </w:tbl>
    <w:p w14:paraId="7DC7AEA4" w14:textId="77777777" w:rsidR="00E520F2" w:rsidRDefault="00731819">
      <w:pPr>
        <w:pStyle w:val="ANNEX-heading2"/>
      </w:pPr>
      <w:bookmarkStart w:id="15285" w:name="_Toc509367349"/>
      <w:r>
        <w:t>CRUDN behaviour</w:t>
      </w:r>
      <w:bookmarkEnd w:id="15285"/>
    </w:p>
    <w:tbl>
      <w:tblPr>
        <w:tblStyle w:val="TABLE-A"/>
        <w:tblW w:w="0" w:type="auto"/>
        <w:tblLook w:val="04A0" w:firstRow="1" w:lastRow="0" w:firstColumn="1" w:lastColumn="0" w:noHBand="0" w:noVBand="1"/>
      </w:tblPr>
      <w:tblGrid>
        <w:gridCol w:w="2593"/>
        <w:gridCol w:w="1361"/>
        <w:gridCol w:w="1318"/>
        <w:gridCol w:w="1378"/>
        <w:gridCol w:w="1355"/>
        <w:gridCol w:w="1345"/>
      </w:tblGrid>
      <w:tr w:rsidR="00E520F2" w14:paraId="0494B4C4"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7083B925" w14:textId="77777777" w:rsidR="00E520F2" w:rsidRDefault="00731819">
            <w:r>
              <w:t>Resource</w:t>
            </w:r>
          </w:p>
        </w:tc>
        <w:tc>
          <w:tcPr>
            <w:tcW w:w="1560" w:type="dxa"/>
          </w:tcPr>
          <w:p w14:paraId="0862AC1E" w14:textId="77777777" w:rsidR="00E520F2" w:rsidRDefault="00731819">
            <w:r>
              <w:t>Create</w:t>
            </w:r>
          </w:p>
        </w:tc>
        <w:tc>
          <w:tcPr>
            <w:tcW w:w="1560" w:type="dxa"/>
          </w:tcPr>
          <w:p w14:paraId="4C71AF1F" w14:textId="77777777" w:rsidR="00E520F2" w:rsidRDefault="00731819">
            <w:r>
              <w:t>Read</w:t>
            </w:r>
          </w:p>
        </w:tc>
        <w:tc>
          <w:tcPr>
            <w:tcW w:w="1560" w:type="dxa"/>
          </w:tcPr>
          <w:p w14:paraId="40582941" w14:textId="77777777" w:rsidR="00E520F2" w:rsidRDefault="00731819">
            <w:r>
              <w:t>Update</w:t>
            </w:r>
          </w:p>
        </w:tc>
        <w:tc>
          <w:tcPr>
            <w:tcW w:w="1560" w:type="dxa"/>
          </w:tcPr>
          <w:p w14:paraId="11337929" w14:textId="77777777" w:rsidR="00E520F2" w:rsidRDefault="00731819">
            <w:r>
              <w:t>Delete</w:t>
            </w:r>
          </w:p>
        </w:tc>
        <w:tc>
          <w:tcPr>
            <w:tcW w:w="1560" w:type="dxa"/>
          </w:tcPr>
          <w:p w14:paraId="7EBBC580" w14:textId="77777777" w:rsidR="00E520F2" w:rsidRDefault="00731819">
            <w:r>
              <w:t>Notify</w:t>
            </w:r>
          </w:p>
        </w:tc>
      </w:tr>
      <w:tr w:rsidR="00E520F2" w14:paraId="7B70948D" w14:textId="77777777">
        <w:tc>
          <w:tcPr>
            <w:tcW w:w="1560" w:type="dxa"/>
          </w:tcPr>
          <w:p w14:paraId="57E78105" w14:textId="77777777" w:rsidR="00E520F2" w:rsidRDefault="00731819">
            <w:r>
              <w:t>/SceneCollectionResURI</w:t>
            </w:r>
          </w:p>
        </w:tc>
        <w:tc>
          <w:tcPr>
            <w:tcW w:w="1560" w:type="dxa"/>
          </w:tcPr>
          <w:p w14:paraId="674D7109" w14:textId="77777777" w:rsidR="00E520F2" w:rsidRDefault="00E520F2"/>
        </w:tc>
        <w:tc>
          <w:tcPr>
            <w:tcW w:w="1560" w:type="dxa"/>
          </w:tcPr>
          <w:p w14:paraId="20F64668" w14:textId="77777777" w:rsidR="00E520F2" w:rsidRDefault="00731819">
            <w:r>
              <w:t>get</w:t>
            </w:r>
          </w:p>
        </w:tc>
        <w:tc>
          <w:tcPr>
            <w:tcW w:w="1560" w:type="dxa"/>
          </w:tcPr>
          <w:p w14:paraId="22F7B8FC" w14:textId="77777777" w:rsidR="00E520F2" w:rsidRDefault="00731819">
            <w:r>
              <w:t>post</w:t>
            </w:r>
          </w:p>
        </w:tc>
        <w:tc>
          <w:tcPr>
            <w:tcW w:w="1560" w:type="dxa"/>
          </w:tcPr>
          <w:p w14:paraId="14804DAD" w14:textId="77777777" w:rsidR="00E520F2" w:rsidRDefault="00E520F2"/>
        </w:tc>
        <w:tc>
          <w:tcPr>
            <w:tcW w:w="1560" w:type="dxa"/>
          </w:tcPr>
          <w:p w14:paraId="1930AD2F" w14:textId="77777777" w:rsidR="00E520F2" w:rsidRDefault="00E520F2"/>
        </w:tc>
      </w:tr>
    </w:tbl>
    <w:p w14:paraId="28FFD312" w14:textId="77777777" w:rsidR="00E520F2" w:rsidRDefault="00731819">
      <w:pPr>
        <w:pStyle w:val="ANNEX-heading1"/>
      </w:pPr>
      <w:bookmarkStart w:id="15286" w:name="_Toc509367350"/>
      <w:r>
        <w:t>Scene Member</w:t>
      </w:r>
      <w:bookmarkEnd w:id="15286"/>
    </w:p>
    <w:p w14:paraId="7951181A" w14:textId="77777777" w:rsidR="00E520F2" w:rsidRDefault="00731819">
      <w:pPr>
        <w:pStyle w:val="ANNEX-heading2"/>
      </w:pPr>
      <w:bookmarkStart w:id="15287" w:name="_Toc509367351"/>
      <w:r>
        <w:t>Introduction</w:t>
      </w:r>
      <w:bookmarkEnd w:id="15287"/>
    </w:p>
    <w:p w14:paraId="371690FC" w14:textId="77777777" w:rsidR="00E520F2" w:rsidRDefault="00731819">
      <w:r>
        <w:t xml:space="preserve">Collection that models a scene member. </w:t>
      </w:r>
    </w:p>
    <w:p w14:paraId="77C4F0FB" w14:textId="77777777" w:rsidR="00E520F2" w:rsidRDefault="00731819">
      <w:pPr>
        <w:pStyle w:val="ANNEX-heading2"/>
      </w:pPr>
      <w:bookmarkStart w:id="15288" w:name="_Toc509367352"/>
      <w:r>
        <w:t>Example URI</w:t>
      </w:r>
      <w:bookmarkEnd w:id="15288"/>
    </w:p>
    <w:p w14:paraId="595DBA6E" w14:textId="77777777" w:rsidR="00E520F2" w:rsidRDefault="00731819">
      <w:r>
        <w:t>/SceneMemberResURI</w:t>
      </w:r>
    </w:p>
    <w:p w14:paraId="7BC5E181" w14:textId="77777777" w:rsidR="00E520F2" w:rsidRDefault="00731819">
      <w:pPr>
        <w:pStyle w:val="ANNEX-heading2"/>
      </w:pPr>
      <w:bookmarkStart w:id="15289" w:name="_Toc509367353"/>
      <w:r>
        <w:t>Resource Type</w:t>
      </w:r>
      <w:bookmarkEnd w:id="15289"/>
    </w:p>
    <w:p w14:paraId="71690001" w14:textId="77777777" w:rsidR="00E520F2" w:rsidRDefault="00731819">
      <w:r>
        <w:t>The resource type (</w:t>
      </w:r>
      <w:proofErr w:type="gramStart"/>
      <w:r>
        <w:t>rt</w:t>
      </w:r>
      <w:proofErr w:type="gramEnd"/>
      <w:r>
        <w:t>) is defined as: oic.wk.scenemember.</w:t>
      </w:r>
    </w:p>
    <w:p w14:paraId="6432272A" w14:textId="77777777" w:rsidR="00E520F2" w:rsidRDefault="00731819">
      <w:pPr>
        <w:pStyle w:val="ANNEX-heading2"/>
      </w:pPr>
      <w:bookmarkStart w:id="15290" w:name="_Toc509367354"/>
      <w:r>
        <w:t>RAML Definition</w:t>
      </w:r>
      <w:bookmarkEnd w:id="15290"/>
    </w:p>
    <w:p w14:paraId="73155963" w14:textId="77777777" w:rsidR="00E520F2" w:rsidRDefault="00731819">
      <w:pPr>
        <w:pStyle w:val="CODE-GREEN"/>
      </w:pPr>
      <w:r>
        <w:t>#%RAML 0.8</w:t>
      </w:r>
    </w:p>
    <w:p w14:paraId="151310B8" w14:textId="77777777" w:rsidR="00E520F2" w:rsidRDefault="00731819">
      <w:pPr>
        <w:pStyle w:val="CODE-YELLOW"/>
      </w:pPr>
      <w:r>
        <w:t xml:space="preserve">title: </w:t>
      </w:r>
      <w:r>
        <w:rPr>
          <w:i/>
        </w:rPr>
        <w:t>Scene</w:t>
      </w:r>
    </w:p>
    <w:p w14:paraId="17753019" w14:textId="77777777" w:rsidR="00E520F2" w:rsidRDefault="00731819">
      <w:pPr>
        <w:pStyle w:val="CODE-YELLOW"/>
      </w:pPr>
      <w:r>
        <w:t xml:space="preserve">version: </w:t>
      </w:r>
      <w:r>
        <w:rPr>
          <w:i/>
        </w:rPr>
        <w:t>v1-20160622</w:t>
      </w:r>
    </w:p>
    <w:p w14:paraId="05C2ECFA" w14:textId="77777777" w:rsidR="00E520F2" w:rsidRDefault="00731819">
      <w:pPr>
        <w:pStyle w:val="CODE-AQUA"/>
      </w:pPr>
      <w:r>
        <w:t>traits:</w:t>
      </w:r>
    </w:p>
    <w:p w14:paraId="2209E7A6" w14:textId="77777777" w:rsidR="00E520F2" w:rsidRDefault="00731819">
      <w:pPr>
        <w:pStyle w:val="CODE-AQUA"/>
      </w:pPr>
      <w:r>
        <w:t xml:space="preserve"> - interface :</w:t>
      </w:r>
    </w:p>
    <w:p w14:paraId="710880F3" w14:textId="77777777" w:rsidR="00E520F2" w:rsidRDefault="00731819">
      <w:pPr>
        <w:pStyle w:val="CODE-AQUA"/>
      </w:pPr>
      <w:r>
        <w:t xml:space="preserve">     queryParameters: </w:t>
      </w:r>
    </w:p>
    <w:p w14:paraId="6E47EC93" w14:textId="77777777" w:rsidR="00E520F2" w:rsidRDefault="00731819">
      <w:pPr>
        <w:pStyle w:val="CODE-BLUE"/>
      </w:pPr>
      <w:r>
        <w:t xml:space="preserve">       if:</w:t>
      </w:r>
    </w:p>
    <w:p w14:paraId="584BBECF" w14:textId="77777777" w:rsidR="00E520F2" w:rsidRDefault="00731819">
      <w:pPr>
        <w:pStyle w:val="CODE-BLUE"/>
      </w:pPr>
      <w:r>
        <w:t xml:space="preserve">         enum: ["oic.if.a", "oic.if.ll", "oic.if.baseline"]</w:t>
      </w:r>
    </w:p>
    <w:p w14:paraId="6CE3EB54" w14:textId="77777777" w:rsidR="00E520F2" w:rsidRDefault="00E520F2"/>
    <w:p w14:paraId="7EC7F770" w14:textId="77777777" w:rsidR="00E520F2" w:rsidRDefault="00731819">
      <w:pPr>
        <w:pStyle w:val="CODE-BLUE"/>
      </w:pPr>
      <w:r>
        <w:t>/SceneMemberResURI:</w:t>
      </w:r>
    </w:p>
    <w:p w14:paraId="586C82B1" w14:textId="77777777" w:rsidR="00E520F2" w:rsidRDefault="00731819">
      <w:pPr>
        <w:pStyle w:val="CODE-YELLOW"/>
      </w:pPr>
      <w:r>
        <w:t xml:space="preserve">  description: |</w:t>
      </w:r>
    </w:p>
    <w:p w14:paraId="55DE95A5" w14:textId="77777777" w:rsidR="00E520F2" w:rsidRDefault="00731819">
      <w:pPr>
        <w:pStyle w:val="CODE-YELLOW"/>
      </w:pPr>
      <w:r>
        <w:t xml:space="preserve">    Collection that models a scene member.</w:t>
      </w:r>
      <w:r>
        <w:br/>
      </w:r>
    </w:p>
    <w:p w14:paraId="571FB082" w14:textId="77777777" w:rsidR="00E520F2" w:rsidRDefault="00731819">
      <w:pPr>
        <w:pStyle w:val="CODE-AQUA"/>
      </w:pPr>
      <w:r>
        <w:t xml:space="preserve">  get:</w:t>
      </w:r>
    </w:p>
    <w:p w14:paraId="75C355B2" w14:textId="77777777" w:rsidR="00E520F2" w:rsidRDefault="00731819">
      <w:pPr>
        <w:pStyle w:val="CODE-YELLOW"/>
      </w:pPr>
      <w:r>
        <w:t xml:space="preserve">    description: |</w:t>
      </w:r>
    </w:p>
    <w:p w14:paraId="61BB9223" w14:textId="77777777" w:rsidR="00E520F2" w:rsidRDefault="00731819">
      <w:pPr>
        <w:pStyle w:val="CODE-YELLOW"/>
      </w:pPr>
      <w:r>
        <w:t xml:space="preserve">      Provides the scene member</w:t>
      </w:r>
      <w:r>
        <w:br/>
      </w:r>
    </w:p>
    <w:p w14:paraId="73E227F2" w14:textId="77777777" w:rsidR="00E520F2" w:rsidRDefault="00731819">
      <w:pPr>
        <w:pStyle w:val="CODE-AQUA"/>
      </w:pPr>
      <w:r>
        <w:t xml:space="preserve">    responses :</w:t>
      </w:r>
    </w:p>
    <w:p w14:paraId="462369F2" w14:textId="77777777" w:rsidR="00E520F2" w:rsidRDefault="00731819">
      <w:pPr>
        <w:pStyle w:val="CODE-BLUE"/>
      </w:pPr>
      <w:r>
        <w:t xml:space="preserve">      200:</w:t>
      </w:r>
    </w:p>
    <w:p w14:paraId="57A44CA4" w14:textId="77777777" w:rsidR="00E520F2" w:rsidRDefault="00731819">
      <w:pPr>
        <w:pStyle w:val="CODE-AQUA"/>
      </w:pPr>
      <w:r>
        <w:t xml:space="preserve">        body:</w:t>
      </w:r>
    </w:p>
    <w:p w14:paraId="551D26B7" w14:textId="77777777" w:rsidR="00E520F2" w:rsidRDefault="00731819">
      <w:pPr>
        <w:pStyle w:val="CODE-AQUA"/>
      </w:pPr>
      <w:r>
        <w:lastRenderedPageBreak/>
        <w:t xml:space="preserve">          application/json:</w:t>
      </w:r>
    </w:p>
    <w:p w14:paraId="5A630CFA" w14:textId="77777777" w:rsidR="00E520F2" w:rsidRDefault="00731819">
      <w:pPr>
        <w:pStyle w:val="CODE-GREY"/>
      </w:pPr>
      <w:r>
        <w:t xml:space="preserve">            schema</w:t>
      </w:r>
      <w:r>
        <w:rPr>
          <w:rStyle w:val="CODEGREYC"/>
        </w:rPr>
        <w:t>: |</w:t>
      </w:r>
    </w:p>
    <w:p w14:paraId="24F5AC23" w14:textId="77777777" w:rsidR="00E520F2" w:rsidRDefault="00731819">
      <w:pPr>
        <w:pStyle w:val="CODE-BLACK"/>
      </w:pPr>
      <w:r>
        <w:t xml:space="preserve">              {</w:t>
      </w:r>
      <w:r>
        <w:br/>
        <w:t xml:space="preserve">                "$schema": "http://json-schema.org/draft-04/schema#",</w:t>
      </w:r>
      <w:r>
        <w:br/>
        <w:t xml:space="preserve">                "description" : "Copyright (c) 2016, 2017 Open Connectivity Foundation, Inc. All rights reserved.",</w:t>
      </w:r>
      <w:r>
        <w:br/>
        <w:t xml:space="preserve">                "id": "http://www.openconnectivity.org/ocf-apis/core/schemas/oic.sceneMember-schema.json#",</w:t>
      </w:r>
      <w:r>
        <w:br/>
        <w:t xml:space="preserve">                "title" : "Scene Member",</w:t>
      </w:r>
      <w:r>
        <w:br/>
        <w:t xml:space="preserve">                "definitions": {</w:t>
      </w:r>
      <w:r>
        <w:br/>
        <w:t xml:space="preserve">                  "oic.sceneMember": {</w:t>
      </w:r>
      <w:r>
        <w:br/>
        <w:t xml:space="preserve">                    "type": "object",</w:t>
      </w:r>
      <w:r>
        <w:br/>
        <w:t xml:space="preserve">                    "properties": {</w:t>
      </w:r>
      <w:r>
        <w:br/>
        <w:t xml:space="preserve">                      "SceneMappings" : {</w:t>
      </w:r>
      <w:r>
        <w:br/>
        <w:t xml:space="preserve">                        "type": "array",</w:t>
      </w:r>
      <w:r>
        <w:br/>
        <w:t xml:space="preserve">                         "description": "array of mappings per scene, can be one(1)",</w:t>
      </w:r>
      <w:r>
        <w:br/>
        <w:t xml:space="preserve">                         "items": {</w:t>
      </w:r>
      <w:r>
        <w:br/>
        <w:t xml:space="preserve">                            "type": "object",</w:t>
      </w:r>
      <w:r>
        <w:br/>
        <w:t xml:space="preserve">                            "properties": {</w:t>
      </w:r>
      <w:r>
        <w:br/>
        <w:t xml:space="preserve">                              "scene": {</w:t>
      </w:r>
      <w:r>
        <w:br/>
        <w:t xml:space="preserve">                                "type": "string",</w:t>
      </w:r>
      <w:r>
        <w:br/>
        <w:t xml:space="preserve">                                "description": "Specifies a scene value that will be acted upon"</w:t>
      </w:r>
      <w:r>
        <w:br/>
        <w:t xml:space="preserve">                              },</w:t>
      </w:r>
      <w:r>
        <w:br/>
        <w:t xml:space="preserve">                              "memberProperty": {</w:t>
      </w:r>
      <w:r>
        <w:br/>
        <w:t xml:space="preserve">                                "type":  "string",</w:t>
      </w:r>
      <w:r>
        <w:br/>
        <w:t xml:space="preserve">                                "readOnly": true,</w:t>
      </w:r>
      <w:r>
        <w:br/>
        <w:t xml:space="preserve">                                "description": "property name that will be mapped"</w:t>
      </w:r>
      <w:r>
        <w:br/>
        <w:t xml:space="preserve">                              },</w:t>
      </w:r>
      <w:r>
        <w:br/>
        <w:t xml:space="preserve">                              "memberValue": {</w:t>
      </w:r>
      <w:r>
        <w:br/>
        <w:t xml:space="preserve">                                "type": "string",</w:t>
      </w:r>
      <w:r>
        <w:br/>
        <w:t xml:space="preserve">                                "readOnly": true,</w:t>
      </w:r>
      <w:r>
        <w:br/>
        <w:t xml:space="preserve">                                "description": "value of the Member Property"</w:t>
      </w:r>
      <w:r>
        <w:br/>
        <w:t xml:space="preserve">                              }</w:t>
      </w:r>
      <w:r>
        <w:br/>
        <w:t xml:space="preserve">                            },</w:t>
      </w:r>
      <w:r>
        <w:br/>
        <w:t xml:space="preserve">                            "required": [ "scene", "memberProperty", "memberValue" ]</w:t>
      </w:r>
      <w:r>
        <w:br/>
        <w:t xml:space="preserve">                          }</w:t>
      </w:r>
      <w:r>
        <w:br/>
        <w:t xml:space="preserve">                      },</w:t>
      </w:r>
      <w:r>
        <w:br/>
        <w:t xml:space="preserve">                      "link": {</w:t>
      </w:r>
      <w:r>
        <w:br/>
        <w:t xml:space="preserve">                        "allOf": [</w:t>
      </w:r>
      <w:r>
        <w:br/>
        <w:t xml:space="preserve">                          {</w:t>
      </w:r>
      <w:r>
        <w:br/>
        <w:t xml:space="preserve">                            "$ref": "oic.oic-link-schema.json#/definitions/oic.oic-link"</w:t>
      </w:r>
      <w:r>
        <w:br/>
        <w:t xml:space="preserve">                          },</w:t>
      </w:r>
      <w:r>
        <w:br/>
        <w:t xml:space="preserve">                          {</w:t>
      </w:r>
      <w:r>
        <w:br/>
        <w:t xml:space="preserve">                            "description": "OCF link that points to a resource"</w:t>
      </w:r>
      <w:r>
        <w:br/>
        <w:t xml:space="preserve">                          }</w:t>
      </w:r>
      <w:r>
        <w:br/>
        <w:t xml:space="preserve">                        ]</w:t>
      </w:r>
      <w:r>
        <w:br/>
        <w:t xml:space="preserve">                      }</w:t>
      </w:r>
      <w:r>
        <w:br/>
        <w:t xml:space="preserve">                    },</w:t>
      </w:r>
      <w:r>
        <w:br/>
        <w:t xml:space="preserve">                    "required": [ "link" ]</w:t>
      </w:r>
      <w:r>
        <w:br/>
        <w:t xml:space="preserve">                  }</w:t>
      </w:r>
      <w:r>
        <w:br/>
        <w:t xml:space="preserve">                },</w:t>
      </w:r>
      <w:r>
        <w:br/>
        <w:t xml:space="preserve">              </w:t>
      </w:r>
      <w:r>
        <w:br/>
        <w:t xml:space="preserve">                "type": "object",</w:t>
      </w:r>
      <w:r>
        <w:br/>
        <w:t xml:space="preserve">                "allOf" : [</w:t>
      </w:r>
      <w:r>
        <w:br/>
        <w:t xml:space="preserve">                  { "$ref": "oic.core-schema.json#/definitions/oic.core" },</w:t>
      </w:r>
      <w:r>
        <w:br/>
        <w:t xml:space="preserve">                  { "$ref": "#/definitions/oic.sceneMember" }</w:t>
      </w:r>
      <w:r>
        <w:br/>
        <w:t xml:space="preserve">                ]</w:t>
      </w:r>
      <w:r>
        <w:br/>
        <w:t xml:space="preserve">              }</w:t>
      </w:r>
      <w:r>
        <w:br/>
      </w:r>
    </w:p>
    <w:p w14:paraId="7FD981F8" w14:textId="77777777" w:rsidR="00E520F2" w:rsidRDefault="00731819">
      <w:pPr>
        <w:pStyle w:val="CODE-GREY"/>
      </w:pPr>
      <w:r>
        <w:t xml:space="preserve">            example</w:t>
      </w:r>
      <w:r>
        <w:rPr>
          <w:rStyle w:val="CODEGREYC"/>
        </w:rPr>
        <w:t>: |</w:t>
      </w:r>
    </w:p>
    <w:p w14:paraId="565BFD54" w14:textId="77777777" w:rsidR="00E520F2" w:rsidRDefault="00731819">
      <w:pPr>
        <w:pStyle w:val="CODE-BLACK"/>
      </w:pPr>
      <w:r>
        <w:t xml:space="preserve">              {</w:t>
      </w:r>
      <w:r>
        <w:br/>
        <w:t xml:space="preserve">                "rt": ["oic.wk.scenemember"],</w:t>
      </w:r>
      <w:r>
        <w:br/>
        <w:t xml:space="preserve">                "id": "0685B960-FFFF-46F7-BEC0-9E6234671ADC1",</w:t>
      </w:r>
      <w:r>
        <w:br/>
        <w:t xml:space="preserve">                "n": "my binary switch (for light bulb) mappings",</w:t>
      </w:r>
      <w:r>
        <w:br/>
        <w:t xml:space="preserve">                "link": {</w:t>
      </w:r>
      <w:r>
        <w:br/>
        <w:t xml:space="preserve">                  "href": "binarySwitch",</w:t>
      </w:r>
      <w:r>
        <w:br/>
        <w:t xml:space="preserve">                  "rt":   ["oic.r.switch.binary"],</w:t>
      </w:r>
      <w:r>
        <w:br/>
        <w:t xml:space="preserve">                  "if":   ["oic.if.a", "oic.if.baseline"],</w:t>
      </w:r>
      <w:r>
        <w:br/>
        <w:t xml:space="preserve">                  "eps": [</w:t>
      </w:r>
      <w:r>
        <w:br/>
      </w:r>
      <w:r>
        <w:lastRenderedPageBreak/>
        <w:t xml:space="preserve">                      {"ep": "coap://[fe80::b1d6]:1111", "pri": 2},</w:t>
      </w:r>
      <w:r>
        <w:br/>
        <w:t xml:space="preserve">                      {"ep": "coaps://[fe80::b1d6]:1122"},</w:t>
      </w:r>
      <w:r>
        <w:br/>
        <w:t xml:space="preserve">                      {"ep": "coap+tcp://[2001:db8:a::123]:2222", "pri": 3}</w:t>
      </w:r>
      <w:r>
        <w:br/>
        <w:t xml:space="preserve">                  ]</w:t>
      </w:r>
      <w:r>
        <w:br/>
        <w:t xml:space="preserve">                },</w:t>
      </w:r>
      <w:r>
        <w:br/>
        <w:t xml:space="preserve">                "sceneMappings": [</w:t>
      </w:r>
      <w:r>
        <w:br/>
        <w:t xml:space="preserve">                 {</w:t>
      </w:r>
      <w:r>
        <w:br/>
        <w:t xml:space="preserve">                   "scene":           "off",</w:t>
      </w:r>
      <w:r>
        <w:br/>
        <w:t xml:space="preserve">                   "memberProperty":  "value",</w:t>
      </w:r>
      <w:r>
        <w:br/>
        <w:t xml:space="preserve">                   "memberValue":     true</w:t>
      </w:r>
      <w:r>
        <w:br/>
        <w:t xml:space="preserve">                 },</w:t>
      </w:r>
      <w:r>
        <w:br/>
        <w:t xml:space="preserve">                 {</w:t>
      </w:r>
      <w:r>
        <w:br/>
        <w:t xml:space="preserve">                   "scene":           "Reading",</w:t>
      </w:r>
      <w:r>
        <w:br/>
        <w:t xml:space="preserve">                   "memberProperty":  "value",</w:t>
      </w:r>
      <w:r>
        <w:br/>
        <w:t xml:space="preserve">                   "memberValue":     false</w:t>
      </w:r>
      <w:r>
        <w:br/>
        <w:t xml:space="preserve">                 },</w:t>
      </w:r>
      <w:r>
        <w:br/>
        <w:t xml:space="preserve">                 {</w:t>
      </w:r>
      <w:r>
        <w:br/>
        <w:t xml:space="preserve">                   "scene":           "TVWatching",</w:t>
      </w:r>
      <w:r>
        <w:br/>
        <w:t xml:space="preserve">                   "memberProperty":  "value",</w:t>
      </w:r>
      <w:r>
        <w:br/>
        <w:t xml:space="preserve">                   "memberValue":     true</w:t>
      </w:r>
      <w:r>
        <w:br/>
        <w:t xml:space="preserve">                 }</w:t>
      </w:r>
      <w:r>
        <w:br/>
        <w:t xml:space="preserve">                ]</w:t>
      </w:r>
      <w:r>
        <w:br/>
        <w:t xml:space="preserve">              }</w:t>
      </w:r>
      <w:r>
        <w:br/>
      </w:r>
    </w:p>
    <w:p w14:paraId="221271A2" w14:textId="77777777" w:rsidR="00E520F2" w:rsidRDefault="00731819">
      <w:pPr>
        <w:pStyle w:val="ANNEX-heading2"/>
      </w:pPr>
      <w:bookmarkStart w:id="15291" w:name="_Toc509367355"/>
      <w:r>
        <w:t>Property Definition</w:t>
      </w:r>
      <w:bookmarkEnd w:id="15291"/>
    </w:p>
    <w:tbl>
      <w:tblPr>
        <w:tblStyle w:val="TABLE-A"/>
        <w:tblW w:w="0" w:type="auto"/>
        <w:tblLook w:val="04A0" w:firstRow="1" w:lastRow="0" w:firstColumn="1" w:lastColumn="0" w:noHBand="0" w:noVBand="1"/>
      </w:tblPr>
      <w:tblGrid>
        <w:gridCol w:w="1904"/>
        <w:gridCol w:w="1858"/>
        <w:gridCol w:w="1864"/>
        <w:gridCol w:w="1859"/>
        <w:gridCol w:w="1865"/>
      </w:tblGrid>
      <w:tr w:rsidR="00E520F2" w14:paraId="1EC4C40D"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389E1FD4" w14:textId="77777777" w:rsidR="00E520F2" w:rsidRDefault="00731819">
            <w:r>
              <w:t>Property name</w:t>
            </w:r>
          </w:p>
        </w:tc>
        <w:tc>
          <w:tcPr>
            <w:tcW w:w="1872" w:type="dxa"/>
          </w:tcPr>
          <w:p w14:paraId="2537E8E6" w14:textId="77777777" w:rsidR="00E520F2" w:rsidRDefault="00731819">
            <w:r>
              <w:t>Value type</w:t>
            </w:r>
          </w:p>
        </w:tc>
        <w:tc>
          <w:tcPr>
            <w:tcW w:w="1872" w:type="dxa"/>
          </w:tcPr>
          <w:p w14:paraId="6CEE9412" w14:textId="77777777" w:rsidR="00E520F2" w:rsidRDefault="00731819">
            <w:r>
              <w:t>Mandatory</w:t>
            </w:r>
          </w:p>
        </w:tc>
        <w:tc>
          <w:tcPr>
            <w:tcW w:w="1872" w:type="dxa"/>
          </w:tcPr>
          <w:p w14:paraId="17B3728C" w14:textId="77777777" w:rsidR="00E520F2" w:rsidRDefault="00731819">
            <w:r>
              <w:t>Access mode</w:t>
            </w:r>
          </w:p>
        </w:tc>
        <w:tc>
          <w:tcPr>
            <w:tcW w:w="1872" w:type="dxa"/>
          </w:tcPr>
          <w:p w14:paraId="5A3E3003" w14:textId="77777777" w:rsidR="00E520F2" w:rsidRDefault="00731819">
            <w:r>
              <w:t>Description</w:t>
            </w:r>
          </w:p>
        </w:tc>
      </w:tr>
      <w:tr w:rsidR="00E520F2" w14:paraId="02E42A2A" w14:textId="77777777">
        <w:tc>
          <w:tcPr>
            <w:tcW w:w="1872" w:type="dxa"/>
          </w:tcPr>
          <w:p w14:paraId="7DA1DBD8" w14:textId="77777777" w:rsidR="00E520F2" w:rsidRDefault="00731819">
            <w:r>
              <w:t>SceneMappings</w:t>
            </w:r>
          </w:p>
        </w:tc>
        <w:tc>
          <w:tcPr>
            <w:tcW w:w="1872" w:type="dxa"/>
          </w:tcPr>
          <w:p w14:paraId="457BE55B" w14:textId="77777777" w:rsidR="00E520F2" w:rsidRDefault="00731819">
            <w:r>
              <w:t>array: see schema</w:t>
            </w:r>
          </w:p>
        </w:tc>
        <w:tc>
          <w:tcPr>
            <w:tcW w:w="1872" w:type="dxa"/>
          </w:tcPr>
          <w:p w14:paraId="3D1A9F83" w14:textId="77777777" w:rsidR="00E520F2" w:rsidRDefault="00E520F2"/>
        </w:tc>
        <w:tc>
          <w:tcPr>
            <w:tcW w:w="1872" w:type="dxa"/>
          </w:tcPr>
          <w:p w14:paraId="41663B0F" w14:textId="77777777" w:rsidR="00E520F2" w:rsidRDefault="00E520F2"/>
        </w:tc>
        <w:tc>
          <w:tcPr>
            <w:tcW w:w="1872" w:type="dxa"/>
          </w:tcPr>
          <w:p w14:paraId="09F47975" w14:textId="77777777" w:rsidR="00E520F2" w:rsidRDefault="00731819">
            <w:r>
              <w:t>array of mappings per scene, can be one(1)</w:t>
            </w:r>
          </w:p>
        </w:tc>
      </w:tr>
      <w:tr w:rsidR="00E520F2" w14:paraId="0CAEAF38" w14:textId="77777777">
        <w:tc>
          <w:tcPr>
            <w:tcW w:w="1872" w:type="dxa"/>
          </w:tcPr>
          <w:p w14:paraId="06324AA1" w14:textId="77777777" w:rsidR="00E520F2" w:rsidRDefault="00731819">
            <w:r>
              <w:t>memberValue</w:t>
            </w:r>
            <w:r>
              <w:br/>
              <w:t>(SceneMappings)</w:t>
            </w:r>
          </w:p>
        </w:tc>
        <w:tc>
          <w:tcPr>
            <w:tcW w:w="1872" w:type="dxa"/>
          </w:tcPr>
          <w:p w14:paraId="5265ACE6" w14:textId="77777777" w:rsidR="00E520F2" w:rsidRDefault="00731819">
            <w:r>
              <w:t>string</w:t>
            </w:r>
          </w:p>
        </w:tc>
        <w:tc>
          <w:tcPr>
            <w:tcW w:w="1872" w:type="dxa"/>
          </w:tcPr>
          <w:p w14:paraId="21A6DD0C" w14:textId="77777777" w:rsidR="00E520F2" w:rsidRDefault="00731819">
            <w:r>
              <w:t>yes</w:t>
            </w:r>
          </w:p>
        </w:tc>
        <w:tc>
          <w:tcPr>
            <w:tcW w:w="1872" w:type="dxa"/>
          </w:tcPr>
          <w:p w14:paraId="197AD653" w14:textId="77777777" w:rsidR="00E520F2" w:rsidRDefault="00731819">
            <w:r>
              <w:t>Read Only</w:t>
            </w:r>
          </w:p>
        </w:tc>
        <w:tc>
          <w:tcPr>
            <w:tcW w:w="1872" w:type="dxa"/>
          </w:tcPr>
          <w:p w14:paraId="187CF423" w14:textId="77777777" w:rsidR="00E520F2" w:rsidRDefault="00731819">
            <w:r>
              <w:t>value of the Member Property</w:t>
            </w:r>
          </w:p>
        </w:tc>
      </w:tr>
      <w:tr w:rsidR="00E520F2" w14:paraId="6B6F369E" w14:textId="77777777">
        <w:tc>
          <w:tcPr>
            <w:tcW w:w="1872" w:type="dxa"/>
          </w:tcPr>
          <w:p w14:paraId="2484BC48" w14:textId="77777777" w:rsidR="00E520F2" w:rsidRDefault="00731819">
            <w:r>
              <w:t>memberProperty</w:t>
            </w:r>
            <w:r>
              <w:br/>
              <w:t>(SceneMappings)</w:t>
            </w:r>
          </w:p>
        </w:tc>
        <w:tc>
          <w:tcPr>
            <w:tcW w:w="1872" w:type="dxa"/>
          </w:tcPr>
          <w:p w14:paraId="1337CDD5" w14:textId="77777777" w:rsidR="00E520F2" w:rsidRDefault="00731819">
            <w:r>
              <w:t>string</w:t>
            </w:r>
          </w:p>
        </w:tc>
        <w:tc>
          <w:tcPr>
            <w:tcW w:w="1872" w:type="dxa"/>
          </w:tcPr>
          <w:p w14:paraId="5EE01648" w14:textId="77777777" w:rsidR="00E520F2" w:rsidRDefault="00731819">
            <w:r>
              <w:t>yes</w:t>
            </w:r>
          </w:p>
        </w:tc>
        <w:tc>
          <w:tcPr>
            <w:tcW w:w="1872" w:type="dxa"/>
          </w:tcPr>
          <w:p w14:paraId="55C3A0F2" w14:textId="77777777" w:rsidR="00E520F2" w:rsidRDefault="00731819">
            <w:r>
              <w:t>Read Only</w:t>
            </w:r>
          </w:p>
        </w:tc>
        <w:tc>
          <w:tcPr>
            <w:tcW w:w="1872" w:type="dxa"/>
          </w:tcPr>
          <w:p w14:paraId="4D02471E" w14:textId="77777777" w:rsidR="00E520F2" w:rsidRDefault="00731819">
            <w:r>
              <w:t>property name that will be mapped</w:t>
            </w:r>
          </w:p>
        </w:tc>
      </w:tr>
      <w:tr w:rsidR="00E520F2" w14:paraId="5996EB5D" w14:textId="77777777">
        <w:tc>
          <w:tcPr>
            <w:tcW w:w="1872" w:type="dxa"/>
          </w:tcPr>
          <w:p w14:paraId="248F3ABE" w14:textId="77777777" w:rsidR="00E520F2" w:rsidRDefault="00731819">
            <w:r>
              <w:t>scene</w:t>
            </w:r>
            <w:r>
              <w:br/>
              <w:t>(SceneMappings)</w:t>
            </w:r>
          </w:p>
        </w:tc>
        <w:tc>
          <w:tcPr>
            <w:tcW w:w="1872" w:type="dxa"/>
          </w:tcPr>
          <w:p w14:paraId="25CD61DE" w14:textId="77777777" w:rsidR="00E520F2" w:rsidRDefault="00731819">
            <w:r>
              <w:t>string</w:t>
            </w:r>
          </w:p>
        </w:tc>
        <w:tc>
          <w:tcPr>
            <w:tcW w:w="1872" w:type="dxa"/>
          </w:tcPr>
          <w:p w14:paraId="53304921" w14:textId="77777777" w:rsidR="00E520F2" w:rsidRDefault="00731819">
            <w:r>
              <w:t>yes</w:t>
            </w:r>
          </w:p>
        </w:tc>
        <w:tc>
          <w:tcPr>
            <w:tcW w:w="1872" w:type="dxa"/>
          </w:tcPr>
          <w:p w14:paraId="7E725BC3" w14:textId="77777777" w:rsidR="00E520F2" w:rsidRDefault="00E520F2"/>
        </w:tc>
        <w:tc>
          <w:tcPr>
            <w:tcW w:w="1872" w:type="dxa"/>
          </w:tcPr>
          <w:p w14:paraId="043753CF" w14:textId="77777777" w:rsidR="00E520F2" w:rsidRDefault="00731819">
            <w:r>
              <w:t>Specifies a scene value that will be acted upon</w:t>
            </w:r>
          </w:p>
        </w:tc>
      </w:tr>
      <w:tr w:rsidR="00E520F2" w14:paraId="12D4681C" w14:textId="77777777">
        <w:tc>
          <w:tcPr>
            <w:tcW w:w="1872" w:type="dxa"/>
          </w:tcPr>
          <w:p w14:paraId="0DD02D59" w14:textId="77777777" w:rsidR="00E520F2" w:rsidRDefault="00731819">
            <w:r>
              <w:t>link</w:t>
            </w:r>
          </w:p>
        </w:tc>
        <w:tc>
          <w:tcPr>
            <w:tcW w:w="1872" w:type="dxa"/>
          </w:tcPr>
          <w:p w14:paraId="06686BA7" w14:textId="77777777" w:rsidR="00E520F2" w:rsidRDefault="00731819">
            <w:r>
              <w:t>multiple types: see schema</w:t>
            </w:r>
          </w:p>
        </w:tc>
        <w:tc>
          <w:tcPr>
            <w:tcW w:w="1872" w:type="dxa"/>
          </w:tcPr>
          <w:p w14:paraId="6EF6A19C" w14:textId="77777777" w:rsidR="00E520F2" w:rsidRDefault="00731819">
            <w:r>
              <w:t>yes</w:t>
            </w:r>
          </w:p>
        </w:tc>
        <w:tc>
          <w:tcPr>
            <w:tcW w:w="1872" w:type="dxa"/>
          </w:tcPr>
          <w:p w14:paraId="06A2C381" w14:textId="77777777" w:rsidR="00E520F2" w:rsidRDefault="00E520F2"/>
        </w:tc>
        <w:tc>
          <w:tcPr>
            <w:tcW w:w="1872" w:type="dxa"/>
          </w:tcPr>
          <w:p w14:paraId="2D32D9A5" w14:textId="77777777" w:rsidR="00E520F2" w:rsidRDefault="00E520F2"/>
        </w:tc>
      </w:tr>
    </w:tbl>
    <w:p w14:paraId="79AAB37D" w14:textId="77777777" w:rsidR="00E520F2" w:rsidRDefault="00731819">
      <w:pPr>
        <w:pStyle w:val="ANNEX-heading2"/>
      </w:pPr>
      <w:bookmarkStart w:id="15292" w:name="_Toc509367356"/>
      <w:r>
        <w:t>CRUDN behaviour</w:t>
      </w:r>
      <w:bookmarkEnd w:id="15292"/>
    </w:p>
    <w:tbl>
      <w:tblPr>
        <w:tblStyle w:val="TABLE-A"/>
        <w:tblW w:w="0" w:type="auto"/>
        <w:tblLook w:val="04A0" w:firstRow="1" w:lastRow="0" w:firstColumn="1" w:lastColumn="0" w:noHBand="0" w:noVBand="1"/>
      </w:tblPr>
      <w:tblGrid>
        <w:gridCol w:w="2417"/>
        <w:gridCol w:w="1394"/>
        <w:gridCol w:w="1359"/>
        <w:gridCol w:w="1409"/>
        <w:gridCol w:w="1390"/>
        <w:gridCol w:w="1381"/>
      </w:tblGrid>
      <w:tr w:rsidR="00E520F2" w14:paraId="3693BFEB"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24B4C0E4" w14:textId="77777777" w:rsidR="00E520F2" w:rsidRDefault="00731819">
            <w:r>
              <w:t>Resource</w:t>
            </w:r>
          </w:p>
        </w:tc>
        <w:tc>
          <w:tcPr>
            <w:tcW w:w="1560" w:type="dxa"/>
          </w:tcPr>
          <w:p w14:paraId="4558B5AE" w14:textId="77777777" w:rsidR="00E520F2" w:rsidRDefault="00731819">
            <w:r>
              <w:t>Create</w:t>
            </w:r>
          </w:p>
        </w:tc>
        <w:tc>
          <w:tcPr>
            <w:tcW w:w="1560" w:type="dxa"/>
          </w:tcPr>
          <w:p w14:paraId="773EBFA8" w14:textId="77777777" w:rsidR="00E520F2" w:rsidRDefault="00731819">
            <w:r>
              <w:t>Read</w:t>
            </w:r>
          </w:p>
        </w:tc>
        <w:tc>
          <w:tcPr>
            <w:tcW w:w="1560" w:type="dxa"/>
          </w:tcPr>
          <w:p w14:paraId="3D4B7C01" w14:textId="77777777" w:rsidR="00E520F2" w:rsidRDefault="00731819">
            <w:r>
              <w:t>Update</w:t>
            </w:r>
          </w:p>
        </w:tc>
        <w:tc>
          <w:tcPr>
            <w:tcW w:w="1560" w:type="dxa"/>
          </w:tcPr>
          <w:p w14:paraId="13E10277" w14:textId="77777777" w:rsidR="00E520F2" w:rsidRDefault="00731819">
            <w:r>
              <w:t>Delete</w:t>
            </w:r>
          </w:p>
        </w:tc>
        <w:tc>
          <w:tcPr>
            <w:tcW w:w="1560" w:type="dxa"/>
          </w:tcPr>
          <w:p w14:paraId="3A284960" w14:textId="77777777" w:rsidR="00E520F2" w:rsidRDefault="00731819">
            <w:r>
              <w:t>Notify</w:t>
            </w:r>
          </w:p>
        </w:tc>
      </w:tr>
      <w:tr w:rsidR="00E520F2" w14:paraId="0DDE5444" w14:textId="77777777">
        <w:tc>
          <w:tcPr>
            <w:tcW w:w="1560" w:type="dxa"/>
          </w:tcPr>
          <w:p w14:paraId="5D365E41" w14:textId="77777777" w:rsidR="00E520F2" w:rsidRDefault="00731819">
            <w:r>
              <w:t>/SceneMemberResURI</w:t>
            </w:r>
          </w:p>
        </w:tc>
        <w:tc>
          <w:tcPr>
            <w:tcW w:w="1560" w:type="dxa"/>
          </w:tcPr>
          <w:p w14:paraId="09CAD32F" w14:textId="77777777" w:rsidR="00E520F2" w:rsidRDefault="00E520F2"/>
        </w:tc>
        <w:tc>
          <w:tcPr>
            <w:tcW w:w="1560" w:type="dxa"/>
          </w:tcPr>
          <w:p w14:paraId="4514774F" w14:textId="77777777" w:rsidR="00E520F2" w:rsidRDefault="00731819">
            <w:r>
              <w:t>get</w:t>
            </w:r>
          </w:p>
        </w:tc>
        <w:tc>
          <w:tcPr>
            <w:tcW w:w="1560" w:type="dxa"/>
          </w:tcPr>
          <w:p w14:paraId="3D31E53F" w14:textId="77777777" w:rsidR="00E520F2" w:rsidRDefault="00E520F2"/>
        </w:tc>
        <w:tc>
          <w:tcPr>
            <w:tcW w:w="1560" w:type="dxa"/>
          </w:tcPr>
          <w:p w14:paraId="3E3469AB" w14:textId="77777777" w:rsidR="00E520F2" w:rsidRDefault="00E520F2"/>
        </w:tc>
        <w:tc>
          <w:tcPr>
            <w:tcW w:w="1560" w:type="dxa"/>
          </w:tcPr>
          <w:p w14:paraId="7BC69F68" w14:textId="77777777" w:rsidR="00E520F2" w:rsidRDefault="00E520F2"/>
        </w:tc>
      </w:tr>
    </w:tbl>
    <w:p w14:paraId="2553755E" w14:textId="77777777" w:rsidR="00E520F2" w:rsidRDefault="00731819">
      <w:pPr>
        <w:pStyle w:val="ANNEX-heading1"/>
      </w:pPr>
      <w:bookmarkStart w:id="15293" w:name="_Ref505355266"/>
      <w:bookmarkStart w:id="15294" w:name="_Ref505355290"/>
      <w:bookmarkStart w:id="15295" w:name="_Toc509367357"/>
      <w:r>
        <w:t>Resource directory resource</w:t>
      </w:r>
      <w:bookmarkEnd w:id="15293"/>
      <w:bookmarkEnd w:id="15294"/>
      <w:bookmarkEnd w:id="15295"/>
    </w:p>
    <w:p w14:paraId="0DCA67A0" w14:textId="77777777" w:rsidR="00E520F2" w:rsidRDefault="00731819">
      <w:pPr>
        <w:pStyle w:val="ANNEX-heading2"/>
      </w:pPr>
      <w:bookmarkStart w:id="15296" w:name="_Toc509367358"/>
      <w:r>
        <w:t>Introduction</w:t>
      </w:r>
      <w:bookmarkEnd w:id="15296"/>
    </w:p>
    <w:p w14:paraId="28F61BC0" w14:textId="77777777" w:rsidR="00E520F2" w:rsidRDefault="00731819">
      <w:r>
        <w:t xml:space="preserve">Resource to be exposed by any Device that can act as a Resource Directory. 1) Provides selector criteria (e.g., integer) with GET request 2) Publish a Link in /oic/res with POST request </w:t>
      </w:r>
    </w:p>
    <w:p w14:paraId="04935830" w14:textId="77777777" w:rsidR="00E520F2" w:rsidRDefault="00731819">
      <w:pPr>
        <w:pStyle w:val="ANNEX-heading2"/>
      </w:pPr>
      <w:bookmarkStart w:id="15297" w:name="_Toc509367359"/>
      <w:r>
        <w:t>Wellknown URI</w:t>
      </w:r>
      <w:bookmarkEnd w:id="15297"/>
    </w:p>
    <w:p w14:paraId="23AAEF33" w14:textId="77777777" w:rsidR="00E520F2" w:rsidRDefault="00731819">
      <w:r>
        <w:t>/oic/rd</w:t>
      </w:r>
    </w:p>
    <w:p w14:paraId="6FA72F1F" w14:textId="77777777" w:rsidR="00E520F2" w:rsidRDefault="00731819">
      <w:pPr>
        <w:pStyle w:val="ANNEX-heading2"/>
      </w:pPr>
      <w:bookmarkStart w:id="15298" w:name="_Toc509367360"/>
      <w:r>
        <w:t>Resource Type</w:t>
      </w:r>
      <w:bookmarkEnd w:id="15298"/>
    </w:p>
    <w:p w14:paraId="7BC7AFEB" w14:textId="77777777" w:rsidR="00E520F2" w:rsidRDefault="00731819">
      <w:r>
        <w:t>The resource type (</w:t>
      </w:r>
      <w:proofErr w:type="gramStart"/>
      <w:r>
        <w:t>rt</w:t>
      </w:r>
      <w:proofErr w:type="gramEnd"/>
      <w:r>
        <w:t>) is defined as: oic.wk.rd.</w:t>
      </w:r>
    </w:p>
    <w:p w14:paraId="36B4CDB9" w14:textId="77777777" w:rsidR="00E520F2" w:rsidRDefault="00731819">
      <w:pPr>
        <w:pStyle w:val="ANNEX-heading2"/>
      </w:pPr>
      <w:bookmarkStart w:id="15299" w:name="_Toc509367361"/>
      <w:r>
        <w:t>RAML Definition</w:t>
      </w:r>
      <w:bookmarkEnd w:id="15299"/>
    </w:p>
    <w:p w14:paraId="5144F5B7" w14:textId="77777777" w:rsidR="00E520F2" w:rsidRDefault="00731819">
      <w:pPr>
        <w:pStyle w:val="CODE-GREEN"/>
      </w:pPr>
      <w:r>
        <w:t>#%RAML 0.8</w:t>
      </w:r>
    </w:p>
    <w:p w14:paraId="5D936092" w14:textId="77777777" w:rsidR="00E520F2" w:rsidRDefault="00731819">
      <w:pPr>
        <w:pStyle w:val="CODE-YELLOW"/>
      </w:pPr>
      <w:r>
        <w:lastRenderedPageBreak/>
        <w:t xml:space="preserve">title: </w:t>
      </w:r>
      <w:r>
        <w:rPr>
          <w:i/>
        </w:rPr>
        <w:t>Resource Directory</w:t>
      </w:r>
    </w:p>
    <w:p w14:paraId="79EC9AE0" w14:textId="77777777" w:rsidR="00E520F2" w:rsidRDefault="00731819">
      <w:pPr>
        <w:pStyle w:val="CODE-YELLOW"/>
      </w:pPr>
      <w:r>
        <w:t xml:space="preserve">version: </w:t>
      </w:r>
      <w:r>
        <w:rPr>
          <w:i/>
        </w:rPr>
        <w:t>v1-20160622</w:t>
      </w:r>
    </w:p>
    <w:p w14:paraId="04FE7B6A" w14:textId="77777777" w:rsidR="00E520F2" w:rsidRDefault="00731819">
      <w:pPr>
        <w:pStyle w:val="CODE-AQUA"/>
      </w:pPr>
      <w:r>
        <w:t>traits:</w:t>
      </w:r>
    </w:p>
    <w:p w14:paraId="31D144AF" w14:textId="77777777" w:rsidR="00E520F2" w:rsidRDefault="00731819">
      <w:pPr>
        <w:pStyle w:val="CODE-AQUA"/>
      </w:pPr>
      <w:r>
        <w:t xml:space="preserve"> - rdgetinterface :</w:t>
      </w:r>
    </w:p>
    <w:p w14:paraId="4444C9BC" w14:textId="77777777" w:rsidR="00E520F2" w:rsidRDefault="00731819">
      <w:pPr>
        <w:pStyle w:val="CODE-AQUA"/>
      </w:pPr>
      <w:r>
        <w:t xml:space="preserve">     queryParameters: </w:t>
      </w:r>
    </w:p>
    <w:p w14:paraId="1DFC1B2C" w14:textId="77777777" w:rsidR="00E520F2" w:rsidRDefault="00731819">
      <w:pPr>
        <w:pStyle w:val="CODE-BLUE"/>
      </w:pPr>
      <w:r>
        <w:t xml:space="preserve">       if:</w:t>
      </w:r>
    </w:p>
    <w:p w14:paraId="6BAB33B5" w14:textId="77777777" w:rsidR="00E520F2" w:rsidRDefault="00731819">
      <w:pPr>
        <w:pStyle w:val="CODE-BLUE"/>
      </w:pPr>
      <w:r>
        <w:t xml:space="preserve">         enum: ["oic.if.baseline"]</w:t>
      </w:r>
    </w:p>
    <w:p w14:paraId="21EBA6F5" w14:textId="77777777" w:rsidR="00E520F2" w:rsidRDefault="00731819">
      <w:pPr>
        <w:pStyle w:val="CODE-BLUE"/>
      </w:pPr>
      <w:r>
        <w:t xml:space="preserve">         description: Interface is optional since there is only one interface supported for the Resource Type</w:t>
      </w:r>
      <w:r>
        <w:br/>
        <w:t>Both for RD selection and for publish.</w:t>
      </w:r>
      <w:r>
        <w:br/>
        <w:t>Example:  GET /oic/rd?if=oic.if.baseline</w:t>
      </w:r>
      <w:r>
        <w:br/>
      </w:r>
    </w:p>
    <w:p w14:paraId="6870D6C0" w14:textId="77777777" w:rsidR="00E520F2" w:rsidRDefault="00731819">
      <w:pPr>
        <w:pStyle w:val="CODE-AQUA"/>
      </w:pPr>
      <w:r>
        <w:t xml:space="preserve"> - rdpostinterface :</w:t>
      </w:r>
    </w:p>
    <w:p w14:paraId="4BEB641B" w14:textId="77777777" w:rsidR="00E520F2" w:rsidRDefault="00731819">
      <w:pPr>
        <w:pStyle w:val="CODE-AQUA"/>
      </w:pPr>
      <w:r>
        <w:t xml:space="preserve">     queryParameters: </w:t>
      </w:r>
    </w:p>
    <w:p w14:paraId="206C5047" w14:textId="77777777" w:rsidR="00E520F2" w:rsidRDefault="00731819">
      <w:pPr>
        <w:pStyle w:val="CODE-BLUE"/>
      </w:pPr>
      <w:r>
        <w:t xml:space="preserve">       if:</w:t>
      </w:r>
    </w:p>
    <w:p w14:paraId="76507FEB" w14:textId="77777777" w:rsidR="00E520F2" w:rsidRDefault="00731819">
      <w:pPr>
        <w:pStyle w:val="CODE-BLUE"/>
      </w:pPr>
      <w:r>
        <w:t xml:space="preserve">         enum: ["oic.if.baseline"]</w:t>
      </w:r>
    </w:p>
    <w:p w14:paraId="09484932" w14:textId="77777777" w:rsidR="00E520F2" w:rsidRDefault="00731819">
      <w:pPr>
        <w:pStyle w:val="CODE-BLUE"/>
      </w:pPr>
      <w:r>
        <w:t xml:space="preserve">         description: Interface is optional since there is only one interface supported for the Resource Type</w:t>
      </w:r>
      <w:r>
        <w:br/>
        <w:t>Both for RD selection and for publish.</w:t>
      </w:r>
      <w:r>
        <w:br/>
        <w:t>Example:  POST /oic/rd?if=oic.if.baseline</w:t>
      </w:r>
      <w:r>
        <w:br/>
      </w:r>
    </w:p>
    <w:p w14:paraId="352CA927" w14:textId="77777777" w:rsidR="00E520F2" w:rsidRDefault="00E520F2"/>
    <w:p w14:paraId="0D621A88" w14:textId="77777777" w:rsidR="00E520F2" w:rsidRDefault="00731819">
      <w:pPr>
        <w:pStyle w:val="CODE-BLUE"/>
      </w:pPr>
      <w:r>
        <w:t>/oic/rd:</w:t>
      </w:r>
    </w:p>
    <w:p w14:paraId="07A09353" w14:textId="77777777" w:rsidR="00E520F2" w:rsidRDefault="00731819">
      <w:pPr>
        <w:pStyle w:val="CODE-YELLOW"/>
      </w:pPr>
      <w:r>
        <w:t xml:space="preserve">  description: |</w:t>
      </w:r>
    </w:p>
    <w:p w14:paraId="3640884E" w14:textId="77777777" w:rsidR="00E520F2" w:rsidRDefault="00731819">
      <w:pPr>
        <w:pStyle w:val="CODE-YELLOW"/>
      </w:pPr>
      <w:r>
        <w:t xml:space="preserve">    Resource to be exposed by any Device that can act as a Resource Directory.</w:t>
      </w:r>
      <w:r>
        <w:br/>
        <w:t xml:space="preserve">    1) Provides selector criteria (e.g., integer) with GET request</w:t>
      </w:r>
      <w:r>
        <w:br/>
        <w:t xml:space="preserve">    2) Publish a Link in /oic/res with POST request</w:t>
      </w:r>
      <w:r>
        <w:br/>
      </w:r>
    </w:p>
    <w:p w14:paraId="64B9F82B" w14:textId="77777777" w:rsidR="00E520F2" w:rsidRDefault="00731819">
      <w:pPr>
        <w:pStyle w:val="CODE-AQUA"/>
      </w:pPr>
      <w:r>
        <w:t xml:space="preserve">  get:</w:t>
      </w:r>
    </w:p>
    <w:p w14:paraId="4D726FAC" w14:textId="77777777" w:rsidR="00E520F2" w:rsidRDefault="00731819">
      <w:pPr>
        <w:pStyle w:val="CODE-YELLOW"/>
      </w:pPr>
      <w:r>
        <w:t xml:space="preserve">    description: |</w:t>
      </w:r>
    </w:p>
    <w:p w14:paraId="3A330276" w14:textId="77777777" w:rsidR="00E520F2" w:rsidRDefault="00731819">
      <w:pPr>
        <w:pStyle w:val="CODE-YELLOW"/>
      </w:pPr>
      <w:r>
        <w:t xml:space="preserve">      Get the attributes of the Resource Directory for selection purposes.</w:t>
      </w:r>
      <w:r>
        <w:br/>
      </w:r>
    </w:p>
    <w:p w14:paraId="51F22EB3" w14:textId="77777777" w:rsidR="00E520F2" w:rsidRDefault="00731819">
      <w:pPr>
        <w:pStyle w:val="CODE-BLUE"/>
      </w:pPr>
      <w:r>
        <w:t xml:space="preserve">    is : ['rdgetinterface']</w:t>
      </w:r>
    </w:p>
    <w:p w14:paraId="52F66DF4" w14:textId="77777777" w:rsidR="00E520F2" w:rsidRDefault="00731819">
      <w:pPr>
        <w:pStyle w:val="CODE-AQUA"/>
      </w:pPr>
      <w:r>
        <w:t xml:space="preserve">    responses :</w:t>
      </w:r>
    </w:p>
    <w:p w14:paraId="52E51D2E" w14:textId="77777777" w:rsidR="00E520F2" w:rsidRDefault="00731819">
      <w:pPr>
        <w:pStyle w:val="CODE-BLUE"/>
      </w:pPr>
      <w:r>
        <w:t xml:space="preserve">      200:</w:t>
      </w:r>
    </w:p>
    <w:p w14:paraId="3A9D4AFF" w14:textId="77777777" w:rsidR="00E520F2" w:rsidRDefault="00731819">
      <w:pPr>
        <w:pStyle w:val="CODE-YELLOW"/>
      </w:pPr>
      <w:r>
        <w:t xml:space="preserve">        description: |</w:t>
      </w:r>
    </w:p>
    <w:p w14:paraId="3F52F7F2" w14:textId="77777777" w:rsidR="00E520F2" w:rsidRDefault="00731819">
      <w:pPr>
        <w:pStyle w:val="CODE-YELLOW"/>
      </w:pPr>
      <w:r>
        <w:t xml:space="preserve">          Respond with the selector criteria - either the set of attributes or the bias factor</w:t>
      </w:r>
      <w:r>
        <w:br/>
      </w:r>
    </w:p>
    <w:p w14:paraId="6CFEDA8D" w14:textId="77777777" w:rsidR="00E520F2" w:rsidRDefault="00731819">
      <w:pPr>
        <w:pStyle w:val="CODE-AQUA"/>
      </w:pPr>
      <w:r>
        <w:t xml:space="preserve">        body:</w:t>
      </w:r>
    </w:p>
    <w:p w14:paraId="081332AF" w14:textId="77777777" w:rsidR="00E520F2" w:rsidRDefault="00731819">
      <w:pPr>
        <w:pStyle w:val="CODE-AQUA"/>
      </w:pPr>
      <w:r>
        <w:t xml:space="preserve">          application/json:</w:t>
      </w:r>
    </w:p>
    <w:p w14:paraId="638C26EF" w14:textId="77777777" w:rsidR="00E520F2" w:rsidRDefault="00731819">
      <w:pPr>
        <w:pStyle w:val="CODE-GREY"/>
      </w:pPr>
      <w:r>
        <w:t xml:space="preserve">            schema</w:t>
      </w:r>
      <w:r>
        <w:rPr>
          <w:rStyle w:val="CODEGREYC"/>
        </w:rPr>
        <w:t>: |</w:t>
      </w:r>
    </w:p>
    <w:p w14:paraId="12BE83FB" w14:textId="77777777" w:rsidR="00E520F2" w:rsidRDefault="00731819">
      <w:pPr>
        <w:pStyle w:val="CODE-BLACK"/>
      </w:pPr>
      <w:r>
        <w:t xml:space="preserve">              {</w:t>
      </w:r>
      <w:r>
        <w:br/>
        <w:t xml:space="preserve">                "$schema": "http://json-schema.org/draft-04/schema#",</w:t>
      </w:r>
      <w:r>
        <w:br/>
        <w:t xml:space="preserve">                "description" : "Copyright (c) 2016, 2017 Open Connectivity Foundation, Inc. All rights reserved.",</w:t>
      </w:r>
      <w:r>
        <w:br/>
        <w:t xml:space="preserve">                "id": "http://www.openconnectivity.org/ocf-apis/core/schemas/oic.rd.selection-schema.json#",</w:t>
      </w:r>
      <w:r>
        <w:br/>
        <w:t xml:space="preserve">                "title" : "RD Selection",</w:t>
      </w:r>
      <w:r>
        <w:br/>
        <w:t xml:space="preserve">                "definitions": {</w:t>
      </w:r>
      <w:r>
        <w:br/>
        <w:t xml:space="preserve">                  "oic.rd.attributes": {</w:t>
      </w:r>
      <w:r>
        <w:br/>
        <w:t xml:space="preserve">                    "type": "object",</w:t>
      </w:r>
      <w:r>
        <w:br/>
        <w:t xml:space="preserve">                    "properties": {</w:t>
      </w:r>
      <w:r>
        <w:br/>
        <w:t xml:space="preserve">                      "sel": {</w:t>
      </w:r>
      <w:r>
        <w:br/>
        <w:t xml:space="preserve">                        "type": "integer",</w:t>
      </w:r>
      <w:r>
        <w:br/>
        <w:t xml:space="preserve">                        "minimum": 0,</w:t>
      </w:r>
      <w:r>
        <w:br/>
        <w:t xml:space="preserve">                        "maximum": 100,</w:t>
      </w:r>
      <w:r>
        <w:br/>
        <w:t xml:space="preserve">                        "readOnly": true,</w:t>
      </w:r>
      <w:r>
        <w:br/>
        <w:t xml:space="preserve">                        "description": "A bias factor calculated by the Resource directory"</w:t>
      </w:r>
      <w:r>
        <w:br/>
        <w:t xml:space="preserve">                      }</w:t>
      </w:r>
      <w:r>
        <w:br/>
        <w:t xml:space="preserve">                    },</w:t>
      </w:r>
      <w:r>
        <w:br/>
        <w:t xml:space="preserve">                    "required": ["sel"]</w:t>
      </w:r>
      <w:r>
        <w:br/>
        <w:t xml:space="preserve">                  }</w:t>
      </w:r>
      <w:r>
        <w:br/>
      </w:r>
      <w:r>
        <w:lastRenderedPageBreak/>
        <w:t xml:space="preserve">                },</w:t>
      </w:r>
      <w:r>
        <w:br/>
        <w:t xml:space="preserve">                "type": "object",</w:t>
      </w:r>
      <w:r>
        <w:br/>
        <w:t xml:space="preserve">                "allOf": [</w:t>
      </w:r>
      <w:r>
        <w:br/>
        <w:t xml:space="preserve">                  { "$ref": "oic.core-schema.json#/definitions/oic.core" },</w:t>
      </w:r>
      <w:r>
        <w:br/>
        <w:t xml:space="preserve">                  { "$ref": "#/definitions/oic.rd.attributes" }</w:t>
      </w:r>
      <w:r>
        <w:br/>
        <w:t xml:space="preserve">                ]</w:t>
      </w:r>
      <w:r>
        <w:br/>
        <w:t xml:space="preserve">              }</w:t>
      </w:r>
      <w:r>
        <w:br/>
      </w:r>
    </w:p>
    <w:p w14:paraId="31D9EFE7" w14:textId="77777777" w:rsidR="00E520F2" w:rsidRDefault="00731819">
      <w:pPr>
        <w:pStyle w:val="CODE-GREY"/>
      </w:pPr>
      <w:r>
        <w:t xml:space="preserve">            example</w:t>
      </w:r>
      <w:r>
        <w:rPr>
          <w:rStyle w:val="CODEGREYC"/>
        </w:rPr>
        <w:t>: |</w:t>
      </w:r>
    </w:p>
    <w:p w14:paraId="10D541D8" w14:textId="77777777" w:rsidR="00E520F2" w:rsidRDefault="00731819">
      <w:pPr>
        <w:pStyle w:val="CODE-BLACK"/>
      </w:pPr>
      <w:r>
        <w:t xml:space="preserve">              {</w:t>
      </w:r>
      <w:r>
        <w:br/>
        <w:t xml:space="preserve">                "rt": ["oic.wk.rd"],</w:t>
      </w:r>
      <w:r>
        <w:br/>
        <w:t xml:space="preserve">                "if": ["oic.if.baseline"],</w:t>
      </w:r>
      <w:r>
        <w:br/>
        <w:t xml:space="preserve">                "sel": 50</w:t>
      </w:r>
      <w:r>
        <w:br/>
        <w:t xml:space="preserve">              }</w:t>
      </w:r>
      <w:r>
        <w:br/>
      </w:r>
    </w:p>
    <w:p w14:paraId="604BB589" w14:textId="77777777" w:rsidR="00E520F2" w:rsidRDefault="00731819">
      <w:pPr>
        <w:pStyle w:val="CODE-AQUA"/>
      </w:pPr>
      <w:r>
        <w:t xml:space="preserve">  post:</w:t>
      </w:r>
    </w:p>
    <w:p w14:paraId="53804034" w14:textId="77777777" w:rsidR="00E520F2" w:rsidRDefault="00731819">
      <w:pPr>
        <w:pStyle w:val="CODE-YELLOW"/>
      </w:pPr>
      <w:r>
        <w:t xml:space="preserve">    description: |</w:t>
      </w:r>
    </w:p>
    <w:p w14:paraId="7A2BF942" w14:textId="77777777" w:rsidR="00E520F2" w:rsidRDefault="00731819">
      <w:pPr>
        <w:pStyle w:val="CODE-YELLOW"/>
      </w:pPr>
      <w:r>
        <w:t xml:space="preserve">      Publish the resource information for the first time in /oic/res</w:t>
      </w:r>
      <w:r>
        <w:br/>
        <w:t xml:space="preserve">      Updates to existing entries are not allowed.</w:t>
      </w:r>
      <w:r>
        <w:br/>
        <w:t xml:space="preserve">      Appropriates parts of the information, i.e., Links of the published Resources will be discovered through /oic/res.</w:t>
      </w:r>
      <w:r>
        <w:br/>
        <w:t xml:space="preserve">      1) When a Device first publishes a Link, the request payload to RD may include the Links without an "ins" Parameter.</w:t>
      </w:r>
      <w:r>
        <w:br/>
        <w:t xml:space="preserve">      2) Upon granting the request, the RD assigns a unique instance value identifying the Link among all the Links it advertises</w:t>
      </w:r>
      <w:r>
        <w:br/>
        <w:t xml:space="preserve">         and sends back the instance value in the "ins" Parameter in the Link to the publishing Device.</w:t>
      </w:r>
      <w:r>
        <w:br/>
      </w:r>
    </w:p>
    <w:p w14:paraId="0406482D" w14:textId="77777777" w:rsidR="00E520F2" w:rsidRDefault="00731819">
      <w:pPr>
        <w:pStyle w:val="CODE-BLUE"/>
      </w:pPr>
      <w:r>
        <w:t xml:space="preserve">    is : ['rdpostinterface']</w:t>
      </w:r>
    </w:p>
    <w:p w14:paraId="000B88BE" w14:textId="77777777" w:rsidR="00E520F2" w:rsidRDefault="00731819">
      <w:pPr>
        <w:pStyle w:val="CODE-AQUA"/>
      </w:pPr>
      <w:r>
        <w:t xml:space="preserve">    body:</w:t>
      </w:r>
    </w:p>
    <w:p w14:paraId="5589A2CF" w14:textId="77777777" w:rsidR="00E520F2" w:rsidRDefault="00731819">
      <w:pPr>
        <w:pStyle w:val="CODE-AQUA"/>
      </w:pPr>
      <w:r>
        <w:t xml:space="preserve">      application/json:</w:t>
      </w:r>
    </w:p>
    <w:p w14:paraId="1C37CB79" w14:textId="77777777" w:rsidR="00E520F2" w:rsidRDefault="00731819">
      <w:pPr>
        <w:pStyle w:val="CODE-GREY"/>
      </w:pPr>
      <w:r>
        <w:t xml:space="preserve">        schema</w:t>
      </w:r>
      <w:r>
        <w:rPr>
          <w:rStyle w:val="CODEGREYC"/>
        </w:rPr>
        <w:t>: |</w:t>
      </w:r>
    </w:p>
    <w:p w14:paraId="2385B421" w14:textId="77777777" w:rsidR="00E520F2" w:rsidRDefault="00731819">
      <w:pPr>
        <w:pStyle w:val="CODE-BLACK"/>
      </w:pPr>
      <w:r>
        <w:t xml:space="preserve">          {</w:t>
      </w:r>
      <w:r>
        <w:br/>
        <w:t xml:space="preserve">            "$schema": "http://json-schema.org/draft-04/schema#",</w:t>
      </w:r>
      <w:r>
        <w:br/>
        <w:t xml:space="preserve">            "description": "Copyright (c) 2016,2017 Open Connectivity Foundation, Inc. All rights reserved.",</w:t>
      </w:r>
      <w:r>
        <w:br/>
        <w:t xml:space="preserve">            "id": "http://www.openconnectivity.org/ocf-apis/core/schemas/oic.rd.publish-schema.json#",</w:t>
      </w:r>
      <w:r>
        <w:br/>
        <w:t xml:space="preserve">            "title": "RD Publish &amp; Update",</w:t>
      </w:r>
      <w:r>
        <w:br/>
        <w:t xml:space="preserve">            "definitions": {</w:t>
      </w:r>
      <w:r>
        <w:br/>
        <w:t xml:space="preserve">              "oic.rd.publish": {</w:t>
      </w:r>
      <w:r>
        <w:br/>
        <w:t xml:space="preserve">                "properties": {</w:t>
      </w:r>
      <w:r>
        <w:br/>
        <w:t xml:space="preserve">                  "di": {</w:t>
      </w:r>
      <w:r>
        <w:br/>
        <w:t xml:space="preserve">                    "$ref": "oic.types-schema.json#/definitions/uuid",</w:t>
      </w:r>
      <w:r>
        <w:br/>
        <w:t xml:space="preserve">                    "description": "A UUID that is the identifier for the publishing Device"</w:t>
      </w:r>
      <w:r>
        <w:br/>
        <w:t xml:space="preserve">                  },</w:t>
      </w:r>
      <w:r>
        <w:br/>
        <w:t xml:space="preserve">                  "ttl": {</w:t>
      </w:r>
      <w:r>
        <w:br/>
        <w:t xml:space="preserve">                    "type": "integer",</w:t>
      </w:r>
      <w:r>
        <w:br/>
        <w:t xml:space="preserve">                    "description": "Time to indicate a RD, i.e. how long to keep this published item."</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"#/definitions/oic.rd.publish"},</w:t>
      </w:r>
      <w:r>
        <w:br/>
        <w:t xml:space="preserve">          </w:t>
      </w:r>
      <w:r>
        <w:tab/>
        <w:t>{"$ref": "oic.collection-schema.json#/definitions/oic.collection.linksexpanded"}</w:t>
      </w:r>
      <w:r>
        <w:br/>
        <w:t xml:space="preserve">            ],</w:t>
      </w:r>
      <w:r>
        <w:br/>
        <w:t xml:space="preserve">            "required": ["di","links","ttl"]</w:t>
      </w:r>
      <w:r>
        <w:br/>
        <w:t xml:space="preserve">          }</w:t>
      </w:r>
      <w:r>
        <w:br/>
      </w:r>
    </w:p>
    <w:p w14:paraId="5B5C214A" w14:textId="77777777" w:rsidR="00E520F2" w:rsidRDefault="00731819">
      <w:pPr>
        <w:pStyle w:val="CODE-GREY"/>
      </w:pPr>
      <w:r>
        <w:t xml:space="preserve">        example</w:t>
      </w:r>
      <w:r>
        <w:rPr>
          <w:rStyle w:val="CODEGREYC"/>
        </w:rPr>
        <w:t>: |</w:t>
      </w:r>
    </w:p>
    <w:p w14:paraId="787602C6" w14:textId="77777777" w:rsidR="00E520F2" w:rsidRDefault="00731819">
      <w:pPr>
        <w:pStyle w:val="CODE-BLACK"/>
      </w:pPr>
      <w:r>
        <w:lastRenderedPageBreak/>
        <w:t xml:space="preserve">          {</w:t>
      </w:r>
      <w:r>
        <w:br/>
        <w:t xml:space="preserve">            "di": "e61c3e6b-9c54-4b81-8ce5-f9039c1d04d9",</w:t>
      </w:r>
      <w:r>
        <w:br/>
        <w:t xml:space="preserve">            "links": [</w:t>
      </w:r>
      <w:r>
        <w:br/>
        <w:t xml:space="preserve">              {</w:t>
      </w:r>
      <w:r>
        <w:br/>
        <w:t xml:space="preserve">                "anchor": "ocf://e61c3e6b-9c54-4b81-8ce5-f9039c1d04d9",</w:t>
      </w:r>
      <w:r>
        <w:br/>
        <w:t xml:space="preserve">                "href":   "/myLightSwitch",</w:t>
      </w:r>
      <w:r>
        <w:br/>
        <w:t xml:space="preserve">                "rt":     ["oic.r.switch.binary"],</w:t>
      </w:r>
      <w:r>
        <w:br/>
        <w:t xml:space="preserve">                "if":     ["oic.if.a", "oic.if.baseline"],</w:t>
      </w:r>
      <w:r>
        <w:br/>
        <w:t xml:space="preserve">                "p":      {"bm": 3},</w:t>
      </w:r>
      <w:r>
        <w:br/>
        <w:t xml:space="preserve">                "eps": [</w:t>
      </w:r>
      <w:r>
        <w:br/>
        <w:t xml:space="preserve">                    {"ep": "coaps://[2001:db8:a::b1d6]:1111", "pri": 2},</w:t>
      </w:r>
      <w:r>
        <w:br/>
        <w:t xml:space="preserve">                    {"ep": "coaps://[2001:db8:a::b1d6]:1122"},</w:t>
      </w:r>
      <w:r>
        <w:br/>
        <w:t xml:space="preserve">                    {"ep": "coaps+tcp://[2001:db8:a::123]:2222", "pri": 3}</w:t>
      </w:r>
      <w:r>
        <w:br/>
        <w:t xml:space="preserve">                ]</w:t>
      </w:r>
      <w:r>
        <w:br/>
        <w:t xml:space="preserve">              },</w:t>
      </w:r>
      <w:r>
        <w:br/>
        <w:t xml:space="preserve">              {</w:t>
      </w:r>
      <w:r>
        <w:br/>
        <w:t xml:space="preserve">                "anchor": "ocf://e61c3e6b-9c54-4b81-8ce5-f9039c1d04d9",</w:t>
      </w:r>
      <w:r>
        <w:br/>
        <w:t xml:space="preserve">                "href":   "/myLightBrightness",</w:t>
      </w:r>
      <w:r>
        <w:br/>
        <w:t xml:space="preserve">                "rt":     ["oic.r.brightness"],</w:t>
      </w:r>
      <w:r>
        <w:br/>
        <w:t xml:space="preserve">                "if":     ["oic.if.a", "oic.if.baseline"],</w:t>
      </w:r>
      <w:r>
        <w:br/>
        <w:t xml:space="preserve">                "p":      {"bm": 3},</w:t>
      </w:r>
      <w:r>
        <w:br/>
        <w:t xml:space="preserve">                "eps": [</w:t>
      </w:r>
      <w:r>
        <w:br/>
        <w:t xml:space="preserve">                    {"ep": "coaps://[[2001:db8:a::123]:2222"}</w:t>
      </w:r>
      <w:r>
        <w:br/>
        <w:t xml:space="preserve">                ]</w:t>
      </w:r>
      <w:r>
        <w:br/>
        <w:t xml:space="preserve">              }</w:t>
      </w:r>
      <w:r>
        <w:br/>
        <w:t xml:space="preserve">            ],</w:t>
      </w:r>
      <w:r>
        <w:br/>
        <w:t xml:space="preserve">            "ttl": 600</w:t>
      </w:r>
      <w:r>
        <w:br/>
        <w:t xml:space="preserve">          }</w:t>
      </w:r>
      <w:r>
        <w:br/>
      </w:r>
    </w:p>
    <w:p w14:paraId="62555F89" w14:textId="77777777" w:rsidR="00E520F2" w:rsidRDefault="00731819">
      <w:pPr>
        <w:pStyle w:val="CODE-AQUA"/>
      </w:pPr>
      <w:r>
        <w:t xml:space="preserve">    responses :</w:t>
      </w:r>
    </w:p>
    <w:p w14:paraId="003F037C" w14:textId="77777777" w:rsidR="00E520F2" w:rsidRDefault="00731819">
      <w:pPr>
        <w:pStyle w:val="CODE-BLUE"/>
      </w:pPr>
      <w:r>
        <w:t xml:space="preserve">      200:</w:t>
      </w:r>
    </w:p>
    <w:p w14:paraId="0C755111" w14:textId="77777777" w:rsidR="00E520F2" w:rsidRDefault="00731819">
      <w:pPr>
        <w:pStyle w:val="CODE-YELLOW"/>
      </w:pPr>
      <w:r>
        <w:t xml:space="preserve">        description: |</w:t>
      </w:r>
    </w:p>
    <w:p w14:paraId="0BB3A251" w14:textId="77777777" w:rsidR="00E520F2" w:rsidRDefault="00731819">
      <w:pPr>
        <w:pStyle w:val="CODE-YELLOW"/>
      </w:pPr>
      <w:r>
        <w:t xml:space="preserve">          Respond with the same schema as publish with the additional "ins" Parameter in the Link.</w:t>
      </w:r>
      <w:r>
        <w:br/>
      </w:r>
    </w:p>
    <w:p w14:paraId="0566B491" w14:textId="77777777" w:rsidR="00E520F2" w:rsidRDefault="00731819">
      <w:pPr>
        <w:pStyle w:val="CODE-AQUA"/>
      </w:pPr>
      <w:r>
        <w:t xml:space="preserve">        body:</w:t>
      </w:r>
    </w:p>
    <w:p w14:paraId="5029DD45" w14:textId="77777777" w:rsidR="00E520F2" w:rsidRDefault="00731819">
      <w:pPr>
        <w:pStyle w:val="CODE-AQUA"/>
      </w:pPr>
      <w:r>
        <w:t xml:space="preserve">          application/json:</w:t>
      </w:r>
    </w:p>
    <w:p w14:paraId="711A74A6" w14:textId="77777777" w:rsidR="00E520F2" w:rsidRDefault="00731819">
      <w:pPr>
        <w:pStyle w:val="CODE-GREY"/>
      </w:pPr>
      <w:r>
        <w:t xml:space="preserve">            schema</w:t>
      </w:r>
      <w:r>
        <w:rPr>
          <w:rStyle w:val="CODEGREYC"/>
        </w:rPr>
        <w:t>: |</w:t>
      </w:r>
    </w:p>
    <w:p w14:paraId="1EF9F7FF" w14:textId="77777777" w:rsidR="00E520F2" w:rsidRDefault="00731819">
      <w:pPr>
        <w:pStyle w:val="CODE-BLACK"/>
      </w:pPr>
      <w:r>
        <w:t xml:space="preserve">              {</w:t>
      </w:r>
      <w:r>
        <w:br/>
        <w:t xml:space="preserve">                "$schema": "http://json-schema.org/draft-04/schema#",</w:t>
      </w:r>
      <w:r>
        <w:br/>
        <w:t xml:space="preserve">                "description": "Copyright (c) 2016,2017 Open Connectivity Foundation, Inc. All rights reserved.",</w:t>
      </w:r>
      <w:r>
        <w:br/>
        <w:t xml:space="preserve">                "id": "http://www.openconnectivity.org/ocf-apis/core/schemas/oic.rd.publish-schema.json#",</w:t>
      </w:r>
      <w:r>
        <w:br/>
        <w:t xml:space="preserve">                "title": "RD Publish &amp; Update",</w:t>
      </w:r>
      <w:r>
        <w:br/>
        <w:t xml:space="preserve">                "definitions": {</w:t>
      </w:r>
      <w:r>
        <w:br/>
        <w:t xml:space="preserve">                  "oic.rd.publish": {</w:t>
      </w:r>
      <w:r>
        <w:br/>
        <w:t xml:space="preserve">                    "properties": {</w:t>
      </w:r>
      <w:r>
        <w:br/>
        <w:t xml:space="preserve">                      "di": {</w:t>
      </w:r>
      <w:r>
        <w:br/>
        <w:t xml:space="preserve">                        "$ref": "oic.types-schema.json#/definitions/uuid",</w:t>
      </w:r>
      <w:r>
        <w:br/>
        <w:t xml:space="preserve">                        "description": "A UUID that is the identifier for the publishing Device"</w:t>
      </w:r>
      <w:r>
        <w:br/>
        <w:t xml:space="preserve">                      },</w:t>
      </w:r>
      <w:r>
        <w:br/>
        <w:t xml:space="preserve">                      "ttl": {</w:t>
      </w:r>
      <w:r>
        <w:br/>
        <w:t xml:space="preserve">                        "type": "integer",</w:t>
      </w:r>
      <w:r>
        <w:br/>
        <w:t xml:space="preserve">                        "description": "Time to indicate a RD, i.e. how long to keep this published item."</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"#/definitions/oic.rd.publish"},</w:t>
      </w:r>
      <w:r>
        <w:br/>
        <w:t xml:space="preserve">              </w:t>
      </w:r>
      <w:r>
        <w:tab/>
        <w:t>{"$ref": "oic.collection-schema.json#/definitions/oic.collection.linksexpanded"}</w:t>
      </w:r>
      <w:r>
        <w:br/>
        <w:t xml:space="preserve">                ],</w:t>
      </w:r>
      <w:r>
        <w:br/>
        <w:t xml:space="preserve">                "required": ["di","links","ttl"]</w:t>
      </w:r>
      <w:r>
        <w:br/>
        <w:t xml:space="preserve">              }</w:t>
      </w:r>
      <w:r>
        <w:br/>
      </w:r>
    </w:p>
    <w:p w14:paraId="76ABB67E" w14:textId="77777777" w:rsidR="00E520F2" w:rsidRDefault="00731819">
      <w:pPr>
        <w:pStyle w:val="CODE-GREY"/>
      </w:pPr>
      <w:r>
        <w:lastRenderedPageBreak/>
        <w:t xml:space="preserve">            example</w:t>
      </w:r>
      <w:r>
        <w:rPr>
          <w:rStyle w:val="CODEGREYC"/>
        </w:rPr>
        <w:t>: |</w:t>
      </w:r>
    </w:p>
    <w:p w14:paraId="3484FD34" w14:textId="77777777" w:rsidR="00E520F2" w:rsidRDefault="00731819">
      <w:pPr>
        <w:pStyle w:val="CODE-BLACK"/>
      </w:pPr>
      <w:r>
        <w:t xml:space="preserve">              {</w:t>
      </w:r>
      <w:r>
        <w:br/>
        <w:t xml:space="preserve">                "di": "e61c3e6b-9c54-4b81-8ce5-f9039c1d04d9",</w:t>
      </w:r>
      <w:r>
        <w:br/>
        <w:t xml:space="preserve">                "links": [</w:t>
      </w:r>
      <w:r>
        <w:br/>
        <w:t xml:space="preserve">                  {</w:t>
      </w:r>
      <w:r>
        <w:br/>
        <w:t xml:space="preserve">                    "anchor": "ocf://e61c3e6b-9c54-4b81-8ce5-f9039c1d04d9",</w:t>
      </w:r>
      <w:r>
        <w:br/>
        <w:t xml:space="preserve">                    "href":   "/myLightSwitch",</w:t>
      </w:r>
      <w:r>
        <w:br/>
        <w:t xml:space="preserve">                    "rt":     ["oic.r.switch.binary"],</w:t>
      </w:r>
      <w:r>
        <w:br/>
        <w:t xml:space="preserve">                    "if":     ["oic.if.a", "oic.if.baseline"],</w:t>
      </w:r>
      <w:r>
        <w:br/>
        <w:t xml:space="preserve">                    "p":      {"bm": 3},</w:t>
      </w:r>
      <w:r>
        <w:br/>
        <w:t xml:space="preserve">                    "eps": [</w:t>
      </w:r>
      <w:r>
        <w:br/>
        <w:t xml:space="preserve">                        {"ep": "coaps://[2001:db8:a::b1d6]:1111", "pri": 2},</w:t>
      </w:r>
      <w:r>
        <w:br/>
        <w:t xml:space="preserve">                        {"ep": "coaps://[2001:db8:a::b1d6]:1122"},</w:t>
      </w:r>
      <w:r>
        <w:br/>
        <w:t xml:space="preserve">                        {"ep": "coaps+tcp://[2001:db8:a::123]:2222", "pri": 3}</w:t>
      </w:r>
      <w:r>
        <w:br/>
        <w:t xml:space="preserve">                    ],</w:t>
      </w:r>
      <w:r>
        <w:br/>
        <w:t xml:space="preserve">                    "ins":    11235</w:t>
      </w:r>
      <w:r>
        <w:br/>
        <w:t xml:space="preserve">                  },</w:t>
      </w:r>
      <w:r>
        <w:br/>
        <w:t xml:space="preserve">                  {</w:t>
      </w:r>
      <w:r>
        <w:br/>
        <w:t xml:space="preserve">                    "anchor": "ocf://e61c3e6b-9c54-4b81-8ce5-f9039c1d04d9",</w:t>
      </w:r>
      <w:r>
        <w:br/>
        <w:t xml:space="preserve">                    "href":   "/myLightBrightness",</w:t>
      </w:r>
      <w:r>
        <w:br/>
        <w:t xml:space="preserve">                    "rt":     ["oic.r.brightness"],</w:t>
      </w:r>
      <w:r>
        <w:br/>
        <w:t xml:space="preserve">                    "if":     ["oic.if.a", "oic.if.baseline"],</w:t>
      </w:r>
      <w:r>
        <w:br/>
        <w:t xml:space="preserve">                    "p":      {"bm": 3},</w:t>
      </w:r>
      <w:r>
        <w:br/>
        <w:t xml:space="preserve">                    "eps": [</w:t>
      </w:r>
      <w:r>
        <w:br/>
        <w:t xml:space="preserve">                        {"ep": "coaps://[2001:db8:a::123]:2222"}</w:t>
      </w:r>
      <w:r>
        <w:br/>
        <w:t xml:space="preserve">                    ],</w:t>
      </w:r>
      <w:r>
        <w:br/>
        <w:t xml:space="preserve">                    "ins":    112358</w:t>
      </w:r>
      <w:r>
        <w:br/>
        <w:t xml:space="preserve">                  }</w:t>
      </w:r>
      <w:r>
        <w:br/>
        <w:t xml:space="preserve">                ],</w:t>
      </w:r>
      <w:r>
        <w:br/>
        <w:t xml:space="preserve">                "ttl": 600</w:t>
      </w:r>
      <w:r>
        <w:br/>
        <w:t xml:space="preserve">              }</w:t>
      </w:r>
      <w:r>
        <w:br/>
      </w:r>
    </w:p>
    <w:p w14:paraId="6CF2906D" w14:textId="77777777" w:rsidR="00E520F2" w:rsidRDefault="00731819">
      <w:pPr>
        <w:pStyle w:val="ANNEX-heading2"/>
      </w:pPr>
      <w:bookmarkStart w:id="15300" w:name="_Toc509367362"/>
      <w:r>
        <w:t>Property Definition</w:t>
      </w:r>
      <w:bookmarkEnd w:id="15300"/>
    </w:p>
    <w:tbl>
      <w:tblPr>
        <w:tblStyle w:val="TABLE-A"/>
        <w:tblW w:w="0" w:type="auto"/>
        <w:tblLook w:val="04A0" w:firstRow="1" w:lastRow="0" w:firstColumn="1" w:lastColumn="0" w:noHBand="0" w:noVBand="1"/>
      </w:tblPr>
      <w:tblGrid>
        <w:gridCol w:w="1870"/>
        <w:gridCol w:w="1869"/>
        <w:gridCol w:w="1870"/>
        <w:gridCol w:w="1870"/>
        <w:gridCol w:w="1871"/>
      </w:tblGrid>
      <w:tr w:rsidR="00E520F2" w14:paraId="64FE8F4E"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309B8BF3" w14:textId="77777777" w:rsidR="00E520F2" w:rsidRDefault="00731819">
            <w:r>
              <w:t>Property name</w:t>
            </w:r>
          </w:p>
        </w:tc>
        <w:tc>
          <w:tcPr>
            <w:tcW w:w="1872" w:type="dxa"/>
          </w:tcPr>
          <w:p w14:paraId="5A54C7E9" w14:textId="77777777" w:rsidR="00E520F2" w:rsidRDefault="00731819">
            <w:r>
              <w:t>Value type</w:t>
            </w:r>
          </w:p>
        </w:tc>
        <w:tc>
          <w:tcPr>
            <w:tcW w:w="1872" w:type="dxa"/>
          </w:tcPr>
          <w:p w14:paraId="01861F4C" w14:textId="77777777" w:rsidR="00E520F2" w:rsidRDefault="00731819">
            <w:r>
              <w:t>Mandatory</w:t>
            </w:r>
          </w:p>
        </w:tc>
        <w:tc>
          <w:tcPr>
            <w:tcW w:w="1872" w:type="dxa"/>
          </w:tcPr>
          <w:p w14:paraId="116B5E6F" w14:textId="77777777" w:rsidR="00E520F2" w:rsidRDefault="00731819">
            <w:r>
              <w:t>Access mode</w:t>
            </w:r>
          </w:p>
        </w:tc>
        <w:tc>
          <w:tcPr>
            <w:tcW w:w="1872" w:type="dxa"/>
          </w:tcPr>
          <w:p w14:paraId="5F12882A" w14:textId="77777777" w:rsidR="00E520F2" w:rsidRDefault="00731819">
            <w:r>
              <w:t>Description</w:t>
            </w:r>
          </w:p>
        </w:tc>
      </w:tr>
      <w:tr w:rsidR="00E520F2" w14:paraId="686A4591" w14:textId="77777777">
        <w:tc>
          <w:tcPr>
            <w:tcW w:w="1872" w:type="dxa"/>
          </w:tcPr>
          <w:p w14:paraId="14CC95FB" w14:textId="77777777" w:rsidR="00E520F2" w:rsidRDefault="00731819">
            <w:r>
              <w:t>sel</w:t>
            </w:r>
          </w:p>
        </w:tc>
        <w:tc>
          <w:tcPr>
            <w:tcW w:w="1872" w:type="dxa"/>
          </w:tcPr>
          <w:p w14:paraId="07A26E37" w14:textId="77777777" w:rsidR="00E520F2" w:rsidRDefault="00731819">
            <w:r>
              <w:t>integer</w:t>
            </w:r>
          </w:p>
        </w:tc>
        <w:tc>
          <w:tcPr>
            <w:tcW w:w="1872" w:type="dxa"/>
          </w:tcPr>
          <w:p w14:paraId="7D6AF803" w14:textId="77777777" w:rsidR="00E520F2" w:rsidRDefault="00731819">
            <w:r>
              <w:t>yes</w:t>
            </w:r>
          </w:p>
        </w:tc>
        <w:tc>
          <w:tcPr>
            <w:tcW w:w="1872" w:type="dxa"/>
          </w:tcPr>
          <w:p w14:paraId="0BB98899" w14:textId="77777777" w:rsidR="00E520F2" w:rsidRDefault="00731819">
            <w:r>
              <w:t>Read Only</w:t>
            </w:r>
          </w:p>
        </w:tc>
        <w:tc>
          <w:tcPr>
            <w:tcW w:w="1872" w:type="dxa"/>
          </w:tcPr>
          <w:p w14:paraId="67BA12A6" w14:textId="77777777" w:rsidR="00E520F2" w:rsidRDefault="00731819">
            <w:r>
              <w:t>A bias factor calculated by the Resource directory</w:t>
            </w:r>
          </w:p>
        </w:tc>
      </w:tr>
    </w:tbl>
    <w:p w14:paraId="4FFBAEA8" w14:textId="77777777" w:rsidR="00E520F2" w:rsidRDefault="00731819">
      <w:pPr>
        <w:pStyle w:val="ANNEX-heading2"/>
      </w:pPr>
      <w:bookmarkStart w:id="15301" w:name="_Toc509367363"/>
      <w:r>
        <w:t>CRUDN behaviour</w:t>
      </w:r>
      <w:bookmarkEnd w:id="15301"/>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3D20E5DA"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05683ADA" w14:textId="77777777" w:rsidR="00E520F2" w:rsidRDefault="00731819">
            <w:r>
              <w:t>Resource</w:t>
            </w:r>
          </w:p>
        </w:tc>
        <w:tc>
          <w:tcPr>
            <w:tcW w:w="1560" w:type="dxa"/>
          </w:tcPr>
          <w:p w14:paraId="0AA66C2E" w14:textId="77777777" w:rsidR="00E520F2" w:rsidRDefault="00731819">
            <w:r>
              <w:t>Create</w:t>
            </w:r>
          </w:p>
        </w:tc>
        <w:tc>
          <w:tcPr>
            <w:tcW w:w="1560" w:type="dxa"/>
          </w:tcPr>
          <w:p w14:paraId="2D90CFEB" w14:textId="77777777" w:rsidR="00E520F2" w:rsidRDefault="00731819">
            <w:r>
              <w:t>Read</w:t>
            </w:r>
          </w:p>
        </w:tc>
        <w:tc>
          <w:tcPr>
            <w:tcW w:w="1560" w:type="dxa"/>
          </w:tcPr>
          <w:p w14:paraId="27852E7C" w14:textId="77777777" w:rsidR="00E520F2" w:rsidRDefault="00731819">
            <w:r>
              <w:t>Update</w:t>
            </w:r>
          </w:p>
        </w:tc>
        <w:tc>
          <w:tcPr>
            <w:tcW w:w="1560" w:type="dxa"/>
          </w:tcPr>
          <w:p w14:paraId="3B5502CB" w14:textId="77777777" w:rsidR="00E520F2" w:rsidRDefault="00731819">
            <w:r>
              <w:t>Delete</w:t>
            </w:r>
          </w:p>
        </w:tc>
        <w:tc>
          <w:tcPr>
            <w:tcW w:w="1560" w:type="dxa"/>
          </w:tcPr>
          <w:p w14:paraId="475904FB" w14:textId="77777777" w:rsidR="00E520F2" w:rsidRDefault="00731819">
            <w:r>
              <w:t>Notify</w:t>
            </w:r>
          </w:p>
        </w:tc>
      </w:tr>
      <w:tr w:rsidR="00E520F2" w14:paraId="43F39313" w14:textId="77777777">
        <w:tc>
          <w:tcPr>
            <w:tcW w:w="1560" w:type="dxa"/>
          </w:tcPr>
          <w:p w14:paraId="321EBFC7" w14:textId="77777777" w:rsidR="00E520F2" w:rsidRDefault="00731819">
            <w:r>
              <w:t>/oic/rd</w:t>
            </w:r>
          </w:p>
        </w:tc>
        <w:tc>
          <w:tcPr>
            <w:tcW w:w="1560" w:type="dxa"/>
          </w:tcPr>
          <w:p w14:paraId="60AFF821" w14:textId="77777777" w:rsidR="00E520F2" w:rsidRDefault="00E520F2"/>
        </w:tc>
        <w:tc>
          <w:tcPr>
            <w:tcW w:w="1560" w:type="dxa"/>
          </w:tcPr>
          <w:p w14:paraId="59CEE4BA" w14:textId="77777777" w:rsidR="00E520F2" w:rsidRDefault="00731819">
            <w:r>
              <w:t>get</w:t>
            </w:r>
          </w:p>
        </w:tc>
        <w:tc>
          <w:tcPr>
            <w:tcW w:w="1560" w:type="dxa"/>
          </w:tcPr>
          <w:p w14:paraId="71298C22" w14:textId="77777777" w:rsidR="00E520F2" w:rsidRDefault="00731819">
            <w:r>
              <w:t>post</w:t>
            </w:r>
          </w:p>
        </w:tc>
        <w:tc>
          <w:tcPr>
            <w:tcW w:w="1560" w:type="dxa"/>
          </w:tcPr>
          <w:p w14:paraId="61F1E903" w14:textId="77777777" w:rsidR="00E520F2" w:rsidRDefault="00E520F2"/>
        </w:tc>
        <w:tc>
          <w:tcPr>
            <w:tcW w:w="1560" w:type="dxa"/>
          </w:tcPr>
          <w:p w14:paraId="18851140" w14:textId="77777777" w:rsidR="00E520F2" w:rsidRDefault="00E520F2"/>
        </w:tc>
      </w:tr>
    </w:tbl>
    <w:p w14:paraId="725E1D09" w14:textId="77777777" w:rsidR="00E520F2" w:rsidRDefault="00731819">
      <w:pPr>
        <w:pStyle w:val="ANNEX-heading1"/>
      </w:pPr>
      <w:bookmarkStart w:id="15302" w:name="_Toc509367364"/>
      <w:r>
        <w:t>Icon</w:t>
      </w:r>
      <w:bookmarkEnd w:id="15302"/>
    </w:p>
    <w:p w14:paraId="1F8CDA02" w14:textId="77777777" w:rsidR="00E520F2" w:rsidRDefault="00731819">
      <w:pPr>
        <w:pStyle w:val="ANNEX-heading2"/>
      </w:pPr>
      <w:bookmarkStart w:id="15303" w:name="_Toc509367365"/>
      <w:r>
        <w:t>Introduction</w:t>
      </w:r>
      <w:bookmarkEnd w:id="15303"/>
    </w:p>
    <w:p w14:paraId="79943C64" w14:textId="77777777" w:rsidR="00E520F2" w:rsidRDefault="00731819">
      <w:r>
        <w:t xml:space="preserve">This resource describes the attributes associated with an Icon. </w:t>
      </w:r>
    </w:p>
    <w:p w14:paraId="46DDB4F9" w14:textId="77777777" w:rsidR="00E520F2" w:rsidRDefault="00731819">
      <w:pPr>
        <w:pStyle w:val="ANNEX-heading2"/>
      </w:pPr>
      <w:bookmarkStart w:id="15304" w:name="_Toc509367366"/>
      <w:r>
        <w:t>Example URI</w:t>
      </w:r>
      <w:bookmarkEnd w:id="15304"/>
    </w:p>
    <w:p w14:paraId="42749CFB" w14:textId="77777777" w:rsidR="00E520F2" w:rsidRDefault="00731819">
      <w:r>
        <w:t>/IconResURI</w:t>
      </w:r>
    </w:p>
    <w:p w14:paraId="0EB731F0" w14:textId="77777777" w:rsidR="00E520F2" w:rsidRDefault="00731819">
      <w:pPr>
        <w:pStyle w:val="ANNEX-heading2"/>
      </w:pPr>
      <w:bookmarkStart w:id="15305" w:name="_Toc509367367"/>
      <w:r>
        <w:t>Resource Type</w:t>
      </w:r>
      <w:bookmarkEnd w:id="15305"/>
    </w:p>
    <w:p w14:paraId="2503751E" w14:textId="77777777" w:rsidR="00E520F2" w:rsidRDefault="00731819">
      <w:r>
        <w:t>The resource type (</w:t>
      </w:r>
      <w:proofErr w:type="gramStart"/>
      <w:r>
        <w:t>rt</w:t>
      </w:r>
      <w:proofErr w:type="gramEnd"/>
      <w:r>
        <w:t>) is defined as: oic.r.icon.</w:t>
      </w:r>
    </w:p>
    <w:p w14:paraId="10B0CAD4" w14:textId="77777777" w:rsidR="00E520F2" w:rsidRDefault="00731819">
      <w:pPr>
        <w:pStyle w:val="ANNEX-heading2"/>
      </w:pPr>
      <w:bookmarkStart w:id="15306" w:name="_Toc509367368"/>
      <w:r>
        <w:t>RAML Definition</w:t>
      </w:r>
      <w:bookmarkEnd w:id="15306"/>
    </w:p>
    <w:p w14:paraId="6961F311" w14:textId="77777777" w:rsidR="00E520F2" w:rsidRDefault="00731819">
      <w:pPr>
        <w:pStyle w:val="CODE-GREEN"/>
      </w:pPr>
      <w:r>
        <w:t>#%RAML 0.8</w:t>
      </w:r>
    </w:p>
    <w:p w14:paraId="6DB6BB06" w14:textId="77777777" w:rsidR="00E520F2" w:rsidRDefault="00731819">
      <w:pPr>
        <w:pStyle w:val="CODE-YELLOW"/>
      </w:pPr>
      <w:r>
        <w:t xml:space="preserve">title: </w:t>
      </w:r>
      <w:r>
        <w:rPr>
          <w:i/>
        </w:rPr>
        <w:t>OICIcon</w:t>
      </w:r>
    </w:p>
    <w:p w14:paraId="1631CBF2" w14:textId="77777777" w:rsidR="00E520F2" w:rsidRDefault="00731819">
      <w:pPr>
        <w:pStyle w:val="CODE-YELLOW"/>
      </w:pPr>
      <w:r>
        <w:t xml:space="preserve">version: </w:t>
      </w:r>
      <w:r>
        <w:rPr>
          <w:i/>
        </w:rPr>
        <w:t>v1.1.0-20161107</w:t>
      </w:r>
    </w:p>
    <w:p w14:paraId="0F69B2A6" w14:textId="77777777" w:rsidR="00E520F2" w:rsidRDefault="00731819">
      <w:pPr>
        <w:pStyle w:val="CODE-AQUA"/>
      </w:pPr>
      <w:r>
        <w:t>traits:</w:t>
      </w:r>
    </w:p>
    <w:p w14:paraId="64F73277" w14:textId="77777777" w:rsidR="00E520F2" w:rsidRDefault="00731819">
      <w:pPr>
        <w:pStyle w:val="CODE-AQUA"/>
      </w:pPr>
      <w:r>
        <w:t xml:space="preserve"> - interface :</w:t>
      </w:r>
    </w:p>
    <w:p w14:paraId="7A57E6DA" w14:textId="77777777" w:rsidR="00E520F2" w:rsidRDefault="00731819">
      <w:pPr>
        <w:pStyle w:val="CODE-AQUA"/>
      </w:pPr>
      <w:r>
        <w:t xml:space="preserve">     queryParameters: </w:t>
      </w:r>
    </w:p>
    <w:p w14:paraId="1940416B" w14:textId="77777777" w:rsidR="00E520F2" w:rsidRDefault="00731819">
      <w:pPr>
        <w:pStyle w:val="CODE-BLUE"/>
      </w:pPr>
      <w:r>
        <w:lastRenderedPageBreak/>
        <w:t xml:space="preserve">       if:</w:t>
      </w:r>
    </w:p>
    <w:p w14:paraId="511A620A" w14:textId="77777777" w:rsidR="00E520F2" w:rsidRDefault="00731819">
      <w:pPr>
        <w:pStyle w:val="CODE-BLUE"/>
      </w:pPr>
      <w:r>
        <w:t xml:space="preserve">         enum: ["oic.if.r", "oic.if.baseline"]</w:t>
      </w:r>
    </w:p>
    <w:p w14:paraId="7C2FEE00" w14:textId="77777777" w:rsidR="00E520F2" w:rsidRDefault="00E520F2"/>
    <w:p w14:paraId="55CA6412" w14:textId="77777777" w:rsidR="00E520F2" w:rsidRDefault="00731819">
      <w:pPr>
        <w:pStyle w:val="CODE-BLUE"/>
      </w:pPr>
      <w:r>
        <w:t>/IconResURI:</w:t>
      </w:r>
    </w:p>
    <w:p w14:paraId="506DD9EF" w14:textId="77777777" w:rsidR="00E520F2" w:rsidRDefault="00731819">
      <w:pPr>
        <w:pStyle w:val="CODE-YELLOW"/>
      </w:pPr>
      <w:r>
        <w:t xml:space="preserve">  description: |</w:t>
      </w:r>
    </w:p>
    <w:p w14:paraId="214E8609" w14:textId="77777777" w:rsidR="00E520F2" w:rsidRDefault="00731819">
      <w:pPr>
        <w:pStyle w:val="CODE-YELLOW"/>
      </w:pPr>
      <w:r>
        <w:t xml:space="preserve">    This resource describes the attributes associated with an Icon.</w:t>
      </w:r>
      <w:r>
        <w:br/>
      </w:r>
    </w:p>
    <w:p w14:paraId="5C78C36F" w14:textId="77777777" w:rsidR="00E520F2" w:rsidRDefault="00731819">
      <w:pPr>
        <w:pStyle w:val="CODE-BLUE"/>
      </w:pPr>
      <w:r>
        <w:t xml:space="preserve">  is : ['interface']</w:t>
      </w:r>
    </w:p>
    <w:p w14:paraId="1FEE740F" w14:textId="77777777" w:rsidR="00E520F2" w:rsidRDefault="00731819">
      <w:pPr>
        <w:pStyle w:val="CODE-AQUA"/>
      </w:pPr>
      <w:r>
        <w:t xml:space="preserve">  get:</w:t>
      </w:r>
    </w:p>
    <w:p w14:paraId="19E72B29" w14:textId="77777777" w:rsidR="00E520F2" w:rsidRDefault="00731819">
      <w:pPr>
        <w:pStyle w:val="CODE-YELLOW"/>
      </w:pPr>
      <w:r>
        <w:t xml:space="preserve">    description: |</w:t>
      </w:r>
    </w:p>
    <w:p w14:paraId="546F70DA" w14:textId="77777777" w:rsidR="00E520F2" w:rsidRDefault="00731819">
      <w:pPr>
        <w:pStyle w:val="CODE-YELLOW"/>
      </w:pPr>
      <w:r>
        <w:t xml:space="preserve">      Retrieves the current icon properties.</w:t>
      </w:r>
      <w:r>
        <w:br/>
      </w:r>
    </w:p>
    <w:p w14:paraId="5249346F" w14:textId="77777777" w:rsidR="00E520F2" w:rsidRDefault="00731819">
      <w:pPr>
        <w:pStyle w:val="CODE-AQUA"/>
      </w:pPr>
      <w:r>
        <w:t xml:space="preserve">    responses :</w:t>
      </w:r>
    </w:p>
    <w:p w14:paraId="5D6D6CF9" w14:textId="77777777" w:rsidR="00E520F2" w:rsidRDefault="00731819">
      <w:pPr>
        <w:pStyle w:val="CODE-BLUE"/>
      </w:pPr>
      <w:r>
        <w:t xml:space="preserve">      200:</w:t>
      </w:r>
    </w:p>
    <w:p w14:paraId="49FA86D1" w14:textId="77777777" w:rsidR="00E520F2" w:rsidRDefault="00731819">
      <w:pPr>
        <w:pStyle w:val="CODE-AQUA"/>
      </w:pPr>
      <w:r>
        <w:t xml:space="preserve">        body:</w:t>
      </w:r>
    </w:p>
    <w:p w14:paraId="2B12CB28" w14:textId="77777777" w:rsidR="00E520F2" w:rsidRDefault="00731819">
      <w:pPr>
        <w:pStyle w:val="CODE-AQUA"/>
      </w:pPr>
      <w:r>
        <w:t xml:space="preserve">          application/json:</w:t>
      </w:r>
    </w:p>
    <w:p w14:paraId="0B087F19" w14:textId="77777777" w:rsidR="00E520F2" w:rsidRDefault="00731819">
      <w:pPr>
        <w:pStyle w:val="CODE-GREY"/>
      </w:pPr>
      <w:r>
        <w:t xml:space="preserve">            schema</w:t>
      </w:r>
      <w:r>
        <w:rPr>
          <w:rStyle w:val="CODEGREYC"/>
        </w:rPr>
        <w:t>: |</w:t>
      </w:r>
    </w:p>
    <w:p w14:paraId="60009315" w14:textId="77777777" w:rsidR="00E520F2" w:rsidRDefault="00731819">
      <w:pPr>
        <w:pStyle w:val="CODE-BLACK"/>
      </w:pPr>
      <w:r>
        <w:t xml:space="preserve">              {</w:t>
      </w:r>
      <w:r>
        <w:br/>
        <w:t xml:space="preserve">                "id": "http://www.openconnectivity.org/ocf-apis/core/schemas/oic.r.icon.json#",</w:t>
      </w:r>
      <w:r>
        <w:br/>
        <w:t xml:space="preserve">                "$schema": "http://json-schema.org/draft-04/schema#",</w:t>
      </w:r>
      <w:r>
        <w:br/>
        <w:t xml:space="preserve">                "description" : "Copyright (c) 2017 Open Connectivity Foundation, Inc. All rights reserved.",</w:t>
      </w:r>
      <w:r>
        <w:br/>
        <w:t xml:space="preserve">                "title": "Icon",</w:t>
      </w:r>
      <w:r>
        <w:br/>
        <w:t xml:space="preserve">                "definitions": {</w:t>
      </w:r>
      <w:r>
        <w:br/>
        <w:t xml:space="preserve">                  "oic.r.icon": {</w:t>
      </w:r>
      <w:r>
        <w:br/>
        <w:t xml:space="preserve">                    "properties": {</w:t>
      </w:r>
      <w:r>
        <w:br/>
        <w:t xml:space="preserve">                      "mimetype": {</w:t>
      </w:r>
      <w:r>
        <w:br/>
        <w:t xml:space="preserve">                        "type": "string",</w:t>
      </w:r>
      <w:r>
        <w:br/>
        <w:t xml:space="preserve">                        "maxLength": 64,</w:t>
      </w:r>
      <w:r>
        <w:br/>
        <w:t xml:space="preserve">                        "readOnly": true,</w:t>
      </w:r>
      <w:r>
        <w:br/>
        <w:t xml:space="preserve">                        "description": "The Media Type of the icon"</w:t>
      </w:r>
      <w:r>
        <w:br/>
        <w:t xml:space="preserve">                      },</w:t>
      </w:r>
      <w:r>
        <w:br/>
        <w:t xml:space="preserve">                      "width": {</w:t>
      </w:r>
      <w:r>
        <w:br/>
        <w:t xml:space="preserve">                        "type": "integer",</w:t>
      </w:r>
      <w:r>
        <w:br/>
        <w:t xml:space="preserve">                        "minimum": 1,</w:t>
      </w:r>
      <w:r>
        <w:br/>
        <w:t xml:space="preserve">                        "readOnly": true,</w:t>
      </w:r>
      <w:r>
        <w:br/>
        <w:t xml:space="preserve">                        "description": "The width in pixels"</w:t>
      </w:r>
      <w:r>
        <w:br/>
        <w:t xml:space="preserve">                      },</w:t>
      </w:r>
      <w:r>
        <w:br/>
        <w:t xml:space="preserve">                      "height": {</w:t>
      </w:r>
      <w:r>
        <w:br/>
        <w:t xml:space="preserve">                        "type": "integer",</w:t>
      </w:r>
      <w:r>
        <w:br/>
        <w:t xml:space="preserve">                        "minimum": 1,</w:t>
      </w:r>
      <w:r>
        <w:br/>
        <w:t xml:space="preserve">                        "readOnly": true,</w:t>
      </w:r>
      <w:r>
        <w:br/>
        <w:t xml:space="preserve">                        "description": "The height in pixels"</w:t>
      </w:r>
      <w:r>
        <w:br/>
        <w:t xml:space="preserve">                      },</w:t>
      </w:r>
      <w:r>
        <w:br/>
        <w:t xml:space="preserve">                      "media": {</w:t>
      </w:r>
      <w:r>
        <w:br/>
        <w:t xml:space="preserve">                        "type": "string",</w:t>
      </w:r>
      <w:r>
        <w:br/>
        <w:t xml:space="preserve">                        "maxLength": 256,</w:t>
      </w:r>
      <w:r>
        <w:br/>
        <w:t xml:space="preserve">                        "format" : "uri",</w:t>
      </w:r>
      <w:r>
        <w:br/>
        <w:t xml:space="preserve">                        "readOnly": true,</w:t>
      </w:r>
      <w:r>
        <w:br/>
        <w:t xml:space="preserve">                        "description": "Specifies the URI to the icon"</w:t>
      </w:r>
      <w:r>
        <w:br/>
        <w:t xml:space="preserve">                      }</w:t>
      </w:r>
      <w:r>
        <w:br/>
        <w:t xml:space="preserve">                    }</w:t>
      </w:r>
      <w:r>
        <w:br/>
        <w:t xml:space="preserve">                  }</w:t>
      </w:r>
      <w:r>
        <w:br/>
        <w:t xml:space="preserve">                },</w:t>
      </w:r>
      <w:r>
        <w:br/>
        <w:t xml:space="preserve">                "type": "object",</w:t>
      </w:r>
      <w:r>
        <w:br/>
        <w:t xml:space="preserve">                "allOf": [</w:t>
      </w:r>
      <w:r>
        <w:br/>
        <w:t xml:space="preserve">                  { "$ref": "oic.core-schema.json#/definitions/oic.core"},</w:t>
      </w:r>
      <w:r>
        <w:br/>
        <w:t xml:space="preserve">                  { "$ref": "#/definitions/oic.r.icon"}</w:t>
      </w:r>
      <w:r>
        <w:br/>
        <w:t xml:space="preserve">                ],</w:t>
      </w:r>
      <w:r>
        <w:br/>
        <w:t xml:space="preserve">                "required": ["mimetype","width","height","media"]</w:t>
      </w:r>
      <w:r>
        <w:br/>
        <w:t xml:space="preserve">              }</w:t>
      </w:r>
      <w:r>
        <w:br/>
      </w:r>
    </w:p>
    <w:p w14:paraId="111784E4" w14:textId="77777777" w:rsidR="00E520F2" w:rsidRDefault="00731819">
      <w:pPr>
        <w:pStyle w:val="CODE-GREY"/>
      </w:pPr>
      <w:r>
        <w:t xml:space="preserve">            example</w:t>
      </w:r>
      <w:r>
        <w:rPr>
          <w:rStyle w:val="CODEGREYC"/>
        </w:rPr>
        <w:t>: |</w:t>
      </w:r>
    </w:p>
    <w:p w14:paraId="4E51E6C2" w14:textId="77777777" w:rsidR="00E520F2" w:rsidRDefault="00731819">
      <w:pPr>
        <w:pStyle w:val="CODE-BLACK"/>
      </w:pPr>
      <w:r>
        <w:lastRenderedPageBreak/>
        <w:t xml:space="preserve">              {</w:t>
      </w:r>
      <w:r>
        <w:br/>
        <w:t xml:space="preserve">              "rt": ["oic.r.icon"],</w:t>
      </w:r>
      <w:r>
        <w:br/>
        <w:t xml:space="preserve">              "id": "unique_example_id",</w:t>
      </w:r>
      <w:r>
        <w:br/>
        <w:t xml:space="preserve">              "mimetype": "image/png",</w:t>
      </w:r>
      <w:r>
        <w:br/>
        <w:t xml:space="preserve">              "width": 256,</w:t>
      </w:r>
      <w:r>
        <w:br/>
        <w:t xml:space="preserve">              "height": 256,</w:t>
      </w:r>
      <w:r>
        <w:br/>
        <w:t xml:space="preserve">              "media": "http://findbetter.ru/public/uploads/1481662800/2043.png"</w:t>
      </w:r>
      <w:r>
        <w:br/>
        <w:t xml:space="preserve">              }</w:t>
      </w:r>
      <w:r>
        <w:br/>
      </w:r>
    </w:p>
    <w:p w14:paraId="370E88B4" w14:textId="77777777" w:rsidR="00E520F2" w:rsidRDefault="00731819">
      <w:pPr>
        <w:pStyle w:val="ANNEX-heading2"/>
      </w:pPr>
      <w:bookmarkStart w:id="15307" w:name="_Toc509367369"/>
      <w:r>
        <w:t>Property Definition</w:t>
      </w:r>
      <w:bookmarkEnd w:id="15307"/>
    </w:p>
    <w:tbl>
      <w:tblPr>
        <w:tblStyle w:val="TABLE-A"/>
        <w:tblW w:w="0" w:type="auto"/>
        <w:tblLook w:val="04A0" w:firstRow="1" w:lastRow="0" w:firstColumn="1" w:lastColumn="0" w:noHBand="0" w:noVBand="1"/>
      </w:tblPr>
      <w:tblGrid>
        <w:gridCol w:w="1870"/>
        <w:gridCol w:w="1869"/>
        <w:gridCol w:w="1870"/>
        <w:gridCol w:w="1870"/>
        <w:gridCol w:w="1871"/>
      </w:tblGrid>
      <w:tr w:rsidR="00E520F2" w14:paraId="3743E7D0"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439F2E44" w14:textId="77777777" w:rsidR="00E520F2" w:rsidRDefault="00731819">
            <w:r>
              <w:t>Property name</w:t>
            </w:r>
          </w:p>
        </w:tc>
        <w:tc>
          <w:tcPr>
            <w:tcW w:w="1872" w:type="dxa"/>
          </w:tcPr>
          <w:p w14:paraId="4CBECE7A" w14:textId="77777777" w:rsidR="00E520F2" w:rsidRDefault="00731819">
            <w:r>
              <w:t>Value type</w:t>
            </w:r>
          </w:p>
        </w:tc>
        <w:tc>
          <w:tcPr>
            <w:tcW w:w="1872" w:type="dxa"/>
          </w:tcPr>
          <w:p w14:paraId="4F040E1D" w14:textId="77777777" w:rsidR="00E520F2" w:rsidRDefault="00731819">
            <w:r>
              <w:t>Mandatory</w:t>
            </w:r>
          </w:p>
        </w:tc>
        <w:tc>
          <w:tcPr>
            <w:tcW w:w="1872" w:type="dxa"/>
          </w:tcPr>
          <w:p w14:paraId="699E48AC" w14:textId="77777777" w:rsidR="00E520F2" w:rsidRDefault="00731819">
            <w:r>
              <w:t>Access mode</w:t>
            </w:r>
          </w:p>
        </w:tc>
        <w:tc>
          <w:tcPr>
            <w:tcW w:w="1872" w:type="dxa"/>
          </w:tcPr>
          <w:p w14:paraId="7856DC07" w14:textId="77777777" w:rsidR="00E520F2" w:rsidRDefault="00731819">
            <w:r>
              <w:t>Description</w:t>
            </w:r>
          </w:p>
        </w:tc>
      </w:tr>
      <w:tr w:rsidR="00E520F2" w14:paraId="5AE139E6" w14:textId="77777777">
        <w:tc>
          <w:tcPr>
            <w:tcW w:w="1872" w:type="dxa"/>
          </w:tcPr>
          <w:p w14:paraId="4320E65C" w14:textId="77777777" w:rsidR="00E520F2" w:rsidRDefault="00731819">
            <w:r>
              <w:t>mimetype</w:t>
            </w:r>
          </w:p>
        </w:tc>
        <w:tc>
          <w:tcPr>
            <w:tcW w:w="1872" w:type="dxa"/>
          </w:tcPr>
          <w:p w14:paraId="6032426B" w14:textId="77777777" w:rsidR="00E520F2" w:rsidRDefault="00731819">
            <w:r>
              <w:t>string</w:t>
            </w:r>
          </w:p>
        </w:tc>
        <w:tc>
          <w:tcPr>
            <w:tcW w:w="1872" w:type="dxa"/>
          </w:tcPr>
          <w:p w14:paraId="032AEB66" w14:textId="77777777" w:rsidR="00E520F2" w:rsidRDefault="00731819">
            <w:r>
              <w:t>yes</w:t>
            </w:r>
          </w:p>
        </w:tc>
        <w:tc>
          <w:tcPr>
            <w:tcW w:w="1872" w:type="dxa"/>
          </w:tcPr>
          <w:p w14:paraId="20956A72" w14:textId="77777777" w:rsidR="00E520F2" w:rsidRDefault="00731819">
            <w:r>
              <w:t>Read Only</w:t>
            </w:r>
          </w:p>
        </w:tc>
        <w:tc>
          <w:tcPr>
            <w:tcW w:w="1872" w:type="dxa"/>
          </w:tcPr>
          <w:p w14:paraId="1F214859" w14:textId="77777777" w:rsidR="00E520F2" w:rsidRDefault="00731819">
            <w:r>
              <w:t>The Media Type of the icon</w:t>
            </w:r>
          </w:p>
        </w:tc>
      </w:tr>
      <w:tr w:rsidR="00E520F2" w14:paraId="45952624" w14:textId="77777777">
        <w:tc>
          <w:tcPr>
            <w:tcW w:w="1872" w:type="dxa"/>
          </w:tcPr>
          <w:p w14:paraId="0D7715E8" w14:textId="77777777" w:rsidR="00E520F2" w:rsidRDefault="00731819">
            <w:r>
              <w:t>width</w:t>
            </w:r>
          </w:p>
        </w:tc>
        <w:tc>
          <w:tcPr>
            <w:tcW w:w="1872" w:type="dxa"/>
          </w:tcPr>
          <w:p w14:paraId="2C902798" w14:textId="77777777" w:rsidR="00E520F2" w:rsidRDefault="00731819">
            <w:r>
              <w:t>integer</w:t>
            </w:r>
          </w:p>
        </w:tc>
        <w:tc>
          <w:tcPr>
            <w:tcW w:w="1872" w:type="dxa"/>
          </w:tcPr>
          <w:p w14:paraId="314BC28B" w14:textId="77777777" w:rsidR="00E520F2" w:rsidRDefault="00731819">
            <w:r>
              <w:t>yes</w:t>
            </w:r>
          </w:p>
        </w:tc>
        <w:tc>
          <w:tcPr>
            <w:tcW w:w="1872" w:type="dxa"/>
          </w:tcPr>
          <w:p w14:paraId="42731D8C" w14:textId="77777777" w:rsidR="00E520F2" w:rsidRDefault="00731819">
            <w:r>
              <w:t>Read Only</w:t>
            </w:r>
          </w:p>
        </w:tc>
        <w:tc>
          <w:tcPr>
            <w:tcW w:w="1872" w:type="dxa"/>
          </w:tcPr>
          <w:p w14:paraId="55414F89" w14:textId="77777777" w:rsidR="00E520F2" w:rsidRDefault="00731819">
            <w:r>
              <w:t>The width in pixels</w:t>
            </w:r>
          </w:p>
        </w:tc>
      </w:tr>
      <w:tr w:rsidR="00E520F2" w14:paraId="1E274F92" w14:textId="77777777">
        <w:tc>
          <w:tcPr>
            <w:tcW w:w="1872" w:type="dxa"/>
          </w:tcPr>
          <w:p w14:paraId="05E51816" w14:textId="77777777" w:rsidR="00E520F2" w:rsidRDefault="00731819">
            <w:r>
              <w:t>media</w:t>
            </w:r>
          </w:p>
        </w:tc>
        <w:tc>
          <w:tcPr>
            <w:tcW w:w="1872" w:type="dxa"/>
          </w:tcPr>
          <w:p w14:paraId="40D9B1C6" w14:textId="77777777" w:rsidR="00E520F2" w:rsidRDefault="00731819">
            <w:r>
              <w:t>string</w:t>
            </w:r>
          </w:p>
        </w:tc>
        <w:tc>
          <w:tcPr>
            <w:tcW w:w="1872" w:type="dxa"/>
          </w:tcPr>
          <w:p w14:paraId="7A85D217" w14:textId="77777777" w:rsidR="00E520F2" w:rsidRDefault="00731819">
            <w:r>
              <w:t>yes</w:t>
            </w:r>
          </w:p>
        </w:tc>
        <w:tc>
          <w:tcPr>
            <w:tcW w:w="1872" w:type="dxa"/>
          </w:tcPr>
          <w:p w14:paraId="7AD9C266" w14:textId="77777777" w:rsidR="00E520F2" w:rsidRDefault="00731819">
            <w:r>
              <w:t>Read Only</w:t>
            </w:r>
          </w:p>
        </w:tc>
        <w:tc>
          <w:tcPr>
            <w:tcW w:w="1872" w:type="dxa"/>
          </w:tcPr>
          <w:p w14:paraId="0F03C19D" w14:textId="77777777" w:rsidR="00E520F2" w:rsidRDefault="00731819">
            <w:r>
              <w:t>Specifies the URI to the icon</w:t>
            </w:r>
          </w:p>
        </w:tc>
      </w:tr>
      <w:tr w:rsidR="00E520F2" w14:paraId="793C73AA" w14:textId="77777777">
        <w:tc>
          <w:tcPr>
            <w:tcW w:w="1872" w:type="dxa"/>
          </w:tcPr>
          <w:p w14:paraId="65245BF8" w14:textId="77777777" w:rsidR="00E520F2" w:rsidRDefault="00731819">
            <w:r>
              <w:t>height</w:t>
            </w:r>
          </w:p>
        </w:tc>
        <w:tc>
          <w:tcPr>
            <w:tcW w:w="1872" w:type="dxa"/>
          </w:tcPr>
          <w:p w14:paraId="3EE92152" w14:textId="77777777" w:rsidR="00E520F2" w:rsidRDefault="00731819">
            <w:r>
              <w:t>integer</w:t>
            </w:r>
          </w:p>
        </w:tc>
        <w:tc>
          <w:tcPr>
            <w:tcW w:w="1872" w:type="dxa"/>
          </w:tcPr>
          <w:p w14:paraId="10B013AB" w14:textId="77777777" w:rsidR="00E520F2" w:rsidRDefault="00731819">
            <w:r>
              <w:t>yes</w:t>
            </w:r>
          </w:p>
        </w:tc>
        <w:tc>
          <w:tcPr>
            <w:tcW w:w="1872" w:type="dxa"/>
          </w:tcPr>
          <w:p w14:paraId="4DEF4888" w14:textId="77777777" w:rsidR="00E520F2" w:rsidRDefault="00731819">
            <w:r>
              <w:t>Read Only</w:t>
            </w:r>
          </w:p>
        </w:tc>
        <w:tc>
          <w:tcPr>
            <w:tcW w:w="1872" w:type="dxa"/>
          </w:tcPr>
          <w:p w14:paraId="6FBE7932" w14:textId="77777777" w:rsidR="00E520F2" w:rsidRDefault="00731819">
            <w:r>
              <w:t>The height in pixels</w:t>
            </w:r>
          </w:p>
        </w:tc>
      </w:tr>
    </w:tbl>
    <w:p w14:paraId="1F2E2E61" w14:textId="77777777" w:rsidR="00E520F2" w:rsidRDefault="00731819">
      <w:pPr>
        <w:pStyle w:val="ANNEX-heading2"/>
      </w:pPr>
      <w:bookmarkStart w:id="15308" w:name="_Toc509367370"/>
      <w:r>
        <w:t>CRUDN behaviour</w:t>
      </w:r>
      <w:bookmarkEnd w:id="15308"/>
    </w:p>
    <w:tbl>
      <w:tblPr>
        <w:tblStyle w:val="TABLE-A"/>
        <w:tblW w:w="0" w:type="auto"/>
        <w:tblLook w:val="04A0" w:firstRow="1" w:lastRow="0" w:firstColumn="1" w:lastColumn="0" w:noHBand="0" w:noVBand="1"/>
      </w:tblPr>
      <w:tblGrid>
        <w:gridCol w:w="1560"/>
        <w:gridCol w:w="1558"/>
        <w:gridCol w:w="1558"/>
        <w:gridCol w:w="1558"/>
        <w:gridCol w:w="1558"/>
        <w:gridCol w:w="1558"/>
      </w:tblGrid>
      <w:tr w:rsidR="00E520F2" w14:paraId="53AF86AE"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49B60F30" w14:textId="77777777" w:rsidR="00E520F2" w:rsidRDefault="00731819">
            <w:r>
              <w:t>Resource</w:t>
            </w:r>
          </w:p>
        </w:tc>
        <w:tc>
          <w:tcPr>
            <w:tcW w:w="1560" w:type="dxa"/>
          </w:tcPr>
          <w:p w14:paraId="68717702" w14:textId="77777777" w:rsidR="00E520F2" w:rsidRDefault="00731819">
            <w:r>
              <w:t>Create</w:t>
            </w:r>
          </w:p>
        </w:tc>
        <w:tc>
          <w:tcPr>
            <w:tcW w:w="1560" w:type="dxa"/>
          </w:tcPr>
          <w:p w14:paraId="63EF6802" w14:textId="77777777" w:rsidR="00E520F2" w:rsidRDefault="00731819">
            <w:r>
              <w:t>Read</w:t>
            </w:r>
          </w:p>
        </w:tc>
        <w:tc>
          <w:tcPr>
            <w:tcW w:w="1560" w:type="dxa"/>
          </w:tcPr>
          <w:p w14:paraId="7275FE39" w14:textId="77777777" w:rsidR="00E520F2" w:rsidRDefault="00731819">
            <w:r>
              <w:t>Update</w:t>
            </w:r>
          </w:p>
        </w:tc>
        <w:tc>
          <w:tcPr>
            <w:tcW w:w="1560" w:type="dxa"/>
          </w:tcPr>
          <w:p w14:paraId="33A6C752" w14:textId="77777777" w:rsidR="00E520F2" w:rsidRDefault="00731819">
            <w:r>
              <w:t>Delete</w:t>
            </w:r>
          </w:p>
        </w:tc>
        <w:tc>
          <w:tcPr>
            <w:tcW w:w="1560" w:type="dxa"/>
          </w:tcPr>
          <w:p w14:paraId="20395CF3" w14:textId="77777777" w:rsidR="00E520F2" w:rsidRDefault="00731819">
            <w:r>
              <w:t>Notify</w:t>
            </w:r>
          </w:p>
        </w:tc>
      </w:tr>
      <w:tr w:rsidR="00E520F2" w14:paraId="26D65764" w14:textId="77777777">
        <w:tc>
          <w:tcPr>
            <w:tcW w:w="1560" w:type="dxa"/>
          </w:tcPr>
          <w:p w14:paraId="0FCEA817" w14:textId="77777777" w:rsidR="00E520F2" w:rsidRDefault="00731819">
            <w:r>
              <w:t>/IconResURI</w:t>
            </w:r>
          </w:p>
        </w:tc>
        <w:tc>
          <w:tcPr>
            <w:tcW w:w="1560" w:type="dxa"/>
          </w:tcPr>
          <w:p w14:paraId="06133CE5" w14:textId="77777777" w:rsidR="00E520F2" w:rsidRDefault="00E520F2"/>
        </w:tc>
        <w:tc>
          <w:tcPr>
            <w:tcW w:w="1560" w:type="dxa"/>
          </w:tcPr>
          <w:p w14:paraId="2B13DC0F" w14:textId="77777777" w:rsidR="00E520F2" w:rsidRDefault="00731819">
            <w:r>
              <w:t>get</w:t>
            </w:r>
          </w:p>
        </w:tc>
        <w:tc>
          <w:tcPr>
            <w:tcW w:w="1560" w:type="dxa"/>
          </w:tcPr>
          <w:p w14:paraId="33EDEE23" w14:textId="77777777" w:rsidR="00E520F2" w:rsidRDefault="00E520F2"/>
        </w:tc>
        <w:tc>
          <w:tcPr>
            <w:tcW w:w="1560" w:type="dxa"/>
          </w:tcPr>
          <w:p w14:paraId="49D58184" w14:textId="77777777" w:rsidR="00E520F2" w:rsidRDefault="00E520F2"/>
        </w:tc>
        <w:tc>
          <w:tcPr>
            <w:tcW w:w="1560" w:type="dxa"/>
          </w:tcPr>
          <w:p w14:paraId="1ED685C3" w14:textId="77777777" w:rsidR="00E520F2" w:rsidRDefault="00E520F2"/>
        </w:tc>
      </w:tr>
    </w:tbl>
    <w:p w14:paraId="07E37119" w14:textId="77777777" w:rsidR="00E520F2" w:rsidRDefault="00731819">
      <w:pPr>
        <w:pStyle w:val="ANNEX-heading1"/>
      </w:pPr>
      <w:bookmarkStart w:id="15309" w:name="_Toc509367371"/>
      <w:r>
        <w:t>Introspection Resource</w:t>
      </w:r>
      <w:bookmarkEnd w:id="15309"/>
    </w:p>
    <w:p w14:paraId="3B76706C" w14:textId="77777777" w:rsidR="00E520F2" w:rsidRDefault="00731819">
      <w:pPr>
        <w:pStyle w:val="ANNEX-heading2"/>
      </w:pPr>
      <w:bookmarkStart w:id="15310" w:name="_Toc509367372"/>
      <w:r>
        <w:t>Introduction</w:t>
      </w:r>
      <w:bookmarkEnd w:id="15310"/>
    </w:p>
    <w:p w14:paraId="49C3BCBF" w14:textId="77777777" w:rsidR="00E520F2" w:rsidRDefault="00731819">
      <w:r>
        <w:t xml:space="preserve">This resource provides the means to get the device introspection data specifiying all the endpoints of the device. The </w:t>
      </w:r>
      <w:proofErr w:type="gramStart"/>
      <w:r>
        <w:t>url</w:t>
      </w:r>
      <w:proofErr w:type="gramEnd"/>
      <w:r>
        <w:t xml:space="preserve"> hosted by this resource is either a local or an external url. </w:t>
      </w:r>
    </w:p>
    <w:p w14:paraId="752CB93C" w14:textId="77777777" w:rsidR="00E520F2" w:rsidRDefault="00731819">
      <w:pPr>
        <w:pStyle w:val="ANNEX-heading2"/>
      </w:pPr>
      <w:bookmarkStart w:id="15311" w:name="_Toc509367373"/>
      <w:r>
        <w:t>Example URI</w:t>
      </w:r>
      <w:bookmarkEnd w:id="15311"/>
    </w:p>
    <w:p w14:paraId="4FCB286F" w14:textId="77777777" w:rsidR="00E520F2" w:rsidRDefault="00731819">
      <w:r>
        <w:t>/IntrospectionResURI</w:t>
      </w:r>
    </w:p>
    <w:p w14:paraId="3FDB0B0F" w14:textId="77777777" w:rsidR="00E520F2" w:rsidRDefault="00731819">
      <w:pPr>
        <w:pStyle w:val="ANNEX-heading2"/>
      </w:pPr>
      <w:bookmarkStart w:id="15312" w:name="_Toc509367374"/>
      <w:r>
        <w:t>Resource Type</w:t>
      </w:r>
      <w:bookmarkEnd w:id="15312"/>
    </w:p>
    <w:p w14:paraId="51440508" w14:textId="77777777" w:rsidR="00E520F2" w:rsidRDefault="00731819">
      <w:r>
        <w:t>The resource type (</w:t>
      </w:r>
      <w:proofErr w:type="gramStart"/>
      <w:r>
        <w:t>rt</w:t>
      </w:r>
      <w:proofErr w:type="gramEnd"/>
      <w:r>
        <w:t>) is defined as: oic.wk.introspection.</w:t>
      </w:r>
    </w:p>
    <w:p w14:paraId="3981E1CB" w14:textId="77777777" w:rsidR="00E520F2" w:rsidRDefault="00731819">
      <w:pPr>
        <w:pStyle w:val="ANNEX-heading2"/>
      </w:pPr>
      <w:bookmarkStart w:id="15313" w:name="_Toc509367375"/>
      <w:r>
        <w:t>RAML Definition</w:t>
      </w:r>
      <w:bookmarkEnd w:id="15313"/>
    </w:p>
    <w:p w14:paraId="46BFF313" w14:textId="77777777" w:rsidR="00E520F2" w:rsidRDefault="00731819">
      <w:pPr>
        <w:pStyle w:val="CODE-GREEN"/>
      </w:pPr>
      <w:r>
        <w:t>#%RAML 0.8</w:t>
      </w:r>
    </w:p>
    <w:p w14:paraId="4CDD00EF" w14:textId="77777777" w:rsidR="00E520F2" w:rsidRDefault="00731819">
      <w:pPr>
        <w:pStyle w:val="CODE-YELLOW"/>
      </w:pPr>
      <w:r>
        <w:t xml:space="preserve">title: </w:t>
      </w:r>
      <w:r>
        <w:rPr>
          <w:i/>
        </w:rPr>
        <w:t>OICIntrospection</w:t>
      </w:r>
    </w:p>
    <w:p w14:paraId="5579B347" w14:textId="77777777" w:rsidR="00E520F2" w:rsidRDefault="00731819">
      <w:pPr>
        <w:pStyle w:val="CODE-YELLOW"/>
      </w:pPr>
      <w:r>
        <w:t xml:space="preserve">version: </w:t>
      </w:r>
      <w:r>
        <w:rPr>
          <w:i/>
        </w:rPr>
        <w:t>v1.0.0-20160707</w:t>
      </w:r>
    </w:p>
    <w:p w14:paraId="38DF9E8F" w14:textId="77777777" w:rsidR="00E520F2" w:rsidRDefault="00731819">
      <w:pPr>
        <w:pStyle w:val="CODE-AQUA"/>
      </w:pPr>
      <w:r>
        <w:t>traits:</w:t>
      </w:r>
    </w:p>
    <w:p w14:paraId="75D29FC6" w14:textId="77777777" w:rsidR="00E520F2" w:rsidRDefault="00731819">
      <w:pPr>
        <w:pStyle w:val="CODE-AQUA"/>
      </w:pPr>
      <w:r>
        <w:t xml:space="preserve"> - interface :</w:t>
      </w:r>
    </w:p>
    <w:p w14:paraId="2C48683D" w14:textId="77777777" w:rsidR="00E520F2" w:rsidRDefault="00731819">
      <w:pPr>
        <w:pStyle w:val="CODE-AQUA"/>
      </w:pPr>
      <w:r>
        <w:t xml:space="preserve">     queryParameters: </w:t>
      </w:r>
    </w:p>
    <w:p w14:paraId="70D3C8FE" w14:textId="77777777" w:rsidR="00E520F2" w:rsidRDefault="00731819">
      <w:pPr>
        <w:pStyle w:val="CODE-BLUE"/>
      </w:pPr>
      <w:r>
        <w:t xml:space="preserve">       if:</w:t>
      </w:r>
    </w:p>
    <w:p w14:paraId="07D2BA81" w14:textId="77777777" w:rsidR="00E520F2" w:rsidRDefault="00731819">
      <w:pPr>
        <w:pStyle w:val="CODE-BLUE"/>
      </w:pPr>
      <w:r>
        <w:t xml:space="preserve">         enum: ["oic.if.r", "oic.if.baseline"]</w:t>
      </w:r>
    </w:p>
    <w:p w14:paraId="3A498EA7" w14:textId="77777777" w:rsidR="00E520F2" w:rsidRDefault="00E520F2"/>
    <w:p w14:paraId="32F26174" w14:textId="77777777" w:rsidR="00E520F2" w:rsidRDefault="00731819">
      <w:pPr>
        <w:pStyle w:val="CODE-BLUE"/>
      </w:pPr>
      <w:r>
        <w:t>/IntrospectionResURI:</w:t>
      </w:r>
    </w:p>
    <w:p w14:paraId="17916F3E" w14:textId="77777777" w:rsidR="00E520F2" w:rsidRDefault="00731819">
      <w:pPr>
        <w:pStyle w:val="CODE-YELLOW"/>
      </w:pPr>
      <w:r>
        <w:t xml:space="preserve">  description: |</w:t>
      </w:r>
    </w:p>
    <w:p w14:paraId="416557AB" w14:textId="77777777" w:rsidR="00E520F2" w:rsidRDefault="00731819">
      <w:pPr>
        <w:pStyle w:val="CODE-YELLOW"/>
      </w:pPr>
      <w:r>
        <w:t xml:space="preserve">    This resource provides the means to get the device introspection data specifiying all the endpoints of the device.</w:t>
      </w:r>
      <w:r>
        <w:br/>
        <w:t xml:space="preserve">    The url hosted by this resource is either a local or an external url.</w:t>
      </w:r>
      <w:r>
        <w:br/>
      </w:r>
    </w:p>
    <w:p w14:paraId="67E11329" w14:textId="77777777" w:rsidR="00E520F2" w:rsidRDefault="00731819">
      <w:pPr>
        <w:pStyle w:val="CODE-BLUE"/>
      </w:pPr>
      <w:r>
        <w:t xml:space="preserve">  is : ['interface']</w:t>
      </w:r>
    </w:p>
    <w:p w14:paraId="40A8F625" w14:textId="77777777" w:rsidR="00E520F2" w:rsidRDefault="00731819">
      <w:pPr>
        <w:pStyle w:val="CODE-AQUA"/>
      </w:pPr>
      <w:r>
        <w:t xml:space="preserve">  get:</w:t>
      </w:r>
    </w:p>
    <w:p w14:paraId="2CF7B2A6" w14:textId="77777777" w:rsidR="00E520F2" w:rsidRDefault="00731819">
      <w:pPr>
        <w:pStyle w:val="CODE-AQUA"/>
      </w:pPr>
      <w:r>
        <w:t xml:space="preserve">    responses :</w:t>
      </w:r>
    </w:p>
    <w:p w14:paraId="358D4F8A" w14:textId="77777777" w:rsidR="00E520F2" w:rsidRDefault="00731819">
      <w:pPr>
        <w:pStyle w:val="CODE-BLUE"/>
      </w:pPr>
      <w:r>
        <w:t xml:space="preserve">      200:</w:t>
      </w:r>
    </w:p>
    <w:p w14:paraId="093134AE" w14:textId="77777777" w:rsidR="00E520F2" w:rsidRDefault="00731819">
      <w:pPr>
        <w:pStyle w:val="CODE-AQUA"/>
      </w:pPr>
      <w:r>
        <w:lastRenderedPageBreak/>
        <w:t xml:space="preserve">        body:</w:t>
      </w:r>
    </w:p>
    <w:p w14:paraId="3FBEBEFE" w14:textId="77777777" w:rsidR="00E520F2" w:rsidRDefault="00731819">
      <w:pPr>
        <w:pStyle w:val="CODE-AQUA"/>
      </w:pPr>
      <w:r>
        <w:t xml:space="preserve">          application/json:</w:t>
      </w:r>
    </w:p>
    <w:p w14:paraId="13B1F091" w14:textId="77777777" w:rsidR="00E520F2" w:rsidRDefault="00731819">
      <w:pPr>
        <w:pStyle w:val="CODE-GREY"/>
      </w:pPr>
      <w:r>
        <w:t xml:space="preserve">            schema</w:t>
      </w:r>
      <w:r>
        <w:rPr>
          <w:rStyle w:val="CODEGREYC"/>
        </w:rPr>
        <w:t>: |</w:t>
      </w:r>
    </w:p>
    <w:p w14:paraId="2C66996F" w14:textId="77777777" w:rsidR="00E520F2" w:rsidRDefault="00731819">
      <w:pPr>
        <w:pStyle w:val="CODE-BLACK"/>
      </w:pPr>
      <w:r>
        <w:t xml:space="preserve">              {</w:t>
      </w:r>
      <w:r>
        <w:br/>
        <w:t xml:space="preserve">                "id": "http://www.openconnectivity.org/ocf-apis/core/schemas/oic.wk.introspectionInfo.json#",</w:t>
      </w:r>
      <w:r>
        <w:br/>
        <w:t xml:space="preserve">                "$schema": "http://json-schema.org/draft-04/schema#",</w:t>
      </w:r>
      <w:r>
        <w:br/>
        <w:t xml:space="preserve">                "description" : "Copyright (c) 2017 Open Interconnect Consortium, Inc. All rights reserved.",</w:t>
      </w:r>
      <w:r>
        <w:br/>
        <w:t xml:space="preserve">                "title": "introspection resource",</w:t>
      </w:r>
      <w:r>
        <w:br/>
        <w:t xml:space="preserve">                "definitions": {</w:t>
      </w:r>
      <w:r>
        <w:br/>
        <w:t xml:space="preserve">                  "oic.wk.introspectionInfo": {</w:t>
      </w:r>
      <w:r>
        <w:br/>
        <w:t xml:space="preserve">                    "type": "object",</w:t>
      </w:r>
      <w:r>
        <w:br/>
        <w:t xml:space="preserve">                    "properties": {</w:t>
      </w:r>
      <w:r>
        <w:br/>
        <w:t xml:space="preserve">                      "urlInfo": {</w:t>
      </w:r>
      <w:r>
        <w:br/>
        <w:t xml:space="preserve">                        "type": "array",</w:t>
      </w:r>
      <w:r>
        <w:br/>
        <w:t xml:space="preserve">                        "description": "Information on the location of the introspection data.",</w:t>
      </w:r>
      <w:r>
        <w:br/>
        <w:t xml:space="preserve">                        "readOnly": true,</w:t>
      </w:r>
      <w:r>
        <w:br/>
        <w:t xml:space="preserve">                        "minItems": 1,</w:t>
      </w:r>
      <w:r>
        <w:br/>
        <w:t xml:space="preserve">                        "items": {</w:t>
      </w:r>
      <w:r>
        <w:br/>
        <w:t xml:space="preserve">                          "type" : "object",</w:t>
      </w:r>
      <w:r>
        <w:br/>
        <w:t xml:space="preserve">                          "properties": {</w:t>
      </w:r>
      <w:r>
        <w:br/>
        <w:t xml:space="preserve">                            "url": {</w:t>
      </w:r>
      <w:r>
        <w:br/>
        <w:t xml:space="preserve">                              "type": "string",</w:t>
      </w:r>
      <w:r>
        <w:br/>
        <w:t xml:space="preserve">                              "format": "uri",</w:t>
      </w:r>
      <w:r>
        <w:br/>
        <w:t xml:space="preserve">                              "description" : "The URL of the introspection information."</w:t>
      </w:r>
      <w:r>
        <w:br/>
        <w:t xml:space="preserve">                            },</w:t>
      </w:r>
      <w:r>
        <w:br/>
        <w:t xml:space="preserve">                            "protocol": {</w:t>
      </w:r>
      <w:r>
        <w:br/>
        <w:t xml:space="preserve">                              "type": "string",</w:t>
      </w:r>
      <w:r>
        <w:br/>
        <w:t xml:space="preserve">                              "enum": [ "coap", "coaps", "http", "https", "coap+tcp", "coaps+tcp" ],</w:t>
      </w:r>
      <w:r>
        <w:br/>
        <w:t xml:space="preserve">                              "description" : "Identifier for the protocol to be used to obtain the introspection information"</w:t>
      </w:r>
      <w:r>
        <w:br/>
        <w:t xml:space="preserve">                            },</w:t>
      </w:r>
      <w:r>
        <w:br/>
        <w:t xml:space="preserve">                            "content-type": {</w:t>
      </w:r>
      <w:r>
        <w:br/>
        <w:t xml:space="preserve">                              "type": "string",</w:t>
      </w:r>
      <w:r>
        <w:br/>
        <w:t xml:space="preserve">                              "enum": [ "application/json", "application/cbor" ],</w:t>
      </w:r>
      <w:r>
        <w:br/>
        <w:t xml:space="preserve">                              "default" : "application/cbor",</w:t>
      </w:r>
      <w:r>
        <w:br/>
        <w:t xml:space="preserve">                                "description" : "content-type of the introspection data"</w:t>
      </w:r>
      <w:r>
        <w:br/>
        <w:t xml:space="preserve">                            },</w:t>
      </w:r>
      <w:r>
        <w:br/>
        <w:t xml:space="preserve">                            "version": {</w:t>
      </w:r>
      <w:r>
        <w:br/>
        <w:t xml:space="preserve">                              "type": "integer",</w:t>
      </w:r>
      <w:r>
        <w:br/>
        <w:t xml:space="preserve">                              "enum": [ 1 ],</w:t>
      </w:r>
      <w:r>
        <w:br/>
        <w:t xml:space="preserve">                              "default" : 1,</w:t>
      </w:r>
      <w:r>
        <w:br/>
        <w:t xml:space="preserve">                              "description" : "The version of the introspection data that can be downloaded"</w:t>
      </w:r>
      <w:r>
        <w:br/>
        <w:t xml:space="preserve">                            }</w:t>
      </w:r>
      <w:r>
        <w:br/>
        <w:t xml:space="preserve">                          },</w:t>
      </w:r>
      <w:r>
        <w:br/>
        <w:t xml:space="preserve">                          "required" : [ "url","protocol"]</w:t>
      </w:r>
      <w:r>
        <w:br/>
        <w:t xml:space="preserve">                        }</w:t>
      </w:r>
      <w:r>
        <w:br/>
        <w:t xml:space="preserve">                      }</w:t>
      </w:r>
      <w:r>
        <w:br/>
        <w:t xml:space="preserve">                    },</w:t>
      </w:r>
      <w:r>
        <w:br/>
        <w:t xml:space="preserve">                    "required" : ["urlInfo"]</w:t>
      </w:r>
      <w:r>
        <w:br/>
        <w:t xml:space="preserve">                  }</w:t>
      </w:r>
      <w:r>
        <w:br/>
        <w:t xml:space="preserve">                },</w:t>
      </w:r>
      <w:r>
        <w:br/>
        <w:t xml:space="preserve">                "type": "object",</w:t>
      </w:r>
      <w:r>
        <w:br/>
        <w:t xml:space="preserve">                "allOf": [</w:t>
      </w:r>
      <w:r>
        <w:br/>
        <w:t xml:space="preserve">                  {"$ref": "#/definitions/oic.wk.introspectionInfo"},</w:t>
      </w:r>
      <w:r>
        <w:br/>
        <w:t xml:space="preserve">                  {"$ref": "oic.core-schema.json#/definitions/oic.core"}</w:t>
      </w:r>
      <w:r>
        <w:br/>
        <w:t xml:space="preserve">                ]</w:t>
      </w:r>
      <w:r>
        <w:br/>
        <w:t xml:space="preserve">              }</w:t>
      </w:r>
      <w:r>
        <w:br/>
      </w:r>
    </w:p>
    <w:p w14:paraId="7718F7FC" w14:textId="77777777" w:rsidR="00E520F2" w:rsidRDefault="00731819">
      <w:pPr>
        <w:pStyle w:val="CODE-GREY"/>
      </w:pPr>
      <w:r>
        <w:t xml:space="preserve">            example</w:t>
      </w:r>
      <w:r>
        <w:rPr>
          <w:rStyle w:val="CODEGREYC"/>
        </w:rPr>
        <w:t>: |</w:t>
      </w:r>
    </w:p>
    <w:p w14:paraId="13EE7563" w14:textId="77777777" w:rsidR="00E520F2" w:rsidRDefault="00731819">
      <w:pPr>
        <w:pStyle w:val="CODE-BLACK"/>
      </w:pPr>
      <w:r>
        <w:t xml:space="preserve">              {</w:t>
      </w:r>
      <w:r>
        <w:br/>
        <w:t xml:space="preserve">                "rt" : ["oic.wk.introspection"],</w:t>
      </w:r>
      <w:r>
        <w:br/>
        <w:t xml:space="preserve">                "urlInfo" : [</w:t>
      </w:r>
      <w:r>
        <w:br/>
        <w:t xml:space="preserve">                  {</w:t>
      </w:r>
      <w:r>
        <w:br/>
        <w:t xml:space="preserve">                    "content-type" : "application/cbor",</w:t>
      </w:r>
      <w:r>
        <w:br/>
        <w:t xml:space="preserve">                    "protocol" : "coap",</w:t>
      </w:r>
      <w:r>
        <w:br/>
      </w:r>
      <w:r>
        <w:lastRenderedPageBreak/>
        <w:t xml:space="preserve">                    "url" : "coap://[fe80::1]:1234/IntrospectionExampleURI"</w:t>
      </w:r>
      <w:r>
        <w:br/>
        <w:t xml:space="preserve">                  }</w:t>
      </w:r>
      <w:r>
        <w:br/>
        <w:t xml:space="preserve">                ]</w:t>
      </w:r>
      <w:r>
        <w:br/>
        <w:t xml:space="preserve">              }</w:t>
      </w:r>
      <w:r>
        <w:br/>
      </w:r>
    </w:p>
    <w:p w14:paraId="3E1A0DBD" w14:textId="77777777" w:rsidR="00E520F2" w:rsidRDefault="00731819">
      <w:pPr>
        <w:pStyle w:val="ANNEX-heading2"/>
      </w:pPr>
      <w:bookmarkStart w:id="15314" w:name="_Toc509367376"/>
      <w:r>
        <w:t>Property Definition</w:t>
      </w:r>
      <w:bookmarkEnd w:id="15314"/>
    </w:p>
    <w:tbl>
      <w:tblPr>
        <w:tblStyle w:val="TABLE-A"/>
        <w:tblW w:w="0" w:type="auto"/>
        <w:tblLook w:val="04A0" w:firstRow="1" w:lastRow="0" w:firstColumn="1" w:lastColumn="0" w:noHBand="0" w:noVBand="1"/>
      </w:tblPr>
      <w:tblGrid>
        <w:gridCol w:w="1871"/>
        <w:gridCol w:w="1869"/>
        <w:gridCol w:w="1870"/>
        <w:gridCol w:w="1869"/>
        <w:gridCol w:w="1871"/>
      </w:tblGrid>
      <w:tr w:rsidR="00E520F2" w14:paraId="051FE415" w14:textId="77777777">
        <w:trPr>
          <w:cnfStyle w:val="100000000000" w:firstRow="1" w:lastRow="0" w:firstColumn="0" w:lastColumn="0" w:oddVBand="0" w:evenVBand="0" w:oddHBand="0" w:evenHBand="0" w:firstRowFirstColumn="0" w:firstRowLastColumn="0" w:lastRowFirstColumn="0" w:lastRowLastColumn="0"/>
        </w:trPr>
        <w:tc>
          <w:tcPr>
            <w:tcW w:w="1872" w:type="dxa"/>
          </w:tcPr>
          <w:p w14:paraId="088DDD09" w14:textId="77777777" w:rsidR="00E520F2" w:rsidRDefault="00731819">
            <w:r>
              <w:t>Property name</w:t>
            </w:r>
          </w:p>
        </w:tc>
        <w:tc>
          <w:tcPr>
            <w:tcW w:w="1872" w:type="dxa"/>
          </w:tcPr>
          <w:p w14:paraId="45655FC9" w14:textId="77777777" w:rsidR="00E520F2" w:rsidRDefault="00731819">
            <w:r>
              <w:t>Value type</w:t>
            </w:r>
          </w:p>
        </w:tc>
        <w:tc>
          <w:tcPr>
            <w:tcW w:w="1872" w:type="dxa"/>
          </w:tcPr>
          <w:p w14:paraId="5D1880BA" w14:textId="77777777" w:rsidR="00E520F2" w:rsidRDefault="00731819">
            <w:r>
              <w:t>Mandatory</w:t>
            </w:r>
          </w:p>
        </w:tc>
        <w:tc>
          <w:tcPr>
            <w:tcW w:w="1872" w:type="dxa"/>
          </w:tcPr>
          <w:p w14:paraId="100F5031" w14:textId="77777777" w:rsidR="00E520F2" w:rsidRDefault="00731819">
            <w:r>
              <w:t>Access mode</w:t>
            </w:r>
          </w:p>
        </w:tc>
        <w:tc>
          <w:tcPr>
            <w:tcW w:w="1872" w:type="dxa"/>
          </w:tcPr>
          <w:p w14:paraId="36841B81" w14:textId="77777777" w:rsidR="00E520F2" w:rsidRDefault="00731819">
            <w:r>
              <w:t>Description</w:t>
            </w:r>
          </w:p>
        </w:tc>
      </w:tr>
      <w:tr w:rsidR="00E520F2" w14:paraId="576D2DC8" w14:textId="77777777">
        <w:tc>
          <w:tcPr>
            <w:tcW w:w="1872" w:type="dxa"/>
          </w:tcPr>
          <w:p w14:paraId="337DA04B" w14:textId="77777777" w:rsidR="00E520F2" w:rsidRDefault="00731819">
            <w:r>
              <w:t>urlInfo</w:t>
            </w:r>
          </w:p>
        </w:tc>
        <w:tc>
          <w:tcPr>
            <w:tcW w:w="1872" w:type="dxa"/>
          </w:tcPr>
          <w:p w14:paraId="757B2C98" w14:textId="77777777" w:rsidR="00E520F2" w:rsidRDefault="00731819">
            <w:r>
              <w:t>array: see schema</w:t>
            </w:r>
          </w:p>
        </w:tc>
        <w:tc>
          <w:tcPr>
            <w:tcW w:w="1872" w:type="dxa"/>
          </w:tcPr>
          <w:p w14:paraId="116AAAC6" w14:textId="77777777" w:rsidR="00E520F2" w:rsidRDefault="00731819">
            <w:r>
              <w:t>yes</w:t>
            </w:r>
          </w:p>
        </w:tc>
        <w:tc>
          <w:tcPr>
            <w:tcW w:w="1872" w:type="dxa"/>
          </w:tcPr>
          <w:p w14:paraId="4426229B" w14:textId="77777777" w:rsidR="00E520F2" w:rsidRDefault="00731819">
            <w:r>
              <w:t>Read Only</w:t>
            </w:r>
          </w:p>
        </w:tc>
        <w:tc>
          <w:tcPr>
            <w:tcW w:w="1872" w:type="dxa"/>
          </w:tcPr>
          <w:p w14:paraId="060A6263" w14:textId="77777777" w:rsidR="00E520F2" w:rsidRDefault="00731819">
            <w:r>
              <w:t>Information on the location of the introspection data.</w:t>
            </w:r>
          </w:p>
        </w:tc>
      </w:tr>
      <w:tr w:rsidR="00E520F2" w14:paraId="312BE399" w14:textId="77777777">
        <w:tc>
          <w:tcPr>
            <w:tcW w:w="1872" w:type="dxa"/>
          </w:tcPr>
          <w:p w14:paraId="128225E1" w14:textId="77777777" w:rsidR="00E520F2" w:rsidRDefault="00731819">
            <w:r>
              <w:t>url</w:t>
            </w:r>
            <w:r>
              <w:br/>
              <w:t>(urlInfo)</w:t>
            </w:r>
          </w:p>
        </w:tc>
        <w:tc>
          <w:tcPr>
            <w:tcW w:w="1872" w:type="dxa"/>
          </w:tcPr>
          <w:p w14:paraId="25F3E283" w14:textId="77777777" w:rsidR="00E520F2" w:rsidRDefault="00731819">
            <w:r>
              <w:t>string</w:t>
            </w:r>
          </w:p>
        </w:tc>
        <w:tc>
          <w:tcPr>
            <w:tcW w:w="1872" w:type="dxa"/>
          </w:tcPr>
          <w:p w14:paraId="184570CB" w14:textId="77777777" w:rsidR="00E520F2" w:rsidRDefault="00731819">
            <w:r>
              <w:t>yes</w:t>
            </w:r>
          </w:p>
        </w:tc>
        <w:tc>
          <w:tcPr>
            <w:tcW w:w="1872" w:type="dxa"/>
          </w:tcPr>
          <w:p w14:paraId="3B04CDE0" w14:textId="77777777" w:rsidR="00E520F2" w:rsidRDefault="00E520F2"/>
        </w:tc>
        <w:tc>
          <w:tcPr>
            <w:tcW w:w="1872" w:type="dxa"/>
          </w:tcPr>
          <w:p w14:paraId="425AD1B5" w14:textId="77777777" w:rsidR="00E520F2" w:rsidRDefault="00731819">
            <w:r>
              <w:t>The URL of the introspection information.</w:t>
            </w:r>
          </w:p>
        </w:tc>
      </w:tr>
      <w:tr w:rsidR="00E520F2" w14:paraId="597E571D" w14:textId="77777777">
        <w:tc>
          <w:tcPr>
            <w:tcW w:w="1872" w:type="dxa"/>
          </w:tcPr>
          <w:p w14:paraId="7BC72C0F" w14:textId="77777777" w:rsidR="00E520F2" w:rsidRDefault="00731819">
            <w:r>
              <w:t>content-type</w:t>
            </w:r>
            <w:r>
              <w:br/>
              <w:t>(urlInfo)</w:t>
            </w:r>
          </w:p>
        </w:tc>
        <w:tc>
          <w:tcPr>
            <w:tcW w:w="1872" w:type="dxa"/>
          </w:tcPr>
          <w:p w14:paraId="22F24698" w14:textId="77777777" w:rsidR="00E520F2" w:rsidRDefault="00731819">
            <w:r>
              <w:t>string</w:t>
            </w:r>
          </w:p>
        </w:tc>
        <w:tc>
          <w:tcPr>
            <w:tcW w:w="1872" w:type="dxa"/>
          </w:tcPr>
          <w:p w14:paraId="438AF489" w14:textId="77777777" w:rsidR="00E520F2" w:rsidRDefault="00E520F2"/>
        </w:tc>
        <w:tc>
          <w:tcPr>
            <w:tcW w:w="1872" w:type="dxa"/>
          </w:tcPr>
          <w:p w14:paraId="44D3F1E7" w14:textId="77777777" w:rsidR="00E520F2" w:rsidRDefault="00E520F2"/>
        </w:tc>
        <w:tc>
          <w:tcPr>
            <w:tcW w:w="1872" w:type="dxa"/>
          </w:tcPr>
          <w:p w14:paraId="11F4055C" w14:textId="77777777" w:rsidR="00E520F2" w:rsidRDefault="00731819">
            <w:r>
              <w:t>content-type of the introspection data</w:t>
            </w:r>
          </w:p>
        </w:tc>
      </w:tr>
      <w:tr w:rsidR="00E520F2" w14:paraId="5A3040BE" w14:textId="77777777">
        <w:tc>
          <w:tcPr>
            <w:tcW w:w="1872" w:type="dxa"/>
          </w:tcPr>
          <w:p w14:paraId="5EE0D251" w14:textId="77777777" w:rsidR="00E520F2" w:rsidRDefault="00731819">
            <w:r>
              <w:t>version</w:t>
            </w:r>
            <w:r>
              <w:br/>
              <w:t>(urlInfo)</w:t>
            </w:r>
          </w:p>
        </w:tc>
        <w:tc>
          <w:tcPr>
            <w:tcW w:w="1872" w:type="dxa"/>
          </w:tcPr>
          <w:p w14:paraId="71F16502" w14:textId="77777777" w:rsidR="00E520F2" w:rsidRDefault="00731819">
            <w:r>
              <w:t>integer</w:t>
            </w:r>
          </w:p>
        </w:tc>
        <w:tc>
          <w:tcPr>
            <w:tcW w:w="1872" w:type="dxa"/>
          </w:tcPr>
          <w:p w14:paraId="54BCFA08" w14:textId="77777777" w:rsidR="00E520F2" w:rsidRDefault="00E520F2"/>
        </w:tc>
        <w:tc>
          <w:tcPr>
            <w:tcW w:w="1872" w:type="dxa"/>
          </w:tcPr>
          <w:p w14:paraId="70D0EBEE" w14:textId="77777777" w:rsidR="00E520F2" w:rsidRDefault="00E520F2"/>
        </w:tc>
        <w:tc>
          <w:tcPr>
            <w:tcW w:w="1872" w:type="dxa"/>
          </w:tcPr>
          <w:p w14:paraId="19F8004D" w14:textId="77777777" w:rsidR="00E520F2" w:rsidRDefault="00731819">
            <w:r>
              <w:t>The version of the introspection data that can be downloaded</w:t>
            </w:r>
          </w:p>
        </w:tc>
      </w:tr>
      <w:tr w:rsidR="00E520F2" w14:paraId="64C67F6C" w14:textId="77777777">
        <w:tc>
          <w:tcPr>
            <w:tcW w:w="1872" w:type="dxa"/>
          </w:tcPr>
          <w:p w14:paraId="0830B0C3" w14:textId="77777777" w:rsidR="00E520F2" w:rsidRDefault="00731819">
            <w:r>
              <w:t>protocol</w:t>
            </w:r>
            <w:r>
              <w:br/>
              <w:t>(urlInfo)</w:t>
            </w:r>
          </w:p>
        </w:tc>
        <w:tc>
          <w:tcPr>
            <w:tcW w:w="1872" w:type="dxa"/>
          </w:tcPr>
          <w:p w14:paraId="4EF9E65B" w14:textId="77777777" w:rsidR="00E520F2" w:rsidRDefault="00731819">
            <w:r>
              <w:t>string</w:t>
            </w:r>
          </w:p>
        </w:tc>
        <w:tc>
          <w:tcPr>
            <w:tcW w:w="1872" w:type="dxa"/>
          </w:tcPr>
          <w:p w14:paraId="64070FC4" w14:textId="77777777" w:rsidR="00E520F2" w:rsidRDefault="00731819">
            <w:r>
              <w:t>yes</w:t>
            </w:r>
          </w:p>
        </w:tc>
        <w:tc>
          <w:tcPr>
            <w:tcW w:w="1872" w:type="dxa"/>
          </w:tcPr>
          <w:p w14:paraId="7DF4C2D1" w14:textId="77777777" w:rsidR="00E520F2" w:rsidRDefault="00E520F2"/>
        </w:tc>
        <w:tc>
          <w:tcPr>
            <w:tcW w:w="1872" w:type="dxa"/>
          </w:tcPr>
          <w:p w14:paraId="31E2CC5B" w14:textId="77777777" w:rsidR="00E520F2" w:rsidRDefault="00731819">
            <w:r>
              <w:t>Identifier for the protocol to be used to obtain the introspection information</w:t>
            </w:r>
          </w:p>
        </w:tc>
      </w:tr>
    </w:tbl>
    <w:p w14:paraId="2E132D33" w14:textId="77777777" w:rsidR="00E520F2" w:rsidRDefault="00731819">
      <w:pPr>
        <w:pStyle w:val="ANNEX-heading2"/>
      </w:pPr>
      <w:bookmarkStart w:id="15315" w:name="_Toc509367377"/>
      <w:r>
        <w:t>CRUDN behaviour</w:t>
      </w:r>
      <w:bookmarkEnd w:id="15315"/>
    </w:p>
    <w:tbl>
      <w:tblPr>
        <w:tblStyle w:val="TABLE-A"/>
        <w:tblW w:w="0" w:type="auto"/>
        <w:tblLook w:val="04A0" w:firstRow="1" w:lastRow="0" w:firstColumn="1" w:lastColumn="0" w:noHBand="0" w:noVBand="1"/>
      </w:tblPr>
      <w:tblGrid>
        <w:gridCol w:w="2277"/>
        <w:gridCol w:w="1422"/>
        <w:gridCol w:w="1391"/>
        <w:gridCol w:w="1433"/>
        <w:gridCol w:w="1417"/>
        <w:gridCol w:w="1410"/>
      </w:tblGrid>
      <w:tr w:rsidR="00E520F2" w14:paraId="0687C9D1" w14:textId="77777777" w:rsidTr="00731819">
        <w:trPr>
          <w:cnfStyle w:val="100000000000" w:firstRow="1" w:lastRow="0" w:firstColumn="0" w:lastColumn="0" w:oddVBand="0" w:evenVBand="0" w:oddHBand="0" w:evenHBand="0" w:firstRowFirstColumn="0" w:firstRowLastColumn="0" w:lastRowFirstColumn="0" w:lastRowLastColumn="0"/>
        </w:trPr>
        <w:tc>
          <w:tcPr>
            <w:tcW w:w="2277" w:type="dxa"/>
          </w:tcPr>
          <w:p w14:paraId="30B9C4A3" w14:textId="77777777" w:rsidR="00E520F2" w:rsidRDefault="00731819">
            <w:r>
              <w:t>Resource</w:t>
            </w:r>
          </w:p>
        </w:tc>
        <w:tc>
          <w:tcPr>
            <w:tcW w:w="1422" w:type="dxa"/>
          </w:tcPr>
          <w:p w14:paraId="61B96326" w14:textId="77777777" w:rsidR="00E520F2" w:rsidRDefault="00731819">
            <w:r>
              <w:t>Create</w:t>
            </w:r>
          </w:p>
        </w:tc>
        <w:tc>
          <w:tcPr>
            <w:tcW w:w="1391" w:type="dxa"/>
          </w:tcPr>
          <w:p w14:paraId="201DA304" w14:textId="77777777" w:rsidR="00E520F2" w:rsidRDefault="00731819">
            <w:r>
              <w:t>Read</w:t>
            </w:r>
          </w:p>
        </w:tc>
        <w:tc>
          <w:tcPr>
            <w:tcW w:w="1433" w:type="dxa"/>
          </w:tcPr>
          <w:p w14:paraId="2C038DBF" w14:textId="77777777" w:rsidR="00E520F2" w:rsidRDefault="00731819">
            <w:r>
              <w:t>Update</w:t>
            </w:r>
          </w:p>
        </w:tc>
        <w:tc>
          <w:tcPr>
            <w:tcW w:w="1417" w:type="dxa"/>
          </w:tcPr>
          <w:p w14:paraId="1F61A232" w14:textId="77777777" w:rsidR="00E520F2" w:rsidRDefault="00731819">
            <w:r>
              <w:t>Delete</w:t>
            </w:r>
          </w:p>
        </w:tc>
        <w:tc>
          <w:tcPr>
            <w:tcW w:w="1410" w:type="dxa"/>
          </w:tcPr>
          <w:p w14:paraId="7F98086A" w14:textId="77777777" w:rsidR="00E520F2" w:rsidRDefault="00731819">
            <w:r>
              <w:t>Notify</w:t>
            </w:r>
          </w:p>
        </w:tc>
      </w:tr>
      <w:tr w:rsidR="00E520F2" w14:paraId="41FA9D6A" w14:textId="77777777" w:rsidTr="00731819">
        <w:tc>
          <w:tcPr>
            <w:tcW w:w="2277" w:type="dxa"/>
          </w:tcPr>
          <w:p w14:paraId="2255FB6B" w14:textId="77777777" w:rsidR="00E520F2" w:rsidRDefault="00731819">
            <w:r>
              <w:t>/IntrospectionResURI</w:t>
            </w:r>
          </w:p>
        </w:tc>
        <w:tc>
          <w:tcPr>
            <w:tcW w:w="1422" w:type="dxa"/>
          </w:tcPr>
          <w:p w14:paraId="579AFCF4" w14:textId="77777777" w:rsidR="00E520F2" w:rsidRDefault="00E520F2"/>
        </w:tc>
        <w:tc>
          <w:tcPr>
            <w:tcW w:w="1391" w:type="dxa"/>
          </w:tcPr>
          <w:p w14:paraId="6FE7089C" w14:textId="77777777" w:rsidR="00E520F2" w:rsidRDefault="00731819">
            <w:r>
              <w:t>get</w:t>
            </w:r>
          </w:p>
        </w:tc>
        <w:tc>
          <w:tcPr>
            <w:tcW w:w="1433" w:type="dxa"/>
          </w:tcPr>
          <w:p w14:paraId="0D423F10" w14:textId="77777777" w:rsidR="00E520F2" w:rsidRDefault="00E520F2"/>
        </w:tc>
        <w:tc>
          <w:tcPr>
            <w:tcW w:w="1417" w:type="dxa"/>
          </w:tcPr>
          <w:p w14:paraId="4179FBFD" w14:textId="77777777" w:rsidR="00E520F2" w:rsidRDefault="00E520F2"/>
        </w:tc>
        <w:tc>
          <w:tcPr>
            <w:tcW w:w="1410" w:type="dxa"/>
          </w:tcPr>
          <w:p w14:paraId="7FC4F512" w14:textId="77777777" w:rsidR="00E520F2" w:rsidRDefault="00E520F2"/>
        </w:tc>
      </w:tr>
    </w:tbl>
    <w:p w14:paraId="4675B84F" w14:textId="77777777" w:rsidR="00731819" w:rsidRPr="00731819" w:rsidRDefault="00731819" w:rsidP="00731819">
      <w:pPr>
        <w:pStyle w:val="ANNEXtitle"/>
        <w:rPr>
          <w:rFonts w:eastAsiaTheme="minorEastAsia"/>
          <w:lang w:eastAsia="ko-KR"/>
        </w:rPr>
      </w:pPr>
      <w:r w:rsidRPr="00731819">
        <w:rPr>
          <w:rFonts w:eastAsiaTheme="minorEastAsia"/>
          <w:lang w:eastAsia="ko-KR"/>
        </w:rPr>
        <w:lastRenderedPageBreak/>
        <w:br/>
      </w:r>
      <w:bookmarkStart w:id="15316" w:name="_Toc504564619"/>
      <w:bookmarkStart w:id="15317" w:name="_Toc509367378"/>
      <w:r w:rsidRPr="00731819">
        <w:rPr>
          <w:rFonts w:eastAsiaTheme="minorEastAsia"/>
          <w:lang w:eastAsia="ko-KR"/>
        </w:rPr>
        <w:t>(normative)</w:t>
      </w:r>
      <w:r w:rsidRPr="00731819">
        <w:rPr>
          <w:rFonts w:eastAsiaTheme="minorEastAsia"/>
          <w:lang w:eastAsia="ko-KR"/>
        </w:rPr>
        <w:br/>
      </w:r>
      <w:r w:rsidRPr="00731819">
        <w:rPr>
          <w:rFonts w:eastAsiaTheme="minorEastAsia"/>
          <w:lang w:eastAsia="ko-KR"/>
        </w:rPr>
        <w:br/>
        <w:t>OIC 1.1 Resource Type definitions</w:t>
      </w:r>
      <w:bookmarkEnd w:id="15316"/>
      <w:bookmarkEnd w:id="15317"/>
    </w:p>
    <w:p w14:paraId="2D2C8F82" w14:textId="77777777" w:rsidR="00731819" w:rsidRDefault="00731819" w:rsidP="00731819">
      <w:pPr>
        <w:pStyle w:val="ANNEX-heading1"/>
        <w:tabs>
          <w:tab w:val="clear" w:pos="680"/>
          <w:tab w:val="num" w:pos="5300"/>
        </w:tabs>
        <w:ind w:left="5300"/>
        <w:rPr>
          <w:rFonts w:eastAsiaTheme="minorEastAsia"/>
          <w:lang w:val="en-US" w:eastAsia="ko-KR"/>
        </w:rPr>
      </w:pPr>
      <w:bookmarkStart w:id="15318" w:name="_Toc504564620"/>
      <w:bookmarkStart w:id="15319" w:name="_Toc509367379"/>
      <w:r>
        <w:rPr>
          <w:rFonts w:eastAsiaTheme="minorEastAsia"/>
          <w:lang w:val="en-US" w:eastAsia="ko-KR"/>
        </w:rPr>
        <w:t>List of Resource Type Definitions</w:t>
      </w:r>
      <w:bookmarkEnd w:id="15318"/>
      <w:bookmarkEnd w:id="15319"/>
    </w:p>
    <w:p w14:paraId="218A3BC8" w14:textId="77777777" w:rsidR="00731819" w:rsidRDefault="00731819" w:rsidP="00731819">
      <w:pPr>
        <w:pStyle w:val="PARAGRAPH"/>
      </w:pPr>
      <w:r>
        <w:fldChar w:fldCharType="begin"/>
      </w:r>
      <w:r>
        <w:instrText xml:space="preserve"> REF _Ref490125487 \h </w:instrText>
      </w:r>
      <w:r>
        <w:fldChar w:fldCharType="separate"/>
      </w:r>
      <w:r w:rsidR="00370B4E" w:rsidRPr="000D29DB">
        <w:t xml:space="preserve">Table </w:t>
      </w:r>
      <w:r w:rsidR="00370B4E">
        <w:rPr>
          <w:noProof/>
        </w:rPr>
        <w:t>43</w:t>
      </w:r>
      <w:r>
        <w:fldChar w:fldCharType="end"/>
      </w:r>
      <w:r>
        <w:t xml:space="preserve"> contains the list of OIC 1.1 defined core resources that are referenced in this specification and so included herein to enable backwards compatibility.  These definitions are only to be used when communicating with OIC 1.1 Devices where specifically referenced in this specification. </w:t>
      </w:r>
    </w:p>
    <w:p w14:paraId="4F241B0E" w14:textId="77777777" w:rsidR="00731819" w:rsidRPr="00F466CE" w:rsidRDefault="00731819" w:rsidP="00731819">
      <w:pPr>
        <w:pStyle w:val="TABLE-title"/>
      </w:pPr>
      <w:bookmarkStart w:id="15320" w:name="_Ref490125487"/>
      <w:bookmarkStart w:id="15321" w:name="_Toc484100988"/>
      <w:bookmarkStart w:id="15322" w:name="_Toc504564733"/>
      <w:bookmarkStart w:id="15323" w:name="_Toc509367596"/>
      <w:r w:rsidRPr="000D29DB">
        <w:t xml:space="preserve">Table </w:t>
      </w:r>
      <w:r w:rsidRPr="000D29DB">
        <w:fldChar w:fldCharType="begin"/>
      </w:r>
      <w:r w:rsidRPr="000D29DB">
        <w:instrText xml:space="preserve"> SEQ Table \* ARABIC </w:instrText>
      </w:r>
      <w:r w:rsidRPr="000D29DB">
        <w:fldChar w:fldCharType="separate"/>
      </w:r>
      <w:r w:rsidR="00370B4E">
        <w:rPr>
          <w:noProof/>
        </w:rPr>
        <w:t>43</w:t>
      </w:r>
      <w:r w:rsidRPr="000D29DB">
        <w:fldChar w:fldCharType="end"/>
      </w:r>
      <w:bookmarkEnd w:id="15320"/>
      <w:r w:rsidRPr="000D29DB">
        <w:t xml:space="preserve">. </w:t>
      </w:r>
      <w:r>
        <w:t>Alphabetized list of referenced OIC 1.1 core resources</w:t>
      </w:r>
      <w:bookmarkEnd w:id="15321"/>
      <w:bookmarkEnd w:id="15322"/>
      <w:bookmarkEnd w:id="15323"/>
    </w:p>
    <w:tbl>
      <w:tblPr>
        <w:tblStyle w:val="GridTable41"/>
        <w:tblW w:w="0" w:type="auto"/>
        <w:tblLook w:val="04A0" w:firstRow="1" w:lastRow="0" w:firstColumn="1" w:lastColumn="0" w:noHBand="0" w:noVBand="1"/>
      </w:tblPr>
      <w:tblGrid>
        <w:gridCol w:w="2678"/>
        <w:gridCol w:w="4384"/>
        <w:gridCol w:w="2288"/>
      </w:tblGrid>
      <w:tr w:rsidR="00731819" w14:paraId="62584C16" w14:textId="77777777" w:rsidTr="00731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hideMark/>
          </w:tcPr>
          <w:p w14:paraId="372ED927" w14:textId="77777777" w:rsidR="00731819" w:rsidRDefault="00731819" w:rsidP="00731819">
            <w:pPr>
              <w:pStyle w:val="PARAGRAPH"/>
            </w:pPr>
            <w:r>
              <w:t>Friendly Name (informative)</w:t>
            </w:r>
          </w:p>
        </w:tc>
        <w:tc>
          <w:tcPr>
            <w:tcW w:w="4384" w:type="dxa"/>
            <w:hideMark/>
          </w:tcPr>
          <w:p w14:paraId="1B4D8AAE" w14:textId="77777777" w:rsidR="00731819" w:rsidRDefault="00731819" w:rsidP="00731819">
            <w:pPr>
              <w:pStyle w:val="PARAGRAPH"/>
              <w:cnfStyle w:val="100000000000" w:firstRow="1" w:lastRow="0" w:firstColumn="0" w:lastColumn="0" w:oddVBand="0" w:evenVBand="0" w:oddHBand="0" w:evenHBand="0" w:firstRowFirstColumn="0" w:firstRowLastColumn="0" w:lastRowFirstColumn="0" w:lastRowLastColumn="0"/>
            </w:pPr>
            <w:r>
              <w:t>Resource Type (rt)</w:t>
            </w:r>
          </w:p>
        </w:tc>
        <w:tc>
          <w:tcPr>
            <w:tcW w:w="2288" w:type="dxa"/>
            <w:hideMark/>
          </w:tcPr>
          <w:p w14:paraId="08CE0311" w14:textId="77777777" w:rsidR="00731819" w:rsidRDefault="00731819" w:rsidP="00731819">
            <w:pPr>
              <w:pStyle w:val="PARAGRAPH"/>
              <w:cnfStyle w:val="100000000000" w:firstRow="1" w:lastRow="0" w:firstColumn="0" w:lastColumn="0" w:oddVBand="0" w:evenVBand="0" w:oddHBand="0" w:evenHBand="0" w:firstRowFirstColumn="0" w:firstRowLastColumn="0" w:lastRowFirstColumn="0" w:lastRowLastColumn="0"/>
            </w:pPr>
            <w:r>
              <w:t>Section</w:t>
            </w:r>
          </w:p>
        </w:tc>
      </w:tr>
      <w:tr w:rsidR="00731819" w14:paraId="1F199F16" w14:textId="77777777" w:rsidTr="0073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06BC892" w14:textId="77777777" w:rsidR="00731819" w:rsidRDefault="00731819" w:rsidP="00731819">
            <w:pPr>
              <w:pStyle w:val="PARAGRAPH"/>
            </w:pPr>
            <w:r>
              <w:t>Collection, baseline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1FA8E69"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“oic.wk.col”</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363846"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E.2</w:t>
            </w:r>
          </w:p>
        </w:tc>
      </w:tr>
      <w:tr w:rsidR="00731819" w14:paraId="453B7154" w14:textId="77777777" w:rsidTr="00731819">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F8D7AC" w14:textId="77777777" w:rsidR="00731819" w:rsidRDefault="00731819" w:rsidP="00731819">
            <w:pPr>
              <w:pStyle w:val="PARAGRAPH"/>
            </w:pPr>
            <w:r>
              <w:t>Collection, link list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976C2AB" w14:textId="77777777" w:rsidR="00731819" w:rsidRDefault="00731819" w:rsidP="00731819">
            <w:pPr>
              <w:pStyle w:val="PARAGRAPH"/>
              <w:cnfStyle w:val="000000000000" w:firstRow="0" w:lastRow="0" w:firstColumn="0" w:lastColumn="0" w:oddVBand="0" w:evenVBand="0" w:oddHBand="0" w:evenHBand="0" w:firstRowFirstColumn="0" w:firstRowLastColumn="0" w:lastRowFirstColumn="0" w:lastRowLastColumn="0"/>
            </w:pPr>
            <w:r>
              <w:t>“oic.wk.col”</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C16E426" w14:textId="77777777" w:rsidR="00731819" w:rsidRDefault="00731819" w:rsidP="00731819">
            <w:pPr>
              <w:pStyle w:val="PARAGRAPH"/>
              <w:cnfStyle w:val="000000000000" w:firstRow="0" w:lastRow="0" w:firstColumn="0" w:lastColumn="0" w:oddVBand="0" w:evenVBand="0" w:oddHBand="0" w:evenHBand="0" w:firstRowFirstColumn="0" w:firstRowLastColumn="0" w:lastRowFirstColumn="0" w:lastRowLastColumn="0"/>
            </w:pPr>
            <w:r>
              <w:t>E.3</w:t>
            </w:r>
          </w:p>
        </w:tc>
      </w:tr>
      <w:tr w:rsidR="00731819" w14:paraId="67FBA2B0" w14:textId="77777777" w:rsidTr="0073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77702C" w14:textId="77777777" w:rsidR="00731819" w:rsidRDefault="00731819" w:rsidP="00731819">
            <w:pPr>
              <w:pStyle w:val="PARAGRAPH"/>
              <w:jc w:val="left"/>
            </w:pPr>
            <w:r>
              <w:t>Discoverable Resources, baseline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516F47E"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“oic.wk.res”</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CAE5B92"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E.4</w:t>
            </w:r>
          </w:p>
        </w:tc>
      </w:tr>
      <w:tr w:rsidR="00731819" w14:paraId="0D25A868" w14:textId="77777777" w:rsidTr="00731819">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B9D320C" w14:textId="77777777" w:rsidR="00731819" w:rsidRDefault="00731819" w:rsidP="00731819">
            <w:pPr>
              <w:pStyle w:val="PARAGRAPH"/>
              <w:jc w:val="left"/>
            </w:pPr>
            <w:r>
              <w:t>Discoverable Resources, link list interface</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895D6B8" w14:textId="77777777" w:rsidR="00731819" w:rsidRDefault="00731819" w:rsidP="00731819">
            <w:pPr>
              <w:pStyle w:val="PARAGRAPH"/>
              <w:cnfStyle w:val="000000000000" w:firstRow="0" w:lastRow="0" w:firstColumn="0" w:lastColumn="0" w:oddVBand="0" w:evenVBand="0" w:oddHBand="0" w:evenHBand="0" w:firstRowFirstColumn="0" w:firstRowLastColumn="0" w:lastRowFirstColumn="0" w:lastRowLastColumn="0"/>
            </w:pPr>
            <w:r>
              <w:t>“oic.wk.res”</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75B1AF3" w14:textId="77777777" w:rsidR="00731819" w:rsidRDefault="00731819" w:rsidP="00731819">
            <w:pPr>
              <w:pStyle w:val="PARAGRAPH"/>
              <w:cnfStyle w:val="000000000000" w:firstRow="0" w:lastRow="0" w:firstColumn="0" w:lastColumn="0" w:oddVBand="0" w:evenVBand="0" w:oddHBand="0" w:evenHBand="0" w:firstRowFirstColumn="0" w:firstRowLastColumn="0" w:lastRowFirstColumn="0" w:lastRowLastColumn="0"/>
            </w:pPr>
            <w:r>
              <w:t>E.5</w:t>
            </w:r>
          </w:p>
        </w:tc>
      </w:tr>
      <w:tr w:rsidR="00731819" w14:paraId="6E2FDA67" w14:textId="77777777" w:rsidTr="0073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8BA663C" w14:textId="77777777" w:rsidR="00731819" w:rsidRDefault="00731819" w:rsidP="00731819">
            <w:pPr>
              <w:pStyle w:val="PARAGRAPH"/>
              <w:jc w:val="left"/>
            </w:pPr>
            <w:r>
              <w:t xml:space="preserve">Link </w:t>
            </w:r>
          </w:p>
        </w:tc>
        <w:tc>
          <w:tcPr>
            <w:tcW w:w="43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F0FE70"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N/A</w:t>
            </w:r>
          </w:p>
        </w:tc>
        <w:tc>
          <w:tcPr>
            <w:tcW w:w="228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55DE53B" w14:textId="77777777" w:rsidR="00731819" w:rsidRDefault="00731819" w:rsidP="00731819">
            <w:pPr>
              <w:pStyle w:val="PARAGRAPH"/>
              <w:cnfStyle w:val="000000100000" w:firstRow="0" w:lastRow="0" w:firstColumn="0" w:lastColumn="0" w:oddVBand="0" w:evenVBand="0" w:oddHBand="1" w:evenHBand="0" w:firstRowFirstColumn="0" w:firstRowLastColumn="0" w:lastRowFirstColumn="0" w:lastRowLastColumn="0"/>
            </w:pPr>
            <w:r>
              <w:t>E.2.8</w:t>
            </w:r>
          </w:p>
        </w:tc>
      </w:tr>
    </w:tbl>
    <w:p w14:paraId="3CDA96AE" w14:textId="77777777" w:rsidR="00731819" w:rsidRDefault="00731819" w:rsidP="00731819">
      <w:pPr>
        <w:pStyle w:val="PARAGRAPH"/>
      </w:pPr>
      <w:r w:rsidRPr="004010EF">
        <w:t xml:space="preserve"> </w:t>
      </w:r>
    </w:p>
    <w:p w14:paraId="28D37564" w14:textId="77777777" w:rsidR="00731819" w:rsidRDefault="00731819" w:rsidP="00731819">
      <w:pPr>
        <w:pStyle w:val="ANNEX-heading1"/>
        <w:tabs>
          <w:tab w:val="clear" w:pos="680"/>
          <w:tab w:val="num" w:pos="5300"/>
        </w:tabs>
        <w:ind w:left="5300"/>
      </w:pPr>
      <w:bookmarkStart w:id="15324" w:name="_Toc504564621"/>
      <w:bookmarkStart w:id="15325" w:name="_Toc509367380"/>
      <w:r>
        <w:t>Collection, baseline interface</w:t>
      </w:r>
      <w:bookmarkEnd w:id="15324"/>
      <w:bookmarkEnd w:id="15325"/>
    </w:p>
    <w:p w14:paraId="534B518C" w14:textId="77777777" w:rsidR="00731819" w:rsidRDefault="00731819" w:rsidP="00731819">
      <w:pPr>
        <w:pStyle w:val="ANNEX-heading2"/>
        <w:tabs>
          <w:tab w:val="clear" w:pos="907"/>
          <w:tab w:val="num" w:pos="5527"/>
        </w:tabs>
        <w:ind w:left="5527"/>
      </w:pPr>
      <w:bookmarkStart w:id="15326" w:name="_Toc504564622"/>
      <w:bookmarkStart w:id="15327" w:name="_Toc509367381"/>
      <w:r>
        <w:t>Introduction</w:t>
      </w:r>
      <w:bookmarkEnd w:id="15326"/>
      <w:bookmarkEnd w:id="15327"/>
    </w:p>
    <w:p w14:paraId="0B8447FF" w14:textId="77777777" w:rsidR="00731819" w:rsidRDefault="00731819" w:rsidP="00731819">
      <w:r>
        <w:t xml:space="preserve">OCF Collection Resource Type contains properties and links. The oic.if.baseline interface exposes a representation of the links and the properties of the collection resource itself </w:t>
      </w:r>
    </w:p>
    <w:p w14:paraId="6CCAB6D5" w14:textId="77777777" w:rsidR="00731819" w:rsidRDefault="00731819" w:rsidP="00731819">
      <w:pPr>
        <w:pStyle w:val="ANNEX-heading2"/>
        <w:tabs>
          <w:tab w:val="clear" w:pos="907"/>
          <w:tab w:val="num" w:pos="5527"/>
        </w:tabs>
        <w:ind w:left="5527"/>
      </w:pPr>
      <w:bookmarkStart w:id="15328" w:name="_Toc504564623"/>
      <w:bookmarkStart w:id="15329" w:name="_Toc509367382"/>
      <w:r>
        <w:t>Example URI</w:t>
      </w:r>
      <w:bookmarkEnd w:id="15328"/>
      <w:bookmarkEnd w:id="15329"/>
    </w:p>
    <w:p w14:paraId="37D5083C" w14:textId="77777777" w:rsidR="00731819" w:rsidRDefault="00731819" w:rsidP="00731819">
      <w:r>
        <w:t>/CollectionBaselineInterfaceURI</w:t>
      </w:r>
    </w:p>
    <w:p w14:paraId="02A9AD35" w14:textId="77777777" w:rsidR="00731819" w:rsidRDefault="00731819" w:rsidP="00731819">
      <w:pPr>
        <w:pStyle w:val="ANNEX-heading2"/>
        <w:tabs>
          <w:tab w:val="clear" w:pos="907"/>
          <w:tab w:val="num" w:pos="5527"/>
        </w:tabs>
        <w:ind w:left="5527"/>
      </w:pPr>
      <w:bookmarkStart w:id="15330" w:name="_Toc504564624"/>
      <w:bookmarkStart w:id="15331" w:name="_Toc509367383"/>
      <w:r>
        <w:t>Resource Type</w:t>
      </w:r>
      <w:bookmarkEnd w:id="15330"/>
      <w:bookmarkEnd w:id="15331"/>
    </w:p>
    <w:p w14:paraId="426681B3" w14:textId="77777777" w:rsidR="00731819" w:rsidRDefault="00731819" w:rsidP="00731819">
      <w:r>
        <w:t>The resource type (</w:t>
      </w:r>
      <w:proofErr w:type="gramStart"/>
      <w:r>
        <w:t>rt</w:t>
      </w:r>
      <w:proofErr w:type="gramEnd"/>
      <w:r>
        <w:t>) is defined as: oic.wk.col.</w:t>
      </w:r>
    </w:p>
    <w:p w14:paraId="718A99C0" w14:textId="77777777" w:rsidR="00731819" w:rsidRDefault="00731819" w:rsidP="00731819">
      <w:pPr>
        <w:pStyle w:val="ANNEX-heading2"/>
        <w:tabs>
          <w:tab w:val="clear" w:pos="907"/>
          <w:tab w:val="num" w:pos="5527"/>
        </w:tabs>
        <w:ind w:left="5527"/>
      </w:pPr>
      <w:bookmarkStart w:id="15332" w:name="_Toc504564625"/>
      <w:bookmarkStart w:id="15333" w:name="_Toc509367384"/>
      <w:r>
        <w:t>RAML Definition</w:t>
      </w:r>
      <w:bookmarkEnd w:id="15332"/>
      <w:bookmarkEnd w:id="15333"/>
    </w:p>
    <w:p w14:paraId="6D3956E7" w14:textId="77777777" w:rsidR="00731819" w:rsidRDefault="00731819" w:rsidP="00731819">
      <w:pPr>
        <w:pStyle w:val="CODE-GREEN"/>
      </w:pPr>
      <w:r>
        <w:t>#%RAML 0.8</w:t>
      </w:r>
    </w:p>
    <w:p w14:paraId="4BC7DB5F" w14:textId="77777777" w:rsidR="00731819" w:rsidRDefault="00731819" w:rsidP="00731819">
      <w:pPr>
        <w:pStyle w:val="CODE-YELLOW"/>
      </w:pPr>
      <w:r>
        <w:t xml:space="preserve">title: </w:t>
      </w:r>
      <w:r>
        <w:rPr>
          <w:i/>
        </w:rPr>
        <w:t>Collections</w:t>
      </w:r>
    </w:p>
    <w:p w14:paraId="4D37A44D" w14:textId="77777777" w:rsidR="00731819" w:rsidRDefault="00731819" w:rsidP="00731819">
      <w:pPr>
        <w:pStyle w:val="CODE-YELLOW"/>
      </w:pPr>
      <w:r>
        <w:t xml:space="preserve">version: </w:t>
      </w:r>
      <w:r>
        <w:rPr>
          <w:i/>
        </w:rPr>
        <w:t>1.0</w:t>
      </w:r>
    </w:p>
    <w:p w14:paraId="6AA7012D" w14:textId="77777777" w:rsidR="00731819" w:rsidRDefault="00731819" w:rsidP="00731819">
      <w:pPr>
        <w:pStyle w:val="CODE-AQUA"/>
      </w:pPr>
      <w:r>
        <w:t>traits:</w:t>
      </w:r>
    </w:p>
    <w:p w14:paraId="23E50812" w14:textId="77777777" w:rsidR="00731819" w:rsidRDefault="00731819" w:rsidP="00731819">
      <w:pPr>
        <w:pStyle w:val="CODE-AQUA"/>
      </w:pPr>
      <w:r>
        <w:t xml:space="preserve"> - interface-ll :</w:t>
      </w:r>
    </w:p>
    <w:p w14:paraId="24736385" w14:textId="77777777" w:rsidR="00731819" w:rsidRDefault="00731819" w:rsidP="00731819">
      <w:pPr>
        <w:pStyle w:val="CODE-AQUA"/>
      </w:pPr>
      <w:r>
        <w:t xml:space="preserve">     queryParameters: </w:t>
      </w:r>
    </w:p>
    <w:p w14:paraId="79BDBC01" w14:textId="77777777" w:rsidR="00731819" w:rsidRDefault="00731819" w:rsidP="00731819">
      <w:pPr>
        <w:pStyle w:val="CODE-BLUE"/>
      </w:pPr>
      <w:r>
        <w:lastRenderedPageBreak/>
        <w:t xml:space="preserve">       if:</w:t>
      </w:r>
    </w:p>
    <w:p w14:paraId="7EE278A2" w14:textId="77777777" w:rsidR="00731819" w:rsidRDefault="00731819" w:rsidP="00731819">
      <w:pPr>
        <w:pStyle w:val="CODE-BLUE"/>
      </w:pPr>
      <w:r>
        <w:t xml:space="preserve">         enum: ["oic.if.ll"]</w:t>
      </w:r>
    </w:p>
    <w:p w14:paraId="513ACBDF" w14:textId="77777777" w:rsidR="00731819" w:rsidRDefault="00731819" w:rsidP="00731819">
      <w:pPr>
        <w:pStyle w:val="CODE-AQUA"/>
      </w:pPr>
      <w:r>
        <w:t xml:space="preserve"> - interface-b :</w:t>
      </w:r>
    </w:p>
    <w:p w14:paraId="57AC0EF0" w14:textId="77777777" w:rsidR="00731819" w:rsidRDefault="00731819" w:rsidP="00731819">
      <w:pPr>
        <w:pStyle w:val="CODE-AQUA"/>
      </w:pPr>
      <w:r>
        <w:t xml:space="preserve">     queryParameters: </w:t>
      </w:r>
    </w:p>
    <w:p w14:paraId="7EC600B9" w14:textId="77777777" w:rsidR="00731819" w:rsidRDefault="00731819" w:rsidP="00731819">
      <w:pPr>
        <w:pStyle w:val="CODE-BLUE"/>
      </w:pPr>
      <w:r>
        <w:t xml:space="preserve">       if:</w:t>
      </w:r>
    </w:p>
    <w:p w14:paraId="0D16BCDC" w14:textId="77777777" w:rsidR="00731819" w:rsidRDefault="00731819" w:rsidP="00731819">
      <w:pPr>
        <w:pStyle w:val="CODE-BLUE"/>
      </w:pPr>
      <w:r>
        <w:t xml:space="preserve">         enum: ["oic.if.b"]</w:t>
      </w:r>
    </w:p>
    <w:p w14:paraId="3C57FCF1" w14:textId="77777777" w:rsidR="00731819" w:rsidRDefault="00731819" w:rsidP="00731819">
      <w:pPr>
        <w:pStyle w:val="CODE-AQUA"/>
      </w:pPr>
      <w:r>
        <w:t xml:space="preserve"> - interface-baseline :</w:t>
      </w:r>
    </w:p>
    <w:p w14:paraId="168F8C29" w14:textId="77777777" w:rsidR="00731819" w:rsidRDefault="00731819" w:rsidP="00731819">
      <w:pPr>
        <w:pStyle w:val="CODE-AQUA"/>
      </w:pPr>
      <w:r>
        <w:t xml:space="preserve">     queryParameters: </w:t>
      </w:r>
    </w:p>
    <w:p w14:paraId="1C00B5DF" w14:textId="77777777" w:rsidR="00731819" w:rsidRDefault="00731819" w:rsidP="00731819">
      <w:pPr>
        <w:pStyle w:val="CODE-BLUE"/>
      </w:pPr>
      <w:r>
        <w:t xml:space="preserve">       if:</w:t>
      </w:r>
    </w:p>
    <w:p w14:paraId="624DEF98" w14:textId="77777777" w:rsidR="00731819" w:rsidRDefault="00731819" w:rsidP="00731819">
      <w:pPr>
        <w:pStyle w:val="CODE-BLUE"/>
      </w:pPr>
      <w:r>
        <w:t xml:space="preserve">         enum: ["oic.if.baseline"]</w:t>
      </w:r>
    </w:p>
    <w:p w14:paraId="62ED9446" w14:textId="77777777" w:rsidR="00731819" w:rsidRDefault="00731819" w:rsidP="00731819"/>
    <w:p w14:paraId="4F5E3D83" w14:textId="77777777" w:rsidR="00731819" w:rsidRDefault="00731819" w:rsidP="00731819">
      <w:pPr>
        <w:pStyle w:val="CODE-BLUE"/>
      </w:pPr>
      <w:r>
        <w:t>/CollectionBaselineInterfaceURI:</w:t>
      </w:r>
    </w:p>
    <w:p w14:paraId="6D6A9CA2" w14:textId="77777777" w:rsidR="00731819" w:rsidRDefault="00731819" w:rsidP="00731819">
      <w:pPr>
        <w:pStyle w:val="CODE-YELLOW"/>
      </w:pPr>
      <w:r>
        <w:t xml:space="preserve">  description: |</w:t>
      </w:r>
    </w:p>
    <w:p w14:paraId="2E07EF16" w14:textId="77777777" w:rsidR="00731819" w:rsidRDefault="00731819" w:rsidP="00731819">
      <w:pPr>
        <w:pStyle w:val="CODE-YELLOW"/>
      </w:pPr>
      <w:r>
        <w:t xml:space="preserve">    OCF Collection Resource Type contains properties and links.</w:t>
      </w:r>
      <w:r>
        <w:br/>
        <w:t xml:space="preserve">    The oic.if.baseline interface exposes a representation of</w:t>
      </w:r>
      <w:r>
        <w:br/>
        <w:t xml:space="preserve">    the links and the properties of the collection resource itself</w:t>
      </w:r>
      <w:r>
        <w:br/>
      </w:r>
    </w:p>
    <w:p w14:paraId="016BD8C4" w14:textId="77777777" w:rsidR="00731819" w:rsidRDefault="00731819" w:rsidP="00731819">
      <w:pPr>
        <w:pStyle w:val="CODE-BLUE"/>
      </w:pPr>
      <w:r>
        <w:t xml:space="preserve">  is : ['interface-baseline']</w:t>
      </w:r>
    </w:p>
    <w:p w14:paraId="21678C68" w14:textId="77777777" w:rsidR="00731819" w:rsidRDefault="00731819" w:rsidP="00731819">
      <w:pPr>
        <w:pStyle w:val="CODE-AQUA"/>
      </w:pPr>
      <w:r>
        <w:t xml:space="preserve">  get:</w:t>
      </w:r>
    </w:p>
    <w:p w14:paraId="1C8223E9" w14:textId="77777777" w:rsidR="00731819" w:rsidRDefault="00731819" w:rsidP="00731819">
      <w:pPr>
        <w:pStyle w:val="CODE-YELLOW"/>
      </w:pPr>
      <w:r>
        <w:t xml:space="preserve">    description: |</w:t>
      </w:r>
    </w:p>
    <w:p w14:paraId="47A8747A" w14:textId="77777777" w:rsidR="00731819" w:rsidRDefault="00731819" w:rsidP="00731819">
      <w:pPr>
        <w:pStyle w:val="CODE-YELLOW"/>
      </w:pPr>
      <w:r>
        <w:t xml:space="preserve">      Retrieve on Baseline Interface</w:t>
      </w:r>
      <w:r>
        <w:br/>
      </w:r>
    </w:p>
    <w:p w14:paraId="248951D0" w14:textId="77777777" w:rsidR="00731819" w:rsidRDefault="00731819" w:rsidP="00731819">
      <w:pPr>
        <w:pStyle w:val="CODE-AQUA"/>
      </w:pPr>
      <w:r>
        <w:t xml:space="preserve">    responses :</w:t>
      </w:r>
    </w:p>
    <w:p w14:paraId="4314607E" w14:textId="77777777" w:rsidR="00731819" w:rsidRDefault="00731819" w:rsidP="00731819">
      <w:pPr>
        <w:pStyle w:val="CODE-BLUE"/>
      </w:pPr>
      <w:r>
        <w:t xml:space="preserve">      200:</w:t>
      </w:r>
    </w:p>
    <w:p w14:paraId="7FC6A9FF" w14:textId="77777777" w:rsidR="00731819" w:rsidRDefault="00731819" w:rsidP="00731819">
      <w:pPr>
        <w:pStyle w:val="CODE-AQUA"/>
      </w:pPr>
      <w:r>
        <w:t xml:space="preserve">        body:</w:t>
      </w:r>
    </w:p>
    <w:p w14:paraId="03748EE1" w14:textId="77777777" w:rsidR="00731819" w:rsidRDefault="00731819" w:rsidP="00731819">
      <w:pPr>
        <w:pStyle w:val="CODE-AQUA"/>
      </w:pPr>
      <w:r>
        <w:t xml:space="preserve">          application/json:</w:t>
      </w:r>
    </w:p>
    <w:p w14:paraId="299A0F4D" w14:textId="77777777" w:rsidR="00731819" w:rsidRDefault="00731819" w:rsidP="00731819">
      <w:pPr>
        <w:pStyle w:val="CODE-GREY"/>
      </w:pPr>
      <w:r>
        <w:t xml:space="preserve">            schema</w:t>
      </w:r>
      <w:r>
        <w:rPr>
          <w:rStyle w:val="CODEGREYC"/>
        </w:rPr>
        <w:t>: |</w:t>
      </w:r>
    </w:p>
    <w:p w14:paraId="1649D458" w14:textId="77777777" w:rsidR="00731819" w:rsidRDefault="00731819" w:rsidP="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"oic.collection.setoflinks": {</w:t>
      </w:r>
      <w:r>
        <w:br/>
        <w:t xml:space="preserve">                          "description": "A set (array) of simple or individual OIC Links. In addition to properties required for an OIC Link, the identifier for that link in this set is also required",</w:t>
      </w:r>
      <w:r>
        <w:br/>
        <w:t xml:space="preserve">                          "type": "array",</w:t>
      </w:r>
      <w:r>
        <w:br/>
        <w:t xml:space="preserve">                          "items": {</w:t>
      </w:r>
      <w:r>
        <w:br/>
        <w:t xml:space="preserve">                              "$ref": "oic.oic-link-schema.json#/definitions/oic.oic-link"</w:t>
      </w:r>
      <w:r>
        <w:br/>
        <w:t xml:space="preserve">                          }</w:t>
      </w:r>
      <w:r>
        <w:br/>
        <w:t xml:space="preserve">                      },</w:t>
      </w:r>
      <w:r>
        <w:br/>
        <w:t xml:space="preserve">                      "oic.collection.alllinks": {</w:t>
      </w:r>
      <w:r>
        <w:br/>
        <w:t xml:space="preserve">                          "description": "All forms of links in a collection",</w:t>
      </w:r>
      <w:r>
        <w:br/>
        <w:t xml:space="preserve">                          "oneOf": [</w:t>
      </w:r>
      <w:r>
        <w:br/>
        <w:t xml:space="preserve">                              {</w:t>
      </w:r>
      <w:r>
        <w:br/>
        <w:t xml:space="preserve">                                  "$ref": "#/definitions/oic.collection.setoflinks"</w:t>
      </w:r>
      <w:r>
        <w:br/>
        <w:t xml:space="preserve">                              }</w:t>
      </w:r>
      <w:r>
        <w:br/>
        <w:t xml:space="preserve">                          ]</w:t>
      </w:r>
      <w:r>
        <w:br/>
        <w:t xml:space="preserve">                      },</w:t>
      </w:r>
      <w:r>
        <w:br/>
        <w:t xml:space="preserve">                      "oic.collection": {</w:t>
      </w:r>
      <w:r>
        <w:br/>
        <w:t xml:space="preserve">                          "type": "object",</w:t>
      </w:r>
      <w:r>
        <w:br/>
        <w:t xml:space="preserve">                          "description": "A collection is a set (array) of tagged-link or set (array) of simple links along with additional properties to describe the collection itself",</w:t>
      </w:r>
      <w:r>
        <w:br/>
        <w:t xml:space="preserve">                          "properties": {</w:t>
      </w:r>
      <w:r>
        <w:br/>
        <w:t xml:space="preserve">                              "n": {</w:t>
      </w:r>
      <w:r>
        <w:br/>
        <w:t xml:space="preserve">                                  "type": "string",</w:t>
      </w:r>
      <w:r>
        <w:br/>
        <w:t xml:space="preserve">                                  "description": "User friendly name of the collection"                },</w:t>
      </w:r>
      <w:r>
        <w:br/>
        <w:t xml:space="preserve">                              "id": {</w:t>
      </w:r>
      <w:r>
        <w:br/>
      </w:r>
      <w:r>
        <w:lastRenderedPageBreak/>
        <w:t xml:space="preserve">                                  "anyOf": [</w:t>
      </w:r>
      <w:r>
        <w:br/>
        <w:t xml:space="preserve">                                      {</w:t>
      </w:r>
      <w:r>
        <w:br/>
        <w:t xml:space="preserve">                                          "type": "integer",</w:t>
      </w:r>
      <w:r>
        <w:br/>
        <w:t xml:space="preserve">                                          "description": "A number that is unique to that collection; like an ordinal number that is not repeated"</w:t>
      </w:r>
      <w:r>
        <w:br/>
        <w:t xml:space="preserve">                                      },</w:t>
      </w:r>
      <w:r>
        <w:br/>
        <w:t xml:space="preserve">                                      {</w:t>
      </w:r>
      <w:r>
        <w:br/>
        <w:t xml:space="preserve">                                          "type": "string",</w:t>
      </w:r>
      <w:r>
        <w:br/>
        <w:t xml:space="preserve">                                          "description": "A unique string that could be a hash or similarly unique"</w:t>
      </w:r>
      <w:r>
        <w:br/>
        <w:t xml:space="preserve">                                      },</w:t>
      </w:r>
      <w:r>
        <w:br/>
        <w:t xml:space="preserve">                                      {</w:t>
      </w:r>
      <w:r>
        <w:br/>
        <w:t xml:space="preserve">                                          "$ref": "oic.types-schema.json#/definitions/uuid",</w:t>
      </w:r>
      <w:r>
        <w:br/>
        <w:t xml:space="preserve">                                          "description": "A unique string that could be a UUIDv4"</w:t>
      </w:r>
      <w:r>
        <w:br/>
        <w:t xml:space="preserve">                                      }</w:t>
      </w:r>
      <w:r>
        <w:br/>
        <w:t xml:space="preserve">                                  ],</w:t>
      </w:r>
      <w:r>
        <w:br/>
        <w:t xml:space="preserve">                                  "description": "ID for the collection. Can be an value that is unique to the use context or a UUIDv4"</w:t>
      </w:r>
      <w:r>
        <w:br/>
        <w:t xml:space="preserve">                              },</w:t>
      </w:r>
      <w:r>
        <w:br/>
        <w:t xml:space="preserve">                              "di": {</w:t>
      </w:r>
      <w:r>
        <w:br/>
        <w:t xml:space="preserve">                                  "$ref": "oic.types-schema.json#/definitions/uuid",</w:t>
      </w:r>
      <w:r>
        <w:br/>
        <w:t xml:space="preserve">                                  "description": "The device ID which is an UUIDv4 string; used for backward compatibility with Spec A definition of /oic/res"</w:t>
      </w:r>
      <w:r>
        <w:br/>
        <w:t xml:space="preserve">                              },</w:t>
      </w:r>
      <w:r>
        <w:br/>
        <w:t xml:space="preserve">                              "rts": {</w:t>
      </w:r>
      <w:r>
        <w:br/>
        <w:t xml:space="preserve">                                  "$ref": "oic.core-schema.json#/definitions/oic.core/properties/rt",</w:t>
      </w:r>
      <w:r>
        <w:br/>
        <w:t xml:space="preserve">                                  "description": "Defines the list of allowable resource types (for Target and anchors) in links included in the collection; new links being created can only be from this list"                },</w:t>
      </w:r>
      <w:r>
        <w:br/>
        <w:t xml:space="preserve">                              "drel": {</w:t>
      </w:r>
      <w:r>
        <w:br/>
        <w:t xml:space="preserve">                                  "type": "string",</w:t>
      </w:r>
      <w:r>
        <w:br/>
        <w:t xml:space="preserve">                                  "description": "When specified this is the default relationship to use when an OIC Link does not specify an explicit relationship with *rel* parameter"</w:t>
      </w:r>
      <w:r>
        <w:br/>
        <w:t xml:space="preserve">                              },</w:t>
      </w:r>
      <w:r>
        <w:br/>
        <w:t xml:space="preserve">                              "links": {</w:t>
      </w:r>
      <w:r>
        <w:br/>
        <w:t xml:space="preserve">                                  "$ref": "#/definitions/oic.collection.alllinks"</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w:t>
      </w:r>
      <w:r>
        <w:br/>
        <w:t xml:space="preserve">                  ]</w:t>
      </w:r>
      <w:r>
        <w:br/>
        <w:t xml:space="preserve">              }</w:t>
      </w:r>
      <w:r>
        <w:br/>
      </w:r>
    </w:p>
    <w:p w14:paraId="2963DF81" w14:textId="77777777" w:rsidR="00731819" w:rsidRDefault="00731819" w:rsidP="00731819">
      <w:pPr>
        <w:pStyle w:val="CODE-GREY"/>
      </w:pPr>
      <w:r>
        <w:t xml:space="preserve">            example</w:t>
      </w:r>
      <w:r>
        <w:rPr>
          <w:rStyle w:val="CODEGREYC"/>
        </w:rPr>
        <w:t>: |</w:t>
      </w:r>
    </w:p>
    <w:p w14:paraId="77821FCB" w14:textId="77777777" w:rsidR="00731819" w:rsidRDefault="00731819" w:rsidP="00731819">
      <w:pPr>
        <w:pStyle w:val="CODE-BLACK"/>
      </w:pPr>
      <w:r>
        <w:t xml:space="preserve">              {</w:t>
      </w:r>
      <w:r>
        <w:br/>
        <w:t xml:space="preserve">                "rt": ["oic.wk.col"],</w:t>
      </w:r>
      <w:r>
        <w:br/>
        <w:t xml:space="preserve">                "id": "unique_example_id",</w:t>
      </w:r>
      <w:r>
        <w:br/>
        <w:t xml:space="preserve">                "rts": [ "oic.r.switch.binary", "oic.r.airflow" ],</w:t>
      </w:r>
      <w:r>
        <w:br/>
        <w:t xml:space="preserve">                "links": [</w:t>
      </w:r>
      <w:r>
        <w:br/>
        <w:t xml:space="preserve">                  {</w:t>
      </w:r>
      <w:r>
        <w:br/>
        <w:t xml:space="preserve">                    "href": "switch",</w:t>
      </w:r>
      <w:r>
        <w:br/>
        <w:t xml:space="preserve">                    "rt":   ["oic.r.switch.binary"],</w:t>
      </w:r>
      <w:r>
        <w:br/>
        <w:t xml:space="preserve">                    "if":   ["oic.if.a", "oic.if.baseline"]</w:t>
      </w:r>
      <w:r>
        <w:br/>
        <w:t xml:space="preserve">                  },</w:t>
      </w:r>
      <w:r>
        <w:br/>
        <w:t xml:space="preserve">                  {</w:t>
      </w:r>
      <w:r>
        <w:br/>
        <w:t xml:space="preserve">                    "href": "airFlow",</w:t>
      </w:r>
      <w:r>
        <w:br/>
        <w:t xml:space="preserve">                    "rt":   ["oic.r.airflow"],</w:t>
      </w:r>
      <w:r>
        <w:br/>
        <w:t xml:space="preserve">                    "if":   ["oic.if.a", "oic.if.baseline"]</w:t>
      </w:r>
      <w:r>
        <w:br/>
        <w:t xml:space="preserve">                  }</w:t>
      </w:r>
      <w:r>
        <w:br/>
        <w:t xml:space="preserve">                ]</w:t>
      </w:r>
      <w:r>
        <w:br/>
        <w:t xml:space="preserve">              }</w:t>
      </w:r>
      <w:r>
        <w:br/>
      </w:r>
    </w:p>
    <w:p w14:paraId="560A96F8" w14:textId="77777777" w:rsidR="00731819" w:rsidRDefault="00731819" w:rsidP="00731819">
      <w:pPr>
        <w:pStyle w:val="CODE-AQUA"/>
      </w:pPr>
      <w:r>
        <w:t xml:space="preserve">  post:</w:t>
      </w:r>
    </w:p>
    <w:p w14:paraId="6F4E9B68" w14:textId="77777777" w:rsidR="00731819" w:rsidRDefault="00731819" w:rsidP="00731819">
      <w:pPr>
        <w:pStyle w:val="CODE-YELLOW"/>
      </w:pPr>
      <w:r>
        <w:t xml:space="preserve">    description: |</w:t>
      </w:r>
    </w:p>
    <w:p w14:paraId="35ACD387" w14:textId="77777777" w:rsidR="00731819" w:rsidRDefault="00731819" w:rsidP="00731819">
      <w:pPr>
        <w:pStyle w:val="CODE-YELLOW"/>
      </w:pPr>
      <w:r>
        <w:lastRenderedPageBreak/>
        <w:t xml:space="preserve">      Update on Baseline Interface</w:t>
      </w:r>
      <w:r>
        <w:br/>
      </w:r>
    </w:p>
    <w:p w14:paraId="423BA780" w14:textId="77777777" w:rsidR="00731819" w:rsidRDefault="00731819" w:rsidP="00731819">
      <w:pPr>
        <w:pStyle w:val="CODE-AQUA"/>
      </w:pPr>
      <w:r>
        <w:t xml:space="preserve">    body:</w:t>
      </w:r>
    </w:p>
    <w:p w14:paraId="0595C1F4" w14:textId="77777777" w:rsidR="00731819" w:rsidRDefault="00731819" w:rsidP="00731819">
      <w:pPr>
        <w:pStyle w:val="CODE-AQUA"/>
      </w:pPr>
      <w:r>
        <w:t xml:space="preserve">      application/json:</w:t>
      </w:r>
    </w:p>
    <w:p w14:paraId="5D3E690F" w14:textId="77777777" w:rsidR="00731819" w:rsidRDefault="00731819" w:rsidP="00731819">
      <w:pPr>
        <w:pStyle w:val="CODE-GREY"/>
      </w:pPr>
      <w:r>
        <w:t xml:space="preserve">        schema</w:t>
      </w:r>
      <w:r>
        <w:rPr>
          <w:rStyle w:val="CODEGREYC"/>
        </w:rPr>
        <w:t>: |</w:t>
      </w:r>
    </w:p>
    <w:p w14:paraId="3E513FDD" w14:textId="77777777" w:rsidR="00731819" w:rsidRDefault="00731819" w:rsidP="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"oic.collection.setoflinks": {</w:t>
      </w:r>
      <w:r>
        <w:br/>
        <w:t xml:space="preserve">                      "description": "A set (array) of simple or individual OIC Links. In addition to properties required for an OIC Link, the identifier for that link in this set is also required",</w:t>
      </w:r>
      <w:r>
        <w:br/>
        <w:t xml:space="preserve">                      "type": "array",</w:t>
      </w:r>
      <w:r>
        <w:br/>
        <w:t xml:space="preserve">                      "items": {</w:t>
      </w:r>
      <w:r>
        <w:br/>
        <w:t xml:space="preserve">                          "$ref": "oic.oic-link-schema.json#/definitions/oic.oic-link"</w:t>
      </w:r>
      <w:r>
        <w:br/>
        <w:t xml:space="preserve">                      }</w:t>
      </w:r>
      <w:r>
        <w:br/>
        <w:t xml:space="preserve">                  },</w:t>
      </w:r>
      <w:r>
        <w:br/>
        <w:t xml:space="preserve">                  "oic.collection.alllinks": {</w:t>
      </w:r>
      <w:r>
        <w:br/>
        <w:t xml:space="preserve">                      "description": "All forms of links in a collection",</w:t>
      </w:r>
      <w:r>
        <w:br/>
        <w:t xml:space="preserve">                      "oneOf": [</w:t>
      </w:r>
      <w:r>
        <w:br/>
        <w:t xml:space="preserve">                          {</w:t>
      </w:r>
      <w:r>
        <w:br/>
        <w:t xml:space="preserve">                              "$ref": "#/definitions/oic.collection.setoflinks"</w:t>
      </w:r>
      <w:r>
        <w:br/>
        <w:t xml:space="preserve">                          }</w:t>
      </w:r>
      <w:r>
        <w:br/>
        <w:t xml:space="preserve">                      ]</w:t>
      </w:r>
      <w:r>
        <w:br/>
        <w:t xml:space="preserve">                  },</w:t>
      </w:r>
      <w:r>
        <w:br/>
        <w:t xml:space="preserve">                  "oic.collection": {</w:t>
      </w:r>
      <w:r>
        <w:br/>
        <w:t xml:space="preserve">                      "type": "object",</w:t>
      </w:r>
      <w:r>
        <w:br/>
        <w:t xml:space="preserve">                      "description": "A collection is a set (array) of tagged-link or set (array) of simple links along with additional properties to describe the collection itself",</w:t>
      </w:r>
      <w:r>
        <w:br/>
        <w:t xml:space="preserve">                      "properties": {</w:t>
      </w:r>
      <w:r>
        <w:br/>
        <w:t xml:space="preserve">                          "n": {</w:t>
      </w:r>
      <w:r>
        <w:br/>
        <w:t xml:space="preserve">                              "type": "string",</w:t>
      </w:r>
      <w:r>
        <w:br/>
        <w:t xml:space="preserve">                              "description": "User friendly name of the collection"                },</w:t>
      </w:r>
      <w:r>
        <w:br/>
        <w:t xml:space="preserve">                          "id": {</w:t>
      </w:r>
      <w:r>
        <w:br/>
        <w:t xml:space="preserve">                              "anyOf": [</w:t>
      </w:r>
      <w:r>
        <w:br/>
        <w:t xml:space="preserve">                                  {</w:t>
      </w:r>
      <w:r>
        <w:br/>
        <w:t xml:space="preserve">                                      "type": "integer",</w:t>
      </w:r>
      <w:r>
        <w:br/>
        <w:t xml:space="preserve">                                      "description": "A number that is unique to that collection; like an ordinal number that is not repeated"</w:t>
      </w:r>
      <w:r>
        <w:br/>
        <w:t xml:space="preserve">                                  },</w:t>
      </w:r>
      <w:r>
        <w:br/>
        <w:t xml:space="preserve">                                  {</w:t>
      </w:r>
      <w:r>
        <w:br/>
        <w:t xml:space="preserve">                                      "type": "string",</w:t>
      </w:r>
      <w:r>
        <w:br/>
        <w:t xml:space="preserve">                                      "description": "A unique string that could be a hash or similarly unique"</w:t>
      </w:r>
      <w:r>
        <w:br/>
        <w:t xml:space="preserve">                                  },</w:t>
      </w:r>
      <w:r>
        <w:br/>
        <w:t xml:space="preserve">                                  {</w:t>
      </w:r>
      <w:r>
        <w:br/>
        <w:t xml:space="preserve">                                      "$ref": "oic.types-schema.json#/definitions/uuid",</w:t>
      </w:r>
      <w:r>
        <w:br/>
        <w:t xml:space="preserve">                                      "description": "A unique string that could be a UUIDv4"</w:t>
      </w:r>
      <w:r>
        <w:br/>
        <w:t xml:space="preserve">                                  }</w:t>
      </w:r>
      <w:r>
        <w:br/>
        <w:t xml:space="preserve">                              ],</w:t>
      </w:r>
      <w:r>
        <w:br/>
        <w:t xml:space="preserve">                              "description": "ID for the collection. Can be an value that is unique to the use context or a UUIDv4"</w:t>
      </w:r>
      <w:r>
        <w:br/>
        <w:t xml:space="preserve">                          },</w:t>
      </w:r>
      <w:r>
        <w:br/>
        <w:t xml:space="preserve">                          "di": {</w:t>
      </w:r>
      <w:r>
        <w:br/>
        <w:t xml:space="preserve">                              "$ref": "oic.types-schema.json#/definitions/uuid",</w:t>
      </w:r>
      <w:r>
        <w:br/>
        <w:t xml:space="preserve">                              "description": "The device ID which is an UUIDv4 string; used for backward compatibility with Spec A definition of /oic/res"</w:t>
      </w:r>
      <w:r>
        <w:br/>
        <w:t xml:space="preserve">                          },</w:t>
      </w:r>
      <w:r>
        <w:br/>
        <w:t xml:space="preserve">                          "rts": {</w:t>
      </w:r>
      <w:r>
        <w:br/>
        <w:t xml:space="preserve">                              "$ref": "oic.core-schema.json#/definitions/oic.core/properties/rt",</w:t>
      </w:r>
      <w:r>
        <w:br/>
        <w:t xml:space="preserve">                              "description": "Defines the list of allowable resource types (for Target and anchors) in links included in the collection; new links being created can only be from this list"                },</w:t>
      </w:r>
      <w:r>
        <w:br/>
        <w:t xml:space="preserve">                          "drel": {</w:t>
      </w:r>
      <w:r>
        <w:br/>
      </w:r>
      <w:r>
        <w:lastRenderedPageBreak/>
        <w:t xml:space="preserve">                              "type": "string",</w:t>
      </w:r>
      <w:r>
        <w:br/>
        <w:t xml:space="preserve">                              "description": "When specified this is the default relationship to use when an OIC Link does not specify an explicit relationship with *rel* parameter"</w:t>
      </w:r>
      <w:r>
        <w:br/>
        <w:t xml:space="preserve">                          },</w:t>
      </w:r>
      <w:r>
        <w:br/>
        <w:t xml:space="preserve">                          "links": {</w:t>
      </w:r>
      <w:r>
        <w:br/>
        <w:t xml:space="preserve">                              "$ref": "#/definitions/oic.collection.alllinks"</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w:t>
      </w:r>
      <w:r>
        <w:br/>
        <w:t xml:space="preserve">              ]</w:t>
      </w:r>
      <w:r>
        <w:br/>
        <w:t xml:space="preserve">          }</w:t>
      </w:r>
      <w:r>
        <w:br/>
      </w:r>
    </w:p>
    <w:p w14:paraId="4E0BCBD7" w14:textId="77777777" w:rsidR="00731819" w:rsidRDefault="00731819" w:rsidP="00731819">
      <w:pPr>
        <w:pStyle w:val="CODE-AQUA"/>
      </w:pPr>
      <w:r>
        <w:t xml:space="preserve">    responses :</w:t>
      </w:r>
    </w:p>
    <w:p w14:paraId="3597C6AE" w14:textId="77777777" w:rsidR="00731819" w:rsidRDefault="00731819" w:rsidP="00731819">
      <w:pPr>
        <w:pStyle w:val="CODE-BLUE"/>
      </w:pPr>
      <w:r>
        <w:t xml:space="preserve">      200:</w:t>
      </w:r>
    </w:p>
    <w:p w14:paraId="1AADD74E" w14:textId="77777777" w:rsidR="00731819" w:rsidRDefault="00731819" w:rsidP="00731819">
      <w:pPr>
        <w:pStyle w:val="CODE-AQUA"/>
      </w:pPr>
      <w:r>
        <w:t xml:space="preserve">        body:</w:t>
      </w:r>
    </w:p>
    <w:p w14:paraId="1A2999DD" w14:textId="77777777" w:rsidR="00731819" w:rsidRDefault="00731819" w:rsidP="00731819">
      <w:pPr>
        <w:pStyle w:val="CODE-AQUA"/>
      </w:pPr>
      <w:r>
        <w:t xml:space="preserve">          application/json:</w:t>
      </w:r>
    </w:p>
    <w:p w14:paraId="4900748C" w14:textId="77777777" w:rsidR="00731819" w:rsidRDefault="00731819" w:rsidP="00731819">
      <w:pPr>
        <w:pStyle w:val="CODE-GREY"/>
      </w:pPr>
      <w:r>
        <w:t xml:space="preserve">            schema</w:t>
      </w:r>
      <w:r>
        <w:rPr>
          <w:rStyle w:val="CODEGREYC"/>
        </w:rPr>
        <w:t>: |</w:t>
      </w:r>
    </w:p>
    <w:p w14:paraId="318400B8" w14:textId="77777777" w:rsidR="00731819" w:rsidRDefault="00731819" w:rsidP="00731819">
      <w:pPr>
        <w:pStyle w:val="CODE-BLACK"/>
      </w:pPr>
      <w:r>
        <w:t xml:space="preserve">              {</w:t>
      </w:r>
      <w:r>
        <w:br/>
        <w:t xml:space="preserve">                  "$schema": "http://json-schema.org/draft-04/schema#",</w:t>
      </w:r>
      <w:r>
        <w:br/>
        <w:t xml:space="preserve">                  "description" : "Copyright (c) 2016 Open Connectivity Foundation, Inc. All rights reserved.",</w:t>
      </w:r>
      <w:r>
        <w:br/>
        <w:t xml:space="preserve">                  "id": "http://www.openconnectivity.org/ocf-apis/core/schemas/oic.collection-schema.json#",</w:t>
      </w:r>
      <w:r>
        <w:br/>
        <w:t xml:space="preserve">                  "title": "Collection",</w:t>
      </w:r>
      <w:r>
        <w:br/>
        <w:t xml:space="preserve">                  "definitions": {</w:t>
      </w:r>
      <w:r>
        <w:br/>
        <w:t xml:space="preserve">                      "oic.collection.setoflinks": {</w:t>
      </w:r>
      <w:r>
        <w:br/>
        <w:t xml:space="preserve">                          "description": "A set (array) of simple or individual OIC Links. In addition to properties required for an OIC Link, the identifier for that link in this set is also required",</w:t>
      </w:r>
      <w:r>
        <w:br/>
        <w:t xml:space="preserve">                          "type": "array",</w:t>
      </w:r>
      <w:r>
        <w:br/>
        <w:t xml:space="preserve">                          "items": {</w:t>
      </w:r>
      <w:r>
        <w:br/>
        <w:t xml:space="preserve">                              "$ref": "oic.oic-link-schema.json#/definitions/oic.oic-link"</w:t>
      </w:r>
      <w:r>
        <w:br/>
        <w:t xml:space="preserve">                          }</w:t>
      </w:r>
      <w:r>
        <w:br/>
        <w:t xml:space="preserve">                      },</w:t>
      </w:r>
      <w:r>
        <w:br/>
        <w:t xml:space="preserve">                      "oic.collection.alllinks": {</w:t>
      </w:r>
      <w:r>
        <w:br/>
        <w:t xml:space="preserve">                          "description": "All forms of links in a collection",</w:t>
      </w:r>
      <w:r>
        <w:br/>
        <w:t xml:space="preserve">                          "oneOf": [</w:t>
      </w:r>
      <w:r>
        <w:br/>
        <w:t xml:space="preserve">                              {</w:t>
      </w:r>
      <w:r>
        <w:br/>
        <w:t xml:space="preserve">                                  "$ref": "#/definitions/oic.collection.setoflinks"</w:t>
      </w:r>
      <w:r>
        <w:br/>
        <w:t xml:space="preserve">                              }</w:t>
      </w:r>
      <w:r>
        <w:br/>
        <w:t xml:space="preserve">                          ]</w:t>
      </w:r>
      <w:r>
        <w:br/>
        <w:t xml:space="preserve">                      },</w:t>
      </w:r>
      <w:r>
        <w:br/>
        <w:t xml:space="preserve">                      "oic.collection": {</w:t>
      </w:r>
      <w:r>
        <w:br/>
        <w:t xml:space="preserve">                          "type": "object",</w:t>
      </w:r>
      <w:r>
        <w:br/>
        <w:t xml:space="preserve">                          "description": "A collection is a set (array) of tagged-link or set (array) of simple links along with additional properties to describe the collection itself",</w:t>
      </w:r>
      <w:r>
        <w:br/>
        <w:t xml:space="preserve">                          "properties": {</w:t>
      </w:r>
      <w:r>
        <w:br/>
        <w:t xml:space="preserve">                              "n": {</w:t>
      </w:r>
      <w:r>
        <w:br/>
        <w:t xml:space="preserve">                                  "type": "string",</w:t>
      </w:r>
      <w:r>
        <w:br/>
        <w:t xml:space="preserve">                                  "description": "User friendly name of the collection"                },</w:t>
      </w:r>
      <w:r>
        <w:br/>
        <w:t xml:space="preserve">                              "id": {</w:t>
      </w:r>
      <w:r>
        <w:br/>
        <w:t xml:space="preserve">                                  "anyOf": [</w:t>
      </w:r>
      <w:r>
        <w:br/>
        <w:t xml:space="preserve">                                      {</w:t>
      </w:r>
      <w:r>
        <w:br/>
        <w:t xml:space="preserve">                                          "type": "integer",</w:t>
      </w:r>
      <w:r>
        <w:br/>
        <w:t xml:space="preserve">                                          "description": "A number that is unique to that collection; like an ordinal number that is not repeated"</w:t>
      </w:r>
      <w:r>
        <w:br/>
        <w:t xml:space="preserve">                                      },</w:t>
      </w:r>
      <w:r>
        <w:br/>
        <w:t xml:space="preserve">                                      {</w:t>
      </w:r>
      <w:r>
        <w:br/>
        <w:t xml:space="preserve">                                          "type": "string",</w:t>
      </w:r>
      <w:r>
        <w:br/>
        <w:t xml:space="preserve">                                          "description": "A unique string that could be a hash or similarly unique"</w:t>
      </w:r>
      <w:r>
        <w:br/>
        <w:t xml:space="preserve">                                      },</w:t>
      </w:r>
      <w:r>
        <w:br/>
      </w:r>
      <w:r>
        <w:lastRenderedPageBreak/>
        <w:t xml:space="preserve">                                      {</w:t>
      </w:r>
      <w:r>
        <w:br/>
        <w:t xml:space="preserve">                                          "$ref": "oic.types-schema.json#/definitions/uuid",</w:t>
      </w:r>
      <w:r>
        <w:br/>
        <w:t xml:space="preserve">                                          "description": "A unique string that could be a UUIDv4"</w:t>
      </w:r>
      <w:r>
        <w:br/>
        <w:t xml:space="preserve">                                      }</w:t>
      </w:r>
      <w:r>
        <w:br/>
        <w:t xml:space="preserve">                                  ],</w:t>
      </w:r>
      <w:r>
        <w:br/>
        <w:t xml:space="preserve">                                  "description": "ID for the collection. Can be an value that is unique to the use context or a UUIDv4"</w:t>
      </w:r>
      <w:r>
        <w:br/>
        <w:t xml:space="preserve">                              },</w:t>
      </w:r>
      <w:r>
        <w:br/>
        <w:t xml:space="preserve">                              "di": {</w:t>
      </w:r>
      <w:r>
        <w:br/>
        <w:t xml:space="preserve">                                  "$ref": "oic.types-schema.json#/definitions/uuid",</w:t>
      </w:r>
      <w:r>
        <w:br/>
        <w:t xml:space="preserve">                                  "description": "The device ID which is an UUIDv4 string; used for backward compatibility with Spec A definition of /oic/res"</w:t>
      </w:r>
      <w:r>
        <w:br/>
        <w:t xml:space="preserve">                              },</w:t>
      </w:r>
      <w:r>
        <w:br/>
        <w:t xml:space="preserve">                              "rts": {</w:t>
      </w:r>
      <w:r>
        <w:br/>
        <w:t xml:space="preserve">                                  "$ref": "oic.core-schema.json#/definitions/oic.core/properties/rt",</w:t>
      </w:r>
      <w:r>
        <w:br/>
        <w:t xml:space="preserve">                                  "description": "Defines the list of allowable resource types (for Target and anchors) in links included in the collection; new links being created can only be from this list"                },</w:t>
      </w:r>
      <w:r>
        <w:br/>
        <w:t xml:space="preserve">                              "drel": {</w:t>
      </w:r>
      <w:r>
        <w:br/>
        <w:t xml:space="preserve">                                  "type": "string",</w:t>
      </w:r>
      <w:r>
        <w:br/>
        <w:t xml:space="preserve">                                  "description": "When specified this is the default relationship to use when an OIC Link does not specify an explicit relationship with *rel* parameter"</w:t>
      </w:r>
      <w:r>
        <w:br/>
        <w:t xml:space="preserve">                              },</w:t>
      </w:r>
      <w:r>
        <w:br/>
        <w:t xml:space="preserve">                              "links": {</w:t>
      </w:r>
      <w:r>
        <w:br/>
        <w:t xml:space="preserve">                                  "$ref": "#/definitions/oic.collection.alllinks"</w:t>
      </w:r>
      <w:r>
        <w:br/>
        <w:t xml:space="preserve">                              }</w:t>
      </w:r>
      <w:r>
        <w:br/>
        <w:t xml:space="preserve">                          }</w:t>
      </w:r>
      <w:r>
        <w:br/>
        <w:t xml:space="preserve">                      }</w:t>
      </w:r>
      <w:r>
        <w:br/>
        <w:t xml:space="preserve">                  },</w:t>
      </w:r>
      <w:r>
        <w:br/>
        <w:t xml:space="preserve">                  "type": "object",</w:t>
      </w:r>
      <w:r>
        <w:br/>
        <w:t xml:space="preserve">                  "allOf": [</w:t>
      </w:r>
      <w:r>
        <w:br/>
        <w:t xml:space="preserve">                      {"$ref": "oic.core-schema.json#/definitions/oic.core"},</w:t>
      </w:r>
      <w:r>
        <w:br/>
        <w:t xml:space="preserve">                      {"$ref": "#/definitions/oic.collection"}</w:t>
      </w:r>
      <w:r>
        <w:br/>
        <w:t xml:space="preserve">                  ]</w:t>
      </w:r>
      <w:r>
        <w:br/>
        <w:t xml:space="preserve">              }</w:t>
      </w:r>
      <w:r>
        <w:br/>
      </w:r>
    </w:p>
    <w:p w14:paraId="301C4EDD" w14:textId="77777777" w:rsidR="00731819" w:rsidRDefault="00731819" w:rsidP="00731819">
      <w:pPr>
        <w:pStyle w:val="ANNEX-heading2"/>
        <w:tabs>
          <w:tab w:val="clear" w:pos="907"/>
          <w:tab w:val="num" w:pos="5527"/>
        </w:tabs>
        <w:ind w:left="5527"/>
      </w:pPr>
      <w:bookmarkStart w:id="15334" w:name="_Toc504564626"/>
      <w:bookmarkStart w:id="15335" w:name="_Toc509367385"/>
      <w:r>
        <w:t>Property Definition</w:t>
      </w:r>
      <w:bookmarkEnd w:id="15334"/>
      <w:bookmarkEnd w:id="15335"/>
    </w:p>
    <w:tbl>
      <w:tblPr>
        <w:tblStyle w:val="TABLE-A"/>
        <w:tblW w:w="0" w:type="auto"/>
        <w:tblLook w:val="04A0" w:firstRow="1" w:lastRow="0" w:firstColumn="1" w:lastColumn="0" w:noHBand="0" w:noVBand="1"/>
      </w:tblPr>
      <w:tblGrid>
        <w:gridCol w:w="1871"/>
        <w:gridCol w:w="1869"/>
        <w:gridCol w:w="1870"/>
        <w:gridCol w:w="1869"/>
        <w:gridCol w:w="1871"/>
      </w:tblGrid>
      <w:tr w:rsidR="00731819" w14:paraId="079017DE"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490A3AB8" w14:textId="77777777" w:rsidR="00731819" w:rsidRDefault="00731819" w:rsidP="00731819">
            <w:r>
              <w:t>Property name</w:t>
            </w:r>
          </w:p>
        </w:tc>
        <w:tc>
          <w:tcPr>
            <w:tcW w:w="1872" w:type="dxa"/>
          </w:tcPr>
          <w:p w14:paraId="287B74CB" w14:textId="77777777" w:rsidR="00731819" w:rsidRDefault="00731819" w:rsidP="00731819">
            <w:r>
              <w:t>Value type</w:t>
            </w:r>
          </w:p>
        </w:tc>
        <w:tc>
          <w:tcPr>
            <w:tcW w:w="1872" w:type="dxa"/>
          </w:tcPr>
          <w:p w14:paraId="233C6252" w14:textId="77777777" w:rsidR="00731819" w:rsidRDefault="00731819" w:rsidP="00731819">
            <w:r>
              <w:t>Mandatory</w:t>
            </w:r>
          </w:p>
        </w:tc>
        <w:tc>
          <w:tcPr>
            <w:tcW w:w="1872" w:type="dxa"/>
          </w:tcPr>
          <w:p w14:paraId="5E949DB5" w14:textId="77777777" w:rsidR="00731819" w:rsidRDefault="00731819" w:rsidP="00731819">
            <w:r>
              <w:t>Access mode</w:t>
            </w:r>
          </w:p>
        </w:tc>
        <w:tc>
          <w:tcPr>
            <w:tcW w:w="1872" w:type="dxa"/>
          </w:tcPr>
          <w:p w14:paraId="06731242" w14:textId="77777777" w:rsidR="00731819" w:rsidRDefault="00731819" w:rsidP="00731819">
            <w:r>
              <w:t>Description</w:t>
            </w:r>
          </w:p>
        </w:tc>
      </w:tr>
      <w:tr w:rsidR="00731819" w14:paraId="4AFB58AC" w14:textId="77777777" w:rsidTr="00731819">
        <w:tc>
          <w:tcPr>
            <w:tcW w:w="1872" w:type="dxa"/>
          </w:tcPr>
          <w:p w14:paraId="3DF0415E" w14:textId="77777777" w:rsidR="00731819" w:rsidRDefault="00731819" w:rsidP="00731819">
            <w:r>
              <w:t>rt</w:t>
            </w:r>
          </w:p>
        </w:tc>
        <w:tc>
          <w:tcPr>
            <w:tcW w:w="1872" w:type="dxa"/>
          </w:tcPr>
          <w:p w14:paraId="450882F2" w14:textId="77777777" w:rsidR="00731819" w:rsidRDefault="00731819" w:rsidP="00731819">
            <w:r>
              <w:t>array: see schema</w:t>
            </w:r>
          </w:p>
        </w:tc>
        <w:tc>
          <w:tcPr>
            <w:tcW w:w="1872" w:type="dxa"/>
          </w:tcPr>
          <w:p w14:paraId="729468E9" w14:textId="77777777" w:rsidR="00731819" w:rsidRDefault="00731819" w:rsidP="00731819">
            <w:r>
              <w:t>yes</w:t>
            </w:r>
          </w:p>
        </w:tc>
        <w:tc>
          <w:tcPr>
            <w:tcW w:w="1872" w:type="dxa"/>
          </w:tcPr>
          <w:p w14:paraId="42899B2B" w14:textId="77777777" w:rsidR="00731819" w:rsidRDefault="00731819" w:rsidP="00731819">
            <w:r>
              <w:t>Read Write</w:t>
            </w:r>
          </w:p>
        </w:tc>
        <w:tc>
          <w:tcPr>
            <w:tcW w:w="1872" w:type="dxa"/>
          </w:tcPr>
          <w:p w14:paraId="3412A972" w14:textId="77777777" w:rsidR="00731819" w:rsidRDefault="00731819" w:rsidP="00731819">
            <w:r>
              <w:t>Resource Type</w:t>
            </w:r>
          </w:p>
        </w:tc>
      </w:tr>
      <w:tr w:rsidR="00731819" w14:paraId="22605BB5" w14:textId="77777777" w:rsidTr="00731819">
        <w:tc>
          <w:tcPr>
            <w:tcW w:w="1872" w:type="dxa"/>
          </w:tcPr>
          <w:p w14:paraId="2785ABA8" w14:textId="77777777" w:rsidR="00731819" w:rsidRDefault="00731819" w:rsidP="00731819">
            <w:r>
              <w:t>di</w:t>
            </w:r>
          </w:p>
        </w:tc>
        <w:tc>
          <w:tcPr>
            <w:tcW w:w="1872" w:type="dxa"/>
          </w:tcPr>
          <w:p w14:paraId="4E171875" w14:textId="77777777" w:rsidR="00731819" w:rsidRDefault="00731819" w:rsidP="00731819">
            <w:r>
              <w:t>multiple types: see schema</w:t>
            </w:r>
          </w:p>
        </w:tc>
        <w:tc>
          <w:tcPr>
            <w:tcW w:w="1872" w:type="dxa"/>
          </w:tcPr>
          <w:p w14:paraId="671224D5" w14:textId="77777777" w:rsidR="00731819" w:rsidRDefault="00731819" w:rsidP="00731819"/>
        </w:tc>
        <w:tc>
          <w:tcPr>
            <w:tcW w:w="1872" w:type="dxa"/>
          </w:tcPr>
          <w:p w14:paraId="3E1BE189" w14:textId="77777777" w:rsidR="00731819" w:rsidRDefault="00731819" w:rsidP="00731819">
            <w:r>
              <w:t>Read Write</w:t>
            </w:r>
          </w:p>
        </w:tc>
        <w:tc>
          <w:tcPr>
            <w:tcW w:w="1872" w:type="dxa"/>
          </w:tcPr>
          <w:p w14:paraId="4EA81CA9" w14:textId="77777777" w:rsidR="00731819" w:rsidRDefault="00731819" w:rsidP="00731819">
            <w:r>
              <w:t>Unique identifier for device (UUID)</w:t>
            </w:r>
          </w:p>
        </w:tc>
      </w:tr>
      <w:tr w:rsidR="00731819" w14:paraId="47DBAE18" w14:textId="77777777" w:rsidTr="00731819">
        <w:tc>
          <w:tcPr>
            <w:tcW w:w="1872" w:type="dxa"/>
          </w:tcPr>
          <w:p w14:paraId="65AB0033" w14:textId="77777777" w:rsidR="00731819" w:rsidRDefault="00731819" w:rsidP="00731819">
            <w:r>
              <w:t>title</w:t>
            </w:r>
          </w:p>
        </w:tc>
        <w:tc>
          <w:tcPr>
            <w:tcW w:w="1872" w:type="dxa"/>
          </w:tcPr>
          <w:p w14:paraId="6C338F5F" w14:textId="77777777" w:rsidR="00731819" w:rsidRDefault="00731819" w:rsidP="00731819">
            <w:r>
              <w:t>string</w:t>
            </w:r>
          </w:p>
        </w:tc>
        <w:tc>
          <w:tcPr>
            <w:tcW w:w="1872" w:type="dxa"/>
          </w:tcPr>
          <w:p w14:paraId="11103077" w14:textId="77777777" w:rsidR="00731819" w:rsidRDefault="00731819" w:rsidP="00731819"/>
        </w:tc>
        <w:tc>
          <w:tcPr>
            <w:tcW w:w="1872" w:type="dxa"/>
          </w:tcPr>
          <w:p w14:paraId="35200FEF" w14:textId="77777777" w:rsidR="00731819" w:rsidRDefault="00731819" w:rsidP="00731819">
            <w:r>
              <w:t>Read Write</w:t>
            </w:r>
          </w:p>
        </w:tc>
        <w:tc>
          <w:tcPr>
            <w:tcW w:w="1872" w:type="dxa"/>
          </w:tcPr>
          <w:p w14:paraId="2A102156" w14:textId="77777777" w:rsidR="00731819" w:rsidRDefault="00731819" w:rsidP="00731819">
            <w:r>
              <w:t>A title for the link relation. Can be used by the UI to provide a context</w:t>
            </w:r>
          </w:p>
        </w:tc>
      </w:tr>
      <w:tr w:rsidR="00731819" w14:paraId="336A2B96" w14:textId="77777777" w:rsidTr="00731819">
        <w:tc>
          <w:tcPr>
            <w:tcW w:w="1872" w:type="dxa"/>
          </w:tcPr>
          <w:p w14:paraId="51B29DFE" w14:textId="77777777" w:rsidR="00731819" w:rsidRDefault="00731819" w:rsidP="00731819">
            <w:r>
              <w:t>buri</w:t>
            </w:r>
          </w:p>
        </w:tc>
        <w:tc>
          <w:tcPr>
            <w:tcW w:w="1872" w:type="dxa"/>
          </w:tcPr>
          <w:p w14:paraId="4C63F9DB" w14:textId="77777777" w:rsidR="00731819" w:rsidRDefault="00731819" w:rsidP="00731819">
            <w:r>
              <w:t>string</w:t>
            </w:r>
          </w:p>
        </w:tc>
        <w:tc>
          <w:tcPr>
            <w:tcW w:w="1872" w:type="dxa"/>
          </w:tcPr>
          <w:p w14:paraId="32752592" w14:textId="77777777" w:rsidR="00731819" w:rsidRDefault="00731819" w:rsidP="00731819"/>
        </w:tc>
        <w:tc>
          <w:tcPr>
            <w:tcW w:w="1872" w:type="dxa"/>
          </w:tcPr>
          <w:p w14:paraId="532F11CD" w14:textId="77777777" w:rsidR="00731819" w:rsidRDefault="00731819" w:rsidP="00731819">
            <w:r>
              <w:t>Read Write</w:t>
            </w:r>
          </w:p>
        </w:tc>
        <w:tc>
          <w:tcPr>
            <w:tcW w:w="1872" w:type="dxa"/>
          </w:tcPr>
          <w:p w14:paraId="4FCAD56A" w14:textId="77777777" w:rsidR="00731819" w:rsidRDefault="00731819" w:rsidP="00731819">
            <w:r>
              <w:t>The base URI used to fully qualify a Relative Reference in the href parameter. Use the OCF Schema for URI</w:t>
            </w:r>
          </w:p>
        </w:tc>
      </w:tr>
      <w:tr w:rsidR="00731819" w14:paraId="6DABD348" w14:textId="77777777" w:rsidTr="00731819">
        <w:tc>
          <w:tcPr>
            <w:tcW w:w="1872" w:type="dxa"/>
          </w:tcPr>
          <w:p w14:paraId="0B16D86F" w14:textId="77777777" w:rsidR="00731819" w:rsidRDefault="00731819" w:rsidP="00731819">
            <w:r>
              <w:t>ins</w:t>
            </w:r>
          </w:p>
        </w:tc>
        <w:tc>
          <w:tcPr>
            <w:tcW w:w="1872" w:type="dxa"/>
          </w:tcPr>
          <w:p w14:paraId="0679E3FC" w14:textId="77777777" w:rsidR="00731819" w:rsidRDefault="00731819" w:rsidP="00731819">
            <w:r>
              <w:t>multiple types: see schema</w:t>
            </w:r>
          </w:p>
        </w:tc>
        <w:tc>
          <w:tcPr>
            <w:tcW w:w="1872" w:type="dxa"/>
          </w:tcPr>
          <w:p w14:paraId="0D2BDCDE" w14:textId="77777777" w:rsidR="00731819" w:rsidRDefault="00731819" w:rsidP="00731819"/>
        </w:tc>
        <w:tc>
          <w:tcPr>
            <w:tcW w:w="1872" w:type="dxa"/>
          </w:tcPr>
          <w:p w14:paraId="66C4EB77" w14:textId="77777777" w:rsidR="00731819" w:rsidRDefault="00731819" w:rsidP="00731819">
            <w:r>
              <w:t>Read Write</w:t>
            </w:r>
          </w:p>
        </w:tc>
        <w:tc>
          <w:tcPr>
            <w:tcW w:w="1872" w:type="dxa"/>
          </w:tcPr>
          <w:p w14:paraId="2B8A24A0" w14:textId="77777777" w:rsidR="00731819" w:rsidRDefault="00731819" w:rsidP="00731819">
            <w:r>
              <w:t>The instance identifier for this web link in an array of web links - used in collections</w:t>
            </w:r>
          </w:p>
        </w:tc>
      </w:tr>
      <w:tr w:rsidR="00731819" w14:paraId="439CF36B" w14:textId="77777777" w:rsidTr="00731819">
        <w:tc>
          <w:tcPr>
            <w:tcW w:w="1872" w:type="dxa"/>
          </w:tcPr>
          <w:p w14:paraId="73D56418" w14:textId="77777777" w:rsidR="00731819" w:rsidRDefault="00731819" w:rsidP="00731819">
            <w:r>
              <w:t>p</w:t>
            </w:r>
          </w:p>
        </w:tc>
        <w:tc>
          <w:tcPr>
            <w:tcW w:w="1872" w:type="dxa"/>
          </w:tcPr>
          <w:p w14:paraId="5C6DDF22" w14:textId="77777777" w:rsidR="00731819" w:rsidRDefault="00731819" w:rsidP="00731819">
            <w:r>
              <w:t>object: see schema</w:t>
            </w:r>
          </w:p>
        </w:tc>
        <w:tc>
          <w:tcPr>
            <w:tcW w:w="1872" w:type="dxa"/>
          </w:tcPr>
          <w:p w14:paraId="7E160346" w14:textId="77777777" w:rsidR="00731819" w:rsidRDefault="00731819" w:rsidP="00731819"/>
        </w:tc>
        <w:tc>
          <w:tcPr>
            <w:tcW w:w="1872" w:type="dxa"/>
          </w:tcPr>
          <w:p w14:paraId="2D889229" w14:textId="77777777" w:rsidR="00731819" w:rsidRDefault="00731819" w:rsidP="00731819">
            <w:r>
              <w:t>Read Write</w:t>
            </w:r>
          </w:p>
        </w:tc>
        <w:tc>
          <w:tcPr>
            <w:tcW w:w="1872" w:type="dxa"/>
          </w:tcPr>
          <w:p w14:paraId="6B5C00F0" w14:textId="77777777" w:rsidR="00731819" w:rsidRDefault="00731819" w:rsidP="00731819">
            <w:r>
              <w:t xml:space="preserve">Specifies the framework </w:t>
            </w:r>
            <w:r>
              <w:lastRenderedPageBreak/>
              <w:t>policies on the Resource referenced by the target URI</w:t>
            </w:r>
          </w:p>
        </w:tc>
      </w:tr>
      <w:tr w:rsidR="00731819" w14:paraId="25A84758" w14:textId="77777777" w:rsidTr="00731819">
        <w:tc>
          <w:tcPr>
            <w:tcW w:w="1872" w:type="dxa"/>
          </w:tcPr>
          <w:p w14:paraId="77333000" w14:textId="77777777" w:rsidR="00731819" w:rsidRDefault="00731819" w:rsidP="00731819">
            <w:r>
              <w:t>href</w:t>
            </w:r>
          </w:p>
        </w:tc>
        <w:tc>
          <w:tcPr>
            <w:tcW w:w="1872" w:type="dxa"/>
          </w:tcPr>
          <w:p w14:paraId="01C571EE" w14:textId="77777777" w:rsidR="00731819" w:rsidRDefault="00731819" w:rsidP="00731819">
            <w:r>
              <w:t>string</w:t>
            </w:r>
          </w:p>
        </w:tc>
        <w:tc>
          <w:tcPr>
            <w:tcW w:w="1872" w:type="dxa"/>
          </w:tcPr>
          <w:p w14:paraId="0EB069BE" w14:textId="77777777" w:rsidR="00731819" w:rsidRDefault="00731819" w:rsidP="00731819">
            <w:r>
              <w:t>yes</w:t>
            </w:r>
          </w:p>
        </w:tc>
        <w:tc>
          <w:tcPr>
            <w:tcW w:w="1872" w:type="dxa"/>
          </w:tcPr>
          <w:p w14:paraId="20D54CEF" w14:textId="77777777" w:rsidR="00731819" w:rsidRDefault="00731819" w:rsidP="00731819">
            <w:r>
              <w:t>Read Write</w:t>
            </w:r>
          </w:p>
        </w:tc>
        <w:tc>
          <w:tcPr>
            <w:tcW w:w="1872" w:type="dxa"/>
          </w:tcPr>
          <w:p w14:paraId="31F52C11" w14:textId="77777777" w:rsidR="00731819" w:rsidRDefault="00731819" w:rsidP="00731819">
            <w:r>
              <w:t>This is the target URI, it can be specified as a Relative Reference or fully-qualified URI. Relative Reference should be used along with the di parameter to make it unique.</w:t>
            </w:r>
          </w:p>
        </w:tc>
      </w:tr>
      <w:tr w:rsidR="00731819" w14:paraId="1C20BAA5" w14:textId="77777777" w:rsidTr="00731819">
        <w:tc>
          <w:tcPr>
            <w:tcW w:w="1872" w:type="dxa"/>
          </w:tcPr>
          <w:p w14:paraId="43C5B32A" w14:textId="77777777" w:rsidR="00731819" w:rsidRDefault="00731819" w:rsidP="00731819">
            <w:r>
              <w:t>rel</w:t>
            </w:r>
          </w:p>
        </w:tc>
        <w:tc>
          <w:tcPr>
            <w:tcW w:w="1872" w:type="dxa"/>
          </w:tcPr>
          <w:p w14:paraId="127734F1" w14:textId="77777777" w:rsidR="00731819" w:rsidRDefault="00731819" w:rsidP="00731819">
            <w:r>
              <w:t>multiple types: see schema</w:t>
            </w:r>
          </w:p>
        </w:tc>
        <w:tc>
          <w:tcPr>
            <w:tcW w:w="1872" w:type="dxa"/>
          </w:tcPr>
          <w:p w14:paraId="0236BD7F" w14:textId="77777777" w:rsidR="00731819" w:rsidRDefault="00731819" w:rsidP="00731819"/>
        </w:tc>
        <w:tc>
          <w:tcPr>
            <w:tcW w:w="1872" w:type="dxa"/>
          </w:tcPr>
          <w:p w14:paraId="0910709B" w14:textId="77777777" w:rsidR="00731819" w:rsidRDefault="00731819" w:rsidP="00731819">
            <w:r>
              <w:t>Read Write</w:t>
            </w:r>
          </w:p>
        </w:tc>
        <w:tc>
          <w:tcPr>
            <w:tcW w:w="1872" w:type="dxa"/>
          </w:tcPr>
          <w:p w14:paraId="56BC9804" w14:textId="77777777" w:rsidR="00731819" w:rsidRDefault="00731819" w:rsidP="00731819">
            <w:r>
              <w:t>The relation of the target URI referenced by the link to the context URI</w:t>
            </w:r>
          </w:p>
        </w:tc>
      </w:tr>
      <w:tr w:rsidR="00731819" w14:paraId="7D3CA11F" w14:textId="77777777" w:rsidTr="00731819">
        <w:tc>
          <w:tcPr>
            <w:tcW w:w="1872" w:type="dxa"/>
          </w:tcPr>
          <w:p w14:paraId="2EA51765" w14:textId="77777777" w:rsidR="00731819" w:rsidRDefault="00731819" w:rsidP="00731819">
            <w:r>
              <w:t>type</w:t>
            </w:r>
          </w:p>
        </w:tc>
        <w:tc>
          <w:tcPr>
            <w:tcW w:w="1872" w:type="dxa"/>
          </w:tcPr>
          <w:p w14:paraId="0E7F5429" w14:textId="77777777" w:rsidR="00731819" w:rsidRDefault="00731819" w:rsidP="00731819">
            <w:r>
              <w:t>array: see schema</w:t>
            </w:r>
          </w:p>
        </w:tc>
        <w:tc>
          <w:tcPr>
            <w:tcW w:w="1872" w:type="dxa"/>
          </w:tcPr>
          <w:p w14:paraId="45CC73E6" w14:textId="77777777" w:rsidR="00731819" w:rsidRDefault="00731819" w:rsidP="00731819"/>
        </w:tc>
        <w:tc>
          <w:tcPr>
            <w:tcW w:w="1872" w:type="dxa"/>
          </w:tcPr>
          <w:p w14:paraId="4F871193" w14:textId="77777777" w:rsidR="00731819" w:rsidRDefault="00731819" w:rsidP="00731819">
            <w:r>
              <w:t>Read Write</w:t>
            </w:r>
          </w:p>
        </w:tc>
        <w:tc>
          <w:tcPr>
            <w:tcW w:w="1872" w:type="dxa"/>
          </w:tcPr>
          <w:p w14:paraId="0BBA1823" w14:textId="77777777" w:rsidR="00731819" w:rsidRDefault="00731819" w:rsidP="00731819">
            <w:r>
              <w:t>A hint at the representation of the resource referenced by the target URI. This represents the media types that are used for both accepting and emitting</w:t>
            </w:r>
          </w:p>
        </w:tc>
      </w:tr>
      <w:tr w:rsidR="00731819" w14:paraId="024E7BB7" w14:textId="77777777" w:rsidTr="00731819">
        <w:tc>
          <w:tcPr>
            <w:tcW w:w="1872" w:type="dxa"/>
          </w:tcPr>
          <w:p w14:paraId="19FE1B20" w14:textId="77777777" w:rsidR="00731819" w:rsidRDefault="00731819" w:rsidP="00731819">
            <w:r>
              <w:t>anchor</w:t>
            </w:r>
          </w:p>
        </w:tc>
        <w:tc>
          <w:tcPr>
            <w:tcW w:w="1872" w:type="dxa"/>
          </w:tcPr>
          <w:p w14:paraId="44634DA7" w14:textId="77777777" w:rsidR="00731819" w:rsidRDefault="00731819" w:rsidP="00731819">
            <w:r>
              <w:t>string</w:t>
            </w:r>
          </w:p>
        </w:tc>
        <w:tc>
          <w:tcPr>
            <w:tcW w:w="1872" w:type="dxa"/>
          </w:tcPr>
          <w:p w14:paraId="30A6CDE5" w14:textId="77777777" w:rsidR="00731819" w:rsidRDefault="00731819" w:rsidP="00731819"/>
        </w:tc>
        <w:tc>
          <w:tcPr>
            <w:tcW w:w="1872" w:type="dxa"/>
          </w:tcPr>
          <w:p w14:paraId="0A3595F3" w14:textId="77777777" w:rsidR="00731819" w:rsidRDefault="00731819" w:rsidP="00731819">
            <w:r>
              <w:t>Read Write</w:t>
            </w:r>
          </w:p>
        </w:tc>
        <w:tc>
          <w:tcPr>
            <w:tcW w:w="1872" w:type="dxa"/>
          </w:tcPr>
          <w:p w14:paraId="44C630E4" w14:textId="77777777" w:rsidR="00731819" w:rsidRDefault="00731819" w:rsidP="00731819">
            <w:r>
              <w:t>This is used to override the context URI e.g. override the URI of the containing collection</w:t>
            </w:r>
          </w:p>
        </w:tc>
      </w:tr>
      <w:tr w:rsidR="00731819" w14:paraId="1987839B" w14:textId="77777777" w:rsidTr="00731819">
        <w:tc>
          <w:tcPr>
            <w:tcW w:w="1872" w:type="dxa"/>
          </w:tcPr>
          <w:p w14:paraId="17ECC9A4" w14:textId="77777777" w:rsidR="00731819" w:rsidRDefault="00731819" w:rsidP="00731819">
            <w:r>
              <w:t>if</w:t>
            </w:r>
          </w:p>
        </w:tc>
        <w:tc>
          <w:tcPr>
            <w:tcW w:w="1872" w:type="dxa"/>
          </w:tcPr>
          <w:p w14:paraId="720047DC" w14:textId="77777777" w:rsidR="00731819" w:rsidRDefault="00731819" w:rsidP="00731819">
            <w:r>
              <w:t>array: see schema</w:t>
            </w:r>
          </w:p>
        </w:tc>
        <w:tc>
          <w:tcPr>
            <w:tcW w:w="1872" w:type="dxa"/>
          </w:tcPr>
          <w:p w14:paraId="0FD1A502" w14:textId="77777777" w:rsidR="00731819" w:rsidRDefault="00731819" w:rsidP="00731819">
            <w:r>
              <w:t>yes</w:t>
            </w:r>
          </w:p>
        </w:tc>
        <w:tc>
          <w:tcPr>
            <w:tcW w:w="1872" w:type="dxa"/>
          </w:tcPr>
          <w:p w14:paraId="78B3E85C" w14:textId="77777777" w:rsidR="00731819" w:rsidRDefault="00731819" w:rsidP="00731819">
            <w:r>
              <w:t>Read Write</w:t>
            </w:r>
          </w:p>
        </w:tc>
        <w:tc>
          <w:tcPr>
            <w:tcW w:w="1872" w:type="dxa"/>
          </w:tcPr>
          <w:p w14:paraId="28E5F8D3" w14:textId="77777777" w:rsidR="00731819" w:rsidRDefault="00731819" w:rsidP="00731819">
            <w:r>
              <w:t>The interface set supported by this resource</w:t>
            </w:r>
          </w:p>
        </w:tc>
      </w:tr>
    </w:tbl>
    <w:p w14:paraId="7ED099B0" w14:textId="77777777" w:rsidR="00731819" w:rsidRDefault="00731819" w:rsidP="00731819">
      <w:pPr>
        <w:pStyle w:val="ANNEX-heading2"/>
        <w:tabs>
          <w:tab w:val="clear" w:pos="907"/>
          <w:tab w:val="num" w:pos="5527"/>
        </w:tabs>
        <w:ind w:left="5527"/>
      </w:pPr>
      <w:bookmarkStart w:id="15336" w:name="_Toc504564627"/>
      <w:bookmarkStart w:id="15337" w:name="_Toc509367386"/>
      <w:r>
        <w:t>CRUDN behavior</w:t>
      </w:r>
      <w:bookmarkEnd w:id="15336"/>
      <w:bookmarkEnd w:id="15337"/>
    </w:p>
    <w:tbl>
      <w:tblPr>
        <w:tblStyle w:val="TABLE-A"/>
        <w:tblW w:w="0" w:type="auto"/>
        <w:tblLook w:val="04A0" w:firstRow="1" w:lastRow="0" w:firstColumn="1" w:lastColumn="0" w:noHBand="0" w:noVBand="1"/>
      </w:tblPr>
      <w:tblGrid>
        <w:gridCol w:w="3289"/>
        <w:gridCol w:w="1229"/>
        <w:gridCol w:w="1156"/>
        <w:gridCol w:w="1256"/>
        <w:gridCol w:w="1218"/>
        <w:gridCol w:w="1202"/>
      </w:tblGrid>
      <w:tr w:rsidR="00731819" w14:paraId="4600D159"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23A4E09D" w14:textId="77777777" w:rsidR="00731819" w:rsidRDefault="00731819" w:rsidP="00731819">
            <w:r>
              <w:t>Resource</w:t>
            </w:r>
          </w:p>
        </w:tc>
        <w:tc>
          <w:tcPr>
            <w:tcW w:w="1560" w:type="dxa"/>
          </w:tcPr>
          <w:p w14:paraId="07499B44" w14:textId="77777777" w:rsidR="00731819" w:rsidRDefault="00731819" w:rsidP="00731819">
            <w:r>
              <w:t>Create</w:t>
            </w:r>
          </w:p>
        </w:tc>
        <w:tc>
          <w:tcPr>
            <w:tcW w:w="1560" w:type="dxa"/>
          </w:tcPr>
          <w:p w14:paraId="2DD623F8" w14:textId="77777777" w:rsidR="00731819" w:rsidRDefault="00731819" w:rsidP="00731819">
            <w:r>
              <w:t>Read</w:t>
            </w:r>
          </w:p>
        </w:tc>
        <w:tc>
          <w:tcPr>
            <w:tcW w:w="1560" w:type="dxa"/>
          </w:tcPr>
          <w:p w14:paraId="0B2EB7A4" w14:textId="77777777" w:rsidR="00731819" w:rsidRDefault="00731819" w:rsidP="00731819">
            <w:r>
              <w:t>Update</w:t>
            </w:r>
          </w:p>
        </w:tc>
        <w:tc>
          <w:tcPr>
            <w:tcW w:w="1560" w:type="dxa"/>
          </w:tcPr>
          <w:p w14:paraId="1A47BA30" w14:textId="77777777" w:rsidR="00731819" w:rsidRDefault="00731819" w:rsidP="00731819">
            <w:r>
              <w:t>Delete</w:t>
            </w:r>
          </w:p>
        </w:tc>
        <w:tc>
          <w:tcPr>
            <w:tcW w:w="1560" w:type="dxa"/>
          </w:tcPr>
          <w:p w14:paraId="4CBE9256" w14:textId="77777777" w:rsidR="00731819" w:rsidRDefault="00731819" w:rsidP="00731819">
            <w:r>
              <w:t>Notify</w:t>
            </w:r>
          </w:p>
        </w:tc>
      </w:tr>
      <w:tr w:rsidR="00731819" w14:paraId="68538797" w14:textId="77777777" w:rsidTr="00731819">
        <w:tc>
          <w:tcPr>
            <w:tcW w:w="1560" w:type="dxa"/>
          </w:tcPr>
          <w:p w14:paraId="286C1096" w14:textId="77777777" w:rsidR="00731819" w:rsidRDefault="00731819" w:rsidP="00731819">
            <w:r>
              <w:t>/CollectionBaselineInterfaceURI</w:t>
            </w:r>
          </w:p>
        </w:tc>
        <w:tc>
          <w:tcPr>
            <w:tcW w:w="1560" w:type="dxa"/>
          </w:tcPr>
          <w:p w14:paraId="54C50862" w14:textId="77777777" w:rsidR="00731819" w:rsidRDefault="00731819" w:rsidP="00731819"/>
        </w:tc>
        <w:tc>
          <w:tcPr>
            <w:tcW w:w="1560" w:type="dxa"/>
          </w:tcPr>
          <w:p w14:paraId="25DF72CB" w14:textId="77777777" w:rsidR="00731819" w:rsidRDefault="00731819" w:rsidP="00731819">
            <w:r>
              <w:t>get</w:t>
            </w:r>
          </w:p>
        </w:tc>
        <w:tc>
          <w:tcPr>
            <w:tcW w:w="1560" w:type="dxa"/>
          </w:tcPr>
          <w:p w14:paraId="08438B66" w14:textId="77777777" w:rsidR="00731819" w:rsidRDefault="00731819" w:rsidP="00731819">
            <w:r>
              <w:t>post</w:t>
            </w:r>
          </w:p>
        </w:tc>
        <w:tc>
          <w:tcPr>
            <w:tcW w:w="1560" w:type="dxa"/>
          </w:tcPr>
          <w:p w14:paraId="22477DA1" w14:textId="77777777" w:rsidR="00731819" w:rsidRDefault="00731819" w:rsidP="00731819"/>
        </w:tc>
        <w:tc>
          <w:tcPr>
            <w:tcW w:w="1560" w:type="dxa"/>
          </w:tcPr>
          <w:p w14:paraId="2BAB5E75" w14:textId="77777777" w:rsidR="00731819" w:rsidRDefault="00731819" w:rsidP="00731819"/>
        </w:tc>
      </w:tr>
    </w:tbl>
    <w:p w14:paraId="6785AAEF" w14:textId="77777777" w:rsidR="00731819" w:rsidRDefault="00731819" w:rsidP="00731819">
      <w:pPr>
        <w:pStyle w:val="ANNEX-heading2"/>
        <w:tabs>
          <w:tab w:val="clear" w:pos="907"/>
          <w:tab w:val="num" w:pos="5527"/>
        </w:tabs>
        <w:ind w:left="5527"/>
      </w:pPr>
      <w:bookmarkStart w:id="15338" w:name="_Toc504564628"/>
      <w:bookmarkStart w:id="15339" w:name="_Toc509367387"/>
      <w:r>
        <w:t>Referenced JSON schemas</w:t>
      </w:r>
      <w:bookmarkEnd w:id="15338"/>
      <w:bookmarkEnd w:id="15339"/>
    </w:p>
    <w:p w14:paraId="0DFB6F10" w14:textId="77777777" w:rsidR="00731819" w:rsidRDefault="00731819" w:rsidP="00731819">
      <w:pPr>
        <w:pStyle w:val="ANNEX-heading2"/>
        <w:tabs>
          <w:tab w:val="clear" w:pos="907"/>
          <w:tab w:val="num" w:pos="5527"/>
        </w:tabs>
        <w:ind w:left="5527"/>
      </w:pPr>
      <w:bookmarkStart w:id="15340" w:name="_Ref490740300"/>
      <w:bookmarkStart w:id="15341" w:name="_Ref490740302"/>
      <w:bookmarkStart w:id="15342" w:name="_Toc504564629"/>
      <w:bookmarkStart w:id="15343" w:name="_Toc509367388"/>
      <w:r>
        <w:t>oic.oic-link-schema.json</w:t>
      </w:r>
      <w:bookmarkEnd w:id="15340"/>
      <w:bookmarkEnd w:id="15341"/>
      <w:bookmarkEnd w:id="15342"/>
      <w:bookmarkEnd w:id="15343"/>
    </w:p>
    <w:p w14:paraId="01E0834C" w14:textId="77777777" w:rsidR="00731819" w:rsidRDefault="00731819" w:rsidP="00731819">
      <w:pPr>
        <w:pStyle w:val="CODE-BLACK"/>
      </w:pPr>
      <w:r>
        <w:t>{</w:t>
      </w:r>
      <w:r>
        <w:br/>
        <w:t xml:space="preserve">  "$schema": "http://json-schema.org/draft-04/schema#",</w:t>
      </w:r>
      <w:r>
        <w:br/>
        <w:t xml:space="preserve">  "description" : "Copyright (c) 2016 Open Connectivity Foundation, Inc. All rights reserved.",</w:t>
      </w:r>
      <w:r>
        <w:br/>
        <w:t xml:space="preserve">  "id": "http://www.openconnectivity.org/ocf-apis/core/schemas/oic.oic-link-schema.json#",</w:t>
      </w:r>
      <w:r>
        <w:br/>
        <w:t xml:space="preserve">  "definitions": {</w:t>
      </w:r>
      <w:r>
        <w:br/>
        <w:t xml:space="preserve">    "oic.oic-link": {</w:t>
      </w:r>
      <w:r>
        <w:br/>
        <w:t xml:space="preserve">      "type": "object",</w:t>
      </w:r>
      <w:r>
        <w:br/>
        <w:t xml:space="preserve">      "properties": {</w:t>
      </w:r>
      <w:r>
        <w:br/>
        <w:t xml:space="preserve">        "href": {</w:t>
      </w:r>
      <w:r>
        <w:br/>
        <w:t xml:space="preserve">          "type": "string",</w:t>
      </w:r>
      <w:r>
        <w:br/>
        <w:t xml:space="preserve">          "maxLength": 256,</w:t>
      </w:r>
      <w:r>
        <w:br/>
      </w:r>
      <w:r>
        <w:lastRenderedPageBreak/>
        <w:t xml:space="preserve">          "description": "This is the target URI, it can be specified as a Relative Reference or fully-qualified URI. Relative Reference should be used along with the di parameter to make it unique.",</w:t>
      </w:r>
      <w:r>
        <w:br/>
        <w:t xml:space="preserve">          "format": "uri"</w:t>
      </w:r>
      <w:r>
        <w:br/>
        <w:t xml:space="preserve">        },</w:t>
      </w:r>
      <w:r>
        <w:br/>
        <w:t xml:space="preserve">        "rel": {</w:t>
      </w:r>
      <w:r>
        <w:br/>
        <w:t xml:space="preserve">          "oneOf":[</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"oic.types-schema.json#/definitions/uuid",</w:t>
      </w:r>
      <w:r>
        <w:br/>
        <w:t xml:space="preserve">           "description": "Unique identifier for device (UUID)"</w:t>
      </w:r>
      <w:r>
        <w:br/>
        <w:t xml:space="preserve">        },</w:t>
      </w:r>
      <w:r>
        <w:br/>
        <w:t xml:space="preserve">        "buri": {</w:t>
      </w:r>
      <w:r>
        <w:br/>
        <w:t xml:space="preserve">    </w:t>
      </w:r>
      <w:r>
        <w:tab/>
        <w:t xml:space="preserve">    "type": "string",</w:t>
      </w:r>
      <w:r>
        <w:br/>
        <w:t xml:space="preserve">          "description": "The base URI used to fully qualify a Relative Reference in the href parameter. Use the OCF Schema for URI",</w:t>
      </w:r>
      <w:r>
        <w:br/>
        <w:t xml:space="preserve">          "maxLength": 256,</w:t>
      </w:r>
      <w:r>
        <w:br/>
        <w:t xml:space="preserve">          "format": "uri"</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"sec": {</w:t>
      </w:r>
      <w:r>
        <w:br/>
        <w:t xml:space="preserve">              "description": "Specifies if security needs to be turned on when looking to interact with the Resource",</w:t>
      </w:r>
      <w:r>
        <w:br/>
        <w:t xml:space="preserve">              "default": false,</w:t>
      </w:r>
      <w:r>
        <w:br/>
        <w:t xml:space="preserve">              "type": "boolean"</w:t>
      </w:r>
      <w:r>
        <w:br/>
        <w:t xml:space="preserve">            },</w:t>
      </w:r>
      <w:r>
        <w:br/>
        <w:t xml:space="preserve">            "port": {</w:t>
      </w:r>
      <w:r>
        <w:br/>
      </w:r>
      <w:r>
        <w:lastRenderedPageBreak/>
        <w:t xml:space="preserve">              "description": "Secure port to be used for connection",</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"oneOf": [</w:t>
      </w:r>
      <w:r>
        <w:br/>
        <w:t xml:space="preserve">            {</w:t>
      </w:r>
      <w:r>
        <w:br/>
        <w:t xml:space="preserve">              "type": "integer",</w:t>
      </w:r>
      <w:r>
        <w:br/>
        <w:t xml:space="preserve">              "description": "An ordinal number that is not repeated - must be unique in the collection context"</w:t>
      </w:r>
      <w:r>
        <w:br/>
        <w:t xml:space="preserve">            },</w:t>
      </w:r>
      <w:r>
        <w:br/>
        <w:t xml:space="preserve">            {</w:t>
      </w:r>
      <w:r>
        <w:br/>
        <w:t xml:space="preserve">              "type": "string",</w:t>
      </w:r>
      <w:r>
        <w:br/>
        <w:t xml:space="preserve">              "maxLength": 256,</w:t>
      </w:r>
      <w:r>
        <w:br/>
        <w:t xml:space="preserve">              "format" : "uri",</w:t>
      </w:r>
      <w:r>
        <w:br/>
        <w:t xml:space="preserve">              "description": "Any unique string including a URI"</w:t>
      </w:r>
      <w:r>
        <w:br/>
        <w:t xml:space="preserve">            },</w:t>
      </w:r>
      <w:r>
        <w:br/>
        <w:t xml:space="preserve">            {</w:t>
      </w:r>
      <w:r>
        <w:br/>
        <w:t xml:space="preserve">              "$ref": "oic.types-schema.json#/definitions/uuid",</w:t>
      </w:r>
      <w:r>
        <w:br/>
        <w:t xml:space="preserve">              "description": "Unique identifier (UUID)"</w:t>
      </w:r>
      <w:r>
        <w:br/>
        <w:t xml:space="preserve">            }</w:t>
      </w:r>
      <w:r>
        <w:br/>
        <w:t xml:space="preserve">          ],</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w:t>
      </w:r>
      <w:r>
        <w:br/>
        <w:t xml:space="preserve">      "required": [ "href", "rt", "if" ]</w:t>
      </w:r>
      <w:r>
        <w:br/>
        <w:t xml:space="preserve">    }</w:t>
      </w:r>
      <w:r>
        <w:br/>
        <w:t xml:space="preserve">  },</w:t>
      </w:r>
      <w:r>
        <w:br/>
        <w:t xml:space="preserve">  "type": "object",</w:t>
      </w:r>
      <w:r>
        <w:br/>
        <w:t xml:space="preserve">  "allOf": [</w:t>
      </w:r>
      <w:r>
        <w:br/>
        <w:t xml:space="preserve">    { "$ref": "#/definitions/oic.oic-link" }</w:t>
      </w:r>
      <w:r>
        <w:br/>
        <w:t xml:space="preserve">  ]</w:t>
      </w:r>
      <w:r>
        <w:br/>
        <w:t>}</w:t>
      </w:r>
      <w:r>
        <w:br/>
      </w:r>
    </w:p>
    <w:p w14:paraId="1D199CDB" w14:textId="77777777" w:rsidR="00731819" w:rsidRDefault="00731819" w:rsidP="00731819">
      <w:pPr>
        <w:pStyle w:val="CODE-BLACK"/>
      </w:pPr>
    </w:p>
    <w:p w14:paraId="7AA33168" w14:textId="77777777" w:rsidR="00731819" w:rsidRDefault="00731819" w:rsidP="00731819">
      <w:pPr>
        <w:pStyle w:val="ANNEX-heading1"/>
        <w:tabs>
          <w:tab w:val="clear" w:pos="680"/>
          <w:tab w:val="num" w:pos="5300"/>
        </w:tabs>
        <w:ind w:left="5300"/>
      </w:pPr>
      <w:bookmarkStart w:id="15344" w:name="_Toc504564630"/>
      <w:bookmarkStart w:id="15345" w:name="_Toc509367389"/>
      <w:r>
        <w:t>Collection, link list interface</w:t>
      </w:r>
      <w:bookmarkEnd w:id="15344"/>
      <w:bookmarkEnd w:id="15345"/>
    </w:p>
    <w:p w14:paraId="61AB6E4C" w14:textId="77777777" w:rsidR="00731819" w:rsidRDefault="00731819" w:rsidP="00731819">
      <w:pPr>
        <w:pStyle w:val="ANNEX-heading2"/>
        <w:tabs>
          <w:tab w:val="clear" w:pos="907"/>
          <w:tab w:val="num" w:pos="5527"/>
        </w:tabs>
        <w:ind w:left="5527"/>
      </w:pPr>
      <w:bookmarkStart w:id="15346" w:name="_Toc504564631"/>
      <w:bookmarkStart w:id="15347" w:name="_Toc509367390"/>
      <w:r>
        <w:t>Introduction</w:t>
      </w:r>
      <w:bookmarkEnd w:id="15346"/>
      <w:bookmarkEnd w:id="15347"/>
    </w:p>
    <w:p w14:paraId="08B33BD8" w14:textId="77777777" w:rsidR="00731819" w:rsidRDefault="00731819" w:rsidP="00731819">
      <w:r>
        <w:t xml:space="preserve">OCF Collection Resource Type contains properties and links. The oic.if.ll interface exposes a representation of the links </w:t>
      </w:r>
    </w:p>
    <w:p w14:paraId="5F0B85F7" w14:textId="77777777" w:rsidR="00731819" w:rsidRDefault="00731819" w:rsidP="00731819">
      <w:pPr>
        <w:pStyle w:val="ANNEX-heading2"/>
        <w:tabs>
          <w:tab w:val="clear" w:pos="907"/>
          <w:tab w:val="num" w:pos="5527"/>
        </w:tabs>
        <w:ind w:left="5527"/>
      </w:pPr>
      <w:bookmarkStart w:id="15348" w:name="_Toc504564632"/>
      <w:bookmarkStart w:id="15349" w:name="_Toc509367391"/>
      <w:r>
        <w:lastRenderedPageBreak/>
        <w:t>Example URI</w:t>
      </w:r>
      <w:bookmarkEnd w:id="15348"/>
      <w:bookmarkEnd w:id="15349"/>
    </w:p>
    <w:p w14:paraId="581F2CEC" w14:textId="77777777" w:rsidR="00731819" w:rsidRDefault="00731819" w:rsidP="00731819">
      <w:r>
        <w:t>/CollectionLinkListInterfaceURI</w:t>
      </w:r>
    </w:p>
    <w:p w14:paraId="3F0B2B8E" w14:textId="77777777" w:rsidR="00731819" w:rsidRDefault="00731819" w:rsidP="00731819">
      <w:pPr>
        <w:pStyle w:val="ANNEX-heading2"/>
        <w:tabs>
          <w:tab w:val="clear" w:pos="907"/>
          <w:tab w:val="num" w:pos="5527"/>
        </w:tabs>
        <w:ind w:left="5527"/>
      </w:pPr>
      <w:bookmarkStart w:id="15350" w:name="_Toc504564633"/>
      <w:bookmarkStart w:id="15351" w:name="_Toc509367392"/>
      <w:r>
        <w:t>Resource Type</w:t>
      </w:r>
      <w:bookmarkEnd w:id="15350"/>
      <w:bookmarkEnd w:id="15351"/>
    </w:p>
    <w:p w14:paraId="2A92CDEA" w14:textId="77777777" w:rsidR="00731819" w:rsidRDefault="00731819" w:rsidP="00731819">
      <w:r>
        <w:t>The resource type (</w:t>
      </w:r>
      <w:proofErr w:type="gramStart"/>
      <w:r>
        <w:t>rt</w:t>
      </w:r>
      <w:proofErr w:type="gramEnd"/>
      <w:r>
        <w:t>) is defined as: oic.wk.col.</w:t>
      </w:r>
    </w:p>
    <w:p w14:paraId="5CF24FFD" w14:textId="77777777" w:rsidR="00731819" w:rsidRDefault="00731819" w:rsidP="00731819">
      <w:pPr>
        <w:pStyle w:val="ANNEX-heading2"/>
        <w:tabs>
          <w:tab w:val="clear" w:pos="907"/>
          <w:tab w:val="num" w:pos="5527"/>
        </w:tabs>
        <w:ind w:left="5527"/>
      </w:pPr>
      <w:bookmarkStart w:id="15352" w:name="_Toc504564634"/>
      <w:bookmarkStart w:id="15353" w:name="_Toc509367393"/>
      <w:r>
        <w:t>RAML Definition</w:t>
      </w:r>
      <w:bookmarkEnd w:id="15352"/>
      <w:bookmarkEnd w:id="15353"/>
    </w:p>
    <w:p w14:paraId="56F38FC6" w14:textId="77777777" w:rsidR="00731819" w:rsidRDefault="00731819" w:rsidP="00731819">
      <w:pPr>
        <w:pStyle w:val="CODE-GREEN"/>
      </w:pPr>
      <w:r>
        <w:t>#%RAML 0.8</w:t>
      </w:r>
    </w:p>
    <w:p w14:paraId="58DF8A3A" w14:textId="77777777" w:rsidR="00731819" w:rsidRDefault="00731819" w:rsidP="00731819">
      <w:pPr>
        <w:pStyle w:val="CODE-YELLOW"/>
      </w:pPr>
      <w:r>
        <w:t xml:space="preserve">title: </w:t>
      </w:r>
      <w:r>
        <w:rPr>
          <w:i/>
        </w:rPr>
        <w:t>Collections</w:t>
      </w:r>
    </w:p>
    <w:p w14:paraId="12C6B11C" w14:textId="77777777" w:rsidR="00731819" w:rsidRDefault="00731819" w:rsidP="00731819">
      <w:pPr>
        <w:pStyle w:val="CODE-YELLOW"/>
      </w:pPr>
      <w:r>
        <w:t xml:space="preserve">version: </w:t>
      </w:r>
      <w:r>
        <w:rPr>
          <w:i/>
        </w:rPr>
        <w:t>1.0</w:t>
      </w:r>
    </w:p>
    <w:p w14:paraId="6B853112" w14:textId="77777777" w:rsidR="00731819" w:rsidRDefault="00731819" w:rsidP="00731819">
      <w:pPr>
        <w:pStyle w:val="CODE-AQUA"/>
      </w:pPr>
      <w:r>
        <w:t>traits:</w:t>
      </w:r>
    </w:p>
    <w:p w14:paraId="6FB87EB1" w14:textId="77777777" w:rsidR="00731819" w:rsidRDefault="00731819" w:rsidP="00731819">
      <w:pPr>
        <w:pStyle w:val="CODE-AQUA"/>
      </w:pPr>
      <w:r>
        <w:t xml:space="preserve"> - interface-ll :</w:t>
      </w:r>
    </w:p>
    <w:p w14:paraId="13E12F95" w14:textId="77777777" w:rsidR="00731819" w:rsidRDefault="00731819" w:rsidP="00731819">
      <w:pPr>
        <w:pStyle w:val="CODE-AQUA"/>
      </w:pPr>
      <w:r>
        <w:t xml:space="preserve">     queryParameters: </w:t>
      </w:r>
    </w:p>
    <w:p w14:paraId="40EB3488" w14:textId="77777777" w:rsidR="00731819" w:rsidRDefault="00731819" w:rsidP="00731819">
      <w:pPr>
        <w:pStyle w:val="CODE-BLUE"/>
      </w:pPr>
      <w:r>
        <w:t xml:space="preserve">       if:</w:t>
      </w:r>
    </w:p>
    <w:p w14:paraId="1A4B113C" w14:textId="77777777" w:rsidR="00731819" w:rsidRDefault="00731819" w:rsidP="00731819">
      <w:pPr>
        <w:pStyle w:val="CODE-BLUE"/>
      </w:pPr>
      <w:r>
        <w:t xml:space="preserve">         enum: ["oic.if.ll"]</w:t>
      </w:r>
    </w:p>
    <w:p w14:paraId="4CE0FDBE" w14:textId="77777777" w:rsidR="00731819" w:rsidRDefault="00731819" w:rsidP="00731819">
      <w:pPr>
        <w:pStyle w:val="CODE-AQUA"/>
      </w:pPr>
      <w:r>
        <w:t xml:space="preserve"> - interface-b :</w:t>
      </w:r>
    </w:p>
    <w:p w14:paraId="6E733EC8" w14:textId="77777777" w:rsidR="00731819" w:rsidRDefault="00731819" w:rsidP="00731819">
      <w:pPr>
        <w:pStyle w:val="CODE-AQUA"/>
      </w:pPr>
      <w:r>
        <w:t xml:space="preserve">     queryParameters: </w:t>
      </w:r>
    </w:p>
    <w:p w14:paraId="563C79EA" w14:textId="77777777" w:rsidR="00731819" w:rsidRDefault="00731819" w:rsidP="00731819">
      <w:pPr>
        <w:pStyle w:val="CODE-BLUE"/>
      </w:pPr>
      <w:r>
        <w:t xml:space="preserve">       if:</w:t>
      </w:r>
    </w:p>
    <w:p w14:paraId="691DD834" w14:textId="77777777" w:rsidR="00731819" w:rsidRDefault="00731819" w:rsidP="00731819">
      <w:pPr>
        <w:pStyle w:val="CODE-BLUE"/>
      </w:pPr>
      <w:r>
        <w:t xml:space="preserve">         enum: ["oic.if.b"]</w:t>
      </w:r>
    </w:p>
    <w:p w14:paraId="38FC26B2" w14:textId="77777777" w:rsidR="00731819" w:rsidRDefault="00731819" w:rsidP="00731819">
      <w:pPr>
        <w:pStyle w:val="CODE-AQUA"/>
      </w:pPr>
      <w:r>
        <w:t xml:space="preserve"> - interface-baseline :</w:t>
      </w:r>
    </w:p>
    <w:p w14:paraId="3C655268" w14:textId="77777777" w:rsidR="00731819" w:rsidRDefault="00731819" w:rsidP="00731819">
      <w:pPr>
        <w:pStyle w:val="CODE-AQUA"/>
      </w:pPr>
      <w:r>
        <w:t xml:space="preserve">     queryParameters: </w:t>
      </w:r>
    </w:p>
    <w:p w14:paraId="16172E29" w14:textId="77777777" w:rsidR="00731819" w:rsidRDefault="00731819" w:rsidP="00731819">
      <w:pPr>
        <w:pStyle w:val="CODE-BLUE"/>
      </w:pPr>
      <w:r>
        <w:t xml:space="preserve">       if:</w:t>
      </w:r>
    </w:p>
    <w:p w14:paraId="12528E39" w14:textId="77777777" w:rsidR="00731819" w:rsidRDefault="00731819" w:rsidP="00731819">
      <w:pPr>
        <w:pStyle w:val="CODE-BLUE"/>
      </w:pPr>
      <w:r>
        <w:t xml:space="preserve">         enum: ["oic.if.baseline"]</w:t>
      </w:r>
    </w:p>
    <w:p w14:paraId="0426E472" w14:textId="77777777" w:rsidR="00731819" w:rsidRDefault="00731819" w:rsidP="00731819"/>
    <w:p w14:paraId="6316A4AE" w14:textId="77777777" w:rsidR="00731819" w:rsidRDefault="00731819" w:rsidP="00731819">
      <w:pPr>
        <w:pStyle w:val="CODE-BLUE"/>
      </w:pPr>
      <w:r>
        <w:t>/CollectionLinkListInterfaceURI:</w:t>
      </w:r>
    </w:p>
    <w:p w14:paraId="76B89B0C" w14:textId="77777777" w:rsidR="00731819" w:rsidRDefault="00731819" w:rsidP="00731819">
      <w:pPr>
        <w:pStyle w:val="CODE-YELLOW"/>
      </w:pPr>
      <w:r>
        <w:t xml:space="preserve">  description: |</w:t>
      </w:r>
    </w:p>
    <w:p w14:paraId="23211485" w14:textId="77777777" w:rsidR="00731819" w:rsidRDefault="00731819" w:rsidP="00731819">
      <w:pPr>
        <w:pStyle w:val="CODE-YELLOW"/>
      </w:pPr>
      <w:r>
        <w:t xml:space="preserve">    OCF Collection Resource Type contains properties and links.</w:t>
      </w:r>
      <w:r>
        <w:br/>
        <w:t xml:space="preserve">    The oic.if.ll interface exposes a representation of the links</w:t>
      </w:r>
      <w:r>
        <w:br/>
      </w:r>
    </w:p>
    <w:p w14:paraId="471D0137" w14:textId="77777777" w:rsidR="00731819" w:rsidRDefault="00731819" w:rsidP="00731819">
      <w:pPr>
        <w:pStyle w:val="CODE-BLUE"/>
      </w:pPr>
      <w:r>
        <w:t xml:space="preserve">  is : ['interface-ll']</w:t>
      </w:r>
    </w:p>
    <w:p w14:paraId="3EC47F16" w14:textId="77777777" w:rsidR="00731819" w:rsidRDefault="00731819" w:rsidP="00731819">
      <w:pPr>
        <w:pStyle w:val="CODE-AQUA"/>
      </w:pPr>
      <w:r>
        <w:t xml:space="preserve">  get:</w:t>
      </w:r>
    </w:p>
    <w:p w14:paraId="134C3C3F" w14:textId="77777777" w:rsidR="00731819" w:rsidRDefault="00731819" w:rsidP="00731819">
      <w:pPr>
        <w:pStyle w:val="CODE-YELLOW"/>
      </w:pPr>
      <w:r>
        <w:t xml:space="preserve">    description: |</w:t>
      </w:r>
    </w:p>
    <w:p w14:paraId="6EAFFAC6" w14:textId="77777777" w:rsidR="00731819" w:rsidRDefault="00731819" w:rsidP="00731819">
      <w:pPr>
        <w:pStyle w:val="CODE-YELLOW"/>
      </w:pPr>
      <w:r>
        <w:t xml:space="preserve">      Retrieve on Link List Interface</w:t>
      </w:r>
      <w:r>
        <w:br/>
      </w:r>
    </w:p>
    <w:p w14:paraId="70347F7A" w14:textId="77777777" w:rsidR="00731819" w:rsidRDefault="00731819" w:rsidP="00731819">
      <w:pPr>
        <w:pStyle w:val="CODE-AQUA"/>
      </w:pPr>
      <w:r>
        <w:t xml:space="preserve">    responses :</w:t>
      </w:r>
    </w:p>
    <w:p w14:paraId="290B6DC6" w14:textId="77777777" w:rsidR="00731819" w:rsidRDefault="00731819" w:rsidP="00731819">
      <w:pPr>
        <w:pStyle w:val="CODE-BLUE"/>
      </w:pPr>
      <w:r>
        <w:t xml:space="preserve">      200:</w:t>
      </w:r>
    </w:p>
    <w:p w14:paraId="367F018C" w14:textId="77777777" w:rsidR="00731819" w:rsidRDefault="00731819" w:rsidP="00731819">
      <w:pPr>
        <w:pStyle w:val="CODE-AQUA"/>
      </w:pPr>
      <w:r>
        <w:t xml:space="preserve">        body:</w:t>
      </w:r>
    </w:p>
    <w:p w14:paraId="416B2FAD" w14:textId="77777777" w:rsidR="00731819" w:rsidRDefault="00731819" w:rsidP="00731819">
      <w:pPr>
        <w:pStyle w:val="CODE-AQUA"/>
      </w:pPr>
      <w:r>
        <w:t xml:space="preserve">          application/json:</w:t>
      </w:r>
    </w:p>
    <w:p w14:paraId="4810D531" w14:textId="77777777" w:rsidR="00731819" w:rsidRDefault="00731819" w:rsidP="00731819">
      <w:pPr>
        <w:pStyle w:val="CODE-GREY"/>
      </w:pPr>
      <w:r>
        <w:t xml:space="preserve">            schema</w:t>
      </w:r>
      <w:r>
        <w:rPr>
          <w:rStyle w:val="CODEGREYC"/>
        </w:rPr>
        <w:t>: |</w:t>
      </w:r>
    </w:p>
    <w:p w14:paraId="48CF8E5E" w14:textId="77777777" w:rsidR="00731819" w:rsidRDefault="00731819" w:rsidP="00731819">
      <w:pPr>
        <w:pStyle w:val="CODE-BLACK"/>
      </w:pPr>
      <w:r>
        <w:t xml:space="preserve">              {</w:t>
      </w:r>
      <w:r>
        <w:br/>
        <w:t xml:space="preserve">                "$schema": "http://json-schema.org/draft-v4/schema#",</w:t>
      </w:r>
      <w:r>
        <w:br/>
        <w:t xml:space="preserve">                "description" : "Copyright (c) 2016 Open Connectivity Foundation, Inc. All rights reserved.",</w:t>
      </w:r>
      <w:r>
        <w:br/>
        <w:t xml:space="preserve">                "id": "http://www.openconnectivity.org/ocf-apis/core/schemas/oic.collection.linkslist-schema.json#",</w:t>
      </w:r>
      <w:r>
        <w:br/>
        <w:t xml:space="preserve">                "definitions": {</w:t>
      </w:r>
      <w:r>
        <w:br/>
        <w:t xml:space="preserve">                  "oic.collection.alllinks": {</w:t>
      </w:r>
      <w:r>
        <w:br/>
        <w:t xml:space="preserve">              </w:t>
      </w:r>
      <w:r>
        <w:tab/>
      </w:r>
      <w:r>
        <w:tab/>
        <w:t xml:space="preserve">       "$ref": "oic.collection-schema.json#/definitions/oic.collection.alllinks"</w:t>
      </w:r>
      <w:r>
        <w:br/>
        <w:t xml:space="preserve">                  }</w:t>
      </w:r>
      <w:r>
        <w:br/>
        <w:t xml:space="preserve">                },</w:t>
      </w:r>
      <w:r>
        <w:br/>
        <w:t xml:space="preserve">                "type": "object",</w:t>
      </w:r>
      <w:r>
        <w:br/>
        <w:t xml:space="preserve">                "properties": {</w:t>
      </w:r>
      <w:r>
        <w:br/>
        <w:t xml:space="preserve">                  "links":  {</w:t>
      </w:r>
      <w:r>
        <w:br/>
        <w:t xml:space="preserve">                    "$ref": "#/definitions/oic.collection.alllinks"</w:t>
      </w:r>
      <w:r>
        <w:br/>
        <w:t xml:space="preserve">                  }</w:t>
      </w:r>
      <w:r>
        <w:br/>
        <w:t xml:space="preserve">                }</w:t>
      </w:r>
      <w:r>
        <w:br/>
        <w:t xml:space="preserve">              }</w:t>
      </w:r>
      <w:r>
        <w:br/>
      </w:r>
    </w:p>
    <w:p w14:paraId="5D95969F" w14:textId="77777777" w:rsidR="00731819" w:rsidRDefault="00731819" w:rsidP="00731819">
      <w:pPr>
        <w:pStyle w:val="CODE-GREY"/>
      </w:pPr>
      <w:r>
        <w:lastRenderedPageBreak/>
        <w:t xml:space="preserve">            example</w:t>
      </w:r>
      <w:r>
        <w:rPr>
          <w:rStyle w:val="CODEGREYC"/>
        </w:rPr>
        <w:t>: |</w:t>
      </w:r>
    </w:p>
    <w:p w14:paraId="4EC02FDF" w14:textId="77777777" w:rsidR="00731819" w:rsidRDefault="00731819" w:rsidP="00731819">
      <w:pPr>
        <w:pStyle w:val="CODE-BLACK"/>
      </w:pPr>
      <w:r>
        <w:t xml:space="preserve">              {</w:t>
      </w:r>
      <w:r>
        <w:br/>
        <w:t xml:space="preserve">                "links":</w:t>
      </w:r>
      <w:r>
        <w:br/>
        <w:t xml:space="preserve">                  [</w:t>
      </w:r>
      <w:r>
        <w:br/>
        <w:t xml:space="preserve">                    {</w:t>
      </w:r>
      <w:r>
        <w:br/>
        <w:t xml:space="preserve">                      "href": "switch",</w:t>
      </w:r>
      <w:r>
        <w:br/>
        <w:t xml:space="preserve">                      "rt":   ["oic.r.switch.binary"],</w:t>
      </w:r>
      <w:r>
        <w:br/>
        <w:t xml:space="preserve">                      "if":   ["oic.if.a", "oic.if.baseline"]</w:t>
      </w:r>
      <w:r>
        <w:br/>
        <w:t xml:space="preserve">                    },</w:t>
      </w:r>
      <w:r>
        <w:br/>
        <w:t xml:space="preserve">                    {</w:t>
      </w:r>
      <w:r>
        <w:br/>
        <w:t xml:space="preserve">                      "href": "airFlow",</w:t>
      </w:r>
      <w:r>
        <w:br/>
        <w:t xml:space="preserve">                      "rt":   ["oic.r.airflow"],</w:t>
      </w:r>
      <w:r>
        <w:br/>
        <w:t xml:space="preserve">                      "if":   ["oic.if.a", "oic.if.baseline"]</w:t>
      </w:r>
      <w:r>
        <w:br/>
        <w:t xml:space="preserve">                    }</w:t>
      </w:r>
      <w:r>
        <w:br/>
        <w:t xml:space="preserve">                  ]</w:t>
      </w:r>
      <w:r>
        <w:br/>
        <w:t xml:space="preserve">              }</w:t>
      </w:r>
      <w:r>
        <w:br/>
      </w:r>
    </w:p>
    <w:p w14:paraId="3DF95D3F" w14:textId="77777777" w:rsidR="00731819" w:rsidRDefault="00731819" w:rsidP="00731819">
      <w:pPr>
        <w:pStyle w:val="ANNEX-heading2"/>
        <w:tabs>
          <w:tab w:val="clear" w:pos="907"/>
          <w:tab w:val="num" w:pos="5527"/>
        </w:tabs>
        <w:ind w:left="5527"/>
      </w:pPr>
      <w:bookmarkStart w:id="15354" w:name="_Toc504564635"/>
      <w:bookmarkStart w:id="15355" w:name="_Toc509367394"/>
      <w:r>
        <w:t>Property Definition</w:t>
      </w:r>
      <w:bookmarkEnd w:id="15354"/>
      <w:bookmarkEnd w:id="15355"/>
    </w:p>
    <w:tbl>
      <w:tblPr>
        <w:tblStyle w:val="TABLE-A"/>
        <w:tblW w:w="0" w:type="auto"/>
        <w:tblLook w:val="04A0" w:firstRow="1" w:lastRow="0" w:firstColumn="1" w:lastColumn="0" w:noHBand="0" w:noVBand="1"/>
      </w:tblPr>
      <w:tblGrid>
        <w:gridCol w:w="1871"/>
        <w:gridCol w:w="1869"/>
        <w:gridCol w:w="1870"/>
        <w:gridCol w:w="1869"/>
        <w:gridCol w:w="1871"/>
      </w:tblGrid>
      <w:tr w:rsidR="00731819" w14:paraId="4AA5C7A8"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227B0E8F" w14:textId="77777777" w:rsidR="00731819" w:rsidRDefault="00731819" w:rsidP="00731819">
            <w:r>
              <w:t>Property name</w:t>
            </w:r>
          </w:p>
        </w:tc>
        <w:tc>
          <w:tcPr>
            <w:tcW w:w="1872" w:type="dxa"/>
          </w:tcPr>
          <w:p w14:paraId="65EA412A" w14:textId="77777777" w:rsidR="00731819" w:rsidRDefault="00731819" w:rsidP="00731819">
            <w:r>
              <w:t>Value type</w:t>
            </w:r>
          </w:p>
        </w:tc>
        <w:tc>
          <w:tcPr>
            <w:tcW w:w="1872" w:type="dxa"/>
          </w:tcPr>
          <w:p w14:paraId="66D2D175" w14:textId="77777777" w:rsidR="00731819" w:rsidRDefault="00731819" w:rsidP="00731819">
            <w:r>
              <w:t>Mandatory</w:t>
            </w:r>
          </w:p>
        </w:tc>
        <w:tc>
          <w:tcPr>
            <w:tcW w:w="1872" w:type="dxa"/>
          </w:tcPr>
          <w:p w14:paraId="40BA503E" w14:textId="77777777" w:rsidR="00731819" w:rsidRDefault="00731819" w:rsidP="00731819">
            <w:r>
              <w:t>Access mode</w:t>
            </w:r>
          </w:p>
        </w:tc>
        <w:tc>
          <w:tcPr>
            <w:tcW w:w="1872" w:type="dxa"/>
          </w:tcPr>
          <w:p w14:paraId="46A53317" w14:textId="77777777" w:rsidR="00731819" w:rsidRDefault="00731819" w:rsidP="00731819">
            <w:r>
              <w:t>Description</w:t>
            </w:r>
          </w:p>
        </w:tc>
      </w:tr>
      <w:tr w:rsidR="00731819" w14:paraId="381BB058" w14:textId="77777777" w:rsidTr="00731819">
        <w:tc>
          <w:tcPr>
            <w:tcW w:w="1872" w:type="dxa"/>
          </w:tcPr>
          <w:p w14:paraId="54E94AC0" w14:textId="77777777" w:rsidR="00731819" w:rsidRDefault="00731819" w:rsidP="00731819">
            <w:r>
              <w:t>rt</w:t>
            </w:r>
          </w:p>
        </w:tc>
        <w:tc>
          <w:tcPr>
            <w:tcW w:w="1872" w:type="dxa"/>
          </w:tcPr>
          <w:p w14:paraId="14E595F9" w14:textId="77777777" w:rsidR="00731819" w:rsidRDefault="00731819" w:rsidP="00731819">
            <w:r>
              <w:t>array: see schema</w:t>
            </w:r>
          </w:p>
        </w:tc>
        <w:tc>
          <w:tcPr>
            <w:tcW w:w="1872" w:type="dxa"/>
          </w:tcPr>
          <w:p w14:paraId="46B72C5A" w14:textId="77777777" w:rsidR="00731819" w:rsidRDefault="00731819" w:rsidP="00731819">
            <w:r>
              <w:t>yes</w:t>
            </w:r>
          </w:p>
        </w:tc>
        <w:tc>
          <w:tcPr>
            <w:tcW w:w="1872" w:type="dxa"/>
          </w:tcPr>
          <w:p w14:paraId="7C2D49B0" w14:textId="77777777" w:rsidR="00731819" w:rsidRDefault="00731819" w:rsidP="00731819">
            <w:r>
              <w:t>Read Write</w:t>
            </w:r>
          </w:p>
        </w:tc>
        <w:tc>
          <w:tcPr>
            <w:tcW w:w="1872" w:type="dxa"/>
          </w:tcPr>
          <w:p w14:paraId="7070F2B3" w14:textId="77777777" w:rsidR="00731819" w:rsidRDefault="00731819" w:rsidP="00731819">
            <w:r>
              <w:t>Resource Type</w:t>
            </w:r>
          </w:p>
        </w:tc>
      </w:tr>
      <w:tr w:rsidR="00731819" w14:paraId="1A649B6D" w14:textId="77777777" w:rsidTr="00731819">
        <w:tc>
          <w:tcPr>
            <w:tcW w:w="1872" w:type="dxa"/>
          </w:tcPr>
          <w:p w14:paraId="1948E86D" w14:textId="77777777" w:rsidR="00731819" w:rsidRDefault="00731819" w:rsidP="00731819">
            <w:r>
              <w:t>di</w:t>
            </w:r>
          </w:p>
        </w:tc>
        <w:tc>
          <w:tcPr>
            <w:tcW w:w="1872" w:type="dxa"/>
          </w:tcPr>
          <w:p w14:paraId="1D0969E1" w14:textId="77777777" w:rsidR="00731819" w:rsidRDefault="00731819" w:rsidP="00731819">
            <w:r>
              <w:t>multiple types: see schema</w:t>
            </w:r>
          </w:p>
        </w:tc>
        <w:tc>
          <w:tcPr>
            <w:tcW w:w="1872" w:type="dxa"/>
          </w:tcPr>
          <w:p w14:paraId="0D2F8CC5" w14:textId="77777777" w:rsidR="00731819" w:rsidRDefault="00731819" w:rsidP="00731819"/>
        </w:tc>
        <w:tc>
          <w:tcPr>
            <w:tcW w:w="1872" w:type="dxa"/>
          </w:tcPr>
          <w:p w14:paraId="74382599" w14:textId="77777777" w:rsidR="00731819" w:rsidRDefault="00731819" w:rsidP="00731819">
            <w:r>
              <w:t>Read Write</w:t>
            </w:r>
          </w:p>
        </w:tc>
        <w:tc>
          <w:tcPr>
            <w:tcW w:w="1872" w:type="dxa"/>
          </w:tcPr>
          <w:p w14:paraId="29075C17" w14:textId="77777777" w:rsidR="00731819" w:rsidRDefault="00731819" w:rsidP="00731819">
            <w:r>
              <w:t>Unique identifier for device (UUID)</w:t>
            </w:r>
          </w:p>
        </w:tc>
      </w:tr>
      <w:tr w:rsidR="00731819" w14:paraId="002B69D2" w14:textId="77777777" w:rsidTr="00731819">
        <w:tc>
          <w:tcPr>
            <w:tcW w:w="1872" w:type="dxa"/>
          </w:tcPr>
          <w:p w14:paraId="20AB5980" w14:textId="77777777" w:rsidR="00731819" w:rsidRDefault="00731819" w:rsidP="00731819">
            <w:r>
              <w:t>title</w:t>
            </w:r>
          </w:p>
        </w:tc>
        <w:tc>
          <w:tcPr>
            <w:tcW w:w="1872" w:type="dxa"/>
          </w:tcPr>
          <w:p w14:paraId="6895401D" w14:textId="77777777" w:rsidR="00731819" w:rsidRDefault="00731819" w:rsidP="00731819">
            <w:r>
              <w:t>string</w:t>
            </w:r>
          </w:p>
        </w:tc>
        <w:tc>
          <w:tcPr>
            <w:tcW w:w="1872" w:type="dxa"/>
          </w:tcPr>
          <w:p w14:paraId="40C996B7" w14:textId="77777777" w:rsidR="00731819" w:rsidRDefault="00731819" w:rsidP="00731819"/>
        </w:tc>
        <w:tc>
          <w:tcPr>
            <w:tcW w:w="1872" w:type="dxa"/>
          </w:tcPr>
          <w:p w14:paraId="10A7BFD4" w14:textId="77777777" w:rsidR="00731819" w:rsidRDefault="00731819" w:rsidP="00731819">
            <w:r>
              <w:t>Read Write</w:t>
            </w:r>
          </w:p>
        </w:tc>
        <w:tc>
          <w:tcPr>
            <w:tcW w:w="1872" w:type="dxa"/>
          </w:tcPr>
          <w:p w14:paraId="0E76D739" w14:textId="77777777" w:rsidR="00731819" w:rsidRDefault="00731819" w:rsidP="00731819">
            <w:r>
              <w:t>A title for the link relation. Can be used by the UI to provide a context</w:t>
            </w:r>
          </w:p>
        </w:tc>
      </w:tr>
      <w:tr w:rsidR="00731819" w14:paraId="672AB70E" w14:textId="77777777" w:rsidTr="00731819">
        <w:tc>
          <w:tcPr>
            <w:tcW w:w="1872" w:type="dxa"/>
          </w:tcPr>
          <w:p w14:paraId="1C87550A" w14:textId="77777777" w:rsidR="00731819" w:rsidRDefault="00731819" w:rsidP="00731819">
            <w:r>
              <w:t>buri</w:t>
            </w:r>
          </w:p>
        </w:tc>
        <w:tc>
          <w:tcPr>
            <w:tcW w:w="1872" w:type="dxa"/>
          </w:tcPr>
          <w:p w14:paraId="0ED61982" w14:textId="77777777" w:rsidR="00731819" w:rsidRDefault="00731819" w:rsidP="00731819">
            <w:r>
              <w:t>string</w:t>
            </w:r>
          </w:p>
        </w:tc>
        <w:tc>
          <w:tcPr>
            <w:tcW w:w="1872" w:type="dxa"/>
          </w:tcPr>
          <w:p w14:paraId="469D4CEB" w14:textId="77777777" w:rsidR="00731819" w:rsidRDefault="00731819" w:rsidP="00731819"/>
        </w:tc>
        <w:tc>
          <w:tcPr>
            <w:tcW w:w="1872" w:type="dxa"/>
          </w:tcPr>
          <w:p w14:paraId="1B9CB228" w14:textId="77777777" w:rsidR="00731819" w:rsidRDefault="00731819" w:rsidP="00731819">
            <w:r>
              <w:t>Read Write</w:t>
            </w:r>
          </w:p>
        </w:tc>
        <w:tc>
          <w:tcPr>
            <w:tcW w:w="1872" w:type="dxa"/>
          </w:tcPr>
          <w:p w14:paraId="656B79C0" w14:textId="77777777" w:rsidR="00731819" w:rsidRDefault="00731819" w:rsidP="00731819">
            <w:r>
              <w:t>The base URI used to fully qualify a Relative Reference in the href parameter. Use the OCF Schema for URI</w:t>
            </w:r>
          </w:p>
        </w:tc>
      </w:tr>
      <w:tr w:rsidR="00731819" w14:paraId="0ABED253" w14:textId="77777777" w:rsidTr="00731819">
        <w:tc>
          <w:tcPr>
            <w:tcW w:w="1872" w:type="dxa"/>
          </w:tcPr>
          <w:p w14:paraId="6CBD7B09" w14:textId="77777777" w:rsidR="00731819" w:rsidRDefault="00731819" w:rsidP="00731819">
            <w:r>
              <w:t>ins</w:t>
            </w:r>
          </w:p>
        </w:tc>
        <w:tc>
          <w:tcPr>
            <w:tcW w:w="1872" w:type="dxa"/>
          </w:tcPr>
          <w:p w14:paraId="3C25F823" w14:textId="77777777" w:rsidR="00731819" w:rsidRDefault="00731819" w:rsidP="00731819">
            <w:r>
              <w:t>multiple types: see schema</w:t>
            </w:r>
          </w:p>
        </w:tc>
        <w:tc>
          <w:tcPr>
            <w:tcW w:w="1872" w:type="dxa"/>
          </w:tcPr>
          <w:p w14:paraId="17AD37E6" w14:textId="77777777" w:rsidR="00731819" w:rsidRDefault="00731819" w:rsidP="00731819"/>
        </w:tc>
        <w:tc>
          <w:tcPr>
            <w:tcW w:w="1872" w:type="dxa"/>
          </w:tcPr>
          <w:p w14:paraId="6B463C95" w14:textId="77777777" w:rsidR="00731819" w:rsidRDefault="00731819" w:rsidP="00731819">
            <w:r>
              <w:t>Read Write</w:t>
            </w:r>
          </w:p>
        </w:tc>
        <w:tc>
          <w:tcPr>
            <w:tcW w:w="1872" w:type="dxa"/>
          </w:tcPr>
          <w:p w14:paraId="008F0BA8" w14:textId="77777777" w:rsidR="00731819" w:rsidRDefault="00731819" w:rsidP="00731819">
            <w:r>
              <w:t>The instance identifier for this web link in an array of web links - used in collections</w:t>
            </w:r>
          </w:p>
        </w:tc>
      </w:tr>
      <w:tr w:rsidR="00731819" w14:paraId="216DAC00" w14:textId="77777777" w:rsidTr="00731819">
        <w:tc>
          <w:tcPr>
            <w:tcW w:w="1872" w:type="dxa"/>
          </w:tcPr>
          <w:p w14:paraId="559766A9" w14:textId="77777777" w:rsidR="00731819" w:rsidRDefault="00731819" w:rsidP="00731819">
            <w:r>
              <w:t>p</w:t>
            </w:r>
          </w:p>
        </w:tc>
        <w:tc>
          <w:tcPr>
            <w:tcW w:w="1872" w:type="dxa"/>
          </w:tcPr>
          <w:p w14:paraId="2C4A42B1" w14:textId="77777777" w:rsidR="00731819" w:rsidRDefault="00731819" w:rsidP="00731819">
            <w:r>
              <w:t>object: see schema</w:t>
            </w:r>
          </w:p>
        </w:tc>
        <w:tc>
          <w:tcPr>
            <w:tcW w:w="1872" w:type="dxa"/>
          </w:tcPr>
          <w:p w14:paraId="37ED41A4" w14:textId="77777777" w:rsidR="00731819" w:rsidRDefault="00731819" w:rsidP="00731819"/>
        </w:tc>
        <w:tc>
          <w:tcPr>
            <w:tcW w:w="1872" w:type="dxa"/>
          </w:tcPr>
          <w:p w14:paraId="23FBF30B" w14:textId="77777777" w:rsidR="00731819" w:rsidRDefault="00731819" w:rsidP="00731819">
            <w:r>
              <w:t>Read Write</w:t>
            </w:r>
          </w:p>
        </w:tc>
        <w:tc>
          <w:tcPr>
            <w:tcW w:w="1872" w:type="dxa"/>
          </w:tcPr>
          <w:p w14:paraId="13A7A4E5" w14:textId="77777777" w:rsidR="00731819" w:rsidRDefault="00731819" w:rsidP="00731819">
            <w:r>
              <w:t>Specifies the framework policies on the Resource referenced by the target URI</w:t>
            </w:r>
          </w:p>
        </w:tc>
      </w:tr>
      <w:tr w:rsidR="00731819" w14:paraId="1B5288CC" w14:textId="77777777" w:rsidTr="00731819">
        <w:tc>
          <w:tcPr>
            <w:tcW w:w="1872" w:type="dxa"/>
          </w:tcPr>
          <w:p w14:paraId="076C486E" w14:textId="77777777" w:rsidR="00731819" w:rsidRDefault="00731819" w:rsidP="00731819">
            <w:r>
              <w:t>href</w:t>
            </w:r>
          </w:p>
        </w:tc>
        <w:tc>
          <w:tcPr>
            <w:tcW w:w="1872" w:type="dxa"/>
          </w:tcPr>
          <w:p w14:paraId="602361ED" w14:textId="77777777" w:rsidR="00731819" w:rsidRDefault="00731819" w:rsidP="00731819">
            <w:r>
              <w:t>string</w:t>
            </w:r>
          </w:p>
        </w:tc>
        <w:tc>
          <w:tcPr>
            <w:tcW w:w="1872" w:type="dxa"/>
          </w:tcPr>
          <w:p w14:paraId="4870A341" w14:textId="77777777" w:rsidR="00731819" w:rsidRDefault="00731819" w:rsidP="00731819">
            <w:r>
              <w:t>yes</w:t>
            </w:r>
          </w:p>
        </w:tc>
        <w:tc>
          <w:tcPr>
            <w:tcW w:w="1872" w:type="dxa"/>
          </w:tcPr>
          <w:p w14:paraId="2433CC82" w14:textId="77777777" w:rsidR="00731819" w:rsidRDefault="00731819" w:rsidP="00731819">
            <w:r>
              <w:t>Read Write</w:t>
            </w:r>
          </w:p>
        </w:tc>
        <w:tc>
          <w:tcPr>
            <w:tcW w:w="1872" w:type="dxa"/>
          </w:tcPr>
          <w:p w14:paraId="72394D2C" w14:textId="77777777" w:rsidR="00731819" w:rsidRDefault="00731819" w:rsidP="00731819">
            <w:r>
              <w:t>This is the target URI, it can be specified as a Relative Reference or fully-qualified URI. Relative Reference should be used along with the di parameter to make it unique.</w:t>
            </w:r>
          </w:p>
        </w:tc>
      </w:tr>
      <w:tr w:rsidR="00731819" w14:paraId="0A1C678C" w14:textId="77777777" w:rsidTr="00731819">
        <w:tc>
          <w:tcPr>
            <w:tcW w:w="1872" w:type="dxa"/>
          </w:tcPr>
          <w:p w14:paraId="4856BEAB" w14:textId="77777777" w:rsidR="00731819" w:rsidRDefault="00731819" w:rsidP="00731819">
            <w:r>
              <w:lastRenderedPageBreak/>
              <w:t>rel</w:t>
            </w:r>
          </w:p>
        </w:tc>
        <w:tc>
          <w:tcPr>
            <w:tcW w:w="1872" w:type="dxa"/>
          </w:tcPr>
          <w:p w14:paraId="42DD87AE" w14:textId="77777777" w:rsidR="00731819" w:rsidRDefault="00731819" w:rsidP="00731819">
            <w:r>
              <w:t>multiple types: see schema</w:t>
            </w:r>
          </w:p>
        </w:tc>
        <w:tc>
          <w:tcPr>
            <w:tcW w:w="1872" w:type="dxa"/>
          </w:tcPr>
          <w:p w14:paraId="47AAE4B8" w14:textId="77777777" w:rsidR="00731819" w:rsidRDefault="00731819" w:rsidP="00731819"/>
        </w:tc>
        <w:tc>
          <w:tcPr>
            <w:tcW w:w="1872" w:type="dxa"/>
          </w:tcPr>
          <w:p w14:paraId="02153DC4" w14:textId="77777777" w:rsidR="00731819" w:rsidRDefault="00731819" w:rsidP="00731819">
            <w:r>
              <w:t>Read Write</w:t>
            </w:r>
          </w:p>
        </w:tc>
        <w:tc>
          <w:tcPr>
            <w:tcW w:w="1872" w:type="dxa"/>
          </w:tcPr>
          <w:p w14:paraId="03EF304B" w14:textId="77777777" w:rsidR="00731819" w:rsidRDefault="00731819" w:rsidP="00731819">
            <w:r>
              <w:t>The relation of the target URI referenced by the link to the context URI</w:t>
            </w:r>
          </w:p>
        </w:tc>
      </w:tr>
      <w:tr w:rsidR="00731819" w14:paraId="1DAB164F" w14:textId="77777777" w:rsidTr="00731819">
        <w:tc>
          <w:tcPr>
            <w:tcW w:w="1872" w:type="dxa"/>
          </w:tcPr>
          <w:p w14:paraId="7EBD161A" w14:textId="77777777" w:rsidR="00731819" w:rsidRDefault="00731819" w:rsidP="00731819">
            <w:r>
              <w:t>type</w:t>
            </w:r>
          </w:p>
        </w:tc>
        <w:tc>
          <w:tcPr>
            <w:tcW w:w="1872" w:type="dxa"/>
          </w:tcPr>
          <w:p w14:paraId="3705D37E" w14:textId="77777777" w:rsidR="00731819" w:rsidRDefault="00731819" w:rsidP="00731819">
            <w:r>
              <w:t>array: see schema</w:t>
            </w:r>
          </w:p>
        </w:tc>
        <w:tc>
          <w:tcPr>
            <w:tcW w:w="1872" w:type="dxa"/>
          </w:tcPr>
          <w:p w14:paraId="758F58DE" w14:textId="77777777" w:rsidR="00731819" w:rsidRDefault="00731819" w:rsidP="00731819"/>
        </w:tc>
        <w:tc>
          <w:tcPr>
            <w:tcW w:w="1872" w:type="dxa"/>
          </w:tcPr>
          <w:p w14:paraId="17514386" w14:textId="77777777" w:rsidR="00731819" w:rsidRDefault="00731819" w:rsidP="00731819">
            <w:r>
              <w:t>Read Write</w:t>
            </w:r>
          </w:p>
        </w:tc>
        <w:tc>
          <w:tcPr>
            <w:tcW w:w="1872" w:type="dxa"/>
          </w:tcPr>
          <w:p w14:paraId="23981D5C" w14:textId="77777777" w:rsidR="00731819" w:rsidRDefault="00731819" w:rsidP="00731819">
            <w:r>
              <w:t>A hint at the representation of the resource referenced by the target URI. This represents the media types that are used for both accepting and emitting</w:t>
            </w:r>
          </w:p>
        </w:tc>
      </w:tr>
      <w:tr w:rsidR="00731819" w14:paraId="29959D47" w14:textId="77777777" w:rsidTr="00731819">
        <w:tc>
          <w:tcPr>
            <w:tcW w:w="1872" w:type="dxa"/>
          </w:tcPr>
          <w:p w14:paraId="47839DE7" w14:textId="77777777" w:rsidR="00731819" w:rsidRDefault="00731819" w:rsidP="00731819">
            <w:r>
              <w:t>anchor</w:t>
            </w:r>
          </w:p>
        </w:tc>
        <w:tc>
          <w:tcPr>
            <w:tcW w:w="1872" w:type="dxa"/>
          </w:tcPr>
          <w:p w14:paraId="1F4D9284" w14:textId="77777777" w:rsidR="00731819" w:rsidRDefault="00731819" w:rsidP="00731819">
            <w:r>
              <w:t>string</w:t>
            </w:r>
          </w:p>
        </w:tc>
        <w:tc>
          <w:tcPr>
            <w:tcW w:w="1872" w:type="dxa"/>
          </w:tcPr>
          <w:p w14:paraId="7DFAA57F" w14:textId="77777777" w:rsidR="00731819" w:rsidRDefault="00731819" w:rsidP="00731819"/>
        </w:tc>
        <w:tc>
          <w:tcPr>
            <w:tcW w:w="1872" w:type="dxa"/>
          </w:tcPr>
          <w:p w14:paraId="13ABE749" w14:textId="77777777" w:rsidR="00731819" w:rsidRDefault="00731819" w:rsidP="00731819">
            <w:r>
              <w:t>Read Write</w:t>
            </w:r>
          </w:p>
        </w:tc>
        <w:tc>
          <w:tcPr>
            <w:tcW w:w="1872" w:type="dxa"/>
          </w:tcPr>
          <w:p w14:paraId="44D48F98" w14:textId="77777777" w:rsidR="00731819" w:rsidRDefault="00731819" w:rsidP="00731819">
            <w:r>
              <w:t>This is used to override the context URI e.g. override the URI of the containing collection</w:t>
            </w:r>
          </w:p>
        </w:tc>
      </w:tr>
      <w:tr w:rsidR="00731819" w14:paraId="467E00B5" w14:textId="77777777" w:rsidTr="00731819">
        <w:tc>
          <w:tcPr>
            <w:tcW w:w="1872" w:type="dxa"/>
          </w:tcPr>
          <w:p w14:paraId="6BBF6536" w14:textId="77777777" w:rsidR="00731819" w:rsidRDefault="00731819" w:rsidP="00731819">
            <w:r>
              <w:t>if</w:t>
            </w:r>
          </w:p>
        </w:tc>
        <w:tc>
          <w:tcPr>
            <w:tcW w:w="1872" w:type="dxa"/>
          </w:tcPr>
          <w:p w14:paraId="289AC034" w14:textId="77777777" w:rsidR="00731819" w:rsidRDefault="00731819" w:rsidP="00731819">
            <w:r>
              <w:t>array: see schema</w:t>
            </w:r>
          </w:p>
        </w:tc>
        <w:tc>
          <w:tcPr>
            <w:tcW w:w="1872" w:type="dxa"/>
          </w:tcPr>
          <w:p w14:paraId="53CC60D5" w14:textId="77777777" w:rsidR="00731819" w:rsidRDefault="00731819" w:rsidP="00731819">
            <w:r>
              <w:t>yes</w:t>
            </w:r>
          </w:p>
        </w:tc>
        <w:tc>
          <w:tcPr>
            <w:tcW w:w="1872" w:type="dxa"/>
          </w:tcPr>
          <w:p w14:paraId="62ABB254" w14:textId="77777777" w:rsidR="00731819" w:rsidRDefault="00731819" w:rsidP="00731819">
            <w:r>
              <w:t>Read Write</w:t>
            </w:r>
          </w:p>
        </w:tc>
        <w:tc>
          <w:tcPr>
            <w:tcW w:w="1872" w:type="dxa"/>
          </w:tcPr>
          <w:p w14:paraId="6FE53062" w14:textId="77777777" w:rsidR="00731819" w:rsidRDefault="00731819" w:rsidP="00731819">
            <w:r>
              <w:t>The interface set supported by this resource</w:t>
            </w:r>
          </w:p>
        </w:tc>
      </w:tr>
    </w:tbl>
    <w:p w14:paraId="6AEE092D" w14:textId="77777777" w:rsidR="00731819" w:rsidRDefault="00731819" w:rsidP="00731819">
      <w:pPr>
        <w:pStyle w:val="ANNEX-heading2"/>
        <w:tabs>
          <w:tab w:val="clear" w:pos="907"/>
          <w:tab w:val="num" w:pos="5527"/>
        </w:tabs>
        <w:ind w:left="5527"/>
      </w:pPr>
      <w:bookmarkStart w:id="15356" w:name="_Toc504564636"/>
      <w:bookmarkStart w:id="15357" w:name="_Toc509367395"/>
      <w:r>
        <w:t>CRUDN behavior</w:t>
      </w:r>
      <w:bookmarkEnd w:id="15356"/>
      <w:bookmarkEnd w:id="15357"/>
    </w:p>
    <w:tbl>
      <w:tblPr>
        <w:tblStyle w:val="TABLE-A"/>
        <w:tblW w:w="0" w:type="auto"/>
        <w:tblLook w:val="04A0" w:firstRow="1" w:lastRow="0" w:firstColumn="1" w:lastColumn="0" w:noHBand="0" w:noVBand="1"/>
      </w:tblPr>
      <w:tblGrid>
        <w:gridCol w:w="3199"/>
        <w:gridCol w:w="1246"/>
        <w:gridCol w:w="1177"/>
        <w:gridCol w:w="1272"/>
        <w:gridCol w:w="1236"/>
        <w:gridCol w:w="1220"/>
      </w:tblGrid>
      <w:tr w:rsidR="00731819" w14:paraId="410494B1"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48E2F2FE" w14:textId="77777777" w:rsidR="00731819" w:rsidRDefault="00731819" w:rsidP="00731819">
            <w:r>
              <w:t>Resource</w:t>
            </w:r>
          </w:p>
        </w:tc>
        <w:tc>
          <w:tcPr>
            <w:tcW w:w="1560" w:type="dxa"/>
          </w:tcPr>
          <w:p w14:paraId="4590C6A0" w14:textId="77777777" w:rsidR="00731819" w:rsidRDefault="00731819" w:rsidP="00731819">
            <w:r>
              <w:t>Create</w:t>
            </w:r>
          </w:p>
        </w:tc>
        <w:tc>
          <w:tcPr>
            <w:tcW w:w="1560" w:type="dxa"/>
          </w:tcPr>
          <w:p w14:paraId="5E20C57C" w14:textId="77777777" w:rsidR="00731819" w:rsidRDefault="00731819" w:rsidP="00731819">
            <w:r>
              <w:t>Read</w:t>
            </w:r>
          </w:p>
        </w:tc>
        <w:tc>
          <w:tcPr>
            <w:tcW w:w="1560" w:type="dxa"/>
          </w:tcPr>
          <w:p w14:paraId="2A450C53" w14:textId="77777777" w:rsidR="00731819" w:rsidRDefault="00731819" w:rsidP="00731819">
            <w:r>
              <w:t>Update</w:t>
            </w:r>
          </w:p>
        </w:tc>
        <w:tc>
          <w:tcPr>
            <w:tcW w:w="1560" w:type="dxa"/>
          </w:tcPr>
          <w:p w14:paraId="35F6A3AB" w14:textId="77777777" w:rsidR="00731819" w:rsidRDefault="00731819" w:rsidP="00731819">
            <w:r>
              <w:t>Delete</w:t>
            </w:r>
          </w:p>
        </w:tc>
        <w:tc>
          <w:tcPr>
            <w:tcW w:w="1560" w:type="dxa"/>
          </w:tcPr>
          <w:p w14:paraId="51F1B6F4" w14:textId="77777777" w:rsidR="00731819" w:rsidRDefault="00731819" w:rsidP="00731819">
            <w:r>
              <w:t>Notify</w:t>
            </w:r>
          </w:p>
        </w:tc>
      </w:tr>
      <w:tr w:rsidR="00731819" w14:paraId="52A1AB26" w14:textId="77777777" w:rsidTr="00731819">
        <w:tc>
          <w:tcPr>
            <w:tcW w:w="1560" w:type="dxa"/>
          </w:tcPr>
          <w:p w14:paraId="67C93346" w14:textId="77777777" w:rsidR="00731819" w:rsidRDefault="00731819" w:rsidP="00731819">
            <w:r>
              <w:t>/CollectionLinkListInterfaceURI</w:t>
            </w:r>
          </w:p>
        </w:tc>
        <w:tc>
          <w:tcPr>
            <w:tcW w:w="1560" w:type="dxa"/>
          </w:tcPr>
          <w:p w14:paraId="2CC0F0A1" w14:textId="77777777" w:rsidR="00731819" w:rsidRDefault="00731819" w:rsidP="00731819"/>
        </w:tc>
        <w:tc>
          <w:tcPr>
            <w:tcW w:w="1560" w:type="dxa"/>
          </w:tcPr>
          <w:p w14:paraId="00DC0F0F" w14:textId="77777777" w:rsidR="00731819" w:rsidRDefault="00731819" w:rsidP="00731819">
            <w:r>
              <w:t>get</w:t>
            </w:r>
          </w:p>
        </w:tc>
        <w:tc>
          <w:tcPr>
            <w:tcW w:w="1560" w:type="dxa"/>
          </w:tcPr>
          <w:p w14:paraId="153A5944" w14:textId="77777777" w:rsidR="00731819" w:rsidRDefault="00731819" w:rsidP="00731819"/>
        </w:tc>
        <w:tc>
          <w:tcPr>
            <w:tcW w:w="1560" w:type="dxa"/>
          </w:tcPr>
          <w:p w14:paraId="7A7F3CA0" w14:textId="77777777" w:rsidR="00731819" w:rsidRDefault="00731819" w:rsidP="00731819"/>
        </w:tc>
        <w:tc>
          <w:tcPr>
            <w:tcW w:w="1560" w:type="dxa"/>
          </w:tcPr>
          <w:p w14:paraId="7E45B0EF" w14:textId="77777777" w:rsidR="00731819" w:rsidRDefault="00731819" w:rsidP="00731819"/>
        </w:tc>
      </w:tr>
    </w:tbl>
    <w:p w14:paraId="1F2FA10E" w14:textId="77777777" w:rsidR="00731819" w:rsidRDefault="00731819" w:rsidP="00731819">
      <w:pPr>
        <w:pStyle w:val="ANNEX-heading2"/>
        <w:tabs>
          <w:tab w:val="clear" w:pos="907"/>
          <w:tab w:val="num" w:pos="5527"/>
        </w:tabs>
        <w:ind w:left="5527"/>
      </w:pPr>
      <w:bookmarkStart w:id="15358" w:name="_Toc504564637"/>
      <w:bookmarkStart w:id="15359" w:name="_Toc509367396"/>
      <w:r>
        <w:t>Referenced JSON schemas</w:t>
      </w:r>
      <w:bookmarkEnd w:id="15358"/>
      <w:bookmarkEnd w:id="15359"/>
    </w:p>
    <w:p w14:paraId="01425E2C" w14:textId="77777777" w:rsidR="00731819" w:rsidRDefault="00731819" w:rsidP="00731819">
      <w:pPr>
        <w:pStyle w:val="ANNEX-heading2"/>
        <w:tabs>
          <w:tab w:val="clear" w:pos="907"/>
          <w:tab w:val="num" w:pos="5527"/>
        </w:tabs>
        <w:ind w:left="5527"/>
      </w:pPr>
      <w:bookmarkStart w:id="15360" w:name="_Toc504564638"/>
      <w:bookmarkStart w:id="15361" w:name="_Toc509367397"/>
      <w:r>
        <w:t>oic.oic-link-schema.json</w:t>
      </w:r>
      <w:bookmarkEnd w:id="15360"/>
      <w:bookmarkEnd w:id="15361"/>
    </w:p>
    <w:p w14:paraId="6A23676B" w14:textId="77777777" w:rsidR="00731819" w:rsidRDefault="00731819" w:rsidP="00731819">
      <w:pPr>
        <w:pStyle w:val="CODE-BLACK"/>
      </w:pPr>
      <w:r>
        <w:t>{</w:t>
      </w:r>
      <w:r>
        <w:br/>
        <w:t xml:space="preserve">  "$schema": "http://json-schema.org/draft-04/schema#",</w:t>
      </w:r>
      <w:r>
        <w:br/>
        <w:t xml:space="preserve">  "description" : "Copyright (c) 2016 Open Connectivity Foundation, Inc. All rights reserved.",</w:t>
      </w:r>
      <w:r>
        <w:br/>
        <w:t xml:space="preserve">  "id": "http://www.openconnectivity.org/ocf-apis/core/schemas/oic.oic-link-schema.json#",</w:t>
      </w:r>
      <w:r>
        <w:br/>
        <w:t xml:space="preserve">  "definitions": {</w:t>
      </w:r>
      <w:r>
        <w:br/>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 Relative Reference should be used along with the di parameter to make it unique.",</w:t>
      </w:r>
      <w:r>
        <w:br/>
        <w:t xml:space="preserve">          "format": "uri"</w:t>
      </w:r>
      <w:r>
        <w:br/>
        <w:t xml:space="preserve">        },</w:t>
      </w:r>
      <w:r>
        <w:br/>
        <w:t xml:space="preserve">        "rel": {</w:t>
      </w:r>
      <w:r>
        <w:br/>
        <w:t xml:space="preserve">          "oneOf":[</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r>
      <w:r>
        <w:lastRenderedPageBreak/>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"oic.types-schema.json#/definitions/uuid",</w:t>
      </w:r>
      <w:r>
        <w:br/>
        <w:t xml:space="preserve">           "description": "Unique identifier for device (UUID)"</w:t>
      </w:r>
      <w:r>
        <w:br/>
        <w:t xml:space="preserve">        },</w:t>
      </w:r>
      <w:r>
        <w:br/>
        <w:t xml:space="preserve">        "buri": {</w:t>
      </w:r>
      <w:r>
        <w:br/>
        <w:t xml:space="preserve">    </w:t>
      </w:r>
      <w:r>
        <w:tab/>
        <w:t xml:space="preserve">    "type": "string",</w:t>
      </w:r>
      <w:r>
        <w:br/>
        <w:t xml:space="preserve">          "description": "The base URI used to fully qualify a Relative Reference in the href parameter. Use the OCF Schema for URI",</w:t>
      </w:r>
      <w:r>
        <w:br/>
        <w:t xml:space="preserve">          "maxLength": 256,</w:t>
      </w:r>
      <w:r>
        <w:br/>
        <w:t xml:space="preserve">          "format": "uri"</w:t>
      </w:r>
      <w:r>
        <w:br/>
        <w:t xml:space="preserve">        },</w:t>
      </w:r>
      <w:r>
        <w:br/>
        <w:t xml:space="preserve">        "p": {</w:t>
      </w:r>
      <w:r>
        <w:br/>
        <w:t xml:space="preserve">          "description": "Specifies the framework policies on the Resource referenced by the target 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"sec": {</w:t>
      </w:r>
      <w:r>
        <w:br/>
        <w:t xml:space="preserve">              "description": "Specifies if security needs to be turned on when looking to interact with the Resource",</w:t>
      </w:r>
      <w:r>
        <w:br/>
        <w:t xml:space="preserve">              "default": false,</w:t>
      </w:r>
      <w:r>
        <w:br/>
        <w:t xml:space="preserve">              "type": "boolean"</w:t>
      </w:r>
      <w:r>
        <w:br/>
        <w:t xml:space="preserve">            },</w:t>
      </w:r>
      <w:r>
        <w:br/>
        <w:t xml:space="preserve">            "port": {</w:t>
      </w:r>
      <w:r>
        <w:br/>
        <w:t xml:space="preserve">              "description": "Secure port to be used for connection",</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r>
      <w:r>
        <w:lastRenderedPageBreak/>
        <w:t xml:space="preserve">          "oneOf": [</w:t>
      </w:r>
      <w:r>
        <w:br/>
        <w:t xml:space="preserve">            {</w:t>
      </w:r>
      <w:r>
        <w:br/>
        <w:t xml:space="preserve">              "type": "integer",</w:t>
      </w:r>
      <w:r>
        <w:br/>
        <w:t xml:space="preserve">              "description": "An ordinal number that is not repeated - must be unique in the collection context"</w:t>
      </w:r>
      <w:r>
        <w:br/>
        <w:t xml:space="preserve">            },</w:t>
      </w:r>
      <w:r>
        <w:br/>
        <w:t xml:space="preserve">            {</w:t>
      </w:r>
      <w:r>
        <w:br/>
        <w:t xml:space="preserve">              "type": "string",</w:t>
      </w:r>
      <w:r>
        <w:br/>
        <w:t xml:space="preserve">              "maxLength": 256,</w:t>
      </w:r>
      <w:r>
        <w:br/>
        <w:t xml:space="preserve">              "format" : "uri",</w:t>
      </w:r>
      <w:r>
        <w:br/>
        <w:t xml:space="preserve">              "description": "Any unique string including a URI"</w:t>
      </w:r>
      <w:r>
        <w:br/>
        <w:t xml:space="preserve">            },</w:t>
      </w:r>
      <w:r>
        <w:br/>
        <w:t xml:space="preserve">            {</w:t>
      </w:r>
      <w:r>
        <w:br/>
        <w:t xml:space="preserve">              "$ref": "oic.types-schema.json#/definitions/uuid",</w:t>
      </w:r>
      <w:r>
        <w:br/>
        <w:t xml:space="preserve">              "description": "Unique identifier (UUID)"</w:t>
      </w:r>
      <w:r>
        <w:br/>
        <w:t xml:space="preserve">            }</w:t>
      </w:r>
      <w:r>
        <w:br/>
        <w:t xml:space="preserve">          ],</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w:t>
      </w:r>
      <w:r>
        <w:br/>
        <w:t xml:space="preserve">      "required": [ "href", "rt", "if" ]</w:t>
      </w:r>
      <w:r>
        <w:br/>
        <w:t xml:space="preserve">    }</w:t>
      </w:r>
      <w:r>
        <w:br/>
        <w:t xml:space="preserve">  },</w:t>
      </w:r>
      <w:r>
        <w:br/>
        <w:t xml:space="preserve">  "type": "object",</w:t>
      </w:r>
      <w:r>
        <w:br/>
        <w:t xml:space="preserve">  "allOf": [</w:t>
      </w:r>
      <w:r>
        <w:br/>
        <w:t xml:space="preserve">    { "$ref": "#/definitions/oic.oic-link" }</w:t>
      </w:r>
      <w:r>
        <w:br/>
        <w:t xml:space="preserve">  ]</w:t>
      </w:r>
      <w:r>
        <w:br/>
        <w:t>}</w:t>
      </w:r>
      <w:r>
        <w:br/>
      </w:r>
    </w:p>
    <w:p w14:paraId="6B435EDE" w14:textId="77777777" w:rsidR="00731819" w:rsidRDefault="00731819" w:rsidP="00731819">
      <w:pPr>
        <w:pStyle w:val="CODE-BLACK"/>
      </w:pPr>
    </w:p>
    <w:p w14:paraId="129B5EA4" w14:textId="77777777" w:rsidR="00731819" w:rsidRDefault="00731819" w:rsidP="00731819">
      <w:pPr>
        <w:pStyle w:val="ANNEX-heading1"/>
        <w:tabs>
          <w:tab w:val="clear" w:pos="680"/>
          <w:tab w:val="num" w:pos="5300"/>
        </w:tabs>
        <w:ind w:left="5300"/>
      </w:pPr>
      <w:bookmarkStart w:id="15362" w:name="_Ref490740304"/>
      <w:bookmarkStart w:id="15363" w:name="_Toc504564639"/>
      <w:bookmarkStart w:id="15364" w:name="_Toc509367398"/>
      <w:r>
        <w:t>Discoverable Resources, baseline interface</w:t>
      </w:r>
      <w:bookmarkEnd w:id="15362"/>
      <w:bookmarkEnd w:id="15363"/>
      <w:bookmarkEnd w:id="15364"/>
    </w:p>
    <w:p w14:paraId="6D8A73F2" w14:textId="77777777" w:rsidR="00731819" w:rsidRDefault="00731819" w:rsidP="00731819">
      <w:pPr>
        <w:pStyle w:val="ANNEX-heading2"/>
        <w:tabs>
          <w:tab w:val="clear" w:pos="907"/>
          <w:tab w:val="num" w:pos="5527"/>
        </w:tabs>
        <w:ind w:left="5527"/>
      </w:pPr>
      <w:bookmarkStart w:id="15365" w:name="_Toc504564640"/>
      <w:bookmarkStart w:id="15366" w:name="_Toc509367399"/>
      <w:r>
        <w:t>Introduction</w:t>
      </w:r>
      <w:bookmarkEnd w:id="15365"/>
      <w:bookmarkEnd w:id="15366"/>
    </w:p>
    <w:p w14:paraId="738EF7DB" w14:textId="77777777" w:rsidR="00731819" w:rsidRDefault="00731819" w:rsidP="00731819">
      <w:r>
        <w:t xml:space="preserve">Baseline representation of /oic/res; list of discoverable resources </w:t>
      </w:r>
    </w:p>
    <w:p w14:paraId="4EC790F5" w14:textId="77777777" w:rsidR="00731819" w:rsidRDefault="00731819" w:rsidP="00731819">
      <w:pPr>
        <w:pStyle w:val="ANNEX-heading2"/>
        <w:tabs>
          <w:tab w:val="clear" w:pos="907"/>
          <w:tab w:val="num" w:pos="5527"/>
        </w:tabs>
        <w:ind w:left="5527"/>
      </w:pPr>
      <w:bookmarkStart w:id="15367" w:name="_Toc504564641"/>
      <w:bookmarkStart w:id="15368" w:name="_Toc509367400"/>
      <w:r>
        <w:t>Wellknown URI</w:t>
      </w:r>
      <w:bookmarkEnd w:id="15367"/>
      <w:bookmarkEnd w:id="15368"/>
    </w:p>
    <w:p w14:paraId="5910DF58" w14:textId="77777777" w:rsidR="00731819" w:rsidRDefault="00731819" w:rsidP="00731819">
      <w:r>
        <w:t>/oic/res</w:t>
      </w:r>
    </w:p>
    <w:p w14:paraId="775512B9" w14:textId="77777777" w:rsidR="00731819" w:rsidRDefault="00731819" w:rsidP="00731819">
      <w:pPr>
        <w:pStyle w:val="ANNEX-heading2"/>
        <w:tabs>
          <w:tab w:val="clear" w:pos="907"/>
          <w:tab w:val="num" w:pos="5527"/>
        </w:tabs>
        <w:ind w:left="5527"/>
      </w:pPr>
      <w:bookmarkStart w:id="15369" w:name="_Toc504564642"/>
      <w:bookmarkStart w:id="15370" w:name="_Toc509367401"/>
      <w:r>
        <w:t>Resource Type</w:t>
      </w:r>
      <w:bookmarkEnd w:id="15369"/>
      <w:bookmarkEnd w:id="15370"/>
    </w:p>
    <w:p w14:paraId="15BC48A8" w14:textId="77777777" w:rsidR="00731819" w:rsidRDefault="00731819" w:rsidP="00731819">
      <w:r>
        <w:t>The resource type (</w:t>
      </w:r>
      <w:proofErr w:type="gramStart"/>
      <w:r>
        <w:t>rt</w:t>
      </w:r>
      <w:proofErr w:type="gramEnd"/>
      <w:r>
        <w:t>) is defined as: oic.wk.res.</w:t>
      </w:r>
    </w:p>
    <w:p w14:paraId="733C1BD6" w14:textId="77777777" w:rsidR="00731819" w:rsidRDefault="00731819" w:rsidP="00731819">
      <w:pPr>
        <w:pStyle w:val="ANNEX-heading2"/>
        <w:tabs>
          <w:tab w:val="clear" w:pos="907"/>
          <w:tab w:val="num" w:pos="5527"/>
        </w:tabs>
        <w:ind w:left="5527"/>
      </w:pPr>
      <w:bookmarkStart w:id="15371" w:name="_Toc504564643"/>
      <w:bookmarkStart w:id="15372" w:name="_Toc509367402"/>
      <w:r>
        <w:t>RAML Definition</w:t>
      </w:r>
      <w:bookmarkEnd w:id="15371"/>
      <w:bookmarkEnd w:id="15372"/>
    </w:p>
    <w:p w14:paraId="6404D388" w14:textId="77777777" w:rsidR="00731819" w:rsidRDefault="00731819" w:rsidP="00731819">
      <w:pPr>
        <w:pStyle w:val="CODE-GREEN"/>
      </w:pPr>
      <w:r>
        <w:t>#%RAML 0.8</w:t>
      </w:r>
    </w:p>
    <w:p w14:paraId="2833ECBD" w14:textId="77777777" w:rsidR="00731819" w:rsidRDefault="00731819" w:rsidP="00731819">
      <w:pPr>
        <w:pStyle w:val="CODE-YELLOW"/>
      </w:pPr>
      <w:r>
        <w:t xml:space="preserve">title: </w:t>
      </w:r>
      <w:r>
        <w:rPr>
          <w:i/>
        </w:rPr>
        <w:t>Discoverable Resources</w:t>
      </w:r>
    </w:p>
    <w:p w14:paraId="6B0DCA73" w14:textId="77777777" w:rsidR="00731819" w:rsidRDefault="00731819" w:rsidP="00731819">
      <w:pPr>
        <w:pStyle w:val="CODE-YELLOW"/>
      </w:pPr>
      <w:r>
        <w:t xml:space="preserve">version: </w:t>
      </w:r>
      <w:r>
        <w:rPr>
          <w:i/>
        </w:rPr>
        <w:t>v1-20160622</w:t>
      </w:r>
    </w:p>
    <w:p w14:paraId="0B1C9C09" w14:textId="77777777" w:rsidR="00731819" w:rsidRDefault="00731819" w:rsidP="00731819">
      <w:pPr>
        <w:pStyle w:val="CODE-AQUA"/>
      </w:pPr>
      <w:r>
        <w:t>traits:</w:t>
      </w:r>
    </w:p>
    <w:p w14:paraId="639ABB4A" w14:textId="77777777" w:rsidR="00731819" w:rsidRDefault="00731819" w:rsidP="00731819">
      <w:pPr>
        <w:pStyle w:val="CODE-AQUA"/>
      </w:pPr>
      <w:r>
        <w:t xml:space="preserve"> - interface-ll :</w:t>
      </w:r>
    </w:p>
    <w:p w14:paraId="421004A9" w14:textId="77777777" w:rsidR="00731819" w:rsidRDefault="00731819" w:rsidP="00731819">
      <w:pPr>
        <w:pStyle w:val="CODE-AQUA"/>
      </w:pPr>
      <w:r>
        <w:t xml:space="preserve">     queryParameters: </w:t>
      </w:r>
    </w:p>
    <w:p w14:paraId="7B8FAE1E" w14:textId="77777777" w:rsidR="00731819" w:rsidRDefault="00731819" w:rsidP="00731819">
      <w:pPr>
        <w:pStyle w:val="CODE-BLUE"/>
      </w:pPr>
      <w:r>
        <w:t xml:space="preserve">       if:</w:t>
      </w:r>
    </w:p>
    <w:p w14:paraId="5217B639" w14:textId="77777777" w:rsidR="00731819" w:rsidRDefault="00731819" w:rsidP="00731819">
      <w:pPr>
        <w:pStyle w:val="CODE-BLUE"/>
      </w:pPr>
      <w:r>
        <w:t xml:space="preserve">         enum: ["oic.if.ll"]</w:t>
      </w:r>
    </w:p>
    <w:p w14:paraId="72B69653" w14:textId="77777777" w:rsidR="00731819" w:rsidRDefault="00731819" w:rsidP="00731819">
      <w:pPr>
        <w:pStyle w:val="CODE-AQUA"/>
      </w:pPr>
      <w:r>
        <w:t xml:space="preserve"> - interface-baseline :</w:t>
      </w:r>
    </w:p>
    <w:p w14:paraId="61B1E463" w14:textId="77777777" w:rsidR="00731819" w:rsidRDefault="00731819" w:rsidP="00731819">
      <w:pPr>
        <w:pStyle w:val="CODE-AQUA"/>
      </w:pPr>
      <w:r>
        <w:lastRenderedPageBreak/>
        <w:t xml:space="preserve">     queryParameters: </w:t>
      </w:r>
    </w:p>
    <w:p w14:paraId="00939C16" w14:textId="77777777" w:rsidR="00731819" w:rsidRDefault="00731819" w:rsidP="00731819">
      <w:pPr>
        <w:pStyle w:val="CODE-BLUE"/>
      </w:pPr>
      <w:r>
        <w:t xml:space="preserve">       if:</w:t>
      </w:r>
    </w:p>
    <w:p w14:paraId="39D79D9B" w14:textId="77777777" w:rsidR="00731819" w:rsidRDefault="00731819" w:rsidP="00731819">
      <w:pPr>
        <w:pStyle w:val="CODE-BLUE"/>
      </w:pPr>
      <w:r>
        <w:t xml:space="preserve">         enum: ["oic.if.baseline"]</w:t>
      </w:r>
    </w:p>
    <w:p w14:paraId="1FC62432" w14:textId="77777777" w:rsidR="00731819" w:rsidRDefault="00731819" w:rsidP="00731819"/>
    <w:p w14:paraId="0F674BCA" w14:textId="77777777" w:rsidR="00731819" w:rsidRDefault="00731819" w:rsidP="00731819">
      <w:pPr>
        <w:pStyle w:val="CODE-BLUE"/>
      </w:pPr>
      <w:r>
        <w:t>/oic-res-baseline-URI:</w:t>
      </w:r>
    </w:p>
    <w:p w14:paraId="08D32BA6" w14:textId="77777777" w:rsidR="00731819" w:rsidRDefault="00731819" w:rsidP="00731819">
      <w:pPr>
        <w:pStyle w:val="CODE-YELLOW"/>
      </w:pPr>
      <w:r>
        <w:t xml:space="preserve">  description: |</w:t>
      </w:r>
    </w:p>
    <w:p w14:paraId="283E39AD" w14:textId="77777777" w:rsidR="00731819" w:rsidRDefault="00731819" w:rsidP="00731819">
      <w:pPr>
        <w:pStyle w:val="CODE-YELLOW"/>
      </w:pPr>
      <w:r>
        <w:t xml:space="preserve">    Baseline representation of /oic/res; list of discoverable resources</w:t>
      </w:r>
      <w:r>
        <w:br/>
      </w:r>
    </w:p>
    <w:p w14:paraId="7637686D" w14:textId="77777777" w:rsidR="00731819" w:rsidRDefault="00731819" w:rsidP="00731819">
      <w:pPr>
        <w:pStyle w:val="CODE-BLUE"/>
      </w:pPr>
      <w:r>
        <w:t xml:space="preserve">  is : ['interface-baseline']</w:t>
      </w:r>
    </w:p>
    <w:p w14:paraId="46AE21D9" w14:textId="77777777" w:rsidR="00731819" w:rsidRDefault="00731819" w:rsidP="00731819">
      <w:pPr>
        <w:pStyle w:val="CODE-AQUA"/>
      </w:pPr>
      <w:r>
        <w:t xml:space="preserve">  get:</w:t>
      </w:r>
    </w:p>
    <w:p w14:paraId="21554C3D" w14:textId="77777777" w:rsidR="00731819" w:rsidRDefault="00731819" w:rsidP="00731819">
      <w:pPr>
        <w:pStyle w:val="CODE-YELLOW"/>
      </w:pPr>
      <w:r>
        <w:t xml:space="preserve">    description: |</w:t>
      </w:r>
    </w:p>
    <w:p w14:paraId="605A81CC" w14:textId="77777777" w:rsidR="00731819" w:rsidRDefault="00731819" w:rsidP="00731819">
      <w:pPr>
        <w:pStyle w:val="CODE-YELLOW"/>
      </w:pPr>
      <w:r>
        <w:t xml:space="preserve">      Retrieve the discoverable resource set, baseline interface</w:t>
      </w:r>
      <w:r>
        <w:br/>
      </w:r>
    </w:p>
    <w:p w14:paraId="0B324D73" w14:textId="77777777" w:rsidR="00731819" w:rsidRDefault="00731819" w:rsidP="00731819">
      <w:pPr>
        <w:pStyle w:val="CODE-AQUA"/>
      </w:pPr>
      <w:r>
        <w:t xml:space="preserve">    responses :</w:t>
      </w:r>
    </w:p>
    <w:p w14:paraId="23D1DC31" w14:textId="77777777" w:rsidR="00731819" w:rsidRDefault="00731819" w:rsidP="00731819">
      <w:pPr>
        <w:pStyle w:val="CODE-BLUE"/>
      </w:pPr>
      <w:r>
        <w:t xml:space="preserve">      200:</w:t>
      </w:r>
    </w:p>
    <w:p w14:paraId="44F90C1B" w14:textId="77777777" w:rsidR="00731819" w:rsidRDefault="00731819" w:rsidP="00731819">
      <w:pPr>
        <w:pStyle w:val="CODE-AQUA"/>
      </w:pPr>
      <w:r>
        <w:t xml:space="preserve">        body:</w:t>
      </w:r>
    </w:p>
    <w:p w14:paraId="21524C84" w14:textId="77777777" w:rsidR="00731819" w:rsidRDefault="00731819" w:rsidP="00731819">
      <w:pPr>
        <w:pStyle w:val="CODE-AQUA"/>
      </w:pPr>
      <w:r>
        <w:t xml:space="preserve">          application/json:</w:t>
      </w:r>
    </w:p>
    <w:p w14:paraId="6D4E1C39" w14:textId="77777777" w:rsidR="00731819" w:rsidRDefault="00731819" w:rsidP="00731819">
      <w:pPr>
        <w:pStyle w:val="CODE-GREY"/>
      </w:pPr>
      <w:r>
        <w:t xml:space="preserve">            schema</w:t>
      </w:r>
      <w:r>
        <w:rPr>
          <w:rStyle w:val="CODEGREYC"/>
        </w:rPr>
        <w:t>: |</w:t>
      </w:r>
    </w:p>
    <w:p w14:paraId="689DA05B" w14:textId="77777777" w:rsidR="00731819" w:rsidRDefault="00731819" w:rsidP="00731819">
      <w:pPr>
        <w:pStyle w:val="CODE-BLACK"/>
      </w:pPr>
      <w:r>
        <w:t xml:space="preserve">              {</w:t>
      </w:r>
      <w:r>
        <w:br/>
        <w:t xml:space="preserve">                "$schema": "http://json-schema.org/draft-v4/schema#",</w:t>
      </w:r>
      <w:r>
        <w:br/>
        <w:t xml:space="preserve">                "description" : "Copyright (c) 2016 Open Connectivity Foundation, Inc. All rights reserved.",</w:t>
      </w:r>
      <w:r>
        <w:br/>
        <w:t xml:space="preserve">                "id": "http://www.openconnectivity.org/ocf-apis/core/schemas/oic.wk.res-schema.json#",</w:t>
      </w:r>
      <w:r>
        <w:br/>
        <w:t xml:space="preserve">                "definitions": {</w:t>
      </w:r>
      <w:r>
        <w:br/>
        <w:t xml:space="preserve">                  "oic.res-baseline": {</w:t>
      </w:r>
      <w:r>
        <w:br/>
        <w:t xml:space="preserve">                    "type": "object",</w:t>
      </w:r>
      <w:r>
        <w:br/>
        <w:t xml:space="preserve">                    "properties":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"readOnly": true,</w:t>
      </w:r>
      <w:r>
        <w:br/>
        <w:t xml:space="preserve">                        "description": "Resource Type"</w:t>
      </w:r>
      <w:r>
        <w:br/>
        <w:t xml:space="preserve">                      },</w:t>
      </w:r>
      <w:r>
        <w:br/>
        <w:t xml:space="preserve">                      "if": {</w:t>
      </w:r>
      <w:r>
        <w:br/>
        <w:t xml:space="preserve">                        "type": "array",</w:t>
      </w:r>
      <w:r>
        <w:br/>
        <w:t xml:space="preserve">                        "items": {</w:t>
      </w:r>
      <w:r>
        <w:br/>
        <w:t xml:space="preserve">                            "type" : "string",</w:t>
      </w:r>
      <w:r>
        <w:br/>
        <w:t xml:space="preserve">                            "enum" : ["oic.if.baseline", "oic.if.ll"]</w:t>
      </w:r>
      <w:r>
        <w:br/>
        <w:t xml:space="preserve">                        },</w:t>
      </w:r>
      <w:r>
        <w:br/>
        <w:t xml:space="preserve">                        "minItems": 1,</w:t>
      </w:r>
      <w:r>
        <w:br/>
        <w:t xml:space="preserve">                        "readOnly": true,</w:t>
      </w:r>
      <w:r>
        <w:br/>
        <w:t xml:space="preserve">                        "description": "The interface set supported by this resource"</w:t>
      </w:r>
      <w:r>
        <w:br/>
        <w:t xml:space="preserve">                      },</w:t>
      </w:r>
      <w:r>
        <w:br/>
        <w:t xml:space="preserve">                      "n": {</w:t>
      </w:r>
      <w:r>
        <w:br/>
        <w:t xml:space="preserve">                        "type": "string",</w:t>
      </w:r>
      <w:r>
        <w:br/>
        <w:t xml:space="preserve">                        "maxLength": 64,</w:t>
      </w:r>
      <w:r>
        <w:br/>
        <w:t xml:space="preserve">                        "readOnly": true,</w:t>
      </w:r>
      <w:r>
        <w:br/>
        <w:t xml:space="preserve">                        "description": "Human friendly name"</w:t>
      </w:r>
      <w:r>
        <w:br/>
        <w:t xml:space="preserve">                      },</w:t>
      </w:r>
      <w:r>
        <w:br/>
        <w:t xml:space="preserve">                      "di": {</w:t>
      </w:r>
      <w:r>
        <w:br/>
        <w:t xml:space="preserve">                        "$ref": "oic.types-schema.json#/definitions/uuid",</w:t>
      </w:r>
      <w:r>
        <w:br/>
        <w:t xml:space="preserve">                        "readOnly": true,</w:t>
      </w:r>
      <w:r>
        <w:br/>
        <w:t xml:space="preserve">                        "description": "Unique identifier for device (UUID) as indicated by the /oic/d resource of the device"</w:t>
      </w:r>
      <w:r>
        <w:br/>
        <w:t xml:space="preserve">                      },</w:t>
      </w:r>
      <w:r>
        <w:br/>
        <w:t xml:space="preserve">                      "mpro": {</w:t>
      </w:r>
      <w:r>
        <w:br/>
        <w:t xml:space="preserve">                        "readOnly": true,</w:t>
      </w:r>
      <w:r>
        <w:br/>
        <w:t xml:space="preserve">                        "description": "Supported messaging protocols",</w:t>
      </w:r>
      <w:r>
        <w:br/>
        <w:t xml:space="preserve">                        "type": "string",</w:t>
      </w:r>
      <w:r>
        <w:br/>
      </w:r>
      <w:r>
        <w:lastRenderedPageBreak/>
        <w:t xml:space="preserve">                        "maxLength": 64</w:t>
      </w:r>
      <w:r>
        <w:br/>
        <w:t xml:space="preserve">                      },</w:t>
      </w:r>
      <w:r>
        <w:br/>
        <w:t xml:space="preserve">                      "links": {</w:t>
      </w:r>
      <w:r>
        <w:br/>
        <w:t xml:space="preserve">                        "type": "array",</w:t>
      </w:r>
      <w:r>
        <w:br/>
        <w:t xml:space="preserve">                        "items": {</w:t>
      </w:r>
      <w:r>
        <w:br/>
        <w:t xml:space="preserve">                          "$ref": "oic.oic-link-schema.json#/definitions/oic.oic-link"</w:t>
      </w:r>
      <w:r>
        <w:br/>
        <w:t xml:space="preserve">                        }</w:t>
      </w:r>
      <w:r>
        <w:br/>
        <w:t xml:space="preserve">                      }</w:t>
      </w:r>
      <w:r>
        <w:br/>
        <w:t xml:space="preserve">                    },</w:t>
      </w:r>
      <w:r>
        <w:br/>
        <w:t xml:space="preserve">                    "required": ["rt", "if", "di", "links"]</w:t>
      </w:r>
      <w:r>
        <w:br/>
        <w:t xml:space="preserve">                  }</w:t>
      </w:r>
      <w:r>
        <w:br/>
        <w:t xml:space="preserve">                },</w:t>
      </w:r>
      <w:r>
        <w:br/>
        <w:t xml:space="preserve">                "description": "The list of resources expressed as OIC links",</w:t>
      </w:r>
      <w:r>
        <w:br/>
        <w:t xml:space="preserve">                "type": "array",</w:t>
      </w:r>
      <w:r>
        <w:br/>
        <w:t xml:space="preserve">                "items": {</w:t>
      </w:r>
      <w:r>
        <w:br/>
        <w:t xml:space="preserve">                  "$ref": "#/definitions/oic.res-baseline"</w:t>
      </w:r>
      <w:r>
        <w:br/>
        <w:t xml:space="preserve">                }</w:t>
      </w:r>
      <w:r>
        <w:br/>
        <w:t xml:space="preserve">              }</w:t>
      </w:r>
      <w:r>
        <w:br/>
      </w:r>
    </w:p>
    <w:p w14:paraId="021DA166" w14:textId="77777777" w:rsidR="00731819" w:rsidRDefault="00731819" w:rsidP="00731819">
      <w:pPr>
        <w:pStyle w:val="CODE-GREY"/>
      </w:pPr>
      <w:r>
        <w:t xml:space="preserve">            example</w:t>
      </w:r>
      <w:r>
        <w:rPr>
          <w:rStyle w:val="CODEGREYC"/>
        </w:rPr>
        <w:t>: |</w:t>
      </w:r>
    </w:p>
    <w:p w14:paraId="45C56D78" w14:textId="77777777" w:rsidR="00731819" w:rsidRDefault="00731819" w:rsidP="00731819">
      <w:pPr>
        <w:pStyle w:val="CODE-BLACK"/>
      </w:pPr>
      <w:r>
        <w:t xml:space="preserve">              [</w:t>
      </w:r>
      <w:r>
        <w:br/>
        <w:t xml:space="preserve">                {</w:t>
      </w:r>
      <w:r>
        <w:br/>
        <w:t xml:space="preserve">                "rt": ["oic.wk.res"],</w:t>
      </w:r>
      <w:r>
        <w:br/>
        <w:t xml:space="preserve">                "if": ["oic.if.baseline", "oic.if.ll" ],</w:t>
      </w:r>
      <w:r>
        <w:br/>
        <w:t xml:space="preserve">                "di": "0685B960-736F-46F7-BEC0-9E6CBD61ADC1",</w:t>
      </w:r>
      <w:r>
        <w:br/>
        <w:t xml:space="preserve">                "links":</w:t>
      </w:r>
      <w:r>
        <w:br/>
        <w:t xml:space="preserve">                  [</w:t>
      </w:r>
      <w:r>
        <w:br/>
        <w:t xml:space="preserve">                    {</w:t>
      </w:r>
      <w:r>
        <w:br/>
        <w:t xml:space="preserve">                      "href": "/humidity",</w:t>
      </w:r>
      <w:r>
        <w:br/>
        <w:t xml:space="preserve">                      "rt":   ["oic.r.humidity"],</w:t>
      </w:r>
      <w:r>
        <w:br/>
        <w:t xml:space="preserve">                      "if":   ["oic.if.s"]</w:t>
      </w:r>
      <w:r>
        <w:br/>
        <w:t xml:space="preserve">                    },</w:t>
      </w:r>
      <w:r>
        <w:br/>
        <w:t xml:space="preserve">                    {</w:t>
      </w:r>
      <w:r>
        <w:br/>
        <w:t xml:space="preserve">                      "href": "/temperature",</w:t>
      </w:r>
      <w:r>
        <w:br/>
        <w:t xml:space="preserve">                      "rt":   ["oic.r.temperature"],</w:t>
      </w:r>
      <w:r>
        <w:br/>
        <w:t xml:space="preserve">                      "if":   ["oic.if.s"]</w:t>
      </w:r>
      <w:r>
        <w:br/>
        <w:t xml:space="preserve">                    }</w:t>
      </w:r>
      <w:r>
        <w:br/>
        <w:t xml:space="preserve">                  ]</w:t>
      </w:r>
      <w:r>
        <w:br/>
        <w:t xml:space="preserve">                }</w:t>
      </w:r>
      <w:r>
        <w:br/>
        <w:t xml:space="preserve">              ]</w:t>
      </w:r>
      <w:r>
        <w:br/>
      </w:r>
    </w:p>
    <w:p w14:paraId="42055CE7" w14:textId="77777777" w:rsidR="00731819" w:rsidRDefault="00731819" w:rsidP="00731819">
      <w:pPr>
        <w:pStyle w:val="ANNEX-heading2"/>
        <w:tabs>
          <w:tab w:val="clear" w:pos="907"/>
          <w:tab w:val="num" w:pos="5527"/>
        </w:tabs>
        <w:ind w:left="5527"/>
      </w:pPr>
      <w:bookmarkStart w:id="15373" w:name="_Toc504564644"/>
      <w:bookmarkStart w:id="15374" w:name="_Toc509367403"/>
      <w:r>
        <w:t>Property Definition</w:t>
      </w:r>
      <w:bookmarkEnd w:id="15373"/>
      <w:bookmarkEnd w:id="15374"/>
    </w:p>
    <w:tbl>
      <w:tblPr>
        <w:tblStyle w:val="TABLE-A"/>
        <w:tblW w:w="0" w:type="auto"/>
        <w:tblLook w:val="04A0" w:firstRow="1" w:lastRow="0" w:firstColumn="1" w:lastColumn="0" w:noHBand="0" w:noVBand="1"/>
      </w:tblPr>
      <w:tblGrid>
        <w:gridCol w:w="1870"/>
        <w:gridCol w:w="1870"/>
        <w:gridCol w:w="1870"/>
        <w:gridCol w:w="1869"/>
        <w:gridCol w:w="1871"/>
      </w:tblGrid>
      <w:tr w:rsidR="00731819" w14:paraId="1BB1031D"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62C9DF42" w14:textId="77777777" w:rsidR="00731819" w:rsidRDefault="00731819" w:rsidP="00731819">
            <w:r>
              <w:t>Property name</w:t>
            </w:r>
          </w:p>
        </w:tc>
        <w:tc>
          <w:tcPr>
            <w:tcW w:w="1872" w:type="dxa"/>
          </w:tcPr>
          <w:p w14:paraId="7586E2E8" w14:textId="77777777" w:rsidR="00731819" w:rsidRDefault="00731819" w:rsidP="00731819">
            <w:r>
              <w:t>Value type</w:t>
            </w:r>
          </w:p>
        </w:tc>
        <w:tc>
          <w:tcPr>
            <w:tcW w:w="1872" w:type="dxa"/>
          </w:tcPr>
          <w:p w14:paraId="52BBC8C1" w14:textId="77777777" w:rsidR="00731819" w:rsidRDefault="00731819" w:rsidP="00731819">
            <w:r>
              <w:t>Mandatory</w:t>
            </w:r>
          </w:p>
        </w:tc>
        <w:tc>
          <w:tcPr>
            <w:tcW w:w="1872" w:type="dxa"/>
          </w:tcPr>
          <w:p w14:paraId="0911724D" w14:textId="77777777" w:rsidR="00731819" w:rsidRDefault="00731819" w:rsidP="00731819">
            <w:r>
              <w:t>Access mode</w:t>
            </w:r>
          </w:p>
        </w:tc>
        <w:tc>
          <w:tcPr>
            <w:tcW w:w="1872" w:type="dxa"/>
          </w:tcPr>
          <w:p w14:paraId="7D5AB3CF" w14:textId="77777777" w:rsidR="00731819" w:rsidRDefault="00731819" w:rsidP="00731819">
            <w:r>
              <w:t>Description</w:t>
            </w:r>
          </w:p>
        </w:tc>
      </w:tr>
      <w:tr w:rsidR="00731819" w14:paraId="70A5BE76" w14:textId="77777777" w:rsidTr="00731819">
        <w:tc>
          <w:tcPr>
            <w:tcW w:w="1872" w:type="dxa"/>
          </w:tcPr>
          <w:p w14:paraId="70D12D33" w14:textId="77777777" w:rsidR="00731819" w:rsidRDefault="00731819" w:rsidP="00731819">
            <w:r>
              <w:t>rt</w:t>
            </w:r>
          </w:p>
        </w:tc>
        <w:tc>
          <w:tcPr>
            <w:tcW w:w="1872" w:type="dxa"/>
          </w:tcPr>
          <w:p w14:paraId="23BFEA2D" w14:textId="77777777" w:rsidR="00731819" w:rsidRDefault="00731819" w:rsidP="00731819">
            <w:r>
              <w:t>array: see schema</w:t>
            </w:r>
          </w:p>
        </w:tc>
        <w:tc>
          <w:tcPr>
            <w:tcW w:w="1872" w:type="dxa"/>
          </w:tcPr>
          <w:p w14:paraId="14878283" w14:textId="77777777" w:rsidR="00731819" w:rsidRDefault="00731819" w:rsidP="00731819">
            <w:r>
              <w:t>yes</w:t>
            </w:r>
          </w:p>
        </w:tc>
        <w:tc>
          <w:tcPr>
            <w:tcW w:w="1872" w:type="dxa"/>
          </w:tcPr>
          <w:p w14:paraId="2DA69DFA" w14:textId="77777777" w:rsidR="00731819" w:rsidRDefault="00731819" w:rsidP="00731819">
            <w:r>
              <w:t>Read Only</w:t>
            </w:r>
          </w:p>
        </w:tc>
        <w:tc>
          <w:tcPr>
            <w:tcW w:w="1872" w:type="dxa"/>
          </w:tcPr>
          <w:p w14:paraId="6C07571C" w14:textId="77777777" w:rsidR="00731819" w:rsidRDefault="00731819" w:rsidP="00731819">
            <w:r>
              <w:t>Resource Type</w:t>
            </w:r>
          </w:p>
        </w:tc>
      </w:tr>
      <w:tr w:rsidR="00731819" w14:paraId="6F418F40" w14:textId="77777777" w:rsidTr="00731819">
        <w:tc>
          <w:tcPr>
            <w:tcW w:w="1872" w:type="dxa"/>
          </w:tcPr>
          <w:p w14:paraId="2188A749" w14:textId="77777777" w:rsidR="00731819" w:rsidRDefault="00731819" w:rsidP="00731819">
            <w:r>
              <w:t>links</w:t>
            </w:r>
          </w:p>
        </w:tc>
        <w:tc>
          <w:tcPr>
            <w:tcW w:w="1872" w:type="dxa"/>
          </w:tcPr>
          <w:p w14:paraId="12865D16" w14:textId="77777777" w:rsidR="00731819" w:rsidRDefault="00731819" w:rsidP="00731819">
            <w:r>
              <w:t>array: see schema</w:t>
            </w:r>
          </w:p>
        </w:tc>
        <w:tc>
          <w:tcPr>
            <w:tcW w:w="1872" w:type="dxa"/>
          </w:tcPr>
          <w:p w14:paraId="47ADC5FF" w14:textId="77777777" w:rsidR="00731819" w:rsidRDefault="00731819" w:rsidP="00731819">
            <w:r>
              <w:t>yes</w:t>
            </w:r>
          </w:p>
        </w:tc>
        <w:tc>
          <w:tcPr>
            <w:tcW w:w="1872" w:type="dxa"/>
          </w:tcPr>
          <w:p w14:paraId="70919988" w14:textId="77777777" w:rsidR="00731819" w:rsidRDefault="00731819" w:rsidP="00731819">
            <w:r>
              <w:t>Read Write</w:t>
            </w:r>
          </w:p>
        </w:tc>
        <w:tc>
          <w:tcPr>
            <w:tcW w:w="1872" w:type="dxa"/>
          </w:tcPr>
          <w:p w14:paraId="1CBBE4B4" w14:textId="77777777" w:rsidR="00731819" w:rsidRDefault="00731819" w:rsidP="00731819"/>
        </w:tc>
      </w:tr>
      <w:tr w:rsidR="00731819" w14:paraId="7A14CA51" w14:textId="77777777" w:rsidTr="00731819">
        <w:tc>
          <w:tcPr>
            <w:tcW w:w="1872" w:type="dxa"/>
          </w:tcPr>
          <w:p w14:paraId="41217D7D" w14:textId="77777777" w:rsidR="00731819" w:rsidRDefault="00731819" w:rsidP="00731819">
            <w:r>
              <w:t>di</w:t>
            </w:r>
          </w:p>
        </w:tc>
        <w:tc>
          <w:tcPr>
            <w:tcW w:w="1872" w:type="dxa"/>
          </w:tcPr>
          <w:p w14:paraId="3CD80C56" w14:textId="77777777" w:rsidR="00731819" w:rsidRDefault="00731819" w:rsidP="00731819">
            <w:r>
              <w:t>multiple types: see schema</w:t>
            </w:r>
          </w:p>
        </w:tc>
        <w:tc>
          <w:tcPr>
            <w:tcW w:w="1872" w:type="dxa"/>
          </w:tcPr>
          <w:p w14:paraId="475E169C" w14:textId="77777777" w:rsidR="00731819" w:rsidRDefault="00731819" w:rsidP="00731819">
            <w:r>
              <w:t>yes</w:t>
            </w:r>
          </w:p>
        </w:tc>
        <w:tc>
          <w:tcPr>
            <w:tcW w:w="1872" w:type="dxa"/>
          </w:tcPr>
          <w:p w14:paraId="7F963091" w14:textId="77777777" w:rsidR="00731819" w:rsidRDefault="00731819" w:rsidP="00731819">
            <w:r>
              <w:t>Read Only</w:t>
            </w:r>
          </w:p>
        </w:tc>
        <w:tc>
          <w:tcPr>
            <w:tcW w:w="1872" w:type="dxa"/>
          </w:tcPr>
          <w:p w14:paraId="3FD218F8" w14:textId="77777777" w:rsidR="00731819" w:rsidRDefault="00731819" w:rsidP="00731819">
            <w:r>
              <w:t>Unique identifier for device (UUID) as indicated by the /oic/d resource of the device</w:t>
            </w:r>
          </w:p>
        </w:tc>
      </w:tr>
      <w:tr w:rsidR="00731819" w14:paraId="648B3ED9" w14:textId="77777777" w:rsidTr="00731819">
        <w:tc>
          <w:tcPr>
            <w:tcW w:w="1872" w:type="dxa"/>
          </w:tcPr>
          <w:p w14:paraId="0AA278AB" w14:textId="77777777" w:rsidR="00731819" w:rsidRDefault="00731819" w:rsidP="00731819">
            <w:r>
              <w:t>mpro</w:t>
            </w:r>
          </w:p>
        </w:tc>
        <w:tc>
          <w:tcPr>
            <w:tcW w:w="1872" w:type="dxa"/>
          </w:tcPr>
          <w:p w14:paraId="15FBF9B0" w14:textId="77777777" w:rsidR="00731819" w:rsidRDefault="00731819" w:rsidP="00731819">
            <w:r>
              <w:t>string</w:t>
            </w:r>
          </w:p>
        </w:tc>
        <w:tc>
          <w:tcPr>
            <w:tcW w:w="1872" w:type="dxa"/>
          </w:tcPr>
          <w:p w14:paraId="7EA685F0" w14:textId="77777777" w:rsidR="00731819" w:rsidRDefault="00731819" w:rsidP="00731819"/>
        </w:tc>
        <w:tc>
          <w:tcPr>
            <w:tcW w:w="1872" w:type="dxa"/>
          </w:tcPr>
          <w:p w14:paraId="556D4072" w14:textId="77777777" w:rsidR="00731819" w:rsidRDefault="00731819" w:rsidP="00731819">
            <w:r>
              <w:t>Read Only</w:t>
            </w:r>
          </w:p>
        </w:tc>
        <w:tc>
          <w:tcPr>
            <w:tcW w:w="1872" w:type="dxa"/>
          </w:tcPr>
          <w:p w14:paraId="5B4E43C8" w14:textId="77777777" w:rsidR="00731819" w:rsidRDefault="00731819" w:rsidP="00731819">
            <w:r>
              <w:t>Supported messaging protocols</w:t>
            </w:r>
          </w:p>
        </w:tc>
      </w:tr>
      <w:tr w:rsidR="00731819" w14:paraId="583631BE" w14:textId="77777777" w:rsidTr="00731819">
        <w:tc>
          <w:tcPr>
            <w:tcW w:w="1872" w:type="dxa"/>
          </w:tcPr>
          <w:p w14:paraId="4CF6F9F3" w14:textId="77777777" w:rsidR="00731819" w:rsidRDefault="00731819" w:rsidP="00731819">
            <w:r>
              <w:t>n</w:t>
            </w:r>
          </w:p>
        </w:tc>
        <w:tc>
          <w:tcPr>
            <w:tcW w:w="1872" w:type="dxa"/>
          </w:tcPr>
          <w:p w14:paraId="39DFC76E" w14:textId="77777777" w:rsidR="00731819" w:rsidRDefault="00731819" w:rsidP="00731819">
            <w:r>
              <w:t>string</w:t>
            </w:r>
          </w:p>
        </w:tc>
        <w:tc>
          <w:tcPr>
            <w:tcW w:w="1872" w:type="dxa"/>
          </w:tcPr>
          <w:p w14:paraId="58F28CDE" w14:textId="77777777" w:rsidR="00731819" w:rsidRDefault="00731819" w:rsidP="00731819"/>
        </w:tc>
        <w:tc>
          <w:tcPr>
            <w:tcW w:w="1872" w:type="dxa"/>
          </w:tcPr>
          <w:p w14:paraId="6C130C8B" w14:textId="77777777" w:rsidR="00731819" w:rsidRDefault="00731819" w:rsidP="00731819">
            <w:r>
              <w:t>Read Only</w:t>
            </w:r>
          </w:p>
        </w:tc>
        <w:tc>
          <w:tcPr>
            <w:tcW w:w="1872" w:type="dxa"/>
          </w:tcPr>
          <w:p w14:paraId="31D51FEA" w14:textId="77777777" w:rsidR="00731819" w:rsidRDefault="00731819" w:rsidP="00731819">
            <w:r>
              <w:t>Human friendly name</w:t>
            </w:r>
          </w:p>
        </w:tc>
      </w:tr>
      <w:tr w:rsidR="00731819" w14:paraId="0C51DA79" w14:textId="77777777" w:rsidTr="00731819">
        <w:tc>
          <w:tcPr>
            <w:tcW w:w="1872" w:type="dxa"/>
          </w:tcPr>
          <w:p w14:paraId="321F28C8" w14:textId="77777777" w:rsidR="00731819" w:rsidRDefault="00731819" w:rsidP="00731819">
            <w:r>
              <w:t>if</w:t>
            </w:r>
          </w:p>
        </w:tc>
        <w:tc>
          <w:tcPr>
            <w:tcW w:w="1872" w:type="dxa"/>
          </w:tcPr>
          <w:p w14:paraId="706C4391" w14:textId="77777777" w:rsidR="00731819" w:rsidRDefault="00731819" w:rsidP="00731819">
            <w:r>
              <w:t>array: see schema</w:t>
            </w:r>
          </w:p>
        </w:tc>
        <w:tc>
          <w:tcPr>
            <w:tcW w:w="1872" w:type="dxa"/>
          </w:tcPr>
          <w:p w14:paraId="0468F363" w14:textId="77777777" w:rsidR="00731819" w:rsidRDefault="00731819" w:rsidP="00731819">
            <w:r>
              <w:t>yes</w:t>
            </w:r>
          </w:p>
        </w:tc>
        <w:tc>
          <w:tcPr>
            <w:tcW w:w="1872" w:type="dxa"/>
          </w:tcPr>
          <w:p w14:paraId="494DCB0C" w14:textId="77777777" w:rsidR="00731819" w:rsidRDefault="00731819" w:rsidP="00731819">
            <w:r>
              <w:t>Read Only</w:t>
            </w:r>
          </w:p>
        </w:tc>
        <w:tc>
          <w:tcPr>
            <w:tcW w:w="1872" w:type="dxa"/>
          </w:tcPr>
          <w:p w14:paraId="48735A09" w14:textId="77777777" w:rsidR="00731819" w:rsidRDefault="00731819" w:rsidP="00731819">
            <w:r>
              <w:t>The interface set supported by this resource</w:t>
            </w:r>
          </w:p>
        </w:tc>
      </w:tr>
    </w:tbl>
    <w:p w14:paraId="3B370735" w14:textId="77777777" w:rsidR="00731819" w:rsidRDefault="00731819" w:rsidP="00731819">
      <w:pPr>
        <w:pStyle w:val="ANNEX-heading2"/>
        <w:tabs>
          <w:tab w:val="clear" w:pos="907"/>
          <w:tab w:val="num" w:pos="5527"/>
        </w:tabs>
        <w:ind w:left="5527"/>
      </w:pPr>
      <w:bookmarkStart w:id="15375" w:name="_Toc504564645"/>
      <w:bookmarkStart w:id="15376" w:name="_Toc509367404"/>
      <w:r>
        <w:lastRenderedPageBreak/>
        <w:t>CRUDN behavior</w:t>
      </w:r>
      <w:bookmarkEnd w:id="15375"/>
      <w:bookmarkEnd w:id="15376"/>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4E1003E4"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491C5F62" w14:textId="77777777" w:rsidR="00731819" w:rsidRDefault="00731819" w:rsidP="00731819">
            <w:r>
              <w:t>Resource</w:t>
            </w:r>
          </w:p>
        </w:tc>
        <w:tc>
          <w:tcPr>
            <w:tcW w:w="1560" w:type="dxa"/>
          </w:tcPr>
          <w:p w14:paraId="6084185A" w14:textId="77777777" w:rsidR="00731819" w:rsidRDefault="00731819" w:rsidP="00731819">
            <w:r>
              <w:t>Create</w:t>
            </w:r>
          </w:p>
        </w:tc>
        <w:tc>
          <w:tcPr>
            <w:tcW w:w="1560" w:type="dxa"/>
          </w:tcPr>
          <w:p w14:paraId="46A72829" w14:textId="77777777" w:rsidR="00731819" w:rsidRDefault="00731819" w:rsidP="00731819">
            <w:r>
              <w:t>Read</w:t>
            </w:r>
          </w:p>
        </w:tc>
        <w:tc>
          <w:tcPr>
            <w:tcW w:w="1560" w:type="dxa"/>
          </w:tcPr>
          <w:p w14:paraId="15BC8337" w14:textId="77777777" w:rsidR="00731819" w:rsidRDefault="00731819" w:rsidP="00731819">
            <w:r>
              <w:t>Update</w:t>
            </w:r>
          </w:p>
        </w:tc>
        <w:tc>
          <w:tcPr>
            <w:tcW w:w="1560" w:type="dxa"/>
          </w:tcPr>
          <w:p w14:paraId="7C02920B" w14:textId="77777777" w:rsidR="00731819" w:rsidRDefault="00731819" w:rsidP="00731819">
            <w:r>
              <w:t>Delete</w:t>
            </w:r>
          </w:p>
        </w:tc>
        <w:tc>
          <w:tcPr>
            <w:tcW w:w="1560" w:type="dxa"/>
          </w:tcPr>
          <w:p w14:paraId="09A9B1A0" w14:textId="77777777" w:rsidR="00731819" w:rsidRDefault="00731819" w:rsidP="00731819">
            <w:r>
              <w:t>Notify</w:t>
            </w:r>
          </w:p>
        </w:tc>
      </w:tr>
      <w:tr w:rsidR="00731819" w14:paraId="022D0482" w14:textId="77777777" w:rsidTr="00731819">
        <w:tc>
          <w:tcPr>
            <w:tcW w:w="1560" w:type="dxa"/>
          </w:tcPr>
          <w:p w14:paraId="57722794" w14:textId="77777777" w:rsidR="00731819" w:rsidRDefault="00731819" w:rsidP="00731819">
            <w:r>
              <w:t>/oic/res</w:t>
            </w:r>
          </w:p>
        </w:tc>
        <w:tc>
          <w:tcPr>
            <w:tcW w:w="1560" w:type="dxa"/>
          </w:tcPr>
          <w:p w14:paraId="51654C3B" w14:textId="77777777" w:rsidR="00731819" w:rsidRDefault="00731819" w:rsidP="00731819"/>
        </w:tc>
        <w:tc>
          <w:tcPr>
            <w:tcW w:w="1560" w:type="dxa"/>
          </w:tcPr>
          <w:p w14:paraId="362A49C0" w14:textId="77777777" w:rsidR="00731819" w:rsidRDefault="00731819" w:rsidP="00731819">
            <w:r>
              <w:t>get</w:t>
            </w:r>
          </w:p>
        </w:tc>
        <w:tc>
          <w:tcPr>
            <w:tcW w:w="1560" w:type="dxa"/>
          </w:tcPr>
          <w:p w14:paraId="0F5C2E2F" w14:textId="77777777" w:rsidR="00731819" w:rsidRDefault="00731819" w:rsidP="00731819"/>
        </w:tc>
        <w:tc>
          <w:tcPr>
            <w:tcW w:w="1560" w:type="dxa"/>
          </w:tcPr>
          <w:p w14:paraId="5E6475F9" w14:textId="77777777" w:rsidR="00731819" w:rsidRDefault="00731819" w:rsidP="00731819"/>
        </w:tc>
        <w:tc>
          <w:tcPr>
            <w:tcW w:w="1560" w:type="dxa"/>
          </w:tcPr>
          <w:p w14:paraId="4F0EB470" w14:textId="77777777" w:rsidR="00731819" w:rsidRDefault="00731819" w:rsidP="00731819"/>
        </w:tc>
      </w:tr>
    </w:tbl>
    <w:p w14:paraId="14129E36" w14:textId="77777777" w:rsidR="00731819" w:rsidRDefault="00731819" w:rsidP="00731819">
      <w:pPr>
        <w:pStyle w:val="ANNEX-heading1"/>
        <w:tabs>
          <w:tab w:val="clear" w:pos="680"/>
          <w:tab w:val="num" w:pos="5300"/>
        </w:tabs>
        <w:ind w:left="5300"/>
      </w:pPr>
      <w:bookmarkStart w:id="15377" w:name="_Ref490740298"/>
      <w:bookmarkStart w:id="15378" w:name="_Ref490740305"/>
      <w:bookmarkStart w:id="15379" w:name="_Toc504564646"/>
      <w:bookmarkStart w:id="15380" w:name="_Toc509367405"/>
      <w:r>
        <w:t>Discoverable Resources, link list interface</w:t>
      </w:r>
      <w:bookmarkEnd w:id="15377"/>
      <w:bookmarkEnd w:id="15378"/>
      <w:bookmarkEnd w:id="15379"/>
      <w:bookmarkEnd w:id="15380"/>
    </w:p>
    <w:p w14:paraId="294C2CD3" w14:textId="77777777" w:rsidR="00731819" w:rsidRDefault="00731819" w:rsidP="00731819">
      <w:pPr>
        <w:pStyle w:val="ANNEX-heading2"/>
        <w:tabs>
          <w:tab w:val="clear" w:pos="907"/>
          <w:tab w:val="num" w:pos="5527"/>
        </w:tabs>
        <w:ind w:left="5527"/>
      </w:pPr>
      <w:bookmarkStart w:id="15381" w:name="_Toc504564647"/>
      <w:bookmarkStart w:id="15382" w:name="_Toc509367406"/>
      <w:r>
        <w:t>Introduction</w:t>
      </w:r>
      <w:bookmarkEnd w:id="15381"/>
      <w:bookmarkEnd w:id="15382"/>
    </w:p>
    <w:p w14:paraId="6A6075C3" w14:textId="77777777" w:rsidR="00731819" w:rsidRDefault="00731819" w:rsidP="00731819">
      <w:r>
        <w:t xml:space="preserve">Link list representation of /oic/res; list of discoverable resources </w:t>
      </w:r>
    </w:p>
    <w:p w14:paraId="1192B540" w14:textId="77777777" w:rsidR="00731819" w:rsidRDefault="00731819" w:rsidP="00731819">
      <w:pPr>
        <w:pStyle w:val="ANNEX-heading2"/>
        <w:tabs>
          <w:tab w:val="clear" w:pos="907"/>
          <w:tab w:val="num" w:pos="5527"/>
        </w:tabs>
        <w:ind w:left="5527"/>
      </w:pPr>
      <w:bookmarkStart w:id="15383" w:name="_Toc504564648"/>
      <w:bookmarkStart w:id="15384" w:name="_Toc509367407"/>
      <w:r>
        <w:t>Wellknown URI</w:t>
      </w:r>
      <w:bookmarkEnd w:id="15383"/>
      <w:bookmarkEnd w:id="15384"/>
    </w:p>
    <w:p w14:paraId="444011F2" w14:textId="77777777" w:rsidR="00731819" w:rsidRDefault="00731819" w:rsidP="00731819">
      <w:r>
        <w:t>/oic/res</w:t>
      </w:r>
    </w:p>
    <w:p w14:paraId="68FD4582" w14:textId="77777777" w:rsidR="00731819" w:rsidRDefault="00731819" w:rsidP="00731819">
      <w:pPr>
        <w:pStyle w:val="ANNEX-heading2"/>
        <w:tabs>
          <w:tab w:val="clear" w:pos="907"/>
          <w:tab w:val="num" w:pos="5527"/>
        </w:tabs>
        <w:ind w:left="5527"/>
      </w:pPr>
      <w:bookmarkStart w:id="15385" w:name="_Toc504564649"/>
      <w:bookmarkStart w:id="15386" w:name="_Toc509367408"/>
      <w:r>
        <w:t>Resource Type</w:t>
      </w:r>
      <w:bookmarkEnd w:id="15385"/>
      <w:bookmarkEnd w:id="15386"/>
    </w:p>
    <w:p w14:paraId="576068D6" w14:textId="77777777" w:rsidR="00731819" w:rsidRDefault="00731819" w:rsidP="00731819">
      <w:r>
        <w:t>The resource type (</w:t>
      </w:r>
      <w:proofErr w:type="gramStart"/>
      <w:r>
        <w:t>rt</w:t>
      </w:r>
      <w:proofErr w:type="gramEnd"/>
      <w:r>
        <w:t>) is defined as: oic.wk.res.</w:t>
      </w:r>
    </w:p>
    <w:p w14:paraId="28A2C710" w14:textId="77777777" w:rsidR="00731819" w:rsidRDefault="00731819" w:rsidP="00731819">
      <w:pPr>
        <w:pStyle w:val="ANNEX-heading2"/>
        <w:tabs>
          <w:tab w:val="clear" w:pos="907"/>
          <w:tab w:val="num" w:pos="5527"/>
        </w:tabs>
        <w:ind w:left="5527"/>
      </w:pPr>
      <w:bookmarkStart w:id="15387" w:name="_Toc504564650"/>
      <w:bookmarkStart w:id="15388" w:name="_Toc509367409"/>
      <w:r>
        <w:t>RAML Definition</w:t>
      </w:r>
      <w:bookmarkEnd w:id="15387"/>
      <w:bookmarkEnd w:id="15388"/>
    </w:p>
    <w:p w14:paraId="07BB8B2E" w14:textId="77777777" w:rsidR="00731819" w:rsidRDefault="00731819" w:rsidP="00731819">
      <w:pPr>
        <w:pStyle w:val="CODE-GREEN"/>
      </w:pPr>
      <w:r>
        <w:t>#%RAML 0.8</w:t>
      </w:r>
    </w:p>
    <w:p w14:paraId="40D7196F" w14:textId="77777777" w:rsidR="00731819" w:rsidRDefault="00731819" w:rsidP="00731819">
      <w:pPr>
        <w:pStyle w:val="CODE-YELLOW"/>
      </w:pPr>
      <w:r>
        <w:t xml:space="preserve">title: </w:t>
      </w:r>
      <w:r>
        <w:rPr>
          <w:i/>
        </w:rPr>
        <w:t>Discoverable Resources</w:t>
      </w:r>
    </w:p>
    <w:p w14:paraId="16F79A3B" w14:textId="77777777" w:rsidR="00731819" w:rsidRDefault="00731819" w:rsidP="00731819">
      <w:pPr>
        <w:pStyle w:val="CODE-YELLOW"/>
      </w:pPr>
      <w:r>
        <w:t xml:space="preserve">version: </w:t>
      </w:r>
      <w:r>
        <w:rPr>
          <w:i/>
        </w:rPr>
        <w:t>v1-20160622</w:t>
      </w:r>
    </w:p>
    <w:p w14:paraId="33E49A48" w14:textId="77777777" w:rsidR="00731819" w:rsidRDefault="00731819" w:rsidP="00731819">
      <w:pPr>
        <w:pStyle w:val="CODE-AQUA"/>
      </w:pPr>
      <w:r>
        <w:t>traits:</w:t>
      </w:r>
    </w:p>
    <w:p w14:paraId="63FF959E" w14:textId="77777777" w:rsidR="00731819" w:rsidRDefault="00731819" w:rsidP="00731819">
      <w:pPr>
        <w:pStyle w:val="CODE-AQUA"/>
      </w:pPr>
      <w:r>
        <w:t xml:space="preserve"> - interface-ll :</w:t>
      </w:r>
    </w:p>
    <w:p w14:paraId="5F1BC9F4" w14:textId="77777777" w:rsidR="00731819" w:rsidRDefault="00731819" w:rsidP="00731819">
      <w:pPr>
        <w:pStyle w:val="CODE-AQUA"/>
      </w:pPr>
      <w:r>
        <w:t xml:space="preserve">     queryParameters: </w:t>
      </w:r>
    </w:p>
    <w:p w14:paraId="481F83A3" w14:textId="77777777" w:rsidR="00731819" w:rsidRDefault="00731819" w:rsidP="00731819">
      <w:pPr>
        <w:pStyle w:val="CODE-BLUE"/>
      </w:pPr>
      <w:r>
        <w:t xml:space="preserve">       if:</w:t>
      </w:r>
    </w:p>
    <w:p w14:paraId="7C09D090" w14:textId="77777777" w:rsidR="00731819" w:rsidRDefault="00731819" w:rsidP="00731819">
      <w:pPr>
        <w:pStyle w:val="CODE-BLUE"/>
      </w:pPr>
      <w:r>
        <w:t xml:space="preserve">         enum: ["oic.if.ll"]</w:t>
      </w:r>
    </w:p>
    <w:p w14:paraId="1F93280A" w14:textId="77777777" w:rsidR="00731819" w:rsidRDefault="00731819" w:rsidP="00731819">
      <w:pPr>
        <w:pStyle w:val="CODE-AQUA"/>
      </w:pPr>
      <w:r>
        <w:t xml:space="preserve"> - interface-baseline :</w:t>
      </w:r>
    </w:p>
    <w:p w14:paraId="6B73C7B2" w14:textId="77777777" w:rsidR="00731819" w:rsidRDefault="00731819" w:rsidP="00731819">
      <w:pPr>
        <w:pStyle w:val="CODE-AQUA"/>
      </w:pPr>
      <w:r>
        <w:t xml:space="preserve">     queryParameters: </w:t>
      </w:r>
    </w:p>
    <w:p w14:paraId="53C0DD1E" w14:textId="77777777" w:rsidR="00731819" w:rsidRDefault="00731819" w:rsidP="00731819">
      <w:pPr>
        <w:pStyle w:val="CODE-BLUE"/>
      </w:pPr>
      <w:r>
        <w:t xml:space="preserve">       if:</w:t>
      </w:r>
    </w:p>
    <w:p w14:paraId="28EF9FA4" w14:textId="77777777" w:rsidR="00731819" w:rsidRDefault="00731819" w:rsidP="00731819">
      <w:pPr>
        <w:pStyle w:val="CODE-BLUE"/>
      </w:pPr>
      <w:r>
        <w:t xml:space="preserve">         enum: ["oic.if.baseline"]</w:t>
      </w:r>
    </w:p>
    <w:p w14:paraId="0BCC24F5" w14:textId="77777777" w:rsidR="00731819" w:rsidRDefault="00731819" w:rsidP="00731819"/>
    <w:p w14:paraId="31B27E55" w14:textId="77777777" w:rsidR="00731819" w:rsidRDefault="00731819" w:rsidP="00731819">
      <w:pPr>
        <w:pStyle w:val="CODE-BLUE"/>
      </w:pPr>
      <w:r>
        <w:t>/oic-res-ll-URI:</w:t>
      </w:r>
    </w:p>
    <w:p w14:paraId="27A5469E" w14:textId="77777777" w:rsidR="00731819" w:rsidRDefault="00731819" w:rsidP="00731819">
      <w:pPr>
        <w:pStyle w:val="CODE-YELLOW"/>
      </w:pPr>
      <w:r>
        <w:t xml:space="preserve">  description: |</w:t>
      </w:r>
    </w:p>
    <w:p w14:paraId="0A92D6AC" w14:textId="77777777" w:rsidR="00731819" w:rsidRDefault="00731819" w:rsidP="00731819">
      <w:pPr>
        <w:pStyle w:val="CODE-YELLOW"/>
      </w:pPr>
      <w:r>
        <w:t xml:space="preserve">    Link list representation of /oic/res; list of discoverable resources</w:t>
      </w:r>
      <w:r>
        <w:br/>
      </w:r>
    </w:p>
    <w:p w14:paraId="3E422B99" w14:textId="77777777" w:rsidR="00731819" w:rsidRDefault="00731819" w:rsidP="00731819">
      <w:pPr>
        <w:pStyle w:val="CODE-BLUE"/>
      </w:pPr>
      <w:r>
        <w:t xml:space="preserve">  is : ['interface-ll']</w:t>
      </w:r>
    </w:p>
    <w:p w14:paraId="0B8F5F62" w14:textId="77777777" w:rsidR="00731819" w:rsidRDefault="00731819" w:rsidP="00731819">
      <w:pPr>
        <w:pStyle w:val="CODE-AQUA"/>
      </w:pPr>
      <w:r>
        <w:t xml:space="preserve">  get:</w:t>
      </w:r>
    </w:p>
    <w:p w14:paraId="164ADB11" w14:textId="77777777" w:rsidR="00731819" w:rsidRDefault="00731819" w:rsidP="00731819">
      <w:pPr>
        <w:pStyle w:val="CODE-YELLOW"/>
      </w:pPr>
      <w:r>
        <w:t xml:space="preserve">    description: |</w:t>
      </w:r>
    </w:p>
    <w:p w14:paraId="50C2D1F3" w14:textId="77777777" w:rsidR="00731819" w:rsidRDefault="00731819" w:rsidP="00731819">
      <w:pPr>
        <w:pStyle w:val="CODE-YELLOW"/>
      </w:pPr>
      <w:r>
        <w:t xml:space="preserve">      Retrieve the discoverable resource set, link list interface</w:t>
      </w:r>
      <w:r>
        <w:br/>
      </w:r>
    </w:p>
    <w:p w14:paraId="5CFD28A6" w14:textId="77777777" w:rsidR="00731819" w:rsidRDefault="00731819" w:rsidP="00731819">
      <w:pPr>
        <w:pStyle w:val="CODE-AQUA"/>
      </w:pPr>
      <w:r>
        <w:t xml:space="preserve">    responses :</w:t>
      </w:r>
    </w:p>
    <w:p w14:paraId="770D4C2E" w14:textId="77777777" w:rsidR="00731819" w:rsidRDefault="00731819" w:rsidP="00731819">
      <w:pPr>
        <w:pStyle w:val="CODE-BLUE"/>
      </w:pPr>
      <w:r>
        <w:t xml:space="preserve">      200:</w:t>
      </w:r>
    </w:p>
    <w:p w14:paraId="543085C8" w14:textId="77777777" w:rsidR="00731819" w:rsidRDefault="00731819" w:rsidP="00731819">
      <w:pPr>
        <w:pStyle w:val="CODE-AQUA"/>
      </w:pPr>
      <w:r>
        <w:t xml:space="preserve">        body:</w:t>
      </w:r>
    </w:p>
    <w:p w14:paraId="64893A46" w14:textId="77777777" w:rsidR="00731819" w:rsidRDefault="00731819" w:rsidP="00731819">
      <w:pPr>
        <w:pStyle w:val="CODE-AQUA"/>
      </w:pPr>
      <w:r>
        <w:t xml:space="preserve">          application/json:</w:t>
      </w:r>
    </w:p>
    <w:p w14:paraId="7F8D697D" w14:textId="77777777" w:rsidR="00731819" w:rsidRDefault="00731819" w:rsidP="00731819">
      <w:pPr>
        <w:pStyle w:val="CODE-GREY"/>
      </w:pPr>
      <w:r>
        <w:t xml:space="preserve">            schema</w:t>
      </w:r>
      <w:r>
        <w:rPr>
          <w:rStyle w:val="CODEGREYC"/>
        </w:rPr>
        <w:t>: |</w:t>
      </w:r>
    </w:p>
    <w:p w14:paraId="6F14ED59" w14:textId="77777777" w:rsidR="00731819" w:rsidRDefault="00731819" w:rsidP="00731819">
      <w:pPr>
        <w:pStyle w:val="CODE-BLACK"/>
      </w:pPr>
      <w:r>
        <w:t xml:space="preserve">              {</w:t>
      </w:r>
      <w:r>
        <w:br/>
        <w:t xml:space="preserve">                "$schema": "http://json-schema.org/draft-v4/schema#",</w:t>
      </w:r>
      <w:r>
        <w:br/>
        <w:t xml:space="preserve">                "description" : "Copyright (c) 2016 Open Connectivity Foundation, Inc. All rights reserved.",</w:t>
      </w:r>
      <w:r>
        <w:br/>
        <w:t xml:space="preserve">                "id": "http://www.openconnectivity.org/ocf-apis/core/schemas/oic.wk.res-schema-ll.json#",</w:t>
      </w:r>
      <w:r>
        <w:br/>
        <w:t xml:space="preserve">                "definitions": {</w:t>
      </w:r>
      <w:r>
        <w:br/>
        <w:t xml:space="preserve">                  "oic.res-ll": {</w:t>
      </w:r>
      <w:r>
        <w:br/>
        <w:t xml:space="preserve">                    "type": "object",</w:t>
      </w:r>
      <w:r>
        <w:br/>
        <w:t xml:space="preserve">                    "properties": {</w:t>
      </w:r>
      <w:r>
        <w:br/>
        <w:t xml:space="preserve">                      "di": {</w:t>
      </w:r>
      <w:r>
        <w:br/>
        <w:t xml:space="preserve">                        "$ref": "oic.types-schema.json#/definitions/uuid",</w:t>
      </w:r>
      <w:r>
        <w:br/>
        <w:t xml:space="preserve">                        "readOnly": true,</w:t>
      </w:r>
      <w:r>
        <w:br/>
      </w:r>
      <w:r>
        <w:lastRenderedPageBreak/>
        <w:t xml:space="preserve">                        "description": "Unique identifier for device (UUID) as indicated by the /oic/d resource of the device"</w:t>
      </w:r>
      <w:r>
        <w:br/>
        <w:t xml:space="preserve">                      },</w:t>
      </w:r>
      <w:r>
        <w:br/>
        <w:t xml:space="preserve">                      "links": {</w:t>
      </w:r>
      <w:r>
        <w:br/>
        <w:t xml:space="preserve">                        "type": "array",</w:t>
      </w:r>
      <w:r>
        <w:br/>
        <w:t xml:space="preserve">                        "items": {</w:t>
      </w:r>
      <w:r>
        <w:br/>
        <w:t xml:space="preserve">                          "$ref": "oic.oic-link-schema.json#/definitions/oic.oic-link"</w:t>
      </w:r>
      <w:r>
        <w:br/>
        <w:t xml:space="preserve">                        }</w:t>
      </w:r>
      <w:r>
        <w:br/>
        <w:t xml:space="preserve">                      }</w:t>
      </w:r>
      <w:r>
        <w:br/>
        <w:t xml:space="preserve">                    },</w:t>
      </w:r>
      <w:r>
        <w:br/>
        <w:t xml:space="preserve">                    "required": ["di", "links"]</w:t>
      </w:r>
      <w:r>
        <w:br/>
        <w:t xml:space="preserve">                  }</w:t>
      </w:r>
      <w:r>
        <w:br/>
        <w:t xml:space="preserve">                },</w:t>
      </w:r>
      <w:r>
        <w:br/>
        <w:t xml:space="preserve">                "description": "The list of resources expressed as OIC links with di ",</w:t>
      </w:r>
      <w:r>
        <w:br/>
        <w:t xml:space="preserve">                "type": "array",</w:t>
      </w:r>
      <w:r>
        <w:br/>
        <w:t xml:space="preserve">                "items": {</w:t>
      </w:r>
      <w:r>
        <w:br/>
        <w:t xml:space="preserve">                  "$ref": "#/definitions/oic.res-ll"</w:t>
      </w:r>
      <w:r>
        <w:br/>
        <w:t xml:space="preserve">                }</w:t>
      </w:r>
      <w:r>
        <w:br/>
        <w:t xml:space="preserve">              }</w:t>
      </w:r>
      <w:r>
        <w:br/>
      </w:r>
    </w:p>
    <w:p w14:paraId="10E262CD" w14:textId="77777777" w:rsidR="00731819" w:rsidRDefault="00731819" w:rsidP="00731819">
      <w:pPr>
        <w:pStyle w:val="CODE-GREY"/>
      </w:pPr>
      <w:r>
        <w:t xml:space="preserve">            example</w:t>
      </w:r>
      <w:r>
        <w:rPr>
          <w:rStyle w:val="CODEGREYC"/>
        </w:rPr>
        <w:t>: |</w:t>
      </w:r>
    </w:p>
    <w:p w14:paraId="57F50280" w14:textId="77777777" w:rsidR="00731819" w:rsidRDefault="00731819" w:rsidP="00731819">
      <w:pPr>
        <w:pStyle w:val="CODE-BLACK"/>
      </w:pPr>
      <w:r>
        <w:t xml:space="preserve">              [</w:t>
      </w:r>
      <w:r>
        <w:br/>
        <w:t xml:space="preserve">                {</w:t>
      </w:r>
      <w:r>
        <w:br/>
        <w:t xml:space="preserve">                  "di": "0685B960-736F-46F7-BEC0-9E6CBD61ADC1",</w:t>
      </w:r>
      <w:r>
        <w:br/>
        <w:t xml:space="preserve">                  "links":</w:t>
      </w:r>
      <w:r>
        <w:br/>
        <w:t xml:space="preserve">                    [</w:t>
      </w:r>
      <w:r>
        <w:br/>
        <w:t xml:space="preserve">                      {</w:t>
      </w:r>
      <w:r>
        <w:br/>
        <w:t xml:space="preserve">                        "href": "/humidity",</w:t>
      </w:r>
      <w:r>
        <w:br/>
        <w:t xml:space="preserve">                        "rt":   ["oic.r.humidity"],</w:t>
      </w:r>
      <w:r>
        <w:br/>
        <w:t xml:space="preserve">                        "if":   ["oic.if.s"]</w:t>
      </w:r>
      <w:r>
        <w:br/>
        <w:t xml:space="preserve">                      },</w:t>
      </w:r>
      <w:r>
        <w:br/>
        <w:t xml:space="preserve">                      {</w:t>
      </w:r>
      <w:r>
        <w:br/>
        <w:t xml:space="preserve">                        "href": "/temperature",</w:t>
      </w:r>
      <w:r>
        <w:br/>
        <w:t xml:space="preserve">                        "rt":   ["oic.r.temperature"],</w:t>
      </w:r>
      <w:r>
        <w:br/>
        <w:t xml:space="preserve">                        "if":   ["oic.if.s"]</w:t>
      </w:r>
      <w:r>
        <w:br/>
        <w:t xml:space="preserve">                      }</w:t>
      </w:r>
      <w:r>
        <w:br/>
        <w:t xml:space="preserve">                    ]</w:t>
      </w:r>
      <w:r>
        <w:br/>
        <w:t xml:space="preserve">                }</w:t>
      </w:r>
      <w:r>
        <w:br/>
        <w:t xml:space="preserve">              ]</w:t>
      </w:r>
      <w:r>
        <w:br/>
      </w:r>
    </w:p>
    <w:p w14:paraId="6D6DD2E5" w14:textId="77777777" w:rsidR="00731819" w:rsidRDefault="00731819" w:rsidP="00731819">
      <w:pPr>
        <w:pStyle w:val="ANNEX-heading2"/>
        <w:tabs>
          <w:tab w:val="clear" w:pos="907"/>
          <w:tab w:val="num" w:pos="5527"/>
        </w:tabs>
        <w:ind w:left="5527"/>
      </w:pPr>
      <w:bookmarkStart w:id="15389" w:name="_Toc504564651"/>
      <w:bookmarkStart w:id="15390" w:name="_Toc509367410"/>
      <w:r>
        <w:t>Property Definition</w:t>
      </w:r>
      <w:bookmarkEnd w:id="15389"/>
      <w:bookmarkEnd w:id="15390"/>
    </w:p>
    <w:tbl>
      <w:tblPr>
        <w:tblStyle w:val="TABLE-A"/>
        <w:tblW w:w="0" w:type="auto"/>
        <w:tblLook w:val="04A0" w:firstRow="1" w:lastRow="0" w:firstColumn="1" w:lastColumn="0" w:noHBand="0" w:noVBand="1"/>
      </w:tblPr>
      <w:tblGrid>
        <w:gridCol w:w="1871"/>
        <w:gridCol w:w="1869"/>
        <w:gridCol w:w="1870"/>
        <w:gridCol w:w="1869"/>
        <w:gridCol w:w="1871"/>
      </w:tblGrid>
      <w:tr w:rsidR="00731819" w14:paraId="1C2F6C40"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294098B3" w14:textId="77777777" w:rsidR="00731819" w:rsidRDefault="00731819" w:rsidP="00731819">
            <w:r>
              <w:t>Property name</w:t>
            </w:r>
          </w:p>
        </w:tc>
        <w:tc>
          <w:tcPr>
            <w:tcW w:w="1872" w:type="dxa"/>
          </w:tcPr>
          <w:p w14:paraId="2E2EC818" w14:textId="77777777" w:rsidR="00731819" w:rsidRDefault="00731819" w:rsidP="00731819">
            <w:r>
              <w:t>Value type</w:t>
            </w:r>
          </w:p>
        </w:tc>
        <w:tc>
          <w:tcPr>
            <w:tcW w:w="1872" w:type="dxa"/>
          </w:tcPr>
          <w:p w14:paraId="53BF1BFB" w14:textId="77777777" w:rsidR="00731819" w:rsidRDefault="00731819" w:rsidP="00731819">
            <w:r>
              <w:t>Mandatory</w:t>
            </w:r>
          </w:p>
        </w:tc>
        <w:tc>
          <w:tcPr>
            <w:tcW w:w="1872" w:type="dxa"/>
          </w:tcPr>
          <w:p w14:paraId="65A14F29" w14:textId="77777777" w:rsidR="00731819" w:rsidRDefault="00731819" w:rsidP="00731819">
            <w:r>
              <w:t>Access mode</w:t>
            </w:r>
          </w:p>
        </w:tc>
        <w:tc>
          <w:tcPr>
            <w:tcW w:w="1872" w:type="dxa"/>
          </w:tcPr>
          <w:p w14:paraId="7866D612" w14:textId="77777777" w:rsidR="00731819" w:rsidRDefault="00731819" w:rsidP="00731819">
            <w:r>
              <w:t>Description</w:t>
            </w:r>
          </w:p>
        </w:tc>
      </w:tr>
      <w:tr w:rsidR="00731819" w14:paraId="5097EE46" w14:textId="77777777" w:rsidTr="00731819">
        <w:tc>
          <w:tcPr>
            <w:tcW w:w="1872" w:type="dxa"/>
          </w:tcPr>
          <w:p w14:paraId="62588287" w14:textId="77777777" w:rsidR="00731819" w:rsidRDefault="00731819" w:rsidP="00731819">
            <w:r>
              <w:t>links</w:t>
            </w:r>
          </w:p>
        </w:tc>
        <w:tc>
          <w:tcPr>
            <w:tcW w:w="1872" w:type="dxa"/>
          </w:tcPr>
          <w:p w14:paraId="7894667B" w14:textId="77777777" w:rsidR="00731819" w:rsidRDefault="00731819" w:rsidP="00731819">
            <w:r>
              <w:t>array: see schema</w:t>
            </w:r>
          </w:p>
        </w:tc>
        <w:tc>
          <w:tcPr>
            <w:tcW w:w="1872" w:type="dxa"/>
          </w:tcPr>
          <w:p w14:paraId="702C7D08" w14:textId="77777777" w:rsidR="00731819" w:rsidRDefault="00731819" w:rsidP="00731819">
            <w:r>
              <w:t>yes</w:t>
            </w:r>
          </w:p>
        </w:tc>
        <w:tc>
          <w:tcPr>
            <w:tcW w:w="1872" w:type="dxa"/>
          </w:tcPr>
          <w:p w14:paraId="75C5A1F3" w14:textId="77777777" w:rsidR="00731819" w:rsidRDefault="00731819" w:rsidP="00731819">
            <w:r>
              <w:t>Read Write</w:t>
            </w:r>
          </w:p>
        </w:tc>
        <w:tc>
          <w:tcPr>
            <w:tcW w:w="1872" w:type="dxa"/>
          </w:tcPr>
          <w:p w14:paraId="39E2E5D5" w14:textId="77777777" w:rsidR="00731819" w:rsidRDefault="00731819" w:rsidP="00731819"/>
        </w:tc>
      </w:tr>
      <w:tr w:rsidR="00731819" w14:paraId="08CABD97" w14:textId="77777777" w:rsidTr="00731819">
        <w:tc>
          <w:tcPr>
            <w:tcW w:w="1872" w:type="dxa"/>
          </w:tcPr>
          <w:p w14:paraId="6F9CE1B9" w14:textId="77777777" w:rsidR="00731819" w:rsidRDefault="00731819" w:rsidP="00731819">
            <w:r>
              <w:t>di</w:t>
            </w:r>
          </w:p>
        </w:tc>
        <w:tc>
          <w:tcPr>
            <w:tcW w:w="1872" w:type="dxa"/>
          </w:tcPr>
          <w:p w14:paraId="708C5E6E" w14:textId="77777777" w:rsidR="00731819" w:rsidRDefault="00731819" w:rsidP="00731819">
            <w:r>
              <w:t>multiple types: see schema</w:t>
            </w:r>
          </w:p>
        </w:tc>
        <w:tc>
          <w:tcPr>
            <w:tcW w:w="1872" w:type="dxa"/>
          </w:tcPr>
          <w:p w14:paraId="540F9546" w14:textId="77777777" w:rsidR="00731819" w:rsidRDefault="00731819" w:rsidP="00731819">
            <w:r>
              <w:t>yes</w:t>
            </w:r>
          </w:p>
        </w:tc>
        <w:tc>
          <w:tcPr>
            <w:tcW w:w="1872" w:type="dxa"/>
          </w:tcPr>
          <w:p w14:paraId="74DE8D3F" w14:textId="77777777" w:rsidR="00731819" w:rsidRDefault="00731819" w:rsidP="00731819">
            <w:r>
              <w:t>Read Only</w:t>
            </w:r>
          </w:p>
        </w:tc>
        <w:tc>
          <w:tcPr>
            <w:tcW w:w="1872" w:type="dxa"/>
          </w:tcPr>
          <w:p w14:paraId="18DD9C88" w14:textId="77777777" w:rsidR="00731819" w:rsidRDefault="00731819" w:rsidP="00731819">
            <w:r>
              <w:t>Unique identifier for device (UUID) as indicated by the /oic/d resource of the device</w:t>
            </w:r>
          </w:p>
        </w:tc>
      </w:tr>
      <w:tr w:rsidR="00731819" w14:paraId="6A3077AB" w14:textId="77777777" w:rsidTr="00731819">
        <w:tc>
          <w:tcPr>
            <w:tcW w:w="1872" w:type="dxa"/>
          </w:tcPr>
          <w:p w14:paraId="64D7F576" w14:textId="77777777" w:rsidR="00731819" w:rsidRDefault="00731819" w:rsidP="00731819">
            <w:r>
              <w:t>rt</w:t>
            </w:r>
          </w:p>
        </w:tc>
        <w:tc>
          <w:tcPr>
            <w:tcW w:w="1872" w:type="dxa"/>
          </w:tcPr>
          <w:p w14:paraId="4BF0A521" w14:textId="77777777" w:rsidR="00731819" w:rsidRDefault="00731819" w:rsidP="00731819">
            <w:r>
              <w:t>array: see schema</w:t>
            </w:r>
          </w:p>
        </w:tc>
        <w:tc>
          <w:tcPr>
            <w:tcW w:w="1872" w:type="dxa"/>
          </w:tcPr>
          <w:p w14:paraId="69FBC717" w14:textId="77777777" w:rsidR="00731819" w:rsidRDefault="00731819" w:rsidP="00731819">
            <w:r>
              <w:t>yes</w:t>
            </w:r>
          </w:p>
        </w:tc>
        <w:tc>
          <w:tcPr>
            <w:tcW w:w="1872" w:type="dxa"/>
          </w:tcPr>
          <w:p w14:paraId="7B11B0F7" w14:textId="77777777" w:rsidR="00731819" w:rsidRDefault="00731819" w:rsidP="00731819">
            <w:r>
              <w:t>Read Write</w:t>
            </w:r>
          </w:p>
        </w:tc>
        <w:tc>
          <w:tcPr>
            <w:tcW w:w="1872" w:type="dxa"/>
          </w:tcPr>
          <w:p w14:paraId="70BEFE58" w14:textId="77777777" w:rsidR="00731819" w:rsidRDefault="00731819" w:rsidP="00731819">
            <w:r>
              <w:t>Resource Type</w:t>
            </w:r>
          </w:p>
        </w:tc>
      </w:tr>
      <w:tr w:rsidR="00731819" w14:paraId="4573988A" w14:textId="77777777" w:rsidTr="00731819">
        <w:tc>
          <w:tcPr>
            <w:tcW w:w="1872" w:type="dxa"/>
          </w:tcPr>
          <w:p w14:paraId="606BC525" w14:textId="77777777" w:rsidR="00731819" w:rsidRDefault="00731819" w:rsidP="00731819">
            <w:r>
              <w:t>di</w:t>
            </w:r>
          </w:p>
        </w:tc>
        <w:tc>
          <w:tcPr>
            <w:tcW w:w="1872" w:type="dxa"/>
          </w:tcPr>
          <w:p w14:paraId="2176F71B" w14:textId="77777777" w:rsidR="00731819" w:rsidRDefault="00731819" w:rsidP="00731819">
            <w:r>
              <w:t>multiple types: see schema</w:t>
            </w:r>
          </w:p>
        </w:tc>
        <w:tc>
          <w:tcPr>
            <w:tcW w:w="1872" w:type="dxa"/>
          </w:tcPr>
          <w:p w14:paraId="6BF29867" w14:textId="77777777" w:rsidR="00731819" w:rsidRDefault="00731819" w:rsidP="00731819"/>
        </w:tc>
        <w:tc>
          <w:tcPr>
            <w:tcW w:w="1872" w:type="dxa"/>
          </w:tcPr>
          <w:p w14:paraId="54CDA034" w14:textId="77777777" w:rsidR="00731819" w:rsidRDefault="00731819" w:rsidP="00731819">
            <w:r>
              <w:t>Read Write</w:t>
            </w:r>
          </w:p>
        </w:tc>
        <w:tc>
          <w:tcPr>
            <w:tcW w:w="1872" w:type="dxa"/>
          </w:tcPr>
          <w:p w14:paraId="6F87BD3C" w14:textId="77777777" w:rsidR="00731819" w:rsidRDefault="00731819" w:rsidP="00731819">
            <w:r>
              <w:t>Unique identifier for device (UUID)</w:t>
            </w:r>
          </w:p>
        </w:tc>
      </w:tr>
      <w:tr w:rsidR="00731819" w14:paraId="7B8E9FA7" w14:textId="77777777" w:rsidTr="00731819">
        <w:tc>
          <w:tcPr>
            <w:tcW w:w="1872" w:type="dxa"/>
          </w:tcPr>
          <w:p w14:paraId="7EAFB5C7" w14:textId="77777777" w:rsidR="00731819" w:rsidRDefault="00731819" w:rsidP="00731819">
            <w:r>
              <w:t>title</w:t>
            </w:r>
          </w:p>
        </w:tc>
        <w:tc>
          <w:tcPr>
            <w:tcW w:w="1872" w:type="dxa"/>
          </w:tcPr>
          <w:p w14:paraId="35DD96B8" w14:textId="77777777" w:rsidR="00731819" w:rsidRDefault="00731819" w:rsidP="00731819">
            <w:r>
              <w:t>string</w:t>
            </w:r>
          </w:p>
        </w:tc>
        <w:tc>
          <w:tcPr>
            <w:tcW w:w="1872" w:type="dxa"/>
          </w:tcPr>
          <w:p w14:paraId="10EBDB67" w14:textId="77777777" w:rsidR="00731819" w:rsidRDefault="00731819" w:rsidP="00731819"/>
        </w:tc>
        <w:tc>
          <w:tcPr>
            <w:tcW w:w="1872" w:type="dxa"/>
          </w:tcPr>
          <w:p w14:paraId="434CA7A1" w14:textId="77777777" w:rsidR="00731819" w:rsidRDefault="00731819" w:rsidP="00731819">
            <w:r>
              <w:t>Read Write</w:t>
            </w:r>
          </w:p>
        </w:tc>
        <w:tc>
          <w:tcPr>
            <w:tcW w:w="1872" w:type="dxa"/>
          </w:tcPr>
          <w:p w14:paraId="6EC7A194" w14:textId="77777777" w:rsidR="00731819" w:rsidRDefault="00731819" w:rsidP="00731819">
            <w:r>
              <w:t>A title for the link relation. Can be used by the UI to provide a context</w:t>
            </w:r>
          </w:p>
        </w:tc>
      </w:tr>
      <w:tr w:rsidR="00731819" w14:paraId="07E6BA84" w14:textId="77777777" w:rsidTr="00731819">
        <w:tc>
          <w:tcPr>
            <w:tcW w:w="1872" w:type="dxa"/>
          </w:tcPr>
          <w:p w14:paraId="298FB14C" w14:textId="77777777" w:rsidR="00731819" w:rsidRDefault="00731819" w:rsidP="00731819">
            <w:r>
              <w:t>buri</w:t>
            </w:r>
          </w:p>
        </w:tc>
        <w:tc>
          <w:tcPr>
            <w:tcW w:w="1872" w:type="dxa"/>
          </w:tcPr>
          <w:p w14:paraId="08916C2E" w14:textId="77777777" w:rsidR="00731819" w:rsidRDefault="00731819" w:rsidP="00731819">
            <w:r>
              <w:t>string</w:t>
            </w:r>
          </w:p>
        </w:tc>
        <w:tc>
          <w:tcPr>
            <w:tcW w:w="1872" w:type="dxa"/>
          </w:tcPr>
          <w:p w14:paraId="4DEFE3B2" w14:textId="77777777" w:rsidR="00731819" w:rsidRDefault="00731819" w:rsidP="00731819"/>
        </w:tc>
        <w:tc>
          <w:tcPr>
            <w:tcW w:w="1872" w:type="dxa"/>
          </w:tcPr>
          <w:p w14:paraId="06FF0C58" w14:textId="77777777" w:rsidR="00731819" w:rsidRDefault="00731819" w:rsidP="00731819">
            <w:r>
              <w:t>Read Write</w:t>
            </w:r>
          </w:p>
        </w:tc>
        <w:tc>
          <w:tcPr>
            <w:tcW w:w="1872" w:type="dxa"/>
          </w:tcPr>
          <w:p w14:paraId="018935EF" w14:textId="77777777" w:rsidR="00731819" w:rsidRDefault="00731819" w:rsidP="00731819">
            <w:r>
              <w:t xml:space="preserve">The base URI used to fully qualify a Relative Reference in the </w:t>
            </w:r>
            <w:r>
              <w:lastRenderedPageBreak/>
              <w:t>href parameter. Use the OCF Schema for URI</w:t>
            </w:r>
          </w:p>
        </w:tc>
      </w:tr>
      <w:tr w:rsidR="00731819" w14:paraId="4E1711C4" w14:textId="77777777" w:rsidTr="00731819">
        <w:tc>
          <w:tcPr>
            <w:tcW w:w="1872" w:type="dxa"/>
          </w:tcPr>
          <w:p w14:paraId="398DFF45" w14:textId="77777777" w:rsidR="00731819" w:rsidRDefault="00731819" w:rsidP="00731819">
            <w:r>
              <w:t>ins</w:t>
            </w:r>
          </w:p>
        </w:tc>
        <w:tc>
          <w:tcPr>
            <w:tcW w:w="1872" w:type="dxa"/>
          </w:tcPr>
          <w:p w14:paraId="1786CA94" w14:textId="77777777" w:rsidR="00731819" w:rsidRDefault="00731819" w:rsidP="00731819">
            <w:r>
              <w:t>multiple types: see schema</w:t>
            </w:r>
          </w:p>
        </w:tc>
        <w:tc>
          <w:tcPr>
            <w:tcW w:w="1872" w:type="dxa"/>
          </w:tcPr>
          <w:p w14:paraId="29165D18" w14:textId="77777777" w:rsidR="00731819" w:rsidRDefault="00731819" w:rsidP="00731819"/>
        </w:tc>
        <w:tc>
          <w:tcPr>
            <w:tcW w:w="1872" w:type="dxa"/>
          </w:tcPr>
          <w:p w14:paraId="59FE2694" w14:textId="77777777" w:rsidR="00731819" w:rsidRDefault="00731819" w:rsidP="00731819">
            <w:r>
              <w:t>Read Write</w:t>
            </w:r>
          </w:p>
        </w:tc>
        <w:tc>
          <w:tcPr>
            <w:tcW w:w="1872" w:type="dxa"/>
          </w:tcPr>
          <w:p w14:paraId="061AD2D6" w14:textId="77777777" w:rsidR="00731819" w:rsidRDefault="00731819" w:rsidP="00731819">
            <w:r>
              <w:t>The instance identifier for this web link in an array of web links - used in collections</w:t>
            </w:r>
          </w:p>
        </w:tc>
      </w:tr>
      <w:tr w:rsidR="00731819" w14:paraId="694D69D6" w14:textId="77777777" w:rsidTr="00731819">
        <w:tc>
          <w:tcPr>
            <w:tcW w:w="1872" w:type="dxa"/>
          </w:tcPr>
          <w:p w14:paraId="6611649E" w14:textId="77777777" w:rsidR="00731819" w:rsidRDefault="00731819" w:rsidP="00731819">
            <w:r>
              <w:t>p</w:t>
            </w:r>
          </w:p>
        </w:tc>
        <w:tc>
          <w:tcPr>
            <w:tcW w:w="1872" w:type="dxa"/>
          </w:tcPr>
          <w:p w14:paraId="444DE820" w14:textId="77777777" w:rsidR="00731819" w:rsidRDefault="00731819" w:rsidP="00731819">
            <w:r>
              <w:t>object: see schema</w:t>
            </w:r>
          </w:p>
        </w:tc>
        <w:tc>
          <w:tcPr>
            <w:tcW w:w="1872" w:type="dxa"/>
          </w:tcPr>
          <w:p w14:paraId="7BCEEE96" w14:textId="77777777" w:rsidR="00731819" w:rsidRDefault="00731819" w:rsidP="00731819"/>
        </w:tc>
        <w:tc>
          <w:tcPr>
            <w:tcW w:w="1872" w:type="dxa"/>
          </w:tcPr>
          <w:p w14:paraId="4CA3DDF6" w14:textId="77777777" w:rsidR="00731819" w:rsidRDefault="00731819" w:rsidP="00731819">
            <w:r>
              <w:t>Read Write</w:t>
            </w:r>
          </w:p>
        </w:tc>
        <w:tc>
          <w:tcPr>
            <w:tcW w:w="1872" w:type="dxa"/>
          </w:tcPr>
          <w:p w14:paraId="45870EBE" w14:textId="77777777" w:rsidR="00731819" w:rsidRDefault="00731819" w:rsidP="00731819">
            <w:r>
              <w:t>Specifies the framework policies on the Resource referenced by the target URI</w:t>
            </w:r>
          </w:p>
        </w:tc>
      </w:tr>
      <w:tr w:rsidR="00731819" w14:paraId="307497D6" w14:textId="77777777" w:rsidTr="00731819">
        <w:tc>
          <w:tcPr>
            <w:tcW w:w="1872" w:type="dxa"/>
          </w:tcPr>
          <w:p w14:paraId="59E21646" w14:textId="77777777" w:rsidR="00731819" w:rsidRDefault="00731819" w:rsidP="00731819">
            <w:r>
              <w:t>href</w:t>
            </w:r>
          </w:p>
        </w:tc>
        <w:tc>
          <w:tcPr>
            <w:tcW w:w="1872" w:type="dxa"/>
          </w:tcPr>
          <w:p w14:paraId="517D6BF9" w14:textId="77777777" w:rsidR="00731819" w:rsidRDefault="00731819" w:rsidP="00731819">
            <w:r>
              <w:t>string</w:t>
            </w:r>
          </w:p>
        </w:tc>
        <w:tc>
          <w:tcPr>
            <w:tcW w:w="1872" w:type="dxa"/>
          </w:tcPr>
          <w:p w14:paraId="53A4028D" w14:textId="77777777" w:rsidR="00731819" w:rsidRDefault="00731819" w:rsidP="00731819">
            <w:r>
              <w:t>yes</w:t>
            </w:r>
          </w:p>
        </w:tc>
        <w:tc>
          <w:tcPr>
            <w:tcW w:w="1872" w:type="dxa"/>
          </w:tcPr>
          <w:p w14:paraId="5602C5EB" w14:textId="77777777" w:rsidR="00731819" w:rsidRDefault="00731819" w:rsidP="00731819">
            <w:r>
              <w:t>Read Write</w:t>
            </w:r>
          </w:p>
        </w:tc>
        <w:tc>
          <w:tcPr>
            <w:tcW w:w="1872" w:type="dxa"/>
          </w:tcPr>
          <w:p w14:paraId="436FBB63" w14:textId="77777777" w:rsidR="00731819" w:rsidRDefault="00731819" w:rsidP="00731819">
            <w:r>
              <w:t>This is the target URI, it can be specified as a Relative Reference or fully-qualified URI. Relative Reference should be used along with the di parameter to make it unique.</w:t>
            </w:r>
          </w:p>
        </w:tc>
      </w:tr>
      <w:tr w:rsidR="00731819" w14:paraId="090085E5" w14:textId="77777777" w:rsidTr="00731819">
        <w:tc>
          <w:tcPr>
            <w:tcW w:w="1872" w:type="dxa"/>
          </w:tcPr>
          <w:p w14:paraId="03F1C28A" w14:textId="77777777" w:rsidR="00731819" w:rsidRDefault="00731819" w:rsidP="00731819">
            <w:r>
              <w:t>rel</w:t>
            </w:r>
          </w:p>
        </w:tc>
        <w:tc>
          <w:tcPr>
            <w:tcW w:w="1872" w:type="dxa"/>
          </w:tcPr>
          <w:p w14:paraId="6CC0DAC8" w14:textId="77777777" w:rsidR="00731819" w:rsidRDefault="00731819" w:rsidP="00731819">
            <w:r>
              <w:t>multiple types: see schema</w:t>
            </w:r>
          </w:p>
        </w:tc>
        <w:tc>
          <w:tcPr>
            <w:tcW w:w="1872" w:type="dxa"/>
          </w:tcPr>
          <w:p w14:paraId="3D9622C4" w14:textId="77777777" w:rsidR="00731819" w:rsidRDefault="00731819" w:rsidP="00731819"/>
        </w:tc>
        <w:tc>
          <w:tcPr>
            <w:tcW w:w="1872" w:type="dxa"/>
          </w:tcPr>
          <w:p w14:paraId="43C099A3" w14:textId="77777777" w:rsidR="00731819" w:rsidRDefault="00731819" w:rsidP="00731819">
            <w:r>
              <w:t>Read Write</w:t>
            </w:r>
          </w:p>
        </w:tc>
        <w:tc>
          <w:tcPr>
            <w:tcW w:w="1872" w:type="dxa"/>
          </w:tcPr>
          <w:p w14:paraId="4ED2D349" w14:textId="77777777" w:rsidR="00731819" w:rsidRDefault="00731819" w:rsidP="00731819">
            <w:r>
              <w:t>The relation of the target URI referenced by the link to the context URI</w:t>
            </w:r>
          </w:p>
        </w:tc>
      </w:tr>
      <w:tr w:rsidR="00731819" w14:paraId="5D46D4C1" w14:textId="77777777" w:rsidTr="00731819">
        <w:tc>
          <w:tcPr>
            <w:tcW w:w="1872" w:type="dxa"/>
          </w:tcPr>
          <w:p w14:paraId="741D44A8" w14:textId="77777777" w:rsidR="00731819" w:rsidRDefault="00731819" w:rsidP="00731819">
            <w:r>
              <w:t>type</w:t>
            </w:r>
          </w:p>
        </w:tc>
        <w:tc>
          <w:tcPr>
            <w:tcW w:w="1872" w:type="dxa"/>
          </w:tcPr>
          <w:p w14:paraId="21DFD027" w14:textId="77777777" w:rsidR="00731819" w:rsidRDefault="00731819" w:rsidP="00731819">
            <w:r>
              <w:t>array: see schema</w:t>
            </w:r>
          </w:p>
        </w:tc>
        <w:tc>
          <w:tcPr>
            <w:tcW w:w="1872" w:type="dxa"/>
          </w:tcPr>
          <w:p w14:paraId="22412A08" w14:textId="77777777" w:rsidR="00731819" w:rsidRDefault="00731819" w:rsidP="00731819"/>
        </w:tc>
        <w:tc>
          <w:tcPr>
            <w:tcW w:w="1872" w:type="dxa"/>
          </w:tcPr>
          <w:p w14:paraId="38F641C9" w14:textId="77777777" w:rsidR="00731819" w:rsidRDefault="00731819" w:rsidP="00731819">
            <w:r>
              <w:t>Read Write</w:t>
            </w:r>
          </w:p>
        </w:tc>
        <w:tc>
          <w:tcPr>
            <w:tcW w:w="1872" w:type="dxa"/>
          </w:tcPr>
          <w:p w14:paraId="5A467D6E" w14:textId="77777777" w:rsidR="00731819" w:rsidRDefault="00731819" w:rsidP="00731819">
            <w:r>
              <w:t>A hint at the representation of the resource referenced by the target URI. This represents the media types that are used for both accepting and emitting</w:t>
            </w:r>
          </w:p>
        </w:tc>
      </w:tr>
      <w:tr w:rsidR="00731819" w14:paraId="061870CC" w14:textId="77777777" w:rsidTr="00731819">
        <w:tc>
          <w:tcPr>
            <w:tcW w:w="1872" w:type="dxa"/>
          </w:tcPr>
          <w:p w14:paraId="015CCA42" w14:textId="77777777" w:rsidR="00731819" w:rsidRDefault="00731819" w:rsidP="00731819">
            <w:r>
              <w:t>anchor</w:t>
            </w:r>
          </w:p>
        </w:tc>
        <w:tc>
          <w:tcPr>
            <w:tcW w:w="1872" w:type="dxa"/>
          </w:tcPr>
          <w:p w14:paraId="5FC7E6CB" w14:textId="77777777" w:rsidR="00731819" w:rsidRDefault="00731819" w:rsidP="00731819">
            <w:r>
              <w:t>string</w:t>
            </w:r>
          </w:p>
        </w:tc>
        <w:tc>
          <w:tcPr>
            <w:tcW w:w="1872" w:type="dxa"/>
          </w:tcPr>
          <w:p w14:paraId="12EDE905" w14:textId="77777777" w:rsidR="00731819" w:rsidRDefault="00731819" w:rsidP="00731819"/>
        </w:tc>
        <w:tc>
          <w:tcPr>
            <w:tcW w:w="1872" w:type="dxa"/>
          </w:tcPr>
          <w:p w14:paraId="4C1119A4" w14:textId="77777777" w:rsidR="00731819" w:rsidRDefault="00731819" w:rsidP="00731819">
            <w:r>
              <w:t>Read Write</w:t>
            </w:r>
          </w:p>
        </w:tc>
        <w:tc>
          <w:tcPr>
            <w:tcW w:w="1872" w:type="dxa"/>
          </w:tcPr>
          <w:p w14:paraId="47118497" w14:textId="77777777" w:rsidR="00731819" w:rsidRDefault="00731819" w:rsidP="00731819">
            <w:r>
              <w:t>This is used to override the context URI e.g. override the URI of the containing collection</w:t>
            </w:r>
          </w:p>
        </w:tc>
      </w:tr>
      <w:tr w:rsidR="00731819" w14:paraId="7231CC27" w14:textId="77777777" w:rsidTr="00731819">
        <w:tc>
          <w:tcPr>
            <w:tcW w:w="1872" w:type="dxa"/>
          </w:tcPr>
          <w:p w14:paraId="72ABF0B6" w14:textId="77777777" w:rsidR="00731819" w:rsidRDefault="00731819" w:rsidP="00731819">
            <w:r>
              <w:t>if</w:t>
            </w:r>
          </w:p>
        </w:tc>
        <w:tc>
          <w:tcPr>
            <w:tcW w:w="1872" w:type="dxa"/>
          </w:tcPr>
          <w:p w14:paraId="493E7592" w14:textId="77777777" w:rsidR="00731819" w:rsidRDefault="00731819" w:rsidP="00731819">
            <w:r>
              <w:t>array: see schema</w:t>
            </w:r>
          </w:p>
        </w:tc>
        <w:tc>
          <w:tcPr>
            <w:tcW w:w="1872" w:type="dxa"/>
          </w:tcPr>
          <w:p w14:paraId="7C313AD3" w14:textId="77777777" w:rsidR="00731819" w:rsidRDefault="00731819" w:rsidP="00731819">
            <w:r>
              <w:t>yes</w:t>
            </w:r>
          </w:p>
        </w:tc>
        <w:tc>
          <w:tcPr>
            <w:tcW w:w="1872" w:type="dxa"/>
          </w:tcPr>
          <w:p w14:paraId="07AABA39" w14:textId="77777777" w:rsidR="00731819" w:rsidRDefault="00731819" w:rsidP="00731819">
            <w:r>
              <w:t>Read Write</w:t>
            </w:r>
          </w:p>
        </w:tc>
        <w:tc>
          <w:tcPr>
            <w:tcW w:w="1872" w:type="dxa"/>
          </w:tcPr>
          <w:p w14:paraId="3BB6E311" w14:textId="77777777" w:rsidR="00731819" w:rsidRDefault="00731819" w:rsidP="00731819">
            <w:r>
              <w:t>The interface set supported by this resource</w:t>
            </w:r>
          </w:p>
        </w:tc>
      </w:tr>
    </w:tbl>
    <w:p w14:paraId="7B71F138" w14:textId="77777777" w:rsidR="00731819" w:rsidRDefault="00731819" w:rsidP="00731819">
      <w:pPr>
        <w:pStyle w:val="ANNEX-heading2"/>
        <w:tabs>
          <w:tab w:val="clear" w:pos="907"/>
          <w:tab w:val="num" w:pos="5527"/>
        </w:tabs>
        <w:ind w:left="5527"/>
      </w:pPr>
      <w:bookmarkStart w:id="15391" w:name="_Toc504564652"/>
      <w:bookmarkStart w:id="15392" w:name="_Toc509367411"/>
      <w:r>
        <w:t>CRUDN behavior</w:t>
      </w:r>
      <w:bookmarkEnd w:id="15391"/>
      <w:bookmarkEnd w:id="15392"/>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7E1B2E7C"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5D3FF7B0" w14:textId="77777777" w:rsidR="00731819" w:rsidRDefault="00731819" w:rsidP="00731819">
            <w:r>
              <w:t>Resource</w:t>
            </w:r>
          </w:p>
        </w:tc>
        <w:tc>
          <w:tcPr>
            <w:tcW w:w="1560" w:type="dxa"/>
          </w:tcPr>
          <w:p w14:paraId="7A0E0F00" w14:textId="77777777" w:rsidR="00731819" w:rsidRDefault="00731819" w:rsidP="00731819">
            <w:r>
              <w:t>Create</w:t>
            </w:r>
          </w:p>
        </w:tc>
        <w:tc>
          <w:tcPr>
            <w:tcW w:w="1560" w:type="dxa"/>
          </w:tcPr>
          <w:p w14:paraId="08625AB4" w14:textId="77777777" w:rsidR="00731819" w:rsidRDefault="00731819" w:rsidP="00731819">
            <w:r>
              <w:t>Read</w:t>
            </w:r>
          </w:p>
        </w:tc>
        <w:tc>
          <w:tcPr>
            <w:tcW w:w="1560" w:type="dxa"/>
          </w:tcPr>
          <w:p w14:paraId="403E6DDA" w14:textId="77777777" w:rsidR="00731819" w:rsidRDefault="00731819" w:rsidP="00731819">
            <w:r>
              <w:t>Update</w:t>
            </w:r>
          </w:p>
        </w:tc>
        <w:tc>
          <w:tcPr>
            <w:tcW w:w="1560" w:type="dxa"/>
          </w:tcPr>
          <w:p w14:paraId="36092275" w14:textId="77777777" w:rsidR="00731819" w:rsidRDefault="00731819" w:rsidP="00731819">
            <w:r>
              <w:t>Delete</w:t>
            </w:r>
          </w:p>
        </w:tc>
        <w:tc>
          <w:tcPr>
            <w:tcW w:w="1560" w:type="dxa"/>
          </w:tcPr>
          <w:p w14:paraId="177BA950" w14:textId="77777777" w:rsidR="00731819" w:rsidRDefault="00731819" w:rsidP="00731819">
            <w:r>
              <w:t>Notify</w:t>
            </w:r>
          </w:p>
        </w:tc>
      </w:tr>
      <w:tr w:rsidR="00731819" w14:paraId="3BC9450C" w14:textId="77777777" w:rsidTr="00731819">
        <w:tc>
          <w:tcPr>
            <w:tcW w:w="1560" w:type="dxa"/>
          </w:tcPr>
          <w:p w14:paraId="73D355BC" w14:textId="77777777" w:rsidR="00731819" w:rsidRDefault="00731819" w:rsidP="00731819">
            <w:r>
              <w:t>/oic/res</w:t>
            </w:r>
          </w:p>
        </w:tc>
        <w:tc>
          <w:tcPr>
            <w:tcW w:w="1560" w:type="dxa"/>
          </w:tcPr>
          <w:p w14:paraId="0D8D15E5" w14:textId="77777777" w:rsidR="00731819" w:rsidRDefault="00731819" w:rsidP="00731819"/>
        </w:tc>
        <w:tc>
          <w:tcPr>
            <w:tcW w:w="1560" w:type="dxa"/>
          </w:tcPr>
          <w:p w14:paraId="788DAAC2" w14:textId="77777777" w:rsidR="00731819" w:rsidRDefault="00731819" w:rsidP="00731819">
            <w:r>
              <w:t>get</w:t>
            </w:r>
          </w:p>
        </w:tc>
        <w:tc>
          <w:tcPr>
            <w:tcW w:w="1560" w:type="dxa"/>
          </w:tcPr>
          <w:p w14:paraId="6DDCD9FF" w14:textId="77777777" w:rsidR="00731819" w:rsidRDefault="00731819" w:rsidP="00731819"/>
        </w:tc>
        <w:tc>
          <w:tcPr>
            <w:tcW w:w="1560" w:type="dxa"/>
          </w:tcPr>
          <w:p w14:paraId="4CA3FFDA" w14:textId="77777777" w:rsidR="00731819" w:rsidRDefault="00731819" w:rsidP="00731819"/>
        </w:tc>
        <w:tc>
          <w:tcPr>
            <w:tcW w:w="1560" w:type="dxa"/>
          </w:tcPr>
          <w:p w14:paraId="4A9B1D8B" w14:textId="77777777" w:rsidR="00731819" w:rsidRDefault="00731819" w:rsidP="00731819"/>
        </w:tc>
      </w:tr>
    </w:tbl>
    <w:p w14:paraId="336AB840" w14:textId="77777777" w:rsidR="00731819" w:rsidRDefault="00731819" w:rsidP="00731819">
      <w:pPr>
        <w:pStyle w:val="ANNEX-heading2"/>
        <w:tabs>
          <w:tab w:val="clear" w:pos="907"/>
          <w:tab w:val="num" w:pos="5527"/>
        </w:tabs>
        <w:ind w:left="5527"/>
      </w:pPr>
      <w:bookmarkStart w:id="15393" w:name="_Toc504564653"/>
      <w:bookmarkStart w:id="15394" w:name="_Toc509367412"/>
      <w:r>
        <w:lastRenderedPageBreak/>
        <w:t>Referenced JSON schemas</w:t>
      </w:r>
      <w:bookmarkEnd w:id="15393"/>
      <w:bookmarkEnd w:id="15394"/>
    </w:p>
    <w:p w14:paraId="202B2F64" w14:textId="77777777" w:rsidR="00731819" w:rsidRDefault="00731819" w:rsidP="00731819">
      <w:pPr>
        <w:pStyle w:val="ANNEX-heading2"/>
        <w:tabs>
          <w:tab w:val="clear" w:pos="907"/>
          <w:tab w:val="num" w:pos="5527"/>
        </w:tabs>
        <w:ind w:left="5527"/>
      </w:pPr>
      <w:bookmarkStart w:id="15395" w:name="_Toc504564654"/>
      <w:bookmarkStart w:id="15396" w:name="_Toc509367413"/>
      <w:r>
        <w:t>oic.oic-link-schema.json</w:t>
      </w:r>
      <w:bookmarkEnd w:id="15395"/>
      <w:bookmarkEnd w:id="15396"/>
    </w:p>
    <w:p w14:paraId="33C5D563" w14:textId="77777777" w:rsidR="00731819" w:rsidRDefault="00731819" w:rsidP="00731819">
      <w:pPr>
        <w:pStyle w:val="CODE-BLACK"/>
      </w:pPr>
      <w:r>
        <w:t>{</w:t>
      </w:r>
      <w:r>
        <w:br/>
        <w:t xml:space="preserve">  "$schema": "http://json-schema.org/draft-04/schema#",</w:t>
      </w:r>
      <w:r>
        <w:br/>
        <w:t xml:space="preserve">  "description" : "Copyright (c) 2016 Open Connectivity Foundation, Inc. All rights reserved.",</w:t>
      </w:r>
      <w:r>
        <w:br/>
        <w:t xml:space="preserve">  "id": "http://www.openconnectivity.org/ocf-apis/core/schemas/oic.oic-link-schema.json#",</w:t>
      </w:r>
      <w:r>
        <w:br/>
        <w:t xml:space="preserve">  "definitions": {</w:t>
      </w:r>
      <w:r>
        <w:br/>
        <w:t xml:space="preserve">    "oic.oic-link": {</w:t>
      </w:r>
      <w:r>
        <w:br/>
        <w:t xml:space="preserve">      "type": "object",</w:t>
      </w:r>
      <w:r>
        <w:br/>
        <w:t xml:space="preserve">      "properties": {</w:t>
      </w:r>
      <w:r>
        <w:br/>
        <w:t xml:space="preserve">        "href": {</w:t>
      </w:r>
      <w:r>
        <w:br/>
        <w:t xml:space="preserve">          "type": "string",</w:t>
      </w:r>
      <w:r>
        <w:br/>
        <w:t xml:space="preserve">          "maxLength": 256,</w:t>
      </w:r>
      <w:r>
        <w:br/>
        <w:t xml:space="preserve">          "description": "This is the target URI, it can be specified as a Relative Reference or fully-qualified URI. Relative Reference should be used along with the di parameter to make it unique.",</w:t>
      </w:r>
      <w:r>
        <w:br/>
        <w:t xml:space="preserve">          "format": "uri"</w:t>
      </w:r>
      <w:r>
        <w:br/>
        <w:t xml:space="preserve">        },</w:t>
      </w:r>
      <w:r>
        <w:br/>
        <w:t xml:space="preserve">        "rel": {</w:t>
      </w:r>
      <w:r>
        <w:br/>
        <w:t xml:space="preserve">          "oneOf":[</w:t>
      </w:r>
      <w:r>
        <w:br/>
        <w:t xml:space="preserve">            {</w:t>
      </w:r>
      <w:r>
        <w:br/>
        <w:t xml:space="preserve">              "type": "array",</w:t>
      </w:r>
      <w:r>
        <w:br/>
        <w:t xml:space="preserve">              "items": {</w:t>
      </w:r>
      <w:r>
        <w:br/>
        <w:t xml:space="preserve">                  "type": "string",</w:t>
      </w:r>
      <w:r>
        <w:br/>
        <w:t xml:space="preserve">                  "maxLength": 64</w:t>
      </w:r>
      <w:r>
        <w:br/>
        <w:t xml:space="preserve">                },</w:t>
      </w:r>
      <w:r>
        <w:br/>
        <w:t xml:space="preserve">              "minItems": 1,</w:t>
      </w:r>
      <w:r>
        <w:br/>
        <w:t xml:space="preserve">              "default": ["hosts"]</w:t>
      </w:r>
      <w:r>
        <w:br/>
        <w:t xml:space="preserve">            },</w:t>
      </w:r>
      <w:r>
        <w:br/>
        <w:t xml:space="preserve">            {</w:t>
      </w:r>
      <w:r>
        <w:br/>
        <w:t xml:space="preserve">              "type": "string",</w:t>
      </w:r>
      <w:r>
        <w:br/>
        <w:t xml:space="preserve">              "maxLength": 64,</w:t>
      </w:r>
      <w:r>
        <w:br/>
        <w:t xml:space="preserve">              "default": "hosts"</w:t>
      </w:r>
      <w:r>
        <w:br/>
        <w:t xml:space="preserve">            }</w:t>
      </w:r>
      <w:r>
        <w:br/>
        <w:t xml:space="preserve">          ],</w:t>
      </w:r>
      <w:r>
        <w:br/>
        <w:t xml:space="preserve">        "description": "The relation of the target URI referenced by the link to the context URI"</w:t>
      </w:r>
      <w:r>
        <w:br/>
        <w:t xml:space="preserve">        },</w:t>
      </w:r>
      <w:r>
        <w:br/>
        <w:t xml:space="preserve">        "rt": {</w:t>
      </w:r>
      <w:r>
        <w:br/>
        <w:t xml:space="preserve">          "type": "array",</w:t>
      </w:r>
      <w:r>
        <w:br/>
        <w:t xml:space="preserve">          "items" : {</w:t>
      </w:r>
      <w:r>
        <w:br/>
        <w:t xml:space="preserve">              "type" : "string",</w:t>
      </w:r>
      <w:r>
        <w:br/>
        <w:t xml:space="preserve">              "maxLength": 64</w:t>
      </w:r>
      <w:r>
        <w:br/>
        <w:t xml:space="preserve">          },</w:t>
      </w:r>
      <w:r>
        <w:br/>
        <w:t xml:space="preserve">          "minItems" : 1,</w:t>
      </w:r>
      <w:r>
        <w:br/>
        <w:t xml:space="preserve">          "description": "Resource Type"</w:t>
      </w:r>
      <w:r>
        <w:br/>
        <w:t xml:space="preserve">        },</w:t>
      </w:r>
      <w:r>
        <w:br/>
        <w:t xml:space="preserve">        "if": {</w:t>
      </w:r>
      <w:r>
        <w:br/>
        <w:t xml:space="preserve">          "type": "array",</w:t>
      </w:r>
      <w:r>
        <w:br/>
        <w:t xml:space="preserve">          "items": {</w:t>
      </w:r>
      <w:r>
        <w:br/>
        <w:t xml:space="preserve">              "type" : "string",</w:t>
      </w:r>
      <w:r>
        <w:br/>
        <w:t xml:space="preserve">              "enum" : ["oic.if.baseline", "oic.if.ll", "oic.if.b", "oic.if.rw", "oic.if.r", "oic.if.a", "oic.if.s" ]</w:t>
      </w:r>
      <w:r>
        <w:br/>
        <w:t xml:space="preserve">          },</w:t>
      </w:r>
      <w:r>
        <w:br/>
        <w:t xml:space="preserve">          "minItems": 1,</w:t>
      </w:r>
      <w:r>
        <w:br/>
        <w:t xml:space="preserve">          "description": "The interface set supported by this resource"</w:t>
      </w:r>
      <w:r>
        <w:br/>
        <w:t xml:space="preserve">        },</w:t>
      </w:r>
      <w:r>
        <w:br/>
        <w:t xml:space="preserve">        "di": {</w:t>
      </w:r>
      <w:r>
        <w:br/>
        <w:t xml:space="preserve">           "$ref": "oic.types-schema.json#/definitions/uuid",</w:t>
      </w:r>
      <w:r>
        <w:br/>
        <w:t xml:space="preserve">           "description": "Unique identifier for device (UUID)"</w:t>
      </w:r>
      <w:r>
        <w:br/>
        <w:t xml:space="preserve">        },</w:t>
      </w:r>
      <w:r>
        <w:br/>
        <w:t xml:space="preserve">        "buri": {</w:t>
      </w:r>
      <w:r>
        <w:br/>
        <w:t xml:space="preserve">    </w:t>
      </w:r>
      <w:r>
        <w:tab/>
        <w:t xml:space="preserve">    "type": "string",</w:t>
      </w:r>
      <w:r>
        <w:br/>
        <w:t xml:space="preserve">          "description": "The base URI used to fully qualify a Relative Reference in the href parameter. Use the OCF Schema for URI",</w:t>
      </w:r>
      <w:r>
        <w:br/>
        <w:t xml:space="preserve">          "maxLength": 256,</w:t>
      </w:r>
      <w:r>
        <w:br/>
        <w:t xml:space="preserve">          "format": "uri"</w:t>
      </w:r>
      <w:r>
        <w:br/>
        <w:t xml:space="preserve">        },</w:t>
      </w:r>
      <w:r>
        <w:br/>
        <w:t xml:space="preserve">        "p": {</w:t>
      </w:r>
      <w:r>
        <w:br/>
        <w:t xml:space="preserve">          "description": "Specifies the framework policies on the Resource referenced by the target </w:t>
      </w:r>
      <w:r>
        <w:lastRenderedPageBreak/>
        <w:t>URI",</w:t>
      </w:r>
      <w:r>
        <w:br/>
        <w:t xml:space="preserve">          "type": "object",</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"sec": {</w:t>
      </w:r>
      <w:r>
        <w:br/>
        <w:t xml:space="preserve">              "description": "Specifies if security needs to be turned on when looking to interact with the Resource",</w:t>
      </w:r>
      <w:r>
        <w:br/>
        <w:t xml:space="preserve">              "default": false,</w:t>
      </w:r>
      <w:r>
        <w:br/>
        <w:t xml:space="preserve">              "type": "boolean"</w:t>
      </w:r>
      <w:r>
        <w:br/>
        <w:t xml:space="preserve">            },</w:t>
      </w:r>
      <w:r>
        <w:br/>
        <w:t xml:space="preserve">            "port": {</w:t>
      </w:r>
      <w:r>
        <w:br/>
        <w:t xml:space="preserve">              "description": "Secure port to be used for connection",</w:t>
      </w:r>
      <w:r>
        <w:br/>
        <w:t xml:space="preserve">              "type": "integer"</w:t>
      </w:r>
      <w:r>
        <w:br/>
        <w:t xml:space="preserve">            }</w:t>
      </w:r>
      <w:r>
        <w:br/>
        <w:t xml:space="preserve">          },</w:t>
      </w:r>
      <w:r>
        <w:br/>
        <w:t xml:space="preserve">          "required" : ["bm"]</w:t>
      </w:r>
      <w:r>
        <w:br/>
        <w:t xml:space="preserve">        },</w:t>
      </w:r>
      <w:r>
        <w:br/>
        <w:t xml:space="preserve">        "title": {</w:t>
      </w:r>
      <w:r>
        <w:br/>
        <w:t xml:space="preserve">          "type": "string",</w:t>
      </w:r>
      <w:r>
        <w:br/>
        <w:t xml:space="preserve">          "maxLength": 64,</w:t>
      </w:r>
      <w:r>
        <w:br/>
        <w:t xml:space="preserve">          "description": "A title for the link relation. Can be used by the UI to provide a context"</w:t>
      </w:r>
      <w:r>
        <w:br/>
        <w:t xml:space="preserve">        },</w:t>
      </w:r>
      <w:r>
        <w:br/>
        <w:t xml:space="preserve">        "anchor": {</w:t>
      </w:r>
      <w:r>
        <w:br/>
        <w:t xml:space="preserve">          "type": "string",</w:t>
      </w:r>
      <w:r>
        <w:br/>
        <w:t xml:space="preserve">          "maxLength": 256,</w:t>
      </w:r>
      <w:r>
        <w:br/>
        <w:t xml:space="preserve">          "description": "This is used to override the context URI e.g. override the URI of the containing collection",</w:t>
      </w:r>
      <w:r>
        <w:br/>
        <w:t xml:space="preserve">          "format": "uri"</w:t>
      </w:r>
      <w:r>
        <w:br/>
        <w:t xml:space="preserve">        },</w:t>
      </w:r>
      <w:r>
        <w:br/>
        <w:t xml:space="preserve">        "ins": {</w:t>
      </w:r>
      <w:r>
        <w:br/>
        <w:t xml:space="preserve">          "oneOf": [</w:t>
      </w:r>
      <w:r>
        <w:br/>
        <w:t xml:space="preserve">            {</w:t>
      </w:r>
      <w:r>
        <w:br/>
        <w:t xml:space="preserve">              "type": "integer",</w:t>
      </w:r>
      <w:r>
        <w:br/>
        <w:t xml:space="preserve">              "description": "An ordinal number that is not repeated - must be unique in the collection context"</w:t>
      </w:r>
      <w:r>
        <w:br/>
        <w:t xml:space="preserve">            },</w:t>
      </w:r>
      <w:r>
        <w:br/>
        <w:t xml:space="preserve">            {</w:t>
      </w:r>
      <w:r>
        <w:br/>
        <w:t xml:space="preserve">              "type": "string",</w:t>
      </w:r>
      <w:r>
        <w:br/>
        <w:t xml:space="preserve">              "maxLength": 256,</w:t>
      </w:r>
      <w:r>
        <w:br/>
        <w:t xml:space="preserve">              "format" : "uri",</w:t>
      </w:r>
      <w:r>
        <w:br/>
        <w:t xml:space="preserve">              "description": "Any unique string including a URI"</w:t>
      </w:r>
      <w:r>
        <w:br/>
        <w:t xml:space="preserve">            },</w:t>
      </w:r>
      <w:r>
        <w:br/>
        <w:t xml:space="preserve">            {</w:t>
      </w:r>
      <w:r>
        <w:br/>
        <w:t xml:space="preserve">              "$ref": "oic.types-schema.json#/definitions/uuid",</w:t>
      </w:r>
      <w:r>
        <w:br/>
        <w:t xml:space="preserve">              "description": "Unique identifier (UUID)"</w:t>
      </w:r>
      <w:r>
        <w:br/>
        <w:t xml:space="preserve">            }</w:t>
      </w:r>
      <w:r>
        <w:br/>
        <w:t xml:space="preserve">          ],</w:t>
      </w:r>
      <w:r>
        <w:br/>
        <w:t xml:space="preserve">          "description": "The instance identifier for this web link in an array of web links - used in collections"</w:t>
      </w:r>
      <w:r>
        <w:br/>
        <w:t xml:space="preserve">        },</w:t>
      </w:r>
      <w:r>
        <w:br/>
        <w:t xml:space="preserve">        "type": {</w:t>
      </w:r>
      <w:r>
        <w:br/>
        <w:t xml:space="preserve">          "type": "array",</w:t>
      </w:r>
      <w:r>
        <w:br/>
        <w:t xml:space="preserve">          "description": "A hint at the representation of the resource referenced by the target URI. This represents the media types that are used for both accepting and emitting",</w:t>
      </w:r>
      <w:r>
        <w:br/>
        <w:t xml:space="preserve">          "items" : {</w:t>
      </w:r>
      <w:r>
        <w:br/>
        <w:t xml:space="preserve">            "type": "string",</w:t>
      </w:r>
      <w:r>
        <w:br/>
        <w:t xml:space="preserve">            "maxLength": 64</w:t>
      </w:r>
      <w:r>
        <w:br/>
        <w:t xml:space="preserve">          },</w:t>
      </w:r>
      <w:r>
        <w:br/>
        <w:t xml:space="preserve">          "minItems": 1,</w:t>
      </w:r>
      <w:r>
        <w:br/>
        <w:t xml:space="preserve">          "default": "application/cbor"</w:t>
      </w:r>
      <w:r>
        <w:br/>
        <w:t xml:space="preserve">        }</w:t>
      </w:r>
      <w:r>
        <w:br/>
        <w:t xml:space="preserve">      },</w:t>
      </w:r>
      <w:r>
        <w:br/>
        <w:t xml:space="preserve">      "required": [ "href", "rt", "if" ]</w:t>
      </w:r>
      <w:r>
        <w:br/>
        <w:t xml:space="preserve">    }</w:t>
      </w:r>
      <w:r>
        <w:br/>
        <w:t xml:space="preserve">  },</w:t>
      </w:r>
      <w:r>
        <w:br/>
        <w:t xml:space="preserve">  "type": "object",</w:t>
      </w:r>
      <w:r>
        <w:br/>
      </w:r>
      <w:r>
        <w:lastRenderedPageBreak/>
        <w:t xml:space="preserve">  "allOf": [</w:t>
      </w:r>
      <w:r>
        <w:br/>
        <w:t xml:space="preserve">    { "$ref": "#/definitions/oic.oic-link" }</w:t>
      </w:r>
      <w:r>
        <w:br/>
        <w:t xml:space="preserve">  ]</w:t>
      </w:r>
      <w:r>
        <w:br/>
        <w:t>}</w:t>
      </w:r>
      <w:r>
        <w:br/>
      </w:r>
    </w:p>
    <w:p w14:paraId="47980A6F" w14:textId="77777777" w:rsidR="00731819" w:rsidRPr="00693945" w:rsidRDefault="00731819" w:rsidP="00731819">
      <w:pPr>
        <w:spacing w:after="60" w:line="276" w:lineRule="auto"/>
        <w:jc w:val="left"/>
        <w:rPr>
          <w:rFonts w:ascii="Calibri" w:eastAsia="MS Mincho" w:hAnsi="Calibri" w:cs="Times New Roman"/>
          <w:spacing w:val="0"/>
          <w:sz w:val="22"/>
          <w:szCs w:val="22"/>
          <w:lang w:eastAsia="en-US"/>
        </w:rPr>
      </w:pPr>
    </w:p>
    <w:p w14:paraId="2ED52B80" w14:textId="77777777" w:rsidR="00731819" w:rsidRDefault="00731819" w:rsidP="00731819">
      <w:pPr>
        <w:pStyle w:val="ANNEXtitle"/>
        <w:ind w:left="720" w:firstLine="450"/>
        <w:rPr>
          <w:rFonts w:eastAsiaTheme="minorEastAsia"/>
          <w:lang w:eastAsia="ko-KR"/>
        </w:rPr>
      </w:pPr>
      <w:r w:rsidRPr="00AF353C">
        <w:rPr>
          <w:rFonts w:eastAsiaTheme="minorEastAsia"/>
          <w:lang w:eastAsia="ko-KR"/>
        </w:rPr>
        <w:lastRenderedPageBreak/>
        <w:br/>
      </w:r>
      <w:bookmarkStart w:id="15397" w:name="_Toc504564655"/>
      <w:bookmarkStart w:id="15398" w:name="_Toc509367414"/>
      <w:r w:rsidRPr="00AF353C">
        <w:rPr>
          <w:rFonts w:eastAsiaTheme="minorEastAsia"/>
          <w:lang w:eastAsia="ko-KR"/>
        </w:rPr>
        <w:t>(informative)</w:t>
      </w:r>
      <w:r>
        <w:br/>
      </w:r>
      <w:bookmarkStart w:id="15399" w:name="_Toc484441505"/>
      <w:r>
        <w:br/>
      </w:r>
      <w:r w:rsidRPr="00AF353C">
        <w:rPr>
          <w:rFonts w:eastAsiaTheme="minorEastAsia"/>
          <w:lang w:eastAsia="ko-KR"/>
        </w:rPr>
        <w:t>Swagger2.0 definitions</w:t>
      </w:r>
      <w:bookmarkEnd w:id="15397"/>
      <w:bookmarkEnd w:id="15398"/>
      <w:bookmarkEnd w:id="15399"/>
    </w:p>
    <w:p w14:paraId="42F2ABE9" w14:textId="77777777" w:rsidR="00731819" w:rsidRDefault="00731819" w:rsidP="00731819">
      <w:pPr>
        <w:pStyle w:val="ANNEX-heading1"/>
      </w:pPr>
      <w:bookmarkStart w:id="15400" w:name="_Toc509367415"/>
      <w:r>
        <w:t>Icon</w:t>
      </w:r>
      <w:bookmarkEnd w:id="15400"/>
    </w:p>
    <w:p w14:paraId="72B9DE63" w14:textId="77777777" w:rsidR="00731819" w:rsidRDefault="00731819" w:rsidP="00731819">
      <w:pPr>
        <w:pStyle w:val="ANNEX-heading2"/>
      </w:pPr>
      <w:bookmarkStart w:id="15401" w:name="_Toc509367416"/>
      <w:r>
        <w:t>Introduction</w:t>
      </w:r>
      <w:bookmarkEnd w:id="15401"/>
    </w:p>
    <w:p w14:paraId="5F956683" w14:textId="77777777" w:rsidR="00731819" w:rsidRDefault="00731819" w:rsidP="00731819">
      <w:r>
        <w:t>This resource describes the attributes associated with an Icon.</w:t>
      </w:r>
      <w:r>
        <w:br/>
        <w:t>Retrieves the current icon properties.</w:t>
      </w:r>
      <w:r>
        <w:br/>
      </w:r>
    </w:p>
    <w:p w14:paraId="018A94D2" w14:textId="77777777" w:rsidR="00731819" w:rsidRDefault="00731819" w:rsidP="00731819">
      <w:pPr>
        <w:pStyle w:val="ANNEX-heading2"/>
      </w:pPr>
      <w:bookmarkStart w:id="15402" w:name="_Toc509367417"/>
      <w:r>
        <w:t>Example URI</w:t>
      </w:r>
      <w:bookmarkEnd w:id="15402"/>
    </w:p>
    <w:p w14:paraId="3C7BFEFA" w14:textId="77777777" w:rsidR="00731819" w:rsidRDefault="00731819" w:rsidP="00731819">
      <w:r>
        <w:t>/IconResURI</w:t>
      </w:r>
    </w:p>
    <w:p w14:paraId="7BF1899F" w14:textId="77777777" w:rsidR="00731819" w:rsidRDefault="00731819" w:rsidP="00731819">
      <w:pPr>
        <w:pStyle w:val="ANNEX-heading2"/>
      </w:pPr>
      <w:bookmarkStart w:id="15403" w:name="_Toc509367418"/>
      <w:r>
        <w:t>Resource Type</w:t>
      </w:r>
      <w:bookmarkEnd w:id="15403"/>
    </w:p>
    <w:p w14:paraId="7C398508" w14:textId="77777777" w:rsidR="00731819" w:rsidRDefault="00731819" w:rsidP="00731819">
      <w:r>
        <w:t>The resource type (</w:t>
      </w:r>
      <w:proofErr w:type="gramStart"/>
      <w:r>
        <w:t>rt</w:t>
      </w:r>
      <w:proofErr w:type="gramEnd"/>
      <w:r>
        <w:t>) is defined as: ['oic.r.icon'].</w:t>
      </w:r>
    </w:p>
    <w:p w14:paraId="45B16FE1" w14:textId="77777777" w:rsidR="00731819" w:rsidRDefault="00731819" w:rsidP="00731819">
      <w:pPr>
        <w:pStyle w:val="ANNEX-heading2"/>
      </w:pPr>
      <w:bookmarkStart w:id="15404" w:name="_Toc509367419"/>
      <w:r>
        <w:t>Swagger2.0 Definition</w:t>
      </w:r>
      <w:bookmarkEnd w:id="15404"/>
    </w:p>
    <w:p w14:paraId="431DDAD6" w14:textId="77777777" w:rsidR="00731819" w:rsidRDefault="00731819" w:rsidP="00731819">
      <w:pPr>
        <w:pStyle w:val="CODE-BLACK"/>
      </w:pPr>
      <w:r>
        <w:t>{</w:t>
      </w:r>
      <w:r>
        <w:br/>
        <w:t xml:space="preserve">  "swagger": "2.0",</w:t>
      </w:r>
      <w:r>
        <w:br/>
        <w:t xml:space="preserve">  "info": {</w:t>
      </w:r>
      <w:r>
        <w:br/>
        <w:t xml:space="preserve">    "title": "Icon",</w:t>
      </w:r>
      <w:r>
        <w:br/>
        <w:t xml:space="preserve">    "version": "v1.1.0-20161107",</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"/IconResURI" : {</w:t>
      </w:r>
      <w:r>
        <w:br/>
        <w:t xml:space="preserve">      "get": {</w:t>
      </w:r>
      <w:r>
        <w:br/>
        <w:t xml:space="preserve">        "description": "This resource describes the attributes associated with an Icon.\nRetrieves the current icon properties.\n",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["oic.r.icon"],</w:t>
      </w:r>
      <w:r>
        <w:br/>
        <w:t xml:space="preserve">                "id": "unique_example_id",</w:t>
      </w:r>
      <w:r>
        <w:br/>
        <w:t xml:space="preserve">                "mimetype": "image/png",</w:t>
      </w:r>
      <w:r>
        <w:br/>
        <w:t xml:space="preserve">                "width": 256,</w:t>
      </w:r>
      <w:r>
        <w:br/>
        <w:t xml:space="preserve">                "height": 256,</w:t>
      </w:r>
      <w:r>
        <w:br/>
        <w:t xml:space="preserve">                "media": "http://findbetter.ru/public/uploads/1481662800/2043.png"</w:t>
      </w:r>
      <w:r>
        <w:br/>
        <w:t xml:space="preserve">                }</w:t>
      </w:r>
      <w:r>
        <w:br/>
      </w:r>
      <w:r>
        <w:lastRenderedPageBreak/>
        <w:t xml:space="preserve">                ,</w:t>
      </w:r>
      <w:r>
        <w:br/>
        <w:t xml:space="preserve">              "schema": { "$ref": "#/definitions/Icon" }</w:t>
      </w:r>
      <w:r>
        <w:br/>
        <w:t xml:space="preserve">            }</w:t>
      </w:r>
      <w:r>
        <w:br/>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["oic.if.r", "oic.if.baseline"]</w:t>
      </w:r>
      <w:r>
        <w:br/>
        <w:t xml:space="preserve">    }</w:t>
      </w:r>
      <w:r>
        <w:br/>
        <w:t xml:space="preserve">  },</w:t>
      </w:r>
      <w:r>
        <w:br/>
        <w:t xml:space="preserve">  "definitions": {</w:t>
      </w:r>
      <w:r>
        <w:br/>
        <w:t xml:space="preserve">    "Icon" : {</w:t>
      </w:r>
      <w:r>
        <w:br/>
        <w:t xml:space="preserve">      "properties": {</w:t>
      </w:r>
      <w:r>
        <w:br/>
        <w:t xml:space="preserve">        "mimetype" :</w:t>
      </w:r>
      <w:r>
        <w:br/>
        <w:t xml:space="preserve">                {</w:t>
      </w:r>
      <w:r>
        <w:br/>
        <w:t xml:space="preserve">          "description": "The Media Type of the icon",</w:t>
      </w:r>
      <w:r>
        <w:br/>
        <w:t xml:space="preserve">          "maxLength": 64,</w:t>
      </w:r>
      <w:r>
        <w:br/>
        <w:t xml:space="preserve">          "readOnly": true,</w:t>
      </w:r>
      <w:r>
        <w:br/>
        <w:t xml:space="preserve">          "type": "string"</w:t>
      </w:r>
      <w:r>
        <w:br/>
        <w:t xml:space="preserve">        },</w:t>
      </w:r>
      <w:r>
        <w:br/>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"media" :</w:t>
      </w:r>
      <w:r>
        <w:br/>
        <w:t xml:space="preserve">                {</w:t>
      </w:r>
      <w:r>
        <w:br/>
        <w:t xml:space="preserve">          "description": "Specifies the URI to the icon",</w:t>
      </w:r>
      <w:r>
        <w:br/>
        <w:t xml:space="preserve">          "format": "uri",</w:t>
      </w:r>
      <w:r>
        <w:br/>
        <w:t xml:space="preserve">          "maxLength": 256,</w:t>
      </w:r>
      <w:r>
        <w:br/>
        <w:t xml:space="preserve">          "readOnly": true,</w:t>
      </w:r>
      <w:r>
        <w:br/>
        <w:t xml:space="preserve">          "type": "string"</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"width" :</w:t>
      </w:r>
      <w:r>
        <w:br/>
        <w:t xml:space="preserve">                {</w:t>
      </w:r>
      <w:r>
        <w:br/>
        <w:t xml:space="preserve">          "description": "The width in pixels",</w:t>
      </w:r>
      <w:r>
        <w:br/>
        <w:t xml:space="preserve">          "minimum": 1,</w:t>
      </w:r>
      <w:r>
        <w:br/>
        <w:t xml:space="preserve">          "readOnly": true,</w:t>
      </w:r>
      <w:r>
        <w:br/>
        <w:t xml:space="preserve">          "type": "integer"</w:t>
      </w:r>
      <w:r>
        <w:br/>
        <w:t xml:space="preserve">        },</w:t>
      </w:r>
      <w:r>
        <w:br/>
      </w:r>
      <w:r>
        <w:br/>
        <w:t xml:space="preserve">        "height" :</w:t>
      </w:r>
      <w:r>
        <w:br/>
        <w:t xml:space="preserve">                {</w:t>
      </w:r>
      <w:r>
        <w:br/>
        <w:t xml:space="preserve">          "description": "The height in pixels",</w:t>
      </w:r>
      <w:r>
        <w:br/>
        <w:t xml:space="preserve">          "minimum": 1,</w:t>
      </w:r>
      <w:r>
        <w:br/>
        <w:t xml:space="preserve">          "readOnly": true,</w:t>
      </w:r>
      <w:r>
        <w:br/>
        <w:t xml:space="preserve">          "type": "integer"</w:t>
      </w:r>
      <w:r>
        <w:br/>
        <w:t xml:space="preserve">        },</w:t>
      </w:r>
      <w:r>
        <w:br/>
      </w:r>
      <w:r>
        <w:br/>
      </w:r>
      <w:r>
        <w:lastRenderedPageBreak/>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["mimetype", "width", "height", "media"]</w:t>
      </w:r>
      <w:r>
        <w:br/>
        <w:t xml:space="preserve">    }</w:t>
      </w:r>
      <w:r>
        <w:br/>
        <w:t xml:space="preserve">  }</w:t>
      </w:r>
      <w:r>
        <w:br/>
        <w:t>}</w:t>
      </w:r>
      <w:r>
        <w:br/>
      </w:r>
    </w:p>
    <w:p w14:paraId="6B61243F" w14:textId="77777777" w:rsidR="00731819" w:rsidRDefault="00731819" w:rsidP="00731819">
      <w:pPr>
        <w:pStyle w:val="ANNEX-heading2"/>
      </w:pPr>
      <w:bookmarkStart w:id="15405" w:name="_Toc509367420"/>
      <w:r>
        <w:t>Property Definition</w:t>
      </w:r>
      <w:bookmarkEnd w:id="15405"/>
    </w:p>
    <w:tbl>
      <w:tblPr>
        <w:tblStyle w:val="TABLE-A"/>
        <w:tblW w:w="0" w:type="auto"/>
        <w:tblLook w:val="04A0" w:firstRow="1" w:lastRow="0" w:firstColumn="1" w:lastColumn="0" w:noHBand="0" w:noVBand="1"/>
      </w:tblPr>
      <w:tblGrid>
        <w:gridCol w:w="1871"/>
        <w:gridCol w:w="1869"/>
        <w:gridCol w:w="1870"/>
        <w:gridCol w:w="1869"/>
        <w:gridCol w:w="1871"/>
      </w:tblGrid>
      <w:tr w:rsidR="00731819" w14:paraId="7B98A0E9"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08B8834B" w14:textId="77777777" w:rsidR="00731819" w:rsidRDefault="00731819" w:rsidP="00731819">
            <w:r>
              <w:t>Property name</w:t>
            </w:r>
          </w:p>
        </w:tc>
        <w:tc>
          <w:tcPr>
            <w:tcW w:w="1872" w:type="dxa"/>
          </w:tcPr>
          <w:p w14:paraId="29919835" w14:textId="77777777" w:rsidR="00731819" w:rsidRDefault="00731819" w:rsidP="00731819">
            <w:r>
              <w:t>Value type</w:t>
            </w:r>
          </w:p>
        </w:tc>
        <w:tc>
          <w:tcPr>
            <w:tcW w:w="1872" w:type="dxa"/>
          </w:tcPr>
          <w:p w14:paraId="5188F96D" w14:textId="77777777" w:rsidR="00731819" w:rsidRDefault="00731819" w:rsidP="00731819">
            <w:r>
              <w:t>Mandatory</w:t>
            </w:r>
          </w:p>
        </w:tc>
        <w:tc>
          <w:tcPr>
            <w:tcW w:w="1872" w:type="dxa"/>
          </w:tcPr>
          <w:p w14:paraId="0ED5B214" w14:textId="77777777" w:rsidR="00731819" w:rsidRDefault="00731819" w:rsidP="00731819">
            <w:r>
              <w:t>Access mode</w:t>
            </w:r>
          </w:p>
        </w:tc>
        <w:tc>
          <w:tcPr>
            <w:tcW w:w="1872" w:type="dxa"/>
          </w:tcPr>
          <w:p w14:paraId="371D56D3" w14:textId="77777777" w:rsidR="00731819" w:rsidRDefault="00731819" w:rsidP="00731819">
            <w:r>
              <w:t>Description</w:t>
            </w:r>
          </w:p>
        </w:tc>
      </w:tr>
      <w:tr w:rsidR="00731819" w14:paraId="1F62BCCF" w14:textId="77777777" w:rsidTr="00731819">
        <w:tc>
          <w:tcPr>
            <w:tcW w:w="1872" w:type="dxa"/>
          </w:tcPr>
          <w:p w14:paraId="2961F6B1" w14:textId="77777777" w:rsidR="00731819" w:rsidRDefault="00731819" w:rsidP="00731819">
            <w:r>
              <w:t>if</w:t>
            </w:r>
          </w:p>
        </w:tc>
        <w:tc>
          <w:tcPr>
            <w:tcW w:w="1872" w:type="dxa"/>
          </w:tcPr>
          <w:p w14:paraId="2E41BB72" w14:textId="77777777" w:rsidR="00731819" w:rsidRDefault="00731819" w:rsidP="00731819">
            <w:r>
              <w:t>array: see schema</w:t>
            </w:r>
          </w:p>
        </w:tc>
        <w:tc>
          <w:tcPr>
            <w:tcW w:w="1872" w:type="dxa"/>
          </w:tcPr>
          <w:p w14:paraId="2AC0C168" w14:textId="77777777" w:rsidR="00731819" w:rsidRDefault="00731819" w:rsidP="00731819"/>
        </w:tc>
        <w:tc>
          <w:tcPr>
            <w:tcW w:w="1872" w:type="dxa"/>
          </w:tcPr>
          <w:p w14:paraId="3FC88713" w14:textId="77777777" w:rsidR="00731819" w:rsidRDefault="00731819" w:rsidP="00731819">
            <w:r>
              <w:t>Read Only</w:t>
            </w:r>
          </w:p>
        </w:tc>
        <w:tc>
          <w:tcPr>
            <w:tcW w:w="1872" w:type="dxa"/>
          </w:tcPr>
          <w:p w14:paraId="0AF2CB02" w14:textId="77777777" w:rsidR="00731819" w:rsidRDefault="00731819" w:rsidP="00731819">
            <w:r>
              <w:t>The interface set supported by this resource</w:t>
            </w:r>
          </w:p>
        </w:tc>
      </w:tr>
      <w:tr w:rsidR="00731819" w14:paraId="5B3DEF61" w14:textId="77777777" w:rsidTr="00731819">
        <w:tc>
          <w:tcPr>
            <w:tcW w:w="1872" w:type="dxa"/>
          </w:tcPr>
          <w:p w14:paraId="29F203B4" w14:textId="77777777" w:rsidR="00731819" w:rsidRDefault="00731819" w:rsidP="00731819">
            <w:r>
              <w:t>media</w:t>
            </w:r>
          </w:p>
        </w:tc>
        <w:tc>
          <w:tcPr>
            <w:tcW w:w="1872" w:type="dxa"/>
          </w:tcPr>
          <w:p w14:paraId="4484D433" w14:textId="77777777" w:rsidR="00731819" w:rsidRDefault="00731819" w:rsidP="00731819">
            <w:r>
              <w:t>string</w:t>
            </w:r>
          </w:p>
        </w:tc>
        <w:tc>
          <w:tcPr>
            <w:tcW w:w="1872" w:type="dxa"/>
          </w:tcPr>
          <w:p w14:paraId="36CD9121" w14:textId="77777777" w:rsidR="00731819" w:rsidRDefault="00731819" w:rsidP="00731819">
            <w:r>
              <w:t>yes</w:t>
            </w:r>
          </w:p>
        </w:tc>
        <w:tc>
          <w:tcPr>
            <w:tcW w:w="1872" w:type="dxa"/>
          </w:tcPr>
          <w:p w14:paraId="07456859" w14:textId="77777777" w:rsidR="00731819" w:rsidRDefault="00731819" w:rsidP="00731819">
            <w:r>
              <w:t>Read Only</w:t>
            </w:r>
          </w:p>
        </w:tc>
        <w:tc>
          <w:tcPr>
            <w:tcW w:w="1872" w:type="dxa"/>
          </w:tcPr>
          <w:p w14:paraId="0CC0CB25" w14:textId="77777777" w:rsidR="00731819" w:rsidRDefault="00731819" w:rsidP="00731819">
            <w:r>
              <w:t>Specifies the URI to the icon</w:t>
            </w:r>
          </w:p>
        </w:tc>
      </w:tr>
      <w:tr w:rsidR="00731819" w14:paraId="5FD9766E" w14:textId="77777777" w:rsidTr="00731819">
        <w:tc>
          <w:tcPr>
            <w:tcW w:w="1872" w:type="dxa"/>
          </w:tcPr>
          <w:p w14:paraId="72154B21" w14:textId="77777777" w:rsidR="00731819" w:rsidRDefault="00731819" w:rsidP="00731819">
            <w:r>
              <w:t>height</w:t>
            </w:r>
          </w:p>
        </w:tc>
        <w:tc>
          <w:tcPr>
            <w:tcW w:w="1872" w:type="dxa"/>
          </w:tcPr>
          <w:p w14:paraId="35F02A99" w14:textId="77777777" w:rsidR="00731819" w:rsidRDefault="00731819" w:rsidP="00731819">
            <w:r>
              <w:t>integer</w:t>
            </w:r>
          </w:p>
        </w:tc>
        <w:tc>
          <w:tcPr>
            <w:tcW w:w="1872" w:type="dxa"/>
          </w:tcPr>
          <w:p w14:paraId="599F01ED" w14:textId="77777777" w:rsidR="00731819" w:rsidRDefault="00731819" w:rsidP="00731819">
            <w:r>
              <w:t>yes</w:t>
            </w:r>
          </w:p>
        </w:tc>
        <w:tc>
          <w:tcPr>
            <w:tcW w:w="1872" w:type="dxa"/>
          </w:tcPr>
          <w:p w14:paraId="4419D2D7" w14:textId="77777777" w:rsidR="00731819" w:rsidRDefault="00731819" w:rsidP="00731819">
            <w:r>
              <w:t>Read Only</w:t>
            </w:r>
          </w:p>
        </w:tc>
        <w:tc>
          <w:tcPr>
            <w:tcW w:w="1872" w:type="dxa"/>
          </w:tcPr>
          <w:p w14:paraId="2DBA519B" w14:textId="77777777" w:rsidR="00731819" w:rsidRDefault="00731819" w:rsidP="00731819">
            <w:r>
              <w:t>The height in pixels</w:t>
            </w:r>
          </w:p>
        </w:tc>
      </w:tr>
      <w:tr w:rsidR="00731819" w14:paraId="61262EF1" w14:textId="77777777" w:rsidTr="00731819">
        <w:tc>
          <w:tcPr>
            <w:tcW w:w="1872" w:type="dxa"/>
          </w:tcPr>
          <w:p w14:paraId="34A152F9" w14:textId="77777777" w:rsidR="00731819" w:rsidRDefault="00731819" w:rsidP="00731819">
            <w:r>
              <w:t>width</w:t>
            </w:r>
          </w:p>
        </w:tc>
        <w:tc>
          <w:tcPr>
            <w:tcW w:w="1872" w:type="dxa"/>
          </w:tcPr>
          <w:p w14:paraId="2BF8DB59" w14:textId="77777777" w:rsidR="00731819" w:rsidRDefault="00731819" w:rsidP="00731819">
            <w:r>
              <w:t>integer</w:t>
            </w:r>
          </w:p>
        </w:tc>
        <w:tc>
          <w:tcPr>
            <w:tcW w:w="1872" w:type="dxa"/>
          </w:tcPr>
          <w:p w14:paraId="0503A45A" w14:textId="77777777" w:rsidR="00731819" w:rsidRDefault="00731819" w:rsidP="00731819">
            <w:r>
              <w:t>yes</w:t>
            </w:r>
          </w:p>
        </w:tc>
        <w:tc>
          <w:tcPr>
            <w:tcW w:w="1872" w:type="dxa"/>
          </w:tcPr>
          <w:p w14:paraId="77C4BAF4" w14:textId="77777777" w:rsidR="00731819" w:rsidRDefault="00731819" w:rsidP="00731819">
            <w:r>
              <w:t>Read Only</w:t>
            </w:r>
          </w:p>
        </w:tc>
        <w:tc>
          <w:tcPr>
            <w:tcW w:w="1872" w:type="dxa"/>
          </w:tcPr>
          <w:p w14:paraId="51450D90" w14:textId="77777777" w:rsidR="00731819" w:rsidRDefault="00731819" w:rsidP="00731819">
            <w:r>
              <w:t>The width in pixels</w:t>
            </w:r>
          </w:p>
        </w:tc>
      </w:tr>
      <w:tr w:rsidR="00731819" w14:paraId="14107AFE" w14:textId="77777777" w:rsidTr="00731819">
        <w:tc>
          <w:tcPr>
            <w:tcW w:w="1872" w:type="dxa"/>
          </w:tcPr>
          <w:p w14:paraId="10E3C765" w14:textId="77777777" w:rsidR="00731819" w:rsidRDefault="00731819" w:rsidP="00731819">
            <w:r>
              <w:t>id</w:t>
            </w:r>
          </w:p>
        </w:tc>
        <w:tc>
          <w:tcPr>
            <w:tcW w:w="1872" w:type="dxa"/>
          </w:tcPr>
          <w:p w14:paraId="0D651A21" w14:textId="77777777" w:rsidR="00731819" w:rsidRDefault="00731819" w:rsidP="00731819">
            <w:r>
              <w:t>string</w:t>
            </w:r>
          </w:p>
        </w:tc>
        <w:tc>
          <w:tcPr>
            <w:tcW w:w="1872" w:type="dxa"/>
          </w:tcPr>
          <w:p w14:paraId="7AA80C72" w14:textId="77777777" w:rsidR="00731819" w:rsidRDefault="00731819" w:rsidP="00731819"/>
        </w:tc>
        <w:tc>
          <w:tcPr>
            <w:tcW w:w="1872" w:type="dxa"/>
          </w:tcPr>
          <w:p w14:paraId="1BF274EA" w14:textId="77777777" w:rsidR="00731819" w:rsidRDefault="00731819" w:rsidP="00731819">
            <w:r>
              <w:t>Read Only</w:t>
            </w:r>
          </w:p>
        </w:tc>
        <w:tc>
          <w:tcPr>
            <w:tcW w:w="1872" w:type="dxa"/>
          </w:tcPr>
          <w:p w14:paraId="3F7C0675" w14:textId="77777777" w:rsidR="00731819" w:rsidRDefault="00731819" w:rsidP="00731819">
            <w:r>
              <w:t>Instance ID of this specific resource</w:t>
            </w:r>
          </w:p>
        </w:tc>
      </w:tr>
      <w:tr w:rsidR="00731819" w14:paraId="1C9D1EB6" w14:textId="77777777" w:rsidTr="00731819">
        <w:tc>
          <w:tcPr>
            <w:tcW w:w="1872" w:type="dxa"/>
          </w:tcPr>
          <w:p w14:paraId="574B167F" w14:textId="77777777" w:rsidR="00731819" w:rsidRDefault="00731819" w:rsidP="00731819">
            <w:r>
              <w:t>mimetype</w:t>
            </w:r>
          </w:p>
        </w:tc>
        <w:tc>
          <w:tcPr>
            <w:tcW w:w="1872" w:type="dxa"/>
          </w:tcPr>
          <w:p w14:paraId="76AAF720" w14:textId="77777777" w:rsidR="00731819" w:rsidRDefault="00731819" w:rsidP="00731819">
            <w:r>
              <w:t>string</w:t>
            </w:r>
          </w:p>
        </w:tc>
        <w:tc>
          <w:tcPr>
            <w:tcW w:w="1872" w:type="dxa"/>
          </w:tcPr>
          <w:p w14:paraId="17D78389" w14:textId="77777777" w:rsidR="00731819" w:rsidRDefault="00731819" w:rsidP="00731819">
            <w:r>
              <w:t>yes</w:t>
            </w:r>
          </w:p>
        </w:tc>
        <w:tc>
          <w:tcPr>
            <w:tcW w:w="1872" w:type="dxa"/>
          </w:tcPr>
          <w:p w14:paraId="41DDCA74" w14:textId="77777777" w:rsidR="00731819" w:rsidRDefault="00731819" w:rsidP="00731819">
            <w:r>
              <w:t>Read Only</w:t>
            </w:r>
          </w:p>
        </w:tc>
        <w:tc>
          <w:tcPr>
            <w:tcW w:w="1872" w:type="dxa"/>
          </w:tcPr>
          <w:p w14:paraId="74AC9A01" w14:textId="77777777" w:rsidR="00731819" w:rsidRDefault="00731819" w:rsidP="00731819">
            <w:r>
              <w:t>The Media Type of the icon</w:t>
            </w:r>
          </w:p>
        </w:tc>
      </w:tr>
      <w:tr w:rsidR="00731819" w14:paraId="1F810DFB" w14:textId="77777777" w:rsidTr="00731819">
        <w:tc>
          <w:tcPr>
            <w:tcW w:w="1872" w:type="dxa"/>
          </w:tcPr>
          <w:p w14:paraId="52AFF9D1" w14:textId="77777777" w:rsidR="00731819" w:rsidRDefault="00731819" w:rsidP="00731819">
            <w:r>
              <w:t>n</w:t>
            </w:r>
          </w:p>
        </w:tc>
        <w:tc>
          <w:tcPr>
            <w:tcW w:w="1872" w:type="dxa"/>
          </w:tcPr>
          <w:p w14:paraId="440FAEA0" w14:textId="77777777" w:rsidR="00731819" w:rsidRDefault="00731819" w:rsidP="00731819">
            <w:r>
              <w:t>string</w:t>
            </w:r>
          </w:p>
        </w:tc>
        <w:tc>
          <w:tcPr>
            <w:tcW w:w="1872" w:type="dxa"/>
          </w:tcPr>
          <w:p w14:paraId="28AB18F4" w14:textId="77777777" w:rsidR="00731819" w:rsidRDefault="00731819" w:rsidP="00731819"/>
        </w:tc>
        <w:tc>
          <w:tcPr>
            <w:tcW w:w="1872" w:type="dxa"/>
          </w:tcPr>
          <w:p w14:paraId="46E90089" w14:textId="77777777" w:rsidR="00731819" w:rsidRDefault="00731819" w:rsidP="00731819">
            <w:r>
              <w:t>Read Only</w:t>
            </w:r>
          </w:p>
        </w:tc>
        <w:tc>
          <w:tcPr>
            <w:tcW w:w="1872" w:type="dxa"/>
          </w:tcPr>
          <w:p w14:paraId="73C674F0" w14:textId="77777777" w:rsidR="00731819" w:rsidRDefault="00731819" w:rsidP="00731819">
            <w:r>
              <w:t>Friendly name of the resource</w:t>
            </w:r>
          </w:p>
        </w:tc>
      </w:tr>
      <w:tr w:rsidR="00731819" w14:paraId="0121995E" w14:textId="77777777" w:rsidTr="00731819">
        <w:tc>
          <w:tcPr>
            <w:tcW w:w="1872" w:type="dxa"/>
          </w:tcPr>
          <w:p w14:paraId="35021426" w14:textId="77777777" w:rsidR="00731819" w:rsidRDefault="00731819" w:rsidP="00731819">
            <w:r>
              <w:t>rt</w:t>
            </w:r>
          </w:p>
        </w:tc>
        <w:tc>
          <w:tcPr>
            <w:tcW w:w="1872" w:type="dxa"/>
          </w:tcPr>
          <w:p w14:paraId="2BCBD7F6" w14:textId="77777777" w:rsidR="00731819" w:rsidRDefault="00731819" w:rsidP="00731819">
            <w:r>
              <w:t>array: see schema</w:t>
            </w:r>
          </w:p>
        </w:tc>
        <w:tc>
          <w:tcPr>
            <w:tcW w:w="1872" w:type="dxa"/>
          </w:tcPr>
          <w:p w14:paraId="4628D042" w14:textId="77777777" w:rsidR="00731819" w:rsidRDefault="00731819" w:rsidP="00731819"/>
        </w:tc>
        <w:tc>
          <w:tcPr>
            <w:tcW w:w="1872" w:type="dxa"/>
          </w:tcPr>
          <w:p w14:paraId="26CA504A" w14:textId="77777777" w:rsidR="00731819" w:rsidRDefault="00731819" w:rsidP="00731819">
            <w:r>
              <w:t>Read Only</w:t>
            </w:r>
          </w:p>
        </w:tc>
        <w:tc>
          <w:tcPr>
            <w:tcW w:w="1872" w:type="dxa"/>
          </w:tcPr>
          <w:p w14:paraId="3A76F855" w14:textId="77777777" w:rsidR="00731819" w:rsidRDefault="00731819" w:rsidP="00731819">
            <w:r>
              <w:t>Resource Type of the Resource</w:t>
            </w:r>
          </w:p>
        </w:tc>
      </w:tr>
    </w:tbl>
    <w:p w14:paraId="01055F61" w14:textId="77777777" w:rsidR="00731819" w:rsidRDefault="00731819" w:rsidP="00731819">
      <w:pPr>
        <w:pStyle w:val="ANNEX-heading2"/>
      </w:pPr>
      <w:bookmarkStart w:id="15406" w:name="_Toc509367421"/>
      <w:r>
        <w:t>CRUDN behaviour</w:t>
      </w:r>
      <w:bookmarkEnd w:id="15406"/>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6FF0554D"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4628B081" w14:textId="77777777" w:rsidR="00731819" w:rsidRDefault="00731819" w:rsidP="00731819">
            <w:r>
              <w:t>Resource</w:t>
            </w:r>
          </w:p>
        </w:tc>
        <w:tc>
          <w:tcPr>
            <w:tcW w:w="1560" w:type="dxa"/>
          </w:tcPr>
          <w:p w14:paraId="220826E8" w14:textId="77777777" w:rsidR="00731819" w:rsidRDefault="00731819" w:rsidP="00731819">
            <w:r>
              <w:t>Create</w:t>
            </w:r>
          </w:p>
        </w:tc>
        <w:tc>
          <w:tcPr>
            <w:tcW w:w="1560" w:type="dxa"/>
          </w:tcPr>
          <w:p w14:paraId="2DC95BF0" w14:textId="77777777" w:rsidR="00731819" w:rsidRDefault="00731819" w:rsidP="00731819">
            <w:r>
              <w:t>Read</w:t>
            </w:r>
          </w:p>
        </w:tc>
        <w:tc>
          <w:tcPr>
            <w:tcW w:w="1560" w:type="dxa"/>
          </w:tcPr>
          <w:p w14:paraId="20D8CEDF" w14:textId="77777777" w:rsidR="00731819" w:rsidRDefault="00731819" w:rsidP="00731819">
            <w:r>
              <w:t>Update</w:t>
            </w:r>
          </w:p>
        </w:tc>
        <w:tc>
          <w:tcPr>
            <w:tcW w:w="1560" w:type="dxa"/>
          </w:tcPr>
          <w:p w14:paraId="3884FBD5" w14:textId="77777777" w:rsidR="00731819" w:rsidRDefault="00731819" w:rsidP="00731819">
            <w:r>
              <w:t>Delete</w:t>
            </w:r>
          </w:p>
        </w:tc>
        <w:tc>
          <w:tcPr>
            <w:tcW w:w="1560" w:type="dxa"/>
          </w:tcPr>
          <w:p w14:paraId="60BDE468" w14:textId="77777777" w:rsidR="00731819" w:rsidRDefault="00731819" w:rsidP="00731819">
            <w:r>
              <w:t>Notify</w:t>
            </w:r>
          </w:p>
        </w:tc>
      </w:tr>
      <w:tr w:rsidR="00731819" w14:paraId="1A71656B" w14:textId="77777777" w:rsidTr="00731819">
        <w:tc>
          <w:tcPr>
            <w:tcW w:w="1560" w:type="dxa"/>
          </w:tcPr>
          <w:p w14:paraId="72055DE9" w14:textId="77777777" w:rsidR="00731819" w:rsidRDefault="00731819" w:rsidP="00731819">
            <w:r>
              <w:t>/IconResURI</w:t>
            </w:r>
          </w:p>
        </w:tc>
        <w:tc>
          <w:tcPr>
            <w:tcW w:w="1560" w:type="dxa"/>
          </w:tcPr>
          <w:p w14:paraId="52F0A60F" w14:textId="77777777" w:rsidR="00731819" w:rsidRDefault="00731819" w:rsidP="00731819"/>
        </w:tc>
        <w:tc>
          <w:tcPr>
            <w:tcW w:w="1560" w:type="dxa"/>
          </w:tcPr>
          <w:p w14:paraId="751F755F" w14:textId="77777777" w:rsidR="00731819" w:rsidRDefault="00731819" w:rsidP="00731819">
            <w:r>
              <w:t>get</w:t>
            </w:r>
          </w:p>
        </w:tc>
        <w:tc>
          <w:tcPr>
            <w:tcW w:w="1560" w:type="dxa"/>
          </w:tcPr>
          <w:p w14:paraId="52E6BB3E" w14:textId="77777777" w:rsidR="00731819" w:rsidRDefault="00731819" w:rsidP="00731819"/>
        </w:tc>
        <w:tc>
          <w:tcPr>
            <w:tcW w:w="1560" w:type="dxa"/>
          </w:tcPr>
          <w:p w14:paraId="78AA0B91" w14:textId="77777777" w:rsidR="00731819" w:rsidRDefault="00731819" w:rsidP="00731819"/>
        </w:tc>
        <w:tc>
          <w:tcPr>
            <w:tcW w:w="1560" w:type="dxa"/>
          </w:tcPr>
          <w:p w14:paraId="2E8AB5E9" w14:textId="77777777" w:rsidR="00731819" w:rsidRDefault="00731819" w:rsidP="00731819"/>
        </w:tc>
      </w:tr>
    </w:tbl>
    <w:p w14:paraId="0B4C6F13" w14:textId="77777777" w:rsidR="00731819" w:rsidRDefault="00731819" w:rsidP="00731819">
      <w:pPr>
        <w:pStyle w:val="ANNEX-heading1"/>
      </w:pPr>
      <w:bookmarkStart w:id="15407" w:name="_Toc509367422"/>
      <w:r>
        <w:lastRenderedPageBreak/>
        <w:t>Introspection Resource</w:t>
      </w:r>
      <w:bookmarkEnd w:id="15407"/>
    </w:p>
    <w:p w14:paraId="0E4DDE08" w14:textId="77777777" w:rsidR="00731819" w:rsidRDefault="00731819" w:rsidP="00731819">
      <w:pPr>
        <w:pStyle w:val="ANNEX-heading2"/>
      </w:pPr>
      <w:bookmarkStart w:id="15408" w:name="_Toc509367423"/>
      <w:r>
        <w:t>Introduction</w:t>
      </w:r>
      <w:bookmarkEnd w:id="15408"/>
    </w:p>
    <w:p w14:paraId="5C4BA03D" w14:textId="77777777" w:rsidR="00731819" w:rsidRDefault="00731819" w:rsidP="00731819">
      <w:r>
        <w:t>This resource provides the means to get the device introspection data specifiying all the endpoints of the device.</w:t>
      </w:r>
      <w:r>
        <w:br/>
        <w:t xml:space="preserve">The </w:t>
      </w:r>
      <w:proofErr w:type="gramStart"/>
      <w:r>
        <w:t>url</w:t>
      </w:r>
      <w:proofErr w:type="gramEnd"/>
      <w:r>
        <w:t xml:space="preserve"> hosted by this resource is either a local or an external url.</w:t>
      </w:r>
      <w:r>
        <w:br/>
      </w:r>
    </w:p>
    <w:p w14:paraId="5C4F1B00" w14:textId="77777777" w:rsidR="00731819" w:rsidRDefault="00731819" w:rsidP="00731819">
      <w:pPr>
        <w:pStyle w:val="ANNEX-heading2"/>
      </w:pPr>
      <w:bookmarkStart w:id="15409" w:name="_Toc509367424"/>
      <w:r>
        <w:t>Wellknown URI</w:t>
      </w:r>
      <w:bookmarkEnd w:id="15409"/>
    </w:p>
    <w:p w14:paraId="61CBBCD8" w14:textId="77777777" w:rsidR="00731819" w:rsidRDefault="00731819" w:rsidP="00731819">
      <w:r>
        <w:t>/IntrospectionResURI</w:t>
      </w:r>
    </w:p>
    <w:p w14:paraId="60188F3F" w14:textId="77777777" w:rsidR="00731819" w:rsidRDefault="00731819" w:rsidP="00731819">
      <w:pPr>
        <w:pStyle w:val="ANNEX-heading2"/>
      </w:pPr>
      <w:bookmarkStart w:id="15410" w:name="_Toc509367425"/>
      <w:r>
        <w:t>Resource Type</w:t>
      </w:r>
      <w:bookmarkEnd w:id="15410"/>
    </w:p>
    <w:p w14:paraId="293C497E" w14:textId="77777777" w:rsidR="00731819" w:rsidRDefault="00731819" w:rsidP="00731819">
      <w:r>
        <w:t>The resource type (</w:t>
      </w:r>
      <w:proofErr w:type="gramStart"/>
      <w:r>
        <w:t>rt</w:t>
      </w:r>
      <w:proofErr w:type="gramEnd"/>
      <w:r>
        <w:t>) is defined as: ['oic.wk.introspection'].</w:t>
      </w:r>
    </w:p>
    <w:p w14:paraId="08DC25F1" w14:textId="77777777" w:rsidR="00731819" w:rsidRDefault="00731819" w:rsidP="00731819">
      <w:pPr>
        <w:pStyle w:val="ANNEX-heading2"/>
      </w:pPr>
      <w:bookmarkStart w:id="15411" w:name="_Toc509367426"/>
      <w:r>
        <w:t>Swagger2.0 Definition</w:t>
      </w:r>
      <w:bookmarkEnd w:id="15411"/>
    </w:p>
    <w:p w14:paraId="00A846C0" w14:textId="77777777" w:rsidR="00731819" w:rsidRDefault="00731819" w:rsidP="00731819">
      <w:pPr>
        <w:pStyle w:val="CODE-BLACK"/>
      </w:pPr>
      <w:r>
        <w:t>{</w:t>
      </w:r>
      <w:r>
        <w:br/>
        <w:t xml:space="preserve">  "swagger": "2.0",</w:t>
      </w:r>
      <w:r>
        <w:br/>
        <w:t xml:space="preserve">  "info": {</w:t>
      </w:r>
      <w:r>
        <w:br/>
        <w:t xml:space="preserve">    "title": "Introspection Resource",</w:t>
      </w:r>
      <w:r>
        <w:br/>
        <w:t xml:space="preserve">    "version": "v1.0.0-20160707",</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"/IntrospectionResURI" : {</w:t>
      </w:r>
      <w:r>
        <w:br/>
        <w:t xml:space="preserve">      "get": {</w:t>
      </w:r>
      <w:r>
        <w:br/>
        <w:t xml:space="preserve">        "description": "This resource provides the means to get the device introspection data specifiying all the endpoints of the device.\nThe url hosted by this resource is either a local or an external url.\n",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 ["oic.wk.introspection"],</w:t>
      </w:r>
      <w:r>
        <w:br/>
        <w:t xml:space="preserve">                  "urlInfo" : [</w:t>
      </w:r>
      <w:r>
        <w:br/>
        <w:t xml:space="preserve">                    {</w:t>
      </w:r>
      <w:r>
        <w:br/>
        <w:t xml:space="preserve">                      "content-type" : "application/cbor",</w:t>
      </w:r>
      <w:r>
        <w:br/>
        <w:t xml:space="preserve">                      "protocol" : "coap",</w:t>
      </w:r>
      <w:r>
        <w:br/>
        <w:t xml:space="preserve">                      "url" : "coap://[fe80::1]:1234/IntrospectionExampleURI"</w:t>
      </w:r>
      <w:r>
        <w:br/>
        <w:t xml:space="preserve">                    }</w:t>
      </w:r>
      <w:r>
        <w:br/>
        <w:t xml:space="preserve">                  ]</w:t>
      </w:r>
      <w:r>
        <w:br/>
        <w:t xml:space="preserve">                }</w:t>
      </w:r>
      <w:r>
        <w:br/>
        <w:t xml:space="preserve">                ,</w:t>
      </w:r>
      <w:r>
        <w:br/>
        <w:t xml:space="preserve">              "schema": { "$ref": "#/definitions/oic.wk.introspectionInfo" }</w:t>
      </w:r>
      <w:r>
        <w:br/>
        <w:t xml:space="preserve">            }</w:t>
      </w:r>
      <w:r>
        <w:br/>
      </w:r>
      <w:r>
        <w:lastRenderedPageBreak/>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["oic.if.r", "oic.if.baseline"]</w:t>
      </w:r>
      <w:r>
        <w:br/>
        <w:t xml:space="preserve">    }</w:t>
      </w:r>
      <w:r>
        <w:br/>
        <w:t xml:space="preserve">  },</w:t>
      </w:r>
      <w:r>
        <w:br/>
        <w:t xml:space="preserve">  "definitions": {</w:t>
      </w:r>
      <w:r>
        <w:br/>
        <w:t xml:space="preserve">    "oic.wk.introspectionInfo"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"urlInfo" :</w:t>
      </w:r>
      <w:r>
        <w:br/>
        <w:t xml:space="preserve">                {</w:t>
      </w:r>
      <w:r>
        <w:br/>
        <w:t xml:space="preserve">          "description": "Information on the location of the introspection data.",</w:t>
      </w:r>
      <w:r>
        <w:br/>
        <w:t xml:space="preserve">          "items": {</w:t>
      </w:r>
      <w:r>
        <w:br/>
        <w:t xml:space="preserve">            "properties": {</w:t>
      </w:r>
      <w:r>
        <w:br/>
        <w:t xml:space="preserve">              "content-type": {</w:t>
      </w:r>
      <w:r>
        <w:br/>
        <w:t xml:space="preserve">                "default": "application/cbor",</w:t>
      </w:r>
      <w:r>
        <w:br/>
        <w:t xml:space="preserve">                "description": "content-type of the introspection data",</w:t>
      </w:r>
      <w:r>
        <w:br/>
        <w:t xml:space="preserve">                "enum": [</w:t>
      </w:r>
      <w:r>
        <w:br/>
        <w:t xml:space="preserve">                  "application/json",</w:t>
      </w:r>
      <w:r>
        <w:br/>
        <w:t xml:space="preserve">                  "application/cbor"</w:t>
      </w:r>
      <w:r>
        <w:br/>
        <w:t xml:space="preserve">                ],</w:t>
      </w:r>
      <w:r>
        <w:br/>
        <w:t xml:space="preserve">                "type": "string"</w:t>
      </w:r>
      <w:r>
        <w:br/>
        <w:t xml:space="preserve">              },</w:t>
      </w:r>
      <w:r>
        <w:br/>
        <w:t xml:space="preserve">              "protocol": {</w:t>
      </w:r>
      <w:r>
        <w:br/>
        <w:t xml:space="preserve">                "description": "Identifier for the protocol to be used to obtain the introspection information",</w:t>
      </w:r>
      <w:r>
        <w:br/>
        <w:t xml:space="preserve">                "enum": [</w:t>
      </w:r>
      <w:r>
        <w:br/>
        <w:t xml:space="preserve">                  "coap",</w:t>
      </w:r>
      <w:r>
        <w:br/>
        <w:t xml:space="preserve">                  "coaps",</w:t>
      </w:r>
      <w:r>
        <w:br/>
        <w:t xml:space="preserve">                  "http",</w:t>
      </w:r>
      <w:r>
        <w:br/>
        <w:t xml:space="preserve">                  "https",</w:t>
      </w:r>
      <w:r>
        <w:br/>
        <w:t xml:space="preserve">                  "coap+tcp",</w:t>
      </w:r>
      <w:r>
        <w:br/>
        <w:t xml:space="preserve">                  "coaps+tcp"</w:t>
      </w:r>
      <w:r>
        <w:br/>
        <w:t xml:space="preserve">                ],</w:t>
      </w:r>
      <w:r>
        <w:br/>
        <w:t xml:space="preserve">                "type": "string"</w:t>
      </w:r>
      <w:r>
        <w:br/>
        <w:t xml:space="preserve">              },</w:t>
      </w:r>
      <w:r>
        <w:br/>
        <w:t xml:space="preserve">              "url": {</w:t>
      </w:r>
      <w:r>
        <w:br/>
        <w:t xml:space="preserve">                "description": "The URL of the introspection information.",</w:t>
      </w:r>
      <w:r>
        <w:br/>
        <w:t xml:space="preserve">                "format": "uri",</w:t>
      </w:r>
      <w:r>
        <w:br/>
        <w:t xml:space="preserve">                "type": "string"</w:t>
      </w:r>
      <w:r>
        <w:br/>
        <w:t xml:space="preserve">              },</w:t>
      </w:r>
      <w:r>
        <w:br/>
        <w:t xml:space="preserve">              "version": {</w:t>
      </w:r>
      <w:r>
        <w:br/>
        <w:t xml:space="preserve">                "default": 1,</w:t>
      </w:r>
      <w:r>
        <w:br/>
        <w:t xml:space="preserve">                "description": "The version of the introspection data that can be downloaded",</w:t>
      </w:r>
      <w:r>
        <w:br/>
        <w:t xml:space="preserve">                "enum": [</w:t>
      </w:r>
      <w:r>
        <w:br/>
      </w:r>
      <w:r>
        <w:lastRenderedPageBreak/>
        <w:t xml:space="preserve">                  1</w:t>
      </w:r>
      <w:r>
        <w:br/>
        <w:t xml:space="preserve">                ],</w:t>
      </w:r>
      <w:r>
        <w:br/>
        <w:t xml:space="preserve">                "type": "integer"</w:t>
      </w:r>
      <w:r>
        <w:br/>
        <w:t xml:space="preserve">              }</w:t>
      </w:r>
      <w:r>
        <w:br/>
        <w:t xml:space="preserve">            },</w:t>
      </w:r>
      <w:r>
        <w:br/>
        <w:t xml:space="preserve">            "required": [</w:t>
      </w:r>
      <w:r>
        <w:br/>
        <w:t xml:space="preserve">              "url",</w:t>
      </w:r>
      <w:r>
        <w:br/>
        <w:t xml:space="preserve">              "protocol"</w:t>
      </w:r>
      <w:r>
        <w:br/>
        <w:t xml:space="preserve">            ],</w:t>
      </w:r>
      <w:r>
        <w:br/>
        <w:t xml:space="preserve">            "type": "object"</w:t>
      </w:r>
      <w:r>
        <w:br/>
        <w:t xml:space="preserve">          },</w:t>
      </w:r>
      <w:r>
        <w:br/>
        <w:t xml:space="preserve">          "minItems": 1,</w:t>
      </w:r>
      <w:r>
        <w:br/>
        <w:t xml:space="preserve">          "readOnly": true,</w:t>
      </w:r>
      <w:r>
        <w:br/>
        <w:t xml:space="preserve">          "type": "array"</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w:t>
      </w:r>
      <w:r>
        <w:br/>
      </w:r>
    </w:p>
    <w:p w14:paraId="52AEF011" w14:textId="77777777" w:rsidR="00731819" w:rsidRDefault="00731819" w:rsidP="00731819">
      <w:pPr>
        <w:pStyle w:val="ANNEX-heading2"/>
      </w:pPr>
      <w:bookmarkStart w:id="15412" w:name="_Toc509367427"/>
      <w:r>
        <w:t>Property Definition</w:t>
      </w:r>
      <w:bookmarkEnd w:id="15412"/>
    </w:p>
    <w:tbl>
      <w:tblPr>
        <w:tblStyle w:val="TABLE-A"/>
        <w:tblW w:w="0" w:type="auto"/>
        <w:tblLook w:val="04A0" w:firstRow="1" w:lastRow="0" w:firstColumn="1" w:lastColumn="0" w:noHBand="0" w:noVBand="1"/>
      </w:tblPr>
      <w:tblGrid>
        <w:gridCol w:w="1871"/>
        <w:gridCol w:w="1869"/>
        <w:gridCol w:w="1870"/>
        <w:gridCol w:w="1869"/>
        <w:gridCol w:w="1871"/>
      </w:tblGrid>
      <w:tr w:rsidR="00731819" w14:paraId="659FC655"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1C3C9E7C" w14:textId="77777777" w:rsidR="00731819" w:rsidRDefault="00731819" w:rsidP="00731819">
            <w:r>
              <w:t>Property name</w:t>
            </w:r>
          </w:p>
        </w:tc>
        <w:tc>
          <w:tcPr>
            <w:tcW w:w="1872" w:type="dxa"/>
          </w:tcPr>
          <w:p w14:paraId="5C98C5F9" w14:textId="77777777" w:rsidR="00731819" w:rsidRDefault="00731819" w:rsidP="00731819">
            <w:r>
              <w:t>Value type</w:t>
            </w:r>
          </w:p>
        </w:tc>
        <w:tc>
          <w:tcPr>
            <w:tcW w:w="1872" w:type="dxa"/>
          </w:tcPr>
          <w:p w14:paraId="6BEFD3DF" w14:textId="77777777" w:rsidR="00731819" w:rsidRDefault="00731819" w:rsidP="00731819">
            <w:r>
              <w:t>Mandatory</w:t>
            </w:r>
          </w:p>
        </w:tc>
        <w:tc>
          <w:tcPr>
            <w:tcW w:w="1872" w:type="dxa"/>
          </w:tcPr>
          <w:p w14:paraId="6A9FF9DC" w14:textId="77777777" w:rsidR="00731819" w:rsidRDefault="00731819" w:rsidP="00731819">
            <w:r>
              <w:t>Access mode</w:t>
            </w:r>
          </w:p>
        </w:tc>
        <w:tc>
          <w:tcPr>
            <w:tcW w:w="1872" w:type="dxa"/>
          </w:tcPr>
          <w:p w14:paraId="164163D6" w14:textId="77777777" w:rsidR="00731819" w:rsidRDefault="00731819" w:rsidP="00731819">
            <w:r>
              <w:t>Description</w:t>
            </w:r>
          </w:p>
        </w:tc>
      </w:tr>
      <w:tr w:rsidR="00731819" w14:paraId="32633E91" w14:textId="77777777" w:rsidTr="00731819">
        <w:tc>
          <w:tcPr>
            <w:tcW w:w="1872" w:type="dxa"/>
          </w:tcPr>
          <w:p w14:paraId="3D88908F" w14:textId="77777777" w:rsidR="00731819" w:rsidRDefault="00731819" w:rsidP="00731819">
            <w:r>
              <w:t>n</w:t>
            </w:r>
          </w:p>
        </w:tc>
        <w:tc>
          <w:tcPr>
            <w:tcW w:w="1872" w:type="dxa"/>
          </w:tcPr>
          <w:p w14:paraId="3B1E8415" w14:textId="77777777" w:rsidR="00731819" w:rsidRDefault="00731819" w:rsidP="00731819">
            <w:r>
              <w:t>string</w:t>
            </w:r>
          </w:p>
        </w:tc>
        <w:tc>
          <w:tcPr>
            <w:tcW w:w="1872" w:type="dxa"/>
          </w:tcPr>
          <w:p w14:paraId="1CBDF412" w14:textId="77777777" w:rsidR="00731819" w:rsidRDefault="00731819" w:rsidP="00731819"/>
        </w:tc>
        <w:tc>
          <w:tcPr>
            <w:tcW w:w="1872" w:type="dxa"/>
          </w:tcPr>
          <w:p w14:paraId="3E49133B" w14:textId="77777777" w:rsidR="00731819" w:rsidRDefault="00731819" w:rsidP="00731819">
            <w:r>
              <w:t>Read Only</w:t>
            </w:r>
          </w:p>
        </w:tc>
        <w:tc>
          <w:tcPr>
            <w:tcW w:w="1872" w:type="dxa"/>
          </w:tcPr>
          <w:p w14:paraId="14739D39" w14:textId="77777777" w:rsidR="00731819" w:rsidRDefault="00731819" w:rsidP="00731819">
            <w:r>
              <w:t>Friendly name of the resource</w:t>
            </w:r>
          </w:p>
        </w:tc>
      </w:tr>
      <w:tr w:rsidR="00731819" w14:paraId="6673DA12" w14:textId="77777777" w:rsidTr="00731819">
        <w:tc>
          <w:tcPr>
            <w:tcW w:w="1872" w:type="dxa"/>
          </w:tcPr>
          <w:p w14:paraId="2464169F" w14:textId="77777777" w:rsidR="00731819" w:rsidRDefault="00731819" w:rsidP="00731819">
            <w:r>
              <w:t>id</w:t>
            </w:r>
          </w:p>
        </w:tc>
        <w:tc>
          <w:tcPr>
            <w:tcW w:w="1872" w:type="dxa"/>
          </w:tcPr>
          <w:p w14:paraId="2EC4925A" w14:textId="77777777" w:rsidR="00731819" w:rsidRDefault="00731819" w:rsidP="00731819">
            <w:r>
              <w:t>string</w:t>
            </w:r>
          </w:p>
        </w:tc>
        <w:tc>
          <w:tcPr>
            <w:tcW w:w="1872" w:type="dxa"/>
          </w:tcPr>
          <w:p w14:paraId="462F5033" w14:textId="77777777" w:rsidR="00731819" w:rsidRDefault="00731819" w:rsidP="00731819"/>
        </w:tc>
        <w:tc>
          <w:tcPr>
            <w:tcW w:w="1872" w:type="dxa"/>
          </w:tcPr>
          <w:p w14:paraId="202495A3" w14:textId="77777777" w:rsidR="00731819" w:rsidRDefault="00731819" w:rsidP="00731819">
            <w:r>
              <w:t>Read Only</w:t>
            </w:r>
          </w:p>
        </w:tc>
        <w:tc>
          <w:tcPr>
            <w:tcW w:w="1872" w:type="dxa"/>
          </w:tcPr>
          <w:p w14:paraId="368D5147" w14:textId="77777777" w:rsidR="00731819" w:rsidRDefault="00731819" w:rsidP="00731819">
            <w:r>
              <w:t>Instance ID of this specific resource</w:t>
            </w:r>
          </w:p>
        </w:tc>
      </w:tr>
      <w:tr w:rsidR="00731819" w14:paraId="1908AFEF" w14:textId="77777777" w:rsidTr="00731819">
        <w:tc>
          <w:tcPr>
            <w:tcW w:w="1872" w:type="dxa"/>
          </w:tcPr>
          <w:p w14:paraId="0581D71C" w14:textId="77777777" w:rsidR="00731819" w:rsidRDefault="00731819" w:rsidP="00731819">
            <w:r>
              <w:t>urlInfo</w:t>
            </w:r>
          </w:p>
        </w:tc>
        <w:tc>
          <w:tcPr>
            <w:tcW w:w="1872" w:type="dxa"/>
          </w:tcPr>
          <w:p w14:paraId="6125F63B" w14:textId="77777777" w:rsidR="00731819" w:rsidRDefault="00731819" w:rsidP="00731819">
            <w:r>
              <w:t>array: see schema</w:t>
            </w:r>
          </w:p>
        </w:tc>
        <w:tc>
          <w:tcPr>
            <w:tcW w:w="1872" w:type="dxa"/>
          </w:tcPr>
          <w:p w14:paraId="086423F5" w14:textId="77777777" w:rsidR="00731819" w:rsidRDefault="00731819" w:rsidP="00731819"/>
        </w:tc>
        <w:tc>
          <w:tcPr>
            <w:tcW w:w="1872" w:type="dxa"/>
          </w:tcPr>
          <w:p w14:paraId="04C41E69" w14:textId="77777777" w:rsidR="00731819" w:rsidRDefault="00731819" w:rsidP="00731819">
            <w:r>
              <w:t>Read Only</w:t>
            </w:r>
          </w:p>
        </w:tc>
        <w:tc>
          <w:tcPr>
            <w:tcW w:w="1872" w:type="dxa"/>
          </w:tcPr>
          <w:p w14:paraId="72CF62A8" w14:textId="77777777" w:rsidR="00731819" w:rsidRDefault="00731819" w:rsidP="00731819">
            <w:r>
              <w:t>Information on the location of the introspection data.</w:t>
            </w:r>
          </w:p>
        </w:tc>
      </w:tr>
      <w:tr w:rsidR="00731819" w14:paraId="121E6D7A" w14:textId="77777777" w:rsidTr="00731819">
        <w:tc>
          <w:tcPr>
            <w:tcW w:w="1872" w:type="dxa"/>
          </w:tcPr>
          <w:p w14:paraId="7D5222B0" w14:textId="77777777" w:rsidR="00731819" w:rsidRDefault="00731819" w:rsidP="00731819">
            <w:r>
              <w:t>rt</w:t>
            </w:r>
          </w:p>
        </w:tc>
        <w:tc>
          <w:tcPr>
            <w:tcW w:w="1872" w:type="dxa"/>
          </w:tcPr>
          <w:p w14:paraId="5309A2FC" w14:textId="77777777" w:rsidR="00731819" w:rsidRDefault="00731819" w:rsidP="00731819">
            <w:r>
              <w:t>array: see schema</w:t>
            </w:r>
          </w:p>
        </w:tc>
        <w:tc>
          <w:tcPr>
            <w:tcW w:w="1872" w:type="dxa"/>
          </w:tcPr>
          <w:p w14:paraId="33BE90DD" w14:textId="77777777" w:rsidR="00731819" w:rsidRDefault="00731819" w:rsidP="00731819"/>
        </w:tc>
        <w:tc>
          <w:tcPr>
            <w:tcW w:w="1872" w:type="dxa"/>
          </w:tcPr>
          <w:p w14:paraId="30C836AB" w14:textId="77777777" w:rsidR="00731819" w:rsidRDefault="00731819" w:rsidP="00731819">
            <w:r>
              <w:t>Read Only</w:t>
            </w:r>
          </w:p>
        </w:tc>
        <w:tc>
          <w:tcPr>
            <w:tcW w:w="1872" w:type="dxa"/>
          </w:tcPr>
          <w:p w14:paraId="0BE6036F" w14:textId="77777777" w:rsidR="00731819" w:rsidRDefault="00731819" w:rsidP="00731819">
            <w:r>
              <w:t>Resource Type of the Resource</w:t>
            </w:r>
          </w:p>
        </w:tc>
      </w:tr>
      <w:tr w:rsidR="00731819" w14:paraId="5F6DF9A7" w14:textId="77777777" w:rsidTr="00731819">
        <w:tc>
          <w:tcPr>
            <w:tcW w:w="1872" w:type="dxa"/>
          </w:tcPr>
          <w:p w14:paraId="345AA4FB" w14:textId="77777777" w:rsidR="00731819" w:rsidRDefault="00731819" w:rsidP="00731819">
            <w:r>
              <w:lastRenderedPageBreak/>
              <w:t>if</w:t>
            </w:r>
          </w:p>
        </w:tc>
        <w:tc>
          <w:tcPr>
            <w:tcW w:w="1872" w:type="dxa"/>
          </w:tcPr>
          <w:p w14:paraId="14780BDA" w14:textId="77777777" w:rsidR="00731819" w:rsidRDefault="00731819" w:rsidP="00731819">
            <w:r>
              <w:t>array: see schema</w:t>
            </w:r>
          </w:p>
        </w:tc>
        <w:tc>
          <w:tcPr>
            <w:tcW w:w="1872" w:type="dxa"/>
          </w:tcPr>
          <w:p w14:paraId="5C6B556D" w14:textId="77777777" w:rsidR="00731819" w:rsidRDefault="00731819" w:rsidP="00731819"/>
        </w:tc>
        <w:tc>
          <w:tcPr>
            <w:tcW w:w="1872" w:type="dxa"/>
          </w:tcPr>
          <w:p w14:paraId="1CB92F62" w14:textId="77777777" w:rsidR="00731819" w:rsidRDefault="00731819" w:rsidP="00731819">
            <w:r>
              <w:t>Read Only</w:t>
            </w:r>
          </w:p>
        </w:tc>
        <w:tc>
          <w:tcPr>
            <w:tcW w:w="1872" w:type="dxa"/>
          </w:tcPr>
          <w:p w14:paraId="075B94F4" w14:textId="77777777" w:rsidR="00731819" w:rsidRDefault="00731819" w:rsidP="00731819">
            <w:r>
              <w:t>The interface set supported by this resource</w:t>
            </w:r>
          </w:p>
        </w:tc>
      </w:tr>
    </w:tbl>
    <w:p w14:paraId="190F7188" w14:textId="77777777" w:rsidR="00731819" w:rsidRDefault="00731819" w:rsidP="00731819">
      <w:pPr>
        <w:pStyle w:val="ANNEX-heading2"/>
      </w:pPr>
      <w:bookmarkStart w:id="15413" w:name="_Toc509367428"/>
      <w:r>
        <w:t>CRUDN behaviour</w:t>
      </w:r>
      <w:bookmarkEnd w:id="15413"/>
    </w:p>
    <w:tbl>
      <w:tblPr>
        <w:tblStyle w:val="TABLE-A"/>
        <w:tblW w:w="0" w:type="auto"/>
        <w:tblLook w:val="04A0" w:firstRow="1" w:lastRow="0" w:firstColumn="1" w:lastColumn="0" w:noHBand="0" w:noVBand="1"/>
      </w:tblPr>
      <w:tblGrid>
        <w:gridCol w:w="2277"/>
        <w:gridCol w:w="1422"/>
        <w:gridCol w:w="1391"/>
        <w:gridCol w:w="1433"/>
        <w:gridCol w:w="1417"/>
        <w:gridCol w:w="1410"/>
      </w:tblGrid>
      <w:tr w:rsidR="00731819" w14:paraId="5817DF55"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00833D89" w14:textId="77777777" w:rsidR="00731819" w:rsidRDefault="00731819" w:rsidP="00731819">
            <w:r>
              <w:t>Resource</w:t>
            </w:r>
          </w:p>
        </w:tc>
        <w:tc>
          <w:tcPr>
            <w:tcW w:w="1560" w:type="dxa"/>
          </w:tcPr>
          <w:p w14:paraId="45DC5D0D" w14:textId="77777777" w:rsidR="00731819" w:rsidRDefault="00731819" w:rsidP="00731819">
            <w:r>
              <w:t>Create</w:t>
            </w:r>
          </w:p>
        </w:tc>
        <w:tc>
          <w:tcPr>
            <w:tcW w:w="1560" w:type="dxa"/>
          </w:tcPr>
          <w:p w14:paraId="31EAA2FA" w14:textId="77777777" w:rsidR="00731819" w:rsidRDefault="00731819" w:rsidP="00731819">
            <w:r>
              <w:t>Read</w:t>
            </w:r>
          </w:p>
        </w:tc>
        <w:tc>
          <w:tcPr>
            <w:tcW w:w="1560" w:type="dxa"/>
          </w:tcPr>
          <w:p w14:paraId="117B1B4D" w14:textId="77777777" w:rsidR="00731819" w:rsidRDefault="00731819" w:rsidP="00731819">
            <w:r>
              <w:t>Update</w:t>
            </w:r>
          </w:p>
        </w:tc>
        <w:tc>
          <w:tcPr>
            <w:tcW w:w="1560" w:type="dxa"/>
          </w:tcPr>
          <w:p w14:paraId="3AD32194" w14:textId="77777777" w:rsidR="00731819" w:rsidRDefault="00731819" w:rsidP="00731819">
            <w:r>
              <w:t>Delete</w:t>
            </w:r>
          </w:p>
        </w:tc>
        <w:tc>
          <w:tcPr>
            <w:tcW w:w="1560" w:type="dxa"/>
          </w:tcPr>
          <w:p w14:paraId="50BC04FB" w14:textId="77777777" w:rsidR="00731819" w:rsidRDefault="00731819" w:rsidP="00731819">
            <w:r>
              <w:t>Notify</w:t>
            </w:r>
          </w:p>
        </w:tc>
      </w:tr>
      <w:tr w:rsidR="00731819" w14:paraId="30DFEEE5" w14:textId="77777777" w:rsidTr="00731819">
        <w:tc>
          <w:tcPr>
            <w:tcW w:w="1560" w:type="dxa"/>
          </w:tcPr>
          <w:p w14:paraId="26DFAB07" w14:textId="77777777" w:rsidR="00731819" w:rsidRDefault="00731819" w:rsidP="00731819">
            <w:r>
              <w:t>/IntrospectionResURI</w:t>
            </w:r>
          </w:p>
        </w:tc>
        <w:tc>
          <w:tcPr>
            <w:tcW w:w="1560" w:type="dxa"/>
          </w:tcPr>
          <w:p w14:paraId="6DB0FBA4" w14:textId="77777777" w:rsidR="00731819" w:rsidRDefault="00731819" w:rsidP="00731819"/>
        </w:tc>
        <w:tc>
          <w:tcPr>
            <w:tcW w:w="1560" w:type="dxa"/>
          </w:tcPr>
          <w:p w14:paraId="39B2A316" w14:textId="77777777" w:rsidR="00731819" w:rsidRDefault="00731819" w:rsidP="00731819">
            <w:r>
              <w:t>get</w:t>
            </w:r>
          </w:p>
        </w:tc>
        <w:tc>
          <w:tcPr>
            <w:tcW w:w="1560" w:type="dxa"/>
          </w:tcPr>
          <w:p w14:paraId="15275B09" w14:textId="77777777" w:rsidR="00731819" w:rsidRDefault="00731819" w:rsidP="00731819"/>
        </w:tc>
        <w:tc>
          <w:tcPr>
            <w:tcW w:w="1560" w:type="dxa"/>
          </w:tcPr>
          <w:p w14:paraId="21DC2C28" w14:textId="77777777" w:rsidR="00731819" w:rsidRDefault="00731819" w:rsidP="00731819"/>
        </w:tc>
        <w:tc>
          <w:tcPr>
            <w:tcW w:w="1560" w:type="dxa"/>
          </w:tcPr>
          <w:p w14:paraId="1696C3BD" w14:textId="77777777" w:rsidR="00731819" w:rsidRDefault="00731819" w:rsidP="00731819"/>
        </w:tc>
      </w:tr>
    </w:tbl>
    <w:p w14:paraId="19DC9ABD" w14:textId="77777777" w:rsidR="00731819" w:rsidRDefault="00731819" w:rsidP="00731819">
      <w:pPr>
        <w:pStyle w:val="ANNEX-heading1"/>
      </w:pPr>
      <w:bookmarkStart w:id="15414" w:name="_Toc509367429"/>
      <w:r>
        <w:t>OCF Collection</w:t>
      </w:r>
      <w:bookmarkEnd w:id="15414"/>
    </w:p>
    <w:p w14:paraId="3F290C71" w14:textId="77777777" w:rsidR="00731819" w:rsidRDefault="00731819" w:rsidP="00731819">
      <w:pPr>
        <w:pStyle w:val="ANNEX-heading2"/>
      </w:pPr>
      <w:bookmarkStart w:id="15415" w:name="_Toc509367430"/>
      <w:r>
        <w:t>Introduction</w:t>
      </w:r>
      <w:bookmarkEnd w:id="15415"/>
    </w:p>
    <w:p w14:paraId="24CF2557" w14:textId="77777777" w:rsidR="00731819" w:rsidRDefault="00731819" w:rsidP="00731819">
      <w:r>
        <w:t>OCF Collection Resource Type contains properties and links.</w:t>
      </w:r>
      <w:r>
        <w:br/>
        <w:t>The oic.if.baseline interface exposes a representation of</w:t>
      </w:r>
      <w:r>
        <w:br/>
        <w:t>the links and the properties of the collection resource itself.</w:t>
      </w:r>
      <w:r>
        <w:br/>
      </w:r>
    </w:p>
    <w:p w14:paraId="39D84FBA" w14:textId="77777777" w:rsidR="00731819" w:rsidRDefault="00731819" w:rsidP="00731819">
      <w:pPr>
        <w:pStyle w:val="ANNEX-heading2"/>
      </w:pPr>
      <w:bookmarkStart w:id="15416" w:name="_Toc509367431"/>
      <w:r>
        <w:t>Example URI</w:t>
      </w:r>
      <w:bookmarkEnd w:id="15416"/>
    </w:p>
    <w:p w14:paraId="3A77533C" w14:textId="77777777" w:rsidR="00731819" w:rsidRDefault="00731819" w:rsidP="00731819">
      <w:r>
        <w:t>/CollectionBaselineInterfaceURI</w:t>
      </w:r>
    </w:p>
    <w:p w14:paraId="0EC0F546" w14:textId="77777777" w:rsidR="00731819" w:rsidRDefault="00731819" w:rsidP="00731819">
      <w:pPr>
        <w:pStyle w:val="ANNEX-heading2"/>
      </w:pPr>
      <w:bookmarkStart w:id="15417" w:name="_Toc509367432"/>
      <w:r>
        <w:t>Resource Type</w:t>
      </w:r>
      <w:bookmarkEnd w:id="15417"/>
    </w:p>
    <w:p w14:paraId="1B8E350E" w14:textId="77777777" w:rsidR="00731819" w:rsidRDefault="00731819" w:rsidP="00731819">
      <w:r>
        <w:t>The resource type (</w:t>
      </w:r>
      <w:proofErr w:type="gramStart"/>
      <w:r>
        <w:t>rt</w:t>
      </w:r>
      <w:proofErr w:type="gramEnd"/>
      <w:r>
        <w:t>) is defined as: ['oic.wk.col'].</w:t>
      </w:r>
    </w:p>
    <w:p w14:paraId="39961D86" w14:textId="77777777" w:rsidR="00731819" w:rsidRDefault="00731819" w:rsidP="00731819">
      <w:pPr>
        <w:pStyle w:val="ANNEX-heading2"/>
      </w:pPr>
      <w:bookmarkStart w:id="15418" w:name="_Toc509367433"/>
      <w:r>
        <w:t>Swagger2.0 Definition</w:t>
      </w:r>
      <w:bookmarkEnd w:id="15418"/>
    </w:p>
    <w:p w14:paraId="4EF76370" w14:textId="77777777" w:rsidR="00731819" w:rsidRDefault="00731819" w:rsidP="00731819">
      <w:pPr>
        <w:pStyle w:val="CODE-BLACK"/>
      </w:pPr>
      <w:r>
        <w:t>{</w:t>
      </w:r>
      <w:r>
        <w:br/>
        <w:t xml:space="preserve">  "swagger": "2.0",</w:t>
      </w:r>
      <w:r>
        <w:br/>
        <w:t xml:space="preserve">  "info": {</w:t>
      </w:r>
      <w:r>
        <w:br/>
        <w:t xml:space="preserve">    "title": "OCF Collection",</w:t>
      </w:r>
      <w:r>
        <w:br/>
        <w:t xml:space="preserve">    "version": "1.0",</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"/CollectionBaselineInterfaceURI" : {</w:t>
      </w:r>
      <w:r>
        <w:br/>
        <w:t xml:space="preserve">      "get": {</w:t>
      </w:r>
      <w:r>
        <w:br/>
        <w:t xml:space="preserve">        "description": "OCF Collection Resource Type contains properties and links.\nThe oic.if.baseline interface exposes a representation of\nthe links and the properties of the collection resource itself\nRetrieve on Baseline Interface\n",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["oic.wk.col"],</w:t>
      </w:r>
      <w:r>
        <w:br/>
        <w:t xml:space="preserve">                  "id": "unique_example_id",</w:t>
      </w:r>
      <w:r>
        <w:br/>
      </w:r>
      <w:r>
        <w:lastRenderedPageBreak/>
        <w:t xml:space="preserve">                  "rts": [ "oic.r.switch.binary", "oic.r.airflow" ],</w:t>
      </w:r>
      <w:r>
        <w:br/>
        <w:t xml:space="preserve">                  "links": [</w:t>
      </w:r>
      <w:r>
        <w:br/>
        <w:t xml:space="preserve">                    {</w:t>
      </w:r>
      <w:r>
        <w:br/>
        <w:t xml:space="preserve">                      "href": "switch",</w:t>
      </w:r>
      <w:r>
        <w:br/>
        <w:t xml:space="preserve">                      "rt":   ["oic.r.switch.binary"],</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"href": "airFlow",</w:t>
      </w:r>
      <w:r>
        <w:br/>
        <w:t xml:space="preserve">                      "rt":   ["oic.r.airflow"],</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w:t>
      </w:r>
      <w:r>
        <w:br/>
        <w:t xml:space="preserve">                ,</w:t>
      </w:r>
      <w:r>
        <w:br/>
        <w:t xml:space="preserve">              "schema": { "$ref": "#/definitions/sbaseline" }</w:t>
      </w:r>
      <w:r>
        <w:br/>
        <w:t xml:space="preserve">            }</w:t>
      </w:r>
      <w:r>
        <w:br/>
        <w:t xml:space="preserve">        }</w:t>
      </w:r>
      <w:r>
        <w:br/>
        <w:t xml:space="preserve">      },</w:t>
      </w:r>
      <w:r>
        <w:br/>
        <w:t xml:space="preserve">      "post": {</w:t>
      </w:r>
      <w:r>
        <w:br/>
        <w:t xml:space="preserve">        "description": "Update on Baseline Interface\n",</w:t>
      </w:r>
      <w:r>
        <w:br/>
        <w:t xml:space="preserve">        "parameters": [</w:t>
      </w:r>
      <w:r>
        <w:br/>
        <w:t xml:space="preserve">          {</w:t>
      </w:r>
      <w:r>
        <w:br/>
        <w:t xml:space="preserve">            "name": "body",</w:t>
      </w:r>
      <w:r>
        <w:br/>
        <w:t xml:space="preserve">            "in": "body",</w:t>
      </w:r>
      <w:r>
        <w:br/>
        <w:t xml:space="preserve">            "required": true,</w:t>
      </w:r>
      <w:r>
        <w:br/>
        <w:t xml:space="preserve">            "schema": { "$ref": "#/definitions/sbaseline" }</w:t>
      </w:r>
      <w:r>
        <w:br/>
        <w:t xml:space="preserve">          }</w:t>
      </w:r>
      <w:r>
        <w:br/>
        <w:t xml:space="preserve">        ],</w:t>
      </w:r>
      <w:r>
        <w:br/>
        <w:t xml:space="preserve">        "responses": {</w:t>
      </w:r>
      <w:r>
        <w:br/>
        <w:t xml:space="preserve">            "200": {</w:t>
      </w:r>
      <w:r>
        <w:br/>
        <w:t xml:space="preserve">              "description" : "",</w:t>
      </w:r>
      <w:r>
        <w:br/>
        <w:t xml:space="preserve">              "schema": { "$ref": "#/definitions/sbaseline" }</w:t>
      </w:r>
      <w:r>
        <w:br/>
        <w:t xml:space="preserve">            }</w:t>
      </w:r>
      <w:r>
        <w:br/>
        <w:t xml:space="preserve">        }</w:t>
      </w:r>
      <w:r>
        <w:br/>
        <w:t xml:space="preserve">      }</w:t>
      </w:r>
      <w:r>
        <w:br/>
        <w:t xml:space="preserve">    },</w:t>
      </w:r>
      <w:r>
        <w:br/>
        <w:t xml:space="preserve">    "/CollectionBatchInterfaceURI" : {</w:t>
      </w:r>
      <w:r>
        <w:br/>
        <w:t xml:space="preserve">      "get": {</w:t>
      </w:r>
      <w:r>
        <w:br/>
        <w:t xml:space="preserve">        "description": "OCF Collection Resource Type contains properties and links.\nThe oic.if.b interfacce exposes a composite representation of the\nresources pointed to by the links\nRetrieve on Batch Interface\n",</w:t>
      </w:r>
      <w:r>
        <w:br/>
        <w:t xml:space="preserve">        "parameters": [</w:t>
      </w:r>
      <w:r>
        <w:br/>
        <w:t xml:space="preserve">        ],</w:t>
      </w:r>
      <w:r>
        <w:br/>
        <w:t xml:space="preserve">        "responses": {</w:t>
      </w:r>
      <w:r>
        <w:br/>
        <w:t xml:space="preserve">            "200": {</w:t>
      </w:r>
      <w:r>
        <w:br/>
        <w:t xml:space="preserve">              "description" : "All targets returned OK status (HTTP 200 or CoAP 2.05 Content)",</w:t>
      </w:r>
      <w:r>
        <w:br/>
        <w:t xml:space="preserve">              "x-example":</w:t>
      </w:r>
      <w:r>
        <w:br/>
        <w:t xml:space="preserve">                [</w:t>
      </w:r>
      <w:r>
        <w:br/>
        <w:t xml:space="preserve">                  {</w:t>
      </w:r>
      <w:r>
        <w:br/>
        <w:t xml:space="preserve">                    "href": "switch",</w:t>
      </w:r>
      <w:r>
        <w:br/>
        <w:t xml:space="preserve">                    "rep":</w:t>
      </w:r>
      <w:r>
        <w:br/>
        <w:t xml:space="preserve">                      {</w:t>
      </w:r>
      <w:r>
        <w:br/>
        <w:t xml:space="preserve">                        "value": true</w:t>
      </w:r>
      <w:r>
        <w:br/>
        <w:t xml:space="preserve">                      }</w:t>
      </w:r>
      <w:r>
        <w:br/>
        <w:t xml:space="preserve">                  },</w:t>
      </w:r>
      <w:r>
        <w:br/>
        <w:t xml:space="preserve">                  {</w:t>
      </w:r>
      <w:r>
        <w:br/>
        <w:t xml:space="preserve">                    "href": "airFlow",</w:t>
      </w:r>
      <w:r>
        <w:br/>
        <w:t xml:space="preserve">                    "rep":</w:t>
      </w:r>
      <w:r>
        <w:br/>
        <w:t xml:space="preserve">                      {</w:t>
      </w:r>
      <w:r>
        <w:br/>
        <w:t xml:space="preserve">                        "direction": "floor",</w:t>
      </w:r>
      <w:r>
        <w:br/>
      </w:r>
      <w:r>
        <w:lastRenderedPageBreak/>
        <w:t xml:space="preserve">                        "speed":      3</w:t>
      </w:r>
      <w:r>
        <w:br/>
        <w:t xml:space="preserve">                      }</w:t>
      </w:r>
      <w:r>
        <w:br/>
        <w:t xml:space="preserve">                  }</w:t>
      </w:r>
      <w:r>
        <w:br/>
        <w:t xml:space="preserve">                ]</w:t>
      </w:r>
      <w:r>
        <w:br/>
        <w:t xml:space="preserve">                ,</w:t>
      </w:r>
      <w:r>
        <w:br/>
        <w:t xml:space="preserve">              "schema": { "$ref": "#/definitions/sbatch-retrieve" }</w:t>
      </w:r>
      <w:r>
        <w:br/>
        <w:t xml:space="preserve">            },</w:t>
      </w:r>
      <w:r>
        <w:br/>
        <w:t xml:space="preserve">            "404": {</w:t>
      </w:r>
      <w:r>
        <w:br/>
        <w:t xml:space="preserve">              "description" : "One or more targets did not return an OK status, return a representation containing returned properties from the targets that returned OK",</w:t>
      </w:r>
      <w:r>
        <w:br/>
        <w:t xml:space="preserve">              "x-example":</w:t>
      </w:r>
      <w:r>
        <w:br/>
        <w:t xml:space="preserve">                [</w:t>
      </w:r>
      <w:r>
        <w:br/>
        <w:t xml:space="preserve">                  {</w:t>
      </w:r>
      <w:r>
        <w:br/>
        <w:t xml:space="preserve">                    "href": "switch",</w:t>
      </w:r>
      <w:r>
        <w:br/>
        <w:t xml:space="preserve">                    "rep":</w:t>
      </w:r>
      <w:r>
        <w:br/>
        <w:t xml:space="preserve">                      {</w:t>
      </w:r>
      <w:r>
        <w:br/>
        <w:t xml:space="preserve">                        "value": true</w:t>
      </w:r>
      <w:r>
        <w:br/>
        <w:t xml:space="preserve">                      }</w:t>
      </w:r>
      <w:r>
        <w:br/>
        <w:t xml:space="preserve">                  }</w:t>
      </w:r>
      <w:r>
        <w:br/>
        <w:t xml:space="preserve">                ]</w:t>
      </w:r>
      <w:r>
        <w:br/>
        <w:t xml:space="preserve">                ,</w:t>
      </w:r>
      <w:r>
        <w:br/>
        <w:t xml:space="preserve">              "schema": { "$ref": "#/definitions/sbatch-retrieve" }</w:t>
      </w:r>
      <w:r>
        <w:br/>
        <w:t xml:space="preserve">            }</w:t>
      </w:r>
      <w:r>
        <w:br/>
        <w:t xml:space="preserve">        }</w:t>
      </w:r>
      <w:r>
        <w:br/>
        <w:t xml:space="preserve">      },</w:t>
      </w:r>
      <w:r>
        <w:br/>
        <w:t xml:space="preserve">      "post": {</w:t>
      </w:r>
      <w:r>
        <w:br/>
        <w:t xml:space="preserve">        "description": "Update on Batch Interface\n",</w:t>
      </w:r>
      <w:r>
        <w:br/>
        <w:t xml:space="preserve">        "parameters": [</w:t>
      </w:r>
      <w:r>
        <w:br/>
        <w:t xml:space="preserve">          {</w:t>
      </w:r>
      <w:r>
        <w:br/>
        <w:t xml:space="preserve">            "name": "body",</w:t>
      </w:r>
      <w:r>
        <w:br/>
        <w:t xml:space="preserve">            "in": "body",</w:t>
      </w:r>
      <w:r>
        <w:br/>
        <w:t xml:space="preserve">            "required": true,</w:t>
      </w:r>
      <w:r>
        <w:br/>
        <w:t xml:space="preserve">            "schema": { "$ref": "#/definitions/sbatch-update" },</w:t>
      </w:r>
      <w:r>
        <w:br/>
        <w:t xml:space="preserve">            "x-example":</w:t>
      </w:r>
      <w:r>
        <w:br/>
        <w:t xml:space="preserve">              [</w:t>
      </w:r>
      <w:r>
        <w:br/>
        <w:t xml:space="preserve">                {</w:t>
      </w:r>
      <w:r>
        <w:br/>
        <w:t xml:space="preserve">                  "href": "switch",</w:t>
      </w:r>
      <w:r>
        <w:br/>
        <w:t xml:space="preserve">                  "rep":</w:t>
      </w:r>
      <w:r>
        <w:br/>
        <w:t xml:space="preserve">                    {</w:t>
      </w:r>
      <w:r>
        <w:br/>
        <w:t xml:space="preserve">                      "value": true</w:t>
      </w:r>
      <w:r>
        <w:br/>
        <w:t xml:space="preserve">                    }</w:t>
      </w:r>
      <w:r>
        <w:br/>
        <w:t xml:space="preserve">                },</w:t>
      </w:r>
      <w:r>
        <w:br/>
        <w:t xml:space="preserve">                {</w:t>
      </w:r>
      <w:r>
        <w:br/>
        <w:t xml:space="preserve">                  "href": "airFlow",</w:t>
      </w:r>
      <w:r>
        <w:br/>
        <w:t xml:space="preserve">                  "rep":</w:t>
      </w:r>
      <w:r>
        <w:br/>
        <w:t xml:space="preserve">                    {</w:t>
      </w:r>
      <w:r>
        <w:br/>
        <w:t xml:space="preserve">                      "direction": "floor",</w:t>
      </w:r>
      <w:r>
        <w:br/>
        <w:t xml:space="preserve">                      "speed": 3</w:t>
      </w:r>
      <w:r>
        <w:br/>
        <w:t xml:space="preserve">                    }</w:t>
      </w:r>
      <w:r>
        <w:br/>
        <w:t xml:space="preserve">                }</w:t>
      </w:r>
      <w:r>
        <w:br/>
        <w:t xml:space="preserve">              ]</w:t>
      </w:r>
      <w:r>
        <w:br/>
        <w:t xml:space="preserve">          }</w:t>
      </w:r>
      <w:r>
        <w:br/>
        <w:t xml:space="preserve">        ],</w:t>
      </w:r>
      <w:r>
        <w:br/>
        <w:t xml:space="preserve">        "responses": {</w:t>
      </w:r>
      <w:r>
        <w:br/>
        <w:t xml:space="preserve">            "200": {</w:t>
      </w:r>
      <w:r>
        <w:br/>
        <w:t xml:space="preserve">              "description" : "all targets returned OK status (HTTP 200 or CoAP 2.04 Changed) return a representation of the current state of all targets",</w:t>
      </w:r>
      <w:r>
        <w:br/>
        <w:t xml:space="preserve">              "x-example":</w:t>
      </w:r>
      <w:r>
        <w:br/>
        <w:t xml:space="preserve">                [</w:t>
      </w:r>
      <w:r>
        <w:br/>
        <w:t xml:space="preserve">                  {</w:t>
      </w:r>
      <w:r>
        <w:br/>
        <w:t xml:space="preserve">                    "href": "switch",</w:t>
      </w:r>
      <w:r>
        <w:br/>
        <w:t xml:space="preserve">                    "rep":</w:t>
      </w:r>
      <w:r>
        <w:br/>
        <w:t xml:space="preserve">                      {</w:t>
      </w:r>
      <w:r>
        <w:br/>
        <w:t xml:space="preserve">                        "value": true</w:t>
      </w:r>
      <w:r>
        <w:br/>
        <w:t xml:space="preserve">                      }</w:t>
      </w:r>
      <w:r>
        <w:br/>
        <w:t xml:space="preserve">                  },</w:t>
      </w:r>
      <w:r>
        <w:br/>
        <w:t xml:space="preserve">                  {</w:t>
      </w:r>
      <w:r>
        <w:br/>
        <w:t xml:space="preserve">                    "href": "airFlow",</w:t>
      </w:r>
      <w:r>
        <w:br/>
        <w:t xml:space="preserve">                    "rep":</w:t>
      </w:r>
      <w:r>
        <w:br/>
        <w:t xml:space="preserve">                      {</w:t>
      </w:r>
      <w:r>
        <w:br/>
        <w:t xml:space="preserve">                        "direction": "demist",</w:t>
      </w:r>
      <w:r>
        <w:br/>
      </w:r>
      <w:r>
        <w:lastRenderedPageBreak/>
        <w:t xml:space="preserve">                        "speed": 5</w:t>
      </w:r>
      <w:r>
        <w:br/>
        <w:t xml:space="preserve">                      }</w:t>
      </w:r>
      <w:r>
        <w:br/>
        <w:t xml:space="preserve">                  }</w:t>
      </w:r>
      <w:r>
        <w:br/>
        <w:t xml:space="preserve">                ]</w:t>
      </w:r>
      <w:r>
        <w:br/>
        <w:t xml:space="preserve">                ,</w:t>
      </w:r>
      <w:r>
        <w:br/>
        <w:t xml:space="preserve">              "schema": { "$ref": "#/definitions/sbatch-retrieve" }</w:t>
      </w:r>
      <w:r>
        <w:br/>
        <w:t xml:space="preserve">            },</w:t>
      </w:r>
      <w:r>
        <w:br/>
        <w:t xml:space="preserve">            "403": {</w:t>
      </w:r>
      <w:r>
        <w:br/>
        <w:t xml:space="preserve">              "description" : "one or more targets did not return OK status; return a retrieve representation of the current state of all targets in the batch",</w:t>
      </w:r>
      <w:r>
        <w:br/>
        <w:t xml:space="preserve">              "x-example":</w:t>
      </w:r>
      <w:r>
        <w:br/>
        <w:t xml:space="preserve">                [</w:t>
      </w:r>
      <w:r>
        <w:br/>
        <w:t xml:space="preserve">                  {</w:t>
      </w:r>
      <w:r>
        <w:br/>
        <w:t xml:space="preserve">                    "href": "switch",</w:t>
      </w:r>
      <w:r>
        <w:br/>
        <w:t xml:space="preserve">                    "rep":</w:t>
      </w:r>
      <w:r>
        <w:br/>
        <w:t xml:space="preserve">                      {</w:t>
      </w:r>
      <w:r>
        <w:br/>
        <w:t xml:space="preserve">                        "value": true</w:t>
      </w:r>
      <w:r>
        <w:br/>
        <w:t xml:space="preserve">                      }</w:t>
      </w:r>
      <w:r>
        <w:br/>
        <w:t xml:space="preserve">                  },</w:t>
      </w:r>
      <w:r>
        <w:br/>
        <w:t xml:space="preserve">                  {</w:t>
      </w:r>
      <w:r>
        <w:br/>
        <w:t xml:space="preserve">                    "href": "airFlow",</w:t>
      </w:r>
      <w:r>
        <w:br/>
        <w:t xml:space="preserve">                    "rep":</w:t>
      </w:r>
      <w:r>
        <w:br/>
        <w:t xml:space="preserve">                      {</w:t>
      </w:r>
      <w:r>
        <w:br/>
        <w:t xml:space="preserve">                        "direction": "floor",</w:t>
      </w:r>
      <w:r>
        <w:br/>
        <w:t xml:space="preserve">                        "speed": 3</w:t>
      </w:r>
      <w:r>
        <w:br/>
        <w:t xml:space="preserve">                      }</w:t>
      </w:r>
      <w:r>
        <w:br/>
        <w:t xml:space="preserve">                  }</w:t>
      </w:r>
      <w:r>
        <w:br/>
        <w:t xml:space="preserve">                ]</w:t>
      </w:r>
      <w:r>
        <w:br/>
        <w:t xml:space="preserve">                ,</w:t>
      </w:r>
      <w:r>
        <w:br/>
        <w:t xml:space="preserve">              "schema": { "$ref": "#/definitions/sbatch-retrieve" }</w:t>
      </w:r>
      <w:r>
        <w:br/>
        <w:t xml:space="preserve">            }</w:t>
      </w:r>
      <w:r>
        <w:br/>
        <w:t xml:space="preserve">        }</w:t>
      </w:r>
      <w:r>
        <w:br/>
        <w:t xml:space="preserve">      }</w:t>
      </w:r>
      <w:r>
        <w:br/>
        <w:t xml:space="preserve">    },</w:t>
      </w:r>
      <w:r>
        <w:br/>
        <w:t xml:space="preserve">    "/CollectionLinkListInterfaceURI" : {</w:t>
      </w:r>
      <w:r>
        <w:br/>
        <w:t xml:space="preserve">      "get": {</w:t>
      </w:r>
      <w:r>
        <w:br/>
        <w:t xml:space="preserve">        "description": "OCF Collection Resource Type contains properties and links.\nThe oic.if.ll interface exposes a representation of the links\nRetrieve on Link List Interface\n",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w:t>
      </w:r>
      <w:r>
        <w:br/>
        <w:t xml:space="preserve">                    "href": "switch",</w:t>
      </w:r>
      <w:r>
        <w:br/>
        <w:t xml:space="preserve">                    "rt":   ["oic.r.switch.binary"],</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"href": "airFlow",</w:t>
      </w:r>
      <w:r>
        <w:br/>
        <w:t xml:space="preserve">                    "rt":   ["oic.r.airflow"],</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w:t>
      </w:r>
      <w:r>
        <w:br/>
        <w:t xml:space="preserve">                ,</w:t>
      </w:r>
      <w:r>
        <w:br/>
        <w:t xml:space="preserve">              "schema": { "$ref": "#/definitions/slinks" }</w:t>
      </w:r>
      <w:r>
        <w:br/>
        <w:t xml:space="preserve">            }</w:t>
      </w:r>
      <w:r>
        <w:br/>
        <w:t xml:space="preserve">        }</w:t>
      </w:r>
      <w:r>
        <w:br/>
        <w:t xml:space="preserve">      }</w:t>
      </w:r>
      <w:r>
        <w:br/>
      </w:r>
      <w:r>
        <w:lastRenderedPageBreak/>
        <w:t xml:space="preserve">    }</w:t>
      </w:r>
      <w:r>
        <w:br/>
        <w:t xml:space="preserve">  },</w:t>
      </w:r>
      <w:r>
        <w:br/>
        <w:t xml:space="preserve">  "parameters": {</w:t>
      </w:r>
      <w:r>
        <w:br/>
        <w:t xml:space="preserve">    "interface-ll" : {</w:t>
      </w:r>
      <w:r>
        <w:br/>
        <w:t xml:space="preserve">      "in" : "query",</w:t>
      </w:r>
      <w:r>
        <w:br/>
        <w:t xml:space="preserve">      "name" : "if",</w:t>
      </w:r>
      <w:r>
        <w:br/>
        <w:t xml:space="preserve">      "type" : "string",</w:t>
      </w:r>
      <w:r>
        <w:br/>
        <w:t xml:space="preserve">      "enum" : ["oic.if.ll"]</w:t>
      </w:r>
      <w:r>
        <w:br/>
        <w:t xml:space="preserve">    },</w:t>
      </w:r>
      <w:r>
        <w:br/>
        <w:t xml:space="preserve">    "interface-b" : {</w:t>
      </w:r>
      <w:r>
        <w:br/>
        <w:t xml:space="preserve">      "in" : "query",</w:t>
      </w:r>
      <w:r>
        <w:br/>
        <w:t xml:space="preserve">      "name" : "if",</w:t>
      </w:r>
      <w:r>
        <w:br/>
        <w:t xml:space="preserve">      "type" : "string",</w:t>
      </w:r>
      <w:r>
        <w:br/>
        <w:t xml:space="preserve">      "enum" : ["oic.if.b"]</w:t>
      </w:r>
      <w:r>
        <w:br/>
        <w:t xml:space="preserve">    },</w:t>
      </w:r>
      <w:r>
        <w:br/>
        <w:t xml:space="preserve">    "interface-baseline" : {</w:t>
      </w:r>
      <w:r>
        <w:br/>
        <w:t xml:space="preserve">      "in" : "query",</w:t>
      </w:r>
      <w:r>
        <w:br/>
        <w:t xml:space="preserve">      "name" : "if",</w:t>
      </w:r>
      <w:r>
        <w:br/>
        <w:t xml:space="preserve">      "type" : "string",</w:t>
      </w:r>
      <w:r>
        <w:br/>
        <w:t xml:space="preserve">      "enum" : ["oic.if.baseline"]</w:t>
      </w:r>
      <w:r>
        <w:br/>
        <w:t xml:space="preserve">    },</w:t>
      </w:r>
      <w:r>
        <w:br/>
        <w:t xml:space="preserve">    "interface-all" : {</w:t>
      </w:r>
      <w:r>
        <w:br/>
        <w:t xml:space="preserve">      "in" : "query",</w:t>
      </w:r>
      <w:r>
        <w:br/>
        <w:t xml:space="preserve">      "name" : "if",</w:t>
      </w:r>
      <w:r>
        <w:br/>
        <w:t xml:space="preserve">      "type" : "string",</w:t>
      </w:r>
      <w:r>
        <w:br/>
        <w:t xml:space="preserve">      "enum" : ["oic.if.ll", "oic.if.baseline", "oic.if.b"]</w:t>
      </w:r>
      <w:r>
        <w:br/>
        <w:t xml:space="preserve">    }</w:t>
      </w:r>
      <w:r>
        <w:br/>
        <w:t xml:space="preserve">  },</w:t>
      </w:r>
      <w:r>
        <w:br/>
        <w:t xml:space="preserve">  "definitions": {</w:t>
      </w:r>
      <w:r>
        <w:br/>
        <w:t xml:space="preserve">    "sbaseline" : {</w:t>
      </w:r>
      <w:r>
        <w:br/>
        <w:t xml:space="preserve">      "properties": {</w:t>
      </w:r>
      <w:r>
        <w:br/>
        <w:t xml:space="preserve">        "links" :</w:t>
      </w:r>
      <w:r>
        <w:br/>
        <w:t xml:space="preserve">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r>
      <w:r>
        <w:br/>
        <w:t xml:space="preserve">        }</w:t>
      </w:r>
      <w:r>
        <w:br/>
        <w:t xml:space="preserve">    }</w:t>
      </w:r>
      <w:r>
        <w:br/>
        <w:t xml:space="preserve">    ,</w:t>
      </w:r>
      <w:r>
        <w:br/>
        <w:t xml:space="preserve">    "sbatch-retrieve" : {</w:t>
      </w:r>
      <w:r>
        <w:br/>
        <w:t xml:space="preserve">      "title" : </w:t>
      </w:r>
      <w:r>
        <w:br/>
        <w:t xml:space="preserve">            "Collection Batch Retrieve Format (auto merged)"</w:t>
      </w:r>
      <w:r>
        <w:br/>
      </w:r>
      <w:r>
        <w:br/>
        <w:t xml:space="preserve">      ,"minItems" : </w:t>
      </w:r>
      <w:r>
        <w:br/>
        <w:t xml:space="preserve">            1</w:t>
      </w:r>
      <w:r>
        <w:br/>
      </w:r>
      <w:r>
        <w:br/>
        <w:t xml:space="preserve">      ,"items" : </w:t>
      </w:r>
      <w:r>
        <w:br/>
        <w:t xml:space="preserve">            {</w:t>
      </w:r>
      <w:r>
        <w:br/>
        <w:t xml:space="preserve">        "additionalProperties": true,</w:t>
      </w:r>
      <w:r>
        <w:br/>
        <w:t xml:space="preserve">        "properties": {</w:t>
      </w:r>
      <w:r>
        <w:br/>
        <w:t xml:space="preserve">          "href": {</w:t>
      </w:r>
      <w:r>
        <w:br/>
        <w:t xml:space="preserve">            "description": "URI of the target resource relative assuming the collection URI as anchor",</w:t>
      </w:r>
      <w:r>
        <w:br/>
        <w:t xml:space="preserve">            "format": "uri",</w:t>
      </w:r>
      <w:r>
        <w:br/>
        <w:t xml:space="preserve">            "maxLength": 256,</w:t>
      </w:r>
      <w:r>
        <w:br/>
        <w:t xml:space="preserve">            "type": "string"</w:t>
      </w:r>
      <w:r>
        <w:br/>
        <w:t xml:space="preserve">          },</w:t>
      </w:r>
      <w:r>
        <w:br/>
        <w:t xml:space="preserve">          "rep": {</w:t>
      </w:r>
      <w:r>
        <w:br/>
        <w:t xml:space="preserve">            "oneOf": [</w:t>
      </w:r>
      <w:r>
        <w:br/>
        <w:t xml:space="preserve">              {</w:t>
      </w:r>
      <w:r>
        <w:br/>
        <w:t xml:space="preserve">                "description": "The response payload from a single resource",</w:t>
      </w:r>
      <w:r>
        <w:br/>
        <w:t xml:space="preserve">                "type": "object"</w:t>
      </w:r>
      <w:r>
        <w:br/>
        <w:t xml:space="preserve">              },</w:t>
      </w:r>
      <w:r>
        <w:br/>
        <w:t xml:space="preserve">              {</w:t>
      </w:r>
      <w:r>
        <w:br/>
        <w:t xml:space="preserve">                "description": " The response payload from a collection (batch) resource",</w:t>
      </w:r>
      <w:r>
        <w:br/>
        <w:t xml:space="preserve">                "items": {</w:t>
      </w:r>
      <w:r>
        <w:br/>
        <w:t xml:space="preserve">                  "properties": {</w:t>
      </w:r>
      <w:r>
        <w:br/>
      </w:r>
      <w:r>
        <w:lastRenderedPageBreak/>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r>
      <w:r>
        <w:lastRenderedPageBreak/>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t xml:space="preserve">            ]</w:t>
      </w:r>
      <w:r>
        <w:br/>
      </w:r>
      <w:r>
        <w:lastRenderedPageBreak/>
        <w:t xml:space="preserve">          }</w:t>
      </w:r>
      <w:r>
        <w:br/>
        <w:t xml:space="preserve">        },</w:t>
      </w:r>
      <w:r>
        <w:br/>
        <w:t xml:space="preserve">        "required": [</w:t>
      </w:r>
      <w:r>
        <w:br/>
        <w:t xml:space="preserve">          "href",</w:t>
      </w:r>
      <w:r>
        <w:br/>
        <w:t xml:space="preserve">          "rep"</w:t>
      </w:r>
      <w:r>
        <w:br/>
        <w:t xml:space="preserve">        ],</w:t>
      </w:r>
      <w:r>
        <w:br/>
        <w:t xml:space="preserve">        "type": "object"</w:t>
      </w:r>
      <w:r>
        <w:br/>
        <w:t xml:space="preserve">      }</w:t>
      </w:r>
      <w:r>
        <w:br/>
      </w:r>
      <w:r>
        <w:br/>
        <w:t xml:space="preserve">      ,"type" : </w:t>
      </w:r>
      <w:r>
        <w:br/>
        <w:t xml:space="preserve">            "array"</w:t>
      </w:r>
      <w:r>
        <w:br/>
      </w:r>
      <w:r>
        <w:br/>
        <w:t xml:space="preserve">    }</w:t>
      </w:r>
      <w:r>
        <w:br/>
        <w:t xml:space="preserve">    ,</w:t>
      </w:r>
      <w:r>
        <w:br/>
        <w:t xml:space="preserve">    "sbatch-update" : {</w:t>
      </w:r>
      <w:r>
        <w:br/>
        <w:t xml:space="preserve">      "title" : </w:t>
      </w:r>
      <w:r>
        <w:br/>
        <w:t xml:space="preserve">            "Collection Batch Update Format (auto merged)"</w:t>
      </w:r>
      <w:r>
        <w:br/>
      </w:r>
      <w:r>
        <w:br/>
        <w:t xml:space="preserve">      ,"minItems" : </w:t>
      </w:r>
      <w:r>
        <w:br/>
        <w:t xml:space="preserve">            1</w:t>
      </w:r>
      <w:r>
        <w:br/>
      </w:r>
      <w:r>
        <w:br/>
        <w:t xml:space="preserve">      ,"items" : </w:t>
      </w:r>
      <w:r>
        <w:br/>
        <w:t xml:space="preserve">            {</w:t>
      </w:r>
      <w:r>
        <w:br/>
        <w:t xml:space="preserve">        "$ref": "#/definitions/oic.batch-update.item"</w:t>
      </w:r>
      <w:r>
        <w:br/>
        <w:t xml:space="preserve">      }</w:t>
      </w:r>
      <w:r>
        <w:br/>
      </w:r>
      <w:r>
        <w:br/>
        <w:t xml:space="preserve">      ,"type" : </w:t>
      </w:r>
      <w:r>
        <w:br/>
        <w:t xml:space="preserve">            "array"</w:t>
      </w:r>
      <w:r>
        <w:br/>
      </w:r>
      <w:r>
        <w:br/>
        <w:t xml:space="preserve">    }</w:t>
      </w:r>
      <w:r>
        <w:br/>
        <w:t xml:space="preserve">    ,</w:t>
      </w:r>
      <w:r>
        <w:br/>
        <w:t xml:space="preserve">    "slinks" : {</w:t>
      </w:r>
      <w:r>
        <w:br/>
        <w:t xml:space="preserve">      "type" : </w:t>
      </w:r>
      <w:r>
        <w:br/>
        <w:t xml:space="preserve">            "array"</w:t>
      </w:r>
      <w:r>
        <w:br/>
      </w:r>
      <w:r>
        <w:br/>
        <w:t xml:space="preserve">      ,"items" : </w:t>
      </w:r>
      <w:r>
        <w:br/>
        <w:t xml:space="preserve">            {</w:t>
      </w:r>
      <w:r>
        <w:br/>
        <w:t xml:space="preserve">        "$ref": "#/definitions/oic.oic-link"</w:t>
      </w:r>
      <w:r>
        <w:br/>
        <w:t xml:space="preserve">      }</w:t>
      </w:r>
      <w:r>
        <w:br/>
      </w:r>
      <w:r>
        <w:br/>
        <w:t xml:space="preserve">    }</w:t>
      </w:r>
      <w:r>
        <w:br/>
        <w:t xml:space="preserve">    ,"oic.wk.col-batch-update" :</w:t>
      </w:r>
      <w:r>
        <w:br/>
        <w:t xml:space="preserve">        {</w:t>
      </w:r>
      <w:r>
        <w:br/>
        <w:t xml:space="preserve">      "description": "array of resource representations to apply to the batch collection, using href to indicate which resource(s) in the batch to update. If the href property is empty, effectively making the URI reference to the collection itself, the representation is to be applied to all resources in the batch",</w:t>
      </w:r>
      <w:r>
        <w:br/>
        <w:t xml:space="preserve">      "items": {</w:t>
      </w:r>
      <w:r>
        <w:br/>
        <w:t xml:space="preserve">        "$ref": "#/definitions/oic.batch-update.item"</w:t>
      </w:r>
      <w:r>
        <w:br/>
        <w:t xml:space="preserve">      },</w:t>
      </w:r>
      <w:r>
        <w:br/>
        <w:t xml:space="preserve">      "minItems": 1,</w:t>
      </w:r>
      <w:r>
        <w:br/>
        <w:t xml:space="preserve">      "type": "array"</w:t>
      </w:r>
      <w:r>
        <w:br/>
        <w:t xml:space="preserve">    }</w:t>
      </w:r>
      <w:r>
        <w:br/>
      </w:r>
      <w:r>
        <w:br/>
        <w:t xml:space="preserve">    ,"uuid"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r>
      <w:r>
        <w:br/>
        <w:t xml:space="preserve">    ,"oic.collection.properties" :</w:t>
      </w:r>
      <w:r>
        <w:br/>
        <w:t xml:space="preserve">        {</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"description": "The list of allowable resource types (for Target and anchors) in links included in the collection"</w:t>
      </w:r>
      <w:r>
        <w:br/>
        <w:t xml:space="preserve">        }</w:t>
      </w:r>
      <w:r>
        <w:br/>
      </w:r>
      <w:r>
        <w:lastRenderedPageBreak/>
        <w:t xml:space="preserve">      },</w:t>
      </w:r>
      <w:r>
        <w:br/>
        <w:t xml:space="preserve">      "type": "object"</w:t>
      </w:r>
      <w:r>
        <w:br/>
        <w:t xml:space="preserve">    }</w:t>
      </w:r>
      <w:r>
        <w:br/>
      </w:r>
      <w:r>
        <w:br/>
        <w:t xml:space="preserve">    ,"oic.core" :</w:t>
      </w:r>
      <w:r>
        <w:br/>
        <w:t xml:space="preserve">        {</w:t>
      </w:r>
      <w:r>
        <w:br/>
        <w:t xml:space="preserve">      "properties":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t xml:space="preserve">      "type": "object"</w:t>
      </w:r>
      <w:r>
        <w:br/>
        <w:t xml:space="preserve">    }</w:t>
      </w:r>
      <w:r>
        <w:br/>
      </w:r>
      <w:r>
        <w:br/>
        <w:t xml:space="preserve">    ,"oic.batch-update.item" :</w:t>
      </w:r>
      <w:r>
        <w:br/>
        <w:t xml:space="preserve">        {</w:t>
      </w:r>
      <w:r>
        <w:br/>
        <w:t xml:space="preserve">      "additionalProperties": true,</w:t>
      </w:r>
      <w:r>
        <w:br/>
        <w:t xml:space="preserve">      "description": "array of resource representations to apply to the batch collection, using href to indicate which resource(s) in the batch to update. If the href property is empty, effectively making the URI reference to the collection itself, the representation is to be applied to all resources in the batch",</w:t>
      </w:r>
      <w:r>
        <w:br/>
        <w:t xml:space="preserve">      "properties": {</w:t>
      </w:r>
      <w:r>
        <w:br/>
        <w:t xml:space="preserve">        "href": {</w:t>
      </w:r>
      <w:r>
        <w:br/>
        <w:t xml:space="preserve">          "description": "URI of the target resource relative assuming the collection URI as anchor",</w:t>
      </w:r>
      <w:r>
        <w:br/>
        <w:t xml:space="preserve">          "format": "uri",</w:t>
      </w:r>
      <w:r>
        <w:br/>
        <w:t xml:space="preserve">          "maxLength": 256,</w:t>
      </w:r>
      <w:r>
        <w:br/>
        <w:t xml:space="preserve">          "type": "string"</w:t>
      </w:r>
      <w:r>
        <w:br/>
        <w:t xml:space="preserve">        },</w:t>
      </w:r>
      <w:r>
        <w:br/>
        <w:t xml:space="preserve">        "rep": {</w:t>
      </w:r>
      <w:r>
        <w:br/>
        <w:t xml:space="preserve">          "oneOf": [</w:t>
      </w:r>
      <w:r>
        <w:br/>
        <w:t xml:space="preserve">            {</w:t>
      </w:r>
      <w:r>
        <w:br/>
        <w:t xml:space="preserve">              "description": "The response payload from a single resource",</w:t>
      </w:r>
      <w:r>
        <w:br/>
        <w:t xml:space="preserve">              "type": "object"</w:t>
      </w:r>
      <w:r>
        <w:br/>
        <w:t xml:space="preserve">            },</w:t>
      </w:r>
      <w:r>
        <w:br/>
        <w:t xml:space="preserve">            {</w:t>
      </w:r>
      <w:r>
        <w:br/>
        <w:t xml:space="preserve">              "description": " The response payload from a collection (batch) resource",</w:t>
      </w:r>
      <w:r>
        <w:br/>
        <w:t xml:space="preserve">              "items": {</w:t>
      </w:r>
      <w:r>
        <w:br/>
        <w:t xml:space="preserve">                "$ref": "#/definitions/oic.oic-link"</w:t>
      </w:r>
      <w:r>
        <w:br/>
        <w:t xml:space="preserve">              },</w:t>
      </w:r>
      <w:r>
        <w:br/>
        <w:t xml:space="preserve">              "type": "array"</w:t>
      </w:r>
      <w:r>
        <w:br/>
        <w:t xml:space="preserve">            }</w:t>
      </w:r>
      <w:r>
        <w:br/>
        <w:t xml:space="preserve">          ]</w:t>
      </w:r>
      <w:r>
        <w:br/>
        <w:t xml:space="preserve">        }</w:t>
      </w:r>
      <w:r>
        <w:br/>
        <w:t xml:space="preserve">      },</w:t>
      </w:r>
      <w:r>
        <w:br/>
        <w:t xml:space="preserve">      "required": [</w:t>
      </w:r>
      <w:r>
        <w:br/>
        <w:t xml:space="preserve">        "href",</w:t>
      </w:r>
      <w:r>
        <w:br/>
        <w:t xml:space="preserve">        "rep"</w:t>
      </w:r>
      <w:r>
        <w:br/>
        <w:t xml:space="preserve">      ],</w:t>
      </w:r>
      <w:r>
        <w:br/>
        <w:t xml:space="preserve">      "type": "object"</w:t>
      </w:r>
      <w:r>
        <w:br/>
        <w:t xml:space="preserve">    }</w:t>
      </w:r>
      <w:r>
        <w:br/>
      </w:r>
      <w:r>
        <w:br/>
        <w:t xml:space="preserve">    ,"oic.collection.linksexpanded" :</w:t>
      </w:r>
      <w:r>
        <w:br/>
        <w:t xml:space="preserve">        {</w:t>
      </w:r>
      <w:r>
        <w:br/>
        <w:t xml:space="preserve">      "properties": {</w:t>
      </w:r>
      <w:r>
        <w:br/>
        <w:t xml:space="preserve">        "links":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r>
      <w:r>
        <w:lastRenderedPageBreak/>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r>
      <w:r>
        <w:lastRenderedPageBreak/>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t xml:space="preserve">      },</w:t>
      </w:r>
      <w:r>
        <w:br/>
        <w:t xml:space="preserve">      "type": "object"</w:t>
      </w:r>
      <w:r>
        <w:br/>
        <w:t xml:space="preserve">    }</w:t>
      </w:r>
      <w:r>
        <w:br/>
      </w:r>
      <w:r>
        <w:br/>
        <w:t xml:space="preserve">    ,"oic.collection.links" :</w:t>
      </w:r>
      <w:r>
        <w:br/>
        <w:t xml:space="preserve">        {</w:t>
      </w:r>
      <w:r>
        <w:br/>
        <w:t xml:space="preserve">      "properties": {</w:t>
      </w:r>
      <w:r>
        <w:br/>
        <w:t xml:space="preserve">        "links": {</w:t>
      </w:r>
      <w:r>
        <w:br/>
        <w:t xml:space="preserve">          "description": "A set of simple or individual OIC Links.",</w:t>
      </w:r>
      <w:r>
        <w:br/>
        <w:t xml:space="preserve">          "items": {</w:t>
      </w:r>
      <w:r>
        <w:br/>
        <w:t xml:space="preserve">            "$ref": "#/definitions/oic.oic-link"</w:t>
      </w:r>
      <w:r>
        <w:br/>
        <w:t xml:space="preserve">          },</w:t>
      </w:r>
      <w:r>
        <w:br/>
        <w:t xml:space="preserve">          "type": "array"</w:t>
      </w:r>
      <w:r>
        <w:br/>
      </w:r>
      <w:r>
        <w:lastRenderedPageBreak/>
        <w:t xml:space="preserve">        }</w:t>
      </w:r>
      <w:r>
        <w:br/>
        <w:t xml:space="preserve">      },</w:t>
      </w:r>
      <w:r>
        <w:br/>
        <w:t xml:space="preserve">      "type": "object"</w:t>
      </w:r>
      <w:r>
        <w:br/>
        <w:t xml:space="preserve">    }</w:t>
      </w:r>
      <w:r>
        <w:br/>
      </w:r>
      <w:r>
        <w:br/>
        <w:t xml:space="preserve">    ,"oic.oic-link"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"$ref": "#/definitions/uuid",</w:t>
      </w:r>
      <w:r>
        <w:br/>
        <w:t xml:space="preserve">          "description": "The device ID"</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r>
      <w:r>
        <w:lastRenderedPageBreak/>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br/>
        <w:t xml:space="preserve">  }</w:t>
      </w:r>
      <w:r>
        <w:br/>
        <w:t>}</w:t>
      </w:r>
      <w:r>
        <w:br/>
      </w:r>
    </w:p>
    <w:p w14:paraId="03AE9DA7" w14:textId="77777777" w:rsidR="00731819" w:rsidRDefault="00731819" w:rsidP="00731819">
      <w:pPr>
        <w:pStyle w:val="ANNEX-heading2"/>
      </w:pPr>
      <w:bookmarkStart w:id="15419" w:name="_Toc509367434"/>
      <w:r>
        <w:lastRenderedPageBreak/>
        <w:t>Property Definition</w:t>
      </w:r>
      <w:bookmarkEnd w:id="15419"/>
    </w:p>
    <w:tbl>
      <w:tblPr>
        <w:tblStyle w:val="TABLE-A"/>
        <w:tblW w:w="0" w:type="auto"/>
        <w:tblLook w:val="04A0" w:firstRow="1" w:lastRow="0" w:firstColumn="1" w:lastColumn="0" w:noHBand="0" w:noVBand="1"/>
      </w:tblPr>
      <w:tblGrid>
        <w:gridCol w:w="1871"/>
        <w:gridCol w:w="1869"/>
        <w:gridCol w:w="1870"/>
        <w:gridCol w:w="1869"/>
        <w:gridCol w:w="1871"/>
      </w:tblGrid>
      <w:tr w:rsidR="00731819" w14:paraId="2EEDCB24"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5CE2BA9A" w14:textId="77777777" w:rsidR="00731819" w:rsidRDefault="00731819" w:rsidP="00731819">
            <w:r>
              <w:t>Property name</w:t>
            </w:r>
          </w:p>
        </w:tc>
        <w:tc>
          <w:tcPr>
            <w:tcW w:w="1872" w:type="dxa"/>
          </w:tcPr>
          <w:p w14:paraId="011D82DC" w14:textId="77777777" w:rsidR="00731819" w:rsidRDefault="00731819" w:rsidP="00731819">
            <w:r>
              <w:t>Value type</w:t>
            </w:r>
          </w:p>
        </w:tc>
        <w:tc>
          <w:tcPr>
            <w:tcW w:w="1872" w:type="dxa"/>
          </w:tcPr>
          <w:p w14:paraId="6431EE63" w14:textId="77777777" w:rsidR="00731819" w:rsidRDefault="00731819" w:rsidP="00731819">
            <w:r>
              <w:t>Mandatory</w:t>
            </w:r>
          </w:p>
        </w:tc>
        <w:tc>
          <w:tcPr>
            <w:tcW w:w="1872" w:type="dxa"/>
          </w:tcPr>
          <w:p w14:paraId="6A933C35" w14:textId="77777777" w:rsidR="00731819" w:rsidRDefault="00731819" w:rsidP="00731819">
            <w:r>
              <w:t>Access mode</w:t>
            </w:r>
          </w:p>
        </w:tc>
        <w:tc>
          <w:tcPr>
            <w:tcW w:w="1872" w:type="dxa"/>
          </w:tcPr>
          <w:p w14:paraId="2D79A64E" w14:textId="77777777" w:rsidR="00731819" w:rsidRDefault="00731819" w:rsidP="00731819">
            <w:r>
              <w:t>Description</w:t>
            </w:r>
          </w:p>
        </w:tc>
      </w:tr>
      <w:tr w:rsidR="00731819" w14:paraId="758AD401" w14:textId="77777777" w:rsidTr="00731819">
        <w:tc>
          <w:tcPr>
            <w:tcW w:w="1872" w:type="dxa"/>
          </w:tcPr>
          <w:p w14:paraId="7396DE85" w14:textId="77777777" w:rsidR="00731819" w:rsidRDefault="00731819" w:rsidP="00731819">
            <w:r>
              <w:t>rt</w:t>
            </w:r>
          </w:p>
        </w:tc>
        <w:tc>
          <w:tcPr>
            <w:tcW w:w="1872" w:type="dxa"/>
          </w:tcPr>
          <w:p w14:paraId="7DE3883A" w14:textId="77777777" w:rsidR="00731819" w:rsidRDefault="00731819" w:rsidP="00731819">
            <w:r>
              <w:t>array: see schema</w:t>
            </w:r>
          </w:p>
        </w:tc>
        <w:tc>
          <w:tcPr>
            <w:tcW w:w="1872" w:type="dxa"/>
          </w:tcPr>
          <w:p w14:paraId="1CEE1946" w14:textId="77777777" w:rsidR="00731819" w:rsidRDefault="00731819" w:rsidP="00731819"/>
        </w:tc>
        <w:tc>
          <w:tcPr>
            <w:tcW w:w="1872" w:type="dxa"/>
          </w:tcPr>
          <w:p w14:paraId="754C642C" w14:textId="77777777" w:rsidR="00731819" w:rsidRDefault="00731819" w:rsidP="00731819">
            <w:r>
              <w:t>Read Only</w:t>
            </w:r>
          </w:p>
        </w:tc>
        <w:tc>
          <w:tcPr>
            <w:tcW w:w="1872" w:type="dxa"/>
          </w:tcPr>
          <w:p w14:paraId="0EABF2B5" w14:textId="77777777" w:rsidR="00731819" w:rsidRDefault="00731819" w:rsidP="00731819">
            <w:r>
              <w:t>Resource Type of the Resource</w:t>
            </w:r>
          </w:p>
        </w:tc>
      </w:tr>
      <w:tr w:rsidR="00731819" w14:paraId="69AC50B3" w14:textId="77777777" w:rsidTr="00731819">
        <w:tc>
          <w:tcPr>
            <w:tcW w:w="1872" w:type="dxa"/>
          </w:tcPr>
          <w:p w14:paraId="69F42ACA" w14:textId="77777777" w:rsidR="00731819" w:rsidRDefault="00731819" w:rsidP="00731819">
            <w:r>
              <w:t>anchor</w:t>
            </w:r>
          </w:p>
        </w:tc>
        <w:tc>
          <w:tcPr>
            <w:tcW w:w="1872" w:type="dxa"/>
          </w:tcPr>
          <w:p w14:paraId="571A6E1C" w14:textId="77777777" w:rsidR="00731819" w:rsidRDefault="00731819" w:rsidP="00731819">
            <w:r>
              <w:t>string</w:t>
            </w:r>
          </w:p>
        </w:tc>
        <w:tc>
          <w:tcPr>
            <w:tcW w:w="1872" w:type="dxa"/>
          </w:tcPr>
          <w:p w14:paraId="2BFF0323" w14:textId="77777777" w:rsidR="00731819" w:rsidRDefault="00731819" w:rsidP="00731819"/>
        </w:tc>
        <w:tc>
          <w:tcPr>
            <w:tcW w:w="1872" w:type="dxa"/>
          </w:tcPr>
          <w:p w14:paraId="71281CD2" w14:textId="77777777" w:rsidR="00731819" w:rsidRDefault="00731819" w:rsidP="00731819"/>
        </w:tc>
        <w:tc>
          <w:tcPr>
            <w:tcW w:w="1872" w:type="dxa"/>
          </w:tcPr>
          <w:p w14:paraId="2AE68C97" w14:textId="77777777" w:rsidR="00731819" w:rsidRDefault="00731819" w:rsidP="00731819">
            <w:r>
              <w:t>This is used to override the context URI e.g. override the URI of the containing collection.</w:t>
            </w:r>
          </w:p>
        </w:tc>
      </w:tr>
      <w:tr w:rsidR="00731819" w14:paraId="70161345" w14:textId="77777777" w:rsidTr="00731819">
        <w:tc>
          <w:tcPr>
            <w:tcW w:w="1872" w:type="dxa"/>
          </w:tcPr>
          <w:p w14:paraId="12A0C6AF" w14:textId="77777777" w:rsidR="00731819" w:rsidRDefault="00731819" w:rsidP="00731819">
            <w:r>
              <w:t>if</w:t>
            </w:r>
          </w:p>
        </w:tc>
        <w:tc>
          <w:tcPr>
            <w:tcW w:w="1872" w:type="dxa"/>
          </w:tcPr>
          <w:p w14:paraId="3CF2F161" w14:textId="77777777" w:rsidR="00731819" w:rsidRDefault="00731819" w:rsidP="00731819">
            <w:r>
              <w:t>array: see schema</w:t>
            </w:r>
          </w:p>
        </w:tc>
        <w:tc>
          <w:tcPr>
            <w:tcW w:w="1872" w:type="dxa"/>
          </w:tcPr>
          <w:p w14:paraId="4F22ECDB" w14:textId="77777777" w:rsidR="00731819" w:rsidRDefault="00731819" w:rsidP="00731819">
            <w:r>
              <w:t>yes</w:t>
            </w:r>
          </w:p>
        </w:tc>
        <w:tc>
          <w:tcPr>
            <w:tcW w:w="1872" w:type="dxa"/>
          </w:tcPr>
          <w:p w14:paraId="09E56681" w14:textId="77777777" w:rsidR="00731819" w:rsidRDefault="00731819" w:rsidP="00731819"/>
        </w:tc>
        <w:tc>
          <w:tcPr>
            <w:tcW w:w="1872" w:type="dxa"/>
          </w:tcPr>
          <w:p w14:paraId="409A0747" w14:textId="77777777" w:rsidR="00731819" w:rsidRDefault="00731819" w:rsidP="00731819">
            <w:r>
              <w:t>The interface set supported by this resource</w:t>
            </w:r>
          </w:p>
        </w:tc>
      </w:tr>
      <w:tr w:rsidR="00731819" w14:paraId="5EAA15FF" w14:textId="77777777" w:rsidTr="00731819">
        <w:tc>
          <w:tcPr>
            <w:tcW w:w="1872" w:type="dxa"/>
          </w:tcPr>
          <w:p w14:paraId="19EE2E29" w14:textId="77777777" w:rsidR="00731819" w:rsidRDefault="00731819" w:rsidP="00731819">
            <w:r>
              <w:t>rt</w:t>
            </w:r>
          </w:p>
        </w:tc>
        <w:tc>
          <w:tcPr>
            <w:tcW w:w="1872" w:type="dxa"/>
          </w:tcPr>
          <w:p w14:paraId="616DAA8B" w14:textId="77777777" w:rsidR="00731819" w:rsidRDefault="00731819" w:rsidP="00731819">
            <w:r>
              <w:t>array: see schema</w:t>
            </w:r>
          </w:p>
        </w:tc>
        <w:tc>
          <w:tcPr>
            <w:tcW w:w="1872" w:type="dxa"/>
          </w:tcPr>
          <w:p w14:paraId="4734738F" w14:textId="77777777" w:rsidR="00731819" w:rsidRDefault="00731819" w:rsidP="00731819">
            <w:r>
              <w:t>yes</w:t>
            </w:r>
          </w:p>
        </w:tc>
        <w:tc>
          <w:tcPr>
            <w:tcW w:w="1872" w:type="dxa"/>
          </w:tcPr>
          <w:p w14:paraId="4241FF5A" w14:textId="77777777" w:rsidR="00731819" w:rsidRDefault="00731819" w:rsidP="00731819"/>
        </w:tc>
        <w:tc>
          <w:tcPr>
            <w:tcW w:w="1872" w:type="dxa"/>
          </w:tcPr>
          <w:p w14:paraId="78EE07B1" w14:textId="77777777" w:rsidR="00731819" w:rsidRDefault="00731819" w:rsidP="00731819">
            <w:r>
              <w:t>Resource Type of the Resource</w:t>
            </w:r>
          </w:p>
        </w:tc>
      </w:tr>
      <w:tr w:rsidR="00731819" w14:paraId="1DEFDA18" w14:textId="77777777" w:rsidTr="00731819">
        <w:tc>
          <w:tcPr>
            <w:tcW w:w="1872" w:type="dxa"/>
          </w:tcPr>
          <w:p w14:paraId="3E1ACBDA" w14:textId="77777777" w:rsidR="00731819" w:rsidRDefault="00731819" w:rsidP="00731819">
            <w:r>
              <w:t>di</w:t>
            </w:r>
          </w:p>
        </w:tc>
        <w:tc>
          <w:tcPr>
            <w:tcW w:w="1872" w:type="dxa"/>
          </w:tcPr>
          <w:p w14:paraId="250B3979" w14:textId="77777777" w:rsidR="00731819" w:rsidRDefault="00731819" w:rsidP="00731819">
            <w:r>
              <w:t>multiple types: see schema</w:t>
            </w:r>
          </w:p>
        </w:tc>
        <w:tc>
          <w:tcPr>
            <w:tcW w:w="1872" w:type="dxa"/>
          </w:tcPr>
          <w:p w14:paraId="3AA8912D" w14:textId="77777777" w:rsidR="00731819" w:rsidRDefault="00731819" w:rsidP="00731819"/>
        </w:tc>
        <w:tc>
          <w:tcPr>
            <w:tcW w:w="1872" w:type="dxa"/>
          </w:tcPr>
          <w:p w14:paraId="6FD64A5B" w14:textId="77777777" w:rsidR="00731819" w:rsidRDefault="00731819" w:rsidP="00731819"/>
        </w:tc>
        <w:tc>
          <w:tcPr>
            <w:tcW w:w="1872" w:type="dxa"/>
          </w:tcPr>
          <w:p w14:paraId="0AEF6B30" w14:textId="77777777" w:rsidR="00731819" w:rsidRDefault="00731819" w:rsidP="00731819">
            <w:r>
              <w:t>The device ID</w:t>
            </w:r>
          </w:p>
        </w:tc>
      </w:tr>
      <w:tr w:rsidR="00731819" w14:paraId="77FE57AF" w14:textId="77777777" w:rsidTr="00731819">
        <w:tc>
          <w:tcPr>
            <w:tcW w:w="1872" w:type="dxa"/>
          </w:tcPr>
          <w:p w14:paraId="158E9367" w14:textId="77777777" w:rsidR="00731819" w:rsidRDefault="00731819" w:rsidP="00731819">
            <w:r>
              <w:t>href</w:t>
            </w:r>
          </w:p>
        </w:tc>
        <w:tc>
          <w:tcPr>
            <w:tcW w:w="1872" w:type="dxa"/>
          </w:tcPr>
          <w:p w14:paraId="19B9913D" w14:textId="77777777" w:rsidR="00731819" w:rsidRDefault="00731819" w:rsidP="00731819">
            <w:r>
              <w:t>string</w:t>
            </w:r>
          </w:p>
        </w:tc>
        <w:tc>
          <w:tcPr>
            <w:tcW w:w="1872" w:type="dxa"/>
          </w:tcPr>
          <w:p w14:paraId="7F059B30" w14:textId="77777777" w:rsidR="00731819" w:rsidRDefault="00731819" w:rsidP="00731819">
            <w:r>
              <w:t>yes</w:t>
            </w:r>
          </w:p>
        </w:tc>
        <w:tc>
          <w:tcPr>
            <w:tcW w:w="1872" w:type="dxa"/>
          </w:tcPr>
          <w:p w14:paraId="151F6BF6" w14:textId="77777777" w:rsidR="00731819" w:rsidRDefault="00731819" w:rsidP="00731819"/>
        </w:tc>
        <w:tc>
          <w:tcPr>
            <w:tcW w:w="1872" w:type="dxa"/>
          </w:tcPr>
          <w:p w14:paraId="717D8904" w14:textId="77777777" w:rsidR="00731819" w:rsidRDefault="00731819" w:rsidP="00731819">
            <w:r>
              <w:t>This is the target URI, it can be specified as a Relative Reference or fully-qualified URI.</w:t>
            </w:r>
          </w:p>
        </w:tc>
      </w:tr>
      <w:tr w:rsidR="00731819" w14:paraId="0210656B" w14:textId="77777777" w:rsidTr="00731819">
        <w:tc>
          <w:tcPr>
            <w:tcW w:w="1872" w:type="dxa"/>
          </w:tcPr>
          <w:p w14:paraId="7376D0E1" w14:textId="77777777" w:rsidR="00731819" w:rsidRDefault="00731819" w:rsidP="00731819">
            <w:r>
              <w:t>eps</w:t>
            </w:r>
          </w:p>
        </w:tc>
        <w:tc>
          <w:tcPr>
            <w:tcW w:w="1872" w:type="dxa"/>
          </w:tcPr>
          <w:p w14:paraId="30382EC4" w14:textId="77777777" w:rsidR="00731819" w:rsidRDefault="00731819" w:rsidP="00731819">
            <w:r>
              <w:t>array: see schema</w:t>
            </w:r>
          </w:p>
        </w:tc>
        <w:tc>
          <w:tcPr>
            <w:tcW w:w="1872" w:type="dxa"/>
          </w:tcPr>
          <w:p w14:paraId="7666E5BF" w14:textId="77777777" w:rsidR="00731819" w:rsidRDefault="00731819" w:rsidP="00731819"/>
        </w:tc>
        <w:tc>
          <w:tcPr>
            <w:tcW w:w="1872" w:type="dxa"/>
          </w:tcPr>
          <w:p w14:paraId="6488DAB4" w14:textId="77777777" w:rsidR="00731819" w:rsidRDefault="00731819" w:rsidP="00731819"/>
        </w:tc>
        <w:tc>
          <w:tcPr>
            <w:tcW w:w="1872" w:type="dxa"/>
          </w:tcPr>
          <w:p w14:paraId="713B1137" w14:textId="77777777" w:rsidR="00731819" w:rsidRDefault="00731819" w:rsidP="00731819">
            <w:r>
              <w:t>the Endpoint information of the target Resource</w:t>
            </w:r>
          </w:p>
        </w:tc>
      </w:tr>
      <w:tr w:rsidR="00731819" w14:paraId="5A019801" w14:textId="77777777" w:rsidTr="00731819">
        <w:tc>
          <w:tcPr>
            <w:tcW w:w="1872" w:type="dxa"/>
          </w:tcPr>
          <w:p w14:paraId="4A0F65DB" w14:textId="77777777" w:rsidR="00731819" w:rsidRDefault="00731819" w:rsidP="00731819">
            <w:r>
              <w:t>rel</w:t>
            </w:r>
          </w:p>
        </w:tc>
        <w:tc>
          <w:tcPr>
            <w:tcW w:w="1872" w:type="dxa"/>
          </w:tcPr>
          <w:p w14:paraId="4BC34DF0" w14:textId="77777777" w:rsidR="00731819" w:rsidRDefault="00731819" w:rsidP="00731819">
            <w:r>
              <w:t>multiple types: see schema</w:t>
            </w:r>
          </w:p>
        </w:tc>
        <w:tc>
          <w:tcPr>
            <w:tcW w:w="1872" w:type="dxa"/>
          </w:tcPr>
          <w:p w14:paraId="1E91D6B1" w14:textId="77777777" w:rsidR="00731819" w:rsidRDefault="00731819" w:rsidP="00731819"/>
        </w:tc>
        <w:tc>
          <w:tcPr>
            <w:tcW w:w="1872" w:type="dxa"/>
          </w:tcPr>
          <w:p w14:paraId="5BE60A5B" w14:textId="77777777" w:rsidR="00731819" w:rsidRDefault="00731819" w:rsidP="00731819"/>
        </w:tc>
        <w:tc>
          <w:tcPr>
            <w:tcW w:w="1872" w:type="dxa"/>
          </w:tcPr>
          <w:p w14:paraId="23283EE5" w14:textId="77777777" w:rsidR="00731819" w:rsidRDefault="00731819" w:rsidP="00731819">
            <w:r>
              <w:t>The relation of the target URI referenced by the link to the context URI</w:t>
            </w:r>
          </w:p>
        </w:tc>
      </w:tr>
      <w:tr w:rsidR="00731819" w14:paraId="19E91E71" w14:textId="77777777" w:rsidTr="00731819">
        <w:tc>
          <w:tcPr>
            <w:tcW w:w="1872" w:type="dxa"/>
          </w:tcPr>
          <w:p w14:paraId="0A313CC7" w14:textId="77777777" w:rsidR="00731819" w:rsidRDefault="00731819" w:rsidP="00731819">
            <w:r>
              <w:t>title</w:t>
            </w:r>
          </w:p>
        </w:tc>
        <w:tc>
          <w:tcPr>
            <w:tcW w:w="1872" w:type="dxa"/>
          </w:tcPr>
          <w:p w14:paraId="1DF54CAD" w14:textId="77777777" w:rsidR="00731819" w:rsidRDefault="00731819" w:rsidP="00731819">
            <w:r>
              <w:t>string</w:t>
            </w:r>
          </w:p>
        </w:tc>
        <w:tc>
          <w:tcPr>
            <w:tcW w:w="1872" w:type="dxa"/>
          </w:tcPr>
          <w:p w14:paraId="668B4D08" w14:textId="77777777" w:rsidR="00731819" w:rsidRDefault="00731819" w:rsidP="00731819"/>
        </w:tc>
        <w:tc>
          <w:tcPr>
            <w:tcW w:w="1872" w:type="dxa"/>
          </w:tcPr>
          <w:p w14:paraId="091710FD" w14:textId="77777777" w:rsidR="00731819" w:rsidRDefault="00731819" w:rsidP="00731819"/>
        </w:tc>
        <w:tc>
          <w:tcPr>
            <w:tcW w:w="1872" w:type="dxa"/>
          </w:tcPr>
          <w:p w14:paraId="54F36EA9" w14:textId="77777777" w:rsidR="00731819" w:rsidRDefault="00731819" w:rsidP="00731819">
            <w:r>
              <w:t>A title for the link relation. Can be used by the UI to provide a context.</w:t>
            </w:r>
          </w:p>
        </w:tc>
      </w:tr>
      <w:tr w:rsidR="00731819" w14:paraId="79344638" w14:textId="77777777" w:rsidTr="00731819">
        <w:tc>
          <w:tcPr>
            <w:tcW w:w="1872" w:type="dxa"/>
          </w:tcPr>
          <w:p w14:paraId="1F418EBF" w14:textId="77777777" w:rsidR="00731819" w:rsidRDefault="00731819" w:rsidP="00731819">
            <w:r>
              <w:t>p</w:t>
            </w:r>
          </w:p>
        </w:tc>
        <w:tc>
          <w:tcPr>
            <w:tcW w:w="1872" w:type="dxa"/>
          </w:tcPr>
          <w:p w14:paraId="310E09FB" w14:textId="77777777" w:rsidR="00731819" w:rsidRDefault="00731819" w:rsidP="00731819">
            <w:r>
              <w:t>object: see schema</w:t>
            </w:r>
          </w:p>
        </w:tc>
        <w:tc>
          <w:tcPr>
            <w:tcW w:w="1872" w:type="dxa"/>
          </w:tcPr>
          <w:p w14:paraId="02A1BECD" w14:textId="77777777" w:rsidR="00731819" w:rsidRDefault="00731819" w:rsidP="00731819"/>
        </w:tc>
        <w:tc>
          <w:tcPr>
            <w:tcW w:w="1872" w:type="dxa"/>
          </w:tcPr>
          <w:p w14:paraId="12215F12" w14:textId="77777777" w:rsidR="00731819" w:rsidRDefault="00731819" w:rsidP="00731819"/>
        </w:tc>
        <w:tc>
          <w:tcPr>
            <w:tcW w:w="1872" w:type="dxa"/>
          </w:tcPr>
          <w:p w14:paraId="2548E98B" w14:textId="77777777" w:rsidR="00731819" w:rsidRDefault="00731819" w:rsidP="00731819">
            <w:r>
              <w:t>Specifies the framework policies on the Resource referenced by the target URI</w:t>
            </w:r>
          </w:p>
        </w:tc>
      </w:tr>
      <w:tr w:rsidR="00731819" w14:paraId="3CC487FC" w14:textId="77777777" w:rsidTr="00731819">
        <w:tc>
          <w:tcPr>
            <w:tcW w:w="1872" w:type="dxa"/>
          </w:tcPr>
          <w:p w14:paraId="6576D28B" w14:textId="77777777" w:rsidR="00731819" w:rsidRDefault="00731819" w:rsidP="00731819">
            <w:r>
              <w:t>ins</w:t>
            </w:r>
          </w:p>
        </w:tc>
        <w:tc>
          <w:tcPr>
            <w:tcW w:w="1872" w:type="dxa"/>
          </w:tcPr>
          <w:p w14:paraId="1A78169C" w14:textId="77777777" w:rsidR="00731819" w:rsidRDefault="00731819" w:rsidP="00731819">
            <w:r>
              <w:t>integer</w:t>
            </w:r>
          </w:p>
        </w:tc>
        <w:tc>
          <w:tcPr>
            <w:tcW w:w="1872" w:type="dxa"/>
          </w:tcPr>
          <w:p w14:paraId="0C0818AB" w14:textId="77777777" w:rsidR="00731819" w:rsidRDefault="00731819" w:rsidP="00731819"/>
        </w:tc>
        <w:tc>
          <w:tcPr>
            <w:tcW w:w="1872" w:type="dxa"/>
          </w:tcPr>
          <w:p w14:paraId="2DA7223A" w14:textId="77777777" w:rsidR="00731819" w:rsidRDefault="00731819" w:rsidP="00731819"/>
        </w:tc>
        <w:tc>
          <w:tcPr>
            <w:tcW w:w="1872" w:type="dxa"/>
          </w:tcPr>
          <w:p w14:paraId="7FD8D732" w14:textId="77777777" w:rsidR="00731819" w:rsidRDefault="00731819" w:rsidP="00731819">
            <w:r>
              <w:t>The instance identifier for this web link in an array of web links - used in collections</w:t>
            </w:r>
          </w:p>
        </w:tc>
      </w:tr>
      <w:tr w:rsidR="00731819" w14:paraId="2B108180" w14:textId="77777777" w:rsidTr="00731819">
        <w:tc>
          <w:tcPr>
            <w:tcW w:w="1872" w:type="dxa"/>
          </w:tcPr>
          <w:p w14:paraId="5AA19AE6" w14:textId="77777777" w:rsidR="00731819" w:rsidRDefault="00731819" w:rsidP="00731819">
            <w:r>
              <w:t>type</w:t>
            </w:r>
          </w:p>
        </w:tc>
        <w:tc>
          <w:tcPr>
            <w:tcW w:w="1872" w:type="dxa"/>
          </w:tcPr>
          <w:p w14:paraId="04C046EB" w14:textId="77777777" w:rsidR="00731819" w:rsidRDefault="00731819" w:rsidP="00731819">
            <w:r>
              <w:t>array: see schema</w:t>
            </w:r>
          </w:p>
        </w:tc>
        <w:tc>
          <w:tcPr>
            <w:tcW w:w="1872" w:type="dxa"/>
          </w:tcPr>
          <w:p w14:paraId="5F6D6549" w14:textId="77777777" w:rsidR="00731819" w:rsidRDefault="00731819" w:rsidP="00731819"/>
        </w:tc>
        <w:tc>
          <w:tcPr>
            <w:tcW w:w="1872" w:type="dxa"/>
          </w:tcPr>
          <w:p w14:paraId="02D3790A" w14:textId="77777777" w:rsidR="00731819" w:rsidRDefault="00731819" w:rsidP="00731819"/>
        </w:tc>
        <w:tc>
          <w:tcPr>
            <w:tcW w:w="1872" w:type="dxa"/>
          </w:tcPr>
          <w:p w14:paraId="05D72E1B" w14:textId="77777777" w:rsidR="00731819" w:rsidRDefault="00731819" w:rsidP="00731819">
            <w:r>
              <w:t xml:space="preserve">A hint at the representation of the resource referenced by the target URI. </w:t>
            </w:r>
            <w:r>
              <w:lastRenderedPageBreak/>
              <w:t>This represents the media types that are used for both accepting and emitting.</w:t>
            </w:r>
          </w:p>
        </w:tc>
      </w:tr>
      <w:tr w:rsidR="00731819" w14:paraId="68B0535F" w14:textId="77777777" w:rsidTr="00731819">
        <w:tc>
          <w:tcPr>
            <w:tcW w:w="1872" w:type="dxa"/>
          </w:tcPr>
          <w:p w14:paraId="3344E51B" w14:textId="77777777" w:rsidR="00731819" w:rsidRDefault="00731819" w:rsidP="00731819">
            <w:r>
              <w:t>rep</w:t>
            </w:r>
          </w:p>
        </w:tc>
        <w:tc>
          <w:tcPr>
            <w:tcW w:w="1872" w:type="dxa"/>
          </w:tcPr>
          <w:p w14:paraId="751610B0" w14:textId="77777777" w:rsidR="00731819" w:rsidRDefault="00731819" w:rsidP="00731819">
            <w:r>
              <w:t>multiple types: see schema</w:t>
            </w:r>
          </w:p>
        </w:tc>
        <w:tc>
          <w:tcPr>
            <w:tcW w:w="1872" w:type="dxa"/>
          </w:tcPr>
          <w:p w14:paraId="6A8B2A41" w14:textId="77777777" w:rsidR="00731819" w:rsidRDefault="00731819" w:rsidP="00731819">
            <w:r>
              <w:t>yes</w:t>
            </w:r>
          </w:p>
        </w:tc>
        <w:tc>
          <w:tcPr>
            <w:tcW w:w="1872" w:type="dxa"/>
          </w:tcPr>
          <w:p w14:paraId="77E10103" w14:textId="77777777" w:rsidR="00731819" w:rsidRDefault="00731819" w:rsidP="00731819"/>
        </w:tc>
        <w:tc>
          <w:tcPr>
            <w:tcW w:w="1872" w:type="dxa"/>
          </w:tcPr>
          <w:p w14:paraId="0DF0C488" w14:textId="77777777" w:rsidR="00731819" w:rsidRDefault="00731819" w:rsidP="00731819"/>
        </w:tc>
      </w:tr>
      <w:tr w:rsidR="00731819" w14:paraId="6504DBF0" w14:textId="77777777" w:rsidTr="00731819">
        <w:tc>
          <w:tcPr>
            <w:tcW w:w="1872" w:type="dxa"/>
          </w:tcPr>
          <w:p w14:paraId="4F7B45AB" w14:textId="77777777" w:rsidR="00731819" w:rsidRDefault="00731819" w:rsidP="00731819">
            <w:r>
              <w:t>href</w:t>
            </w:r>
          </w:p>
        </w:tc>
        <w:tc>
          <w:tcPr>
            <w:tcW w:w="1872" w:type="dxa"/>
          </w:tcPr>
          <w:p w14:paraId="472C8903" w14:textId="77777777" w:rsidR="00731819" w:rsidRDefault="00731819" w:rsidP="00731819">
            <w:r>
              <w:t>string</w:t>
            </w:r>
          </w:p>
        </w:tc>
        <w:tc>
          <w:tcPr>
            <w:tcW w:w="1872" w:type="dxa"/>
          </w:tcPr>
          <w:p w14:paraId="12911468" w14:textId="77777777" w:rsidR="00731819" w:rsidRDefault="00731819" w:rsidP="00731819">
            <w:r>
              <w:t>yes</w:t>
            </w:r>
          </w:p>
        </w:tc>
        <w:tc>
          <w:tcPr>
            <w:tcW w:w="1872" w:type="dxa"/>
          </w:tcPr>
          <w:p w14:paraId="62C884DD" w14:textId="77777777" w:rsidR="00731819" w:rsidRDefault="00731819" w:rsidP="00731819"/>
        </w:tc>
        <w:tc>
          <w:tcPr>
            <w:tcW w:w="1872" w:type="dxa"/>
          </w:tcPr>
          <w:p w14:paraId="419DFD22" w14:textId="77777777" w:rsidR="00731819" w:rsidRDefault="00731819" w:rsidP="00731819">
            <w:r>
              <w:t>URI of the target resource relative assuming the collection URI as anchor</w:t>
            </w:r>
          </w:p>
        </w:tc>
      </w:tr>
      <w:tr w:rsidR="00731819" w14:paraId="36A8C194" w14:textId="77777777" w:rsidTr="00731819">
        <w:tc>
          <w:tcPr>
            <w:tcW w:w="1872" w:type="dxa"/>
          </w:tcPr>
          <w:p w14:paraId="0676772F" w14:textId="77777777" w:rsidR="00731819" w:rsidRDefault="00731819" w:rsidP="00731819">
            <w:r>
              <w:t>links</w:t>
            </w:r>
          </w:p>
        </w:tc>
        <w:tc>
          <w:tcPr>
            <w:tcW w:w="1872" w:type="dxa"/>
          </w:tcPr>
          <w:p w14:paraId="09C6F642" w14:textId="77777777" w:rsidR="00731819" w:rsidRDefault="00731819" w:rsidP="00731819">
            <w:r>
              <w:t>array: see schema</w:t>
            </w:r>
          </w:p>
        </w:tc>
        <w:tc>
          <w:tcPr>
            <w:tcW w:w="1872" w:type="dxa"/>
          </w:tcPr>
          <w:p w14:paraId="30E1ED96" w14:textId="77777777" w:rsidR="00731819" w:rsidRDefault="00731819" w:rsidP="00731819"/>
        </w:tc>
        <w:tc>
          <w:tcPr>
            <w:tcW w:w="1872" w:type="dxa"/>
          </w:tcPr>
          <w:p w14:paraId="66646264" w14:textId="77777777" w:rsidR="00731819" w:rsidRDefault="00731819" w:rsidP="00731819"/>
        </w:tc>
        <w:tc>
          <w:tcPr>
            <w:tcW w:w="1872" w:type="dxa"/>
          </w:tcPr>
          <w:p w14:paraId="341F7A6F" w14:textId="77777777" w:rsidR="00731819" w:rsidRDefault="00731819" w:rsidP="00731819">
            <w:r>
              <w:t>A set of simple or individual OIC Links.</w:t>
            </w:r>
          </w:p>
        </w:tc>
      </w:tr>
      <w:tr w:rsidR="00731819" w14:paraId="367643D6" w14:textId="77777777" w:rsidTr="00731819">
        <w:tc>
          <w:tcPr>
            <w:tcW w:w="1872" w:type="dxa"/>
          </w:tcPr>
          <w:p w14:paraId="031708A9" w14:textId="77777777" w:rsidR="00731819" w:rsidRDefault="00731819" w:rsidP="00731819">
            <w:r>
              <w:t>rep</w:t>
            </w:r>
          </w:p>
        </w:tc>
        <w:tc>
          <w:tcPr>
            <w:tcW w:w="1872" w:type="dxa"/>
          </w:tcPr>
          <w:p w14:paraId="25B3F039" w14:textId="77777777" w:rsidR="00731819" w:rsidRDefault="00731819" w:rsidP="00731819">
            <w:r>
              <w:t>multiple types: see schema</w:t>
            </w:r>
          </w:p>
        </w:tc>
        <w:tc>
          <w:tcPr>
            <w:tcW w:w="1872" w:type="dxa"/>
          </w:tcPr>
          <w:p w14:paraId="0313705D" w14:textId="77777777" w:rsidR="00731819" w:rsidRDefault="00731819" w:rsidP="00731819">
            <w:r>
              <w:t>yes</w:t>
            </w:r>
          </w:p>
        </w:tc>
        <w:tc>
          <w:tcPr>
            <w:tcW w:w="1872" w:type="dxa"/>
          </w:tcPr>
          <w:p w14:paraId="1BCA4600" w14:textId="77777777" w:rsidR="00731819" w:rsidRDefault="00731819" w:rsidP="00731819"/>
        </w:tc>
        <w:tc>
          <w:tcPr>
            <w:tcW w:w="1872" w:type="dxa"/>
          </w:tcPr>
          <w:p w14:paraId="39EC39E8" w14:textId="77777777" w:rsidR="00731819" w:rsidRDefault="00731819" w:rsidP="00731819"/>
        </w:tc>
      </w:tr>
      <w:tr w:rsidR="00731819" w14:paraId="72C886F7" w14:textId="77777777" w:rsidTr="00731819">
        <w:tc>
          <w:tcPr>
            <w:tcW w:w="1872" w:type="dxa"/>
          </w:tcPr>
          <w:p w14:paraId="72153850" w14:textId="77777777" w:rsidR="00731819" w:rsidRDefault="00731819" w:rsidP="00731819">
            <w:r>
              <w:t>href</w:t>
            </w:r>
          </w:p>
        </w:tc>
        <w:tc>
          <w:tcPr>
            <w:tcW w:w="1872" w:type="dxa"/>
          </w:tcPr>
          <w:p w14:paraId="331E5185" w14:textId="77777777" w:rsidR="00731819" w:rsidRDefault="00731819" w:rsidP="00731819">
            <w:r>
              <w:t>string</w:t>
            </w:r>
          </w:p>
        </w:tc>
        <w:tc>
          <w:tcPr>
            <w:tcW w:w="1872" w:type="dxa"/>
          </w:tcPr>
          <w:p w14:paraId="2D2A29EB" w14:textId="77777777" w:rsidR="00731819" w:rsidRDefault="00731819" w:rsidP="00731819">
            <w:r>
              <w:t>yes</w:t>
            </w:r>
          </w:p>
        </w:tc>
        <w:tc>
          <w:tcPr>
            <w:tcW w:w="1872" w:type="dxa"/>
          </w:tcPr>
          <w:p w14:paraId="4596E49A" w14:textId="77777777" w:rsidR="00731819" w:rsidRDefault="00731819" w:rsidP="00731819"/>
        </w:tc>
        <w:tc>
          <w:tcPr>
            <w:tcW w:w="1872" w:type="dxa"/>
          </w:tcPr>
          <w:p w14:paraId="48CCC5AE" w14:textId="77777777" w:rsidR="00731819" w:rsidRDefault="00731819" w:rsidP="00731819">
            <w:r>
              <w:t>URI of the target resource relative assuming the collection URI as anchor</w:t>
            </w:r>
          </w:p>
        </w:tc>
      </w:tr>
      <w:tr w:rsidR="00731819" w14:paraId="5DD91143" w14:textId="77777777" w:rsidTr="00731819">
        <w:tc>
          <w:tcPr>
            <w:tcW w:w="1872" w:type="dxa"/>
          </w:tcPr>
          <w:p w14:paraId="11EE9B02" w14:textId="77777777" w:rsidR="00731819" w:rsidRDefault="00731819" w:rsidP="00731819">
            <w:r>
              <w:t>links</w:t>
            </w:r>
          </w:p>
        </w:tc>
        <w:tc>
          <w:tcPr>
            <w:tcW w:w="1872" w:type="dxa"/>
          </w:tcPr>
          <w:p w14:paraId="09BD5726" w14:textId="77777777" w:rsidR="00731819" w:rsidRDefault="00731819" w:rsidP="00731819">
            <w:r>
              <w:t>array: see schema</w:t>
            </w:r>
          </w:p>
        </w:tc>
        <w:tc>
          <w:tcPr>
            <w:tcW w:w="1872" w:type="dxa"/>
          </w:tcPr>
          <w:p w14:paraId="3FC501DB" w14:textId="77777777" w:rsidR="00731819" w:rsidRDefault="00731819" w:rsidP="00731819"/>
        </w:tc>
        <w:tc>
          <w:tcPr>
            <w:tcW w:w="1872" w:type="dxa"/>
          </w:tcPr>
          <w:p w14:paraId="03E4F91E" w14:textId="77777777" w:rsidR="00731819" w:rsidRDefault="00731819" w:rsidP="00731819"/>
        </w:tc>
        <w:tc>
          <w:tcPr>
            <w:tcW w:w="1872" w:type="dxa"/>
          </w:tcPr>
          <w:p w14:paraId="02359D1D" w14:textId="77777777" w:rsidR="00731819" w:rsidRDefault="00731819" w:rsidP="00731819">
            <w:r>
              <w:t>A set of simple or individual OIC Links.</w:t>
            </w:r>
          </w:p>
        </w:tc>
      </w:tr>
      <w:tr w:rsidR="00731819" w14:paraId="635B4E8B" w14:textId="77777777" w:rsidTr="00731819">
        <w:tc>
          <w:tcPr>
            <w:tcW w:w="1872" w:type="dxa"/>
          </w:tcPr>
          <w:p w14:paraId="6B782C3A" w14:textId="77777777" w:rsidR="00731819" w:rsidRDefault="00731819" w:rsidP="00731819">
            <w:r>
              <w:t>links</w:t>
            </w:r>
          </w:p>
        </w:tc>
        <w:tc>
          <w:tcPr>
            <w:tcW w:w="1872" w:type="dxa"/>
          </w:tcPr>
          <w:p w14:paraId="7C45ABB2" w14:textId="77777777" w:rsidR="00731819" w:rsidRDefault="00731819" w:rsidP="00731819">
            <w:r>
              <w:t>array: see schema</w:t>
            </w:r>
          </w:p>
        </w:tc>
        <w:tc>
          <w:tcPr>
            <w:tcW w:w="1872" w:type="dxa"/>
          </w:tcPr>
          <w:p w14:paraId="17D8CAF8" w14:textId="77777777" w:rsidR="00731819" w:rsidRDefault="00731819" w:rsidP="00731819"/>
        </w:tc>
        <w:tc>
          <w:tcPr>
            <w:tcW w:w="1872" w:type="dxa"/>
          </w:tcPr>
          <w:p w14:paraId="72EF56F2" w14:textId="77777777" w:rsidR="00731819" w:rsidRDefault="00731819" w:rsidP="00731819"/>
        </w:tc>
        <w:tc>
          <w:tcPr>
            <w:tcW w:w="1872" w:type="dxa"/>
          </w:tcPr>
          <w:p w14:paraId="62E76D5C" w14:textId="77777777" w:rsidR="00731819" w:rsidRDefault="00731819" w:rsidP="00731819">
            <w:r>
              <w:t>A set of simple or individual OIC Links.</w:t>
            </w:r>
          </w:p>
        </w:tc>
      </w:tr>
      <w:tr w:rsidR="00731819" w14:paraId="0348977C" w14:textId="77777777" w:rsidTr="00731819">
        <w:tc>
          <w:tcPr>
            <w:tcW w:w="1872" w:type="dxa"/>
          </w:tcPr>
          <w:p w14:paraId="40E10875" w14:textId="77777777" w:rsidR="00731819" w:rsidRDefault="00731819" w:rsidP="00731819">
            <w:r>
              <w:t>rts</w:t>
            </w:r>
          </w:p>
        </w:tc>
        <w:tc>
          <w:tcPr>
            <w:tcW w:w="1872" w:type="dxa"/>
          </w:tcPr>
          <w:p w14:paraId="140E41CE" w14:textId="77777777" w:rsidR="00731819" w:rsidRDefault="00731819" w:rsidP="00731819">
            <w:r>
              <w:t>multiple types: see schema</w:t>
            </w:r>
          </w:p>
        </w:tc>
        <w:tc>
          <w:tcPr>
            <w:tcW w:w="1872" w:type="dxa"/>
          </w:tcPr>
          <w:p w14:paraId="01FF3263" w14:textId="77777777" w:rsidR="00731819" w:rsidRDefault="00731819" w:rsidP="00731819"/>
        </w:tc>
        <w:tc>
          <w:tcPr>
            <w:tcW w:w="1872" w:type="dxa"/>
          </w:tcPr>
          <w:p w14:paraId="363CBC6F" w14:textId="77777777" w:rsidR="00731819" w:rsidRDefault="00731819" w:rsidP="00731819"/>
        </w:tc>
        <w:tc>
          <w:tcPr>
            <w:tcW w:w="1872" w:type="dxa"/>
          </w:tcPr>
          <w:p w14:paraId="5315B834" w14:textId="77777777" w:rsidR="00731819" w:rsidRDefault="00731819" w:rsidP="00731819">
            <w:r>
              <w:t>The list of allowable resource types (for Target and anchors) in links included in the collection</w:t>
            </w:r>
          </w:p>
        </w:tc>
      </w:tr>
    </w:tbl>
    <w:p w14:paraId="12E81570" w14:textId="77777777" w:rsidR="00731819" w:rsidRDefault="00731819" w:rsidP="00731819">
      <w:pPr>
        <w:pStyle w:val="ANNEX-heading2"/>
      </w:pPr>
      <w:bookmarkStart w:id="15420" w:name="_Toc509367435"/>
      <w:r>
        <w:t>CRUDN behaviour</w:t>
      </w:r>
      <w:bookmarkEnd w:id="15420"/>
    </w:p>
    <w:tbl>
      <w:tblPr>
        <w:tblStyle w:val="TABLE-A"/>
        <w:tblW w:w="0" w:type="auto"/>
        <w:tblLook w:val="04A0" w:firstRow="1" w:lastRow="0" w:firstColumn="1" w:lastColumn="0" w:noHBand="0" w:noVBand="1"/>
      </w:tblPr>
      <w:tblGrid>
        <w:gridCol w:w="3289"/>
        <w:gridCol w:w="1229"/>
        <w:gridCol w:w="1156"/>
        <w:gridCol w:w="1256"/>
        <w:gridCol w:w="1218"/>
        <w:gridCol w:w="1202"/>
      </w:tblGrid>
      <w:tr w:rsidR="00731819" w14:paraId="7610B021"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6C8B35AA" w14:textId="77777777" w:rsidR="00731819" w:rsidRDefault="00731819" w:rsidP="00731819">
            <w:r>
              <w:t>Resource</w:t>
            </w:r>
          </w:p>
        </w:tc>
        <w:tc>
          <w:tcPr>
            <w:tcW w:w="1560" w:type="dxa"/>
          </w:tcPr>
          <w:p w14:paraId="3396B2A5" w14:textId="77777777" w:rsidR="00731819" w:rsidRDefault="00731819" w:rsidP="00731819">
            <w:r>
              <w:t>Create</w:t>
            </w:r>
          </w:p>
        </w:tc>
        <w:tc>
          <w:tcPr>
            <w:tcW w:w="1560" w:type="dxa"/>
          </w:tcPr>
          <w:p w14:paraId="37502F65" w14:textId="77777777" w:rsidR="00731819" w:rsidRDefault="00731819" w:rsidP="00731819">
            <w:r>
              <w:t>Read</w:t>
            </w:r>
          </w:p>
        </w:tc>
        <w:tc>
          <w:tcPr>
            <w:tcW w:w="1560" w:type="dxa"/>
          </w:tcPr>
          <w:p w14:paraId="1A370C29" w14:textId="77777777" w:rsidR="00731819" w:rsidRDefault="00731819" w:rsidP="00731819">
            <w:r>
              <w:t>Update</w:t>
            </w:r>
          </w:p>
        </w:tc>
        <w:tc>
          <w:tcPr>
            <w:tcW w:w="1560" w:type="dxa"/>
          </w:tcPr>
          <w:p w14:paraId="4CDA4BE6" w14:textId="77777777" w:rsidR="00731819" w:rsidRDefault="00731819" w:rsidP="00731819">
            <w:r>
              <w:t>Delete</w:t>
            </w:r>
          </w:p>
        </w:tc>
        <w:tc>
          <w:tcPr>
            <w:tcW w:w="1560" w:type="dxa"/>
          </w:tcPr>
          <w:p w14:paraId="6D9E8993" w14:textId="77777777" w:rsidR="00731819" w:rsidRDefault="00731819" w:rsidP="00731819">
            <w:r>
              <w:t>Notify</w:t>
            </w:r>
          </w:p>
        </w:tc>
      </w:tr>
      <w:tr w:rsidR="00731819" w14:paraId="3B18470D" w14:textId="77777777" w:rsidTr="00731819">
        <w:tc>
          <w:tcPr>
            <w:tcW w:w="1560" w:type="dxa"/>
          </w:tcPr>
          <w:p w14:paraId="7941D932" w14:textId="77777777" w:rsidR="00731819" w:rsidRDefault="00731819" w:rsidP="00731819">
            <w:r>
              <w:t>/CollectionBaselineInterfaceURI</w:t>
            </w:r>
          </w:p>
        </w:tc>
        <w:tc>
          <w:tcPr>
            <w:tcW w:w="1560" w:type="dxa"/>
          </w:tcPr>
          <w:p w14:paraId="6E365310" w14:textId="77777777" w:rsidR="00731819" w:rsidRDefault="00731819" w:rsidP="00731819"/>
        </w:tc>
        <w:tc>
          <w:tcPr>
            <w:tcW w:w="1560" w:type="dxa"/>
          </w:tcPr>
          <w:p w14:paraId="351D8F6A" w14:textId="77777777" w:rsidR="00731819" w:rsidRDefault="00731819" w:rsidP="00731819">
            <w:r>
              <w:t>get</w:t>
            </w:r>
          </w:p>
        </w:tc>
        <w:tc>
          <w:tcPr>
            <w:tcW w:w="1560" w:type="dxa"/>
          </w:tcPr>
          <w:p w14:paraId="4A13A010" w14:textId="77777777" w:rsidR="00731819" w:rsidRDefault="00731819" w:rsidP="00731819">
            <w:r>
              <w:t>post</w:t>
            </w:r>
          </w:p>
        </w:tc>
        <w:tc>
          <w:tcPr>
            <w:tcW w:w="1560" w:type="dxa"/>
          </w:tcPr>
          <w:p w14:paraId="6DF05562" w14:textId="77777777" w:rsidR="00731819" w:rsidRDefault="00731819" w:rsidP="00731819"/>
        </w:tc>
        <w:tc>
          <w:tcPr>
            <w:tcW w:w="1560" w:type="dxa"/>
          </w:tcPr>
          <w:p w14:paraId="38088D0F" w14:textId="77777777" w:rsidR="00731819" w:rsidRDefault="00731819" w:rsidP="00731819"/>
        </w:tc>
      </w:tr>
    </w:tbl>
    <w:p w14:paraId="2D6A85F4" w14:textId="77777777" w:rsidR="00731819" w:rsidRDefault="00731819" w:rsidP="00731819">
      <w:pPr>
        <w:pStyle w:val="ANNEX-heading1"/>
      </w:pPr>
      <w:bookmarkStart w:id="15421" w:name="_Toc509367436"/>
      <w:r>
        <w:t>Platform Configuration</w:t>
      </w:r>
      <w:bookmarkEnd w:id="15421"/>
    </w:p>
    <w:p w14:paraId="6AA1BF60" w14:textId="77777777" w:rsidR="00731819" w:rsidRDefault="00731819" w:rsidP="00731819">
      <w:pPr>
        <w:pStyle w:val="ANNEX-heading2"/>
      </w:pPr>
      <w:bookmarkStart w:id="15422" w:name="_Toc509367437"/>
      <w:r>
        <w:t>Introduction</w:t>
      </w:r>
      <w:bookmarkEnd w:id="15422"/>
    </w:p>
    <w:p w14:paraId="5A37A8A1" w14:textId="77777777" w:rsidR="00731819" w:rsidRDefault="00731819" w:rsidP="00731819">
      <w:r>
        <w:t>Resource that allows for platform specific information to be configured.</w:t>
      </w:r>
      <w:r>
        <w:br/>
      </w:r>
    </w:p>
    <w:p w14:paraId="244D11C4" w14:textId="77777777" w:rsidR="00731819" w:rsidRDefault="00731819" w:rsidP="00731819">
      <w:pPr>
        <w:pStyle w:val="ANNEX-heading2"/>
      </w:pPr>
      <w:bookmarkStart w:id="15423" w:name="_Toc509367438"/>
      <w:r>
        <w:t>Example URI</w:t>
      </w:r>
      <w:bookmarkEnd w:id="15423"/>
    </w:p>
    <w:p w14:paraId="3BAF478C" w14:textId="77777777" w:rsidR="00731819" w:rsidRDefault="00731819" w:rsidP="00731819">
      <w:r>
        <w:t>/examplePlatformConfigurationResURI</w:t>
      </w:r>
    </w:p>
    <w:p w14:paraId="4E589A4E" w14:textId="77777777" w:rsidR="00731819" w:rsidRDefault="00731819" w:rsidP="00731819">
      <w:pPr>
        <w:pStyle w:val="ANNEX-heading2"/>
      </w:pPr>
      <w:bookmarkStart w:id="15424" w:name="_Toc509367439"/>
      <w:r>
        <w:t>Resource Type</w:t>
      </w:r>
      <w:bookmarkEnd w:id="15424"/>
    </w:p>
    <w:p w14:paraId="38247103" w14:textId="77777777" w:rsidR="00731819" w:rsidRDefault="00731819" w:rsidP="00731819">
      <w:r>
        <w:t>The resource type (</w:t>
      </w:r>
      <w:proofErr w:type="gramStart"/>
      <w:r>
        <w:t>rt</w:t>
      </w:r>
      <w:proofErr w:type="gramEnd"/>
      <w:r>
        <w:t>) is defined as: ['oic.wk.con.p'].</w:t>
      </w:r>
    </w:p>
    <w:p w14:paraId="69104F49" w14:textId="77777777" w:rsidR="00731819" w:rsidRDefault="00731819" w:rsidP="00731819">
      <w:pPr>
        <w:pStyle w:val="ANNEX-heading2"/>
      </w:pPr>
      <w:bookmarkStart w:id="15425" w:name="_Toc509367440"/>
      <w:r>
        <w:t>Swagger2.0 Definition</w:t>
      </w:r>
      <w:bookmarkEnd w:id="15425"/>
    </w:p>
    <w:p w14:paraId="31BEA380" w14:textId="77777777" w:rsidR="00731819" w:rsidRDefault="00731819" w:rsidP="00731819">
      <w:pPr>
        <w:pStyle w:val="CODE-BLACK"/>
      </w:pPr>
      <w:r>
        <w:t>{</w:t>
      </w:r>
      <w:r>
        <w:br/>
        <w:t xml:space="preserve">  "swagger": "2.0",</w:t>
      </w:r>
      <w:r>
        <w:br/>
        <w:t xml:space="preserve">  "info": {</w:t>
      </w:r>
      <w:r>
        <w:br/>
      </w:r>
      <w:r>
        <w:lastRenderedPageBreak/>
        <w:t xml:space="preserve">    "title": "Platform Configuration",</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"/examplePlatformConfigurationResURI" : {</w:t>
      </w:r>
      <w:r>
        <w:br/>
        <w:t xml:space="preserve">      "get": {</w:t>
      </w:r>
      <w:r>
        <w:br/>
        <w:t xml:space="preserve">        "description": "Resource that allows for platform specific information to be configured.\nRetrieves the current platform configuration settings\n",</w:t>
      </w:r>
      <w:r>
        <w:br/>
        <w:t xml:space="preserve">        "parameters": [</w:t>
      </w:r>
      <w:r>
        <w:br/>
        <w:t xml:space="preserve">          {"$ref": "#/parameters/interface-all"}</w:t>
      </w:r>
      <w:r>
        <w:br/>
        <w:t xml:space="preserve">        ],</w:t>
      </w:r>
      <w:r>
        <w:br/>
        <w:t xml:space="preserve">        "responses": {</w:t>
      </w:r>
      <w:r>
        <w:br/>
        <w:t xml:space="preserve">            "200": {</w:t>
      </w:r>
      <w:r>
        <w:br/>
        <w:t xml:space="preserve">              "description" : "",</w:t>
      </w:r>
      <w:r>
        <w:br/>
        <w:t xml:space="preserve">              "x-example":</w:t>
      </w:r>
      <w:r>
        <w:br/>
        <w:t xml:space="preserve">                {</w:t>
      </w:r>
      <w:r>
        <w:br/>
        <w:t xml:space="preserve">                  "rt":   ["oic.wk.con.p"],</w:t>
      </w:r>
      <w:r>
        <w:br/>
        <w:t xml:space="preserve">                  "mnpn": [ { "language": "en", "value": "My Friendly Device Name" } ]</w:t>
      </w:r>
      <w:r>
        <w:br/>
        <w:t xml:space="preserve">                }</w:t>
      </w:r>
      <w:r>
        <w:br/>
        <w:t xml:space="preserve">                ,</w:t>
      </w:r>
      <w:r>
        <w:br/>
        <w:t xml:space="preserve">              "schema": { "$ref": "#/definitions/Conf_Platform" }</w:t>
      </w:r>
      <w:r>
        <w:br/>
        <w:t xml:space="preserve">            }</w:t>
      </w:r>
      <w:r>
        <w:br/>
        <w:t xml:space="preserve">        }</w:t>
      </w:r>
      <w:r>
        <w:br/>
        <w:t xml:space="preserve">      },</w:t>
      </w:r>
      <w:r>
        <w:br/>
        <w:t xml:space="preserve">      "post": {</w:t>
      </w:r>
      <w:r>
        <w:br/>
        <w:t xml:space="preserve">        "description": "Update the information about the platform\n",</w:t>
      </w:r>
      <w:r>
        <w:br/>
        <w:t xml:space="preserve">        "parameters": [</w:t>
      </w:r>
      <w:r>
        <w:br/>
        <w:t xml:space="preserve">          {"$ref": "#/parameters/interface-rw"},</w:t>
      </w:r>
      <w:r>
        <w:br/>
        <w:t xml:space="preserve">          {</w:t>
      </w:r>
      <w:r>
        <w:br/>
        <w:t xml:space="preserve">            "name": "body",</w:t>
      </w:r>
      <w:r>
        <w:br/>
        <w:t xml:space="preserve">            "in": "body",</w:t>
      </w:r>
      <w:r>
        <w:br/>
        <w:t xml:space="preserve">            "required": true,</w:t>
      </w:r>
      <w:r>
        <w:br/>
        <w:t xml:space="preserve">            "schema": { "$ref": "#/definitions/Update_Platform" },</w:t>
      </w:r>
      <w:r>
        <w:br/>
        <w:t xml:space="preserve">            "x-example":</w:t>
      </w:r>
      <w:r>
        <w:br/>
        <w:t xml:space="preserve">              {</w:t>
      </w:r>
      <w:r>
        <w:br/>
        <w:t xml:space="preserve">                "n": "Nuevo nombre",</w:t>
      </w:r>
      <w:r>
        <w:br/>
        <w:t xml:space="preserve">                "mnpn": [ { "language": "es", "value": "Nuevo nombre de Plataforma Amigable" } ]</w:t>
      </w:r>
      <w:r>
        <w:br/>
        <w:t xml:space="preserve">              }</w:t>
      </w:r>
      <w:r>
        <w:br/>
        <w:t xml:space="preserve">          }</w:t>
      </w:r>
      <w:r>
        <w:br/>
        <w:t xml:space="preserve">        ],</w:t>
      </w:r>
      <w:r>
        <w:br/>
        <w:t xml:space="preserve">        "responses": {</w:t>
      </w:r>
      <w:r>
        <w:br/>
        <w:t xml:space="preserve">            "200": {</w:t>
      </w:r>
      <w:r>
        <w:br/>
        <w:t xml:space="preserve">              "description" : "",</w:t>
      </w:r>
      <w:r>
        <w:br/>
        <w:t xml:space="preserve">              "x-example":</w:t>
      </w:r>
      <w:r>
        <w:br/>
        <w:t xml:space="preserve">                {</w:t>
      </w:r>
      <w:r>
        <w:br/>
        <w:t xml:space="preserve">                  "n": "Nuevo nombre",</w:t>
      </w:r>
      <w:r>
        <w:br/>
        <w:t xml:space="preserve">                  "mnpn": [ { "language": "es", "value": "Nuevo nombre de Plataforma Amigable" } ]</w:t>
      </w:r>
      <w:r>
        <w:br/>
        <w:t xml:space="preserve">                }</w:t>
      </w:r>
      <w:r>
        <w:br/>
        <w:t xml:space="preserve">                ,</w:t>
      </w:r>
      <w:r>
        <w:br/>
        <w:t xml:space="preserve">              "schema": { "$ref": "#/definitions/Update_Platform" }</w:t>
      </w:r>
      <w:r>
        <w:br/>
      </w:r>
      <w:r>
        <w:lastRenderedPageBreak/>
        <w:t xml:space="preserve">            }</w:t>
      </w:r>
      <w:r>
        <w:br/>
        <w:t xml:space="preserve">        }</w:t>
      </w:r>
      <w:r>
        <w:br/>
        <w:t xml:space="preserve">      }</w:t>
      </w:r>
      <w:r>
        <w:br/>
        <w:t xml:space="preserve">    }</w:t>
      </w:r>
      <w:r>
        <w:br/>
        <w:t xml:space="preserve">  },</w:t>
      </w:r>
      <w:r>
        <w:br/>
        <w:t xml:space="preserve">  "parameters": {</w:t>
      </w:r>
      <w:r>
        <w:br/>
        <w:t xml:space="preserve">    "interface-rw" : {</w:t>
      </w:r>
      <w:r>
        <w:br/>
        <w:t xml:space="preserve">      "in" : "query",</w:t>
      </w:r>
      <w:r>
        <w:br/>
        <w:t xml:space="preserve">      "name" : "if",</w:t>
      </w:r>
      <w:r>
        <w:br/>
        <w:t xml:space="preserve">      "type" : "string",</w:t>
      </w:r>
      <w:r>
        <w:br/>
        <w:t xml:space="preserve">      "enum" : ["oic.if.rw"]</w:t>
      </w:r>
      <w:r>
        <w:br/>
        <w:t xml:space="preserve">    },</w:t>
      </w:r>
      <w:r>
        <w:br/>
        <w:t xml:space="preserve">    "interface-all" : {</w:t>
      </w:r>
      <w:r>
        <w:br/>
        <w:t xml:space="preserve">      "in" : "query",</w:t>
      </w:r>
      <w:r>
        <w:br/>
        <w:t xml:space="preserve">      "name" : "if",</w:t>
      </w:r>
      <w:r>
        <w:br/>
        <w:t xml:space="preserve">      "type" : "string",</w:t>
      </w:r>
      <w:r>
        <w:br/>
        <w:t xml:space="preserve">      "enum" : ["oic.if.rw", "oic.if.baseline"]</w:t>
      </w:r>
      <w:r>
        <w:br/>
        <w:t xml:space="preserve">    }</w:t>
      </w:r>
      <w:r>
        <w:br/>
        <w:t xml:space="preserve">  },</w:t>
      </w:r>
      <w:r>
        <w:br/>
        <w:t xml:space="preserve">  "definitions": {</w:t>
      </w:r>
      <w:r>
        <w:br/>
        <w:t xml:space="preserve">    "Conf_Platform"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"mnpn" :</w:t>
      </w:r>
      <w:r>
        <w:br/>
        <w:t xml:space="preserve">                {</w:t>
      </w:r>
      <w:r>
        <w:br/>
        <w:t xml:space="preserve">          "description": "Platform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"description": "The Platform description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r>
      <w:r>
        <w:lastRenderedPageBreak/>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"Update_Platform"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"type": "string"</w:t>
      </w:r>
      <w:r>
        <w:br/>
        <w:t xml:space="preserve">        },</w:t>
      </w:r>
      <w:r>
        <w:br/>
      </w:r>
      <w:r>
        <w:br/>
        <w:t xml:space="preserve">        "mnpn" :</w:t>
      </w:r>
      <w:r>
        <w:br/>
        <w:t xml:space="preserve">                {</w:t>
      </w:r>
      <w:r>
        <w:br/>
        <w:t xml:space="preserve">          "description": "Platform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r>
      <w:r>
        <w:lastRenderedPageBreak/>
        <w:t xml:space="preserve">                "description": "The Platform description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t xml:space="preserve">        "id" :</w:t>
      </w:r>
      <w:r>
        <w:br/>
        <w:t xml:space="preserve">                {</w:t>
      </w:r>
      <w:r>
        <w:br/>
        <w:t xml:space="preserve">          "anyOf": [</w:t>
      </w:r>
      <w:r>
        <w:br/>
        <w:t xml:space="preserve">            {</w:t>
      </w:r>
      <w:r>
        <w:br/>
        <w:t xml:space="preserve">              "maxLength": 64,</w:t>
      </w:r>
      <w:r>
        <w:br/>
        <w:t xml:space="preserve">              "type": "string"</w:t>
      </w:r>
      <w:r>
        <w:br/>
        <w:t xml:space="preserve">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"Instance ID of this specific resource",</w:t>
      </w:r>
      <w:r>
        <w:br/>
        <w:t xml:space="preserve">          "readOnly": true</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["mnpn"]</w:t>
      </w:r>
      <w:r>
        <w:br/>
        <w:t xml:space="preserve">    }</w:t>
      </w:r>
      <w:r>
        <w:br/>
        <w:t xml:space="preserve">  }</w:t>
      </w:r>
      <w:r>
        <w:br/>
        <w:t>}</w:t>
      </w:r>
      <w:r>
        <w:br/>
      </w:r>
    </w:p>
    <w:p w14:paraId="79932243" w14:textId="77777777" w:rsidR="00731819" w:rsidRDefault="00731819" w:rsidP="00731819">
      <w:pPr>
        <w:pStyle w:val="ANNEX-heading2"/>
      </w:pPr>
      <w:bookmarkStart w:id="15426" w:name="_Toc509367441"/>
      <w:r>
        <w:t>Property Definition</w:t>
      </w:r>
      <w:bookmarkEnd w:id="15426"/>
    </w:p>
    <w:tbl>
      <w:tblPr>
        <w:tblStyle w:val="TABLE-A"/>
        <w:tblW w:w="0" w:type="auto"/>
        <w:tblLook w:val="04A0" w:firstRow="1" w:lastRow="0" w:firstColumn="1" w:lastColumn="0" w:noHBand="0" w:noVBand="1"/>
      </w:tblPr>
      <w:tblGrid>
        <w:gridCol w:w="1870"/>
        <w:gridCol w:w="1870"/>
        <w:gridCol w:w="1870"/>
        <w:gridCol w:w="1869"/>
        <w:gridCol w:w="1871"/>
      </w:tblGrid>
      <w:tr w:rsidR="00731819" w14:paraId="6CAC5A8C"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1C967075" w14:textId="77777777" w:rsidR="00731819" w:rsidRDefault="00731819" w:rsidP="00731819">
            <w:r>
              <w:t>Property name</w:t>
            </w:r>
          </w:p>
        </w:tc>
        <w:tc>
          <w:tcPr>
            <w:tcW w:w="1872" w:type="dxa"/>
          </w:tcPr>
          <w:p w14:paraId="526505C1" w14:textId="77777777" w:rsidR="00731819" w:rsidRDefault="00731819" w:rsidP="00731819">
            <w:r>
              <w:t>Value type</w:t>
            </w:r>
          </w:p>
        </w:tc>
        <w:tc>
          <w:tcPr>
            <w:tcW w:w="1872" w:type="dxa"/>
          </w:tcPr>
          <w:p w14:paraId="089AA15F" w14:textId="77777777" w:rsidR="00731819" w:rsidRDefault="00731819" w:rsidP="00731819">
            <w:r>
              <w:t>Mandatory</w:t>
            </w:r>
          </w:p>
        </w:tc>
        <w:tc>
          <w:tcPr>
            <w:tcW w:w="1872" w:type="dxa"/>
          </w:tcPr>
          <w:p w14:paraId="2F2D6E56" w14:textId="77777777" w:rsidR="00731819" w:rsidRDefault="00731819" w:rsidP="00731819">
            <w:r>
              <w:t>Access mode</w:t>
            </w:r>
          </w:p>
        </w:tc>
        <w:tc>
          <w:tcPr>
            <w:tcW w:w="1872" w:type="dxa"/>
          </w:tcPr>
          <w:p w14:paraId="7CEEB540" w14:textId="77777777" w:rsidR="00731819" w:rsidRDefault="00731819" w:rsidP="00731819">
            <w:r>
              <w:t>Description</w:t>
            </w:r>
          </w:p>
        </w:tc>
      </w:tr>
      <w:tr w:rsidR="00731819" w14:paraId="7A160A2C" w14:textId="77777777" w:rsidTr="00731819">
        <w:tc>
          <w:tcPr>
            <w:tcW w:w="1872" w:type="dxa"/>
          </w:tcPr>
          <w:p w14:paraId="2B1AA845" w14:textId="77777777" w:rsidR="00731819" w:rsidRDefault="00731819" w:rsidP="00731819">
            <w:r>
              <w:t>rt</w:t>
            </w:r>
          </w:p>
        </w:tc>
        <w:tc>
          <w:tcPr>
            <w:tcW w:w="1872" w:type="dxa"/>
          </w:tcPr>
          <w:p w14:paraId="38B618D6" w14:textId="77777777" w:rsidR="00731819" w:rsidRDefault="00731819" w:rsidP="00731819">
            <w:r>
              <w:t>array: see schema</w:t>
            </w:r>
          </w:p>
        </w:tc>
        <w:tc>
          <w:tcPr>
            <w:tcW w:w="1872" w:type="dxa"/>
          </w:tcPr>
          <w:p w14:paraId="3CE3A54E" w14:textId="77777777" w:rsidR="00731819" w:rsidRDefault="00731819" w:rsidP="00731819"/>
        </w:tc>
        <w:tc>
          <w:tcPr>
            <w:tcW w:w="1872" w:type="dxa"/>
          </w:tcPr>
          <w:p w14:paraId="044979D5" w14:textId="77777777" w:rsidR="00731819" w:rsidRDefault="00731819" w:rsidP="00731819">
            <w:r>
              <w:t>Read Only</w:t>
            </w:r>
          </w:p>
        </w:tc>
        <w:tc>
          <w:tcPr>
            <w:tcW w:w="1872" w:type="dxa"/>
          </w:tcPr>
          <w:p w14:paraId="11D3815A" w14:textId="77777777" w:rsidR="00731819" w:rsidRDefault="00731819" w:rsidP="00731819">
            <w:r>
              <w:t>Resource Type of the Resource</w:t>
            </w:r>
          </w:p>
        </w:tc>
      </w:tr>
      <w:tr w:rsidR="00731819" w14:paraId="191A8DE3" w14:textId="77777777" w:rsidTr="00731819">
        <w:tc>
          <w:tcPr>
            <w:tcW w:w="1872" w:type="dxa"/>
          </w:tcPr>
          <w:p w14:paraId="3A9127D4" w14:textId="77777777" w:rsidR="00731819" w:rsidRDefault="00731819" w:rsidP="00731819">
            <w:r>
              <w:t>id</w:t>
            </w:r>
          </w:p>
        </w:tc>
        <w:tc>
          <w:tcPr>
            <w:tcW w:w="1872" w:type="dxa"/>
          </w:tcPr>
          <w:p w14:paraId="6DB1D4F1" w14:textId="77777777" w:rsidR="00731819" w:rsidRDefault="00731819" w:rsidP="00731819">
            <w:r>
              <w:t>string</w:t>
            </w:r>
          </w:p>
        </w:tc>
        <w:tc>
          <w:tcPr>
            <w:tcW w:w="1872" w:type="dxa"/>
          </w:tcPr>
          <w:p w14:paraId="5A431517" w14:textId="77777777" w:rsidR="00731819" w:rsidRDefault="00731819" w:rsidP="00731819"/>
        </w:tc>
        <w:tc>
          <w:tcPr>
            <w:tcW w:w="1872" w:type="dxa"/>
          </w:tcPr>
          <w:p w14:paraId="5A8CF0CA" w14:textId="77777777" w:rsidR="00731819" w:rsidRDefault="00731819" w:rsidP="00731819">
            <w:r>
              <w:t>Read Only</w:t>
            </w:r>
          </w:p>
        </w:tc>
        <w:tc>
          <w:tcPr>
            <w:tcW w:w="1872" w:type="dxa"/>
          </w:tcPr>
          <w:p w14:paraId="6BFE62A0" w14:textId="77777777" w:rsidR="00731819" w:rsidRDefault="00731819" w:rsidP="00731819">
            <w:r>
              <w:t>Instance ID of this specific resource</w:t>
            </w:r>
          </w:p>
        </w:tc>
      </w:tr>
      <w:tr w:rsidR="00731819" w14:paraId="1547E3F7" w14:textId="77777777" w:rsidTr="00731819">
        <w:tc>
          <w:tcPr>
            <w:tcW w:w="1872" w:type="dxa"/>
          </w:tcPr>
          <w:p w14:paraId="2AC1F763" w14:textId="77777777" w:rsidR="00731819" w:rsidRDefault="00731819" w:rsidP="00731819">
            <w:r>
              <w:t>if</w:t>
            </w:r>
          </w:p>
        </w:tc>
        <w:tc>
          <w:tcPr>
            <w:tcW w:w="1872" w:type="dxa"/>
          </w:tcPr>
          <w:p w14:paraId="6E3C5419" w14:textId="77777777" w:rsidR="00731819" w:rsidRDefault="00731819" w:rsidP="00731819">
            <w:r>
              <w:t>array: see schema</w:t>
            </w:r>
          </w:p>
        </w:tc>
        <w:tc>
          <w:tcPr>
            <w:tcW w:w="1872" w:type="dxa"/>
          </w:tcPr>
          <w:p w14:paraId="1B7339B2" w14:textId="77777777" w:rsidR="00731819" w:rsidRDefault="00731819" w:rsidP="00731819"/>
        </w:tc>
        <w:tc>
          <w:tcPr>
            <w:tcW w:w="1872" w:type="dxa"/>
          </w:tcPr>
          <w:p w14:paraId="2E7929D2" w14:textId="77777777" w:rsidR="00731819" w:rsidRDefault="00731819" w:rsidP="00731819">
            <w:r>
              <w:t>Read Only</w:t>
            </w:r>
          </w:p>
        </w:tc>
        <w:tc>
          <w:tcPr>
            <w:tcW w:w="1872" w:type="dxa"/>
          </w:tcPr>
          <w:p w14:paraId="7946340E" w14:textId="77777777" w:rsidR="00731819" w:rsidRDefault="00731819" w:rsidP="00731819">
            <w:r>
              <w:t>The interface set supported by this resource</w:t>
            </w:r>
          </w:p>
        </w:tc>
      </w:tr>
      <w:tr w:rsidR="00731819" w14:paraId="44C08E6B" w14:textId="77777777" w:rsidTr="00731819">
        <w:tc>
          <w:tcPr>
            <w:tcW w:w="1872" w:type="dxa"/>
          </w:tcPr>
          <w:p w14:paraId="02013D59" w14:textId="77777777" w:rsidR="00731819" w:rsidRDefault="00731819" w:rsidP="00731819">
            <w:r>
              <w:lastRenderedPageBreak/>
              <w:t>mnpn</w:t>
            </w:r>
          </w:p>
        </w:tc>
        <w:tc>
          <w:tcPr>
            <w:tcW w:w="1872" w:type="dxa"/>
          </w:tcPr>
          <w:p w14:paraId="049B1ECE" w14:textId="77777777" w:rsidR="00731819" w:rsidRDefault="00731819" w:rsidP="00731819">
            <w:r>
              <w:t>array: see schema</w:t>
            </w:r>
          </w:p>
        </w:tc>
        <w:tc>
          <w:tcPr>
            <w:tcW w:w="1872" w:type="dxa"/>
          </w:tcPr>
          <w:p w14:paraId="4DF98367" w14:textId="77777777" w:rsidR="00731819" w:rsidRDefault="00731819" w:rsidP="00731819"/>
        </w:tc>
        <w:tc>
          <w:tcPr>
            <w:tcW w:w="1872" w:type="dxa"/>
          </w:tcPr>
          <w:p w14:paraId="7832EA96" w14:textId="77777777" w:rsidR="00731819" w:rsidRDefault="00731819" w:rsidP="00731819"/>
        </w:tc>
        <w:tc>
          <w:tcPr>
            <w:tcW w:w="1872" w:type="dxa"/>
          </w:tcPr>
          <w:p w14:paraId="545E67CA" w14:textId="77777777" w:rsidR="00731819" w:rsidRDefault="00731819" w:rsidP="00731819">
            <w:r>
              <w:t>Platform names</w:t>
            </w:r>
          </w:p>
        </w:tc>
      </w:tr>
      <w:tr w:rsidR="00731819" w14:paraId="7B18C054" w14:textId="77777777" w:rsidTr="00731819">
        <w:tc>
          <w:tcPr>
            <w:tcW w:w="1872" w:type="dxa"/>
          </w:tcPr>
          <w:p w14:paraId="2A247723" w14:textId="77777777" w:rsidR="00731819" w:rsidRDefault="00731819" w:rsidP="00731819">
            <w:r>
              <w:t>n</w:t>
            </w:r>
          </w:p>
        </w:tc>
        <w:tc>
          <w:tcPr>
            <w:tcW w:w="1872" w:type="dxa"/>
          </w:tcPr>
          <w:p w14:paraId="53FB5281" w14:textId="77777777" w:rsidR="00731819" w:rsidRDefault="00731819" w:rsidP="00731819">
            <w:r>
              <w:t>string</w:t>
            </w:r>
          </w:p>
        </w:tc>
        <w:tc>
          <w:tcPr>
            <w:tcW w:w="1872" w:type="dxa"/>
          </w:tcPr>
          <w:p w14:paraId="6B990211" w14:textId="77777777" w:rsidR="00731819" w:rsidRDefault="00731819" w:rsidP="00731819"/>
        </w:tc>
        <w:tc>
          <w:tcPr>
            <w:tcW w:w="1872" w:type="dxa"/>
          </w:tcPr>
          <w:p w14:paraId="67F132E5" w14:textId="77777777" w:rsidR="00731819" w:rsidRDefault="00731819" w:rsidP="00731819">
            <w:r>
              <w:t>Read Only</w:t>
            </w:r>
          </w:p>
        </w:tc>
        <w:tc>
          <w:tcPr>
            <w:tcW w:w="1872" w:type="dxa"/>
          </w:tcPr>
          <w:p w14:paraId="2B3A6A9D" w14:textId="77777777" w:rsidR="00731819" w:rsidRDefault="00731819" w:rsidP="00731819">
            <w:r>
              <w:t>Friendly name of the resource</w:t>
            </w:r>
          </w:p>
        </w:tc>
      </w:tr>
      <w:tr w:rsidR="00731819" w14:paraId="1BCCBA61" w14:textId="77777777" w:rsidTr="00731819">
        <w:tc>
          <w:tcPr>
            <w:tcW w:w="1872" w:type="dxa"/>
          </w:tcPr>
          <w:p w14:paraId="7F9758AA" w14:textId="77777777" w:rsidR="00731819" w:rsidRDefault="00731819" w:rsidP="00731819">
            <w:r>
              <w:t>rt</w:t>
            </w:r>
          </w:p>
        </w:tc>
        <w:tc>
          <w:tcPr>
            <w:tcW w:w="1872" w:type="dxa"/>
          </w:tcPr>
          <w:p w14:paraId="6C315F3A" w14:textId="77777777" w:rsidR="00731819" w:rsidRDefault="00731819" w:rsidP="00731819">
            <w:r>
              <w:t>array: see schema</w:t>
            </w:r>
          </w:p>
        </w:tc>
        <w:tc>
          <w:tcPr>
            <w:tcW w:w="1872" w:type="dxa"/>
          </w:tcPr>
          <w:p w14:paraId="3D1F1C72" w14:textId="77777777" w:rsidR="00731819" w:rsidRDefault="00731819" w:rsidP="00731819"/>
        </w:tc>
        <w:tc>
          <w:tcPr>
            <w:tcW w:w="1872" w:type="dxa"/>
          </w:tcPr>
          <w:p w14:paraId="6D931C4D" w14:textId="77777777" w:rsidR="00731819" w:rsidRDefault="00731819" w:rsidP="00731819">
            <w:r>
              <w:t>Read Only</w:t>
            </w:r>
          </w:p>
        </w:tc>
        <w:tc>
          <w:tcPr>
            <w:tcW w:w="1872" w:type="dxa"/>
          </w:tcPr>
          <w:p w14:paraId="3FB19C7A" w14:textId="77777777" w:rsidR="00731819" w:rsidRDefault="00731819" w:rsidP="00731819">
            <w:r>
              <w:t>Resource Type of the Resource</w:t>
            </w:r>
          </w:p>
        </w:tc>
      </w:tr>
      <w:tr w:rsidR="00731819" w14:paraId="243B517A" w14:textId="77777777" w:rsidTr="00731819">
        <w:tc>
          <w:tcPr>
            <w:tcW w:w="1872" w:type="dxa"/>
          </w:tcPr>
          <w:p w14:paraId="1816EEB6" w14:textId="77777777" w:rsidR="00731819" w:rsidRDefault="00731819" w:rsidP="00731819">
            <w:r>
              <w:t>id</w:t>
            </w:r>
          </w:p>
        </w:tc>
        <w:tc>
          <w:tcPr>
            <w:tcW w:w="1872" w:type="dxa"/>
          </w:tcPr>
          <w:p w14:paraId="42D07CEE" w14:textId="77777777" w:rsidR="00731819" w:rsidRDefault="00731819" w:rsidP="00731819">
            <w:r>
              <w:t>multiple types: see schema</w:t>
            </w:r>
          </w:p>
        </w:tc>
        <w:tc>
          <w:tcPr>
            <w:tcW w:w="1872" w:type="dxa"/>
          </w:tcPr>
          <w:p w14:paraId="535594DF" w14:textId="77777777" w:rsidR="00731819" w:rsidRDefault="00731819" w:rsidP="00731819"/>
        </w:tc>
        <w:tc>
          <w:tcPr>
            <w:tcW w:w="1872" w:type="dxa"/>
          </w:tcPr>
          <w:p w14:paraId="153D03C2" w14:textId="77777777" w:rsidR="00731819" w:rsidRDefault="00731819" w:rsidP="00731819">
            <w:r>
              <w:t>Read Only</w:t>
            </w:r>
          </w:p>
        </w:tc>
        <w:tc>
          <w:tcPr>
            <w:tcW w:w="1872" w:type="dxa"/>
          </w:tcPr>
          <w:p w14:paraId="60C5EDA9" w14:textId="77777777" w:rsidR="00731819" w:rsidRDefault="00731819" w:rsidP="00731819">
            <w:r>
              <w:t>Instance ID of this specific resource</w:t>
            </w:r>
          </w:p>
        </w:tc>
      </w:tr>
      <w:tr w:rsidR="00731819" w14:paraId="4A051B38" w14:textId="77777777" w:rsidTr="00731819">
        <w:tc>
          <w:tcPr>
            <w:tcW w:w="1872" w:type="dxa"/>
          </w:tcPr>
          <w:p w14:paraId="12B16A13" w14:textId="77777777" w:rsidR="00731819" w:rsidRDefault="00731819" w:rsidP="00731819">
            <w:r>
              <w:t>if</w:t>
            </w:r>
          </w:p>
        </w:tc>
        <w:tc>
          <w:tcPr>
            <w:tcW w:w="1872" w:type="dxa"/>
          </w:tcPr>
          <w:p w14:paraId="3B3F0995" w14:textId="77777777" w:rsidR="00731819" w:rsidRDefault="00731819" w:rsidP="00731819">
            <w:r>
              <w:t>array: see schema</w:t>
            </w:r>
          </w:p>
        </w:tc>
        <w:tc>
          <w:tcPr>
            <w:tcW w:w="1872" w:type="dxa"/>
          </w:tcPr>
          <w:p w14:paraId="7C5F792F" w14:textId="77777777" w:rsidR="00731819" w:rsidRDefault="00731819" w:rsidP="00731819"/>
        </w:tc>
        <w:tc>
          <w:tcPr>
            <w:tcW w:w="1872" w:type="dxa"/>
          </w:tcPr>
          <w:p w14:paraId="75B8FB07" w14:textId="77777777" w:rsidR="00731819" w:rsidRDefault="00731819" w:rsidP="00731819">
            <w:r>
              <w:t>Read Only</w:t>
            </w:r>
          </w:p>
        </w:tc>
        <w:tc>
          <w:tcPr>
            <w:tcW w:w="1872" w:type="dxa"/>
          </w:tcPr>
          <w:p w14:paraId="54833E97" w14:textId="77777777" w:rsidR="00731819" w:rsidRDefault="00731819" w:rsidP="00731819">
            <w:r>
              <w:t>The interface set supported by this resource</w:t>
            </w:r>
          </w:p>
        </w:tc>
      </w:tr>
      <w:tr w:rsidR="00731819" w14:paraId="5E0C704E" w14:textId="77777777" w:rsidTr="00731819">
        <w:tc>
          <w:tcPr>
            <w:tcW w:w="1872" w:type="dxa"/>
          </w:tcPr>
          <w:p w14:paraId="40F2108E" w14:textId="77777777" w:rsidR="00731819" w:rsidRDefault="00731819" w:rsidP="00731819">
            <w:r>
              <w:t>mnpn</w:t>
            </w:r>
          </w:p>
        </w:tc>
        <w:tc>
          <w:tcPr>
            <w:tcW w:w="1872" w:type="dxa"/>
          </w:tcPr>
          <w:p w14:paraId="2171EFEE" w14:textId="77777777" w:rsidR="00731819" w:rsidRDefault="00731819" w:rsidP="00731819">
            <w:r>
              <w:t>array: see schema</w:t>
            </w:r>
          </w:p>
        </w:tc>
        <w:tc>
          <w:tcPr>
            <w:tcW w:w="1872" w:type="dxa"/>
          </w:tcPr>
          <w:p w14:paraId="2B0E36DC" w14:textId="77777777" w:rsidR="00731819" w:rsidRDefault="00731819" w:rsidP="00731819">
            <w:r>
              <w:t>yes</w:t>
            </w:r>
          </w:p>
        </w:tc>
        <w:tc>
          <w:tcPr>
            <w:tcW w:w="1872" w:type="dxa"/>
          </w:tcPr>
          <w:p w14:paraId="5B5B4EA4" w14:textId="77777777" w:rsidR="00731819" w:rsidRDefault="00731819" w:rsidP="00731819"/>
        </w:tc>
        <w:tc>
          <w:tcPr>
            <w:tcW w:w="1872" w:type="dxa"/>
          </w:tcPr>
          <w:p w14:paraId="58E4D6AC" w14:textId="77777777" w:rsidR="00731819" w:rsidRDefault="00731819" w:rsidP="00731819">
            <w:r>
              <w:t>Platform names</w:t>
            </w:r>
          </w:p>
        </w:tc>
      </w:tr>
      <w:tr w:rsidR="00731819" w14:paraId="703ED36B" w14:textId="77777777" w:rsidTr="00731819">
        <w:tc>
          <w:tcPr>
            <w:tcW w:w="1872" w:type="dxa"/>
          </w:tcPr>
          <w:p w14:paraId="1E3D48CA" w14:textId="77777777" w:rsidR="00731819" w:rsidRDefault="00731819" w:rsidP="00731819">
            <w:r>
              <w:t>n</w:t>
            </w:r>
          </w:p>
        </w:tc>
        <w:tc>
          <w:tcPr>
            <w:tcW w:w="1872" w:type="dxa"/>
          </w:tcPr>
          <w:p w14:paraId="301E28CD" w14:textId="77777777" w:rsidR="00731819" w:rsidRDefault="00731819" w:rsidP="00731819">
            <w:r>
              <w:t>string</w:t>
            </w:r>
          </w:p>
        </w:tc>
        <w:tc>
          <w:tcPr>
            <w:tcW w:w="1872" w:type="dxa"/>
          </w:tcPr>
          <w:p w14:paraId="10101BE3" w14:textId="77777777" w:rsidR="00731819" w:rsidRDefault="00731819" w:rsidP="00731819"/>
        </w:tc>
        <w:tc>
          <w:tcPr>
            <w:tcW w:w="1872" w:type="dxa"/>
          </w:tcPr>
          <w:p w14:paraId="550A9E04" w14:textId="77777777" w:rsidR="00731819" w:rsidRDefault="00731819" w:rsidP="00731819"/>
        </w:tc>
        <w:tc>
          <w:tcPr>
            <w:tcW w:w="1872" w:type="dxa"/>
          </w:tcPr>
          <w:p w14:paraId="135CF565" w14:textId="77777777" w:rsidR="00731819" w:rsidRDefault="00731819" w:rsidP="00731819">
            <w:r>
              <w:t>Friendly name of the resource</w:t>
            </w:r>
          </w:p>
        </w:tc>
      </w:tr>
    </w:tbl>
    <w:p w14:paraId="3541A4C3" w14:textId="77777777" w:rsidR="00731819" w:rsidRDefault="00731819" w:rsidP="00731819">
      <w:pPr>
        <w:pStyle w:val="ANNEX-heading2"/>
      </w:pPr>
      <w:bookmarkStart w:id="15427" w:name="_Toc509367442"/>
      <w:r>
        <w:t>CRUDN behaviour</w:t>
      </w:r>
      <w:bookmarkEnd w:id="15427"/>
    </w:p>
    <w:tbl>
      <w:tblPr>
        <w:tblStyle w:val="TABLE-A"/>
        <w:tblW w:w="0" w:type="auto"/>
        <w:tblLook w:val="04A0" w:firstRow="1" w:lastRow="0" w:firstColumn="1" w:lastColumn="0" w:noHBand="0" w:noVBand="1"/>
      </w:tblPr>
      <w:tblGrid>
        <w:gridCol w:w="3942"/>
        <w:gridCol w:w="1105"/>
        <w:gridCol w:w="1004"/>
        <w:gridCol w:w="1142"/>
        <w:gridCol w:w="1090"/>
        <w:gridCol w:w="1067"/>
      </w:tblGrid>
      <w:tr w:rsidR="00731819" w14:paraId="4BED5C72"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325A8E1B" w14:textId="77777777" w:rsidR="00731819" w:rsidRDefault="00731819" w:rsidP="00731819">
            <w:r>
              <w:t>Resource</w:t>
            </w:r>
          </w:p>
        </w:tc>
        <w:tc>
          <w:tcPr>
            <w:tcW w:w="1560" w:type="dxa"/>
          </w:tcPr>
          <w:p w14:paraId="570A5D4D" w14:textId="77777777" w:rsidR="00731819" w:rsidRDefault="00731819" w:rsidP="00731819">
            <w:r>
              <w:t>Create</w:t>
            </w:r>
          </w:p>
        </w:tc>
        <w:tc>
          <w:tcPr>
            <w:tcW w:w="1560" w:type="dxa"/>
          </w:tcPr>
          <w:p w14:paraId="43AA355B" w14:textId="77777777" w:rsidR="00731819" w:rsidRDefault="00731819" w:rsidP="00731819">
            <w:r>
              <w:t>Read</w:t>
            </w:r>
          </w:p>
        </w:tc>
        <w:tc>
          <w:tcPr>
            <w:tcW w:w="1560" w:type="dxa"/>
          </w:tcPr>
          <w:p w14:paraId="73CDAA7D" w14:textId="77777777" w:rsidR="00731819" w:rsidRDefault="00731819" w:rsidP="00731819">
            <w:r>
              <w:t>Update</w:t>
            </w:r>
          </w:p>
        </w:tc>
        <w:tc>
          <w:tcPr>
            <w:tcW w:w="1560" w:type="dxa"/>
          </w:tcPr>
          <w:p w14:paraId="341273B9" w14:textId="77777777" w:rsidR="00731819" w:rsidRDefault="00731819" w:rsidP="00731819">
            <w:r>
              <w:t>Delete</w:t>
            </w:r>
          </w:p>
        </w:tc>
        <w:tc>
          <w:tcPr>
            <w:tcW w:w="1560" w:type="dxa"/>
          </w:tcPr>
          <w:p w14:paraId="42EE52DA" w14:textId="77777777" w:rsidR="00731819" w:rsidRDefault="00731819" w:rsidP="00731819">
            <w:r>
              <w:t>Notify</w:t>
            </w:r>
          </w:p>
        </w:tc>
      </w:tr>
      <w:tr w:rsidR="00731819" w14:paraId="41443940" w14:textId="77777777" w:rsidTr="00731819">
        <w:tc>
          <w:tcPr>
            <w:tcW w:w="1560" w:type="dxa"/>
          </w:tcPr>
          <w:p w14:paraId="6C0066CA" w14:textId="77777777" w:rsidR="00731819" w:rsidRDefault="00731819" w:rsidP="00731819">
            <w:r>
              <w:t>/examplePlatformConfigurationResURI</w:t>
            </w:r>
          </w:p>
        </w:tc>
        <w:tc>
          <w:tcPr>
            <w:tcW w:w="1560" w:type="dxa"/>
          </w:tcPr>
          <w:p w14:paraId="66744A5E" w14:textId="77777777" w:rsidR="00731819" w:rsidRDefault="00731819" w:rsidP="00731819"/>
        </w:tc>
        <w:tc>
          <w:tcPr>
            <w:tcW w:w="1560" w:type="dxa"/>
          </w:tcPr>
          <w:p w14:paraId="1655E313" w14:textId="77777777" w:rsidR="00731819" w:rsidRDefault="00731819" w:rsidP="00731819">
            <w:r>
              <w:t>get</w:t>
            </w:r>
          </w:p>
        </w:tc>
        <w:tc>
          <w:tcPr>
            <w:tcW w:w="1560" w:type="dxa"/>
          </w:tcPr>
          <w:p w14:paraId="77F50B18" w14:textId="77777777" w:rsidR="00731819" w:rsidRDefault="00731819" w:rsidP="00731819">
            <w:r>
              <w:t>post</w:t>
            </w:r>
          </w:p>
        </w:tc>
        <w:tc>
          <w:tcPr>
            <w:tcW w:w="1560" w:type="dxa"/>
          </w:tcPr>
          <w:p w14:paraId="0EB78498" w14:textId="77777777" w:rsidR="00731819" w:rsidRDefault="00731819" w:rsidP="00731819"/>
        </w:tc>
        <w:tc>
          <w:tcPr>
            <w:tcW w:w="1560" w:type="dxa"/>
          </w:tcPr>
          <w:p w14:paraId="31666BD9" w14:textId="77777777" w:rsidR="00731819" w:rsidRDefault="00731819" w:rsidP="00731819"/>
        </w:tc>
      </w:tr>
    </w:tbl>
    <w:p w14:paraId="715528C9" w14:textId="77777777" w:rsidR="00731819" w:rsidRDefault="00731819" w:rsidP="00731819">
      <w:pPr>
        <w:pStyle w:val="ANNEX-heading1"/>
      </w:pPr>
      <w:bookmarkStart w:id="15428" w:name="_Toc509367443"/>
      <w:r>
        <w:t>Platform Configuration</w:t>
      </w:r>
      <w:bookmarkEnd w:id="15428"/>
    </w:p>
    <w:p w14:paraId="6B0A8D5F" w14:textId="77777777" w:rsidR="00731819" w:rsidRDefault="00731819" w:rsidP="00731819">
      <w:pPr>
        <w:pStyle w:val="ANNEX-heading2"/>
      </w:pPr>
      <w:bookmarkStart w:id="15429" w:name="_Toc509367444"/>
      <w:r>
        <w:t>Introduction</w:t>
      </w:r>
      <w:bookmarkEnd w:id="15429"/>
    </w:p>
    <w:p w14:paraId="0EDE5426" w14:textId="77777777" w:rsidR="00731819" w:rsidRDefault="00731819" w:rsidP="00731819">
      <w:r>
        <w:t>Resource that allows for platform specific information to be configured.</w:t>
      </w:r>
      <w:r>
        <w:br/>
        <w:t>Retrieves the current platform configuration settings</w:t>
      </w:r>
      <w:r>
        <w:br/>
      </w:r>
    </w:p>
    <w:p w14:paraId="024EF92B" w14:textId="77777777" w:rsidR="00731819" w:rsidRDefault="00731819" w:rsidP="00731819">
      <w:pPr>
        <w:pStyle w:val="ANNEX-heading2"/>
      </w:pPr>
      <w:bookmarkStart w:id="15430" w:name="_Toc509367445"/>
      <w:r>
        <w:t>Wellknown URI</w:t>
      </w:r>
      <w:bookmarkEnd w:id="15430"/>
    </w:p>
    <w:p w14:paraId="2AB9A56A" w14:textId="77777777" w:rsidR="00731819" w:rsidRDefault="00731819" w:rsidP="00731819">
      <w:r>
        <w:t>/examplePlatformConfigurationResURI</w:t>
      </w:r>
    </w:p>
    <w:p w14:paraId="2F0B8F3B" w14:textId="77777777" w:rsidR="00731819" w:rsidRDefault="00731819" w:rsidP="00731819">
      <w:pPr>
        <w:pStyle w:val="ANNEX-heading2"/>
      </w:pPr>
      <w:bookmarkStart w:id="15431" w:name="_Toc509367446"/>
      <w:r>
        <w:t>Resource Type</w:t>
      </w:r>
      <w:bookmarkEnd w:id="15431"/>
    </w:p>
    <w:p w14:paraId="69828BFE" w14:textId="77777777" w:rsidR="00731819" w:rsidRDefault="00731819" w:rsidP="00731819">
      <w:r>
        <w:t>The resource type (</w:t>
      </w:r>
      <w:proofErr w:type="gramStart"/>
      <w:r>
        <w:t>rt</w:t>
      </w:r>
      <w:proofErr w:type="gramEnd"/>
      <w:r>
        <w:t>) is defined as: ['oic.wk.con.p'].</w:t>
      </w:r>
    </w:p>
    <w:p w14:paraId="50418D01" w14:textId="77777777" w:rsidR="00731819" w:rsidRDefault="00731819" w:rsidP="00731819">
      <w:pPr>
        <w:pStyle w:val="ANNEX-heading2"/>
      </w:pPr>
      <w:bookmarkStart w:id="15432" w:name="_Toc509367447"/>
      <w:r>
        <w:t>Swagger2.0 Definition</w:t>
      </w:r>
      <w:bookmarkEnd w:id="15432"/>
    </w:p>
    <w:p w14:paraId="7DCB3142" w14:textId="77777777" w:rsidR="00731819" w:rsidRDefault="00731819" w:rsidP="00731819">
      <w:pPr>
        <w:pStyle w:val="CODE-BLACK"/>
      </w:pPr>
      <w:r>
        <w:t>{</w:t>
      </w:r>
      <w:r>
        <w:br/>
        <w:t xml:space="preserve">  "swagger": "2.0",</w:t>
      </w:r>
      <w:r>
        <w:br/>
        <w:t xml:space="preserve">  "info": {</w:t>
      </w:r>
      <w:r>
        <w:br/>
        <w:t xml:space="preserve">    "title": "Platform Configuration",</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r>
      <w:r>
        <w:lastRenderedPageBreak/>
        <w:t xml:space="preserve">  "produces": ["application/json"],</w:t>
      </w:r>
      <w:r>
        <w:br/>
        <w:t xml:space="preserve">  "paths": {</w:t>
      </w:r>
      <w:r>
        <w:br/>
        <w:t xml:space="preserve">    "/examplePlatformConfigurationResURI" : {</w:t>
      </w:r>
      <w:r>
        <w:br/>
        <w:t xml:space="preserve">      "get": {</w:t>
      </w:r>
      <w:r>
        <w:br/>
        <w:t xml:space="preserve">        "description": "Resource that allows for platform specific information to be configured.\nRetrieves the current platform configuration settings\n",</w:t>
      </w:r>
      <w:r>
        <w:br/>
        <w:t xml:space="preserve">        "parameters": [</w:t>
      </w:r>
      <w:r>
        <w:br/>
        <w:t xml:space="preserve">          {"$ref": "#/parameters/interface-all"}</w:t>
      </w:r>
      <w:r>
        <w:br/>
        <w:t xml:space="preserve">        ],</w:t>
      </w:r>
      <w:r>
        <w:br/>
        <w:t xml:space="preserve">        "responses": {</w:t>
      </w:r>
      <w:r>
        <w:br/>
        <w:t xml:space="preserve">            "200": {</w:t>
      </w:r>
      <w:r>
        <w:br/>
        <w:t xml:space="preserve">              "description" : "",</w:t>
      </w:r>
      <w:r>
        <w:br/>
        <w:t xml:space="preserve">              "x-example":</w:t>
      </w:r>
      <w:r>
        <w:br/>
        <w:t xml:space="preserve">                {</w:t>
      </w:r>
      <w:r>
        <w:br/>
        <w:t xml:space="preserve">                  "rt":   ["oic.wk.con.p"],</w:t>
      </w:r>
      <w:r>
        <w:br/>
        <w:t xml:space="preserve">                  "mnpn": [ { "language": "en", "value": "My Friendly Device Name" } ]</w:t>
      </w:r>
      <w:r>
        <w:br/>
        <w:t xml:space="preserve">                }</w:t>
      </w:r>
      <w:r>
        <w:br/>
        <w:t xml:space="preserve">                ,</w:t>
      </w:r>
      <w:r>
        <w:br/>
        <w:t xml:space="preserve">              "schema": { "$ref": "#/definitions/Conf_Platform" }</w:t>
      </w:r>
      <w:r>
        <w:br/>
        <w:t xml:space="preserve">            }</w:t>
      </w:r>
      <w:r>
        <w:br/>
        <w:t xml:space="preserve">        }</w:t>
      </w:r>
      <w:r>
        <w:br/>
        <w:t xml:space="preserve">      },</w:t>
      </w:r>
      <w:r>
        <w:br/>
        <w:t xml:space="preserve">      "post": {</w:t>
      </w:r>
      <w:r>
        <w:br/>
        <w:t xml:space="preserve">        "description": "Update the information about the platform\n",</w:t>
      </w:r>
      <w:r>
        <w:br/>
        <w:t xml:space="preserve">        "parameters": [</w:t>
      </w:r>
      <w:r>
        <w:br/>
        <w:t xml:space="preserve">          {"$ref": "#/parameters/interface-rw"},</w:t>
      </w:r>
      <w:r>
        <w:br/>
        <w:t xml:space="preserve">          {</w:t>
      </w:r>
      <w:r>
        <w:br/>
        <w:t xml:space="preserve">            "name": "body",</w:t>
      </w:r>
      <w:r>
        <w:br/>
        <w:t xml:space="preserve">            "in": "body",</w:t>
      </w:r>
      <w:r>
        <w:br/>
        <w:t xml:space="preserve">            "required": true,</w:t>
      </w:r>
      <w:r>
        <w:br/>
        <w:t xml:space="preserve">            "schema": { "$ref": "#/definitions/Update_Platform" },</w:t>
      </w:r>
      <w:r>
        <w:br/>
        <w:t xml:space="preserve">            "x-example":</w:t>
      </w:r>
      <w:r>
        <w:br/>
        <w:t xml:space="preserve">              {</w:t>
      </w:r>
      <w:r>
        <w:br/>
        <w:t xml:space="preserve">                "n": "Nuevo nombre",</w:t>
      </w:r>
      <w:r>
        <w:br/>
        <w:t xml:space="preserve">                "mnpn": [ { "language": "es", "value": "Nuevo nombre de Plataforma Amigable" } ]</w:t>
      </w:r>
      <w:r>
        <w:br/>
        <w:t xml:space="preserve">              }</w:t>
      </w:r>
      <w:r>
        <w:br/>
        <w:t xml:space="preserve">          }</w:t>
      </w:r>
      <w:r>
        <w:br/>
        <w:t xml:space="preserve">        ],</w:t>
      </w:r>
      <w:r>
        <w:br/>
        <w:t xml:space="preserve">        "responses": {</w:t>
      </w:r>
      <w:r>
        <w:br/>
        <w:t xml:space="preserve">            "200": {</w:t>
      </w:r>
      <w:r>
        <w:br/>
        <w:t xml:space="preserve">              "description" : "",</w:t>
      </w:r>
      <w:r>
        <w:br/>
        <w:t xml:space="preserve">              "x-example":</w:t>
      </w:r>
      <w:r>
        <w:br/>
        <w:t xml:space="preserve">                {</w:t>
      </w:r>
      <w:r>
        <w:br/>
        <w:t xml:space="preserve">                  "n": "Nuevo nombre",</w:t>
      </w:r>
      <w:r>
        <w:br/>
        <w:t xml:space="preserve">                  "mnpn": [ { "language": "es", "value": "Nuevo nombre de Plataforma Amigable" } ]</w:t>
      </w:r>
      <w:r>
        <w:br/>
        <w:t xml:space="preserve">                }</w:t>
      </w:r>
      <w:r>
        <w:br/>
        <w:t xml:space="preserve">                ,</w:t>
      </w:r>
      <w:r>
        <w:br/>
        <w:t xml:space="preserve">              "schema": { "$ref": "#/definitions/Update_Platform" }</w:t>
      </w:r>
      <w:r>
        <w:br/>
        <w:t xml:space="preserve">            }</w:t>
      </w:r>
      <w:r>
        <w:br/>
        <w:t xml:space="preserve">        }</w:t>
      </w:r>
      <w:r>
        <w:br/>
        <w:t xml:space="preserve">      }</w:t>
      </w:r>
      <w:r>
        <w:br/>
        <w:t xml:space="preserve">    }</w:t>
      </w:r>
      <w:r>
        <w:br/>
        <w:t xml:space="preserve">  },</w:t>
      </w:r>
      <w:r>
        <w:br/>
        <w:t xml:space="preserve">  "parameters": {</w:t>
      </w:r>
      <w:r>
        <w:br/>
        <w:t xml:space="preserve">    "interface-rw" : {</w:t>
      </w:r>
      <w:r>
        <w:br/>
        <w:t xml:space="preserve">      "in" : "query",</w:t>
      </w:r>
      <w:r>
        <w:br/>
        <w:t xml:space="preserve">      "name" : "if",</w:t>
      </w:r>
      <w:r>
        <w:br/>
        <w:t xml:space="preserve">      "type" : "string",</w:t>
      </w:r>
      <w:r>
        <w:br/>
        <w:t xml:space="preserve">      "enum" : ["oic.if.rw"]</w:t>
      </w:r>
      <w:r>
        <w:br/>
        <w:t xml:space="preserve">    },</w:t>
      </w:r>
      <w:r>
        <w:br/>
        <w:t xml:space="preserve">    "interface-all" : {</w:t>
      </w:r>
      <w:r>
        <w:br/>
        <w:t xml:space="preserve">      "in" : "query",</w:t>
      </w:r>
      <w:r>
        <w:br/>
        <w:t xml:space="preserve">      "name" : "if",</w:t>
      </w:r>
      <w:r>
        <w:br/>
        <w:t xml:space="preserve">      "type" : "string",</w:t>
      </w:r>
      <w:r>
        <w:br/>
        <w:t xml:space="preserve">      "enum" : ["oic.if.rw", "oic.if.baseline"]</w:t>
      </w:r>
      <w:r>
        <w:br/>
        <w:t xml:space="preserve">    }</w:t>
      </w:r>
      <w:r>
        <w:br/>
        <w:t xml:space="preserve">  },</w:t>
      </w:r>
      <w:r>
        <w:br/>
        <w:t xml:space="preserve">  "definitions": {</w:t>
      </w:r>
      <w:r>
        <w:br/>
        <w:t xml:space="preserve">    "Conf_Platform" : {</w:t>
      </w:r>
      <w:r>
        <w:br/>
        <w:t xml:space="preserve">      "properties": {</w:t>
      </w:r>
      <w:r>
        <w:br/>
        <w:t xml:space="preserve">        "rt" :</w:t>
      </w:r>
      <w:r>
        <w:br/>
      </w:r>
      <w:r>
        <w:lastRenderedPageBreak/>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"mnpn" :</w:t>
      </w:r>
      <w:r>
        <w:br/>
        <w:t xml:space="preserve">                {</w:t>
      </w:r>
      <w:r>
        <w:br/>
        <w:t xml:space="preserve">          "description": "Platform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"description": "The Platform description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r>
      <w:r>
        <w:lastRenderedPageBreak/>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"Update_Platform"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"type": "string"</w:t>
      </w:r>
      <w:r>
        <w:br/>
        <w:t xml:space="preserve">        },</w:t>
      </w:r>
      <w:r>
        <w:br/>
      </w:r>
      <w:r>
        <w:br/>
        <w:t xml:space="preserve">        "mnpn" :</w:t>
      </w:r>
      <w:r>
        <w:br/>
        <w:t xml:space="preserve">                {</w:t>
      </w:r>
      <w:r>
        <w:br/>
        <w:t xml:space="preserve">          "description": "Platform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"description": "The Platform description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t xml:space="preserve">        "id" :</w:t>
      </w:r>
      <w:r>
        <w:br/>
        <w:t xml:space="preserve">                {</w:t>
      </w:r>
      <w:r>
        <w:br/>
        <w:t xml:space="preserve">          "anyOf": [</w:t>
      </w:r>
      <w:r>
        <w:br/>
        <w:t xml:space="preserve">            {</w:t>
      </w:r>
      <w:r>
        <w:br/>
        <w:t xml:space="preserve">              "maxLength": 64,</w:t>
      </w:r>
      <w:r>
        <w:br/>
        <w:t xml:space="preserve">              "type": "string"</w:t>
      </w:r>
      <w:r>
        <w:br/>
        <w:t xml:space="preserve">            },</w:t>
      </w:r>
      <w:r>
        <w:br/>
        <w:t xml:space="preserve">            {</w:t>
      </w:r>
      <w:r>
        <w:br/>
        <w:t xml:space="preserve">              "description": "Format pattern according to IETF RFC 4122.",</w:t>
      </w:r>
      <w:r>
        <w:br/>
        <w:t xml:space="preserve">              "pattern": "^[a-fA-F0-9]{8}-[a-fA-F0-9]{4}-[a-fA-F0-9]{4}-[a-fA-F0-9]{4}-[a-fA-F0-9]{12}$",</w:t>
      </w:r>
      <w:r>
        <w:br/>
        <w:t xml:space="preserve">              "type": "string"</w:t>
      </w:r>
      <w:r>
        <w:br/>
      </w:r>
      <w:r>
        <w:lastRenderedPageBreak/>
        <w:t xml:space="preserve">            }</w:t>
      </w:r>
      <w:r>
        <w:br/>
        <w:t xml:space="preserve">          ],</w:t>
      </w:r>
      <w:r>
        <w:br/>
        <w:t xml:space="preserve">          "description": "Instance ID of this specific resource",</w:t>
      </w:r>
      <w:r>
        <w:br/>
        <w:t xml:space="preserve">          "readOnly": true</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["mnpn"]</w:t>
      </w:r>
      <w:r>
        <w:br/>
        <w:t xml:space="preserve">    }</w:t>
      </w:r>
      <w:r>
        <w:br/>
        <w:t xml:space="preserve">  }</w:t>
      </w:r>
      <w:r>
        <w:br/>
        <w:t>}</w:t>
      </w:r>
      <w:r>
        <w:br/>
      </w:r>
    </w:p>
    <w:p w14:paraId="772D9F45" w14:textId="77777777" w:rsidR="00731819" w:rsidRDefault="00731819" w:rsidP="00731819">
      <w:pPr>
        <w:pStyle w:val="ANNEX-heading2"/>
      </w:pPr>
      <w:bookmarkStart w:id="15433" w:name="_Toc509367448"/>
      <w:r>
        <w:t>Property Definition</w:t>
      </w:r>
      <w:bookmarkEnd w:id="15433"/>
    </w:p>
    <w:tbl>
      <w:tblPr>
        <w:tblStyle w:val="TABLE-A"/>
        <w:tblW w:w="0" w:type="auto"/>
        <w:tblLook w:val="04A0" w:firstRow="1" w:lastRow="0" w:firstColumn="1" w:lastColumn="0" w:noHBand="0" w:noVBand="1"/>
      </w:tblPr>
      <w:tblGrid>
        <w:gridCol w:w="1870"/>
        <w:gridCol w:w="1870"/>
        <w:gridCol w:w="1870"/>
        <w:gridCol w:w="1869"/>
        <w:gridCol w:w="1871"/>
      </w:tblGrid>
      <w:tr w:rsidR="00731819" w14:paraId="42690810"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2C44024B" w14:textId="77777777" w:rsidR="00731819" w:rsidRDefault="00731819" w:rsidP="00731819">
            <w:r>
              <w:t>Property name</w:t>
            </w:r>
          </w:p>
        </w:tc>
        <w:tc>
          <w:tcPr>
            <w:tcW w:w="1872" w:type="dxa"/>
          </w:tcPr>
          <w:p w14:paraId="4818C433" w14:textId="77777777" w:rsidR="00731819" w:rsidRDefault="00731819" w:rsidP="00731819">
            <w:r>
              <w:t>Value type</w:t>
            </w:r>
          </w:p>
        </w:tc>
        <w:tc>
          <w:tcPr>
            <w:tcW w:w="1872" w:type="dxa"/>
          </w:tcPr>
          <w:p w14:paraId="792BA0E8" w14:textId="77777777" w:rsidR="00731819" w:rsidRDefault="00731819" w:rsidP="00731819">
            <w:r>
              <w:t>Mandatory</w:t>
            </w:r>
          </w:p>
        </w:tc>
        <w:tc>
          <w:tcPr>
            <w:tcW w:w="1872" w:type="dxa"/>
          </w:tcPr>
          <w:p w14:paraId="19C8CFF5" w14:textId="77777777" w:rsidR="00731819" w:rsidRDefault="00731819" w:rsidP="00731819">
            <w:r>
              <w:t>Access mode</w:t>
            </w:r>
          </w:p>
        </w:tc>
        <w:tc>
          <w:tcPr>
            <w:tcW w:w="1872" w:type="dxa"/>
          </w:tcPr>
          <w:p w14:paraId="47DE9E3B" w14:textId="77777777" w:rsidR="00731819" w:rsidRDefault="00731819" w:rsidP="00731819">
            <w:r>
              <w:t>Description</w:t>
            </w:r>
          </w:p>
        </w:tc>
      </w:tr>
      <w:tr w:rsidR="00731819" w14:paraId="50E8CECD" w14:textId="77777777" w:rsidTr="00731819">
        <w:tc>
          <w:tcPr>
            <w:tcW w:w="1872" w:type="dxa"/>
          </w:tcPr>
          <w:p w14:paraId="5267245B" w14:textId="77777777" w:rsidR="00731819" w:rsidRDefault="00731819" w:rsidP="00731819">
            <w:r>
              <w:t>rt</w:t>
            </w:r>
          </w:p>
        </w:tc>
        <w:tc>
          <w:tcPr>
            <w:tcW w:w="1872" w:type="dxa"/>
          </w:tcPr>
          <w:p w14:paraId="59EA8907" w14:textId="77777777" w:rsidR="00731819" w:rsidRDefault="00731819" w:rsidP="00731819">
            <w:r>
              <w:t>array: see schema</w:t>
            </w:r>
          </w:p>
        </w:tc>
        <w:tc>
          <w:tcPr>
            <w:tcW w:w="1872" w:type="dxa"/>
          </w:tcPr>
          <w:p w14:paraId="1597C6CF" w14:textId="77777777" w:rsidR="00731819" w:rsidRDefault="00731819" w:rsidP="00731819"/>
        </w:tc>
        <w:tc>
          <w:tcPr>
            <w:tcW w:w="1872" w:type="dxa"/>
          </w:tcPr>
          <w:p w14:paraId="7AB2B0F0" w14:textId="77777777" w:rsidR="00731819" w:rsidRDefault="00731819" w:rsidP="00731819">
            <w:r>
              <w:t>Read Only</w:t>
            </w:r>
          </w:p>
        </w:tc>
        <w:tc>
          <w:tcPr>
            <w:tcW w:w="1872" w:type="dxa"/>
          </w:tcPr>
          <w:p w14:paraId="343ADACE" w14:textId="77777777" w:rsidR="00731819" w:rsidRDefault="00731819" w:rsidP="00731819">
            <w:r>
              <w:t>Resource Type of the Resource</w:t>
            </w:r>
          </w:p>
        </w:tc>
      </w:tr>
      <w:tr w:rsidR="00731819" w14:paraId="3EF849AF" w14:textId="77777777" w:rsidTr="00731819">
        <w:tc>
          <w:tcPr>
            <w:tcW w:w="1872" w:type="dxa"/>
          </w:tcPr>
          <w:p w14:paraId="0E5270A2" w14:textId="77777777" w:rsidR="00731819" w:rsidRDefault="00731819" w:rsidP="00731819">
            <w:r>
              <w:t>n</w:t>
            </w:r>
          </w:p>
        </w:tc>
        <w:tc>
          <w:tcPr>
            <w:tcW w:w="1872" w:type="dxa"/>
          </w:tcPr>
          <w:p w14:paraId="0BB7A862" w14:textId="77777777" w:rsidR="00731819" w:rsidRDefault="00731819" w:rsidP="00731819">
            <w:r>
              <w:t>string</w:t>
            </w:r>
          </w:p>
        </w:tc>
        <w:tc>
          <w:tcPr>
            <w:tcW w:w="1872" w:type="dxa"/>
          </w:tcPr>
          <w:p w14:paraId="1FC36D8D" w14:textId="77777777" w:rsidR="00731819" w:rsidRDefault="00731819" w:rsidP="00731819"/>
        </w:tc>
        <w:tc>
          <w:tcPr>
            <w:tcW w:w="1872" w:type="dxa"/>
          </w:tcPr>
          <w:p w14:paraId="274E8BAC" w14:textId="77777777" w:rsidR="00731819" w:rsidRDefault="00731819" w:rsidP="00731819"/>
        </w:tc>
        <w:tc>
          <w:tcPr>
            <w:tcW w:w="1872" w:type="dxa"/>
          </w:tcPr>
          <w:p w14:paraId="0B5109F9" w14:textId="77777777" w:rsidR="00731819" w:rsidRDefault="00731819" w:rsidP="00731819">
            <w:r>
              <w:t>Friendly name of the resource</w:t>
            </w:r>
          </w:p>
        </w:tc>
      </w:tr>
      <w:tr w:rsidR="00731819" w14:paraId="10DE8CC9" w14:textId="77777777" w:rsidTr="00731819">
        <w:tc>
          <w:tcPr>
            <w:tcW w:w="1872" w:type="dxa"/>
          </w:tcPr>
          <w:p w14:paraId="562F8934" w14:textId="77777777" w:rsidR="00731819" w:rsidRDefault="00731819" w:rsidP="00731819">
            <w:r>
              <w:t>if</w:t>
            </w:r>
          </w:p>
        </w:tc>
        <w:tc>
          <w:tcPr>
            <w:tcW w:w="1872" w:type="dxa"/>
          </w:tcPr>
          <w:p w14:paraId="78AF666E" w14:textId="77777777" w:rsidR="00731819" w:rsidRDefault="00731819" w:rsidP="00731819">
            <w:r>
              <w:t>array: see schema</w:t>
            </w:r>
          </w:p>
        </w:tc>
        <w:tc>
          <w:tcPr>
            <w:tcW w:w="1872" w:type="dxa"/>
          </w:tcPr>
          <w:p w14:paraId="7BF9824B" w14:textId="77777777" w:rsidR="00731819" w:rsidRDefault="00731819" w:rsidP="00731819"/>
        </w:tc>
        <w:tc>
          <w:tcPr>
            <w:tcW w:w="1872" w:type="dxa"/>
          </w:tcPr>
          <w:p w14:paraId="2E086CA9" w14:textId="77777777" w:rsidR="00731819" w:rsidRDefault="00731819" w:rsidP="00731819">
            <w:r>
              <w:t>Read Only</w:t>
            </w:r>
          </w:p>
        </w:tc>
        <w:tc>
          <w:tcPr>
            <w:tcW w:w="1872" w:type="dxa"/>
          </w:tcPr>
          <w:p w14:paraId="143D5B26" w14:textId="77777777" w:rsidR="00731819" w:rsidRDefault="00731819" w:rsidP="00731819">
            <w:r>
              <w:t>The interface set supported by this resource</w:t>
            </w:r>
          </w:p>
        </w:tc>
      </w:tr>
      <w:tr w:rsidR="00731819" w14:paraId="10F055CA" w14:textId="77777777" w:rsidTr="00731819">
        <w:tc>
          <w:tcPr>
            <w:tcW w:w="1872" w:type="dxa"/>
          </w:tcPr>
          <w:p w14:paraId="44CBB58A" w14:textId="77777777" w:rsidR="00731819" w:rsidRDefault="00731819" w:rsidP="00731819">
            <w:r>
              <w:t>id</w:t>
            </w:r>
          </w:p>
        </w:tc>
        <w:tc>
          <w:tcPr>
            <w:tcW w:w="1872" w:type="dxa"/>
          </w:tcPr>
          <w:p w14:paraId="560043A7" w14:textId="77777777" w:rsidR="00731819" w:rsidRDefault="00731819" w:rsidP="00731819">
            <w:r>
              <w:t>multiple types: see schema</w:t>
            </w:r>
          </w:p>
        </w:tc>
        <w:tc>
          <w:tcPr>
            <w:tcW w:w="1872" w:type="dxa"/>
          </w:tcPr>
          <w:p w14:paraId="6330334F" w14:textId="77777777" w:rsidR="00731819" w:rsidRDefault="00731819" w:rsidP="00731819"/>
        </w:tc>
        <w:tc>
          <w:tcPr>
            <w:tcW w:w="1872" w:type="dxa"/>
          </w:tcPr>
          <w:p w14:paraId="4B2D4F24" w14:textId="77777777" w:rsidR="00731819" w:rsidRDefault="00731819" w:rsidP="00731819">
            <w:r>
              <w:t>Read Only</w:t>
            </w:r>
          </w:p>
        </w:tc>
        <w:tc>
          <w:tcPr>
            <w:tcW w:w="1872" w:type="dxa"/>
          </w:tcPr>
          <w:p w14:paraId="2441F212" w14:textId="77777777" w:rsidR="00731819" w:rsidRDefault="00731819" w:rsidP="00731819">
            <w:r>
              <w:t>Instance ID of this specific resource</w:t>
            </w:r>
          </w:p>
        </w:tc>
      </w:tr>
      <w:tr w:rsidR="00731819" w14:paraId="507EEED3" w14:textId="77777777" w:rsidTr="00731819">
        <w:tc>
          <w:tcPr>
            <w:tcW w:w="1872" w:type="dxa"/>
          </w:tcPr>
          <w:p w14:paraId="6F17D12A" w14:textId="77777777" w:rsidR="00731819" w:rsidRDefault="00731819" w:rsidP="00731819">
            <w:r>
              <w:t>mnpn</w:t>
            </w:r>
          </w:p>
        </w:tc>
        <w:tc>
          <w:tcPr>
            <w:tcW w:w="1872" w:type="dxa"/>
          </w:tcPr>
          <w:p w14:paraId="7FC02D98" w14:textId="77777777" w:rsidR="00731819" w:rsidRDefault="00731819" w:rsidP="00731819">
            <w:r>
              <w:t>array: see schema</w:t>
            </w:r>
          </w:p>
        </w:tc>
        <w:tc>
          <w:tcPr>
            <w:tcW w:w="1872" w:type="dxa"/>
          </w:tcPr>
          <w:p w14:paraId="0AA20B72" w14:textId="77777777" w:rsidR="00731819" w:rsidRDefault="00731819" w:rsidP="00731819">
            <w:r>
              <w:t>yes</w:t>
            </w:r>
          </w:p>
        </w:tc>
        <w:tc>
          <w:tcPr>
            <w:tcW w:w="1872" w:type="dxa"/>
          </w:tcPr>
          <w:p w14:paraId="059DC532" w14:textId="77777777" w:rsidR="00731819" w:rsidRDefault="00731819" w:rsidP="00731819"/>
        </w:tc>
        <w:tc>
          <w:tcPr>
            <w:tcW w:w="1872" w:type="dxa"/>
          </w:tcPr>
          <w:p w14:paraId="10A2CC29" w14:textId="77777777" w:rsidR="00731819" w:rsidRDefault="00731819" w:rsidP="00731819">
            <w:r>
              <w:t>Platform names</w:t>
            </w:r>
          </w:p>
        </w:tc>
      </w:tr>
      <w:tr w:rsidR="00731819" w14:paraId="4421A119" w14:textId="77777777" w:rsidTr="00731819">
        <w:tc>
          <w:tcPr>
            <w:tcW w:w="1872" w:type="dxa"/>
          </w:tcPr>
          <w:p w14:paraId="309CFBC1" w14:textId="77777777" w:rsidR="00731819" w:rsidRDefault="00731819" w:rsidP="00731819">
            <w:r>
              <w:t>rt</w:t>
            </w:r>
          </w:p>
        </w:tc>
        <w:tc>
          <w:tcPr>
            <w:tcW w:w="1872" w:type="dxa"/>
          </w:tcPr>
          <w:p w14:paraId="1172F28F" w14:textId="77777777" w:rsidR="00731819" w:rsidRDefault="00731819" w:rsidP="00731819">
            <w:r>
              <w:t>array: see schema</w:t>
            </w:r>
          </w:p>
        </w:tc>
        <w:tc>
          <w:tcPr>
            <w:tcW w:w="1872" w:type="dxa"/>
          </w:tcPr>
          <w:p w14:paraId="01D00A74" w14:textId="77777777" w:rsidR="00731819" w:rsidRDefault="00731819" w:rsidP="00731819"/>
        </w:tc>
        <w:tc>
          <w:tcPr>
            <w:tcW w:w="1872" w:type="dxa"/>
          </w:tcPr>
          <w:p w14:paraId="252DC7F4" w14:textId="77777777" w:rsidR="00731819" w:rsidRDefault="00731819" w:rsidP="00731819">
            <w:r>
              <w:t>Read Only</w:t>
            </w:r>
          </w:p>
        </w:tc>
        <w:tc>
          <w:tcPr>
            <w:tcW w:w="1872" w:type="dxa"/>
          </w:tcPr>
          <w:p w14:paraId="685C9DE1" w14:textId="77777777" w:rsidR="00731819" w:rsidRDefault="00731819" w:rsidP="00731819">
            <w:r>
              <w:t>Resource Type of the Resource</w:t>
            </w:r>
          </w:p>
        </w:tc>
      </w:tr>
      <w:tr w:rsidR="00731819" w14:paraId="33A4AE24" w14:textId="77777777" w:rsidTr="00731819">
        <w:tc>
          <w:tcPr>
            <w:tcW w:w="1872" w:type="dxa"/>
          </w:tcPr>
          <w:p w14:paraId="592E062F" w14:textId="77777777" w:rsidR="00731819" w:rsidRDefault="00731819" w:rsidP="00731819">
            <w:r>
              <w:t>n</w:t>
            </w:r>
          </w:p>
        </w:tc>
        <w:tc>
          <w:tcPr>
            <w:tcW w:w="1872" w:type="dxa"/>
          </w:tcPr>
          <w:p w14:paraId="55B02B90" w14:textId="77777777" w:rsidR="00731819" w:rsidRDefault="00731819" w:rsidP="00731819">
            <w:r>
              <w:t>string</w:t>
            </w:r>
          </w:p>
        </w:tc>
        <w:tc>
          <w:tcPr>
            <w:tcW w:w="1872" w:type="dxa"/>
          </w:tcPr>
          <w:p w14:paraId="62842221" w14:textId="77777777" w:rsidR="00731819" w:rsidRDefault="00731819" w:rsidP="00731819"/>
        </w:tc>
        <w:tc>
          <w:tcPr>
            <w:tcW w:w="1872" w:type="dxa"/>
          </w:tcPr>
          <w:p w14:paraId="021E3EA2" w14:textId="77777777" w:rsidR="00731819" w:rsidRDefault="00731819" w:rsidP="00731819">
            <w:r>
              <w:t>Read Only</w:t>
            </w:r>
          </w:p>
        </w:tc>
        <w:tc>
          <w:tcPr>
            <w:tcW w:w="1872" w:type="dxa"/>
          </w:tcPr>
          <w:p w14:paraId="5D557CE1" w14:textId="77777777" w:rsidR="00731819" w:rsidRDefault="00731819" w:rsidP="00731819">
            <w:r>
              <w:t>Friendly name of the resource</w:t>
            </w:r>
          </w:p>
        </w:tc>
      </w:tr>
      <w:tr w:rsidR="00731819" w14:paraId="585ECA1C" w14:textId="77777777" w:rsidTr="00731819">
        <w:tc>
          <w:tcPr>
            <w:tcW w:w="1872" w:type="dxa"/>
          </w:tcPr>
          <w:p w14:paraId="4FB962DC" w14:textId="77777777" w:rsidR="00731819" w:rsidRDefault="00731819" w:rsidP="00731819">
            <w:r>
              <w:t>if</w:t>
            </w:r>
          </w:p>
        </w:tc>
        <w:tc>
          <w:tcPr>
            <w:tcW w:w="1872" w:type="dxa"/>
          </w:tcPr>
          <w:p w14:paraId="16126C37" w14:textId="77777777" w:rsidR="00731819" w:rsidRDefault="00731819" w:rsidP="00731819">
            <w:r>
              <w:t>array: see schema</w:t>
            </w:r>
          </w:p>
        </w:tc>
        <w:tc>
          <w:tcPr>
            <w:tcW w:w="1872" w:type="dxa"/>
          </w:tcPr>
          <w:p w14:paraId="5BCE28BC" w14:textId="77777777" w:rsidR="00731819" w:rsidRDefault="00731819" w:rsidP="00731819"/>
        </w:tc>
        <w:tc>
          <w:tcPr>
            <w:tcW w:w="1872" w:type="dxa"/>
          </w:tcPr>
          <w:p w14:paraId="0EFD9B54" w14:textId="77777777" w:rsidR="00731819" w:rsidRDefault="00731819" w:rsidP="00731819">
            <w:r>
              <w:t>Read Only</w:t>
            </w:r>
          </w:p>
        </w:tc>
        <w:tc>
          <w:tcPr>
            <w:tcW w:w="1872" w:type="dxa"/>
          </w:tcPr>
          <w:p w14:paraId="323C8FA0" w14:textId="77777777" w:rsidR="00731819" w:rsidRDefault="00731819" w:rsidP="00731819">
            <w:r>
              <w:t>The interface set supported by this resource</w:t>
            </w:r>
          </w:p>
        </w:tc>
      </w:tr>
      <w:tr w:rsidR="00731819" w14:paraId="3277ACDB" w14:textId="77777777" w:rsidTr="00731819">
        <w:tc>
          <w:tcPr>
            <w:tcW w:w="1872" w:type="dxa"/>
          </w:tcPr>
          <w:p w14:paraId="477C7DF8" w14:textId="77777777" w:rsidR="00731819" w:rsidRDefault="00731819" w:rsidP="00731819">
            <w:r>
              <w:t>id</w:t>
            </w:r>
          </w:p>
        </w:tc>
        <w:tc>
          <w:tcPr>
            <w:tcW w:w="1872" w:type="dxa"/>
          </w:tcPr>
          <w:p w14:paraId="0DF97F38" w14:textId="77777777" w:rsidR="00731819" w:rsidRDefault="00731819" w:rsidP="00731819">
            <w:r>
              <w:t>string</w:t>
            </w:r>
          </w:p>
        </w:tc>
        <w:tc>
          <w:tcPr>
            <w:tcW w:w="1872" w:type="dxa"/>
          </w:tcPr>
          <w:p w14:paraId="37923EF1" w14:textId="77777777" w:rsidR="00731819" w:rsidRDefault="00731819" w:rsidP="00731819"/>
        </w:tc>
        <w:tc>
          <w:tcPr>
            <w:tcW w:w="1872" w:type="dxa"/>
          </w:tcPr>
          <w:p w14:paraId="008574DA" w14:textId="77777777" w:rsidR="00731819" w:rsidRDefault="00731819" w:rsidP="00731819">
            <w:r>
              <w:t>Read Only</w:t>
            </w:r>
          </w:p>
        </w:tc>
        <w:tc>
          <w:tcPr>
            <w:tcW w:w="1872" w:type="dxa"/>
          </w:tcPr>
          <w:p w14:paraId="1AE085BF" w14:textId="77777777" w:rsidR="00731819" w:rsidRDefault="00731819" w:rsidP="00731819">
            <w:r>
              <w:t>Instance ID of this specific resource</w:t>
            </w:r>
          </w:p>
        </w:tc>
      </w:tr>
      <w:tr w:rsidR="00731819" w14:paraId="27833970" w14:textId="77777777" w:rsidTr="00731819">
        <w:tc>
          <w:tcPr>
            <w:tcW w:w="1872" w:type="dxa"/>
          </w:tcPr>
          <w:p w14:paraId="342F22F1" w14:textId="77777777" w:rsidR="00731819" w:rsidRDefault="00731819" w:rsidP="00731819">
            <w:r>
              <w:t>mnpn</w:t>
            </w:r>
          </w:p>
        </w:tc>
        <w:tc>
          <w:tcPr>
            <w:tcW w:w="1872" w:type="dxa"/>
          </w:tcPr>
          <w:p w14:paraId="0F5C3D6D" w14:textId="77777777" w:rsidR="00731819" w:rsidRDefault="00731819" w:rsidP="00731819">
            <w:r>
              <w:t>array: see schema</w:t>
            </w:r>
          </w:p>
        </w:tc>
        <w:tc>
          <w:tcPr>
            <w:tcW w:w="1872" w:type="dxa"/>
          </w:tcPr>
          <w:p w14:paraId="60AD2D77" w14:textId="77777777" w:rsidR="00731819" w:rsidRDefault="00731819" w:rsidP="00731819"/>
        </w:tc>
        <w:tc>
          <w:tcPr>
            <w:tcW w:w="1872" w:type="dxa"/>
          </w:tcPr>
          <w:p w14:paraId="6EB60C86" w14:textId="77777777" w:rsidR="00731819" w:rsidRDefault="00731819" w:rsidP="00731819"/>
        </w:tc>
        <w:tc>
          <w:tcPr>
            <w:tcW w:w="1872" w:type="dxa"/>
          </w:tcPr>
          <w:p w14:paraId="590B748D" w14:textId="77777777" w:rsidR="00731819" w:rsidRDefault="00731819" w:rsidP="00731819">
            <w:r>
              <w:t>Platform names</w:t>
            </w:r>
          </w:p>
        </w:tc>
      </w:tr>
    </w:tbl>
    <w:p w14:paraId="703F4CF6" w14:textId="77777777" w:rsidR="00731819" w:rsidRDefault="00731819" w:rsidP="00731819">
      <w:pPr>
        <w:pStyle w:val="ANNEX-heading2"/>
      </w:pPr>
      <w:bookmarkStart w:id="15434" w:name="_Toc509367449"/>
      <w:r>
        <w:lastRenderedPageBreak/>
        <w:t>CRUDN behaviour</w:t>
      </w:r>
      <w:bookmarkEnd w:id="15434"/>
    </w:p>
    <w:tbl>
      <w:tblPr>
        <w:tblStyle w:val="TABLE-A"/>
        <w:tblW w:w="0" w:type="auto"/>
        <w:tblLook w:val="04A0" w:firstRow="1" w:lastRow="0" w:firstColumn="1" w:lastColumn="0" w:noHBand="0" w:noVBand="1"/>
      </w:tblPr>
      <w:tblGrid>
        <w:gridCol w:w="3942"/>
        <w:gridCol w:w="1105"/>
        <w:gridCol w:w="1004"/>
        <w:gridCol w:w="1142"/>
        <w:gridCol w:w="1090"/>
        <w:gridCol w:w="1067"/>
      </w:tblGrid>
      <w:tr w:rsidR="00731819" w14:paraId="6E69093A"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477859F3" w14:textId="77777777" w:rsidR="00731819" w:rsidRDefault="00731819" w:rsidP="00731819">
            <w:r>
              <w:t>Resource</w:t>
            </w:r>
          </w:p>
        </w:tc>
        <w:tc>
          <w:tcPr>
            <w:tcW w:w="1560" w:type="dxa"/>
          </w:tcPr>
          <w:p w14:paraId="6F1F9E5C" w14:textId="77777777" w:rsidR="00731819" w:rsidRDefault="00731819" w:rsidP="00731819">
            <w:r>
              <w:t>Create</w:t>
            </w:r>
          </w:p>
        </w:tc>
        <w:tc>
          <w:tcPr>
            <w:tcW w:w="1560" w:type="dxa"/>
          </w:tcPr>
          <w:p w14:paraId="2B0B1C85" w14:textId="77777777" w:rsidR="00731819" w:rsidRDefault="00731819" w:rsidP="00731819">
            <w:r>
              <w:t>Read</w:t>
            </w:r>
          </w:p>
        </w:tc>
        <w:tc>
          <w:tcPr>
            <w:tcW w:w="1560" w:type="dxa"/>
          </w:tcPr>
          <w:p w14:paraId="6451DFC6" w14:textId="77777777" w:rsidR="00731819" w:rsidRDefault="00731819" w:rsidP="00731819">
            <w:r>
              <w:t>Update</w:t>
            </w:r>
          </w:p>
        </w:tc>
        <w:tc>
          <w:tcPr>
            <w:tcW w:w="1560" w:type="dxa"/>
          </w:tcPr>
          <w:p w14:paraId="34029761" w14:textId="77777777" w:rsidR="00731819" w:rsidRDefault="00731819" w:rsidP="00731819">
            <w:r>
              <w:t>Delete</w:t>
            </w:r>
          </w:p>
        </w:tc>
        <w:tc>
          <w:tcPr>
            <w:tcW w:w="1560" w:type="dxa"/>
          </w:tcPr>
          <w:p w14:paraId="62764605" w14:textId="77777777" w:rsidR="00731819" w:rsidRDefault="00731819" w:rsidP="00731819">
            <w:r>
              <w:t>Notify</w:t>
            </w:r>
          </w:p>
        </w:tc>
      </w:tr>
      <w:tr w:rsidR="00731819" w14:paraId="005354A2" w14:textId="77777777" w:rsidTr="00731819">
        <w:tc>
          <w:tcPr>
            <w:tcW w:w="1560" w:type="dxa"/>
          </w:tcPr>
          <w:p w14:paraId="4E93E6FD" w14:textId="77777777" w:rsidR="00731819" w:rsidRDefault="00731819" w:rsidP="00731819">
            <w:r>
              <w:t>/examplePlatformConfigurationResURI</w:t>
            </w:r>
          </w:p>
        </w:tc>
        <w:tc>
          <w:tcPr>
            <w:tcW w:w="1560" w:type="dxa"/>
          </w:tcPr>
          <w:p w14:paraId="1B114790" w14:textId="77777777" w:rsidR="00731819" w:rsidRDefault="00731819" w:rsidP="00731819"/>
        </w:tc>
        <w:tc>
          <w:tcPr>
            <w:tcW w:w="1560" w:type="dxa"/>
          </w:tcPr>
          <w:p w14:paraId="00F31604" w14:textId="77777777" w:rsidR="00731819" w:rsidRDefault="00731819" w:rsidP="00731819">
            <w:r>
              <w:t>get</w:t>
            </w:r>
          </w:p>
        </w:tc>
        <w:tc>
          <w:tcPr>
            <w:tcW w:w="1560" w:type="dxa"/>
          </w:tcPr>
          <w:p w14:paraId="08A03B7F" w14:textId="77777777" w:rsidR="00731819" w:rsidRDefault="00731819" w:rsidP="00731819">
            <w:r>
              <w:t>post</w:t>
            </w:r>
          </w:p>
        </w:tc>
        <w:tc>
          <w:tcPr>
            <w:tcW w:w="1560" w:type="dxa"/>
          </w:tcPr>
          <w:p w14:paraId="061738C7" w14:textId="77777777" w:rsidR="00731819" w:rsidRDefault="00731819" w:rsidP="00731819"/>
        </w:tc>
        <w:tc>
          <w:tcPr>
            <w:tcW w:w="1560" w:type="dxa"/>
          </w:tcPr>
          <w:p w14:paraId="43E9EDC4" w14:textId="77777777" w:rsidR="00731819" w:rsidRDefault="00731819" w:rsidP="00731819"/>
        </w:tc>
      </w:tr>
    </w:tbl>
    <w:p w14:paraId="17E26D2C" w14:textId="77777777" w:rsidR="00731819" w:rsidRDefault="00731819" w:rsidP="00731819">
      <w:pPr>
        <w:pStyle w:val="ANNEX-heading1"/>
      </w:pPr>
      <w:bookmarkStart w:id="15435" w:name="_Toc509367450"/>
      <w:r>
        <w:t>Device Configuration</w:t>
      </w:r>
      <w:bookmarkEnd w:id="15435"/>
    </w:p>
    <w:p w14:paraId="6482EBCD" w14:textId="77777777" w:rsidR="00731819" w:rsidRDefault="00731819" w:rsidP="00731819">
      <w:pPr>
        <w:pStyle w:val="ANNEX-heading2"/>
      </w:pPr>
      <w:bookmarkStart w:id="15436" w:name="_Toc509367451"/>
      <w:r>
        <w:t>Introduction</w:t>
      </w:r>
      <w:bookmarkEnd w:id="15436"/>
    </w:p>
    <w:p w14:paraId="0D9D163C" w14:textId="77777777" w:rsidR="00731819" w:rsidRDefault="00731819" w:rsidP="00731819">
      <w:r>
        <w:t>Resource that allows for Device specific information to be configured.</w:t>
      </w:r>
      <w:r>
        <w:br/>
      </w:r>
    </w:p>
    <w:p w14:paraId="5E6AC407" w14:textId="77777777" w:rsidR="00731819" w:rsidRDefault="00DF1E02" w:rsidP="00731819">
      <w:pPr>
        <w:pStyle w:val="ANNEX-heading2"/>
      </w:pPr>
      <w:bookmarkStart w:id="15437" w:name="_Toc509367452"/>
      <w:r>
        <w:t>Example</w:t>
      </w:r>
      <w:r w:rsidR="00731819">
        <w:t xml:space="preserve"> URI</w:t>
      </w:r>
      <w:bookmarkEnd w:id="15437"/>
    </w:p>
    <w:p w14:paraId="40EF1E47" w14:textId="77777777" w:rsidR="00731819" w:rsidRDefault="00731819" w:rsidP="00731819">
      <w:r>
        <w:t>/exampleDeviceConfigurationResURI</w:t>
      </w:r>
    </w:p>
    <w:p w14:paraId="30696C8D" w14:textId="77777777" w:rsidR="00731819" w:rsidRDefault="00731819" w:rsidP="00731819">
      <w:pPr>
        <w:pStyle w:val="ANNEX-heading2"/>
      </w:pPr>
      <w:bookmarkStart w:id="15438" w:name="_Toc509367453"/>
      <w:r>
        <w:t>Resource Type</w:t>
      </w:r>
      <w:bookmarkEnd w:id="15438"/>
    </w:p>
    <w:p w14:paraId="57762022" w14:textId="77777777" w:rsidR="00731819" w:rsidRDefault="00731819" w:rsidP="00731819">
      <w:r>
        <w:t>The resource type (</w:t>
      </w:r>
      <w:proofErr w:type="gramStart"/>
      <w:r>
        <w:t>rt</w:t>
      </w:r>
      <w:proofErr w:type="gramEnd"/>
      <w:r>
        <w:t>) is defined as: ['oic.wk.con'].</w:t>
      </w:r>
    </w:p>
    <w:p w14:paraId="69BB9A0E" w14:textId="77777777" w:rsidR="00731819" w:rsidRDefault="00731819" w:rsidP="00731819">
      <w:pPr>
        <w:pStyle w:val="ANNEX-heading2"/>
      </w:pPr>
      <w:bookmarkStart w:id="15439" w:name="_Toc509367454"/>
      <w:r>
        <w:t>Swagger2.0 Definition</w:t>
      </w:r>
      <w:bookmarkEnd w:id="15439"/>
    </w:p>
    <w:p w14:paraId="5D1205E4" w14:textId="77777777" w:rsidR="00731819" w:rsidRDefault="00731819" w:rsidP="00731819">
      <w:pPr>
        <w:pStyle w:val="CODE-BLACK"/>
      </w:pPr>
      <w:r>
        <w:t>{</w:t>
      </w:r>
      <w:r>
        <w:br/>
        <w:t xml:space="preserve">  "swagger": "2.0",</w:t>
      </w:r>
      <w:r>
        <w:br/>
        <w:t xml:space="preserve">  "info": {</w:t>
      </w:r>
      <w:r>
        <w:br/>
        <w:t xml:space="preserve">    "title": "Device Configuration",</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"/exampleDeviceConfigurationResURI" : {</w:t>
      </w:r>
      <w:r>
        <w:br/>
        <w:t xml:space="preserve">      "get": {</w:t>
      </w:r>
      <w:r>
        <w:br/>
        <w:t xml:space="preserve">        "description": "Resource that allows for Device specific information to be configured.\nRetrieves the current Device configuration settings\n",</w:t>
      </w:r>
      <w:r>
        <w:br/>
        <w:t xml:space="preserve">        "parameters": [</w:t>
      </w:r>
      <w:r>
        <w:br/>
        <w:t xml:space="preserve">          {"$ref": "#/parameters/interface-all"}</w:t>
      </w:r>
      <w:r>
        <w:br/>
        <w:t xml:space="preserve">        ],</w:t>
      </w:r>
      <w:r>
        <w:br/>
        <w:t xml:space="preserve">        "responses": {</w:t>
      </w:r>
      <w:r>
        <w:br/>
        <w:t xml:space="preserve">            "200": {</w:t>
      </w:r>
      <w:r>
        <w:br/>
        <w:t xml:space="preserve">              "description" : "",</w:t>
      </w:r>
      <w:r>
        <w:br/>
        <w:t xml:space="preserve">              "x-example":</w:t>
      </w:r>
      <w:r>
        <w:br/>
        <w:t xml:space="preserve">                {</w:t>
      </w:r>
      <w:r>
        <w:br/>
        <w:t xml:space="preserve">                  "n":    "My Friendly Device Name",</w:t>
      </w:r>
      <w:r>
        <w:br/>
        <w:t xml:space="preserve">                  "rt":   ["oic.wk.con"],</w:t>
      </w:r>
      <w:r>
        <w:br/>
        <w:t xml:space="preserve">                  "loc":  [32.777,-96.797],</w:t>
      </w:r>
      <w:r>
        <w:br/>
        <w:t xml:space="preserve">                  "locn": "My Location Name",</w:t>
      </w:r>
      <w:r>
        <w:br/>
        <w:t xml:space="preserve">                  "c":    "USD",</w:t>
      </w:r>
      <w:r>
        <w:br/>
        <w:t xml:space="preserve">                  "r":    "MyRegion",</w:t>
      </w:r>
      <w:r>
        <w:br/>
        <w:t xml:space="preserve">                  "dl":   "en"</w:t>
      </w:r>
      <w:r>
        <w:br/>
        <w:t xml:space="preserve">                }</w:t>
      </w:r>
      <w:r>
        <w:br/>
        <w:t xml:space="preserve">                ,</w:t>
      </w:r>
      <w:r>
        <w:br/>
      </w:r>
      <w:r>
        <w:lastRenderedPageBreak/>
        <w:t xml:space="preserve">              "schema": { "$ref": "#/definitions/Configuration" }</w:t>
      </w:r>
      <w:r>
        <w:br/>
        <w:t xml:space="preserve">            }</w:t>
      </w:r>
      <w:r>
        <w:br/>
        <w:t xml:space="preserve">        }</w:t>
      </w:r>
      <w:r>
        <w:br/>
        <w:t xml:space="preserve">      },</w:t>
      </w:r>
      <w:r>
        <w:br/>
        <w:t xml:space="preserve">      "post": {</w:t>
      </w:r>
      <w:r>
        <w:br/>
        <w:t xml:space="preserve">        "description": "Update the information about the Device\n",</w:t>
      </w:r>
      <w:r>
        <w:br/>
        <w:t xml:space="preserve">        "parameters": [</w:t>
      </w:r>
      <w:r>
        <w:br/>
        <w:t xml:space="preserve">          {"$ref": "#/parameters/interface-rw"},</w:t>
      </w:r>
      <w:r>
        <w:br/>
        <w:t xml:space="preserve">          {</w:t>
      </w:r>
      <w:r>
        <w:br/>
        <w:t xml:space="preserve">            "name": "body",</w:t>
      </w:r>
      <w:r>
        <w:br/>
        <w:t xml:space="preserve">            "in": "body",</w:t>
      </w:r>
      <w:r>
        <w:br/>
        <w:t xml:space="preserve">            "required": true,</w:t>
      </w:r>
      <w:r>
        <w:br/>
        <w:t xml:space="preserve">            "schema": { "$ref": "#/definitions/Update" },</w:t>
      </w:r>
      <w:r>
        <w:br/>
        <w:t xml:space="preserve">            "x-example":</w:t>
      </w:r>
      <w:r>
        <w:br/>
        <w:t xml:space="preserve">              {</w:t>
      </w:r>
      <w:r>
        <w:br/>
        <w:t xml:space="preserve">                "n": "Nuevo Nombre Amistoso",</w:t>
      </w:r>
      <w:r>
        <w:br/>
        <w:t xml:space="preserve">                "r": "MyNewRegion",</w:t>
      </w:r>
      <w:r>
        <w:br/>
        <w:t xml:space="preserve">                "ln": [ { "language": "es", "value": "Nuevo Nombre Amistoso" } ],</w:t>
      </w:r>
      <w:r>
        <w:br/>
        <w:t xml:space="preserve">                "dl": "es"</w:t>
      </w:r>
      <w:r>
        <w:br/>
        <w:t xml:space="preserve">              }</w:t>
      </w:r>
      <w:r>
        <w:br/>
        <w:t xml:space="preserve">          }</w:t>
      </w:r>
      <w:r>
        <w:br/>
        <w:t xml:space="preserve">        ],</w:t>
      </w:r>
      <w:r>
        <w:br/>
        <w:t xml:space="preserve">        "responses": {</w:t>
      </w:r>
      <w:r>
        <w:br/>
        <w:t xml:space="preserve">            "200": {</w:t>
      </w:r>
      <w:r>
        <w:br/>
        <w:t xml:space="preserve">              "description" : "",</w:t>
      </w:r>
      <w:r>
        <w:br/>
        <w:t xml:space="preserve">              "x-example":</w:t>
      </w:r>
      <w:r>
        <w:br/>
        <w:t xml:space="preserve">                {</w:t>
      </w:r>
      <w:r>
        <w:br/>
        <w:t xml:space="preserve">                    "n": "Nuevo Nombre Amistoso",</w:t>
      </w:r>
      <w:r>
        <w:br/>
        <w:t xml:space="preserve">                    "r": "MyNewRegion",</w:t>
      </w:r>
      <w:r>
        <w:br/>
        <w:t xml:space="preserve">                    "ln": [ { "language": "es", "value": "Nuevo Nombre Amistoso" } ],</w:t>
      </w:r>
      <w:r>
        <w:br/>
        <w:t xml:space="preserve">                    "dl":   "es"</w:t>
      </w:r>
      <w:r>
        <w:br/>
        <w:t xml:space="preserve">                }</w:t>
      </w:r>
      <w:r>
        <w:br/>
        <w:t xml:space="preserve">                ,</w:t>
      </w:r>
      <w:r>
        <w:br/>
        <w:t xml:space="preserve">              "schema": { "$ref": "#/definitions/Update" }</w:t>
      </w:r>
      <w:r>
        <w:br/>
        <w:t xml:space="preserve">            }</w:t>
      </w:r>
      <w:r>
        <w:br/>
        <w:t xml:space="preserve">        }</w:t>
      </w:r>
      <w:r>
        <w:br/>
        <w:t xml:space="preserve">      }</w:t>
      </w:r>
      <w:r>
        <w:br/>
        <w:t xml:space="preserve">    }</w:t>
      </w:r>
      <w:r>
        <w:br/>
        <w:t xml:space="preserve">  },</w:t>
      </w:r>
      <w:r>
        <w:br/>
        <w:t xml:space="preserve">  "parameters": {</w:t>
      </w:r>
      <w:r>
        <w:br/>
        <w:t xml:space="preserve">    "interface-rw" : {</w:t>
      </w:r>
      <w:r>
        <w:br/>
        <w:t xml:space="preserve">      "in" : "query",</w:t>
      </w:r>
      <w:r>
        <w:br/>
        <w:t xml:space="preserve">      "name" : "if",</w:t>
      </w:r>
      <w:r>
        <w:br/>
        <w:t xml:space="preserve">      "type" : "string",</w:t>
      </w:r>
      <w:r>
        <w:br/>
        <w:t xml:space="preserve">      "enum" : ["oic.if.rw"]</w:t>
      </w:r>
      <w:r>
        <w:br/>
        <w:t xml:space="preserve">    },</w:t>
      </w:r>
      <w:r>
        <w:br/>
        <w:t xml:space="preserve">    "interface-all" : {</w:t>
      </w:r>
      <w:r>
        <w:br/>
        <w:t xml:space="preserve">      "in" : "query",</w:t>
      </w:r>
      <w:r>
        <w:br/>
        <w:t xml:space="preserve">      "name" : "if",</w:t>
      </w:r>
      <w:r>
        <w:br/>
        <w:t xml:space="preserve">      "type" : "string",</w:t>
      </w:r>
      <w:r>
        <w:br/>
        <w:t xml:space="preserve">      "enum" : ["oic.if.rw", "oic.if.baseline"]</w:t>
      </w:r>
      <w:r>
        <w:br/>
        <w:t xml:space="preserve">    }</w:t>
      </w:r>
      <w:r>
        <w:br/>
        <w:t xml:space="preserve">  },</w:t>
      </w:r>
      <w:r>
        <w:br/>
        <w:t xml:space="preserve">  "definitions": {</w:t>
      </w:r>
      <w:r>
        <w:br/>
        <w:t xml:space="preserve">    "Configuration"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"loc" :</w:t>
      </w:r>
      <w:r>
        <w:br/>
        <w:t xml:space="preserve">                {</w:t>
      </w:r>
      <w:r>
        <w:br/>
        <w:t xml:space="preserve">          "description": "Location information (lat, long)",</w:t>
      </w:r>
      <w:r>
        <w:br/>
      </w:r>
      <w:r>
        <w:lastRenderedPageBreak/>
        <w:t xml:space="preserve">          "items": {</w:t>
      </w:r>
      <w:r>
        <w:br/>
        <w:t xml:space="preserve">            "type": "number"</w:t>
      </w:r>
      <w:r>
        <w:br/>
        <w:t xml:space="preserve">          },</w:t>
      </w:r>
      <w:r>
        <w:br/>
        <w:t xml:space="preserve">          "maxItems": 2,</w:t>
      </w:r>
      <w:r>
        <w:br/>
        <w:t xml:space="preserve">          "minItems": 2,</w:t>
      </w:r>
      <w:r>
        <w:br/>
        <w:t xml:space="preserve">          "type": "array"</w:t>
      </w:r>
      <w:r>
        <w:br/>
        <w:t xml:space="preserve">        },</w:t>
      </w:r>
      <w:r>
        <w:br/>
      </w:r>
      <w:r>
        <w:br/>
        <w:t xml:space="preserve">        "c" :</w:t>
      </w:r>
      <w:r>
        <w:br/>
        <w:t xml:space="preserve">                {</w:t>
      </w:r>
      <w:r>
        <w:br/>
        <w:t xml:space="preserve">          "description": "Currency",</w:t>
      </w:r>
      <w:r>
        <w:br/>
        <w:t xml:space="preserve">          "maxLength": 64,</w:t>
      </w:r>
      <w:r>
        <w:br/>
        <w:t xml:space="preserve">          "type": "string"</w:t>
      </w:r>
      <w:r>
        <w:br/>
        <w:t xml:space="preserve">        },</w:t>
      </w:r>
      <w:r>
        <w:br/>
      </w:r>
      <w:r>
        <w:br/>
        <w:t xml:space="preserve">        "ln" :</w:t>
      </w:r>
      <w:r>
        <w:br/>
        <w:t xml:space="preserve">                {</w:t>
      </w:r>
      <w:r>
        <w:br/>
        <w:t xml:space="preserve">          "description": "Localized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"description": "The Device name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t xml:space="preserve">        "locn" :</w:t>
      </w:r>
      <w:r>
        <w:br/>
        <w:t xml:space="preserve">                {</w:t>
      </w:r>
      <w:r>
        <w:br/>
        <w:t xml:space="preserve">          "description": "Human Friendly Name for location",</w:t>
      </w:r>
      <w:r>
        <w:br/>
        <w:t xml:space="preserve">          "maxLength": 64,</w:t>
      </w:r>
      <w:r>
        <w:br/>
        <w:t xml:space="preserve">          "type": "string"</w:t>
      </w:r>
      <w:r>
        <w:br/>
        <w:t xml:space="preserve">        },</w:t>
      </w:r>
      <w:r>
        <w:br/>
      </w:r>
      <w:r>
        <w:br/>
        <w:t xml:space="preserve">        "dl" :</w:t>
      </w:r>
      <w:r>
        <w:br/>
        <w:t xml:space="preserv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"Default Language as an RFC 5646 language tag."</w:t>
      </w:r>
      <w:r>
        <w:br/>
        <w:t xml:space="preserve">            }</w:t>
      </w:r>
      <w:r>
        <w:br/>
        <w:t xml:space="preserve">          ]</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r>
      <w:r>
        <w:lastRenderedPageBreak/>
        <w:t xml:space="preserve">        },</w:t>
      </w:r>
      <w:r>
        <w:br/>
      </w:r>
      <w:r>
        <w:br/>
        <w:t xml:space="preserve">        "r" :</w:t>
      </w:r>
      <w:r>
        <w:br/>
        <w:t xml:space="preserve">                {</w:t>
      </w:r>
      <w:r>
        <w:br/>
        <w:t xml:space="preserve">          "description": "Region",</w:t>
      </w:r>
      <w:r>
        <w:br/>
        <w:t xml:space="preserve">          "maxLength": 64,</w:t>
      </w:r>
      <w:r>
        <w:br/>
        <w:t xml:space="preserve">          "type": "string"</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["n"]</w:t>
      </w:r>
      <w:r>
        <w:br/>
        <w:t xml:space="preserve">    }</w:t>
      </w:r>
      <w:r>
        <w:br/>
        <w:t xml:space="preserve">    ,</w:t>
      </w:r>
      <w:r>
        <w:br/>
        <w:t xml:space="preserve">    "Update"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"loc" :</w:t>
      </w:r>
      <w:r>
        <w:br/>
        <w:t xml:space="preserve">                {</w:t>
      </w:r>
      <w:r>
        <w:br/>
        <w:t xml:space="preserve">          "description": "Location information (lat, long)",</w:t>
      </w:r>
      <w:r>
        <w:br/>
        <w:t xml:space="preserve">          "items": {</w:t>
      </w:r>
      <w:r>
        <w:br/>
        <w:t xml:space="preserve">            "type": "number"</w:t>
      </w:r>
      <w:r>
        <w:br/>
        <w:t xml:space="preserve">          },</w:t>
      </w:r>
      <w:r>
        <w:br/>
        <w:t xml:space="preserve">          "maxItems": 2,</w:t>
      </w:r>
      <w:r>
        <w:br/>
        <w:t xml:space="preserve">          "minItems": 2,</w:t>
      </w:r>
      <w:r>
        <w:br/>
        <w:t xml:space="preserve">          "type": "array"</w:t>
      </w:r>
      <w:r>
        <w:br/>
        <w:t xml:space="preserve">        },</w:t>
      </w:r>
      <w:r>
        <w:br/>
      </w:r>
      <w:r>
        <w:br/>
        <w:t xml:space="preserve">        "c" :</w:t>
      </w:r>
      <w:r>
        <w:br/>
        <w:t xml:space="preserve">                {</w:t>
      </w:r>
      <w:r>
        <w:br/>
        <w:t xml:space="preserve">          "description": "Currency",</w:t>
      </w:r>
      <w:r>
        <w:br/>
        <w:t xml:space="preserve">          "maxLength": 64,</w:t>
      </w:r>
      <w:r>
        <w:br/>
      </w:r>
      <w:r>
        <w:lastRenderedPageBreak/>
        <w:t xml:space="preserve">          "type": "string"</w:t>
      </w:r>
      <w:r>
        <w:br/>
        <w:t xml:space="preserve">        },</w:t>
      </w:r>
      <w:r>
        <w:br/>
      </w:r>
      <w:r>
        <w:br/>
        <w:t xml:space="preserve">        "ln" :</w:t>
      </w:r>
      <w:r>
        <w:br/>
        <w:t xml:space="preserve">                {</w:t>
      </w:r>
      <w:r>
        <w:br/>
        <w:t xml:space="preserve">          "description": "Localized names",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w:t>
      </w:r>
      <w:r>
        <w:br/>
        <w:t xml:space="preserve">                ]</w:t>
      </w:r>
      <w:r>
        <w:br/>
        <w:t xml:space="preserve">              },</w:t>
      </w:r>
      <w:r>
        <w:br/>
        <w:t xml:space="preserve">              "value": {</w:t>
      </w:r>
      <w:r>
        <w:br/>
        <w:t xml:space="preserve">                "description": "The Device name in the indicated language.",</w:t>
      </w:r>
      <w:r>
        <w:br/>
        <w:t xml:space="preserve">                "maxLength": 64,</w:t>
      </w:r>
      <w:r>
        <w:br/>
        <w:t xml:space="preserve">                "type": "string"</w:t>
      </w:r>
      <w:r>
        <w:br/>
        <w:t xml:space="preserve">              }</w:t>
      </w:r>
      <w:r>
        <w:br/>
        <w:t xml:space="preserve">            },</w:t>
      </w:r>
      <w:r>
        <w:br/>
        <w:t xml:space="preserve">            "type": "object"</w:t>
      </w:r>
      <w:r>
        <w:br/>
        <w:t xml:space="preserve">          },</w:t>
      </w:r>
      <w:r>
        <w:br/>
        <w:t xml:space="preserve">          "minItems": 1,</w:t>
      </w:r>
      <w:r>
        <w:br/>
        <w:t xml:space="preserve">          "type": "array"</w:t>
      </w:r>
      <w:r>
        <w:br/>
        <w:t xml:space="preserve">        },</w:t>
      </w:r>
      <w:r>
        <w:br/>
      </w:r>
      <w:r>
        <w:br/>
        <w:t xml:space="preserve">        "locn" :</w:t>
      </w:r>
      <w:r>
        <w:br/>
        <w:t xml:space="preserve">                {</w:t>
      </w:r>
      <w:r>
        <w:br/>
        <w:t xml:space="preserve">          "description": "Human Friendly Name for location",</w:t>
      </w:r>
      <w:r>
        <w:br/>
        <w:t xml:space="preserve">          "maxLength": 64,</w:t>
      </w:r>
      <w:r>
        <w:br/>
        <w:t xml:space="preserve">          "type": "string"</w:t>
      </w:r>
      <w:r>
        <w:br/>
        <w:t xml:space="preserve">        },</w:t>
      </w:r>
      <w:r>
        <w:br/>
      </w:r>
      <w:r>
        <w:br/>
        <w:t xml:space="preserve">        "dl" :</w:t>
      </w:r>
      <w:r>
        <w:br/>
        <w:t xml:space="preserv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"Default Language as an RFC 5646 language tag."</w:t>
      </w:r>
      <w:r>
        <w:br/>
        <w:t xml:space="preserve">            }</w:t>
      </w:r>
      <w:r>
        <w:br/>
        <w:t xml:space="preserve">          ]</w:t>
      </w:r>
      <w:r>
        <w:br/>
        <w:t xml:space="preserve">        },</w:t>
      </w:r>
      <w:r>
        <w:br/>
      </w:r>
      <w:r>
        <w:br/>
        <w:t xml:space="preserve">        "n" :</w:t>
      </w:r>
      <w:r>
        <w:br/>
        <w:t xml:space="preserve">                {</w:t>
      </w:r>
      <w:r>
        <w:br/>
        <w:t xml:space="preserve">          "description": "Friendly name of the resource",</w:t>
      </w:r>
      <w:r>
        <w:br/>
        <w:t xml:space="preserve">          "maxLength": 64,</w:t>
      </w:r>
      <w:r>
        <w:br/>
        <w:t xml:space="preserve">          "type": "string"</w:t>
      </w:r>
      <w:r>
        <w:br/>
        <w:t xml:space="preserve">        },</w:t>
      </w:r>
      <w:r>
        <w:br/>
      </w:r>
      <w:r>
        <w:br/>
        <w:t xml:space="preserve">        "r" :</w:t>
      </w:r>
      <w:r>
        <w:br/>
        <w:t xml:space="preserve">                {</w:t>
      </w:r>
      <w:r>
        <w:br/>
        <w:t xml:space="preserve">          "description": "Region",</w:t>
      </w:r>
      <w:r>
        <w:br/>
        <w:t xml:space="preserve">          "maxLength": 64,</w:t>
      </w:r>
      <w:r>
        <w:br/>
        <w:t xml:space="preserve">          "type": "string"</w:t>
      </w:r>
      <w:r>
        <w:br/>
        <w:t xml:space="preserve">        },</w:t>
      </w:r>
      <w:r>
        <w:br/>
      </w:r>
      <w:r>
        <w:br/>
        <w:t xml:space="preserve">        "id" :</w:t>
      </w:r>
      <w:r>
        <w:br/>
        <w:t xml:space="preserve">                {</w:t>
      </w:r>
      <w:r>
        <w:br/>
        <w:t xml:space="preserve">          "anyOf": [</w:t>
      </w:r>
      <w:r>
        <w:br/>
        <w:t xml:space="preserve">            {</w:t>
      </w:r>
      <w:r>
        <w:br/>
      </w:r>
      <w:r>
        <w:lastRenderedPageBreak/>
        <w:t xml:space="preserve">              "maxLength": 64,</w:t>
      </w:r>
      <w:r>
        <w:br/>
        <w:t xml:space="preserve">              "type": "string"</w:t>
      </w:r>
      <w:r>
        <w:br/>
        <w:t xml:space="preserve">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"Instance ID of this specific resource",</w:t>
      </w:r>
      <w:r>
        <w:br/>
        <w:t xml:space="preserve">          "readOnly": true</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w:t>
      </w:r>
      <w:r>
        <w:br/>
      </w:r>
    </w:p>
    <w:p w14:paraId="1778F0DE" w14:textId="77777777" w:rsidR="00731819" w:rsidRDefault="00731819" w:rsidP="00731819">
      <w:pPr>
        <w:pStyle w:val="ANNEX-heading2"/>
      </w:pPr>
      <w:bookmarkStart w:id="15440" w:name="_Toc509367455"/>
      <w:r>
        <w:t>Property Definition</w:t>
      </w:r>
      <w:bookmarkEnd w:id="15440"/>
    </w:p>
    <w:tbl>
      <w:tblPr>
        <w:tblStyle w:val="TABLE-A"/>
        <w:tblW w:w="0" w:type="auto"/>
        <w:tblLook w:val="04A0" w:firstRow="1" w:lastRow="0" w:firstColumn="1" w:lastColumn="0" w:noHBand="0" w:noVBand="1"/>
      </w:tblPr>
      <w:tblGrid>
        <w:gridCol w:w="1870"/>
        <w:gridCol w:w="1870"/>
        <w:gridCol w:w="1870"/>
        <w:gridCol w:w="1869"/>
        <w:gridCol w:w="1871"/>
      </w:tblGrid>
      <w:tr w:rsidR="00731819" w14:paraId="70840DC0"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15BD43DA" w14:textId="77777777" w:rsidR="00731819" w:rsidRDefault="00731819" w:rsidP="00731819">
            <w:r>
              <w:t>Property name</w:t>
            </w:r>
          </w:p>
        </w:tc>
        <w:tc>
          <w:tcPr>
            <w:tcW w:w="1872" w:type="dxa"/>
          </w:tcPr>
          <w:p w14:paraId="18E0B573" w14:textId="77777777" w:rsidR="00731819" w:rsidRDefault="00731819" w:rsidP="00731819">
            <w:r>
              <w:t>Value type</w:t>
            </w:r>
          </w:p>
        </w:tc>
        <w:tc>
          <w:tcPr>
            <w:tcW w:w="1872" w:type="dxa"/>
          </w:tcPr>
          <w:p w14:paraId="7F9DB98A" w14:textId="77777777" w:rsidR="00731819" w:rsidRDefault="00731819" w:rsidP="00731819">
            <w:r>
              <w:t>Mandatory</w:t>
            </w:r>
          </w:p>
        </w:tc>
        <w:tc>
          <w:tcPr>
            <w:tcW w:w="1872" w:type="dxa"/>
          </w:tcPr>
          <w:p w14:paraId="60E3EF3F" w14:textId="77777777" w:rsidR="00731819" w:rsidRDefault="00731819" w:rsidP="00731819">
            <w:r>
              <w:t>Access mode</w:t>
            </w:r>
          </w:p>
        </w:tc>
        <w:tc>
          <w:tcPr>
            <w:tcW w:w="1872" w:type="dxa"/>
          </w:tcPr>
          <w:p w14:paraId="235E3781" w14:textId="77777777" w:rsidR="00731819" w:rsidRDefault="00731819" w:rsidP="00731819">
            <w:r>
              <w:t>Description</w:t>
            </w:r>
          </w:p>
        </w:tc>
      </w:tr>
      <w:tr w:rsidR="00731819" w14:paraId="56863894" w14:textId="77777777" w:rsidTr="00731819">
        <w:tc>
          <w:tcPr>
            <w:tcW w:w="1872" w:type="dxa"/>
          </w:tcPr>
          <w:p w14:paraId="1510804E" w14:textId="77777777" w:rsidR="00731819" w:rsidRDefault="00731819" w:rsidP="00731819">
            <w:r>
              <w:t>n</w:t>
            </w:r>
          </w:p>
        </w:tc>
        <w:tc>
          <w:tcPr>
            <w:tcW w:w="1872" w:type="dxa"/>
          </w:tcPr>
          <w:p w14:paraId="3516E60F" w14:textId="77777777" w:rsidR="00731819" w:rsidRDefault="00731819" w:rsidP="00731819">
            <w:r>
              <w:t>string</w:t>
            </w:r>
          </w:p>
        </w:tc>
        <w:tc>
          <w:tcPr>
            <w:tcW w:w="1872" w:type="dxa"/>
          </w:tcPr>
          <w:p w14:paraId="4A84B05B" w14:textId="77777777" w:rsidR="00731819" w:rsidRDefault="00731819" w:rsidP="00731819"/>
        </w:tc>
        <w:tc>
          <w:tcPr>
            <w:tcW w:w="1872" w:type="dxa"/>
          </w:tcPr>
          <w:p w14:paraId="5F6E63E8" w14:textId="77777777" w:rsidR="00731819" w:rsidRDefault="00731819" w:rsidP="00731819"/>
        </w:tc>
        <w:tc>
          <w:tcPr>
            <w:tcW w:w="1872" w:type="dxa"/>
          </w:tcPr>
          <w:p w14:paraId="28FB94BF" w14:textId="77777777" w:rsidR="00731819" w:rsidRDefault="00731819" w:rsidP="00731819">
            <w:r>
              <w:t>Friendly name of the resource</w:t>
            </w:r>
          </w:p>
        </w:tc>
      </w:tr>
      <w:tr w:rsidR="00731819" w14:paraId="5A5C536D" w14:textId="77777777" w:rsidTr="00731819">
        <w:tc>
          <w:tcPr>
            <w:tcW w:w="1872" w:type="dxa"/>
          </w:tcPr>
          <w:p w14:paraId="763573C2" w14:textId="77777777" w:rsidR="00731819" w:rsidRDefault="00731819" w:rsidP="00731819">
            <w:r>
              <w:t>loc</w:t>
            </w:r>
          </w:p>
        </w:tc>
        <w:tc>
          <w:tcPr>
            <w:tcW w:w="1872" w:type="dxa"/>
          </w:tcPr>
          <w:p w14:paraId="7BA6CC30" w14:textId="77777777" w:rsidR="00731819" w:rsidRDefault="00731819" w:rsidP="00731819">
            <w:r>
              <w:t>array: see schema</w:t>
            </w:r>
          </w:p>
        </w:tc>
        <w:tc>
          <w:tcPr>
            <w:tcW w:w="1872" w:type="dxa"/>
          </w:tcPr>
          <w:p w14:paraId="48F4513C" w14:textId="77777777" w:rsidR="00731819" w:rsidRDefault="00731819" w:rsidP="00731819"/>
        </w:tc>
        <w:tc>
          <w:tcPr>
            <w:tcW w:w="1872" w:type="dxa"/>
          </w:tcPr>
          <w:p w14:paraId="5FDD581E" w14:textId="77777777" w:rsidR="00731819" w:rsidRDefault="00731819" w:rsidP="00731819"/>
        </w:tc>
        <w:tc>
          <w:tcPr>
            <w:tcW w:w="1872" w:type="dxa"/>
          </w:tcPr>
          <w:p w14:paraId="498A5143" w14:textId="77777777" w:rsidR="00731819" w:rsidRDefault="00731819" w:rsidP="00731819">
            <w:r>
              <w:t>Location information (lat, long)</w:t>
            </w:r>
          </w:p>
        </w:tc>
      </w:tr>
      <w:tr w:rsidR="00731819" w14:paraId="4220DA5F" w14:textId="77777777" w:rsidTr="00731819">
        <w:tc>
          <w:tcPr>
            <w:tcW w:w="1872" w:type="dxa"/>
          </w:tcPr>
          <w:p w14:paraId="22F95F81" w14:textId="77777777" w:rsidR="00731819" w:rsidRDefault="00731819" w:rsidP="00731819">
            <w:r>
              <w:t>if</w:t>
            </w:r>
          </w:p>
        </w:tc>
        <w:tc>
          <w:tcPr>
            <w:tcW w:w="1872" w:type="dxa"/>
          </w:tcPr>
          <w:p w14:paraId="53D1A8B6" w14:textId="77777777" w:rsidR="00731819" w:rsidRDefault="00731819" w:rsidP="00731819">
            <w:r>
              <w:t>array: see schema</w:t>
            </w:r>
          </w:p>
        </w:tc>
        <w:tc>
          <w:tcPr>
            <w:tcW w:w="1872" w:type="dxa"/>
          </w:tcPr>
          <w:p w14:paraId="2D422795" w14:textId="77777777" w:rsidR="00731819" w:rsidRDefault="00731819" w:rsidP="00731819"/>
        </w:tc>
        <w:tc>
          <w:tcPr>
            <w:tcW w:w="1872" w:type="dxa"/>
          </w:tcPr>
          <w:p w14:paraId="5DF55452" w14:textId="77777777" w:rsidR="00731819" w:rsidRDefault="00731819" w:rsidP="00731819">
            <w:r>
              <w:t>Read Only</w:t>
            </w:r>
          </w:p>
        </w:tc>
        <w:tc>
          <w:tcPr>
            <w:tcW w:w="1872" w:type="dxa"/>
          </w:tcPr>
          <w:p w14:paraId="27B0BBC9" w14:textId="77777777" w:rsidR="00731819" w:rsidRDefault="00731819" w:rsidP="00731819">
            <w:r>
              <w:t>The interface set supported by this resource</w:t>
            </w:r>
          </w:p>
        </w:tc>
      </w:tr>
      <w:tr w:rsidR="00731819" w14:paraId="00369A34" w14:textId="77777777" w:rsidTr="00731819">
        <w:tc>
          <w:tcPr>
            <w:tcW w:w="1872" w:type="dxa"/>
          </w:tcPr>
          <w:p w14:paraId="01664BE0" w14:textId="77777777" w:rsidR="00731819" w:rsidRDefault="00731819" w:rsidP="00731819">
            <w:r>
              <w:t>rt</w:t>
            </w:r>
          </w:p>
        </w:tc>
        <w:tc>
          <w:tcPr>
            <w:tcW w:w="1872" w:type="dxa"/>
          </w:tcPr>
          <w:p w14:paraId="4C79904A" w14:textId="77777777" w:rsidR="00731819" w:rsidRDefault="00731819" w:rsidP="00731819">
            <w:r>
              <w:t>array: see schema</w:t>
            </w:r>
          </w:p>
        </w:tc>
        <w:tc>
          <w:tcPr>
            <w:tcW w:w="1872" w:type="dxa"/>
          </w:tcPr>
          <w:p w14:paraId="6EA13E66" w14:textId="77777777" w:rsidR="00731819" w:rsidRDefault="00731819" w:rsidP="00731819"/>
        </w:tc>
        <w:tc>
          <w:tcPr>
            <w:tcW w:w="1872" w:type="dxa"/>
          </w:tcPr>
          <w:p w14:paraId="3AE3BA5A" w14:textId="77777777" w:rsidR="00731819" w:rsidRDefault="00731819" w:rsidP="00731819">
            <w:r>
              <w:t>Read Only</w:t>
            </w:r>
          </w:p>
        </w:tc>
        <w:tc>
          <w:tcPr>
            <w:tcW w:w="1872" w:type="dxa"/>
          </w:tcPr>
          <w:p w14:paraId="4D70ECBB" w14:textId="77777777" w:rsidR="00731819" w:rsidRDefault="00731819" w:rsidP="00731819">
            <w:r>
              <w:t>Resource Type of the Resource</w:t>
            </w:r>
          </w:p>
        </w:tc>
      </w:tr>
      <w:tr w:rsidR="00731819" w14:paraId="261F8245" w14:textId="77777777" w:rsidTr="00731819">
        <w:tc>
          <w:tcPr>
            <w:tcW w:w="1872" w:type="dxa"/>
          </w:tcPr>
          <w:p w14:paraId="49C66F51" w14:textId="77777777" w:rsidR="00731819" w:rsidRDefault="00731819" w:rsidP="00731819">
            <w:r>
              <w:t>ln</w:t>
            </w:r>
          </w:p>
        </w:tc>
        <w:tc>
          <w:tcPr>
            <w:tcW w:w="1872" w:type="dxa"/>
          </w:tcPr>
          <w:p w14:paraId="5CA959A2" w14:textId="77777777" w:rsidR="00731819" w:rsidRDefault="00731819" w:rsidP="00731819">
            <w:r>
              <w:t>array: see schema</w:t>
            </w:r>
          </w:p>
        </w:tc>
        <w:tc>
          <w:tcPr>
            <w:tcW w:w="1872" w:type="dxa"/>
          </w:tcPr>
          <w:p w14:paraId="67E07098" w14:textId="77777777" w:rsidR="00731819" w:rsidRDefault="00731819" w:rsidP="00731819"/>
        </w:tc>
        <w:tc>
          <w:tcPr>
            <w:tcW w:w="1872" w:type="dxa"/>
          </w:tcPr>
          <w:p w14:paraId="284C61C5" w14:textId="77777777" w:rsidR="00731819" w:rsidRDefault="00731819" w:rsidP="00731819"/>
        </w:tc>
        <w:tc>
          <w:tcPr>
            <w:tcW w:w="1872" w:type="dxa"/>
          </w:tcPr>
          <w:p w14:paraId="154F8149" w14:textId="77777777" w:rsidR="00731819" w:rsidRDefault="00731819" w:rsidP="00731819">
            <w:r>
              <w:t>Localized names</w:t>
            </w:r>
          </w:p>
        </w:tc>
      </w:tr>
      <w:tr w:rsidR="00731819" w14:paraId="629193C6" w14:textId="77777777" w:rsidTr="00731819">
        <w:tc>
          <w:tcPr>
            <w:tcW w:w="1872" w:type="dxa"/>
          </w:tcPr>
          <w:p w14:paraId="21D5661D" w14:textId="77777777" w:rsidR="00731819" w:rsidRDefault="00731819" w:rsidP="00731819">
            <w:r>
              <w:t>c</w:t>
            </w:r>
          </w:p>
        </w:tc>
        <w:tc>
          <w:tcPr>
            <w:tcW w:w="1872" w:type="dxa"/>
          </w:tcPr>
          <w:p w14:paraId="12BB203C" w14:textId="77777777" w:rsidR="00731819" w:rsidRDefault="00731819" w:rsidP="00731819">
            <w:r>
              <w:t>string</w:t>
            </w:r>
          </w:p>
        </w:tc>
        <w:tc>
          <w:tcPr>
            <w:tcW w:w="1872" w:type="dxa"/>
          </w:tcPr>
          <w:p w14:paraId="2FD04C07" w14:textId="77777777" w:rsidR="00731819" w:rsidRDefault="00731819" w:rsidP="00731819"/>
        </w:tc>
        <w:tc>
          <w:tcPr>
            <w:tcW w:w="1872" w:type="dxa"/>
          </w:tcPr>
          <w:p w14:paraId="65018527" w14:textId="77777777" w:rsidR="00731819" w:rsidRDefault="00731819" w:rsidP="00731819"/>
        </w:tc>
        <w:tc>
          <w:tcPr>
            <w:tcW w:w="1872" w:type="dxa"/>
          </w:tcPr>
          <w:p w14:paraId="065E167E" w14:textId="77777777" w:rsidR="00731819" w:rsidRDefault="00731819" w:rsidP="00731819">
            <w:r>
              <w:t>Currency</w:t>
            </w:r>
          </w:p>
        </w:tc>
      </w:tr>
      <w:tr w:rsidR="00731819" w14:paraId="71856A51" w14:textId="77777777" w:rsidTr="00731819">
        <w:tc>
          <w:tcPr>
            <w:tcW w:w="1872" w:type="dxa"/>
          </w:tcPr>
          <w:p w14:paraId="05DEEF05" w14:textId="77777777" w:rsidR="00731819" w:rsidRDefault="00731819" w:rsidP="00731819">
            <w:r>
              <w:t>r</w:t>
            </w:r>
          </w:p>
        </w:tc>
        <w:tc>
          <w:tcPr>
            <w:tcW w:w="1872" w:type="dxa"/>
          </w:tcPr>
          <w:p w14:paraId="54844F5C" w14:textId="77777777" w:rsidR="00731819" w:rsidRDefault="00731819" w:rsidP="00731819">
            <w:r>
              <w:t>string</w:t>
            </w:r>
          </w:p>
        </w:tc>
        <w:tc>
          <w:tcPr>
            <w:tcW w:w="1872" w:type="dxa"/>
          </w:tcPr>
          <w:p w14:paraId="72E54D44" w14:textId="77777777" w:rsidR="00731819" w:rsidRDefault="00731819" w:rsidP="00731819"/>
        </w:tc>
        <w:tc>
          <w:tcPr>
            <w:tcW w:w="1872" w:type="dxa"/>
          </w:tcPr>
          <w:p w14:paraId="61D22987" w14:textId="77777777" w:rsidR="00731819" w:rsidRDefault="00731819" w:rsidP="00731819"/>
        </w:tc>
        <w:tc>
          <w:tcPr>
            <w:tcW w:w="1872" w:type="dxa"/>
          </w:tcPr>
          <w:p w14:paraId="56901BC0" w14:textId="77777777" w:rsidR="00731819" w:rsidRDefault="00731819" w:rsidP="00731819">
            <w:r>
              <w:t>Region</w:t>
            </w:r>
          </w:p>
        </w:tc>
      </w:tr>
      <w:tr w:rsidR="00731819" w14:paraId="132A938F" w14:textId="77777777" w:rsidTr="00731819">
        <w:tc>
          <w:tcPr>
            <w:tcW w:w="1872" w:type="dxa"/>
          </w:tcPr>
          <w:p w14:paraId="264C8FE7" w14:textId="77777777" w:rsidR="00731819" w:rsidRDefault="00731819" w:rsidP="00731819">
            <w:r>
              <w:t>locn</w:t>
            </w:r>
          </w:p>
        </w:tc>
        <w:tc>
          <w:tcPr>
            <w:tcW w:w="1872" w:type="dxa"/>
          </w:tcPr>
          <w:p w14:paraId="623948BD" w14:textId="77777777" w:rsidR="00731819" w:rsidRDefault="00731819" w:rsidP="00731819">
            <w:r>
              <w:t>string</w:t>
            </w:r>
          </w:p>
        </w:tc>
        <w:tc>
          <w:tcPr>
            <w:tcW w:w="1872" w:type="dxa"/>
          </w:tcPr>
          <w:p w14:paraId="4AA860DD" w14:textId="77777777" w:rsidR="00731819" w:rsidRDefault="00731819" w:rsidP="00731819"/>
        </w:tc>
        <w:tc>
          <w:tcPr>
            <w:tcW w:w="1872" w:type="dxa"/>
          </w:tcPr>
          <w:p w14:paraId="3898CED5" w14:textId="77777777" w:rsidR="00731819" w:rsidRDefault="00731819" w:rsidP="00731819"/>
        </w:tc>
        <w:tc>
          <w:tcPr>
            <w:tcW w:w="1872" w:type="dxa"/>
          </w:tcPr>
          <w:p w14:paraId="5943A555" w14:textId="77777777" w:rsidR="00731819" w:rsidRDefault="00731819" w:rsidP="00731819">
            <w:r>
              <w:t>Human Friendly Name for location</w:t>
            </w:r>
          </w:p>
        </w:tc>
      </w:tr>
      <w:tr w:rsidR="00731819" w14:paraId="32A9417E" w14:textId="77777777" w:rsidTr="00731819">
        <w:tc>
          <w:tcPr>
            <w:tcW w:w="1872" w:type="dxa"/>
          </w:tcPr>
          <w:p w14:paraId="636B9B15" w14:textId="77777777" w:rsidR="00731819" w:rsidRDefault="00731819" w:rsidP="00731819">
            <w:r>
              <w:t>dl</w:t>
            </w:r>
          </w:p>
        </w:tc>
        <w:tc>
          <w:tcPr>
            <w:tcW w:w="1872" w:type="dxa"/>
          </w:tcPr>
          <w:p w14:paraId="32294F12" w14:textId="77777777" w:rsidR="00731819" w:rsidRDefault="00731819" w:rsidP="00731819">
            <w:r>
              <w:t>multiple types: see schema</w:t>
            </w:r>
          </w:p>
        </w:tc>
        <w:tc>
          <w:tcPr>
            <w:tcW w:w="1872" w:type="dxa"/>
          </w:tcPr>
          <w:p w14:paraId="75CB223A" w14:textId="77777777" w:rsidR="00731819" w:rsidRDefault="00731819" w:rsidP="00731819"/>
        </w:tc>
        <w:tc>
          <w:tcPr>
            <w:tcW w:w="1872" w:type="dxa"/>
          </w:tcPr>
          <w:p w14:paraId="0CED1039" w14:textId="77777777" w:rsidR="00731819" w:rsidRDefault="00731819" w:rsidP="00731819"/>
        </w:tc>
        <w:tc>
          <w:tcPr>
            <w:tcW w:w="1872" w:type="dxa"/>
          </w:tcPr>
          <w:p w14:paraId="7D9405A3" w14:textId="77777777" w:rsidR="00731819" w:rsidRDefault="00731819" w:rsidP="00731819"/>
        </w:tc>
      </w:tr>
      <w:tr w:rsidR="00731819" w14:paraId="08FAD708" w14:textId="77777777" w:rsidTr="00731819">
        <w:tc>
          <w:tcPr>
            <w:tcW w:w="1872" w:type="dxa"/>
          </w:tcPr>
          <w:p w14:paraId="22423B3E" w14:textId="77777777" w:rsidR="00731819" w:rsidRDefault="00731819" w:rsidP="00731819">
            <w:r>
              <w:lastRenderedPageBreak/>
              <w:t>id</w:t>
            </w:r>
          </w:p>
        </w:tc>
        <w:tc>
          <w:tcPr>
            <w:tcW w:w="1872" w:type="dxa"/>
          </w:tcPr>
          <w:p w14:paraId="61E78367" w14:textId="77777777" w:rsidR="00731819" w:rsidRDefault="00731819" w:rsidP="00731819">
            <w:r>
              <w:t>multiple types: see schema</w:t>
            </w:r>
          </w:p>
        </w:tc>
        <w:tc>
          <w:tcPr>
            <w:tcW w:w="1872" w:type="dxa"/>
          </w:tcPr>
          <w:p w14:paraId="09A8E402" w14:textId="77777777" w:rsidR="00731819" w:rsidRDefault="00731819" w:rsidP="00731819"/>
        </w:tc>
        <w:tc>
          <w:tcPr>
            <w:tcW w:w="1872" w:type="dxa"/>
          </w:tcPr>
          <w:p w14:paraId="2F3FCF2F" w14:textId="77777777" w:rsidR="00731819" w:rsidRDefault="00731819" w:rsidP="00731819">
            <w:r>
              <w:t>Read Only</w:t>
            </w:r>
          </w:p>
        </w:tc>
        <w:tc>
          <w:tcPr>
            <w:tcW w:w="1872" w:type="dxa"/>
          </w:tcPr>
          <w:p w14:paraId="3DFC093A" w14:textId="77777777" w:rsidR="00731819" w:rsidRDefault="00731819" w:rsidP="00731819">
            <w:r>
              <w:t>Instance ID of this specific resource</w:t>
            </w:r>
          </w:p>
        </w:tc>
      </w:tr>
      <w:tr w:rsidR="00731819" w14:paraId="3204B46A" w14:textId="77777777" w:rsidTr="00731819">
        <w:tc>
          <w:tcPr>
            <w:tcW w:w="1872" w:type="dxa"/>
          </w:tcPr>
          <w:p w14:paraId="1A180308" w14:textId="77777777" w:rsidR="00731819" w:rsidRDefault="00731819" w:rsidP="00731819">
            <w:r>
              <w:t>n</w:t>
            </w:r>
          </w:p>
        </w:tc>
        <w:tc>
          <w:tcPr>
            <w:tcW w:w="1872" w:type="dxa"/>
          </w:tcPr>
          <w:p w14:paraId="26391B6E" w14:textId="77777777" w:rsidR="00731819" w:rsidRDefault="00731819" w:rsidP="00731819">
            <w:r>
              <w:t>string</w:t>
            </w:r>
          </w:p>
        </w:tc>
        <w:tc>
          <w:tcPr>
            <w:tcW w:w="1872" w:type="dxa"/>
          </w:tcPr>
          <w:p w14:paraId="77DE1669" w14:textId="77777777" w:rsidR="00731819" w:rsidRDefault="00731819" w:rsidP="00731819">
            <w:r>
              <w:t>yes</w:t>
            </w:r>
          </w:p>
        </w:tc>
        <w:tc>
          <w:tcPr>
            <w:tcW w:w="1872" w:type="dxa"/>
          </w:tcPr>
          <w:p w14:paraId="1E0EB6FA" w14:textId="77777777" w:rsidR="00731819" w:rsidRDefault="00731819" w:rsidP="00731819">
            <w:r>
              <w:t>Read Only</w:t>
            </w:r>
          </w:p>
        </w:tc>
        <w:tc>
          <w:tcPr>
            <w:tcW w:w="1872" w:type="dxa"/>
          </w:tcPr>
          <w:p w14:paraId="358E5FF9" w14:textId="77777777" w:rsidR="00731819" w:rsidRDefault="00731819" w:rsidP="00731819">
            <w:r>
              <w:t>Friendly name of the resource</w:t>
            </w:r>
          </w:p>
        </w:tc>
      </w:tr>
      <w:tr w:rsidR="00731819" w14:paraId="20450358" w14:textId="77777777" w:rsidTr="00731819">
        <w:tc>
          <w:tcPr>
            <w:tcW w:w="1872" w:type="dxa"/>
          </w:tcPr>
          <w:p w14:paraId="798A21FE" w14:textId="77777777" w:rsidR="00731819" w:rsidRDefault="00731819" w:rsidP="00731819">
            <w:r>
              <w:t>loc</w:t>
            </w:r>
          </w:p>
        </w:tc>
        <w:tc>
          <w:tcPr>
            <w:tcW w:w="1872" w:type="dxa"/>
          </w:tcPr>
          <w:p w14:paraId="43470529" w14:textId="77777777" w:rsidR="00731819" w:rsidRDefault="00731819" w:rsidP="00731819">
            <w:r>
              <w:t>array: see schema</w:t>
            </w:r>
          </w:p>
        </w:tc>
        <w:tc>
          <w:tcPr>
            <w:tcW w:w="1872" w:type="dxa"/>
          </w:tcPr>
          <w:p w14:paraId="169DC15A" w14:textId="77777777" w:rsidR="00731819" w:rsidRDefault="00731819" w:rsidP="00731819"/>
        </w:tc>
        <w:tc>
          <w:tcPr>
            <w:tcW w:w="1872" w:type="dxa"/>
          </w:tcPr>
          <w:p w14:paraId="3D0F49CD" w14:textId="77777777" w:rsidR="00731819" w:rsidRDefault="00731819" w:rsidP="00731819"/>
        </w:tc>
        <w:tc>
          <w:tcPr>
            <w:tcW w:w="1872" w:type="dxa"/>
          </w:tcPr>
          <w:p w14:paraId="0E8F087B" w14:textId="77777777" w:rsidR="00731819" w:rsidRDefault="00731819" w:rsidP="00731819">
            <w:r>
              <w:t>Location information (lat, long)</w:t>
            </w:r>
          </w:p>
        </w:tc>
      </w:tr>
      <w:tr w:rsidR="00731819" w14:paraId="1DBF0832" w14:textId="77777777" w:rsidTr="00731819">
        <w:tc>
          <w:tcPr>
            <w:tcW w:w="1872" w:type="dxa"/>
          </w:tcPr>
          <w:p w14:paraId="129E0457" w14:textId="77777777" w:rsidR="00731819" w:rsidRDefault="00731819" w:rsidP="00731819">
            <w:r>
              <w:t>if</w:t>
            </w:r>
          </w:p>
        </w:tc>
        <w:tc>
          <w:tcPr>
            <w:tcW w:w="1872" w:type="dxa"/>
          </w:tcPr>
          <w:p w14:paraId="53192804" w14:textId="77777777" w:rsidR="00731819" w:rsidRDefault="00731819" w:rsidP="00731819">
            <w:r>
              <w:t>array: see schema</w:t>
            </w:r>
          </w:p>
        </w:tc>
        <w:tc>
          <w:tcPr>
            <w:tcW w:w="1872" w:type="dxa"/>
          </w:tcPr>
          <w:p w14:paraId="0720F3F4" w14:textId="77777777" w:rsidR="00731819" w:rsidRDefault="00731819" w:rsidP="00731819"/>
        </w:tc>
        <w:tc>
          <w:tcPr>
            <w:tcW w:w="1872" w:type="dxa"/>
          </w:tcPr>
          <w:p w14:paraId="163B8A98" w14:textId="77777777" w:rsidR="00731819" w:rsidRDefault="00731819" w:rsidP="00731819">
            <w:r>
              <w:t>Read Only</w:t>
            </w:r>
          </w:p>
        </w:tc>
        <w:tc>
          <w:tcPr>
            <w:tcW w:w="1872" w:type="dxa"/>
          </w:tcPr>
          <w:p w14:paraId="0540B07B" w14:textId="77777777" w:rsidR="00731819" w:rsidRDefault="00731819" w:rsidP="00731819">
            <w:r>
              <w:t>The interface set supported by this resource</w:t>
            </w:r>
          </w:p>
        </w:tc>
      </w:tr>
      <w:tr w:rsidR="00731819" w14:paraId="7BC249B4" w14:textId="77777777" w:rsidTr="00731819">
        <w:tc>
          <w:tcPr>
            <w:tcW w:w="1872" w:type="dxa"/>
          </w:tcPr>
          <w:p w14:paraId="44AA31C4" w14:textId="77777777" w:rsidR="00731819" w:rsidRDefault="00731819" w:rsidP="00731819">
            <w:r>
              <w:t>rt</w:t>
            </w:r>
          </w:p>
        </w:tc>
        <w:tc>
          <w:tcPr>
            <w:tcW w:w="1872" w:type="dxa"/>
          </w:tcPr>
          <w:p w14:paraId="5044109B" w14:textId="77777777" w:rsidR="00731819" w:rsidRDefault="00731819" w:rsidP="00731819">
            <w:r>
              <w:t>array: see schema</w:t>
            </w:r>
          </w:p>
        </w:tc>
        <w:tc>
          <w:tcPr>
            <w:tcW w:w="1872" w:type="dxa"/>
          </w:tcPr>
          <w:p w14:paraId="5E3DF36E" w14:textId="77777777" w:rsidR="00731819" w:rsidRDefault="00731819" w:rsidP="00731819"/>
        </w:tc>
        <w:tc>
          <w:tcPr>
            <w:tcW w:w="1872" w:type="dxa"/>
          </w:tcPr>
          <w:p w14:paraId="09B0BD19" w14:textId="77777777" w:rsidR="00731819" w:rsidRDefault="00731819" w:rsidP="00731819">
            <w:r>
              <w:t>Read Only</w:t>
            </w:r>
          </w:p>
        </w:tc>
        <w:tc>
          <w:tcPr>
            <w:tcW w:w="1872" w:type="dxa"/>
          </w:tcPr>
          <w:p w14:paraId="5C531E67" w14:textId="77777777" w:rsidR="00731819" w:rsidRDefault="00731819" w:rsidP="00731819">
            <w:r>
              <w:t>Resource Type of the Resource</w:t>
            </w:r>
          </w:p>
        </w:tc>
      </w:tr>
      <w:tr w:rsidR="00731819" w14:paraId="4843E75D" w14:textId="77777777" w:rsidTr="00731819">
        <w:tc>
          <w:tcPr>
            <w:tcW w:w="1872" w:type="dxa"/>
          </w:tcPr>
          <w:p w14:paraId="67927AFF" w14:textId="77777777" w:rsidR="00731819" w:rsidRDefault="00731819" w:rsidP="00731819">
            <w:r>
              <w:t>ln</w:t>
            </w:r>
          </w:p>
        </w:tc>
        <w:tc>
          <w:tcPr>
            <w:tcW w:w="1872" w:type="dxa"/>
          </w:tcPr>
          <w:p w14:paraId="7985652C" w14:textId="77777777" w:rsidR="00731819" w:rsidRDefault="00731819" w:rsidP="00731819">
            <w:r>
              <w:t>array: see schema</w:t>
            </w:r>
          </w:p>
        </w:tc>
        <w:tc>
          <w:tcPr>
            <w:tcW w:w="1872" w:type="dxa"/>
          </w:tcPr>
          <w:p w14:paraId="0D872F57" w14:textId="77777777" w:rsidR="00731819" w:rsidRDefault="00731819" w:rsidP="00731819"/>
        </w:tc>
        <w:tc>
          <w:tcPr>
            <w:tcW w:w="1872" w:type="dxa"/>
          </w:tcPr>
          <w:p w14:paraId="162FD4E1" w14:textId="77777777" w:rsidR="00731819" w:rsidRDefault="00731819" w:rsidP="00731819"/>
        </w:tc>
        <w:tc>
          <w:tcPr>
            <w:tcW w:w="1872" w:type="dxa"/>
          </w:tcPr>
          <w:p w14:paraId="44067F06" w14:textId="77777777" w:rsidR="00731819" w:rsidRDefault="00731819" w:rsidP="00731819">
            <w:r>
              <w:t>Localized names</w:t>
            </w:r>
          </w:p>
        </w:tc>
      </w:tr>
      <w:tr w:rsidR="00731819" w14:paraId="36811CE5" w14:textId="77777777" w:rsidTr="00731819">
        <w:tc>
          <w:tcPr>
            <w:tcW w:w="1872" w:type="dxa"/>
          </w:tcPr>
          <w:p w14:paraId="700FC0FC" w14:textId="77777777" w:rsidR="00731819" w:rsidRDefault="00731819" w:rsidP="00731819">
            <w:r>
              <w:t>c</w:t>
            </w:r>
          </w:p>
        </w:tc>
        <w:tc>
          <w:tcPr>
            <w:tcW w:w="1872" w:type="dxa"/>
          </w:tcPr>
          <w:p w14:paraId="276B7A76" w14:textId="77777777" w:rsidR="00731819" w:rsidRDefault="00731819" w:rsidP="00731819">
            <w:r>
              <w:t>string</w:t>
            </w:r>
          </w:p>
        </w:tc>
        <w:tc>
          <w:tcPr>
            <w:tcW w:w="1872" w:type="dxa"/>
          </w:tcPr>
          <w:p w14:paraId="6145BE88" w14:textId="77777777" w:rsidR="00731819" w:rsidRDefault="00731819" w:rsidP="00731819"/>
        </w:tc>
        <w:tc>
          <w:tcPr>
            <w:tcW w:w="1872" w:type="dxa"/>
          </w:tcPr>
          <w:p w14:paraId="4BAB540D" w14:textId="77777777" w:rsidR="00731819" w:rsidRDefault="00731819" w:rsidP="00731819"/>
        </w:tc>
        <w:tc>
          <w:tcPr>
            <w:tcW w:w="1872" w:type="dxa"/>
          </w:tcPr>
          <w:p w14:paraId="06C45F1A" w14:textId="77777777" w:rsidR="00731819" w:rsidRDefault="00731819" w:rsidP="00731819">
            <w:r>
              <w:t>Currency</w:t>
            </w:r>
          </w:p>
        </w:tc>
      </w:tr>
      <w:tr w:rsidR="00731819" w14:paraId="250EC545" w14:textId="77777777" w:rsidTr="00731819">
        <w:tc>
          <w:tcPr>
            <w:tcW w:w="1872" w:type="dxa"/>
          </w:tcPr>
          <w:p w14:paraId="123E5CBA" w14:textId="77777777" w:rsidR="00731819" w:rsidRDefault="00731819" w:rsidP="00731819">
            <w:r>
              <w:t>r</w:t>
            </w:r>
          </w:p>
        </w:tc>
        <w:tc>
          <w:tcPr>
            <w:tcW w:w="1872" w:type="dxa"/>
          </w:tcPr>
          <w:p w14:paraId="7D7815BF" w14:textId="77777777" w:rsidR="00731819" w:rsidRDefault="00731819" w:rsidP="00731819">
            <w:r>
              <w:t>string</w:t>
            </w:r>
          </w:p>
        </w:tc>
        <w:tc>
          <w:tcPr>
            <w:tcW w:w="1872" w:type="dxa"/>
          </w:tcPr>
          <w:p w14:paraId="02E739D9" w14:textId="77777777" w:rsidR="00731819" w:rsidRDefault="00731819" w:rsidP="00731819"/>
        </w:tc>
        <w:tc>
          <w:tcPr>
            <w:tcW w:w="1872" w:type="dxa"/>
          </w:tcPr>
          <w:p w14:paraId="7BA2FE3D" w14:textId="77777777" w:rsidR="00731819" w:rsidRDefault="00731819" w:rsidP="00731819"/>
        </w:tc>
        <w:tc>
          <w:tcPr>
            <w:tcW w:w="1872" w:type="dxa"/>
          </w:tcPr>
          <w:p w14:paraId="37006426" w14:textId="77777777" w:rsidR="00731819" w:rsidRDefault="00731819" w:rsidP="00731819">
            <w:r>
              <w:t>Region</w:t>
            </w:r>
          </w:p>
        </w:tc>
      </w:tr>
      <w:tr w:rsidR="00731819" w14:paraId="502DB924" w14:textId="77777777" w:rsidTr="00731819">
        <w:tc>
          <w:tcPr>
            <w:tcW w:w="1872" w:type="dxa"/>
          </w:tcPr>
          <w:p w14:paraId="42B2BC23" w14:textId="77777777" w:rsidR="00731819" w:rsidRDefault="00731819" w:rsidP="00731819">
            <w:r>
              <w:t>locn</w:t>
            </w:r>
          </w:p>
        </w:tc>
        <w:tc>
          <w:tcPr>
            <w:tcW w:w="1872" w:type="dxa"/>
          </w:tcPr>
          <w:p w14:paraId="5DE85CE9" w14:textId="77777777" w:rsidR="00731819" w:rsidRDefault="00731819" w:rsidP="00731819">
            <w:r>
              <w:t>string</w:t>
            </w:r>
          </w:p>
        </w:tc>
        <w:tc>
          <w:tcPr>
            <w:tcW w:w="1872" w:type="dxa"/>
          </w:tcPr>
          <w:p w14:paraId="36413A73" w14:textId="77777777" w:rsidR="00731819" w:rsidRDefault="00731819" w:rsidP="00731819"/>
        </w:tc>
        <w:tc>
          <w:tcPr>
            <w:tcW w:w="1872" w:type="dxa"/>
          </w:tcPr>
          <w:p w14:paraId="7F6C2584" w14:textId="77777777" w:rsidR="00731819" w:rsidRDefault="00731819" w:rsidP="00731819"/>
        </w:tc>
        <w:tc>
          <w:tcPr>
            <w:tcW w:w="1872" w:type="dxa"/>
          </w:tcPr>
          <w:p w14:paraId="72E82DB0" w14:textId="77777777" w:rsidR="00731819" w:rsidRDefault="00731819" w:rsidP="00731819">
            <w:r>
              <w:t>Human Friendly Name for location</w:t>
            </w:r>
          </w:p>
        </w:tc>
      </w:tr>
      <w:tr w:rsidR="00731819" w14:paraId="4ED19FAB" w14:textId="77777777" w:rsidTr="00731819">
        <w:tc>
          <w:tcPr>
            <w:tcW w:w="1872" w:type="dxa"/>
          </w:tcPr>
          <w:p w14:paraId="05246BD4" w14:textId="77777777" w:rsidR="00731819" w:rsidRDefault="00731819" w:rsidP="00731819">
            <w:r>
              <w:t>dl</w:t>
            </w:r>
          </w:p>
        </w:tc>
        <w:tc>
          <w:tcPr>
            <w:tcW w:w="1872" w:type="dxa"/>
          </w:tcPr>
          <w:p w14:paraId="61495E02" w14:textId="77777777" w:rsidR="00731819" w:rsidRDefault="00731819" w:rsidP="00731819">
            <w:r>
              <w:t>multiple types: see schema</w:t>
            </w:r>
          </w:p>
        </w:tc>
        <w:tc>
          <w:tcPr>
            <w:tcW w:w="1872" w:type="dxa"/>
          </w:tcPr>
          <w:p w14:paraId="56A86331" w14:textId="77777777" w:rsidR="00731819" w:rsidRDefault="00731819" w:rsidP="00731819"/>
        </w:tc>
        <w:tc>
          <w:tcPr>
            <w:tcW w:w="1872" w:type="dxa"/>
          </w:tcPr>
          <w:p w14:paraId="14F2414B" w14:textId="77777777" w:rsidR="00731819" w:rsidRDefault="00731819" w:rsidP="00731819"/>
        </w:tc>
        <w:tc>
          <w:tcPr>
            <w:tcW w:w="1872" w:type="dxa"/>
          </w:tcPr>
          <w:p w14:paraId="2CBFA2B4" w14:textId="77777777" w:rsidR="00731819" w:rsidRDefault="00731819" w:rsidP="00731819"/>
        </w:tc>
      </w:tr>
      <w:tr w:rsidR="00731819" w14:paraId="274E7118" w14:textId="77777777" w:rsidTr="00731819">
        <w:tc>
          <w:tcPr>
            <w:tcW w:w="1872" w:type="dxa"/>
          </w:tcPr>
          <w:p w14:paraId="5AE73983" w14:textId="77777777" w:rsidR="00731819" w:rsidRDefault="00731819" w:rsidP="00731819">
            <w:r>
              <w:t>id</w:t>
            </w:r>
          </w:p>
        </w:tc>
        <w:tc>
          <w:tcPr>
            <w:tcW w:w="1872" w:type="dxa"/>
          </w:tcPr>
          <w:p w14:paraId="739640FC" w14:textId="77777777" w:rsidR="00731819" w:rsidRDefault="00731819" w:rsidP="00731819">
            <w:r>
              <w:t>string</w:t>
            </w:r>
          </w:p>
        </w:tc>
        <w:tc>
          <w:tcPr>
            <w:tcW w:w="1872" w:type="dxa"/>
          </w:tcPr>
          <w:p w14:paraId="6648010D" w14:textId="77777777" w:rsidR="00731819" w:rsidRDefault="00731819" w:rsidP="00731819"/>
        </w:tc>
        <w:tc>
          <w:tcPr>
            <w:tcW w:w="1872" w:type="dxa"/>
          </w:tcPr>
          <w:p w14:paraId="735D3326" w14:textId="77777777" w:rsidR="00731819" w:rsidRDefault="00731819" w:rsidP="00731819">
            <w:r>
              <w:t>Read Only</w:t>
            </w:r>
          </w:p>
        </w:tc>
        <w:tc>
          <w:tcPr>
            <w:tcW w:w="1872" w:type="dxa"/>
          </w:tcPr>
          <w:p w14:paraId="59803A6E" w14:textId="77777777" w:rsidR="00731819" w:rsidRDefault="00731819" w:rsidP="00731819">
            <w:r>
              <w:t>Instance ID of this specific resource</w:t>
            </w:r>
          </w:p>
        </w:tc>
      </w:tr>
    </w:tbl>
    <w:p w14:paraId="0755651D" w14:textId="77777777" w:rsidR="00731819" w:rsidRDefault="00731819" w:rsidP="00731819">
      <w:pPr>
        <w:pStyle w:val="ANNEX-heading2"/>
      </w:pPr>
      <w:bookmarkStart w:id="15441" w:name="_Toc509367456"/>
      <w:r>
        <w:t>CRUDN behaviour</w:t>
      </w:r>
      <w:bookmarkEnd w:id="15441"/>
    </w:p>
    <w:tbl>
      <w:tblPr>
        <w:tblStyle w:val="TABLE-A"/>
        <w:tblW w:w="0" w:type="auto"/>
        <w:tblLook w:val="04A0" w:firstRow="1" w:lastRow="0" w:firstColumn="1" w:lastColumn="0" w:noHBand="0" w:noVBand="1"/>
      </w:tblPr>
      <w:tblGrid>
        <w:gridCol w:w="3793"/>
        <w:gridCol w:w="1133"/>
        <w:gridCol w:w="1039"/>
        <w:gridCol w:w="1168"/>
        <w:gridCol w:w="1119"/>
        <w:gridCol w:w="1098"/>
      </w:tblGrid>
      <w:tr w:rsidR="00731819" w14:paraId="04335EC9"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7214B045" w14:textId="77777777" w:rsidR="00731819" w:rsidRDefault="00731819" w:rsidP="00731819">
            <w:r>
              <w:t>Resource</w:t>
            </w:r>
          </w:p>
        </w:tc>
        <w:tc>
          <w:tcPr>
            <w:tcW w:w="1560" w:type="dxa"/>
          </w:tcPr>
          <w:p w14:paraId="1EBB43C0" w14:textId="77777777" w:rsidR="00731819" w:rsidRDefault="00731819" w:rsidP="00731819">
            <w:r>
              <w:t>Create</w:t>
            </w:r>
          </w:p>
        </w:tc>
        <w:tc>
          <w:tcPr>
            <w:tcW w:w="1560" w:type="dxa"/>
          </w:tcPr>
          <w:p w14:paraId="1122D9D2" w14:textId="77777777" w:rsidR="00731819" w:rsidRDefault="00731819" w:rsidP="00731819">
            <w:r>
              <w:t>Read</w:t>
            </w:r>
          </w:p>
        </w:tc>
        <w:tc>
          <w:tcPr>
            <w:tcW w:w="1560" w:type="dxa"/>
          </w:tcPr>
          <w:p w14:paraId="010B0231" w14:textId="77777777" w:rsidR="00731819" w:rsidRDefault="00731819" w:rsidP="00731819">
            <w:r>
              <w:t>Update</w:t>
            </w:r>
          </w:p>
        </w:tc>
        <w:tc>
          <w:tcPr>
            <w:tcW w:w="1560" w:type="dxa"/>
          </w:tcPr>
          <w:p w14:paraId="1E5FCE6C" w14:textId="77777777" w:rsidR="00731819" w:rsidRDefault="00731819" w:rsidP="00731819">
            <w:r>
              <w:t>Delete</w:t>
            </w:r>
          </w:p>
        </w:tc>
        <w:tc>
          <w:tcPr>
            <w:tcW w:w="1560" w:type="dxa"/>
          </w:tcPr>
          <w:p w14:paraId="5C7EB6B0" w14:textId="77777777" w:rsidR="00731819" w:rsidRDefault="00731819" w:rsidP="00731819">
            <w:r>
              <w:t>Notify</w:t>
            </w:r>
          </w:p>
        </w:tc>
      </w:tr>
      <w:tr w:rsidR="00731819" w14:paraId="3480D21E" w14:textId="77777777" w:rsidTr="00731819">
        <w:tc>
          <w:tcPr>
            <w:tcW w:w="1560" w:type="dxa"/>
          </w:tcPr>
          <w:p w14:paraId="41C802E9" w14:textId="77777777" w:rsidR="00731819" w:rsidRDefault="00731819" w:rsidP="00731819">
            <w:r>
              <w:t>/exampleDeviceConfigurationResURI</w:t>
            </w:r>
          </w:p>
        </w:tc>
        <w:tc>
          <w:tcPr>
            <w:tcW w:w="1560" w:type="dxa"/>
          </w:tcPr>
          <w:p w14:paraId="31247FD5" w14:textId="77777777" w:rsidR="00731819" w:rsidRDefault="00731819" w:rsidP="00731819"/>
        </w:tc>
        <w:tc>
          <w:tcPr>
            <w:tcW w:w="1560" w:type="dxa"/>
          </w:tcPr>
          <w:p w14:paraId="6048EA64" w14:textId="77777777" w:rsidR="00731819" w:rsidRDefault="00731819" w:rsidP="00731819">
            <w:r>
              <w:t>get</w:t>
            </w:r>
          </w:p>
        </w:tc>
        <w:tc>
          <w:tcPr>
            <w:tcW w:w="1560" w:type="dxa"/>
          </w:tcPr>
          <w:p w14:paraId="6854DA43" w14:textId="77777777" w:rsidR="00731819" w:rsidRDefault="00731819" w:rsidP="00731819">
            <w:r>
              <w:t>post</w:t>
            </w:r>
          </w:p>
        </w:tc>
        <w:tc>
          <w:tcPr>
            <w:tcW w:w="1560" w:type="dxa"/>
          </w:tcPr>
          <w:p w14:paraId="1A4637AD" w14:textId="77777777" w:rsidR="00731819" w:rsidRDefault="00731819" w:rsidP="00731819"/>
        </w:tc>
        <w:tc>
          <w:tcPr>
            <w:tcW w:w="1560" w:type="dxa"/>
          </w:tcPr>
          <w:p w14:paraId="12D29A94" w14:textId="77777777" w:rsidR="00731819" w:rsidRDefault="00731819" w:rsidP="00731819"/>
        </w:tc>
      </w:tr>
    </w:tbl>
    <w:p w14:paraId="4D09A522" w14:textId="77777777" w:rsidR="00731819" w:rsidRDefault="00731819" w:rsidP="00731819">
      <w:pPr>
        <w:pStyle w:val="ANNEX-heading1"/>
      </w:pPr>
      <w:bookmarkStart w:id="15442" w:name="_Toc509367457"/>
      <w:r>
        <w:t>Device</w:t>
      </w:r>
      <w:bookmarkEnd w:id="15442"/>
    </w:p>
    <w:p w14:paraId="0610FA33" w14:textId="77777777" w:rsidR="00731819" w:rsidRDefault="00731819" w:rsidP="00731819">
      <w:pPr>
        <w:pStyle w:val="ANNEX-heading2"/>
      </w:pPr>
      <w:bookmarkStart w:id="15443" w:name="_Toc509367458"/>
      <w:r>
        <w:t>Introduction</w:t>
      </w:r>
      <w:bookmarkEnd w:id="15443"/>
    </w:p>
    <w:p w14:paraId="545B18C5" w14:textId="77777777" w:rsidR="00731819" w:rsidRDefault="00731819" w:rsidP="00731819">
      <w:r>
        <w:t>Known resource that is hosted by every Server.</w:t>
      </w:r>
      <w:r>
        <w:br/>
        <w:t>Allows for logical device specific information to be discovered.</w:t>
      </w:r>
      <w:r>
        <w:br/>
      </w:r>
    </w:p>
    <w:p w14:paraId="45D217C8" w14:textId="77777777" w:rsidR="00731819" w:rsidRDefault="00731819" w:rsidP="00731819">
      <w:pPr>
        <w:pStyle w:val="ANNEX-heading2"/>
      </w:pPr>
      <w:bookmarkStart w:id="15444" w:name="_Toc509367459"/>
      <w:r>
        <w:t>Wellknown URI</w:t>
      </w:r>
      <w:bookmarkEnd w:id="15444"/>
    </w:p>
    <w:p w14:paraId="27E721CF" w14:textId="77777777" w:rsidR="00731819" w:rsidRDefault="00731819" w:rsidP="00731819">
      <w:r>
        <w:t>/oic/d</w:t>
      </w:r>
    </w:p>
    <w:p w14:paraId="6908C6FB" w14:textId="77777777" w:rsidR="00731819" w:rsidRDefault="00731819" w:rsidP="00731819">
      <w:pPr>
        <w:pStyle w:val="ANNEX-heading2"/>
      </w:pPr>
      <w:bookmarkStart w:id="15445" w:name="_Toc509367460"/>
      <w:r>
        <w:t>Resource Type</w:t>
      </w:r>
      <w:bookmarkEnd w:id="15445"/>
    </w:p>
    <w:p w14:paraId="10C681A6" w14:textId="77777777" w:rsidR="00731819" w:rsidRDefault="00731819" w:rsidP="00731819">
      <w:r>
        <w:t>The resource type (</w:t>
      </w:r>
      <w:proofErr w:type="gramStart"/>
      <w:r>
        <w:t>rt</w:t>
      </w:r>
      <w:proofErr w:type="gramEnd"/>
      <w:r>
        <w:t>) is defined as: ['oic.wk.d'].</w:t>
      </w:r>
    </w:p>
    <w:p w14:paraId="2A687773" w14:textId="77777777" w:rsidR="00731819" w:rsidRDefault="00731819" w:rsidP="00731819">
      <w:pPr>
        <w:pStyle w:val="ANNEX-heading2"/>
      </w:pPr>
      <w:bookmarkStart w:id="15446" w:name="_Toc509367461"/>
      <w:r>
        <w:t>Swagger2.0 Definition</w:t>
      </w:r>
      <w:bookmarkEnd w:id="15446"/>
    </w:p>
    <w:p w14:paraId="04BB4ED2" w14:textId="77777777" w:rsidR="00731819" w:rsidRDefault="00731819" w:rsidP="00731819">
      <w:pPr>
        <w:pStyle w:val="CODE-BLACK"/>
      </w:pPr>
      <w:r>
        <w:t>{</w:t>
      </w:r>
      <w:r>
        <w:br/>
        <w:t xml:space="preserve">  "swagger": "2.0",</w:t>
      </w:r>
      <w:r>
        <w:br/>
        <w:t xml:space="preserve">  "info": {</w:t>
      </w:r>
      <w:r>
        <w:br/>
        <w:t xml:space="preserve">    "title": "Device",</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t>
      </w:r>
      <w:r>
        <w:lastRenderedPageBreak/>
        <w:t>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"/oic/d" : {</w:t>
      </w:r>
      <w:r>
        <w:br/>
        <w:t xml:space="preserve">      "get": {</w:t>
      </w:r>
      <w:r>
        <w:br/>
        <w:t xml:space="preserve">        "description": "Known resource that is hosted by every Server.\nAllows for logical device specific information to be discovered.\nRetrieve the information about the Device\n",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"n":    "Device 1",</w:t>
      </w:r>
      <w:r>
        <w:br/>
        <w:t xml:space="preserve">                  "rt":   ["oic.wk.d"],</w:t>
      </w:r>
      <w:r>
        <w:br/>
        <w:t xml:space="preserve">                  "di":   "54919CA5-4101-4AE4-595B-353C51AA983C",</w:t>
      </w:r>
      <w:r>
        <w:br/>
        <w:t xml:space="preserve">                  "icv":  "ocf.1.0.0",</w:t>
      </w:r>
      <w:r>
        <w:br/>
        <w:t xml:space="preserve">                  "dmv":  "ocf.res.1.0.0, ocf.sh.1.0.0",</w:t>
      </w:r>
      <w:r>
        <w:br/>
        <w:t xml:space="preserve">                  "piid": "6F0AAC04-2BB0-468D-B57C-16570A26AE48"</w:t>
      </w:r>
      <w:r>
        <w:br/>
        <w:t xml:space="preserve">                }</w:t>
      </w:r>
      <w:r>
        <w:br/>
        <w:t xml:space="preserve">                ,</w:t>
      </w:r>
      <w:r>
        <w:br/>
        <w:t xml:space="preserve">              "schema": { "$ref": "#/definitions/Device" }</w:t>
      </w:r>
      <w:r>
        <w:br/>
        <w:t xml:space="preserve">            }</w:t>
      </w:r>
      <w:r>
        <w:br/>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["oic.if.r", "oic.if.baseline"]</w:t>
      </w:r>
      <w:r>
        <w:br/>
        <w:t xml:space="preserve">    }</w:t>
      </w:r>
      <w:r>
        <w:br/>
        <w:t xml:space="preserve">  },</w:t>
      </w:r>
      <w:r>
        <w:br/>
        <w:t xml:space="preserve">  "definitions": {</w:t>
      </w:r>
      <w:r>
        <w:br/>
        <w:t xml:space="preserve">    "Device"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"ld" :</w:t>
      </w:r>
      <w:r>
        <w:br/>
        <w:t xml:space="preserve">                {</w:t>
      </w:r>
      <w:r>
        <w:br/>
        <w:t xml:space="preserve">          "description": "Localized Descriptions.",</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r>
      <w:r>
        <w:lastRenderedPageBreak/>
        <w:t xml:space="preserve">                    "type": "string"</w:t>
      </w:r>
      <w:r>
        <w:br/>
        <w:t xml:space="preserve">                  },</w:t>
      </w:r>
      <w:r>
        <w:br/>
        <w:t xml:space="preserve">                  {</w:t>
      </w:r>
      <w:r>
        <w:br/>
        <w:t xml:space="preserve">                    "description": "An RFC 5646 language tag.",</w:t>
      </w:r>
      <w:r>
        <w:br/>
        <w:t xml:space="preserve">                    "readOnly": true</w:t>
      </w:r>
      <w:r>
        <w:br/>
        <w:t xml:space="preserve">                  }</w:t>
      </w:r>
      <w:r>
        <w:br/>
        <w:t xml:space="preserve">                ]</w:t>
      </w:r>
      <w:r>
        <w:br/>
        <w:t xml:space="preserve">              },</w:t>
      </w:r>
      <w:r>
        <w:br/>
        <w:t xml:space="preserve">              "value": {</w:t>
      </w:r>
      <w:r>
        <w:br/>
        <w:t xml:space="preserve">                "description": "Device description in the indicated language.",</w:t>
      </w:r>
      <w:r>
        <w:br/>
        <w:t xml:space="preserve">                "maxLength": 64,</w:t>
      </w:r>
      <w:r>
        <w:br/>
        <w:t xml:space="preserve">                "readOnly": true,</w:t>
      </w:r>
      <w:r>
        <w:br/>
        <w:t xml:space="preserve">                "type": "string"</w:t>
      </w:r>
      <w:r>
        <w:br/>
        <w:t xml:space="preserve">              }</w:t>
      </w:r>
      <w:r>
        <w:br/>
        <w:t xml:space="preserve">            },</w:t>
      </w:r>
      <w:r>
        <w:br/>
        <w:t xml:space="preserve">            "type": "object"</w:t>
      </w:r>
      <w:r>
        <w:br/>
        <w:t xml:space="preserve">          },</w:t>
      </w:r>
      <w:r>
        <w:br/>
        <w:t xml:space="preserve">          "minItems": 1,</w:t>
      </w:r>
      <w:r>
        <w:br/>
        <w:t xml:space="preserve">          "readOnly": true,</w:t>
      </w:r>
      <w:r>
        <w:br/>
        <w:t xml:space="preserve">          "type": "array"</w:t>
      </w:r>
      <w:r>
        <w:br/>
        <w:t xml:space="preserve">        },</w:t>
      </w:r>
      <w:r>
        <w:br/>
      </w:r>
      <w:r>
        <w:br/>
        <w:t xml:space="preserve">        "piid" :</w:t>
      </w:r>
      <w:r>
        <w:br/>
        <w:t xml:space="preserve">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"Protocol independent unique identifier for device that is immutable.",</w:t>
      </w:r>
      <w:r>
        <w:br/>
        <w:t xml:space="preserve">              "readOnly": true</w:t>
      </w:r>
      <w:r>
        <w:br/>
        <w:t xml:space="preserve">            }</w:t>
      </w:r>
      <w:r>
        <w:br/>
        <w:t xml:space="preserve">          ]</w:t>
      </w:r>
      <w:r>
        <w:br/>
        <w:t xml:space="preserve">        },</w:t>
      </w:r>
      <w:r>
        <w:br/>
      </w:r>
      <w:r>
        <w:br/>
        <w:t xml:space="preserve">        "di" :</w:t>
      </w:r>
      <w:r>
        <w:br/>
        <w:t xml:space="preserve">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"Unique identifier for device",</w:t>
      </w:r>
      <w:r>
        <w:br/>
        <w:t xml:space="preserve">              "readOnly": true</w:t>
      </w:r>
      <w:r>
        <w:br/>
        <w:t xml:space="preserve">            }</w:t>
      </w:r>
      <w:r>
        <w:br/>
        <w:t xml:space="preserve">          ]</w:t>
      </w:r>
      <w:r>
        <w:br/>
        <w:t xml:space="preserve">        },</w:t>
      </w:r>
      <w:r>
        <w:br/>
      </w:r>
      <w:r>
        <w:br/>
        <w:t xml:space="preserve">        "dmno" :</w:t>
      </w:r>
      <w:r>
        <w:br/>
        <w:t xml:space="preserve">                {</w:t>
      </w:r>
      <w:r>
        <w:br/>
        <w:t xml:space="preserve">          "description": "Model number as designated by manufacturer.",</w:t>
      </w:r>
      <w:r>
        <w:br/>
        <w:t xml:space="preserve">          "maxLength": 64,</w:t>
      </w:r>
      <w:r>
        <w:br/>
        <w:t xml:space="preserve">          "readOnly": true,</w:t>
      </w:r>
      <w:r>
        <w:br/>
        <w:t xml:space="preserve">          "type": "string"</w:t>
      </w:r>
      <w:r>
        <w:br/>
        <w:t xml:space="preserve">        },</w:t>
      </w:r>
      <w:r>
        <w:br/>
      </w:r>
      <w:r>
        <w:br/>
        <w:t xml:space="preserve">        "sv" :</w:t>
      </w:r>
      <w:r>
        <w:br/>
        <w:t xml:space="preserve">                {</w:t>
      </w:r>
      <w:r>
        <w:br/>
        <w:t xml:space="preserve">          "description": "Software version.",</w:t>
      </w:r>
      <w:r>
        <w:br/>
        <w:t xml:space="preserve">          "maxLength": 64,</w:t>
      </w:r>
      <w:r>
        <w:br/>
        <w:t xml:space="preserve">          "readOnly": true,</w:t>
      </w:r>
      <w:r>
        <w:br/>
        <w:t xml:space="preserve">          "type": "string"</w:t>
      </w:r>
      <w:r>
        <w:br/>
        <w:t xml:space="preserve">        },</w:t>
      </w:r>
      <w:r>
        <w:br/>
      </w:r>
      <w:r>
        <w:br/>
      </w:r>
      <w:r>
        <w:lastRenderedPageBreak/>
        <w:t xml:space="preserve">        "dmn" :</w:t>
      </w:r>
      <w:r>
        <w:br/>
        <w:t xml:space="preserve">                {</w:t>
      </w:r>
      <w:r>
        <w:br/>
        <w:t xml:space="preserve">          "description": "Manufacturer Name.",</w:t>
      </w:r>
      <w:r>
        <w:br/>
        <w:t xml:space="preserve">          "items": {</w:t>
      </w:r>
      <w:r>
        <w:br/>
        <w:t xml:space="preserve">            "properties": {</w:t>
      </w:r>
      <w:r>
        <w:br/>
        <w:t xml:space="preserve">              "language": {</w:t>
      </w:r>
      <w:r>
        <w:br/>
        <w:t xml:space="preserve">                "allOf": [</w:t>
      </w:r>
      <w:r>
        <w:br/>
        <w:t xml:space="preserve">                  {</w:t>
      </w:r>
      <w:r>
        <w:br/>
        <w:t xml:space="preserve">                    "description": "Format pattern according to IETF RFC 5646 (language tag).",</w:t>
      </w:r>
      <w:r>
        <w:br/>
        <w:t xml:space="preserve">                    "pattern": "^[A-Za-z]{1,8}(-[A-Za-z0-9]{1,8})*$",</w:t>
      </w:r>
      <w:r>
        <w:br/>
        <w:t xml:space="preserve">                    "type": "string"</w:t>
      </w:r>
      <w:r>
        <w:br/>
        <w:t xml:space="preserve">                  },</w:t>
      </w:r>
      <w:r>
        <w:br/>
        <w:t xml:space="preserve">                  {</w:t>
      </w:r>
      <w:r>
        <w:br/>
        <w:t xml:space="preserve">                    "description": "An RFC 5646 language tag.",</w:t>
      </w:r>
      <w:r>
        <w:br/>
        <w:t xml:space="preserve">                    "readOnly": true</w:t>
      </w:r>
      <w:r>
        <w:br/>
        <w:t xml:space="preserve">                  }</w:t>
      </w:r>
      <w:r>
        <w:br/>
        <w:t xml:space="preserve">                ]</w:t>
      </w:r>
      <w:r>
        <w:br/>
        <w:t xml:space="preserve">              },</w:t>
      </w:r>
      <w:r>
        <w:br/>
        <w:t xml:space="preserve">              "value": {</w:t>
      </w:r>
      <w:r>
        <w:br/>
        <w:t xml:space="preserve">                "description": "Manufacturer name in the indicated language.",</w:t>
      </w:r>
      <w:r>
        <w:br/>
        <w:t xml:space="preserve">                "maxLength": 64,</w:t>
      </w:r>
      <w:r>
        <w:br/>
        <w:t xml:space="preserve">                "readOnly": true,</w:t>
      </w:r>
      <w:r>
        <w:br/>
        <w:t xml:space="preserve">                "type": "string"</w:t>
      </w:r>
      <w:r>
        <w:br/>
        <w:t xml:space="preserve">              }</w:t>
      </w:r>
      <w:r>
        <w:br/>
        <w:t xml:space="preserve">            },</w:t>
      </w:r>
      <w:r>
        <w:br/>
        <w:t xml:space="preserve">            "type": "object"</w:t>
      </w:r>
      <w:r>
        <w:br/>
        <w:t xml:space="preserve">          },</w:t>
      </w:r>
      <w:r>
        <w:br/>
        <w:t xml:space="preserve">          "minItems": 1,</w:t>
      </w:r>
      <w:r>
        <w:br/>
        <w:t xml:space="preserve">          "readOnly": true,</w:t>
      </w:r>
      <w:r>
        <w:br/>
        <w:t xml:space="preserve">          "type": "array"</w:t>
      </w:r>
      <w:r>
        <w:br/>
        <w:t xml:space="preserve">        },</w:t>
      </w:r>
      <w:r>
        <w:br/>
      </w:r>
      <w:r>
        <w:br/>
        <w:t xml:space="preserve">        "icv" :</w:t>
      </w:r>
      <w:r>
        <w:br/>
        <w:t xml:space="preserve">                {</w:t>
      </w:r>
      <w:r>
        <w:br/>
        <w:t xml:space="preserve">          "description": "The version of the OIC Server",</w:t>
      </w:r>
      <w:r>
        <w:br/>
        <w:t xml:space="preserve">          "maxLength": 64,</w:t>
      </w:r>
      <w:r>
        <w:br/>
        <w:t xml:space="preserve">          "readOnly": true,</w:t>
      </w:r>
      <w:r>
        <w:br/>
        <w:t xml:space="preserve">          "type": "string"</w:t>
      </w:r>
      <w:r>
        <w:br/>
        <w:t xml:space="preserve">        },</w:t>
      </w:r>
      <w:r>
        <w:br/>
      </w:r>
      <w:r>
        <w:br/>
        <w:t xml:space="preserve">        "dmv" :</w:t>
      </w:r>
      <w:r>
        <w:br/>
        <w:t xml:space="preserve">                {</w:t>
      </w:r>
      <w:r>
        <w:br/>
        <w:t xml:space="preserve">          "description": "Spec versions of the Resource and Device Specifications to which this device data model is implemented",</w:t>
      </w:r>
      <w:r>
        <w:br/>
        <w:t xml:space="preserve">          "maxLength": 256,</w:t>
      </w:r>
      <w:r>
        <w:br/>
        <w:t xml:space="preserve">          "readOnly": true,</w:t>
      </w:r>
      <w:r>
        <w:br/>
        <w:t xml:space="preserve">          "type": "string"</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r>
      <w:r>
        <w:lastRenderedPageBreak/>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["n", "di", "icv", "dmv", "piid"]</w:t>
      </w:r>
      <w:r>
        <w:br/>
        <w:t xml:space="preserve">    }</w:t>
      </w:r>
      <w:r>
        <w:br/>
        <w:t xml:space="preserve">  }</w:t>
      </w:r>
      <w:r>
        <w:br/>
        <w:t>}</w:t>
      </w:r>
      <w:r>
        <w:br/>
      </w:r>
    </w:p>
    <w:p w14:paraId="20CB922D" w14:textId="77777777" w:rsidR="00731819" w:rsidRDefault="00731819" w:rsidP="00731819">
      <w:pPr>
        <w:pStyle w:val="ANNEX-heading2"/>
      </w:pPr>
      <w:bookmarkStart w:id="15447" w:name="_Toc509367462"/>
      <w:r>
        <w:t>Property Definition</w:t>
      </w:r>
      <w:bookmarkEnd w:id="15447"/>
    </w:p>
    <w:tbl>
      <w:tblPr>
        <w:tblStyle w:val="TABLE-A"/>
        <w:tblW w:w="0" w:type="auto"/>
        <w:tblLook w:val="04A0" w:firstRow="1" w:lastRow="0" w:firstColumn="1" w:lastColumn="0" w:noHBand="0" w:noVBand="1"/>
      </w:tblPr>
      <w:tblGrid>
        <w:gridCol w:w="1871"/>
        <w:gridCol w:w="1869"/>
        <w:gridCol w:w="1870"/>
        <w:gridCol w:w="1869"/>
        <w:gridCol w:w="1871"/>
      </w:tblGrid>
      <w:tr w:rsidR="00731819" w14:paraId="1EBC1608"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3CB3918E" w14:textId="77777777" w:rsidR="00731819" w:rsidRDefault="00731819" w:rsidP="00731819">
            <w:r>
              <w:t>Property name</w:t>
            </w:r>
          </w:p>
        </w:tc>
        <w:tc>
          <w:tcPr>
            <w:tcW w:w="1872" w:type="dxa"/>
          </w:tcPr>
          <w:p w14:paraId="4FE3B9D2" w14:textId="77777777" w:rsidR="00731819" w:rsidRDefault="00731819" w:rsidP="00731819">
            <w:r>
              <w:t>Value type</w:t>
            </w:r>
          </w:p>
        </w:tc>
        <w:tc>
          <w:tcPr>
            <w:tcW w:w="1872" w:type="dxa"/>
          </w:tcPr>
          <w:p w14:paraId="6E5C80D5" w14:textId="77777777" w:rsidR="00731819" w:rsidRDefault="00731819" w:rsidP="00731819">
            <w:r>
              <w:t>Mandatory</w:t>
            </w:r>
          </w:p>
        </w:tc>
        <w:tc>
          <w:tcPr>
            <w:tcW w:w="1872" w:type="dxa"/>
          </w:tcPr>
          <w:p w14:paraId="6DC75985" w14:textId="77777777" w:rsidR="00731819" w:rsidRDefault="00731819" w:rsidP="00731819">
            <w:r>
              <w:t>Access mode</w:t>
            </w:r>
          </w:p>
        </w:tc>
        <w:tc>
          <w:tcPr>
            <w:tcW w:w="1872" w:type="dxa"/>
          </w:tcPr>
          <w:p w14:paraId="13C2441F" w14:textId="77777777" w:rsidR="00731819" w:rsidRDefault="00731819" w:rsidP="00731819">
            <w:r>
              <w:t>Description</w:t>
            </w:r>
          </w:p>
        </w:tc>
      </w:tr>
      <w:tr w:rsidR="00731819" w14:paraId="4EC7E9DB" w14:textId="77777777" w:rsidTr="00731819">
        <w:tc>
          <w:tcPr>
            <w:tcW w:w="1872" w:type="dxa"/>
          </w:tcPr>
          <w:p w14:paraId="30A5F04C" w14:textId="77777777" w:rsidR="00731819" w:rsidRDefault="00731819" w:rsidP="00731819">
            <w:r>
              <w:t>dmno</w:t>
            </w:r>
          </w:p>
        </w:tc>
        <w:tc>
          <w:tcPr>
            <w:tcW w:w="1872" w:type="dxa"/>
          </w:tcPr>
          <w:p w14:paraId="690060B5" w14:textId="77777777" w:rsidR="00731819" w:rsidRDefault="00731819" w:rsidP="00731819">
            <w:r>
              <w:t>string</w:t>
            </w:r>
          </w:p>
        </w:tc>
        <w:tc>
          <w:tcPr>
            <w:tcW w:w="1872" w:type="dxa"/>
          </w:tcPr>
          <w:p w14:paraId="4E8AFC6F" w14:textId="77777777" w:rsidR="00731819" w:rsidRDefault="00731819" w:rsidP="00731819"/>
        </w:tc>
        <w:tc>
          <w:tcPr>
            <w:tcW w:w="1872" w:type="dxa"/>
          </w:tcPr>
          <w:p w14:paraId="450311C1" w14:textId="77777777" w:rsidR="00731819" w:rsidRDefault="00731819" w:rsidP="00731819">
            <w:r>
              <w:t>Read Only</w:t>
            </w:r>
          </w:p>
        </w:tc>
        <w:tc>
          <w:tcPr>
            <w:tcW w:w="1872" w:type="dxa"/>
          </w:tcPr>
          <w:p w14:paraId="21CCF461" w14:textId="77777777" w:rsidR="00731819" w:rsidRDefault="00731819" w:rsidP="00731819">
            <w:r>
              <w:t>Model number as designated by manufacturer.</w:t>
            </w:r>
          </w:p>
        </w:tc>
      </w:tr>
      <w:tr w:rsidR="00731819" w14:paraId="7EE33CF5" w14:textId="77777777" w:rsidTr="00731819">
        <w:tc>
          <w:tcPr>
            <w:tcW w:w="1872" w:type="dxa"/>
          </w:tcPr>
          <w:p w14:paraId="66634E5F" w14:textId="77777777" w:rsidR="00731819" w:rsidRDefault="00731819" w:rsidP="00731819">
            <w:r>
              <w:t>dmv</w:t>
            </w:r>
          </w:p>
        </w:tc>
        <w:tc>
          <w:tcPr>
            <w:tcW w:w="1872" w:type="dxa"/>
          </w:tcPr>
          <w:p w14:paraId="0AC28E39" w14:textId="77777777" w:rsidR="00731819" w:rsidRDefault="00731819" w:rsidP="00731819">
            <w:r>
              <w:t>string</w:t>
            </w:r>
          </w:p>
        </w:tc>
        <w:tc>
          <w:tcPr>
            <w:tcW w:w="1872" w:type="dxa"/>
          </w:tcPr>
          <w:p w14:paraId="64D6CFE9" w14:textId="77777777" w:rsidR="00731819" w:rsidRDefault="00731819" w:rsidP="00731819">
            <w:r>
              <w:t>yes</w:t>
            </w:r>
          </w:p>
        </w:tc>
        <w:tc>
          <w:tcPr>
            <w:tcW w:w="1872" w:type="dxa"/>
          </w:tcPr>
          <w:p w14:paraId="1FF3081F" w14:textId="77777777" w:rsidR="00731819" w:rsidRDefault="00731819" w:rsidP="00731819">
            <w:r>
              <w:t>Read Only</w:t>
            </w:r>
          </w:p>
        </w:tc>
        <w:tc>
          <w:tcPr>
            <w:tcW w:w="1872" w:type="dxa"/>
          </w:tcPr>
          <w:p w14:paraId="498B4502" w14:textId="77777777" w:rsidR="00731819" w:rsidRDefault="00731819" w:rsidP="00731819">
            <w:r>
              <w:t>Spec versions of the Resource and Device Specifications to which this device data model is implemented</w:t>
            </w:r>
          </w:p>
        </w:tc>
      </w:tr>
      <w:tr w:rsidR="00731819" w14:paraId="45E24F78" w14:textId="77777777" w:rsidTr="00731819">
        <w:tc>
          <w:tcPr>
            <w:tcW w:w="1872" w:type="dxa"/>
          </w:tcPr>
          <w:p w14:paraId="6EA67E09" w14:textId="77777777" w:rsidR="00731819" w:rsidRDefault="00731819" w:rsidP="00731819">
            <w:r>
              <w:t>if</w:t>
            </w:r>
          </w:p>
        </w:tc>
        <w:tc>
          <w:tcPr>
            <w:tcW w:w="1872" w:type="dxa"/>
          </w:tcPr>
          <w:p w14:paraId="043E0301" w14:textId="77777777" w:rsidR="00731819" w:rsidRDefault="00731819" w:rsidP="00731819">
            <w:r>
              <w:t>array: see schema</w:t>
            </w:r>
          </w:p>
        </w:tc>
        <w:tc>
          <w:tcPr>
            <w:tcW w:w="1872" w:type="dxa"/>
          </w:tcPr>
          <w:p w14:paraId="5A05E7D9" w14:textId="77777777" w:rsidR="00731819" w:rsidRDefault="00731819" w:rsidP="00731819"/>
        </w:tc>
        <w:tc>
          <w:tcPr>
            <w:tcW w:w="1872" w:type="dxa"/>
          </w:tcPr>
          <w:p w14:paraId="2F9C494C" w14:textId="77777777" w:rsidR="00731819" w:rsidRDefault="00731819" w:rsidP="00731819">
            <w:r>
              <w:t>Read Only</w:t>
            </w:r>
          </w:p>
        </w:tc>
        <w:tc>
          <w:tcPr>
            <w:tcW w:w="1872" w:type="dxa"/>
          </w:tcPr>
          <w:p w14:paraId="19B4BDCE" w14:textId="77777777" w:rsidR="00731819" w:rsidRDefault="00731819" w:rsidP="00731819">
            <w:r>
              <w:t>The interface set supported by this resource</w:t>
            </w:r>
          </w:p>
        </w:tc>
      </w:tr>
      <w:tr w:rsidR="00731819" w14:paraId="22C02680" w14:textId="77777777" w:rsidTr="00731819">
        <w:tc>
          <w:tcPr>
            <w:tcW w:w="1872" w:type="dxa"/>
          </w:tcPr>
          <w:p w14:paraId="160F7AF3" w14:textId="77777777" w:rsidR="00731819" w:rsidRDefault="00731819" w:rsidP="00731819">
            <w:r>
              <w:t>sv</w:t>
            </w:r>
          </w:p>
        </w:tc>
        <w:tc>
          <w:tcPr>
            <w:tcW w:w="1872" w:type="dxa"/>
          </w:tcPr>
          <w:p w14:paraId="6AEC7346" w14:textId="77777777" w:rsidR="00731819" w:rsidRDefault="00731819" w:rsidP="00731819">
            <w:r>
              <w:t>string</w:t>
            </w:r>
          </w:p>
        </w:tc>
        <w:tc>
          <w:tcPr>
            <w:tcW w:w="1872" w:type="dxa"/>
          </w:tcPr>
          <w:p w14:paraId="0C0F2AB6" w14:textId="77777777" w:rsidR="00731819" w:rsidRDefault="00731819" w:rsidP="00731819"/>
        </w:tc>
        <w:tc>
          <w:tcPr>
            <w:tcW w:w="1872" w:type="dxa"/>
          </w:tcPr>
          <w:p w14:paraId="3CE63958" w14:textId="77777777" w:rsidR="00731819" w:rsidRDefault="00731819" w:rsidP="00731819">
            <w:r>
              <w:t>Read Only</w:t>
            </w:r>
          </w:p>
        </w:tc>
        <w:tc>
          <w:tcPr>
            <w:tcW w:w="1872" w:type="dxa"/>
          </w:tcPr>
          <w:p w14:paraId="6732CBC5" w14:textId="77777777" w:rsidR="00731819" w:rsidRDefault="00731819" w:rsidP="00731819">
            <w:r>
              <w:t>Software version.</w:t>
            </w:r>
          </w:p>
        </w:tc>
      </w:tr>
      <w:tr w:rsidR="00731819" w14:paraId="421670F4" w14:textId="77777777" w:rsidTr="00731819">
        <w:tc>
          <w:tcPr>
            <w:tcW w:w="1872" w:type="dxa"/>
          </w:tcPr>
          <w:p w14:paraId="4091BF7C" w14:textId="77777777" w:rsidR="00731819" w:rsidRDefault="00731819" w:rsidP="00731819">
            <w:r>
              <w:t>icv</w:t>
            </w:r>
          </w:p>
        </w:tc>
        <w:tc>
          <w:tcPr>
            <w:tcW w:w="1872" w:type="dxa"/>
          </w:tcPr>
          <w:p w14:paraId="326BE0B9" w14:textId="77777777" w:rsidR="00731819" w:rsidRDefault="00731819" w:rsidP="00731819">
            <w:r>
              <w:t>string</w:t>
            </w:r>
          </w:p>
        </w:tc>
        <w:tc>
          <w:tcPr>
            <w:tcW w:w="1872" w:type="dxa"/>
          </w:tcPr>
          <w:p w14:paraId="6F98E987" w14:textId="77777777" w:rsidR="00731819" w:rsidRDefault="00731819" w:rsidP="00731819">
            <w:r>
              <w:t>yes</w:t>
            </w:r>
          </w:p>
        </w:tc>
        <w:tc>
          <w:tcPr>
            <w:tcW w:w="1872" w:type="dxa"/>
          </w:tcPr>
          <w:p w14:paraId="5843D574" w14:textId="77777777" w:rsidR="00731819" w:rsidRDefault="00731819" w:rsidP="00731819">
            <w:r>
              <w:t>Read Only</w:t>
            </w:r>
          </w:p>
        </w:tc>
        <w:tc>
          <w:tcPr>
            <w:tcW w:w="1872" w:type="dxa"/>
          </w:tcPr>
          <w:p w14:paraId="3D60B542" w14:textId="77777777" w:rsidR="00731819" w:rsidRDefault="00731819" w:rsidP="00731819">
            <w:r>
              <w:t>The version of the OIC Server</w:t>
            </w:r>
          </w:p>
        </w:tc>
      </w:tr>
      <w:tr w:rsidR="00731819" w14:paraId="63A55E14" w14:textId="77777777" w:rsidTr="00731819">
        <w:tc>
          <w:tcPr>
            <w:tcW w:w="1872" w:type="dxa"/>
          </w:tcPr>
          <w:p w14:paraId="71F82185" w14:textId="77777777" w:rsidR="00731819" w:rsidRDefault="00731819" w:rsidP="00731819">
            <w:r>
              <w:t>piid</w:t>
            </w:r>
          </w:p>
        </w:tc>
        <w:tc>
          <w:tcPr>
            <w:tcW w:w="1872" w:type="dxa"/>
          </w:tcPr>
          <w:p w14:paraId="572AE633" w14:textId="77777777" w:rsidR="00731819" w:rsidRDefault="00731819" w:rsidP="00731819">
            <w:r>
              <w:t>multiple types: see schema</w:t>
            </w:r>
          </w:p>
        </w:tc>
        <w:tc>
          <w:tcPr>
            <w:tcW w:w="1872" w:type="dxa"/>
          </w:tcPr>
          <w:p w14:paraId="23CE082C" w14:textId="77777777" w:rsidR="00731819" w:rsidRDefault="00731819" w:rsidP="00731819">
            <w:r>
              <w:t>yes</w:t>
            </w:r>
          </w:p>
        </w:tc>
        <w:tc>
          <w:tcPr>
            <w:tcW w:w="1872" w:type="dxa"/>
          </w:tcPr>
          <w:p w14:paraId="321C4B10" w14:textId="77777777" w:rsidR="00731819" w:rsidRDefault="00731819" w:rsidP="00731819"/>
        </w:tc>
        <w:tc>
          <w:tcPr>
            <w:tcW w:w="1872" w:type="dxa"/>
          </w:tcPr>
          <w:p w14:paraId="02787ECE" w14:textId="77777777" w:rsidR="00731819" w:rsidRDefault="00731819" w:rsidP="00731819"/>
        </w:tc>
      </w:tr>
      <w:tr w:rsidR="00731819" w14:paraId="5869C5C5" w14:textId="77777777" w:rsidTr="00731819">
        <w:tc>
          <w:tcPr>
            <w:tcW w:w="1872" w:type="dxa"/>
          </w:tcPr>
          <w:p w14:paraId="5A171CC7" w14:textId="77777777" w:rsidR="00731819" w:rsidRDefault="00731819" w:rsidP="00731819">
            <w:r>
              <w:t>di</w:t>
            </w:r>
          </w:p>
        </w:tc>
        <w:tc>
          <w:tcPr>
            <w:tcW w:w="1872" w:type="dxa"/>
          </w:tcPr>
          <w:p w14:paraId="43B7E445" w14:textId="77777777" w:rsidR="00731819" w:rsidRDefault="00731819" w:rsidP="00731819">
            <w:r>
              <w:t>multiple types: see schema</w:t>
            </w:r>
          </w:p>
        </w:tc>
        <w:tc>
          <w:tcPr>
            <w:tcW w:w="1872" w:type="dxa"/>
          </w:tcPr>
          <w:p w14:paraId="00BD0D14" w14:textId="77777777" w:rsidR="00731819" w:rsidRDefault="00731819" w:rsidP="00731819">
            <w:r>
              <w:t>yes</w:t>
            </w:r>
          </w:p>
        </w:tc>
        <w:tc>
          <w:tcPr>
            <w:tcW w:w="1872" w:type="dxa"/>
          </w:tcPr>
          <w:p w14:paraId="6FAB5BDB" w14:textId="77777777" w:rsidR="00731819" w:rsidRDefault="00731819" w:rsidP="00731819"/>
        </w:tc>
        <w:tc>
          <w:tcPr>
            <w:tcW w:w="1872" w:type="dxa"/>
          </w:tcPr>
          <w:p w14:paraId="1BEFC51E" w14:textId="77777777" w:rsidR="00731819" w:rsidRDefault="00731819" w:rsidP="00731819"/>
        </w:tc>
      </w:tr>
      <w:tr w:rsidR="00731819" w14:paraId="23A971C5" w14:textId="77777777" w:rsidTr="00731819">
        <w:tc>
          <w:tcPr>
            <w:tcW w:w="1872" w:type="dxa"/>
          </w:tcPr>
          <w:p w14:paraId="6CD50768" w14:textId="77777777" w:rsidR="00731819" w:rsidRDefault="00731819" w:rsidP="00731819">
            <w:r>
              <w:t>id</w:t>
            </w:r>
          </w:p>
        </w:tc>
        <w:tc>
          <w:tcPr>
            <w:tcW w:w="1872" w:type="dxa"/>
          </w:tcPr>
          <w:p w14:paraId="438A0FC0" w14:textId="77777777" w:rsidR="00731819" w:rsidRDefault="00731819" w:rsidP="00731819">
            <w:r>
              <w:t>string</w:t>
            </w:r>
          </w:p>
        </w:tc>
        <w:tc>
          <w:tcPr>
            <w:tcW w:w="1872" w:type="dxa"/>
          </w:tcPr>
          <w:p w14:paraId="228B130A" w14:textId="77777777" w:rsidR="00731819" w:rsidRDefault="00731819" w:rsidP="00731819"/>
        </w:tc>
        <w:tc>
          <w:tcPr>
            <w:tcW w:w="1872" w:type="dxa"/>
          </w:tcPr>
          <w:p w14:paraId="4C663BC0" w14:textId="77777777" w:rsidR="00731819" w:rsidRDefault="00731819" w:rsidP="00731819">
            <w:r>
              <w:t>Read Only</w:t>
            </w:r>
          </w:p>
        </w:tc>
        <w:tc>
          <w:tcPr>
            <w:tcW w:w="1872" w:type="dxa"/>
          </w:tcPr>
          <w:p w14:paraId="090F1BC8" w14:textId="77777777" w:rsidR="00731819" w:rsidRDefault="00731819" w:rsidP="00731819">
            <w:r>
              <w:t>Instance ID of this specific resource</w:t>
            </w:r>
          </w:p>
        </w:tc>
      </w:tr>
      <w:tr w:rsidR="00731819" w14:paraId="52F3DB42" w14:textId="77777777" w:rsidTr="00731819">
        <w:tc>
          <w:tcPr>
            <w:tcW w:w="1872" w:type="dxa"/>
          </w:tcPr>
          <w:p w14:paraId="367E4931" w14:textId="77777777" w:rsidR="00731819" w:rsidRDefault="00731819" w:rsidP="00731819">
            <w:r>
              <w:t>n</w:t>
            </w:r>
          </w:p>
        </w:tc>
        <w:tc>
          <w:tcPr>
            <w:tcW w:w="1872" w:type="dxa"/>
          </w:tcPr>
          <w:p w14:paraId="25CAA03D" w14:textId="77777777" w:rsidR="00731819" w:rsidRDefault="00731819" w:rsidP="00731819">
            <w:r>
              <w:t>string</w:t>
            </w:r>
          </w:p>
        </w:tc>
        <w:tc>
          <w:tcPr>
            <w:tcW w:w="1872" w:type="dxa"/>
          </w:tcPr>
          <w:p w14:paraId="697209EB" w14:textId="77777777" w:rsidR="00731819" w:rsidRDefault="00731819" w:rsidP="00731819">
            <w:r>
              <w:t>yes</w:t>
            </w:r>
          </w:p>
        </w:tc>
        <w:tc>
          <w:tcPr>
            <w:tcW w:w="1872" w:type="dxa"/>
          </w:tcPr>
          <w:p w14:paraId="56F35A55" w14:textId="77777777" w:rsidR="00731819" w:rsidRDefault="00731819" w:rsidP="00731819">
            <w:r>
              <w:t>Read Only</w:t>
            </w:r>
          </w:p>
        </w:tc>
        <w:tc>
          <w:tcPr>
            <w:tcW w:w="1872" w:type="dxa"/>
          </w:tcPr>
          <w:p w14:paraId="50DD402D" w14:textId="77777777" w:rsidR="00731819" w:rsidRDefault="00731819" w:rsidP="00731819">
            <w:r>
              <w:t>Friendly name of the resource</w:t>
            </w:r>
          </w:p>
        </w:tc>
      </w:tr>
      <w:tr w:rsidR="00731819" w14:paraId="332B4B6A" w14:textId="77777777" w:rsidTr="00731819">
        <w:tc>
          <w:tcPr>
            <w:tcW w:w="1872" w:type="dxa"/>
          </w:tcPr>
          <w:p w14:paraId="702F55CE" w14:textId="77777777" w:rsidR="00731819" w:rsidRDefault="00731819" w:rsidP="00731819">
            <w:r>
              <w:t>ld</w:t>
            </w:r>
          </w:p>
        </w:tc>
        <w:tc>
          <w:tcPr>
            <w:tcW w:w="1872" w:type="dxa"/>
          </w:tcPr>
          <w:p w14:paraId="62FBB014" w14:textId="77777777" w:rsidR="00731819" w:rsidRDefault="00731819" w:rsidP="00731819">
            <w:r>
              <w:t>array: see schema</w:t>
            </w:r>
          </w:p>
        </w:tc>
        <w:tc>
          <w:tcPr>
            <w:tcW w:w="1872" w:type="dxa"/>
          </w:tcPr>
          <w:p w14:paraId="6C9ECD00" w14:textId="77777777" w:rsidR="00731819" w:rsidRDefault="00731819" w:rsidP="00731819"/>
        </w:tc>
        <w:tc>
          <w:tcPr>
            <w:tcW w:w="1872" w:type="dxa"/>
          </w:tcPr>
          <w:p w14:paraId="232B5BC2" w14:textId="77777777" w:rsidR="00731819" w:rsidRDefault="00731819" w:rsidP="00731819">
            <w:r>
              <w:t>Read Only</w:t>
            </w:r>
          </w:p>
        </w:tc>
        <w:tc>
          <w:tcPr>
            <w:tcW w:w="1872" w:type="dxa"/>
          </w:tcPr>
          <w:p w14:paraId="516BE489" w14:textId="77777777" w:rsidR="00731819" w:rsidRDefault="00731819" w:rsidP="00731819">
            <w:r>
              <w:t>Localized Descriptions.</w:t>
            </w:r>
          </w:p>
        </w:tc>
      </w:tr>
      <w:tr w:rsidR="00731819" w14:paraId="593C7180" w14:textId="77777777" w:rsidTr="00731819">
        <w:tc>
          <w:tcPr>
            <w:tcW w:w="1872" w:type="dxa"/>
          </w:tcPr>
          <w:p w14:paraId="1EF8EDB6" w14:textId="77777777" w:rsidR="00731819" w:rsidRDefault="00731819" w:rsidP="00731819">
            <w:r>
              <w:t>rt</w:t>
            </w:r>
          </w:p>
        </w:tc>
        <w:tc>
          <w:tcPr>
            <w:tcW w:w="1872" w:type="dxa"/>
          </w:tcPr>
          <w:p w14:paraId="4EC42E8A" w14:textId="77777777" w:rsidR="00731819" w:rsidRDefault="00731819" w:rsidP="00731819">
            <w:r>
              <w:t>array: see schema</w:t>
            </w:r>
          </w:p>
        </w:tc>
        <w:tc>
          <w:tcPr>
            <w:tcW w:w="1872" w:type="dxa"/>
          </w:tcPr>
          <w:p w14:paraId="573A52A7" w14:textId="77777777" w:rsidR="00731819" w:rsidRDefault="00731819" w:rsidP="00731819"/>
        </w:tc>
        <w:tc>
          <w:tcPr>
            <w:tcW w:w="1872" w:type="dxa"/>
          </w:tcPr>
          <w:p w14:paraId="7381A76F" w14:textId="77777777" w:rsidR="00731819" w:rsidRDefault="00731819" w:rsidP="00731819">
            <w:r>
              <w:t>Read Only</w:t>
            </w:r>
          </w:p>
        </w:tc>
        <w:tc>
          <w:tcPr>
            <w:tcW w:w="1872" w:type="dxa"/>
          </w:tcPr>
          <w:p w14:paraId="50013433" w14:textId="77777777" w:rsidR="00731819" w:rsidRDefault="00731819" w:rsidP="00731819">
            <w:r>
              <w:t>Resource Type of the Resource</w:t>
            </w:r>
          </w:p>
        </w:tc>
      </w:tr>
      <w:tr w:rsidR="00731819" w14:paraId="1726F2D5" w14:textId="77777777" w:rsidTr="00731819">
        <w:tc>
          <w:tcPr>
            <w:tcW w:w="1872" w:type="dxa"/>
          </w:tcPr>
          <w:p w14:paraId="7EDB27B1" w14:textId="77777777" w:rsidR="00731819" w:rsidRDefault="00731819" w:rsidP="00731819">
            <w:r>
              <w:t>dmn</w:t>
            </w:r>
          </w:p>
        </w:tc>
        <w:tc>
          <w:tcPr>
            <w:tcW w:w="1872" w:type="dxa"/>
          </w:tcPr>
          <w:p w14:paraId="388EBC98" w14:textId="77777777" w:rsidR="00731819" w:rsidRDefault="00731819" w:rsidP="00731819">
            <w:r>
              <w:t>array: see schema</w:t>
            </w:r>
          </w:p>
        </w:tc>
        <w:tc>
          <w:tcPr>
            <w:tcW w:w="1872" w:type="dxa"/>
          </w:tcPr>
          <w:p w14:paraId="56E5E078" w14:textId="77777777" w:rsidR="00731819" w:rsidRDefault="00731819" w:rsidP="00731819"/>
        </w:tc>
        <w:tc>
          <w:tcPr>
            <w:tcW w:w="1872" w:type="dxa"/>
          </w:tcPr>
          <w:p w14:paraId="4BE13FD9" w14:textId="77777777" w:rsidR="00731819" w:rsidRDefault="00731819" w:rsidP="00731819">
            <w:r>
              <w:t>Read Only</w:t>
            </w:r>
          </w:p>
        </w:tc>
        <w:tc>
          <w:tcPr>
            <w:tcW w:w="1872" w:type="dxa"/>
          </w:tcPr>
          <w:p w14:paraId="1B5B4306" w14:textId="77777777" w:rsidR="00731819" w:rsidRDefault="00731819" w:rsidP="00731819">
            <w:r>
              <w:t>Manufacturer Name.</w:t>
            </w:r>
          </w:p>
        </w:tc>
      </w:tr>
    </w:tbl>
    <w:p w14:paraId="4C3E8AF4" w14:textId="77777777" w:rsidR="00731819" w:rsidRDefault="00731819" w:rsidP="00731819">
      <w:pPr>
        <w:pStyle w:val="ANNEX-heading2"/>
      </w:pPr>
      <w:bookmarkStart w:id="15448" w:name="_Toc509367463"/>
      <w:r>
        <w:t>CRUDN behaviour</w:t>
      </w:r>
      <w:bookmarkEnd w:id="15448"/>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1D83E64C"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1665879D" w14:textId="77777777" w:rsidR="00731819" w:rsidRDefault="00731819" w:rsidP="00731819">
            <w:r>
              <w:t>Resource</w:t>
            </w:r>
          </w:p>
        </w:tc>
        <w:tc>
          <w:tcPr>
            <w:tcW w:w="1560" w:type="dxa"/>
          </w:tcPr>
          <w:p w14:paraId="501044C3" w14:textId="77777777" w:rsidR="00731819" w:rsidRDefault="00731819" w:rsidP="00731819">
            <w:r>
              <w:t>Create</w:t>
            </w:r>
          </w:p>
        </w:tc>
        <w:tc>
          <w:tcPr>
            <w:tcW w:w="1560" w:type="dxa"/>
          </w:tcPr>
          <w:p w14:paraId="1B2AC58F" w14:textId="77777777" w:rsidR="00731819" w:rsidRDefault="00731819" w:rsidP="00731819">
            <w:r>
              <w:t>Read</w:t>
            </w:r>
          </w:p>
        </w:tc>
        <w:tc>
          <w:tcPr>
            <w:tcW w:w="1560" w:type="dxa"/>
          </w:tcPr>
          <w:p w14:paraId="52E9B4D2" w14:textId="77777777" w:rsidR="00731819" w:rsidRDefault="00731819" w:rsidP="00731819">
            <w:r>
              <w:t>Update</w:t>
            </w:r>
          </w:p>
        </w:tc>
        <w:tc>
          <w:tcPr>
            <w:tcW w:w="1560" w:type="dxa"/>
          </w:tcPr>
          <w:p w14:paraId="6ACACD21" w14:textId="77777777" w:rsidR="00731819" w:rsidRDefault="00731819" w:rsidP="00731819">
            <w:r>
              <w:t>Delete</w:t>
            </w:r>
          </w:p>
        </w:tc>
        <w:tc>
          <w:tcPr>
            <w:tcW w:w="1560" w:type="dxa"/>
          </w:tcPr>
          <w:p w14:paraId="012C59F6" w14:textId="77777777" w:rsidR="00731819" w:rsidRDefault="00731819" w:rsidP="00731819">
            <w:r>
              <w:t>Notify</w:t>
            </w:r>
          </w:p>
        </w:tc>
      </w:tr>
      <w:tr w:rsidR="00731819" w14:paraId="2CAF477D" w14:textId="77777777" w:rsidTr="00731819">
        <w:tc>
          <w:tcPr>
            <w:tcW w:w="1560" w:type="dxa"/>
          </w:tcPr>
          <w:p w14:paraId="6826A05D" w14:textId="77777777" w:rsidR="00731819" w:rsidRDefault="00731819" w:rsidP="00731819">
            <w:r>
              <w:t>/oic/d</w:t>
            </w:r>
          </w:p>
        </w:tc>
        <w:tc>
          <w:tcPr>
            <w:tcW w:w="1560" w:type="dxa"/>
          </w:tcPr>
          <w:p w14:paraId="2CE30251" w14:textId="77777777" w:rsidR="00731819" w:rsidRDefault="00731819" w:rsidP="00731819"/>
        </w:tc>
        <w:tc>
          <w:tcPr>
            <w:tcW w:w="1560" w:type="dxa"/>
          </w:tcPr>
          <w:p w14:paraId="1BDC9639" w14:textId="77777777" w:rsidR="00731819" w:rsidRDefault="00731819" w:rsidP="00731819">
            <w:r>
              <w:t>get</w:t>
            </w:r>
          </w:p>
        </w:tc>
        <w:tc>
          <w:tcPr>
            <w:tcW w:w="1560" w:type="dxa"/>
          </w:tcPr>
          <w:p w14:paraId="787BD668" w14:textId="77777777" w:rsidR="00731819" w:rsidRDefault="00731819" w:rsidP="00731819"/>
        </w:tc>
        <w:tc>
          <w:tcPr>
            <w:tcW w:w="1560" w:type="dxa"/>
          </w:tcPr>
          <w:p w14:paraId="41DD3B7B" w14:textId="77777777" w:rsidR="00731819" w:rsidRDefault="00731819" w:rsidP="00731819"/>
        </w:tc>
        <w:tc>
          <w:tcPr>
            <w:tcW w:w="1560" w:type="dxa"/>
          </w:tcPr>
          <w:p w14:paraId="5F3FC682" w14:textId="77777777" w:rsidR="00731819" w:rsidRDefault="00731819" w:rsidP="00731819"/>
        </w:tc>
      </w:tr>
    </w:tbl>
    <w:p w14:paraId="5B564D37" w14:textId="77777777" w:rsidR="00731819" w:rsidRDefault="00731819" w:rsidP="00731819">
      <w:pPr>
        <w:pStyle w:val="ANNEX-heading1"/>
      </w:pPr>
      <w:bookmarkStart w:id="15449" w:name="_Toc509367464"/>
      <w:r>
        <w:lastRenderedPageBreak/>
        <w:t>Maintenance</w:t>
      </w:r>
      <w:bookmarkEnd w:id="15449"/>
    </w:p>
    <w:p w14:paraId="18DD29C6" w14:textId="77777777" w:rsidR="00731819" w:rsidRDefault="00731819" w:rsidP="00731819">
      <w:pPr>
        <w:pStyle w:val="ANNEX-heading2"/>
      </w:pPr>
      <w:bookmarkStart w:id="15450" w:name="_Toc509367465"/>
      <w:r>
        <w:t>Introduction</w:t>
      </w:r>
      <w:bookmarkEnd w:id="15450"/>
    </w:p>
    <w:p w14:paraId="77984EE4" w14:textId="77777777" w:rsidR="00731819" w:rsidRDefault="00731819" w:rsidP="00731819">
      <w:r>
        <w:t>The resource through which a Device is maintained and can be used for diagnostic purposes.</w:t>
      </w:r>
      <w:r>
        <w:br/>
      </w:r>
      <w:proofErr w:type="gramStart"/>
      <w:r>
        <w:t>fr</w:t>
      </w:r>
      <w:proofErr w:type="gramEnd"/>
      <w:r>
        <w:t xml:space="preserve"> (Factory Reset) is a boolean.</w:t>
      </w:r>
      <w:r>
        <w:br/>
        <w:t xml:space="preserve">  The value 0 means No action (Default), the value 1 means Start Factory </w:t>
      </w:r>
      <w:proofErr w:type="gramStart"/>
      <w:r>
        <w:t>Reset</w:t>
      </w:r>
      <w:proofErr w:type="gramEnd"/>
      <w:r>
        <w:br/>
        <w:t>After factory reset, this value shall be changed back to the default value</w:t>
      </w:r>
      <w:r>
        <w:br/>
        <w:t>rb (Reboot) is a boolean.</w:t>
      </w:r>
      <w:r>
        <w:br/>
        <w:t xml:space="preserve">  The value 0 means No action (Default), the value 1 means Start Reboot</w:t>
      </w:r>
      <w:r>
        <w:br/>
        <w:t>After Reboot, this value shall be changed back to the default value</w:t>
      </w:r>
      <w:r>
        <w:br/>
      </w:r>
    </w:p>
    <w:p w14:paraId="29178959" w14:textId="77777777" w:rsidR="00731819" w:rsidRDefault="00731819" w:rsidP="00731819">
      <w:pPr>
        <w:pStyle w:val="ANNEX-heading2"/>
      </w:pPr>
      <w:bookmarkStart w:id="15451" w:name="_Toc509367466"/>
      <w:r>
        <w:t>Wellknown URI</w:t>
      </w:r>
      <w:bookmarkEnd w:id="15451"/>
    </w:p>
    <w:p w14:paraId="06FCF360" w14:textId="77777777" w:rsidR="00731819" w:rsidRDefault="00731819" w:rsidP="00731819">
      <w:r>
        <w:t>/oic/mnt</w:t>
      </w:r>
    </w:p>
    <w:p w14:paraId="31116DC3" w14:textId="77777777" w:rsidR="00731819" w:rsidRDefault="00731819" w:rsidP="00731819">
      <w:pPr>
        <w:pStyle w:val="ANNEX-heading2"/>
      </w:pPr>
      <w:bookmarkStart w:id="15452" w:name="_Toc509367467"/>
      <w:r>
        <w:t>Resource Type</w:t>
      </w:r>
      <w:bookmarkEnd w:id="15452"/>
    </w:p>
    <w:p w14:paraId="04AC9B0C" w14:textId="77777777" w:rsidR="00731819" w:rsidRDefault="00731819" w:rsidP="00731819">
      <w:r>
        <w:t>The resource type (</w:t>
      </w:r>
      <w:proofErr w:type="gramStart"/>
      <w:r>
        <w:t>rt</w:t>
      </w:r>
      <w:proofErr w:type="gramEnd"/>
      <w:r>
        <w:t>) is defined as: ['oic.wk.mnt'].</w:t>
      </w:r>
    </w:p>
    <w:p w14:paraId="6CC4E097" w14:textId="77777777" w:rsidR="00731819" w:rsidRDefault="00731819" w:rsidP="00731819">
      <w:pPr>
        <w:pStyle w:val="ANNEX-heading2"/>
      </w:pPr>
      <w:bookmarkStart w:id="15453" w:name="_Toc509367468"/>
      <w:r>
        <w:t>Swagger2.0 Definition</w:t>
      </w:r>
      <w:bookmarkEnd w:id="15453"/>
    </w:p>
    <w:p w14:paraId="57E8FAC3" w14:textId="77777777" w:rsidR="00731819" w:rsidRDefault="00731819" w:rsidP="00731819">
      <w:pPr>
        <w:pStyle w:val="CODE-BLACK"/>
      </w:pPr>
      <w:r>
        <w:t>{</w:t>
      </w:r>
      <w:r>
        <w:br/>
        <w:t xml:space="preserve">  "swagger": "2.0",</w:t>
      </w:r>
      <w:r>
        <w:br/>
        <w:t xml:space="preserve">  "info": {</w:t>
      </w:r>
      <w:r>
        <w:br/>
        <w:t xml:space="preserve">    "title": "Maintenance",</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"/oic/mnt" : {</w:t>
      </w:r>
      <w:r>
        <w:br/>
        <w:t xml:space="preserve">      "get": {</w:t>
      </w:r>
      <w:r>
        <w:br/>
        <w:t xml:space="preserve">        "description": "The resource through which a Device is maintained and can be used for diagnostic purposes.\nfr (Factory Reset) is a boolean.\n  The value 0 means No action (Default), the value 1 means Start Factory Reset\nAfter factory reset, this value shall be changed back to the default value\nrb (Reboot) is a boolean.\n  The value 0 means No action (Default), the value 1 means Start Reboot\nAfter Reboot, this value shall be changed back to the default value\nRetrieve the maintenance action status",</w:t>
      </w:r>
      <w:r>
        <w:br/>
        <w:t xml:space="preserve">        "parameters": [</w:t>
      </w:r>
      <w:r>
        <w:br/>
        <w:t xml:space="preserve">          {"$ref": "#/parameters/interface-all"}</w:t>
      </w:r>
      <w:r>
        <w:br/>
        <w:t xml:space="preserve">        ],</w:t>
      </w:r>
      <w:r>
        <w:br/>
        <w:t xml:space="preserve">        "responses": {</w:t>
      </w:r>
      <w:r>
        <w:br/>
        <w:t xml:space="preserve">            "200": {</w:t>
      </w:r>
      <w:r>
        <w:br/>
        <w:t xml:space="preserve">              "description" : "",</w:t>
      </w:r>
      <w:r>
        <w:br/>
        <w:t xml:space="preserve">              "x-example":</w:t>
      </w:r>
      <w:r>
        <w:br/>
        <w:t xml:space="preserve">                {</w:t>
      </w:r>
      <w:r>
        <w:br/>
        <w:t xml:space="preserve">                  "rt":   ["oic.wk.mnt"],</w:t>
      </w:r>
      <w:r>
        <w:br/>
        <w:t xml:space="preserve">                  "fr":   false,</w:t>
      </w:r>
      <w:r>
        <w:br/>
        <w:t xml:space="preserve">                  "rb":   false</w:t>
      </w:r>
      <w:r>
        <w:br/>
      </w:r>
      <w:r>
        <w:lastRenderedPageBreak/>
        <w:t xml:space="preserve">                }</w:t>
      </w:r>
      <w:r>
        <w:br/>
        <w:t xml:space="preserve">                ,</w:t>
      </w:r>
      <w:r>
        <w:br/>
        <w:t xml:space="preserve">              "schema": { "$ref": "#/definitions/MNT" }</w:t>
      </w:r>
      <w:r>
        <w:br/>
        <w:t xml:space="preserve">            }</w:t>
      </w:r>
      <w:r>
        <w:br/>
        <w:t xml:space="preserve">        }</w:t>
      </w:r>
      <w:r>
        <w:br/>
        <w:t xml:space="preserve">      },</w:t>
      </w:r>
      <w:r>
        <w:br/>
        <w:t xml:space="preserve">      "post": {</w:t>
      </w:r>
      <w:r>
        <w:br/>
        <w:t xml:space="preserve">        "description": "Set the maintenance action(s)\n",</w:t>
      </w:r>
      <w:r>
        <w:br/>
        <w:t xml:space="preserve">        "parameters": [</w:t>
      </w:r>
      <w:r>
        <w:br/>
        <w:t xml:space="preserve">          {"$ref": "#/parameters/interface-rw"},</w:t>
      </w:r>
      <w:r>
        <w:br/>
        <w:t xml:space="preserve">          {</w:t>
      </w:r>
      <w:r>
        <w:br/>
        <w:t xml:space="preserve">            "name": "body",</w:t>
      </w:r>
      <w:r>
        <w:br/>
        <w:t xml:space="preserve">            "in": "body",</w:t>
      </w:r>
      <w:r>
        <w:br/>
        <w:t xml:space="preserve">            "required": true,</w:t>
      </w:r>
      <w:r>
        <w:br/>
        <w:t xml:space="preserve">            "schema": { "$ref": "#/definitions/MNT" },</w:t>
      </w:r>
      <w:r>
        <w:br/>
        <w:t xml:space="preserve">            "x-example":</w:t>
      </w:r>
      <w:r>
        <w:br/>
        <w:t xml:space="preserve">              {</w:t>
      </w:r>
      <w:r>
        <w:br/>
        <w:t xml:space="preserve">                "fr":   false,</w:t>
      </w:r>
      <w:r>
        <w:br/>
        <w:t xml:space="preserve">                "rb":   false</w:t>
      </w:r>
      <w:r>
        <w:br/>
        <w:t xml:space="preserve">              }</w:t>
      </w:r>
      <w:r>
        <w:br/>
        <w:t xml:space="preserve">          }</w:t>
      </w:r>
      <w:r>
        <w:br/>
        <w:t xml:space="preserve">        ],</w:t>
      </w:r>
      <w:r>
        <w:br/>
        <w:t xml:space="preserve">        "responses": {</w:t>
      </w:r>
      <w:r>
        <w:br/>
        <w:t xml:space="preserve">            "200": {</w:t>
      </w:r>
      <w:r>
        <w:br/>
        <w:t xml:space="preserve">              "description" : "",</w:t>
      </w:r>
      <w:r>
        <w:br/>
        <w:t xml:space="preserve">              "x-example":</w:t>
      </w:r>
      <w:r>
        <w:br/>
        <w:t xml:space="preserve">                {</w:t>
      </w:r>
      <w:r>
        <w:br/>
        <w:t xml:space="preserve">                  "fr":   false,</w:t>
      </w:r>
      <w:r>
        <w:br/>
        <w:t xml:space="preserve">                  "rb":   false</w:t>
      </w:r>
      <w:r>
        <w:br/>
        <w:t xml:space="preserve">                }</w:t>
      </w:r>
      <w:r>
        <w:br/>
        <w:t xml:space="preserve">                ,</w:t>
      </w:r>
      <w:r>
        <w:br/>
        <w:t xml:space="preserve">              "schema": { "$ref": "#/definitions/MNT" }</w:t>
      </w:r>
      <w:r>
        <w:br/>
        <w:t xml:space="preserve">            }</w:t>
      </w:r>
      <w:r>
        <w:br/>
        <w:t xml:space="preserve">        }</w:t>
      </w:r>
      <w:r>
        <w:br/>
        <w:t xml:space="preserve">      }</w:t>
      </w:r>
      <w:r>
        <w:br/>
        <w:t xml:space="preserve">    }</w:t>
      </w:r>
      <w:r>
        <w:br/>
        <w:t xml:space="preserve">  },</w:t>
      </w:r>
      <w:r>
        <w:br/>
        <w:t xml:space="preserve">  "parameters": {</w:t>
      </w:r>
      <w:r>
        <w:br/>
        <w:t xml:space="preserve">    "interface-rw" : {</w:t>
      </w:r>
      <w:r>
        <w:br/>
        <w:t xml:space="preserve">      "in" : "query",</w:t>
      </w:r>
      <w:r>
        <w:br/>
        <w:t xml:space="preserve">      "name" : "if",</w:t>
      </w:r>
      <w:r>
        <w:br/>
        <w:t xml:space="preserve">      "type" : "string",</w:t>
      </w:r>
      <w:r>
        <w:br/>
        <w:t xml:space="preserve">      "enum" : ["oic.if.rw", "oic.if.baseline"]</w:t>
      </w:r>
      <w:r>
        <w:br/>
        <w:t xml:space="preserve">    },</w:t>
      </w:r>
      <w:r>
        <w:br/>
        <w:t xml:space="preserve">    "interface-all" : {</w:t>
      </w:r>
      <w:r>
        <w:br/>
        <w:t xml:space="preserve">      "in" : "query",</w:t>
      </w:r>
      <w:r>
        <w:br/>
        <w:t xml:space="preserve">      "name" : "if",</w:t>
      </w:r>
      <w:r>
        <w:br/>
        <w:t xml:space="preserve">      "type" : "string",</w:t>
      </w:r>
      <w:r>
        <w:br/>
        <w:t xml:space="preserve">      "enum" : ["oic.if.rw", "oic.if.r", "oic.if.baseline"]</w:t>
      </w:r>
      <w:r>
        <w:br/>
        <w:t xml:space="preserve">    }</w:t>
      </w:r>
      <w:r>
        <w:br/>
        <w:t xml:space="preserve">  },</w:t>
      </w:r>
      <w:r>
        <w:br/>
        <w:t xml:space="preserve">  "definitions": {</w:t>
      </w:r>
      <w:r>
        <w:br/>
        <w:t xml:space="preserve">    "MNT"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"fr" :</w:t>
      </w:r>
      <w:r>
        <w:br/>
        <w:t xml:space="preserve">                {</w:t>
      </w:r>
      <w:r>
        <w:br/>
        <w:t xml:space="preserve">          "description": "Factory Reset",</w:t>
      </w:r>
      <w:r>
        <w:br/>
        <w:t xml:space="preserve">          "type": "boolean"</w:t>
      </w:r>
      <w:r>
        <w:br/>
        <w:t xml:space="preserve">        },</w:t>
      </w:r>
      <w:r>
        <w:br/>
      </w:r>
      <w:r>
        <w:lastRenderedPageBreak/>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"rb" :</w:t>
      </w:r>
      <w:r>
        <w:br/>
        <w:t xml:space="preserve">                {</w:t>
      </w:r>
      <w:r>
        <w:br/>
        <w:t xml:space="preserve">          "description": "Reboot Action",</w:t>
      </w:r>
      <w:r>
        <w:br/>
        <w:t xml:space="preserve">          "type": "boolean"</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w:t>
      </w:r>
      <w:r>
        <w:br/>
      </w:r>
    </w:p>
    <w:p w14:paraId="1FE8F910" w14:textId="77777777" w:rsidR="00731819" w:rsidRDefault="00731819" w:rsidP="00731819">
      <w:pPr>
        <w:pStyle w:val="ANNEX-heading2"/>
      </w:pPr>
      <w:bookmarkStart w:id="15454" w:name="_Toc509367469"/>
      <w:r>
        <w:t>Property Definition</w:t>
      </w:r>
      <w:bookmarkEnd w:id="15454"/>
    </w:p>
    <w:tbl>
      <w:tblPr>
        <w:tblStyle w:val="TABLE-A"/>
        <w:tblW w:w="0" w:type="auto"/>
        <w:tblLook w:val="04A0" w:firstRow="1" w:lastRow="0" w:firstColumn="1" w:lastColumn="0" w:noHBand="0" w:noVBand="1"/>
      </w:tblPr>
      <w:tblGrid>
        <w:gridCol w:w="1870"/>
        <w:gridCol w:w="1870"/>
        <w:gridCol w:w="1870"/>
        <w:gridCol w:w="1869"/>
        <w:gridCol w:w="1871"/>
      </w:tblGrid>
      <w:tr w:rsidR="00731819" w14:paraId="43430393"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47A795B5" w14:textId="77777777" w:rsidR="00731819" w:rsidRDefault="00731819" w:rsidP="00731819">
            <w:r>
              <w:t>Property name</w:t>
            </w:r>
          </w:p>
        </w:tc>
        <w:tc>
          <w:tcPr>
            <w:tcW w:w="1872" w:type="dxa"/>
          </w:tcPr>
          <w:p w14:paraId="032711C1" w14:textId="77777777" w:rsidR="00731819" w:rsidRDefault="00731819" w:rsidP="00731819">
            <w:r>
              <w:t>Value type</w:t>
            </w:r>
          </w:p>
        </w:tc>
        <w:tc>
          <w:tcPr>
            <w:tcW w:w="1872" w:type="dxa"/>
          </w:tcPr>
          <w:p w14:paraId="0CE0DA28" w14:textId="77777777" w:rsidR="00731819" w:rsidRDefault="00731819" w:rsidP="00731819">
            <w:r>
              <w:t>Mandatory</w:t>
            </w:r>
          </w:p>
        </w:tc>
        <w:tc>
          <w:tcPr>
            <w:tcW w:w="1872" w:type="dxa"/>
          </w:tcPr>
          <w:p w14:paraId="291DD720" w14:textId="77777777" w:rsidR="00731819" w:rsidRDefault="00731819" w:rsidP="00731819">
            <w:r>
              <w:t>Access mode</w:t>
            </w:r>
          </w:p>
        </w:tc>
        <w:tc>
          <w:tcPr>
            <w:tcW w:w="1872" w:type="dxa"/>
          </w:tcPr>
          <w:p w14:paraId="78D29FA2" w14:textId="77777777" w:rsidR="00731819" w:rsidRDefault="00731819" w:rsidP="00731819">
            <w:r>
              <w:t>Description</w:t>
            </w:r>
          </w:p>
        </w:tc>
      </w:tr>
      <w:tr w:rsidR="00731819" w14:paraId="737F7B04" w14:textId="77777777" w:rsidTr="00731819">
        <w:tc>
          <w:tcPr>
            <w:tcW w:w="1872" w:type="dxa"/>
          </w:tcPr>
          <w:p w14:paraId="7CECE80E" w14:textId="77777777" w:rsidR="00731819" w:rsidRDefault="00731819" w:rsidP="00731819">
            <w:r>
              <w:t>n</w:t>
            </w:r>
          </w:p>
        </w:tc>
        <w:tc>
          <w:tcPr>
            <w:tcW w:w="1872" w:type="dxa"/>
          </w:tcPr>
          <w:p w14:paraId="278F5022" w14:textId="77777777" w:rsidR="00731819" w:rsidRDefault="00731819" w:rsidP="00731819">
            <w:r>
              <w:t>string</w:t>
            </w:r>
          </w:p>
        </w:tc>
        <w:tc>
          <w:tcPr>
            <w:tcW w:w="1872" w:type="dxa"/>
          </w:tcPr>
          <w:p w14:paraId="4001E352" w14:textId="77777777" w:rsidR="00731819" w:rsidRDefault="00731819" w:rsidP="00731819"/>
        </w:tc>
        <w:tc>
          <w:tcPr>
            <w:tcW w:w="1872" w:type="dxa"/>
          </w:tcPr>
          <w:p w14:paraId="237A98C2" w14:textId="77777777" w:rsidR="00731819" w:rsidRDefault="00731819" w:rsidP="00731819">
            <w:r>
              <w:t>Read Only</w:t>
            </w:r>
          </w:p>
        </w:tc>
        <w:tc>
          <w:tcPr>
            <w:tcW w:w="1872" w:type="dxa"/>
          </w:tcPr>
          <w:p w14:paraId="31430765" w14:textId="77777777" w:rsidR="00731819" w:rsidRDefault="00731819" w:rsidP="00731819">
            <w:r>
              <w:t>Friendly name of the resource</w:t>
            </w:r>
          </w:p>
        </w:tc>
      </w:tr>
      <w:tr w:rsidR="00731819" w14:paraId="1DE40A9B" w14:textId="77777777" w:rsidTr="00731819">
        <w:tc>
          <w:tcPr>
            <w:tcW w:w="1872" w:type="dxa"/>
          </w:tcPr>
          <w:p w14:paraId="7C9F33AC" w14:textId="77777777" w:rsidR="00731819" w:rsidRDefault="00731819" w:rsidP="00731819">
            <w:r>
              <w:t>fr</w:t>
            </w:r>
          </w:p>
        </w:tc>
        <w:tc>
          <w:tcPr>
            <w:tcW w:w="1872" w:type="dxa"/>
          </w:tcPr>
          <w:p w14:paraId="028E4AFE" w14:textId="77777777" w:rsidR="00731819" w:rsidRDefault="00731819" w:rsidP="00731819">
            <w:r>
              <w:t>boolean</w:t>
            </w:r>
          </w:p>
        </w:tc>
        <w:tc>
          <w:tcPr>
            <w:tcW w:w="1872" w:type="dxa"/>
          </w:tcPr>
          <w:p w14:paraId="27DFAF58" w14:textId="77777777" w:rsidR="00731819" w:rsidRDefault="00731819" w:rsidP="00731819"/>
        </w:tc>
        <w:tc>
          <w:tcPr>
            <w:tcW w:w="1872" w:type="dxa"/>
          </w:tcPr>
          <w:p w14:paraId="4B5677DF" w14:textId="77777777" w:rsidR="00731819" w:rsidRDefault="00731819" w:rsidP="00731819"/>
        </w:tc>
        <w:tc>
          <w:tcPr>
            <w:tcW w:w="1872" w:type="dxa"/>
          </w:tcPr>
          <w:p w14:paraId="4F4179A2" w14:textId="77777777" w:rsidR="00731819" w:rsidRDefault="00731819" w:rsidP="00731819">
            <w:r>
              <w:t>Factory Reset</w:t>
            </w:r>
          </w:p>
        </w:tc>
      </w:tr>
      <w:tr w:rsidR="00731819" w14:paraId="11AEDFAD" w14:textId="77777777" w:rsidTr="00731819">
        <w:tc>
          <w:tcPr>
            <w:tcW w:w="1872" w:type="dxa"/>
          </w:tcPr>
          <w:p w14:paraId="50778C1D" w14:textId="77777777" w:rsidR="00731819" w:rsidRDefault="00731819" w:rsidP="00731819">
            <w:r>
              <w:t>if</w:t>
            </w:r>
          </w:p>
        </w:tc>
        <w:tc>
          <w:tcPr>
            <w:tcW w:w="1872" w:type="dxa"/>
          </w:tcPr>
          <w:p w14:paraId="15470A08" w14:textId="77777777" w:rsidR="00731819" w:rsidRDefault="00731819" w:rsidP="00731819">
            <w:r>
              <w:t>array: see schema</w:t>
            </w:r>
          </w:p>
        </w:tc>
        <w:tc>
          <w:tcPr>
            <w:tcW w:w="1872" w:type="dxa"/>
          </w:tcPr>
          <w:p w14:paraId="6158920C" w14:textId="77777777" w:rsidR="00731819" w:rsidRDefault="00731819" w:rsidP="00731819"/>
        </w:tc>
        <w:tc>
          <w:tcPr>
            <w:tcW w:w="1872" w:type="dxa"/>
          </w:tcPr>
          <w:p w14:paraId="1DE7B898" w14:textId="77777777" w:rsidR="00731819" w:rsidRDefault="00731819" w:rsidP="00731819">
            <w:r>
              <w:t>Read Only</w:t>
            </w:r>
          </w:p>
        </w:tc>
        <w:tc>
          <w:tcPr>
            <w:tcW w:w="1872" w:type="dxa"/>
          </w:tcPr>
          <w:p w14:paraId="5DA157B7" w14:textId="77777777" w:rsidR="00731819" w:rsidRDefault="00731819" w:rsidP="00731819">
            <w:r>
              <w:t>The interface set supported by this resource</w:t>
            </w:r>
          </w:p>
        </w:tc>
      </w:tr>
      <w:tr w:rsidR="00731819" w14:paraId="5417760F" w14:textId="77777777" w:rsidTr="00731819">
        <w:tc>
          <w:tcPr>
            <w:tcW w:w="1872" w:type="dxa"/>
          </w:tcPr>
          <w:p w14:paraId="7CC79B4D" w14:textId="77777777" w:rsidR="00731819" w:rsidRDefault="00731819" w:rsidP="00731819">
            <w:r>
              <w:t>rb</w:t>
            </w:r>
          </w:p>
        </w:tc>
        <w:tc>
          <w:tcPr>
            <w:tcW w:w="1872" w:type="dxa"/>
          </w:tcPr>
          <w:p w14:paraId="109DE6AA" w14:textId="77777777" w:rsidR="00731819" w:rsidRDefault="00731819" w:rsidP="00731819">
            <w:r>
              <w:t>boolean</w:t>
            </w:r>
          </w:p>
        </w:tc>
        <w:tc>
          <w:tcPr>
            <w:tcW w:w="1872" w:type="dxa"/>
          </w:tcPr>
          <w:p w14:paraId="14A6CDD2" w14:textId="77777777" w:rsidR="00731819" w:rsidRDefault="00731819" w:rsidP="00731819"/>
        </w:tc>
        <w:tc>
          <w:tcPr>
            <w:tcW w:w="1872" w:type="dxa"/>
          </w:tcPr>
          <w:p w14:paraId="5E329E65" w14:textId="77777777" w:rsidR="00731819" w:rsidRDefault="00731819" w:rsidP="00731819"/>
        </w:tc>
        <w:tc>
          <w:tcPr>
            <w:tcW w:w="1872" w:type="dxa"/>
          </w:tcPr>
          <w:p w14:paraId="56F36FDE" w14:textId="77777777" w:rsidR="00731819" w:rsidRDefault="00731819" w:rsidP="00731819">
            <w:r>
              <w:t>Reboot Action</w:t>
            </w:r>
          </w:p>
        </w:tc>
      </w:tr>
      <w:tr w:rsidR="00731819" w14:paraId="543576F3" w14:textId="77777777" w:rsidTr="00731819">
        <w:tc>
          <w:tcPr>
            <w:tcW w:w="1872" w:type="dxa"/>
          </w:tcPr>
          <w:p w14:paraId="2318F232" w14:textId="77777777" w:rsidR="00731819" w:rsidRDefault="00731819" w:rsidP="00731819">
            <w:r>
              <w:t>id</w:t>
            </w:r>
          </w:p>
        </w:tc>
        <w:tc>
          <w:tcPr>
            <w:tcW w:w="1872" w:type="dxa"/>
          </w:tcPr>
          <w:p w14:paraId="0F102C5A" w14:textId="77777777" w:rsidR="00731819" w:rsidRDefault="00731819" w:rsidP="00731819">
            <w:r>
              <w:t>string</w:t>
            </w:r>
          </w:p>
        </w:tc>
        <w:tc>
          <w:tcPr>
            <w:tcW w:w="1872" w:type="dxa"/>
          </w:tcPr>
          <w:p w14:paraId="7A823768" w14:textId="77777777" w:rsidR="00731819" w:rsidRDefault="00731819" w:rsidP="00731819"/>
        </w:tc>
        <w:tc>
          <w:tcPr>
            <w:tcW w:w="1872" w:type="dxa"/>
          </w:tcPr>
          <w:p w14:paraId="70949241" w14:textId="77777777" w:rsidR="00731819" w:rsidRDefault="00731819" w:rsidP="00731819">
            <w:r>
              <w:t>Read Only</w:t>
            </w:r>
          </w:p>
        </w:tc>
        <w:tc>
          <w:tcPr>
            <w:tcW w:w="1872" w:type="dxa"/>
          </w:tcPr>
          <w:p w14:paraId="0EBBC306" w14:textId="77777777" w:rsidR="00731819" w:rsidRDefault="00731819" w:rsidP="00731819">
            <w:r>
              <w:t>Instance ID of this specific resource</w:t>
            </w:r>
          </w:p>
        </w:tc>
      </w:tr>
      <w:tr w:rsidR="00731819" w14:paraId="1AAA95A1" w14:textId="77777777" w:rsidTr="00731819">
        <w:tc>
          <w:tcPr>
            <w:tcW w:w="1872" w:type="dxa"/>
          </w:tcPr>
          <w:p w14:paraId="222123D8" w14:textId="77777777" w:rsidR="00731819" w:rsidRDefault="00731819" w:rsidP="00731819">
            <w:r>
              <w:t>rt</w:t>
            </w:r>
          </w:p>
        </w:tc>
        <w:tc>
          <w:tcPr>
            <w:tcW w:w="1872" w:type="dxa"/>
          </w:tcPr>
          <w:p w14:paraId="6C68C798" w14:textId="77777777" w:rsidR="00731819" w:rsidRDefault="00731819" w:rsidP="00731819">
            <w:r>
              <w:t>array: see schema</w:t>
            </w:r>
          </w:p>
        </w:tc>
        <w:tc>
          <w:tcPr>
            <w:tcW w:w="1872" w:type="dxa"/>
          </w:tcPr>
          <w:p w14:paraId="0ABDFFEB" w14:textId="77777777" w:rsidR="00731819" w:rsidRDefault="00731819" w:rsidP="00731819"/>
        </w:tc>
        <w:tc>
          <w:tcPr>
            <w:tcW w:w="1872" w:type="dxa"/>
          </w:tcPr>
          <w:p w14:paraId="360F8ADA" w14:textId="77777777" w:rsidR="00731819" w:rsidRDefault="00731819" w:rsidP="00731819">
            <w:r>
              <w:t>Read Only</w:t>
            </w:r>
          </w:p>
        </w:tc>
        <w:tc>
          <w:tcPr>
            <w:tcW w:w="1872" w:type="dxa"/>
          </w:tcPr>
          <w:p w14:paraId="0D4E94AE" w14:textId="77777777" w:rsidR="00731819" w:rsidRDefault="00731819" w:rsidP="00731819">
            <w:r>
              <w:t>Resource Type of the Resource</w:t>
            </w:r>
          </w:p>
        </w:tc>
      </w:tr>
    </w:tbl>
    <w:p w14:paraId="1D3B00BB" w14:textId="77777777" w:rsidR="00731819" w:rsidRDefault="00731819" w:rsidP="00731819">
      <w:pPr>
        <w:pStyle w:val="ANNEX-heading2"/>
      </w:pPr>
      <w:bookmarkStart w:id="15455" w:name="_Toc509367470"/>
      <w:r>
        <w:lastRenderedPageBreak/>
        <w:t>CRUDN behaviour</w:t>
      </w:r>
      <w:bookmarkEnd w:id="15455"/>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6E4A0E1D"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7B97C518" w14:textId="77777777" w:rsidR="00731819" w:rsidRDefault="00731819" w:rsidP="00731819">
            <w:r>
              <w:t>Resource</w:t>
            </w:r>
          </w:p>
        </w:tc>
        <w:tc>
          <w:tcPr>
            <w:tcW w:w="1560" w:type="dxa"/>
          </w:tcPr>
          <w:p w14:paraId="08712EA5" w14:textId="77777777" w:rsidR="00731819" w:rsidRDefault="00731819" w:rsidP="00731819">
            <w:r>
              <w:t>Create</w:t>
            </w:r>
          </w:p>
        </w:tc>
        <w:tc>
          <w:tcPr>
            <w:tcW w:w="1560" w:type="dxa"/>
          </w:tcPr>
          <w:p w14:paraId="79172C68" w14:textId="77777777" w:rsidR="00731819" w:rsidRDefault="00731819" w:rsidP="00731819">
            <w:r>
              <w:t>Read</w:t>
            </w:r>
          </w:p>
        </w:tc>
        <w:tc>
          <w:tcPr>
            <w:tcW w:w="1560" w:type="dxa"/>
          </w:tcPr>
          <w:p w14:paraId="090F8207" w14:textId="77777777" w:rsidR="00731819" w:rsidRDefault="00731819" w:rsidP="00731819">
            <w:r>
              <w:t>Update</w:t>
            </w:r>
          </w:p>
        </w:tc>
        <w:tc>
          <w:tcPr>
            <w:tcW w:w="1560" w:type="dxa"/>
          </w:tcPr>
          <w:p w14:paraId="32FBFDEB" w14:textId="77777777" w:rsidR="00731819" w:rsidRDefault="00731819" w:rsidP="00731819">
            <w:r>
              <w:t>Delete</w:t>
            </w:r>
          </w:p>
        </w:tc>
        <w:tc>
          <w:tcPr>
            <w:tcW w:w="1560" w:type="dxa"/>
          </w:tcPr>
          <w:p w14:paraId="0848DCC4" w14:textId="77777777" w:rsidR="00731819" w:rsidRDefault="00731819" w:rsidP="00731819">
            <w:r>
              <w:t>Notify</w:t>
            </w:r>
          </w:p>
        </w:tc>
      </w:tr>
      <w:tr w:rsidR="00731819" w14:paraId="5736E9D6" w14:textId="77777777" w:rsidTr="00731819">
        <w:tc>
          <w:tcPr>
            <w:tcW w:w="1560" w:type="dxa"/>
          </w:tcPr>
          <w:p w14:paraId="2A0C503E" w14:textId="77777777" w:rsidR="00731819" w:rsidRDefault="00731819" w:rsidP="00731819">
            <w:r>
              <w:t>/oic/mnt</w:t>
            </w:r>
          </w:p>
        </w:tc>
        <w:tc>
          <w:tcPr>
            <w:tcW w:w="1560" w:type="dxa"/>
          </w:tcPr>
          <w:p w14:paraId="356F2EF8" w14:textId="77777777" w:rsidR="00731819" w:rsidRDefault="00731819" w:rsidP="00731819"/>
        </w:tc>
        <w:tc>
          <w:tcPr>
            <w:tcW w:w="1560" w:type="dxa"/>
          </w:tcPr>
          <w:p w14:paraId="0569AEC6" w14:textId="77777777" w:rsidR="00731819" w:rsidRDefault="00731819" w:rsidP="00731819">
            <w:r>
              <w:t>get</w:t>
            </w:r>
          </w:p>
        </w:tc>
        <w:tc>
          <w:tcPr>
            <w:tcW w:w="1560" w:type="dxa"/>
          </w:tcPr>
          <w:p w14:paraId="42628AC4" w14:textId="77777777" w:rsidR="00731819" w:rsidRDefault="00731819" w:rsidP="00731819">
            <w:r>
              <w:t>post</w:t>
            </w:r>
          </w:p>
        </w:tc>
        <w:tc>
          <w:tcPr>
            <w:tcW w:w="1560" w:type="dxa"/>
          </w:tcPr>
          <w:p w14:paraId="59725AD1" w14:textId="77777777" w:rsidR="00731819" w:rsidRDefault="00731819" w:rsidP="00731819"/>
        </w:tc>
        <w:tc>
          <w:tcPr>
            <w:tcW w:w="1560" w:type="dxa"/>
          </w:tcPr>
          <w:p w14:paraId="1312E70F" w14:textId="77777777" w:rsidR="00731819" w:rsidRDefault="00731819" w:rsidP="00731819"/>
        </w:tc>
      </w:tr>
    </w:tbl>
    <w:p w14:paraId="70B5AA34" w14:textId="77777777" w:rsidR="00731819" w:rsidRDefault="00731819" w:rsidP="00731819">
      <w:pPr>
        <w:pStyle w:val="ANNEX-heading1"/>
      </w:pPr>
      <w:bookmarkStart w:id="15456" w:name="_Toc509367471"/>
      <w:r>
        <w:t>Platform</w:t>
      </w:r>
      <w:bookmarkEnd w:id="15456"/>
    </w:p>
    <w:p w14:paraId="044F8993" w14:textId="77777777" w:rsidR="00731819" w:rsidRDefault="00731819" w:rsidP="00731819">
      <w:pPr>
        <w:pStyle w:val="ANNEX-heading2"/>
      </w:pPr>
      <w:bookmarkStart w:id="15457" w:name="_Toc509367472"/>
      <w:r>
        <w:t>Introduction</w:t>
      </w:r>
      <w:bookmarkEnd w:id="15457"/>
    </w:p>
    <w:p w14:paraId="7A5D8977" w14:textId="77777777" w:rsidR="00731819" w:rsidRDefault="00731819" w:rsidP="00731819">
      <w:r>
        <w:t xml:space="preserve">Known resource that is </w:t>
      </w:r>
      <w:r w:rsidR="00DF1E02">
        <w:t>defines the platform on which a</w:t>
      </w:r>
      <w:r>
        <w:t xml:space="preserve"> Server is hosted.</w:t>
      </w:r>
      <w:r>
        <w:br/>
        <w:t>Allows for platform specific information to be discovered.</w:t>
      </w:r>
      <w:r>
        <w:br/>
      </w:r>
    </w:p>
    <w:p w14:paraId="716F9BDB" w14:textId="77777777" w:rsidR="00731819" w:rsidRDefault="00731819" w:rsidP="00731819">
      <w:pPr>
        <w:pStyle w:val="ANNEX-heading2"/>
      </w:pPr>
      <w:bookmarkStart w:id="15458" w:name="_Toc509367473"/>
      <w:r>
        <w:t>Wellknown URI</w:t>
      </w:r>
      <w:bookmarkEnd w:id="15458"/>
    </w:p>
    <w:p w14:paraId="61BB03B0" w14:textId="77777777" w:rsidR="00731819" w:rsidRDefault="00731819" w:rsidP="00731819">
      <w:r>
        <w:t>/oic/p</w:t>
      </w:r>
    </w:p>
    <w:p w14:paraId="5E895CC3" w14:textId="77777777" w:rsidR="00731819" w:rsidRDefault="00731819" w:rsidP="00731819">
      <w:pPr>
        <w:pStyle w:val="ANNEX-heading2"/>
      </w:pPr>
      <w:bookmarkStart w:id="15459" w:name="_Toc509367474"/>
      <w:r>
        <w:t>Resource Type</w:t>
      </w:r>
      <w:bookmarkEnd w:id="15459"/>
    </w:p>
    <w:p w14:paraId="56B89F46" w14:textId="77777777" w:rsidR="00731819" w:rsidRDefault="00731819" w:rsidP="00731819">
      <w:r>
        <w:t>The resource type (</w:t>
      </w:r>
      <w:proofErr w:type="gramStart"/>
      <w:r>
        <w:t>rt</w:t>
      </w:r>
      <w:proofErr w:type="gramEnd"/>
      <w:r>
        <w:t>) is defined as: ['oic.wk.p'].</w:t>
      </w:r>
    </w:p>
    <w:p w14:paraId="03C312A1" w14:textId="77777777" w:rsidR="00731819" w:rsidRDefault="00731819" w:rsidP="00731819">
      <w:pPr>
        <w:pStyle w:val="ANNEX-heading2"/>
      </w:pPr>
      <w:bookmarkStart w:id="15460" w:name="_Toc509367475"/>
      <w:r>
        <w:t>Swagger2.0 Definition</w:t>
      </w:r>
      <w:bookmarkEnd w:id="15460"/>
    </w:p>
    <w:p w14:paraId="6DAE67ED" w14:textId="77777777" w:rsidR="00731819" w:rsidRDefault="00731819" w:rsidP="00731819">
      <w:pPr>
        <w:pStyle w:val="CODE-BLACK"/>
      </w:pPr>
      <w:r>
        <w:t>{</w:t>
      </w:r>
      <w:r>
        <w:br/>
        <w:t xml:space="preserve">  "swagger": "2.0",</w:t>
      </w:r>
      <w:r>
        <w:br/>
        <w:t xml:space="preserve">  "info": {</w:t>
      </w:r>
      <w:r>
        <w:br/>
        <w:t xml:space="preserve">    "title": "Platform",</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"/oic/p" : {</w:t>
      </w:r>
      <w:r>
        <w:br/>
        <w:t xml:space="preserve">      "get": {</w:t>
      </w:r>
      <w:r>
        <w:br/>
        <w:t xml:space="preserve">        "description": "Known resource that is defines the platform on which an Server is hosted.\nAllows for platform specific information to be discovered.\nRetrieve the information about the Platform\n",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"pi":   "54919CA5-4101-4AE4-595B-353C51AA983C",</w:t>
      </w:r>
      <w:r>
        <w:br/>
        <w:t xml:space="preserve">                  "rt":   ["oic.wk.p"],</w:t>
      </w:r>
      <w:r>
        <w:br/>
        <w:t xml:space="preserve">                  "mnmn": "Acme, Inc"</w:t>
      </w:r>
      <w:r>
        <w:br/>
        <w:t xml:space="preserve">                }</w:t>
      </w:r>
      <w:r>
        <w:br/>
        <w:t xml:space="preserve">                ,</w:t>
      </w:r>
      <w:r>
        <w:br/>
        <w:t xml:space="preserve">              "schema": { "$ref": "#/definitions/Platform" }</w:t>
      </w:r>
      <w:r>
        <w:br/>
        <w:t xml:space="preserve">            }</w:t>
      </w:r>
      <w:r>
        <w:br/>
        <w:t xml:space="preserve">        }</w:t>
      </w:r>
      <w:r>
        <w:br/>
      </w:r>
      <w:r>
        <w:lastRenderedPageBreak/>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["oic.if.r", "oic.if.baseline"]</w:t>
      </w:r>
      <w:r>
        <w:br/>
        <w:t xml:space="preserve">    }</w:t>
      </w:r>
      <w:r>
        <w:br/>
        <w:t xml:space="preserve">  },</w:t>
      </w:r>
      <w:r>
        <w:br/>
        <w:t xml:space="preserve">  "definitions": {</w:t>
      </w:r>
      <w:r>
        <w:br/>
        <w:t xml:space="preserve">    "Platform"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"pi" :</w:t>
      </w:r>
      <w:r>
        <w:br/>
        <w:t xml:space="preserve">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"Platform Identifier",</w:t>
      </w:r>
      <w:r>
        <w:br/>
        <w:t xml:space="preserve">              "readOnly": true</w:t>
      </w:r>
      <w:r>
        <w:br/>
        <w:t xml:space="preserve">            }</w:t>
      </w:r>
      <w:r>
        <w:br/>
        <w:t xml:space="preserve">          ]</w:t>
      </w:r>
      <w:r>
        <w:br/>
        <w:t xml:space="preserve">        },</w:t>
      </w:r>
      <w:r>
        <w:br/>
      </w:r>
      <w:r>
        <w:br/>
        <w:t xml:space="preserve">        "mnfv" :</w:t>
      </w:r>
      <w:r>
        <w:br/>
        <w:t xml:space="preserve">                {</w:t>
      </w:r>
      <w:r>
        <w:br/>
        <w:t xml:space="preserve">          "description": "Manufacturer's firmware version",</w:t>
      </w:r>
      <w:r>
        <w:br/>
        <w:t xml:space="preserve">          "maxLength": 64,</w:t>
      </w:r>
      <w:r>
        <w:br/>
        <w:t xml:space="preserve">          "readOnly": true,</w:t>
      </w:r>
      <w:r>
        <w:br/>
        <w:t xml:space="preserve">          "type": "string"</w:t>
      </w:r>
      <w:r>
        <w:br/>
        <w:t xml:space="preserve">        },</w:t>
      </w:r>
      <w:r>
        <w:br/>
      </w:r>
      <w:r>
        <w:br/>
        <w:t xml:space="preserve">        "vid" :</w:t>
      </w:r>
      <w:r>
        <w:br/>
        <w:t xml:space="preserve">                {</w:t>
      </w:r>
      <w:r>
        <w:br/>
        <w:t xml:space="preserve">          "description": "Manufacturer's defined information for the platform. The content is freeform, with population rules up to the manufacturer",</w:t>
      </w:r>
      <w:r>
        <w:br/>
        <w:t xml:space="preserve">          "maxLength": 64,</w:t>
      </w:r>
      <w:r>
        <w:br/>
        <w:t xml:space="preserve">          "readOnly": true,</w:t>
      </w:r>
      <w:r>
        <w:br/>
        <w:t xml:space="preserve">          "type": "string"</w:t>
      </w:r>
      <w:r>
        <w:br/>
        <w:t xml:space="preserve">        },</w:t>
      </w:r>
      <w:r>
        <w:br/>
      </w:r>
      <w:r>
        <w:br/>
        <w:t xml:space="preserve">        "mnmn" :</w:t>
      </w:r>
      <w:r>
        <w:br/>
        <w:t xml:space="preserve">                {</w:t>
      </w:r>
      <w:r>
        <w:br/>
        <w:t xml:space="preserve">          "description": "Manufacturer Name",</w:t>
      </w:r>
      <w:r>
        <w:br/>
        <w:t xml:space="preserve">          "maxLength": 64,</w:t>
      </w:r>
      <w:r>
        <w:br/>
        <w:t xml:space="preserve">          "readOnly": true,</w:t>
      </w:r>
      <w:r>
        <w:br/>
        <w:t xml:space="preserve">          "type": "string"</w:t>
      </w:r>
      <w:r>
        <w:br/>
        <w:t xml:space="preserve">        },</w:t>
      </w:r>
      <w:r>
        <w:br/>
      </w:r>
      <w:r>
        <w:br/>
        <w:t xml:space="preserve">        "mnmo" :</w:t>
      </w:r>
      <w:r>
        <w:br/>
        <w:t xml:space="preserve">                {</w:t>
      </w:r>
      <w:r>
        <w:br/>
        <w:t xml:space="preserve">          "description": "Model number as designated by the manufacturer",</w:t>
      </w:r>
      <w:r>
        <w:br/>
        <w:t xml:space="preserve">          "maxLength": 64,</w:t>
      </w:r>
      <w:r>
        <w:br/>
      </w:r>
      <w:r>
        <w:lastRenderedPageBreak/>
        <w:t xml:space="preserve">          "readOnly": true,</w:t>
      </w:r>
      <w:r>
        <w:br/>
        <w:t xml:space="preserve">          "type": "string"</w:t>
      </w:r>
      <w:r>
        <w:br/>
        <w:t xml:space="preserve">        },</w:t>
      </w:r>
      <w:r>
        <w:br/>
      </w:r>
      <w:r>
        <w:br/>
        <w:t xml:space="preserve">        "mnhw" :</w:t>
      </w:r>
      <w:r>
        <w:br/>
        <w:t xml:space="preserve">                {</w:t>
      </w:r>
      <w:r>
        <w:br/>
        <w:t xml:space="preserve">          "description": "Platform Hardware Version",</w:t>
      </w:r>
      <w:r>
        <w:br/>
        <w:t xml:space="preserve">          "maxLength": 64,</w:t>
      </w:r>
      <w:r>
        <w:br/>
        <w:t xml:space="preserve">          "readOnly": true,</w:t>
      </w:r>
      <w:r>
        <w:br/>
        <w:t xml:space="preserve">          "type": "string"</w:t>
      </w:r>
      <w:r>
        <w:br/>
        <w:t xml:space="preserve">        },</w:t>
      </w:r>
      <w:r>
        <w:br/>
      </w:r>
      <w:r>
        <w:br/>
        <w:t xml:space="preserve">        "mnos" :</w:t>
      </w:r>
      <w:r>
        <w:br/>
        <w:t xml:space="preserve">                {</w:t>
      </w:r>
      <w:r>
        <w:br/>
        <w:t xml:space="preserve">          "description": "Platform Resident OS Version",</w:t>
      </w:r>
      <w:r>
        <w:br/>
        <w:t xml:space="preserve">          "maxLength": 64,</w:t>
      </w:r>
      <w:r>
        <w:br/>
        <w:t xml:space="preserve">          "readOnly": true,</w:t>
      </w:r>
      <w:r>
        <w:br/>
        <w:t xml:space="preserve">          "type": "string"</w:t>
      </w:r>
      <w:r>
        <w:br/>
        <w:t xml:space="preserve">        },</w:t>
      </w:r>
      <w:r>
        <w:br/>
      </w:r>
      <w:r>
        <w:br/>
        <w:t xml:space="preserve">        "mndt" :</w:t>
      </w:r>
      <w:r>
        <w:br/>
        <w:t xml:space="preserve">                {</w:t>
      </w:r>
      <w:r>
        <w:br/>
        <w:t xml:space="preserve">          "allOf": [</w:t>
      </w:r>
      <w:r>
        <w:br/>
        <w:t xml:space="preserve">            {</w:t>
      </w:r>
      <w:r>
        <w:br/>
        <w:t xml:space="preserve">              "description": "Format pattern as defined in ISO 8601. The format is [yyyy]-[mm]-[dd].",</w:t>
      </w:r>
      <w:r>
        <w:br/>
        <w:t xml:space="preserve">              "pattern": "^([0-9]{4})-(1[0-2]|0[1-9])-(3[0-1]|2[0-9]|1[0-9]|0[1-9])$",</w:t>
      </w:r>
      <w:r>
        <w:br/>
        <w:t xml:space="preserve">              "type": "string"</w:t>
      </w:r>
      <w:r>
        <w:br/>
        <w:t xml:space="preserve">            },</w:t>
      </w:r>
      <w:r>
        <w:br/>
        <w:t xml:space="preserve">            {</w:t>
      </w:r>
      <w:r>
        <w:br/>
        <w:t xml:space="preserve">              "description": "Manufacturing Date in ISO8601 format.",</w:t>
      </w:r>
      <w:r>
        <w:br/>
        <w:t xml:space="preserve">              "readOnly": true</w:t>
      </w:r>
      <w:r>
        <w:br/>
        <w:t xml:space="preserve">            }</w:t>
      </w:r>
      <w:r>
        <w:br/>
        <w:t xml:space="preserve">          ]</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"mnsl" :</w:t>
      </w:r>
      <w:r>
        <w:br/>
        <w:t xml:space="preserve">                {</w:t>
      </w:r>
      <w:r>
        <w:br/>
        <w:t xml:space="preserve">          "description": "Manufacturer's Support Information URL",</w:t>
      </w:r>
      <w:r>
        <w:br/>
        <w:t xml:space="preserve">          "format": "uri",</w:t>
      </w:r>
      <w:r>
        <w:br/>
        <w:t xml:space="preserve">          "maxLength": 256,</w:t>
      </w:r>
      <w:r>
        <w:br/>
        <w:t xml:space="preserve">          "readOnly": true,</w:t>
      </w:r>
      <w:r>
        <w:br/>
        <w:t xml:space="preserve">          "type": "string"</w:t>
      </w:r>
      <w:r>
        <w:br/>
        <w:t xml:space="preserve">        },</w:t>
      </w:r>
      <w:r>
        <w:br/>
      </w:r>
      <w:r>
        <w:br/>
        <w:t xml:space="preserve">        "mnpv" :</w:t>
      </w:r>
      <w:r>
        <w:br/>
        <w:t xml:space="preserve">                {</w:t>
      </w:r>
      <w:r>
        <w:br/>
        <w:t xml:space="preserve">          "description": "Platform Version",</w:t>
      </w:r>
      <w:r>
        <w:br/>
        <w:t xml:space="preserve">          "maxLength": 64,</w:t>
      </w:r>
      <w:r>
        <w:br/>
        <w:t xml:space="preserve">          "readOnly": true,</w:t>
      </w:r>
      <w:r>
        <w:br/>
        <w:t xml:space="preserve">          "type": "string"</w:t>
      </w:r>
      <w:r>
        <w:br/>
        <w:t xml:space="preserve">        },</w:t>
      </w:r>
      <w:r>
        <w:br/>
      </w:r>
      <w:r>
        <w:br/>
        <w:t xml:space="preserve">        "st" :</w:t>
      </w:r>
      <w:r>
        <w:br/>
        <w:t xml:space="preserve">                {</w:t>
      </w:r>
      <w:r>
        <w:br/>
        <w:t xml:space="preserve">          "description": "Reference time for the device in ISO8601 format.",</w:t>
      </w:r>
      <w:r>
        <w:br/>
        <w:t xml:space="preserve">          "format": "date-time",</w:t>
      </w:r>
      <w:r>
        <w:br/>
        <w:t xml:space="preserve">          "readOnly": true,</w:t>
      </w:r>
      <w:r>
        <w:br/>
        <w:t xml:space="preserve">          "type": "string"</w:t>
      </w:r>
      <w:r>
        <w:br/>
        <w:t xml:space="preserve">        },</w:t>
      </w:r>
      <w:r>
        <w:br/>
      </w:r>
      <w:r>
        <w:br/>
        <w:t xml:space="preserve">        "n" :</w:t>
      </w:r>
      <w:r>
        <w:br/>
        <w:t xml:space="preserve">                {</w:t>
      </w:r>
      <w:r>
        <w:br/>
      </w:r>
      <w:r>
        <w:lastRenderedPageBreak/>
        <w:t xml:space="preserve">          "description": "Friendly name of the resource",</w:t>
      </w:r>
      <w:r>
        <w:br/>
        <w:t xml:space="preserve">          "maxLength": 64,</w:t>
      </w:r>
      <w:r>
        <w:br/>
        <w:t xml:space="preserve">          "readOnly": true,</w:t>
      </w:r>
      <w:r>
        <w:br/>
        <w:t xml:space="preserve">          "type": "string"</w:t>
      </w:r>
      <w:r>
        <w:br/>
        <w:t xml:space="preserve">        },</w:t>
      </w:r>
      <w:r>
        <w:br/>
      </w:r>
      <w:r>
        <w:br/>
        <w:t xml:space="preserve">        "mnml" :</w:t>
      </w:r>
      <w:r>
        <w:br/>
        <w:t xml:space="preserve">                {</w:t>
      </w:r>
      <w:r>
        <w:br/>
        <w:t xml:space="preserve">          "description": "Manufacturer's URL",</w:t>
      </w:r>
      <w:r>
        <w:br/>
        <w:t xml:space="preserve">          "format": "uri",</w:t>
      </w:r>
      <w:r>
        <w:br/>
        <w:t xml:space="preserve">          "maxLength": 256,</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["pi", "mnmn"]</w:t>
      </w:r>
      <w:r>
        <w:br/>
        <w:t xml:space="preserve">    }</w:t>
      </w:r>
      <w:r>
        <w:br/>
        <w:t xml:space="preserve">  }</w:t>
      </w:r>
      <w:r>
        <w:br/>
        <w:t>}</w:t>
      </w:r>
      <w:r>
        <w:br/>
      </w:r>
    </w:p>
    <w:p w14:paraId="56D5ED33" w14:textId="77777777" w:rsidR="00731819" w:rsidRDefault="00731819" w:rsidP="00731819">
      <w:pPr>
        <w:pStyle w:val="ANNEX-heading2"/>
      </w:pPr>
      <w:bookmarkStart w:id="15461" w:name="_Toc509367476"/>
      <w:r>
        <w:t>Property Definition</w:t>
      </w:r>
      <w:bookmarkEnd w:id="15461"/>
    </w:p>
    <w:tbl>
      <w:tblPr>
        <w:tblStyle w:val="TABLE-A"/>
        <w:tblW w:w="0" w:type="auto"/>
        <w:tblLook w:val="04A0" w:firstRow="1" w:lastRow="0" w:firstColumn="1" w:lastColumn="0" w:noHBand="0" w:noVBand="1"/>
      </w:tblPr>
      <w:tblGrid>
        <w:gridCol w:w="1871"/>
        <w:gridCol w:w="1869"/>
        <w:gridCol w:w="1870"/>
        <w:gridCol w:w="1869"/>
        <w:gridCol w:w="1871"/>
      </w:tblGrid>
      <w:tr w:rsidR="00731819" w14:paraId="688E9F3C"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67F9B257" w14:textId="77777777" w:rsidR="00731819" w:rsidRDefault="00731819" w:rsidP="00731819">
            <w:r>
              <w:t>Property name</w:t>
            </w:r>
          </w:p>
        </w:tc>
        <w:tc>
          <w:tcPr>
            <w:tcW w:w="1872" w:type="dxa"/>
          </w:tcPr>
          <w:p w14:paraId="713B9443" w14:textId="77777777" w:rsidR="00731819" w:rsidRDefault="00731819" w:rsidP="00731819">
            <w:r>
              <w:t>Value type</w:t>
            </w:r>
          </w:p>
        </w:tc>
        <w:tc>
          <w:tcPr>
            <w:tcW w:w="1872" w:type="dxa"/>
          </w:tcPr>
          <w:p w14:paraId="15B3B452" w14:textId="77777777" w:rsidR="00731819" w:rsidRDefault="00731819" w:rsidP="00731819">
            <w:r>
              <w:t>Mandatory</w:t>
            </w:r>
          </w:p>
        </w:tc>
        <w:tc>
          <w:tcPr>
            <w:tcW w:w="1872" w:type="dxa"/>
          </w:tcPr>
          <w:p w14:paraId="2A196982" w14:textId="77777777" w:rsidR="00731819" w:rsidRDefault="00731819" w:rsidP="00731819">
            <w:r>
              <w:t>Access mode</w:t>
            </w:r>
          </w:p>
        </w:tc>
        <w:tc>
          <w:tcPr>
            <w:tcW w:w="1872" w:type="dxa"/>
          </w:tcPr>
          <w:p w14:paraId="2BF17127" w14:textId="77777777" w:rsidR="00731819" w:rsidRDefault="00731819" w:rsidP="00731819">
            <w:r>
              <w:t>Description</w:t>
            </w:r>
          </w:p>
        </w:tc>
      </w:tr>
      <w:tr w:rsidR="00731819" w14:paraId="56A3EDD3" w14:textId="77777777" w:rsidTr="00731819">
        <w:tc>
          <w:tcPr>
            <w:tcW w:w="1872" w:type="dxa"/>
          </w:tcPr>
          <w:p w14:paraId="427FB83C" w14:textId="77777777" w:rsidR="00731819" w:rsidRDefault="00731819" w:rsidP="00731819">
            <w:r>
              <w:t>mnpv</w:t>
            </w:r>
          </w:p>
        </w:tc>
        <w:tc>
          <w:tcPr>
            <w:tcW w:w="1872" w:type="dxa"/>
          </w:tcPr>
          <w:p w14:paraId="38CB9DCE" w14:textId="77777777" w:rsidR="00731819" w:rsidRDefault="00731819" w:rsidP="00731819">
            <w:r>
              <w:t>string</w:t>
            </w:r>
          </w:p>
        </w:tc>
        <w:tc>
          <w:tcPr>
            <w:tcW w:w="1872" w:type="dxa"/>
          </w:tcPr>
          <w:p w14:paraId="7671B0AA" w14:textId="77777777" w:rsidR="00731819" w:rsidRDefault="00731819" w:rsidP="00731819"/>
        </w:tc>
        <w:tc>
          <w:tcPr>
            <w:tcW w:w="1872" w:type="dxa"/>
          </w:tcPr>
          <w:p w14:paraId="029358E1" w14:textId="77777777" w:rsidR="00731819" w:rsidRDefault="00731819" w:rsidP="00731819">
            <w:r>
              <w:t>Read Only</w:t>
            </w:r>
          </w:p>
        </w:tc>
        <w:tc>
          <w:tcPr>
            <w:tcW w:w="1872" w:type="dxa"/>
          </w:tcPr>
          <w:p w14:paraId="69C57199" w14:textId="77777777" w:rsidR="00731819" w:rsidRDefault="00731819" w:rsidP="00731819">
            <w:r>
              <w:t>Platform Version</w:t>
            </w:r>
          </w:p>
        </w:tc>
      </w:tr>
      <w:tr w:rsidR="00731819" w14:paraId="56300B36" w14:textId="77777777" w:rsidTr="00731819">
        <w:tc>
          <w:tcPr>
            <w:tcW w:w="1872" w:type="dxa"/>
          </w:tcPr>
          <w:p w14:paraId="69E79011" w14:textId="77777777" w:rsidR="00731819" w:rsidRDefault="00731819" w:rsidP="00731819">
            <w:r>
              <w:t>rt</w:t>
            </w:r>
          </w:p>
        </w:tc>
        <w:tc>
          <w:tcPr>
            <w:tcW w:w="1872" w:type="dxa"/>
          </w:tcPr>
          <w:p w14:paraId="738EC2E6" w14:textId="77777777" w:rsidR="00731819" w:rsidRDefault="00731819" w:rsidP="00731819">
            <w:r>
              <w:t>array: see schema</w:t>
            </w:r>
          </w:p>
        </w:tc>
        <w:tc>
          <w:tcPr>
            <w:tcW w:w="1872" w:type="dxa"/>
          </w:tcPr>
          <w:p w14:paraId="46D7F2E1" w14:textId="77777777" w:rsidR="00731819" w:rsidRDefault="00731819" w:rsidP="00731819"/>
        </w:tc>
        <w:tc>
          <w:tcPr>
            <w:tcW w:w="1872" w:type="dxa"/>
          </w:tcPr>
          <w:p w14:paraId="658D8F5B" w14:textId="77777777" w:rsidR="00731819" w:rsidRDefault="00731819" w:rsidP="00731819">
            <w:r>
              <w:t>Read Only</w:t>
            </w:r>
          </w:p>
        </w:tc>
        <w:tc>
          <w:tcPr>
            <w:tcW w:w="1872" w:type="dxa"/>
          </w:tcPr>
          <w:p w14:paraId="02C18C4D" w14:textId="77777777" w:rsidR="00731819" w:rsidRDefault="00731819" w:rsidP="00731819">
            <w:r>
              <w:t>Resource Type of the Resource</w:t>
            </w:r>
          </w:p>
        </w:tc>
      </w:tr>
      <w:tr w:rsidR="00731819" w14:paraId="216D9D6A" w14:textId="77777777" w:rsidTr="00731819">
        <w:tc>
          <w:tcPr>
            <w:tcW w:w="1872" w:type="dxa"/>
          </w:tcPr>
          <w:p w14:paraId="0C2AFB07" w14:textId="77777777" w:rsidR="00731819" w:rsidRDefault="00731819" w:rsidP="00731819">
            <w:r>
              <w:t>mnos</w:t>
            </w:r>
          </w:p>
        </w:tc>
        <w:tc>
          <w:tcPr>
            <w:tcW w:w="1872" w:type="dxa"/>
          </w:tcPr>
          <w:p w14:paraId="67ECEEF1" w14:textId="77777777" w:rsidR="00731819" w:rsidRDefault="00731819" w:rsidP="00731819">
            <w:r>
              <w:t>string</w:t>
            </w:r>
          </w:p>
        </w:tc>
        <w:tc>
          <w:tcPr>
            <w:tcW w:w="1872" w:type="dxa"/>
          </w:tcPr>
          <w:p w14:paraId="0797849F" w14:textId="77777777" w:rsidR="00731819" w:rsidRDefault="00731819" w:rsidP="00731819"/>
        </w:tc>
        <w:tc>
          <w:tcPr>
            <w:tcW w:w="1872" w:type="dxa"/>
          </w:tcPr>
          <w:p w14:paraId="5AC77EE8" w14:textId="77777777" w:rsidR="00731819" w:rsidRDefault="00731819" w:rsidP="00731819">
            <w:r>
              <w:t>Read Only</w:t>
            </w:r>
          </w:p>
        </w:tc>
        <w:tc>
          <w:tcPr>
            <w:tcW w:w="1872" w:type="dxa"/>
          </w:tcPr>
          <w:p w14:paraId="325C7E7F" w14:textId="77777777" w:rsidR="00731819" w:rsidRDefault="00731819" w:rsidP="00731819">
            <w:r>
              <w:t>Platform Resident OS Version</w:t>
            </w:r>
          </w:p>
        </w:tc>
      </w:tr>
      <w:tr w:rsidR="00731819" w14:paraId="3DEA042C" w14:textId="77777777" w:rsidTr="00731819">
        <w:tc>
          <w:tcPr>
            <w:tcW w:w="1872" w:type="dxa"/>
          </w:tcPr>
          <w:p w14:paraId="053CA5BB" w14:textId="77777777" w:rsidR="00731819" w:rsidRDefault="00731819" w:rsidP="00731819">
            <w:r>
              <w:t>mnmn</w:t>
            </w:r>
          </w:p>
        </w:tc>
        <w:tc>
          <w:tcPr>
            <w:tcW w:w="1872" w:type="dxa"/>
          </w:tcPr>
          <w:p w14:paraId="02AEAF95" w14:textId="77777777" w:rsidR="00731819" w:rsidRDefault="00731819" w:rsidP="00731819">
            <w:r>
              <w:t>string</w:t>
            </w:r>
          </w:p>
        </w:tc>
        <w:tc>
          <w:tcPr>
            <w:tcW w:w="1872" w:type="dxa"/>
          </w:tcPr>
          <w:p w14:paraId="0292A6E6" w14:textId="77777777" w:rsidR="00731819" w:rsidRDefault="00731819" w:rsidP="00731819">
            <w:r>
              <w:t>yes</w:t>
            </w:r>
          </w:p>
        </w:tc>
        <w:tc>
          <w:tcPr>
            <w:tcW w:w="1872" w:type="dxa"/>
          </w:tcPr>
          <w:p w14:paraId="4F1968C6" w14:textId="77777777" w:rsidR="00731819" w:rsidRDefault="00731819" w:rsidP="00731819">
            <w:r>
              <w:t>Read Only</w:t>
            </w:r>
          </w:p>
        </w:tc>
        <w:tc>
          <w:tcPr>
            <w:tcW w:w="1872" w:type="dxa"/>
          </w:tcPr>
          <w:p w14:paraId="1CD54CA4" w14:textId="77777777" w:rsidR="00731819" w:rsidRDefault="00731819" w:rsidP="00731819">
            <w:r>
              <w:t>Manufacturer Name</w:t>
            </w:r>
          </w:p>
        </w:tc>
      </w:tr>
      <w:tr w:rsidR="00731819" w14:paraId="603F58E2" w14:textId="77777777" w:rsidTr="00731819">
        <w:tc>
          <w:tcPr>
            <w:tcW w:w="1872" w:type="dxa"/>
          </w:tcPr>
          <w:p w14:paraId="55AEE898" w14:textId="77777777" w:rsidR="00731819" w:rsidRDefault="00731819" w:rsidP="00731819">
            <w:r>
              <w:t>mnmo</w:t>
            </w:r>
          </w:p>
        </w:tc>
        <w:tc>
          <w:tcPr>
            <w:tcW w:w="1872" w:type="dxa"/>
          </w:tcPr>
          <w:p w14:paraId="321DFC8A" w14:textId="77777777" w:rsidR="00731819" w:rsidRDefault="00731819" w:rsidP="00731819">
            <w:r>
              <w:t>string</w:t>
            </w:r>
          </w:p>
        </w:tc>
        <w:tc>
          <w:tcPr>
            <w:tcW w:w="1872" w:type="dxa"/>
          </w:tcPr>
          <w:p w14:paraId="436E147F" w14:textId="77777777" w:rsidR="00731819" w:rsidRDefault="00731819" w:rsidP="00731819"/>
        </w:tc>
        <w:tc>
          <w:tcPr>
            <w:tcW w:w="1872" w:type="dxa"/>
          </w:tcPr>
          <w:p w14:paraId="71152839" w14:textId="77777777" w:rsidR="00731819" w:rsidRDefault="00731819" w:rsidP="00731819">
            <w:r>
              <w:t>Read Only</w:t>
            </w:r>
          </w:p>
        </w:tc>
        <w:tc>
          <w:tcPr>
            <w:tcW w:w="1872" w:type="dxa"/>
          </w:tcPr>
          <w:p w14:paraId="53B4F59D" w14:textId="77777777" w:rsidR="00731819" w:rsidRDefault="00731819" w:rsidP="00731819">
            <w:r>
              <w:t>Model number as designated by the manufacturer</w:t>
            </w:r>
          </w:p>
        </w:tc>
      </w:tr>
      <w:tr w:rsidR="00731819" w14:paraId="3C7BD4CA" w14:textId="77777777" w:rsidTr="00731819">
        <w:tc>
          <w:tcPr>
            <w:tcW w:w="1872" w:type="dxa"/>
          </w:tcPr>
          <w:p w14:paraId="7941AF90" w14:textId="77777777" w:rsidR="00731819" w:rsidRDefault="00731819" w:rsidP="00731819">
            <w:r>
              <w:t>st</w:t>
            </w:r>
          </w:p>
        </w:tc>
        <w:tc>
          <w:tcPr>
            <w:tcW w:w="1872" w:type="dxa"/>
          </w:tcPr>
          <w:p w14:paraId="67F922DE" w14:textId="77777777" w:rsidR="00731819" w:rsidRDefault="00731819" w:rsidP="00731819">
            <w:r>
              <w:t>string</w:t>
            </w:r>
          </w:p>
        </w:tc>
        <w:tc>
          <w:tcPr>
            <w:tcW w:w="1872" w:type="dxa"/>
          </w:tcPr>
          <w:p w14:paraId="5BBB8CB7" w14:textId="77777777" w:rsidR="00731819" w:rsidRDefault="00731819" w:rsidP="00731819"/>
        </w:tc>
        <w:tc>
          <w:tcPr>
            <w:tcW w:w="1872" w:type="dxa"/>
          </w:tcPr>
          <w:p w14:paraId="4512422A" w14:textId="77777777" w:rsidR="00731819" w:rsidRDefault="00731819" w:rsidP="00731819">
            <w:r>
              <w:t>Read Only</w:t>
            </w:r>
          </w:p>
        </w:tc>
        <w:tc>
          <w:tcPr>
            <w:tcW w:w="1872" w:type="dxa"/>
          </w:tcPr>
          <w:p w14:paraId="68811E7F" w14:textId="77777777" w:rsidR="00731819" w:rsidRDefault="00731819" w:rsidP="00731819">
            <w:r>
              <w:t>Reference time for the device in ISO8601 format.</w:t>
            </w:r>
          </w:p>
        </w:tc>
      </w:tr>
      <w:tr w:rsidR="00731819" w14:paraId="686C53D5" w14:textId="77777777" w:rsidTr="00731819">
        <w:tc>
          <w:tcPr>
            <w:tcW w:w="1872" w:type="dxa"/>
          </w:tcPr>
          <w:p w14:paraId="759F1D60" w14:textId="77777777" w:rsidR="00731819" w:rsidRDefault="00731819" w:rsidP="00731819">
            <w:r>
              <w:t>mnsl</w:t>
            </w:r>
          </w:p>
        </w:tc>
        <w:tc>
          <w:tcPr>
            <w:tcW w:w="1872" w:type="dxa"/>
          </w:tcPr>
          <w:p w14:paraId="7436DD77" w14:textId="77777777" w:rsidR="00731819" w:rsidRDefault="00731819" w:rsidP="00731819">
            <w:r>
              <w:t>string</w:t>
            </w:r>
          </w:p>
        </w:tc>
        <w:tc>
          <w:tcPr>
            <w:tcW w:w="1872" w:type="dxa"/>
          </w:tcPr>
          <w:p w14:paraId="77DB0627" w14:textId="77777777" w:rsidR="00731819" w:rsidRDefault="00731819" w:rsidP="00731819"/>
        </w:tc>
        <w:tc>
          <w:tcPr>
            <w:tcW w:w="1872" w:type="dxa"/>
          </w:tcPr>
          <w:p w14:paraId="288803F9" w14:textId="77777777" w:rsidR="00731819" w:rsidRDefault="00731819" w:rsidP="00731819">
            <w:r>
              <w:t>Read Only</w:t>
            </w:r>
          </w:p>
        </w:tc>
        <w:tc>
          <w:tcPr>
            <w:tcW w:w="1872" w:type="dxa"/>
          </w:tcPr>
          <w:p w14:paraId="050D4067" w14:textId="77777777" w:rsidR="00731819" w:rsidRDefault="00731819" w:rsidP="00731819">
            <w:r>
              <w:t>Manufacturer's Support Information URL</w:t>
            </w:r>
          </w:p>
        </w:tc>
      </w:tr>
      <w:tr w:rsidR="00731819" w14:paraId="2870E191" w14:textId="77777777" w:rsidTr="00731819">
        <w:tc>
          <w:tcPr>
            <w:tcW w:w="1872" w:type="dxa"/>
          </w:tcPr>
          <w:p w14:paraId="1ED8F6DC" w14:textId="77777777" w:rsidR="00731819" w:rsidRDefault="00731819" w:rsidP="00731819">
            <w:r>
              <w:t>vid</w:t>
            </w:r>
          </w:p>
        </w:tc>
        <w:tc>
          <w:tcPr>
            <w:tcW w:w="1872" w:type="dxa"/>
          </w:tcPr>
          <w:p w14:paraId="04831FA8" w14:textId="77777777" w:rsidR="00731819" w:rsidRDefault="00731819" w:rsidP="00731819">
            <w:r>
              <w:t>string</w:t>
            </w:r>
          </w:p>
        </w:tc>
        <w:tc>
          <w:tcPr>
            <w:tcW w:w="1872" w:type="dxa"/>
          </w:tcPr>
          <w:p w14:paraId="35621951" w14:textId="77777777" w:rsidR="00731819" w:rsidRDefault="00731819" w:rsidP="00731819"/>
        </w:tc>
        <w:tc>
          <w:tcPr>
            <w:tcW w:w="1872" w:type="dxa"/>
          </w:tcPr>
          <w:p w14:paraId="0F72157D" w14:textId="77777777" w:rsidR="00731819" w:rsidRDefault="00731819" w:rsidP="00731819">
            <w:r>
              <w:t>Read Only</w:t>
            </w:r>
          </w:p>
        </w:tc>
        <w:tc>
          <w:tcPr>
            <w:tcW w:w="1872" w:type="dxa"/>
          </w:tcPr>
          <w:p w14:paraId="26AF26D1" w14:textId="77777777" w:rsidR="00731819" w:rsidRDefault="00731819" w:rsidP="00731819">
            <w:proofErr w:type="gramStart"/>
            <w:r>
              <w:t>Manufacturer's</w:t>
            </w:r>
            <w:proofErr w:type="gramEnd"/>
            <w:r>
              <w:t xml:space="preserve"> defined </w:t>
            </w:r>
            <w:r>
              <w:lastRenderedPageBreak/>
              <w:t>information for the platform. The content is freeform, with population rules up to the manufacturer</w:t>
            </w:r>
          </w:p>
        </w:tc>
      </w:tr>
      <w:tr w:rsidR="00731819" w14:paraId="11703A80" w14:textId="77777777" w:rsidTr="00731819">
        <w:tc>
          <w:tcPr>
            <w:tcW w:w="1872" w:type="dxa"/>
          </w:tcPr>
          <w:p w14:paraId="0D8A2FA7" w14:textId="77777777" w:rsidR="00731819" w:rsidRDefault="00731819" w:rsidP="00731819">
            <w:r>
              <w:t>mnfv</w:t>
            </w:r>
          </w:p>
        </w:tc>
        <w:tc>
          <w:tcPr>
            <w:tcW w:w="1872" w:type="dxa"/>
          </w:tcPr>
          <w:p w14:paraId="0952C115" w14:textId="77777777" w:rsidR="00731819" w:rsidRDefault="00731819" w:rsidP="00731819">
            <w:r>
              <w:t>string</w:t>
            </w:r>
          </w:p>
        </w:tc>
        <w:tc>
          <w:tcPr>
            <w:tcW w:w="1872" w:type="dxa"/>
          </w:tcPr>
          <w:p w14:paraId="46C60AEF" w14:textId="77777777" w:rsidR="00731819" w:rsidRDefault="00731819" w:rsidP="00731819"/>
        </w:tc>
        <w:tc>
          <w:tcPr>
            <w:tcW w:w="1872" w:type="dxa"/>
          </w:tcPr>
          <w:p w14:paraId="369E5787" w14:textId="77777777" w:rsidR="00731819" w:rsidRDefault="00731819" w:rsidP="00731819">
            <w:r>
              <w:t>Read Only</w:t>
            </w:r>
          </w:p>
        </w:tc>
        <w:tc>
          <w:tcPr>
            <w:tcW w:w="1872" w:type="dxa"/>
          </w:tcPr>
          <w:p w14:paraId="7390B4AD" w14:textId="77777777" w:rsidR="00731819" w:rsidRDefault="00731819" w:rsidP="00731819">
            <w:r>
              <w:t>Manufacturer's firmware version</w:t>
            </w:r>
          </w:p>
        </w:tc>
      </w:tr>
      <w:tr w:rsidR="00731819" w14:paraId="72CD19D5" w14:textId="77777777" w:rsidTr="00731819">
        <w:tc>
          <w:tcPr>
            <w:tcW w:w="1872" w:type="dxa"/>
          </w:tcPr>
          <w:p w14:paraId="1980F879" w14:textId="77777777" w:rsidR="00731819" w:rsidRDefault="00731819" w:rsidP="00731819">
            <w:r>
              <w:t>mnhw</w:t>
            </w:r>
          </w:p>
        </w:tc>
        <w:tc>
          <w:tcPr>
            <w:tcW w:w="1872" w:type="dxa"/>
          </w:tcPr>
          <w:p w14:paraId="03C907BD" w14:textId="77777777" w:rsidR="00731819" w:rsidRDefault="00731819" w:rsidP="00731819">
            <w:r>
              <w:t>string</w:t>
            </w:r>
          </w:p>
        </w:tc>
        <w:tc>
          <w:tcPr>
            <w:tcW w:w="1872" w:type="dxa"/>
          </w:tcPr>
          <w:p w14:paraId="523A7F9A" w14:textId="77777777" w:rsidR="00731819" w:rsidRDefault="00731819" w:rsidP="00731819"/>
        </w:tc>
        <w:tc>
          <w:tcPr>
            <w:tcW w:w="1872" w:type="dxa"/>
          </w:tcPr>
          <w:p w14:paraId="293E1BA7" w14:textId="77777777" w:rsidR="00731819" w:rsidRDefault="00731819" w:rsidP="00731819">
            <w:r>
              <w:t>Read Only</w:t>
            </w:r>
          </w:p>
        </w:tc>
        <w:tc>
          <w:tcPr>
            <w:tcW w:w="1872" w:type="dxa"/>
          </w:tcPr>
          <w:p w14:paraId="4EB78DF0" w14:textId="77777777" w:rsidR="00731819" w:rsidRDefault="00731819" w:rsidP="00731819">
            <w:r>
              <w:t>Platform Hardware Version</w:t>
            </w:r>
          </w:p>
        </w:tc>
      </w:tr>
      <w:tr w:rsidR="00731819" w14:paraId="3C5CEAE4" w14:textId="77777777" w:rsidTr="00731819">
        <w:tc>
          <w:tcPr>
            <w:tcW w:w="1872" w:type="dxa"/>
          </w:tcPr>
          <w:p w14:paraId="416504ED" w14:textId="77777777" w:rsidR="00731819" w:rsidRDefault="00731819" w:rsidP="00731819">
            <w:r>
              <w:t>mnml</w:t>
            </w:r>
          </w:p>
        </w:tc>
        <w:tc>
          <w:tcPr>
            <w:tcW w:w="1872" w:type="dxa"/>
          </w:tcPr>
          <w:p w14:paraId="5B7ADE60" w14:textId="77777777" w:rsidR="00731819" w:rsidRDefault="00731819" w:rsidP="00731819">
            <w:r>
              <w:t>string</w:t>
            </w:r>
          </w:p>
        </w:tc>
        <w:tc>
          <w:tcPr>
            <w:tcW w:w="1872" w:type="dxa"/>
          </w:tcPr>
          <w:p w14:paraId="13B1E065" w14:textId="77777777" w:rsidR="00731819" w:rsidRDefault="00731819" w:rsidP="00731819"/>
        </w:tc>
        <w:tc>
          <w:tcPr>
            <w:tcW w:w="1872" w:type="dxa"/>
          </w:tcPr>
          <w:p w14:paraId="29FA3C2A" w14:textId="77777777" w:rsidR="00731819" w:rsidRDefault="00731819" w:rsidP="00731819">
            <w:r>
              <w:t>Read Only</w:t>
            </w:r>
          </w:p>
        </w:tc>
        <w:tc>
          <w:tcPr>
            <w:tcW w:w="1872" w:type="dxa"/>
          </w:tcPr>
          <w:p w14:paraId="7FE2D6F1" w14:textId="77777777" w:rsidR="00731819" w:rsidRDefault="00731819" w:rsidP="00731819">
            <w:r>
              <w:t>Manufacturer's URL</w:t>
            </w:r>
          </w:p>
        </w:tc>
      </w:tr>
      <w:tr w:rsidR="00731819" w14:paraId="617C3046" w14:textId="77777777" w:rsidTr="00731819">
        <w:tc>
          <w:tcPr>
            <w:tcW w:w="1872" w:type="dxa"/>
          </w:tcPr>
          <w:p w14:paraId="53ABF2BC" w14:textId="77777777" w:rsidR="00731819" w:rsidRDefault="00731819" w:rsidP="00731819">
            <w:r>
              <w:t>if</w:t>
            </w:r>
          </w:p>
        </w:tc>
        <w:tc>
          <w:tcPr>
            <w:tcW w:w="1872" w:type="dxa"/>
          </w:tcPr>
          <w:p w14:paraId="068C0233" w14:textId="77777777" w:rsidR="00731819" w:rsidRDefault="00731819" w:rsidP="00731819">
            <w:r>
              <w:t>array: see schema</w:t>
            </w:r>
          </w:p>
        </w:tc>
        <w:tc>
          <w:tcPr>
            <w:tcW w:w="1872" w:type="dxa"/>
          </w:tcPr>
          <w:p w14:paraId="443D0138" w14:textId="77777777" w:rsidR="00731819" w:rsidRDefault="00731819" w:rsidP="00731819"/>
        </w:tc>
        <w:tc>
          <w:tcPr>
            <w:tcW w:w="1872" w:type="dxa"/>
          </w:tcPr>
          <w:p w14:paraId="73649F00" w14:textId="77777777" w:rsidR="00731819" w:rsidRDefault="00731819" w:rsidP="00731819">
            <w:r>
              <w:t>Read Only</w:t>
            </w:r>
          </w:p>
        </w:tc>
        <w:tc>
          <w:tcPr>
            <w:tcW w:w="1872" w:type="dxa"/>
          </w:tcPr>
          <w:p w14:paraId="7634C526" w14:textId="77777777" w:rsidR="00731819" w:rsidRDefault="00731819" w:rsidP="00731819">
            <w:r>
              <w:t>The interface set supported by this resource</w:t>
            </w:r>
          </w:p>
        </w:tc>
      </w:tr>
      <w:tr w:rsidR="00731819" w14:paraId="13DA39A0" w14:textId="77777777" w:rsidTr="00731819">
        <w:tc>
          <w:tcPr>
            <w:tcW w:w="1872" w:type="dxa"/>
          </w:tcPr>
          <w:p w14:paraId="7454D5CD" w14:textId="77777777" w:rsidR="00731819" w:rsidRDefault="00731819" w:rsidP="00731819">
            <w:r>
              <w:t>mndt</w:t>
            </w:r>
          </w:p>
        </w:tc>
        <w:tc>
          <w:tcPr>
            <w:tcW w:w="1872" w:type="dxa"/>
          </w:tcPr>
          <w:p w14:paraId="759B1AA5" w14:textId="77777777" w:rsidR="00731819" w:rsidRDefault="00731819" w:rsidP="00731819">
            <w:r>
              <w:t>multiple types: see schema</w:t>
            </w:r>
          </w:p>
        </w:tc>
        <w:tc>
          <w:tcPr>
            <w:tcW w:w="1872" w:type="dxa"/>
          </w:tcPr>
          <w:p w14:paraId="5A5A31D6" w14:textId="77777777" w:rsidR="00731819" w:rsidRDefault="00731819" w:rsidP="00731819"/>
        </w:tc>
        <w:tc>
          <w:tcPr>
            <w:tcW w:w="1872" w:type="dxa"/>
          </w:tcPr>
          <w:p w14:paraId="5136CF5C" w14:textId="77777777" w:rsidR="00731819" w:rsidRDefault="00731819" w:rsidP="00731819"/>
        </w:tc>
        <w:tc>
          <w:tcPr>
            <w:tcW w:w="1872" w:type="dxa"/>
          </w:tcPr>
          <w:p w14:paraId="3EBDD67C" w14:textId="77777777" w:rsidR="00731819" w:rsidRDefault="00731819" w:rsidP="00731819"/>
        </w:tc>
      </w:tr>
      <w:tr w:rsidR="00731819" w14:paraId="5250830F" w14:textId="77777777" w:rsidTr="00731819">
        <w:tc>
          <w:tcPr>
            <w:tcW w:w="1872" w:type="dxa"/>
          </w:tcPr>
          <w:p w14:paraId="35E17C27" w14:textId="77777777" w:rsidR="00731819" w:rsidRDefault="00731819" w:rsidP="00731819">
            <w:r>
              <w:t>n</w:t>
            </w:r>
          </w:p>
        </w:tc>
        <w:tc>
          <w:tcPr>
            <w:tcW w:w="1872" w:type="dxa"/>
          </w:tcPr>
          <w:p w14:paraId="2664B385" w14:textId="77777777" w:rsidR="00731819" w:rsidRDefault="00731819" w:rsidP="00731819">
            <w:r>
              <w:t>string</w:t>
            </w:r>
          </w:p>
        </w:tc>
        <w:tc>
          <w:tcPr>
            <w:tcW w:w="1872" w:type="dxa"/>
          </w:tcPr>
          <w:p w14:paraId="0047B682" w14:textId="77777777" w:rsidR="00731819" w:rsidRDefault="00731819" w:rsidP="00731819"/>
        </w:tc>
        <w:tc>
          <w:tcPr>
            <w:tcW w:w="1872" w:type="dxa"/>
          </w:tcPr>
          <w:p w14:paraId="5A314DC0" w14:textId="77777777" w:rsidR="00731819" w:rsidRDefault="00731819" w:rsidP="00731819">
            <w:r>
              <w:t>Read Only</w:t>
            </w:r>
          </w:p>
        </w:tc>
        <w:tc>
          <w:tcPr>
            <w:tcW w:w="1872" w:type="dxa"/>
          </w:tcPr>
          <w:p w14:paraId="3080A541" w14:textId="77777777" w:rsidR="00731819" w:rsidRDefault="00731819" w:rsidP="00731819">
            <w:r>
              <w:t>Friendly name of the resource</w:t>
            </w:r>
          </w:p>
        </w:tc>
      </w:tr>
      <w:tr w:rsidR="00731819" w14:paraId="4C8F4A8C" w14:textId="77777777" w:rsidTr="00731819">
        <w:tc>
          <w:tcPr>
            <w:tcW w:w="1872" w:type="dxa"/>
          </w:tcPr>
          <w:p w14:paraId="75C0A51F" w14:textId="77777777" w:rsidR="00731819" w:rsidRDefault="00731819" w:rsidP="00731819">
            <w:r>
              <w:t>pi</w:t>
            </w:r>
          </w:p>
        </w:tc>
        <w:tc>
          <w:tcPr>
            <w:tcW w:w="1872" w:type="dxa"/>
          </w:tcPr>
          <w:p w14:paraId="7A8B8BD2" w14:textId="77777777" w:rsidR="00731819" w:rsidRDefault="00731819" w:rsidP="00731819">
            <w:r>
              <w:t>multiple types: see schema</w:t>
            </w:r>
          </w:p>
        </w:tc>
        <w:tc>
          <w:tcPr>
            <w:tcW w:w="1872" w:type="dxa"/>
          </w:tcPr>
          <w:p w14:paraId="567FF757" w14:textId="77777777" w:rsidR="00731819" w:rsidRDefault="00731819" w:rsidP="00731819">
            <w:r>
              <w:t>yes</w:t>
            </w:r>
          </w:p>
        </w:tc>
        <w:tc>
          <w:tcPr>
            <w:tcW w:w="1872" w:type="dxa"/>
          </w:tcPr>
          <w:p w14:paraId="0640AEC8" w14:textId="77777777" w:rsidR="00731819" w:rsidRDefault="00731819" w:rsidP="00731819"/>
        </w:tc>
        <w:tc>
          <w:tcPr>
            <w:tcW w:w="1872" w:type="dxa"/>
          </w:tcPr>
          <w:p w14:paraId="7A7DF0E4" w14:textId="77777777" w:rsidR="00731819" w:rsidRDefault="00731819" w:rsidP="00731819"/>
        </w:tc>
      </w:tr>
      <w:tr w:rsidR="00731819" w14:paraId="4D828CF4" w14:textId="77777777" w:rsidTr="00731819">
        <w:tc>
          <w:tcPr>
            <w:tcW w:w="1872" w:type="dxa"/>
          </w:tcPr>
          <w:p w14:paraId="302BB01B" w14:textId="77777777" w:rsidR="00731819" w:rsidRDefault="00731819" w:rsidP="00731819">
            <w:r>
              <w:t>id</w:t>
            </w:r>
          </w:p>
        </w:tc>
        <w:tc>
          <w:tcPr>
            <w:tcW w:w="1872" w:type="dxa"/>
          </w:tcPr>
          <w:p w14:paraId="170FCE15" w14:textId="77777777" w:rsidR="00731819" w:rsidRDefault="00731819" w:rsidP="00731819">
            <w:r>
              <w:t>string</w:t>
            </w:r>
          </w:p>
        </w:tc>
        <w:tc>
          <w:tcPr>
            <w:tcW w:w="1872" w:type="dxa"/>
          </w:tcPr>
          <w:p w14:paraId="5461C00A" w14:textId="77777777" w:rsidR="00731819" w:rsidRDefault="00731819" w:rsidP="00731819"/>
        </w:tc>
        <w:tc>
          <w:tcPr>
            <w:tcW w:w="1872" w:type="dxa"/>
          </w:tcPr>
          <w:p w14:paraId="45111341" w14:textId="77777777" w:rsidR="00731819" w:rsidRDefault="00731819" w:rsidP="00731819">
            <w:r>
              <w:t>Read Only</w:t>
            </w:r>
          </w:p>
        </w:tc>
        <w:tc>
          <w:tcPr>
            <w:tcW w:w="1872" w:type="dxa"/>
          </w:tcPr>
          <w:p w14:paraId="3B1C735D" w14:textId="77777777" w:rsidR="00731819" w:rsidRDefault="00731819" w:rsidP="00731819">
            <w:r>
              <w:t>Instance ID of this specific resource</w:t>
            </w:r>
          </w:p>
        </w:tc>
      </w:tr>
    </w:tbl>
    <w:p w14:paraId="24664223" w14:textId="77777777" w:rsidR="00731819" w:rsidRDefault="00731819" w:rsidP="00731819">
      <w:pPr>
        <w:pStyle w:val="ANNEX-heading2"/>
      </w:pPr>
      <w:bookmarkStart w:id="15462" w:name="_Toc509367477"/>
      <w:r>
        <w:t>CRUDN behaviour</w:t>
      </w:r>
      <w:bookmarkEnd w:id="15462"/>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4CD73B68"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0203F5DC" w14:textId="77777777" w:rsidR="00731819" w:rsidRDefault="00731819" w:rsidP="00731819">
            <w:r>
              <w:t>Resource</w:t>
            </w:r>
          </w:p>
        </w:tc>
        <w:tc>
          <w:tcPr>
            <w:tcW w:w="1560" w:type="dxa"/>
          </w:tcPr>
          <w:p w14:paraId="6CFBB4CA" w14:textId="77777777" w:rsidR="00731819" w:rsidRDefault="00731819" w:rsidP="00731819">
            <w:r>
              <w:t>Create</w:t>
            </w:r>
          </w:p>
        </w:tc>
        <w:tc>
          <w:tcPr>
            <w:tcW w:w="1560" w:type="dxa"/>
          </w:tcPr>
          <w:p w14:paraId="0F53883F" w14:textId="77777777" w:rsidR="00731819" w:rsidRDefault="00731819" w:rsidP="00731819">
            <w:r>
              <w:t>Read</w:t>
            </w:r>
          </w:p>
        </w:tc>
        <w:tc>
          <w:tcPr>
            <w:tcW w:w="1560" w:type="dxa"/>
          </w:tcPr>
          <w:p w14:paraId="129EA1CC" w14:textId="77777777" w:rsidR="00731819" w:rsidRDefault="00731819" w:rsidP="00731819">
            <w:r>
              <w:t>Update</w:t>
            </w:r>
          </w:p>
        </w:tc>
        <w:tc>
          <w:tcPr>
            <w:tcW w:w="1560" w:type="dxa"/>
          </w:tcPr>
          <w:p w14:paraId="6AB1B878" w14:textId="77777777" w:rsidR="00731819" w:rsidRDefault="00731819" w:rsidP="00731819">
            <w:r>
              <w:t>Delete</w:t>
            </w:r>
          </w:p>
        </w:tc>
        <w:tc>
          <w:tcPr>
            <w:tcW w:w="1560" w:type="dxa"/>
          </w:tcPr>
          <w:p w14:paraId="3EFEB7A0" w14:textId="77777777" w:rsidR="00731819" w:rsidRDefault="00731819" w:rsidP="00731819">
            <w:r>
              <w:t>Notify</w:t>
            </w:r>
          </w:p>
        </w:tc>
      </w:tr>
      <w:tr w:rsidR="00731819" w14:paraId="1FC8E3F1" w14:textId="77777777" w:rsidTr="00731819">
        <w:tc>
          <w:tcPr>
            <w:tcW w:w="1560" w:type="dxa"/>
          </w:tcPr>
          <w:p w14:paraId="780EED27" w14:textId="77777777" w:rsidR="00731819" w:rsidRDefault="00731819" w:rsidP="00731819">
            <w:r>
              <w:t>/oic/p</w:t>
            </w:r>
          </w:p>
        </w:tc>
        <w:tc>
          <w:tcPr>
            <w:tcW w:w="1560" w:type="dxa"/>
          </w:tcPr>
          <w:p w14:paraId="6FACF257" w14:textId="77777777" w:rsidR="00731819" w:rsidRDefault="00731819" w:rsidP="00731819"/>
        </w:tc>
        <w:tc>
          <w:tcPr>
            <w:tcW w:w="1560" w:type="dxa"/>
          </w:tcPr>
          <w:p w14:paraId="58D9F980" w14:textId="77777777" w:rsidR="00731819" w:rsidRDefault="00731819" w:rsidP="00731819">
            <w:r>
              <w:t>get</w:t>
            </w:r>
          </w:p>
        </w:tc>
        <w:tc>
          <w:tcPr>
            <w:tcW w:w="1560" w:type="dxa"/>
          </w:tcPr>
          <w:p w14:paraId="3D45941E" w14:textId="77777777" w:rsidR="00731819" w:rsidRDefault="00731819" w:rsidP="00731819"/>
        </w:tc>
        <w:tc>
          <w:tcPr>
            <w:tcW w:w="1560" w:type="dxa"/>
          </w:tcPr>
          <w:p w14:paraId="31501CF7" w14:textId="77777777" w:rsidR="00731819" w:rsidRDefault="00731819" w:rsidP="00731819"/>
        </w:tc>
        <w:tc>
          <w:tcPr>
            <w:tcW w:w="1560" w:type="dxa"/>
          </w:tcPr>
          <w:p w14:paraId="6973EFF1" w14:textId="77777777" w:rsidR="00731819" w:rsidRDefault="00731819" w:rsidP="00731819"/>
        </w:tc>
      </w:tr>
    </w:tbl>
    <w:p w14:paraId="78DD63E6" w14:textId="77777777" w:rsidR="00731819" w:rsidRDefault="00731819" w:rsidP="00731819">
      <w:pPr>
        <w:pStyle w:val="ANNEX-heading1"/>
      </w:pPr>
      <w:bookmarkStart w:id="15463" w:name="_Toc509367478"/>
      <w:r>
        <w:t>Resource directory resource</w:t>
      </w:r>
      <w:bookmarkEnd w:id="15463"/>
    </w:p>
    <w:p w14:paraId="604E561B" w14:textId="77777777" w:rsidR="00731819" w:rsidRDefault="00731819" w:rsidP="00731819">
      <w:pPr>
        <w:pStyle w:val="ANNEX-heading2"/>
      </w:pPr>
      <w:bookmarkStart w:id="15464" w:name="_Toc509367479"/>
      <w:r>
        <w:t>Introduction</w:t>
      </w:r>
      <w:bookmarkEnd w:id="15464"/>
    </w:p>
    <w:p w14:paraId="384A24D9" w14:textId="77777777" w:rsidR="00731819" w:rsidRDefault="00731819" w:rsidP="00731819">
      <w:r>
        <w:t>Resource to be exposed by any Device that can act as a Resource Directory.</w:t>
      </w:r>
      <w:r>
        <w:br/>
        <w:t>1) Provides selector criteria (e.g., integer) with GET request</w:t>
      </w:r>
      <w:r>
        <w:br/>
        <w:t xml:space="preserve">2) </w:t>
      </w:r>
      <w:proofErr w:type="gramStart"/>
      <w:r>
        <w:t>Publish</w:t>
      </w:r>
      <w:proofErr w:type="gramEnd"/>
      <w:r>
        <w:t xml:space="preserve"> a Link in /oic/res with POST request.</w:t>
      </w:r>
      <w:r>
        <w:br/>
      </w:r>
    </w:p>
    <w:p w14:paraId="0F7466E9" w14:textId="77777777" w:rsidR="00731819" w:rsidRDefault="00731819" w:rsidP="00731819">
      <w:pPr>
        <w:pStyle w:val="ANNEX-heading2"/>
      </w:pPr>
      <w:bookmarkStart w:id="15465" w:name="_Toc509367480"/>
      <w:r>
        <w:t>Wellknown URI</w:t>
      </w:r>
      <w:bookmarkEnd w:id="15465"/>
    </w:p>
    <w:p w14:paraId="7F9CB675" w14:textId="77777777" w:rsidR="00731819" w:rsidRDefault="00731819" w:rsidP="00731819">
      <w:r>
        <w:t>/oic/rd</w:t>
      </w:r>
    </w:p>
    <w:p w14:paraId="3A10A116" w14:textId="77777777" w:rsidR="00731819" w:rsidRDefault="00731819" w:rsidP="00731819">
      <w:pPr>
        <w:pStyle w:val="ANNEX-heading2"/>
      </w:pPr>
      <w:bookmarkStart w:id="15466" w:name="_Toc509367481"/>
      <w:r>
        <w:t>Resource Type</w:t>
      </w:r>
      <w:bookmarkEnd w:id="15466"/>
    </w:p>
    <w:p w14:paraId="2B00A920" w14:textId="77777777" w:rsidR="00731819" w:rsidRDefault="00731819" w:rsidP="00731819">
      <w:r>
        <w:t>The resource type (</w:t>
      </w:r>
      <w:proofErr w:type="gramStart"/>
      <w:r>
        <w:t>rt</w:t>
      </w:r>
      <w:proofErr w:type="gramEnd"/>
      <w:r>
        <w:t>) is defined as: ['oic.wk.rd'].</w:t>
      </w:r>
    </w:p>
    <w:p w14:paraId="53650C30" w14:textId="77777777" w:rsidR="00731819" w:rsidRDefault="00731819" w:rsidP="00731819">
      <w:pPr>
        <w:pStyle w:val="ANNEX-heading2"/>
      </w:pPr>
      <w:bookmarkStart w:id="15467" w:name="_Toc509367482"/>
      <w:r>
        <w:t>Swagger2.0 Definition</w:t>
      </w:r>
      <w:bookmarkEnd w:id="15467"/>
    </w:p>
    <w:p w14:paraId="669165ED" w14:textId="77777777" w:rsidR="00731819" w:rsidRDefault="00731819" w:rsidP="00731819">
      <w:pPr>
        <w:pStyle w:val="CODE-BLACK"/>
      </w:pPr>
      <w:r>
        <w:t>{</w:t>
      </w:r>
      <w:r>
        <w:br/>
        <w:t xml:space="preserve">  "swagger": "2.0",</w:t>
      </w:r>
      <w:r>
        <w:br/>
        <w:t xml:space="preserve">  "info": {</w:t>
      </w:r>
      <w:r>
        <w:br/>
        <w:t xml:space="preserve">    "title": "Resource directory resource",</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w:t>
      </w:r>
      <w:r>
        <w:lastRenderedPageBreak/>
        <w:t>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"/oic/rd" : {</w:t>
      </w:r>
      <w:r>
        <w:br/>
        <w:t xml:space="preserve">      "get": {</w:t>
      </w:r>
      <w:r>
        <w:br/>
        <w:t xml:space="preserve">        "description": "Resource to be exposed by any Device that can act as a Resource Directory.\n1) Provides selector criteria (e.g., integer) with GET request\n2) Publish a Link in /oic/res with POST request\nGet the attributes of the Resource Directory for selection purposes.\n",</w:t>
      </w:r>
      <w:r>
        <w:br/>
        <w:t xml:space="preserve">        "parameters": [</w:t>
      </w:r>
      <w:r>
        <w:br/>
        <w:t xml:space="preserve">          {"$ref": "#/parameters/rdgetinterface"}</w:t>
      </w:r>
      <w:r>
        <w:br/>
        <w:t xml:space="preserve">        ],</w:t>
      </w:r>
      <w:r>
        <w:br/>
        <w:t xml:space="preserve">        "responses": {</w:t>
      </w:r>
      <w:r>
        <w:br/>
        <w:t xml:space="preserve">            "200": {</w:t>
      </w:r>
      <w:r>
        <w:br/>
        <w:t xml:space="preserve">              "description" : "Respond with the selector criteria - either the set of attributes or the bias factor\n",</w:t>
      </w:r>
      <w:r>
        <w:br/>
        <w:t xml:space="preserve">              "x-example":</w:t>
      </w:r>
      <w:r>
        <w:br/>
        <w:t xml:space="preserve">                {</w:t>
      </w:r>
      <w:r>
        <w:br/>
        <w:t xml:space="preserve">                  "rt": ["oic.wk.rd"],</w:t>
      </w:r>
      <w:r>
        <w:br/>
        <w:t xml:space="preserve">                  "if": ["oic.if.baseline"],</w:t>
      </w:r>
      <w:r>
        <w:br/>
        <w:t xml:space="preserve">                  "sel": 50</w:t>
      </w:r>
      <w:r>
        <w:br/>
        <w:t xml:space="preserve">                }</w:t>
      </w:r>
      <w:r>
        <w:br/>
        <w:t xml:space="preserve">                ,</w:t>
      </w:r>
      <w:r>
        <w:br/>
        <w:t xml:space="preserve">              "schema": { "$ref": "#/definitions/rdSelection" }</w:t>
      </w:r>
      <w:r>
        <w:br/>
        <w:t xml:space="preserve">            }</w:t>
      </w:r>
      <w:r>
        <w:br/>
        <w:t xml:space="preserve">        }</w:t>
      </w:r>
      <w:r>
        <w:br/>
        <w:t xml:space="preserve">      },</w:t>
      </w:r>
      <w:r>
        <w:br/>
        <w:t xml:space="preserve">      "post": {</w:t>
      </w:r>
      <w:r>
        <w:br/>
        <w:t xml:space="preserve">        "description": "Publish the resource information for the first time in /oic/res. Updates to existing entries are not allowed.\nAppropriates parts of the information, i.e., Links of the published Resources will be discovered through /oic/res.\n1) When a Device first publishes a Link, the request payload to RD may include the Links without an \"ins\" Parameter.\n2) Upon granting the request, the RD assigns a unique instance value identifying the Link among all the Links it advertises\n   and sends back the instance value in the \"ins\" Parameter in the Link to the publishing Device.\n",</w:t>
      </w:r>
      <w:r>
        <w:br/>
        <w:t xml:space="preserve">        "parameters": [</w:t>
      </w:r>
      <w:r>
        <w:br/>
        <w:t xml:space="preserve">          {"$ref": "#/parameters/rdpostinterface"},</w:t>
      </w:r>
      <w:r>
        <w:br/>
        <w:t xml:space="preserve">          {</w:t>
      </w:r>
      <w:r>
        <w:br/>
        <w:t xml:space="preserve">            "name": "body",</w:t>
      </w:r>
      <w:r>
        <w:br/>
        <w:t xml:space="preserve">            "in": "body",</w:t>
      </w:r>
      <w:r>
        <w:br/>
        <w:t xml:space="preserve">            "required": true,</w:t>
      </w:r>
      <w:r>
        <w:br/>
        <w:t xml:space="preserve">            "schema": { "$ref": "#/definitions/rdPublish" },</w:t>
      </w:r>
      <w:r>
        <w:br/>
        <w:t xml:space="preserve">            "x-example":</w:t>
      </w:r>
      <w:r>
        <w:br/>
        <w:t xml:space="preserve">              {</w:t>
      </w:r>
      <w:r>
        <w:br/>
        <w:t xml:space="preserve">                "di": "e61c3e6b-9c54-4b81-8ce5-f9039c1d04d9",</w:t>
      </w:r>
      <w:r>
        <w:br/>
        <w:t xml:space="preserve">                "links": [</w:t>
      </w:r>
      <w:r>
        <w:br/>
        <w:t xml:space="preserve">                  {</w:t>
      </w:r>
      <w:r>
        <w:br/>
        <w:t xml:space="preserve">                    "anchor": "ocf://e61c3e6b-9c54-4b81-8ce5-f9039c1d04d9",</w:t>
      </w:r>
      <w:r>
        <w:br/>
        <w:t xml:space="preserve">                    "href":   "/myLightSwitch",</w:t>
      </w:r>
      <w:r>
        <w:br/>
        <w:t xml:space="preserve">                    "rt":     ["oic.r.switch.binary"],</w:t>
      </w:r>
      <w:r>
        <w:br/>
        <w:t xml:space="preserve">                    "if":     ["oic.if.a", "oic.if.baseline"],</w:t>
      </w:r>
      <w:r>
        <w:br/>
        <w:t xml:space="preserve">                    "p":      {"bm": 3},</w:t>
      </w:r>
      <w:r>
        <w:br/>
        <w:t xml:space="preserve">                    "eps": [</w:t>
      </w:r>
      <w:r>
        <w:br/>
        <w:t xml:space="preserve">                        {"ep": "coaps://[2001:db8:a::b1d6]:1111", "pri": 2},</w:t>
      </w:r>
      <w:r>
        <w:br/>
        <w:t xml:space="preserve">                        {"ep": "coaps://[2001:db8:a::b1d6]:1122"},</w:t>
      </w:r>
      <w:r>
        <w:br/>
        <w:t xml:space="preserve">                        {"ep": "coaps+tcp://[2001:db8:a::123]:2222", "pri": 3}</w:t>
      </w:r>
      <w:r>
        <w:br/>
        <w:t xml:space="preserve">                    ]</w:t>
      </w:r>
      <w:r>
        <w:br/>
        <w:t xml:space="preserve">                  },</w:t>
      </w:r>
      <w:r>
        <w:br/>
      </w:r>
      <w:r>
        <w:lastRenderedPageBreak/>
        <w:t xml:space="preserve">                  {</w:t>
      </w:r>
      <w:r>
        <w:br/>
        <w:t xml:space="preserve">                    "anchor": "ocf://e61c3e6b-9c54-4b81-8ce5-f9039c1d04d9",</w:t>
      </w:r>
      <w:r>
        <w:br/>
        <w:t xml:space="preserve">                    "href":   "/myLightBrightness",</w:t>
      </w:r>
      <w:r>
        <w:br/>
        <w:t xml:space="preserve">                    "rt":     ["oic.r.brightness"],</w:t>
      </w:r>
      <w:r>
        <w:br/>
        <w:t xml:space="preserve">                    "if":     ["oic.if.a", "oic.if.baseline"],</w:t>
      </w:r>
      <w:r>
        <w:br/>
        <w:t xml:space="preserve">                    "p":      {"bm": 3},</w:t>
      </w:r>
      <w:r>
        <w:br/>
        <w:t xml:space="preserve">                    "eps": [</w:t>
      </w:r>
      <w:r>
        <w:br/>
        <w:t xml:space="preserve">                        {"ep": "coaps://[[2001:db8:a::123]:2222"}</w:t>
      </w:r>
      <w:r>
        <w:br/>
        <w:t xml:space="preserve">                    ]</w:t>
      </w:r>
      <w:r>
        <w:br/>
        <w:t xml:space="preserve">                  }</w:t>
      </w:r>
      <w:r>
        <w:br/>
        <w:t xml:space="preserve">                ],</w:t>
      </w:r>
      <w:r>
        <w:br/>
        <w:t xml:space="preserve">                "ttl": 600</w:t>
      </w:r>
      <w:r>
        <w:br/>
        <w:t xml:space="preserve">              }</w:t>
      </w:r>
      <w:r>
        <w:br/>
        <w:t xml:space="preserve">          }</w:t>
      </w:r>
      <w:r>
        <w:br/>
        <w:t xml:space="preserve">        ],</w:t>
      </w:r>
      <w:r>
        <w:br/>
        <w:t xml:space="preserve">        "responses": {</w:t>
      </w:r>
      <w:r>
        <w:br/>
        <w:t xml:space="preserve">            "200": {</w:t>
      </w:r>
      <w:r>
        <w:br/>
        <w:t xml:space="preserve">              "description" : "Respond with the same schema as publish with the additional \"ins\" Parameter in the Link.\n",</w:t>
      </w:r>
      <w:r>
        <w:br/>
        <w:t xml:space="preserve">              "x-example":</w:t>
      </w:r>
      <w:r>
        <w:br/>
        <w:t xml:space="preserve">                {</w:t>
      </w:r>
      <w:r>
        <w:br/>
        <w:t xml:space="preserve">                  "di": "e61c3e6b-9c54-4b81-8ce5-f9039c1d04d9",</w:t>
      </w:r>
      <w:r>
        <w:br/>
        <w:t xml:space="preserve">                  "links": [</w:t>
      </w:r>
      <w:r>
        <w:br/>
        <w:t xml:space="preserve">                    {</w:t>
      </w:r>
      <w:r>
        <w:br/>
        <w:t xml:space="preserve">                      "anchor": "ocf://e61c3e6b-9c54-4b81-8ce5-f9039c1d04d9",</w:t>
      </w:r>
      <w:r>
        <w:br/>
        <w:t xml:space="preserve">                      "href":   "/myLightSwitch",</w:t>
      </w:r>
      <w:r>
        <w:br/>
        <w:t xml:space="preserve">                      "rt":     ["oic.r.switch.binary"],</w:t>
      </w:r>
      <w:r>
        <w:br/>
        <w:t xml:space="preserve">                      "if":     ["oic.if.a", "oic.if.baseline"],</w:t>
      </w:r>
      <w:r>
        <w:br/>
        <w:t xml:space="preserve">                      "p":      {"bm": 3},</w:t>
      </w:r>
      <w:r>
        <w:br/>
        <w:t xml:space="preserve">                      "eps": [</w:t>
      </w:r>
      <w:r>
        <w:br/>
        <w:t xml:space="preserve">                          {"ep": "coaps://[2001:db8:a::b1d6]:1111", "pri": 2},</w:t>
      </w:r>
      <w:r>
        <w:br/>
        <w:t xml:space="preserve">                          {"ep": "coaps://[2001:db8:a::b1d6]:1122"},</w:t>
      </w:r>
      <w:r>
        <w:br/>
        <w:t xml:space="preserve">                          {"ep": "coaps+tcp://[2001:db8:a::123]:2222", "pri": 3}</w:t>
      </w:r>
      <w:r>
        <w:br/>
        <w:t xml:space="preserve">                      ],</w:t>
      </w:r>
      <w:r>
        <w:br/>
        <w:t xml:space="preserve">                      "ins":    11235</w:t>
      </w:r>
      <w:r>
        <w:br/>
        <w:t xml:space="preserve">                    },</w:t>
      </w:r>
      <w:r>
        <w:br/>
        <w:t xml:space="preserve">                    {</w:t>
      </w:r>
      <w:r>
        <w:br/>
        <w:t xml:space="preserve">                      "anchor": "ocf://e61c3e6b-9c54-4b81-8ce5-f9039c1d04d9",</w:t>
      </w:r>
      <w:r>
        <w:br/>
        <w:t xml:space="preserve">                      "href":   "/myLightBrightness",</w:t>
      </w:r>
      <w:r>
        <w:br/>
        <w:t xml:space="preserve">                      "rt":     ["oic.r.brightness"],</w:t>
      </w:r>
      <w:r>
        <w:br/>
        <w:t xml:space="preserve">                      "if":     ["oic.if.a", "oic.if.baseline"],</w:t>
      </w:r>
      <w:r>
        <w:br/>
        <w:t xml:space="preserve">                      "p":      {"bm": 3},</w:t>
      </w:r>
      <w:r>
        <w:br/>
        <w:t xml:space="preserve">                      "eps": [</w:t>
      </w:r>
      <w:r>
        <w:br/>
        <w:t xml:space="preserve">                          {"ep": "coaps://[2001:db8:a::123]:2222"}</w:t>
      </w:r>
      <w:r>
        <w:br/>
        <w:t xml:space="preserve">                      ],</w:t>
      </w:r>
      <w:r>
        <w:br/>
        <w:t xml:space="preserve">                      "ins":    112358</w:t>
      </w:r>
      <w:r>
        <w:br/>
        <w:t xml:space="preserve">                    }</w:t>
      </w:r>
      <w:r>
        <w:br/>
        <w:t xml:space="preserve">                  ],</w:t>
      </w:r>
      <w:r>
        <w:br/>
        <w:t xml:space="preserve">                  "ttl": 600</w:t>
      </w:r>
      <w:r>
        <w:br/>
        <w:t xml:space="preserve">                }</w:t>
      </w:r>
      <w:r>
        <w:br/>
        <w:t xml:space="preserve">                ,</w:t>
      </w:r>
      <w:r>
        <w:br/>
        <w:t xml:space="preserve">              "schema": { "$ref": "#/definitions/rdPublish" }</w:t>
      </w:r>
      <w:r>
        <w:br/>
        <w:t xml:space="preserve">            }</w:t>
      </w:r>
      <w:r>
        <w:br/>
        <w:t xml:space="preserve">        }</w:t>
      </w:r>
      <w:r>
        <w:br/>
        <w:t xml:space="preserve">      }</w:t>
      </w:r>
      <w:r>
        <w:br/>
        <w:t xml:space="preserve">    }</w:t>
      </w:r>
      <w:r>
        <w:br/>
        <w:t xml:space="preserve">  },</w:t>
      </w:r>
      <w:r>
        <w:br/>
        <w:t xml:space="preserve">  "parameters": {</w:t>
      </w:r>
      <w:r>
        <w:br/>
        <w:t xml:space="preserve">    "rdgetinterface" : {</w:t>
      </w:r>
      <w:r>
        <w:br/>
        <w:t xml:space="preserve">      "in" : "query",</w:t>
      </w:r>
      <w:r>
        <w:br/>
        <w:t xml:space="preserve">      "name" : "if",</w:t>
      </w:r>
      <w:r>
        <w:br/>
        <w:t xml:space="preserve">      "type" : "string",</w:t>
      </w:r>
      <w:r>
        <w:br/>
        <w:t xml:space="preserve">      "enum" : ["oic.if.baseline"],</w:t>
      </w:r>
      <w:r>
        <w:br/>
        <w:t xml:space="preserve">      "description" : "enumdescription"</w:t>
      </w:r>
      <w:r>
        <w:br/>
        <w:t xml:space="preserve">    },</w:t>
      </w:r>
      <w:r>
        <w:br/>
        <w:t xml:space="preserve">    "rdpostinterface" : {</w:t>
      </w:r>
      <w:r>
        <w:br/>
        <w:t xml:space="preserve">      "in" : "query",</w:t>
      </w:r>
      <w:r>
        <w:br/>
        <w:t xml:space="preserve">      "name" : "if",</w:t>
      </w:r>
      <w:r>
        <w:br/>
        <w:t xml:space="preserve">      "type" : "string",</w:t>
      </w:r>
      <w:r>
        <w:br/>
        <w:t xml:space="preserve">      "enum" : ["oic.if.baseline"],</w:t>
      </w:r>
      <w:r>
        <w:br/>
        <w:t xml:space="preserve">      "description" : "enumdescription"</w:t>
      </w:r>
      <w:r>
        <w:br/>
      </w:r>
      <w:r>
        <w:lastRenderedPageBreak/>
        <w:t xml:space="preserve">    }</w:t>
      </w:r>
      <w:r>
        <w:br/>
        <w:t xml:space="preserve">  },</w:t>
      </w:r>
      <w:r>
        <w:br/>
        <w:t xml:space="preserve">  "definitions": {</w:t>
      </w:r>
      <w:r>
        <w:br/>
        <w:t xml:space="preserve">    "rdSelection"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"sel" :</w:t>
      </w:r>
      <w:r>
        <w:br/>
        <w:t xml:space="preserve">                {</w:t>
      </w:r>
      <w:r>
        <w:br/>
        <w:t xml:space="preserve">          "description": "A bias factor calculated by the Resource directory",</w:t>
      </w:r>
      <w:r>
        <w:br/>
        <w:t xml:space="preserve">          "maximum": 100,</w:t>
      </w:r>
      <w:r>
        <w:br/>
        <w:t xml:space="preserve">          "minimum": 0,</w:t>
      </w:r>
      <w:r>
        <w:br/>
        <w:t xml:space="preserve">          "readOnly": true,</w:t>
      </w:r>
      <w:r>
        <w:br/>
        <w:t xml:space="preserve">          "type": "integer"</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"rdPublish" : {</w:t>
      </w:r>
      <w:r>
        <w:br/>
        <w:t xml:space="preserve">      "properties": {</w:t>
      </w:r>
      <w:r>
        <w:br/>
        <w:t xml:space="preserve">        "rt" :</w:t>
      </w:r>
      <w:r>
        <w:br/>
        <w:t xml:space="preserve">                {</w:t>
      </w:r>
      <w:r>
        <w:br/>
        <w:t xml:space="preserve">          "description": "Resource Type of the Resource",</w:t>
      </w:r>
      <w:r>
        <w:br/>
      </w:r>
      <w:r>
        <w:lastRenderedPageBreak/>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"links" :</w:t>
      </w:r>
      <w:r>
        <w:br/>
        <w:t xml:space="preserve">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r>
      <w:r>
        <w:lastRenderedPageBreak/>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r>
      <w:r>
        <w:lastRenderedPageBreak/>
        <w:t xml:space="preserve">              "if"</w:t>
      </w:r>
      <w:r>
        <w:br/>
        <w:t xml:space="preserve">            ],</w:t>
      </w:r>
      <w:r>
        <w:br/>
        <w:t xml:space="preserve">            "type": "object"</w:t>
      </w:r>
      <w:r>
        <w:br/>
        <w:t xml:space="preserve">          },</w:t>
      </w:r>
      <w:r>
        <w:br/>
        <w:t xml:space="preserve">          "type": "array"</w:t>
      </w:r>
      <w:r>
        <w:br/>
        <w:t xml:space="preserve">        },</w:t>
      </w:r>
      <w:r>
        <w:br/>
      </w:r>
      <w:r>
        <w:br/>
        <w:t xml:space="preserve">        "di" :</w:t>
      </w:r>
      <w:r>
        <w:br/>
        <w:t xml:space="preserve">                {</w:t>
      </w:r>
      <w:r>
        <w:br/>
        <w:t xml:space="preserve">          "$ref": "#/definitions/uuid",</w:t>
      </w:r>
      <w:r>
        <w:br/>
        <w:t xml:space="preserve">          "description": "A UUID that is the identifier for the publishing Device"</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"ttl" :</w:t>
      </w:r>
      <w:r>
        <w:br/>
        <w:t xml:space="preserve">                {</w:t>
      </w:r>
      <w:r>
        <w:br/>
        <w:t xml:space="preserve">          "description": "Time to indicate a RD, i.e. how long to keep this published item.",</w:t>
      </w:r>
      <w:r>
        <w:br/>
        <w:t xml:space="preserve">          "type": "integer"</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"required": ["di", "links", "ttl"]</w:t>
      </w:r>
      <w:r>
        <w:br/>
        <w:t xml:space="preserve">    }</w:t>
      </w:r>
      <w:r>
        <w:br/>
        <w:t xml:space="preserve">    ,"oic.rd.publish" :</w:t>
      </w:r>
      <w:r>
        <w:br/>
        <w:t xml:space="preserve">        {</w:t>
      </w:r>
      <w:r>
        <w:br/>
        <w:t xml:space="preserve">      "properties": {</w:t>
      </w:r>
      <w:r>
        <w:br/>
        <w:t xml:space="preserve">        "di": {</w:t>
      </w:r>
      <w:r>
        <w:br/>
        <w:t xml:space="preserve">          "$ref": "#/definitions/uuid",</w:t>
      </w:r>
      <w:r>
        <w:br/>
        <w:t xml:space="preserve">          "description": "A UUID that is the identifier for the publishing Device"</w:t>
      </w:r>
      <w:r>
        <w:br/>
        <w:t xml:space="preserve">        },</w:t>
      </w:r>
      <w:r>
        <w:br/>
        <w:t xml:space="preserve">        "ttl": {</w:t>
      </w:r>
      <w:r>
        <w:br/>
        <w:t xml:space="preserve">          "description": "Time to indicate a RD, i.e. how long to keep this published item.",</w:t>
      </w:r>
      <w:r>
        <w:br/>
        <w:t xml:space="preserve">          "type": "integer"</w:t>
      </w:r>
      <w:r>
        <w:br/>
        <w:t xml:space="preserve">        }</w:t>
      </w:r>
      <w:r>
        <w:br/>
        <w:t xml:space="preserve">      }</w:t>
      </w:r>
      <w:r>
        <w:br/>
      </w:r>
      <w:r>
        <w:lastRenderedPageBreak/>
        <w:t xml:space="preserve">    }</w:t>
      </w:r>
      <w:r>
        <w:br/>
      </w:r>
      <w:r>
        <w:br/>
        <w:t xml:space="preserve">    ,"oic.collection.linksexpanded" :</w:t>
      </w:r>
      <w:r>
        <w:br/>
        <w:t xml:space="preserve">        {</w:t>
      </w:r>
      <w:r>
        <w:br/>
        <w:t xml:space="preserve">      "properties": {</w:t>
      </w:r>
      <w:r>
        <w:br/>
        <w:t xml:space="preserve">        "links":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r>
      <w:r>
        <w:lastRenderedPageBreak/>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r>
      <w:r>
        <w:lastRenderedPageBreak/>
        <w:t xml:space="preserve">        }</w:t>
      </w:r>
      <w:r>
        <w:br/>
        <w:t xml:space="preserve">      },</w:t>
      </w:r>
      <w:r>
        <w:br/>
        <w:t xml:space="preserve">      "type": "object"</w:t>
      </w:r>
      <w:r>
        <w:br/>
        <w:t xml:space="preserve">    }</w:t>
      </w:r>
      <w:r>
        <w:br/>
      </w:r>
      <w:r>
        <w:br/>
        <w:t xml:space="preserve">    ,"uuid"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r>
      <w:r>
        <w:br/>
        <w:t xml:space="preserve">    ,"oic.core" :</w:t>
      </w:r>
      <w:r>
        <w:br/>
        <w:t xml:space="preserve">        {</w:t>
      </w:r>
      <w:r>
        <w:br/>
        <w:t xml:space="preserve">      "properties": {</w:t>
      </w:r>
      <w:r>
        <w:br/>
        <w:t xml:space="preserve">        "id": {</w:t>
      </w:r>
      <w:r>
        <w:br/>
        <w:t xml:space="preserve">          "description": "Instance ID of this specific resource",</w:t>
      </w:r>
      <w:r>
        <w:br/>
        <w:t xml:space="preserve">          "maxLength": 64,</w:t>
      </w:r>
      <w:r>
        <w:br/>
        <w:t xml:space="preserve">          "readOnly": true,</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t xml:space="preserve">        "n": {</w:t>
      </w:r>
      <w:r>
        <w:br/>
        <w:t xml:space="preserve">          "description": "Friendly name of the resource",</w:t>
      </w:r>
      <w:r>
        <w:br/>
        <w:t xml:space="preserve">          "maxLength": 64,</w:t>
      </w:r>
      <w:r>
        <w:br/>
        <w:t xml:space="preserve">          "readOnly": true,</w:t>
      </w:r>
      <w:r>
        <w:br/>
        <w:t xml:space="preserve">          "type": "string"</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t xml:space="preserve">      "type": "object"</w:t>
      </w:r>
      <w:r>
        <w:br/>
        <w:t xml:space="preserve">    }</w:t>
      </w:r>
      <w:r>
        <w:br/>
      </w:r>
      <w:r>
        <w:br/>
        <w:t xml:space="preserve">  }</w:t>
      </w:r>
      <w:r>
        <w:br/>
        <w:t>}</w:t>
      </w:r>
      <w:r>
        <w:br/>
      </w:r>
    </w:p>
    <w:p w14:paraId="730022CA" w14:textId="77777777" w:rsidR="00731819" w:rsidRDefault="00731819" w:rsidP="00731819">
      <w:pPr>
        <w:pStyle w:val="ANNEX-heading2"/>
      </w:pPr>
      <w:bookmarkStart w:id="15468" w:name="_Toc509367483"/>
      <w:r>
        <w:t>Property Definition</w:t>
      </w:r>
      <w:bookmarkEnd w:id="15468"/>
    </w:p>
    <w:tbl>
      <w:tblPr>
        <w:tblStyle w:val="TABLE-A"/>
        <w:tblW w:w="0" w:type="auto"/>
        <w:tblLook w:val="04A0" w:firstRow="1" w:lastRow="0" w:firstColumn="1" w:lastColumn="0" w:noHBand="0" w:noVBand="1"/>
      </w:tblPr>
      <w:tblGrid>
        <w:gridCol w:w="1870"/>
        <w:gridCol w:w="1870"/>
        <w:gridCol w:w="1870"/>
        <w:gridCol w:w="1869"/>
        <w:gridCol w:w="1871"/>
      </w:tblGrid>
      <w:tr w:rsidR="00731819" w14:paraId="64C33DFB"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67439C96" w14:textId="77777777" w:rsidR="00731819" w:rsidRDefault="00731819" w:rsidP="00731819">
            <w:r>
              <w:t>Property name</w:t>
            </w:r>
          </w:p>
        </w:tc>
        <w:tc>
          <w:tcPr>
            <w:tcW w:w="1872" w:type="dxa"/>
          </w:tcPr>
          <w:p w14:paraId="27DB146A" w14:textId="77777777" w:rsidR="00731819" w:rsidRDefault="00731819" w:rsidP="00731819">
            <w:r>
              <w:t>Value type</w:t>
            </w:r>
          </w:p>
        </w:tc>
        <w:tc>
          <w:tcPr>
            <w:tcW w:w="1872" w:type="dxa"/>
          </w:tcPr>
          <w:p w14:paraId="1AAAEBE5" w14:textId="77777777" w:rsidR="00731819" w:rsidRDefault="00731819" w:rsidP="00731819">
            <w:r>
              <w:t>Mandatory</w:t>
            </w:r>
          </w:p>
        </w:tc>
        <w:tc>
          <w:tcPr>
            <w:tcW w:w="1872" w:type="dxa"/>
          </w:tcPr>
          <w:p w14:paraId="2A286B50" w14:textId="77777777" w:rsidR="00731819" w:rsidRDefault="00731819" w:rsidP="00731819">
            <w:r>
              <w:t>Access mode</w:t>
            </w:r>
          </w:p>
        </w:tc>
        <w:tc>
          <w:tcPr>
            <w:tcW w:w="1872" w:type="dxa"/>
          </w:tcPr>
          <w:p w14:paraId="6BA99B99" w14:textId="77777777" w:rsidR="00731819" w:rsidRDefault="00731819" w:rsidP="00731819">
            <w:r>
              <w:t>Description</w:t>
            </w:r>
          </w:p>
        </w:tc>
      </w:tr>
      <w:tr w:rsidR="00731819" w14:paraId="5E668D40" w14:textId="77777777" w:rsidTr="00731819">
        <w:tc>
          <w:tcPr>
            <w:tcW w:w="1872" w:type="dxa"/>
          </w:tcPr>
          <w:p w14:paraId="312DBAB3" w14:textId="77777777" w:rsidR="00731819" w:rsidRDefault="00731819" w:rsidP="00731819">
            <w:r>
              <w:t>ttl</w:t>
            </w:r>
          </w:p>
        </w:tc>
        <w:tc>
          <w:tcPr>
            <w:tcW w:w="1872" w:type="dxa"/>
          </w:tcPr>
          <w:p w14:paraId="426029D0" w14:textId="77777777" w:rsidR="00731819" w:rsidRDefault="00731819" w:rsidP="00731819">
            <w:r>
              <w:t>integer</w:t>
            </w:r>
          </w:p>
        </w:tc>
        <w:tc>
          <w:tcPr>
            <w:tcW w:w="1872" w:type="dxa"/>
          </w:tcPr>
          <w:p w14:paraId="7E30E0A8" w14:textId="77777777" w:rsidR="00731819" w:rsidRDefault="00731819" w:rsidP="00731819"/>
        </w:tc>
        <w:tc>
          <w:tcPr>
            <w:tcW w:w="1872" w:type="dxa"/>
          </w:tcPr>
          <w:p w14:paraId="342793E7" w14:textId="77777777" w:rsidR="00731819" w:rsidRDefault="00731819" w:rsidP="00731819"/>
        </w:tc>
        <w:tc>
          <w:tcPr>
            <w:tcW w:w="1872" w:type="dxa"/>
          </w:tcPr>
          <w:p w14:paraId="6D61DCF5" w14:textId="77777777" w:rsidR="00731819" w:rsidRDefault="00731819" w:rsidP="00731819">
            <w:r>
              <w:t xml:space="preserve">Time to indicate a RD, i.e. how </w:t>
            </w:r>
            <w:r>
              <w:lastRenderedPageBreak/>
              <w:t>long to keep this published item.</w:t>
            </w:r>
          </w:p>
        </w:tc>
      </w:tr>
      <w:tr w:rsidR="00731819" w14:paraId="0109A0FC" w14:textId="77777777" w:rsidTr="00731819">
        <w:tc>
          <w:tcPr>
            <w:tcW w:w="1872" w:type="dxa"/>
          </w:tcPr>
          <w:p w14:paraId="1F45BFF8" w14:textId="77777777" w:rsidR="00731819" w:rsidRDefault="00731819" w:rsidP="00731819">
            <w:r>
              <w:t>di</w:t>
            </w:r>
          </w:p>
        </w:tc>
        <w:tc>
          <w:tcPr>
            <w:tcW w:w="1872" w:type="dxa"/>
          </w:tcPr>
          <w:p w14:paraId="51E26043" w14:textId="77777777" w:rsidR="00731819" w:rsidRDefault="00731819" w:rsidP="00731819">
            <w:r>
              <w:t>multiple types: see schema</w:t>
            </w:r>
          </w:p>
        </w:tc>
        <w:tc>
          <w:tcPr>
            <w:tcW w:w="1872" w:type="dxa"/>
          </w:tcPr>
          <w:p w14:paraId="7493DC01" w14:textId="77777777" w:rsidR="00731819" w:rsidRDefault="00731819" w:rsidP="00731819"/>
        </w:tc>
        <w:tc>
          <w:tcPr>
            <w:tcW w:w="1872" w:type="dxa"/>
          </w:tcPr>
          <w:p w14:paraId="676C0141" w14:textId="77777777" w:rsidR="00731819" w:rsidRDefault="00731819" w:rsidP="00731819"/>
        </w:tc>
        <w:tc>
          <w:tcPr>
            <w:tcW w:w="1872" w:type="dxa"/>
          </w:tcPr>
          <w:p w14:paraId="35791439" w14:textId="77777777" w:rsidR="00731819" w:rsidRDefault="00731819" w:rsidP="00731819">
            <w:r>
              <w:t>A UUID that is the identifier for the publishing Device</w:t>
            </w:r>
          </w:p>
        </w:tc>
      </w:tr>
      <w:tr w:rsidR="00731819" w14:paraId="28DE5D58" w14:textId="77777777" w:rsidTr="00731819">
        <w:tc>
          <w:tcPr>
            <w:tcW w:w="1872" w:type="dxa"/>
          </w:tcPr>
          <w:p w14:paraId="69718197" w14:textId="77777777" w:rsidR="00731819" w:rsidRDefault="00731819" w:rsidP="00731819">
            <w:r>
              <w:t>links</w:t>
            </w:r>
          </w:p>
        </w:tc>
        <w:tc>
          <w:tcPr>
            <w:tcW w:w="1872" w:type="dxa"/>
          </w:tcPr>
          <w:p w14:paraId="428577D7" w14:textId="77777777" w:rsidR="00731819" w:rsidRDefault="00731819" w:rsidP="00731819">
            <w:r>
              <w:t>array: see schema</w:t>
            </w:r>
          </w:p>
        </w:tc>
        <w:tc>
          <w:tcPr>
            <w:tcW w:w="1872" w:type="dxa"/>
          </w:tcPr>
          <w:p w14:paraId="15534D52" w14:textId="77777777" w:rsidR="00731819" w:rsidRDefault="00731819" w:rsidP="00731819"/>
        </w:tc>
        <w:tc>
          <w:tcPr>
            <w:tcW w:w="1872" w:type="dxa"/>
          </w:tcPr>
          <w:p w14:paraId="37CA10F1" w14:textId="77777777" w:rsidR="00731819" w:rsidRDefault="00731819" w:rsidP="00731819"/>
        </w:tc>
        <w:tc>
          <w:tcPr>
            <w:tcW w:w="1872" w:type="dxa"/>
          </w:tcPr>
          <w:p w14:paraId="5DF8B255" w14:textId="77777777" w:rsidR="00731819" w:rsidRDefault="00731819" w:rsidP="00731819">
            <w:r>
              <w:t>A set of simple or individual OIC Links.</w:t>
            </w:r>
          </w:p>
        </w:tc>
      </w:tr>
      <w:tr w:rsidR="00731819" w14:paraId="183E4F50" w14:textId="77777777" w:rsidTr="00731819">
        <w:tc>
          <w:tcPr>
            <w:tcW w:w="1872" w:type="dxa"/>
          </w:tcPr>
          <w:p w14:paraId="75AFB31C" w14:textId="77777777" w:rsidR="00731819" w:rsidRDefault="00731819" w:rsidP="00731819">
            <w:r>
              <w:t>rt</w:t>
            </w:r>
          </w:p>
        </w:tc>
        <w:tc>
          <w:tcPr>
            <w:tcW w:w="1872" w:type="dxa"/>
          </w:tcPr>
          <w:p w14:paraId="70773793" w14:textId="77777777" w:rsidR="00731819" w:rsidRDefault="00731819" w:rsidP="00731819">
            <w:r>
              <w:t>array: see schema</w:t>
            </w:r>
          </w:p>
        </w:tc>
        <w:tc>
          <w:tcPr>
            <w:tcW w:w="1872" w:type="dxa"/>
          </w:tcPr>
          <w:p w14:paraId="289BECBA" w14:textId="77777777" w:rsidR="00731819" w:rsidRDefault="00731819" w:rsidP="00731819"/>
        </w:tc>
        <w:tc>
          <w:tcPr>
            <w:tcW w:w="1872" w:type="dxa"/>
          </w:tcPr>
          <w:p w14:paraId="00D56BD3" w14:textId="77777777" w:rsidR="00731819" w:rsidRDefault="00731819" w:rsidP="00731819">
            <w:r>
              <w:t>Read Only</w:t>
            </w:r>
          </w:p>
        </w:tc>
        <w:tc>
          <w:tcPr>
            <w:tcW w:w="1872" w:type="dxa"/>
          </w:tcPr>
          <w:p w14:paraId="16961F5F" w14:textId="77777777" w:rsidR="00731819" w:rsidRDefault="00731819" w:rsidP="00731819">
            <w:r>
              <w:t>Resource Type of the Resource</w:t>
            </w:r>
          </w:p>
        </w:tc>
      </w:tr>
      <w:tr w:rsidR="00731819" w14:paraId="52BADB69" w14:textId="77777777" w:rsidTr="00731819">
        <w:tc>
          <w:tcPr>
            <w:tcW w:w="1872" w:type="dxa"/>
          </w:tcPr>
          <w:p w14:paraId="29758033" w14:textId="77777777" w:rsidR="00731819" w:rsidRDefault="00731819" w:rsidP="00731819">
            <w:r>
              <w:t>sel</w:t>
            </w:r>
          </w:p>
        </w:tc>
        <w:tc>
          <w:tcPr>
            <w:tcW w:w="1872" w:type="dxa"/>
          </w:tcPr>
          <w:p w14:paraId="1BC3F557" w14:textId="77777777" w:rsidR="00731819" w:rsidRDefault="00731819" w:rsidP="00731819">
            <w:r>
              <w:t>integer</w:t>
            </w:r>
          </w:p>
        </w:tc>
        <w:tc>
          <w:tcPr>
            <w:tcW w:w="1872" w:type="dxa"/>
          </w:tcPr>
          <w:p w14:paraId="47A7CD67" w14:textId="77777777" w:rsidR="00731819" w:rsidRDefault="00731819" w:rsidP="00731819"/>
        </w:tc>
        <w:tc>
          <w:tcPr>
            <w:tcW w:w="1872" w:type="dxa"/>
          </w:tcPr>
          <w:p w14:paraId="0B7FD2DB" w14:textId="77777777" w:rsidR="00731819" w:rsidRDefault="00731819" w:rsidP="00731819">
            <w:r>
              <w:t>Read Only</w:t>
            </w:r>
          </w:p>
        </w:tc>
        <w:tc>
          <w:tcPr>
            <w:tcW w:w="1872" w:type="dxa"/>
          </w:tcPr>
          <w:p w14:paraId="41C8E30A" w14:textId="77777777" w:rsidR="00731819" w:rsidRDefault="00731819" w:rsidP="00731819">
            <w:r>
              <w:t>A bias factor calculated by the Resource directory</w:t>
            </w:r>
          </w:p>
        </w:tc>
      </w:tr>
      <w:tr w:rsidR="00731819" w14:paraId="7998C2E8" w14:textId="77777777" w:rsidTr="00731819">
        <w:tc>
          <w:tcPr>
            <w:tcW w:w="1872" w:type="dxa"/>
          </w:tcPr>
          <w:p w14:paraId="658030BF" w14:textId="77777777" w:rsidR="00731819" w:rsidRDefault="00731819" w:rsidP="00731819">
            <w:r>
              <w:t>id</w:t>
            </w:r>
          </w:p>
        </w:tc>
        <w:tc>
          <w:tcPr>
            <w:tcW w:w="1872" w:type="dxa"/>
          </w:tcPr>
          <w:p w14:paraId="01DAF4EB" w14:textId="77777777" w:rsidR="00731819" w:rsidRDefault="00731819" w:rsidP="00731819">
            <w:r>
              <w:t>string</w:t>
            </w:r>
          </w:p>
        </w:tc>
        <w:tc>
          <w:tcPr>
            <w:tcW w:w="1872" w:type="dxa"/>
          </w:tcPr>
          <w:p w14:paraId="47F29391" w14:textId="77777777" w:rsidR="00731819" w:rsidRDefault="00731819" w:rsidP="00731819"/>
        </w:tc>
        <w:tc>
          <w:tcPr>
            <w:tcW w:w="1872" w:type="dxa"/>
          </w:tcPr>
          <w:p w14:paraId="4014045C" w14:textId="77777777" w:rsidR="00731819" w:rsidRDefault="00731819" w:rsidP="00731819">
            <w:r>
              <w:t>Read Only</w:t>
            </w:r>
          </w:p>
        </w:tc>
        <w:tc>
          <w:tcPr>
            <w:tcW w:w="1872" w:type="dxa"/>
          </w:tcPr>
          <w:p w14:paraId="5AF8105E" w14:textId="77777777" w:rsidR="00731819" w:rsidRDefault="00731819" w:rsidP="00731819">
            <w:r>
              <w:t>Instance ID of this specific resource</w:t>
            </w:r>
          </w:p>
        </w:tc>
      </w:tr>
      <w:tr w:rsidR="00731819" w14:paraId="4C42C58D" w14:textId="77777777" w:rsidTr="00731819">
        <w:tc>
          <w:tcPr>
            <w:tcW w:w="1872" w:type="dxa"/>
          </w:tcPr>
          <w:p w14:paraId="747A3989" w14:textId="77777777" w:rsidR="00731819" w:rsidRDefault="00731819" w:rsidP="00731819">
            <w:r>
              <w:t>if</w:t>
            </w:r>
          </w:p>
        </w:tc>
        <w:tc>
          <w:tcPr>
            <w:tcW w:w="1872" w:type="dxa"/>
          </w:tcPr>
          <w:p w14:paraId="0FFE3555" w14:textId="77777777" w:rsidR="00731819" w:rsidRDefault="00731819" w:rsidP="00731819">
            <w:r>
              <w:t>array: see schema</w:t>
            </w:r>
          </w:p>
        </w:tc>
        <w:tc>
          <w:tcPr>
            <w:tcW w:w="1872" w:type="dxa"/>
          </w:tcPr>
          <w:p w14:paraId="2650BB66" w14:textId="77777777" w:rsidR="00731819" w:rsidRDefault="00731819" w:rsidP="00731819"/>
        </w:tc>
        <w:tc>
          <w:tcPr>
            <w:tcW w:w="1872" w:type="dxa"/>
          </w:tcPr>
          <w:p w14:paraId="0231F068" w14:textId="77777777" w:rsidR="00731819" w:rsidRDefault="00731819" w:rsidP="00731819">
            <w:r>
              <w:t>Read Only</w:t>
            </w:r>
          </w:p>
        </w:tc>
        <w:tc>
          <w:tcPr>
            <w:tcW w:w="1872" w:type="dxa"/>
          </w:tcPr>
          <w:p w14:paraId="50E069AC" w14:textId="77777777" w:rsidR="00731819" w:rsidRDefault="00731819" w:rsidP="00731819">
            <w:r>
              <w:t>The interface set supported by this resource</w:t>
            </w:r>
          </w:p>
        </w:tc>
      </w:tr>
      <w:tr w:rsidR="00731819" w14:paraId="4AAB3A17" w14:textId="77777777" w:rsidTr="00731819">
        <w:tc>
          <w:tcPr>
            <w:tcW w:w="1872" w:type="dxa"/>
          </w:tcPr>
          <w:p w14:paraId="38A18971" w14:textId="77777777" w:rsidR="00731819" w:rsidRDefault="00731819" w:rsidP="00731819">
            <w:r>
              <w:t>n</w:t>
            </w:r>
          </w:p>
        </w:tc>
        <w:tc>
          <w:tcPr>
            <w:tcW w:w="1872" w:type="dxa"/>
          </w:tcPr>
          <w:p w14:paraId="28227803" w14:textId="77777777" w:rsidR="00731819" w:rsidRDefault="00731819" w:rsidP="00731819">
            <w:r>
              <w:t>string</w:t>
            </w:r>
          </w:p>
        </w:tc>
        <w:tc>
          <w:tcPr>
            <w:tcW w:w="1872" w:type="dxa"/>
          </w:tcPr>
          <w:p w14:paraId="4D62DB43" w14:textId="77777777" w:rsidR="00731819" w:rsidRDefault="00731819" w:rsidP="00731819"/>
        </w:tc>
        <w:tc>
          <w:tcPr>
            <w:tcW w:w="1872" w:type="dxa"/>
          </w:tcPr>
          <w:p w14:paraId="648280D0" w14:textId="77777777" w:rsidR="00731819" w:rsidRDefault="00731819" w:rsidP="00731819">
            <w:r>
              <w:t>Read Only</w:t>
            </w:r>
          </w:p>
        </w:tc>
        <w:tc>
          <w:tcPr>
            <w:tcW w:w="1872" w:type="dxa"/>
          </w:tcPr>
          <w:p w14:paraId="7D94A5D8" w14:textId="77777777" w:rsidR="00731819" w:rsidRDefault="00731819" w:rsidP="00731819">
            <w:r>
              <w:t>Friendly name of the resource</w:t>
            </w:r>
          </w:p>
        </w:tc>
      </w:tr>
      <w:tr w:rsidR="00731819" w14:paraId="6CB3A68A" w14:textId="77777777" w:rsidTr="00731819">
        <w:tc>
          <w:tcPr>
            <w:tcW w:w="1872" w:type="dxa"/>
          </w:tcPr>
          <w:p w14:paraId="25E0707B" w14:textId="77777777" w:rsidR="00731819" w:rsidRDefault="00731819" w:rsidP="00731819">
            <w:r>
              <w:t>id</w:t>
            </w:r>
          </w:p>
        </w:tc>
        <w:tc>
          <w:tcPr>
            <w:tcW w:w="1872" w:type="dxa"/>
          </w:tcPr>
          <w:p w14:paraId="2E47D648" w14:textId="77777777" w:rsidR="00731819" w:rsidRDefault="00731819" w:rsidP="00731819">
            <w:r>
              <w:t>string</w:t>
            </w:r>
          </w:p>
        </w:tc>
        <w:tc>
          <w:tcPr>
            <w:tcW w:w="1872" w:type="dxa"/>
          </w:tcPr>
          <w:p w14:paraId="14F45975" w14:textId="77777777" w:rsidR="00731819" w:rsidRDefault="00731819" w:rsidP="00731819"/>
        </w:tc>
        <w:tc>
          <w:tcPr>
            <w:tcW w:w="1872" w:type="dxa"/>
          </w:tcPr>
          <w:p w14:paraId="7D18940C" w14:textId="77777777" w:rsidR="00731819" w:rsidRDefault="00731819" w:rsidP="00731819">
            <w:r>
              <w:t>Read Only</w:t>
            </w:r>
          </w:p>
        </w:tc>
        <w:tc>
          <w:tcPr>
            <w:tcW w:w="1872" w:type="dxa"/>
          </w:tcPr>
          <w:p w14:paraId="32F4998E" w14:textId="77777777" w:rsidR="00731819" w:rsidRDefault="00731819" w:rsidP="00731819">
            <w:r>
              <w:t>Instance ID of this specific resource</w:t>
            </w:r>
          </w:p>
        </w:tc>
      </w:tr>
      <w:tr w:rsidR="00731819" w14:paraId="104BF6E3" w14:textId="77777777" w:rsidTr="00731819">
        <w:tc>
          <w:tcPr>
            <w:tcW w:w="1872" w:type="dxa"/>
          </w:tcPr>
          <w:p w14:paraId="4308E0B0" w14:textId="77777777" w:rsidR="00731819" w:rsidRDefault="00731819" w:rsidP="00731819">
            <w:r>
              <w:t>rt</w:t>
            </w:r>
          </w:p>
        </w:tc>
        <w:tc>
          <w:tcPr>
            <w:tcW w:w="1872" w:type="dxa"/>
          </w:tcPr>
          <w:p w14:paraId="46A090C9" w14:textId="77777777" w:rsidR="00731819" w:rsidRDefault="00731819" w:rsidP="00731819">
            <w:r>
              <w:t>array: see schema</w:t>
            </w:r>
          </w:p>
        </w:tc>
        <w:tc>
          <w:tcPr>
            <w:tcW w:w="1872" w:type="dxa"/>
          </w:tcPr>
          <w:p w14:paraId="18DF487D" w14:textId="77777777" w:rsidR="00731819" w:rsidRDefault="00731819" w:rsidP="00731819"/>
        </w:tc>
        <w:tc>
          <w:tcPr>
            <w:tcW w:w="1872" w:type="dxa"/>
          </w:tcPr>
          <w:p w14:paraId="48EC923D" w14:textId="77777777" w:rsidR="00731819" w:rsidRDefault="00731819" w:rsidP="00731819">
            <w:r>
              <w:t>Read Only</w:t>
            </w:r>
          </w:p>
        </w:tc>
        <w:tc>
          <w:tcPr>
            <w:tcW w:w="1872" w:type="dxa"/>
          </w:tcPr>
          <w:p w14:paraId="36B31C28" w14:textId="77777777" w:rsidR="00731819" w:rsidRDefault="00731819" w:rsidP="00731819">
            <w:r>
              <w:t>Resource Type of the Resource</w:t>
            </w:r>
          </w:p>
        </w:tc>
      </w:tr>
      <w:tr w:rsidR="00731819" w14:paraId="759089DE" w14:textId="77777777" w:rsidTr="00731819">
        <w:tc>
          <w:tcPr>
            <w:tcW w:w="1872" w:type="dxa"/>
          </w:tcPr>
          <w:p w14:paraId="4D4B1976" w14:textId="77777777" w:rsidR="00731819" w:rsidRDefault="00731819" w:rsidP="00731819">
            <w:r>
              <w:t>if</w:t>
            </w:r>
          </w:p>
        </w:tc>
        <w:tc>
          <w:tcPr>
            <w:tcW w:w="1872" w:type="dxa"/>
          </w:tcPr>
          <w:p w14:paraId="551CAA25" w14:textId="77777777" w:rsidR="00731819" w:rsidRDefault="00731819" w:rsidP="00731819">
            <w:r>
              <w:t>array: see schema</w:t>
            </w:r>
          </w:p>
        </w:tc>
        <w:tc>
          <w:tcPr>
            <w:tcW w:w="1872" w:type="dxa"/>
          </w:tcPr>
          <w:p w14:paraId="47B824F5" w14:textId="77777777" w:rsidR="00731819" w:rsidRDefault="00731819" w:rsidP="00731819"/>
        </w:tc>
        <w:tc>
          <w:tcPr>
            <w:tcW w:w="1872" w:type="dxa"/>
          </w:tcPr>
          <w:p w14:paraId="7E6EAAD5" w14:textId="77777777" w:rsidR="00731819" w:rsidRDefault="00731819" w:rsidP="00731819">
            <w:r>
              <w:t>Read Only</w:t>
            </w:r>
          </w:p>
        </w:tc>
        <w:tc>
          <w:tcPr>
            <w:tcW w:w="1872" w:type="dxa"/>
          </w:tcPr>
          <w:p w14:paraId="769CB9CB" w14:textId="77777777" w:rsidR="00731819" w:rsidRDefault="00731819" w:rsidP="00731819">
            <w:r>
              <w:t>The interface set supported by this resource</w:t>
            </w:r>
          </w:p>
        </w:tc>
      </w:tr>
      <w:tr w:rsidR="00731819" w14:paraId="26071AAE" w14:textId="77777777" w:rsidTr="00731819">
        <w:tc>
          <w:tcPr>
            <w:tcW w:w="1872" w:type="dxa"/>
          </w:tcPr>
          <w:p w14:paraId="450603DB" w14:textId="77777777" w:rsidR="00731819" w:rsidRDefault="00731819" w:rsidP="00731819">
            <w:r>
              <w:t>n</w:t>
            </w:r>
          </w:p>
        </w:tc>
        <w:tc>
          <w:tcPr>
            <w:tcW w:w="1872" w:type="dxa"/>
          </w:tcPr>
          <w:p w14:paraId="12CECC4B" w14:textId="77777777" w:rsidR="00731819" w:rsidRDefault="00731819" w:rsidP="00731819">
            <w:r>
              <w:t>string</w:t>
            </w:r>
          </w:p>
        </w:tc>
        <w:tc>
          <w:tcPr>
            <w:tcW w:w="1872" w:type="dxa"/>
          </w:tcPr>
          <w:p w14:paraId="228003A8" w14:textId="77777777" w:rsidR="00731819" w:rsidRDefault="00731819" w:rsidP="00731819"/>
        </w:tc>
        <w:tc>
          <w:tcPr>
            <w:tcW w:w="1872" w:type="dxa"/>
          </w:tcPr>
          <w:p w14:paraId="24191688" w14:textId="77777777" w:rsidR="00731819" w:rsidRDefault="00731819" w:rsidP="00731819">
            <w:r>
              <w:t>Read Only</w:t>
            </w:r>
          </w:p>
        </w:tc>
        <w:tc>
          <w:tcPr>
            <w:tcW w:w="1872" w:type="dxa"/>
          </w:tcPr>
          <w:p w14:paraId="7182125B" w14:textId="77777777" w:rsidR="00731819" w:rsidRDefault="00731819" w:rsidP="00731819">
            <w:r>
              <w:t>Friendly name of the resource</w:t>
            </w:r>
          </w:p>
        </w:tc>
      </w:tr>
      <w:tr w:rsidR="00731819" w14:paraId="3200A0CC" w14:textId="77777777" w:rsidTr="00731819">
        <w:tc>
          <w:tcPr>
            <w:tcW w:w="1872" w:type="dxa"/>
          </w:tcPr>
          <w:p w14:paraId="79975528" w14:textId="77777777" w:rsidR="00731819" w:rsidRDefault="00731819" w:rsidP="00731819">
            <w:r>
              <w:t>rt</w:t>
            </w:r>
          </w:p>
        </w:tc>
        <w:tc>
          <w:tcPr>
            <w:tcW w:w="1872" w:type="dxa"/>
          </w:tcPr>
          <w:p w14:paraId="3DAAD877" w14:textId="77777777" w:rsidR="00731819" w:rsidRDefault="00731819" w:rsidP="00731819">
            <w:r>
              <w:t>array: see schema</w:t>
            </w:r>
          </w:p>
        </w:tc>
        <w:tc>
          <w:tcPr>
            <w:tcW w:w="1872" w:type="dxa"/>
          </w:tcPr>
          <w:p w14:paraId="5E3F2DA9" w14:textId="77777777" w:rsidR="00731819" w:rsidRDefault="00731819" w:rsidP="00731819"/>
        </w:tc>
        <w:tc>
          <w:tcPr>
            <w:tcW w:w="1872" w:type="dxa"/>
          </w:tcPr>
          <w:p w14:paraId="38C7A3D5" w14:textId="77777777" w:rsidR="00731819" w:rsidRDefault="00731819" w:rsidP="00731819">
            <w:r>
              <w:t>Read Only</w:t>
            </w:r>
          </w:p>
        </w:tc>
        <w:tc>
          <w:tcPr>
            <w:tcW w:w="1872" w:type="dxa"/>
          </w:tcPr>
          <w:p w14:paraId="5DE4EA62" w14:textId="77777777" w:rsidR="00731819" w:rsidRDefault="00731819" w:rsidP="00731819">
            <w:r>
              <w:t>Resource Type of the Resource</w:t>
            </w:r>
          </w:p>
        </w:tc>
      </w:tr>
      <w:tr w:rsidR="00731819" w14:paraId="066DDA9A" w14:textId="77777777" w:rsidTr="00731819">
        <w:tc>
          <w:tcPr>
            <w:tcW w:w="1872" w:type="dxa"/>
          </w:tcPr>
          <w:p w14:paraId="5D257ADD" w14:textId="77777777" w:rsidR="00731819" w:rsidRDefault="00731819" w:rsidP="00731819">
            <w:r>
              <w:t>id</w:t>
            </w:r>
          </w:p>
        </w:tc>
        <w:tc>
          <w:tcPr>
            <w:tcW w:w="1872" w:type="dxa"/>
          </w:tcPr>
          <w:p w14:paraId="01E75871" w14:textId="77777777" w:rsidR="00731819" w:rsidRDefault="00731819" w:rsidP="00731819">
            <w:r>
              <w:t>string</w:t>
            </w:r>
          </w:p>
        </w:tc>
        <w:tc>
          <w:tcPr>
            <w:tcW w:w="1872" w:type="dxa"/>
          </w:tcPr>
          <w:p w14:paraId="23388699" w14:textId="77777777" w:rsidR="00731819" w:rsidRDefault="00731819" w:rsidP="00731819"/>
        </w:tc>
        <w:tc>
          <w:tcPr>
            <w:tcW w:w="1872" w:type="dxa"/>
          </w:tcPr>
          <w:p w14:paraId="4A90611E" w14:textId="77777777" w:rsidR="00731819" w:rsidRDefault="00731819" w:rsidP="00731819">
            <w:r>
              <w:t>Read Only</w:t>
            </w:r>
          </w:p>
        </w:tc>
        <w:tc>
          <w:tcPr>
            <w:tcW w:w="1872" w:type="dxa"/>
          </w:tcPr>
          <w:p w14:paraId="1FEA9BF5" w14:textId="77777777" w:rsidR="00731819" w:rsidRDefault="00731819" w:rsidP="00731819">
            <w:r>
              <w:t>Instance ID of this specific resource</w:t>
            </w:r>
          </w:p>
        </w:tc>
      </w:tr>
      <w:tr w:rsidR="00731819" w14:paraId="55F8D987" w14:textId="77777777" w:rsidTr="00731819">
        <w:tc>
          <w:tcPr>
            <w:tcW w:w="1872" w:type="dxa"/>
          </w:tcPr>
          <w:p w14:paraId="3F67FC32" w14:textId="77777777" w:rsidR="00731819" w:rsidRDefault="00731819" w:rsidP="00731819">
            <w:r>
              <w:t>ttl</w:t>
            </w:r>
          </w:p>
        </w:tc>
        <w:tc>
          <w:tcPr>
            <w:tcW w:w="1872" w:type="dxa"/>
          </w:tcPr>
          <w:p w14:paraId="1342D120" w14:textId="77777777" w:rsidR="00731819" w:rsidRDefault="00731819" w:rsidP="00731819">
            <w:r>
              <w:t>integer</w:t>
            </w:r>
          </w:p>
        </w:tc>
        <w:tc>
          <w:tcPr>
            <w:tcW w:w="1872" w:type="dxa"/>
          </w:tcPr>
          <w:p w14:paraId="055D6CA1" w14:textId="77777777" w:rsidR="00731819" w:rsidRDefault="00731819" w:rsidP="00731819">
            <w:r>
              <w:t>yes</w:t>
            </w:r>
          </w:p>
        </w:tc>
        <w:tc>
          <w:tcPr>
            <w:tcW w:w="1872" w:type="dxa"/>
          </w:tcPr>
          <w:p w14:paraId="6C1D1236" w14:textId="77777777" w:rsidR="00731819" w:rsidRDefault="00731819" w:rsidP="00731819"/>
        </w:tc>
        <w:tc>
          <w:tcPr>
            <w:tcW w:w="1872" w:type="dxa"/>
          </w:tcPr>
          <w:p w14:paraId="32508486" w14:textId="77777777" w:rsidR="00731819" w:rsidRDefault="00731819" w:rsidP="00731819">
            <w:r>
              <w:t>Time to indicate a RD, i.e. how long to keep this published item.</w:t>
            </w:r>
          </w:p>
        </w:tc>
      </w:tr>
      <w:tr w:rsidR="00731819" w14:paraId="428C24B3" w14:textId="77777777" w:rsidTr="00731819">
        <w:tc>
          <w:tcPr>
            <w:tcW w:w="1872" w:type="dxa"/>
          </w:tcPr>
          <w:p w14:paraId="46BDE982" w14:textId="77777777" w:rsidR="00731819" w:rsidRDefault="00731819" w:rsidP="00731819">
            <w:r>
              <w:t>if</w:t>
            </w:r>
          </w:p>
        </w:tc>
        <w:tc>
          <w:tcPr>
            <w:tcW w:w="1872" w:type="dxa"/>
          </w:tcPr>
          <w:p w14:paraId="7EB3F56B" w14:textId="77777777" w:rsidR="00731819" w:rsidRDefault="00731819" w:rsidP="00731819">
            <w:r>
              <w:t>array: see schema</w:t>
            </w:r>
          </w:p>
        </w:tc>
        <w:tc>
          <w:tcPr>
            <w:tcW w:w="1872" w:type="dxa"/>
          </w:tcPr>
          <w:p w14:paraId="58DAF7DD" w14:textId="77777777" w:rsidR="00731819" w:rsidRDefault="00731819" w:rsidP="00731819"/>
        </w:tc>
        <w:tc>
          <w:tcPr>
            <w:tcW w:w="1872" w:type="dxa"/>
          </w:tcPr>
          <w:p w14:paraId="6363CC00" w14:textId="77777777" w:rsidR="00731819" w:rsidRDefault="00731819" w:rsidP="00731819">
            <w:r>
              <w:t>Read Only</w:t>
            </w:r>
          </w:p>
        </w:tc>
        <w:tc>
          <w:tcPr>
            <w:tcW w:w="1872" w:type="dxa"/>
          </w:tcPr>
          <w:p w14:paraId="0695F95D" w14:textId="77777777" w:rsidR="00731819" w:rsidRDefault="00731819" w:rsidP="00731819">
            <w:r>
              <w:t>The interface set supported by this resource</w:t>
            </w:r>
          </w:p>
        </w:tc>
      </w:tr>
      <w:tr w:rsidR="00731819" w14:paraId="2A084436" w14:textId="77777777" w:rsidTr="00731819">
        <w:tc>
          <w:tcPr>
            <w:tcW w:w="1872" w:type="dxa"/>
          </w:tcPr>
          <w:p w14:paraId="1568BE8C" w14:textId="77777777" w:rsidR="00731819" w:rsidRDefault="00731819" w:rsidP="00731819">
            <w:r>
              <w:t>links</w:t>
            </w:r>
          </w:p>
        </w:tc>
        <w:tc>
          <w:tcPr>
            <w:tcW w:w="1872" w:type="dxa"/>
          </w:tcPr>
          <w:p w14:paraId="6E62BA54" w14:textId="77777777" w:rsidR="00731819" w:rsidRDefault="00731819" w:rsidP="00731819">
            <w:r>
              <w:t>array: see schema</w:t>
            </w:r>
          </w:p>
        </w:tc>
        <w:tc>
          <w:tcPr>
            <w:tcW w:w="1872" w:type="dxa"/>
          </w:tcPr>
          <w:p w14:paraId="5C930E91" w14:textId="77777777" w:rsidR="00731819" w:rsidRDefault="00731819" w:rsidP="00731819">
            <w:r>
              <w:t>yes</w:t>
            </w:r>
          </w:p>
        </w:tc>
        <w:tc>
          <w:tcPr>
            <w:tcW w:w="1872" w:type="dxa"/>
          </w:tcPr>
          <w:p w14:paraId="10A2B9CE" w14:textId="77777777" w:rsidR="00731819" w:rsidRDefault="00731819" w:rsidP="00731819"/>
        </w:tc>
        <w:tc>
          <w:tcPr>
            <w:tcW w:w="1872" w:type="dxa"/>
          </w:tcPr>
          <w:p w14:paraId="4DBEC13E" w14:textId="77777777" w:rsidR="00731819" w:rsidRDefault="00731819" w:rsidP="00731819">
            <w:r>
              <w:t>A set of simple or individual OIC Links.</w:t>
            </w:r>
          </w:p>
        </w:tc>
      </w:tr>
      <w:tr w:rsidR="00731819" w14:paraId="52228032" w14:textId="77777777" w:rsidTr="00731819">
        <w:tc>
          <w:tcPr>
            <w:tcW w:w="1872" w:type="dxa"/>
          </w:tcPr>
          <w:p w14:paraId="1A2D998C" w14:textId="77777777" w:rsidR="00731819" w:rsidRDefault="00731819" w:rsidP="00731819">
            <w:r>
              <w:t>n</w:t>
            </w:r>
          </w:p>
        </w:tc>
        <w:tc>
          <w:tcPr>
            <w:tcW w:w="1872" w:type="dxa"/>
          </w:tcPr>
          <w:p w14:paraId="62683FBD" w14:textId="77777777" w:rsidR="00731819" w:rsidRDefault="00731819" w:rsidP="00731819">
            <w:r>
              <w:t>string</w:t>
            </w:r>
          </w:p>
        </w:tc>
        <w:tc>
          <w:tcPr>
            <w:tcW w:w="1872" w:type="dxa"/>
          </w:tcPr>
          <w:p w14:paraId="5462121F" w14:textId="77777777" w:rsidR="00731819" w:rsidRDefault="00731819" w:rsidP="00731819"/>
        </w:tc>
        <w:tc>
          <w:tcPr>
            <w:tcW w:w="1872" w:type="dxa"/>
          </w:tcPr>
          <w:p w14:paraId="515E0EA5" w14:textId="77777777" w:rsidR="00731819" w:rsidRDefault="00731819" w:rsidP="00731819">
            <w:r>
              <w:t>Read Only</w:t>
            </w:r>
          </w:p>
        </w:tc>
        <w:tc>
          <w:tcPr>
            <w:tcW w:w="1872" w:type="dxa"/>
          </w:tcPr>
          <w:p w14:paraId="2064B28D" w14:textId="77777777" w:rsidR="00731819" w:rsidRDefault="00731819" w:rsidP="00731819">
            <w:r>
              <w:t>Friendly name of the resource</w:t>
            </w:r>
          </w:p>
        </w:tc>
      </w:tr>
      <w:tr w:rsidR="00731819" w14:paraId="4CC3BAAF" w14:textId="77777777" w:rsidTr="00731819">
        <w:tc>
          <w:tcPr>
            <w:tcW w:w="1872" w:type="dxa"/>
          </w:tcPr>
          <w:p w14:paraId="109CE81E" w14:textId="77777777" w:rsidR="00731819" w:rsidRDefault="00731819" w:rsidP="00731819">
            <w:r>
              <w:t>di</w:t>
            </w:r>
          </w:p>
        </w:tc>
        <w:tc>
          <w:tcPr>
            <w:tcW w:w="1872" w:type="dxa"/>
          </w:tcPr>
          <w:p w14:paraId="6E81743A" w14:textId="77777777" w:rsidR="00731819" w:rsidRDefault="00731819" w:rsidP="00731819">
            <w:r>
              <w:t>multiple types: see schema</w:t>
            </w:r>
          </w:p>
        </w:tc>
        <w:tc>
          <w:tcPr>
            <w:tcW w:w="1872" w:type="dxa"/>
          </w:tcPr>
          <w:p w14:paraId="7754D126" w14:textId="77777777" w:rsidR="00731819" w:rsidRDefault="00731819" w:rsidP="00731819">
            <w:r>
              <w:t>yes</w:t>
            </w:r>
          </w:p>
        </w:tc>
        <w:tc>
          <w:tcPr>
            <w:tcW w:w="1872" w:type="dxa"/>
          </w:tcPr>
          <w:p w14:paraId="0BE89738" w14:textId="77777777" w:rsidR="00731819" w:rsidRDefault="00731819" w:rsidP="00731819"/>
        </w:tc>
        <w:tc>
          <w:tcPr>
            <w:tcW w:w="1872" w:type="dxa"/>
          </w:tcPr>
          <w:p w14:paraId="74FDEEEC" w14:textId="77777777" w:rsidR="00731819" w:rsidRDefault="00731819" w:rsidP="00731819">
            <w:r>
              <w:t>A UUID that is the identifier for the publishing Device</w:t>
            </w:r>
          </w:p>
        </w:tc>
      </w:tr>
    </w:tbl>
    <w:p w14:paraId="0BDDBB98" w14:textId="77777777" w:rsidR="00731819" w:rsidRDefault="00731819" w:rsidP="00731819">
      <w:pPr>
        <w:pStyle w:val="ANNEX-heading2"/>
      </w:pPr>
      <w:bookmarkStart w:id="15469" w:name="_Toc509367484"/>
      <w:r>
        <w:lastRenderedPageBreak/>
        <w:t>CRUDN behaviour</w:t>
      </w:r>
      <w:bookmarkEnd w:id="15469"/>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32502615"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54727EE6" w14:textId="77777777" w:rsidR="00731819" w:rsidRDefault="00731819" w:rsidP="00731819">
            <w:r>
              <w:t>Resource</w:t>
            </w:r>
          </w:p>
        </w:tc>
        <w:tc>
          <w:tcPr>
            <w:tcW w:w="1560" w:type="dxa"/>
          </w:tcPr>
          <w:p w14:paraId="477B1EBD" w14:textId="77777777" w:rsidR="00731819" w:rsidRDefault="00731819" w:rsidP="00731819">
            <w:r>
              <w:t>Create</w:t>
            </w:r>
          </w:p>
        </w:tc>
        <w:tc>
          <w:tcPr>
            <w:tcW w:w="1560" w:type="dxa"/>
          </w:tcPr>
          <w:p w14:paraId="595702B0" w14:textId="77777777" w:rsidR="00731819" w:rsidRDefault="00731819" w:rsidP="00731819">
            <w:r>
              <w:t>Read</w:t>
            </w:r>
          </w:p>
        </w:tc>
        <w:tc>
          <w:tcPr>
            <w:tcW w:w="1560" w:type="dxa"/>
          </w:tcPr>
          <w:p w14:paraId="7A0F0575" w14:textId="77777777" w:rsidR="00731819" w:rsidRDefault="00731819" w:rsidP="00731819">
            <w:r>
              <w:t>Update</w:t>
            </w:r>
          </w:p>
        </w:tc>
        <w:tc>
          <w:tcPr>
            <w:tcW w:w="1560" w:type="dxa"/>
          </w:tcPr>
          <w:p w14:paraId="2D514C72" w14:textId="77777777" w:rsidR="00731819" w:rsidRDefault="00731819" w:rsidP="00731819">
            <w:r>
              <w:t>Delete</w:t>
            </w:r>
          </w:p>
        </w:tc>
        <w:tc>
          <w:tcPr>
            <w:tcW w:w="1560" w:type="dxa"/>
          </w:tcPr>
          <w:p w14:paraId="22EE7D78" w14:textId="77777777" w:rsidR="00731819" w:rsidRDefault="00731819" w:rsidP="00731819">
            <w:r>
              <w:t>Notify</w:t>
            </w:r>
          </w:p>
        </w:tc>
      </w:tr>
      <w:tr w:rsidR="00731819" w14:paraId="4DEFE7A7" w14:textId="77777777" w:rsidTr="00731819">
        <w:tc>
          <w:tcPr>
            <w:tcW w:w="1560" w:type="dxa"/>
          </w:tcPr>
          <w:p w14:paraId="47D1C407" w14:textId="77777777" w:rsidR="00731819" w:rsidRDefault="00731819" w:rsidP="00731819">
            <w:r>
              <w:t>/oic/rd</w:t>
            </w:r>
          </w:p>
        </w:tc>
        <w:tc>
          <w:tcPr>
            <w:tcW w:w="1560" w:type="dxa"/>
          </w:tcPr>
          <w:p w14:paraId="555A168F" w14:textId="77777777" w:rsidR="00731819" w:rsidRDefault="00731819" w:rsidP="00731819"/>
        </w:tc>
        <w:tc>
          <w:tcPr>
            <w:tcW w:w="1560" w:type="dxa"/>
          </w:tcPr>
          <w:p w14:paraId="7C2059DE" w14:textId="77777777" w:rsidR="00731819" w:rsidRDefault="00731819" w:rsidP="00731819">
            <w:r>
              <w:t>get</w:t>
            </w:r>
          </w:p>
        </w:tc>
        <w:tc>
          <w:tcPr>
            <w:tcW w:w="1560" w:type="dxa"/>
          </w:tcPr>
          <w:p w14:paraId="00248566" w14:textId="77777777" w:rsidR="00731819" w:rsidRDefault="00731819" w:rsidP="00731819">
            <w:r>
              <w:t>post</w:t>
            </w:r>
          </w:p>
        </w:tc>
        <w:tc>
          <w:tcPr>
            <w:tcW w:w="1560" w:type="dxa"/>
          </w:tcPr>
          <w:p w14:paraId="141E5553" w14:textId="77777777" w:rsidR="00731819" w:rsidRDefault="00731819" w:rsidP="00731819"/>
        </w:tc>
        <w:tc>
          <w:tcPr>
            <w:tcW w:w="1560" w:type="dxa"/>
          </w:tcPr>
          <w:p w14:paraId="6ABC1EA1" w14:textId="77777777" w:rsidR="00731819" w:rsidRDefault="00731819" w:rsidP="00731819"/>
        </w:tc>
      </w:tr>
    </w:tbl>
    <w:p w14:paraId="0796C392" w14:textId="77777777" w:rsidR="00731819" w:rsidRDefault="00DF1E02" w:rsidP="00731819">
      <w:pPr>
        <w:pStyle w:val="ANNEX-heading1"/>
      </w:pPr>
      <w:bookmarkStart w:id="15470" w:name="_Toc509367485"/>
      <w:r>
        <w:t>Discoverable Resources</w:t>
      </w:r>
      <w:bookmarkEnd w:id="15470"/>
    </w:p>
    <w:p w14:paraId="3DD9599B" w14:textId="77777777" w:rsidR="00731819" w:rsidRDefault="00731819" w:rsidP="00731819">
      <w:pPr>
        <w:pStyle w:val="ANNEX-heading2"/>
      </w:pPr>
      <w:bookmarkStart w:id="15471" w:name="_Toc509367486"/>
      <w:r>
        <w:t>Introduction</w:t>
      </w:r>
      <w:bookmarkEnd w:id="15471"/>
    </w:p>
    <w:p w14:paraId="564F7788" w14:textId="77777777" w:rsidR="00731819" w:rsidRDefault="00731819" w:rsidP="00731819">
      <w:r>
        <w:t>Baseline representation of /oic/res; list of discoverable resources</w:t>
      </w:r>
      <w:r>
        <w:br/>
      </w:r>
    </w:p>
    <w:p w14:paraId="41A98FA5" w14:textId="77777777" w:rsidR="00731819" w:rsidRDefault="00731819" w:rsidP="00731819">
      <w:pPr>
        <w:pStyle w:val="ANNEX-heading2"/>
      </w:pPr>
      <w:bookmarkStart w:id="15472" w:name="_Toc509367487"/>
      <w:r>
        <w:t>Wellknown URI</w:t>
      </w:r>
      <w:bookmarkEnd w:id="15472"/>
    </w:p>
    <w:p w14:paraId="20F894B8" w14:textId="77777777" w:rsidR="00731819" w:rsidRDefault="00731819" w:rsidP="00731819">
      <w:r>
        <w:t>/oic/res</w:t>
      </w:r>
    </w:p>
    <w:p w14:paraId="7B6E2045" w14:textId="77777777" w:rsidR="00731819" w:rsidRDefault="00731819" w:rsidP="00731819">
      <w:pPr>
        <w:pStyle w:val="ANNEX-heading2"/>
      </w:pPr>
      <w:bookmarkStart w:id="15473" w:name="_Toc509367488"/>
      <w:r>
        <w:t>Resource Type</w:t>
      </w:r>
      <w:bookmarkEnd w:id="15473"/>
    </w:p>
    <w:p w14:paraId="4AD8F791" w14:textId="77777777" w:rsidR="00731819" w:rsidRDefault="00731819" w:rsidP="00731819">
      <w:pPr>
        <w:pStyle w:val="ANNEX-heading2"/>
      </w:pPr>
      <w:bookmarkStart w:id="15474" w:name="_Toc509367489"/>
      <w:r>
        <w:t>Swagger2.0 Definition</w:t>
      </w:r>
      <w:bookmarkEnd w:id="15474"/>
    </w:p>
    <w:p w14:paraId="009E634D" w14:textId="7CE30576" w:rsidR="00731819" w:rsidRDefault="00731819" w:rsidP="00731819">
      <w:pPr>
        <w:pStyle w:val="CODE-BLACK"/>
      </w:pPr>
      <w:r>
        <w:t>{</w:t>
      </w:r>
      <w:r>
        <w:br/>
        <w:t xml:space="preserve">  "swagger": "2.0",</w:t>
      </w:r>
      <w:r>
        <w:br/>
        <w:t xml:space="preserve">  "info": {</w:t>
      </w:r>
      <w:r>
        <w:br/>
        <w:t xml:space="preserve">    "title": "Discoverable Resources Link List interface",</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"/oic/res?if=oic.if.ll" : {</w:t>
      </w:r>
      <w:r>
        <w:br/>
        <w:t xml:space="preserve">      "get": {</w:t>
      </w:r>
      <w:r>
        <w:br/>
        <w:t xml:space="preserve">        "description": "Link list representation of /oic/res; list of discoverable resources\nRetrieve the discoverable resource set, link list interface\n",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w:t>
      </w:r>
      <w:r>
        <w:br/>
        <w:t xml:space="preserve">                    "href": "/humidity",</w:t>
      </w:r>
      <w:r>
        <w:br/>
        <w:t xml:space="preserve">                    "rt":   ["oic.r.humidity"],</w:t>
      </w:r>
      <w:r>
        <w:br/>
        <w:t xml:space="preserve">                    "if":   ["oic.if.s"],</w:t>
      </w:r>
      <w:r>
        <w:br/>
        <w:t xml:space="preserve">                    "p":    {"bm": 3},</w:t>
      </w:r>
      <w:r>
        <w:br/>
        <w:t xml:space="preserve">                    "eps": [</w:t>
      </w:r>
      <w:r>
        <w:br/>
        <w:t xml:space="preserve">                      {"ep": "coaps://[fe80::b1d6]:1111", "pri": 2},</w:t>
      </w:r>
      <w:r>
        <w:br/>
        <w:t xml:space="preserve">                      {"ep": "coaps://[fe80::b1d6]:1122"},</w:t>
      </w:r>
      <w:r>
        <w:br/>
        <w:t xml:space="preserve">                      {"ep": "coaps+tcp://[2001:db8:a::123]:2222", "pri": 3}</w:t>
      </w:r>
      <w:r>
        <w:br/>
        <w:t xml:space="preserve">                    ]</w:t>
      </w:r>
      <w:r>
        <w:br/>
        <w:t xml:space="preserve">                  },</w:t>
      </w:r>
      <w:r>
        <w:br/>
        <w:t xml:space="preserve">                  {</w:t>
      </w:r>
      <w:r>
        <w:br/>
      </w:r>
      <w:r>
        <w:lastRenderedPageBreak/>
        <w:t xml:space="preserve">                    "href": "/temperature",</w:t>
      </w:r>
      <w:r>
        <w:br/>
        <w:t xml:space="preserve">                    "rt":   ["oic.r.temperature"],</w:t>
      </w:r>
      <w:r>
        <w:br/>
        <w:t xml:space="preserve">                    "if":   ["oic.if.s"],</w:t>
      </w:r>
      <w:r>
        <w:br/>
        <w:t xml:space="preserve">                    "p":    {"bm": 3},</w:t>
      </w:r>
      <w:r>
        <w:br/>
        <w:t xml:space="preserve">                    "eps": [</w:t>
      </w:r>
      <w:r>
        <w:br/>
        <w:t xml:space="preserve">                      {"ep": "coaps://[[2001:db8:a::123]:2222"}</w:t>
      </w:r>
      <w:r>
        <w:br/>
        <w:t xml:space="preserve">                    ]</w:t>
      </w:r>
      <w:r>
        <w:br/>
        <w:t xml:space="preserve">                  }</w:t>
      </w:r>
      <w:r>
        <w:br/>
        <w:t xml:space="preserve">                ]</w:t>
      </w:r>
      <w:r>
        <w:br/>
        <w:t xml:space="preserve">                ,</w:t>
      </w:r>
      <w:r>
        <w:br/>
        <w:t xml:space="preserve">              "schema": { "$ref": "#/definitions/slinklist" }</w:t>
      </w:r>
      <w:r>
        <w:br/>
        <w:t xml:space="preserve">            }</w:t>
      </w:r>
      <w:r>
        <w:br/>
        <w:t xml:space="preserve">        }</w:t>
      </w:r>
      <w:r>
        <w:br/>
        <w:t xml:space="preserve">      }</w:t>
      </w:r>
      <w:r>
        <w:br/>
        <w:t xml:space="preserve">    },</w:t>
      </w:r>
      <w:r>
        <w:br/>
        <w:t xml:space="preserve">    "/oic/res?if=oic.if.baseline" : {</w:t>
      </w:r>
      <w:r>
        <w:br/>
        <w:t xml:space="preserve">      "get": {</w:t>
      </w:r>
      <w:r>
        <w:br/>
        <w:t xml:space="preserve">        "description": "Baseline representation of /oic/res; list of discoverable resources\nRetrieve the discoverable resource set, baseline interface\n",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w:t>
      </w:r>
      <w:r>
        <w:br/>
        <w:t xml:space="preserve">                  "rt": ["oic.wk.res"],</w:t>
      </w:r>
      <w:r>
        <w:br/>
        <w:t xml:space="preserve">                  "if": ["oic.if.baseline", "oic.if.ll" ],</w:t>
      </w:r>
      <w:r>
        <w:br/>
        <w:t xml:space="preserve">                  "links":</w:t>
      </w:r>
      <w:r>
        <w:br/>
        <w:t xml:space="preserve">                    [</w:t>
      </w:r>
      <w:r>
        <w:br/>
        <w:t xml:space="preserve">                      {</w:t>
      </w:r>
      <w:r>
        <w:br/>
        <w:t xml:space="preserve">                        "href": "/humidity",</w:t>
      </w:r>
      <w:r>
        <w:br/>
        <w:t xml:space="preserve">                        "rt":   ["oic.r.humidity"],</w:t>
      </w:r>
      <w:r>
        <w:br/>
        <w:t xml:space="preserve">                        "if":   ["oic.if.s"],</w:t>
      </w:r>
      <w:r>
        <w:br/>
        <w:t xml:space="preserve">                        "p":    {"bm": 3},</w:t>
      </w:r>
      <w:r>
        <w:br/>
        <w:t xml:space="preserve">                        "eps": [</w:t>
      </w:r>
      <w:r>
        <w:br/>
        <w:t xml:space="preserve">                            {"ep": "coaps://[fe80::b1d6]:1111", "pri": 2},</w:t>
      </w:r>
      <w:r>
        <w:br/>
        <w:t xml:space="preserve">                            {"ep": "coaps://[fe80::b1d6]:1122"},</w:t>
      </w:r>
      <w:r>
        <w:br/>
        <w:t xml:space="preserve">                            {"ep": "coap+tcp://[2001:db8:a::123]:2222", "pri": 3}</w:t>
      </w:r>
      <w:r>
        <w:br/>
        <w:t xml:space="preserve">                        ]</w:t>
      </w:r>
      <w:r>
        <w:br/>
        <w:t xml:space="preserve">                      },</w:t>
      </w:r>
      <w:r>
        <w:br/>
        <w:t xml:space="preserve">                      {</w:t>
      </w:r>
      <w:r>
        <w:br/>
        <w:t xml:space="preserve">                        "href": "/temperature",</w:t>
      </w:r>
      <w:r>
        <w:br/>
        <w:t xml:space="preserve">                        "rt":   ["oic.r.temperature"],</w:t>
      </w:r>
      <w:r>
        <w:br/>
        <w:t xml:space="preserve">                        "if":   ["oic.if.s"],</w:t>
      </w:r>
      <w:r>
        <w:br/>
        <w:t xml:space="preserve">                        "p":    {"bm": 3},</w:t>
      </w:r>
      <w:r>
        <w:br/>
        <w:t xml:space="preserve">                        "eps": [</w:t>
      </w:r>
      <w:r>
        <w:br/>
        <w:t xml:space="preserve">                            {"ep": "coaps://[[2001:db8:a::123]:2222"}</w:t>
      </w:r>
      <w:r>
        <w:br/>
        <w:t xml:space="preserve">                        ]</w:t>
      </w:r>
      <w:r>
        <w:br/>
        <w:t xml:space="preserve">                      }</w:t>
      </w:r>
      <w:r>
        <w:br/>
        <w:t xml:space="preserve">                    ]</w:t>
      </w:r>
      <w:r>
        <w:br/>
        <w:t xml:space="preserve">                  }</w:t>
      </w:r>
      <w:r>
        <w:br/>
        <w:t xml:space="preserve">                ]</w:t>
      </w:r>
      <w:r>
        <w:br/>
        <w:t xml:space="preserve">                ,</w:t>
      </w:r>
      <w:r>
        <w:br/>
        <w:t xml:space="preserve">              "schema": { "$ref": "#/definitions/sbaseline" }</w:t>
      </w:r>
      <w:r>
        <w:br/>
        <w:t xml:space="preserve">            }</w:t>
      </w:r>
      <w:r>
        <w:br/>
        <w:t xml:space="preserve">        }</w:t>
      </w:r>
      <w:r>
        <w:br/>
        <w:t xml:space="preserve">      }</w:t>
      </w:r>
      <w:r>
        <w:br/>
        <w:t xml:space="preserve">    }</w:t>
      </w:r>
      <w:r>
        <w:br/>
        <w:t xml:space="preserve">  },</w:t>
      </w:r>
      <w:r>
        <w:br/>
        <w:t xml:space="preserve">  "parameters": {</w:t>
      </w:r>
      <w:r>
        <w:br/>
        <w:t xml:space="preserve">    "interface-ll" : {</w:t>
      </w:r>
      <w:r>
        <w:br/>
        <w:t xml:space="preserve">      "in" : "query",</w:t>
      </w:r>
      <w:r>
        <w:br/>
        <w:t xml:space="preserve">      "name" : "if",</w:t>
      </w:r>
      <w:r>
        <w:br/>
        <w:t xml:space="preserve">      "type" : "string",</w:t>
      </w:r>
      <w:r>
        <w:br/>
        <w:t xml:space="preserve">      "enum" : ["oic.if.ll"]</w:t>
      </w:r>
      <w:r>
        <w:br/>
        <w:t xml:space="preserve">    },</w:t>
      </w:r>
      <w:r>
        <w:br/>
        <w:t xml:space="preserve">    "interface-baseline" : {</w:t>
      </w:r>
      <w:r>
        <w:br/>
        <w:t xml:space="preserve">      "in" : "query",</w:t>
      </w:r>
      <w:r>
        <w:br/>
        <w:t xml:space="preserve">      "name" : "if",</w:t>
      </w:r>
      <w:r>
        <w:br/>
      </w:r>
      <w:r>
        <w:lastRenderedPageBreak/>
        <w:t xml:space="preserve">      "type" : "string",</w:t>
      </w:r>
      <w:r>
        <w:br/>
        <w:t xml:space="preserve">      "enum" : ["oic.if.baseline"]</w:t>
      </w:r>
      <w:r>
        <w:br/>
        <w:t xml:space="preserve">    },</w:t>
      </w:r>
      <w:r>
        <w:br/>
        <w:t xml:space="preserve">    "interface-all" : {</w:t>
      </w:r>
      <w:r>
        <w:br/>
        <w:t xml:space="preserve">      "in" : "query",</w:t>
      </w:r>
      <w:r>
        <w:br/>
        <w:t xml:space="preserve">      "name" : "if",</w:t>
      </w:r>
      <w:r>
        <w:br/>
        <w:t xml:space="preserve">      "type" : "string",</w:t>
      </w:r>
      <w:r>
        <w:br/>
        <w:t xml:space="preserve">      "enum" : ["oic.if.ll", "oic.if.baseline"]</w:t>
      </w:r>
      <w:r>
        <w:br/>
        <w:t xml:space="preserve">    }</w:t>
      </w:r>
      <w:r>
        <w:br/>
        <w:t xml:space="preserve">  },</w:t>
      </w:r>
      <w:r>
        <w:br/>
        <w:t xml:space="preserve">  "definitions": {</w:t>
      </w:r>
      <w:r>
        <w:br/>
        <w:t xml:space="preserve">    "slinklist" : {</w:t>
      </w:r>
      <w:r>
        <w:br/>
        <w:t xml:space="preserve">      "items" :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r>
      <w:r>
        <w:lastRenderedPageBreak/>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r>
      <w:r>
        <w:lastRenderedPageBreak/>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br/>
        <w:t xml:space="preserve">      ,"type" : </w:t>
      </w:r>
      <w:r>
        <w:br/>
        <w:t xml:space="preserve">            "array"</w:t>
      </w:r>
      <w:r>
        <w:br/>
      </w:r>
      <w:r>
        <w:br/>
        <w:t xml:space="preserve">    }</w:t>
      </w:r>
      <w:r>
        <w:br/>
        <w:t xml:space="preserve">    ,</w:t>
      </w:r>
      <w:r>
        <w:br/>
        <w:t xml:space="preserve">    "sbaseline" : {</w:t>
      </w:r>
      <w:r>
        <w:br/>
        <w:t xml:space="preserve">      "items" : </w:t>
      </w:r>
      <w:r>
        <w:br/>
        <w:t xml:space="preserve">            {</w:t>
      </w:r>
      <w:r>
        <w:br/>
        <w:t xml:space="preserve">        "properties":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t xml:space="preserve">          "links": {</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r>
      <w:r>
        <w:lastRenderedPageBreak/>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r>
      <w:r>
        <w:lastRenderedPageBreak/>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r>
      <w:commentRangeStart w:id="15475"/>
      <w:del w:id="15476" w:author="Bardini, Richard A" w:date="2018-03-16T15:21:00Z">
        <w:r w:rsidDel="00CD0CD8">
          <w:delText xml:space="preserve">          "mpro": {</w:delText>
        </w:r>
        <w:r w:rsidDel="00CD0CD8">
          <w:br/>
          <w:delText xml:space="preserve">            "description": "Supported messaging protocols",</w:delText>
        </w:r>
        <w:r w:rsidDel="00CD0CD8">
          <w:br/>
          <w:delText xml:space="preserve">            "maxLength": 64,</w:delText>
        </w:r>
        <w:r w:rsidDel="00CD0CD8">
          <w:br/>
          <w:delText xml:space="preserve">            "readOnly": true,</w:delText>
        </w:r>
        <w:r w:rsidDel="00CD0CD8">
          <w:br/>
          <w:delText xml:space="preserve">            "type": "string"</w:delText>
        </w:r>
        <w:r w:rsidDel="00CD0CD8">
          <w:br/>
          <w:delText xml:space="preserve">          },</w:delText>
        </w:r>
        <w:r w:rsidDel="00CD0CD8">
          <w:br/>
        </w:r>
      </w:del>
      <w:commentRangeEnd w:id="15475"/>
      <w:r w:rsidR="00CB47CD">
        <w:rPr>
          <w:rStyle w:val="CommentReference"/>
          <w:rFonts w:ascii="Arial" w:hAnsi="Arial"/>
          <w:noProof w:val="0"/>
          <w:color w:val="auto"/>
          <w:spacing w:val="8"/>
        </w:rPr>
        <w:commentReference w:id="15475"/>
      </w:r>
      <w:r>
        <w:t xml:space="preserve">          "n": {</w:t>
      </w:r>
      <w:r>
        <w:br/>
        <w:t xml:space="preserve">            "description": "Human friendly name",</w:t>
      </w:r>
      <w:r>
        <w:br/>
        <w:t xml:space="preserve">            "maxLength": 64,</w:t>
      </w:r>
      <w:r>
        <w:br/>
        <w:t xml:space="preserve">            "readOnly": true,</w:t>
      </w:r>
      <w:r>
        <w:br/>
        <w:t xml:space="preserve">            "type": "string"</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t xml:space="preserve">        "required": [</w:t>
      </w:r>
      <w:r>
        <w:br/>
        <w:t xml:space="preserve">          "rt",</w:t>
      </w:r>
      <w:r>
        <w:br/>
        <w:t xml:space="preserve">          "if",</w:t>
      </w:r>
      <w:r>
        <w:br/>
        <w:t xml:space="preserve">          "links"</w:t>
      </w:r>
      <w:r>
        <w:br/>
        <w:t xml:space="preserve">        ],</w:t>
      </w:r>
      <w:r>
        <w:br/>
        <w:t xml:space="preserve">        "type": "object"</w:t>
      </w:r>
      <w:r>
        <w:br/>
        <w:t xml:space="preserve">      }</w:t>
      </w:r>
      <w:r>
        <w:br/>
      </w:r>
      <w:r>
        <w:br/>
        <w:t xml:space="preserve">      ,"type" : </w:t>
      </w:r>
      <w:r>
        <w:br/>
        <w:t xml:space="preserve">            "array"</w:t>
      </w:r>
      <w:r>
        <w:br/>
      </w:r>
      <w:r>
        <w:br/>
      </w:r>
      <w:r>
        <w:lastRenderedPageBreak/>
        <w:t xml:space="preserve">    }</w:t>
      </w:r>
      <w:r>
        <w:br/>
        <w:t xml:space="preserve">  }</w:t>
      </w:r>
      <w:r>
        <w:br/>
        <w:t>}</w:t>
      </w:r>
      <w:r>
        <w:br/>
      </w:r>
    </w:p>
    <w:p w14:paraId="57542A7B" w14:textId="77777777" w:rsidR="00731819" w:rsidRDefault="00731819" w:rsidP="00731819">
      <w:pPr>
        <w:pStyle w:val="ANNEX-heading2"/>
      </w:pPr>
      <w:bookmarkStart w:id="15477" w:name="_Toc509367490"/>
      <w:r>
        <w:t>Property Definition</w:t>
      </w:r>
      <w:bookmarkEnd w:id="15477"/>
    </w:p>
    <w:tbl>
      <w:tblPr>
        <w:tblStyle w:val="TABLE-A"/>
        <w:tblW w:w="0" w:type="auto"/>
        <w:tblLook w:val="04A0" w:firstRow="1" w:lastRow="0" w:firstColumn="1" w:lastColumn="0" w:noHBand="0" w:noVBand="1"/>
      </w:tblPr>
      <w:tblGrid>
        <w:gridCol w:w="1871"/>
        <w:gridCol w:w="1869"/>
        <w:gridCol w:w="1870"/>
        <w:gridCol w:w="1869"/>
        <w:gridCol w:w="1871"/>
      </w:tblGrid>
      <w:tr w:rsidR="00731819" w14:paraId="05C17A65" w14:textId="77777777" w:rsidTr="00CD0CD8">
        <w:trPr>
          <w:cnfStyle w:val="100000000000" w:firstRow="1" w:lastRow="0" w:firstColumn="0" w:lastColumn="0" w:oddVBand="0" w:evenVBand="0" w:oddHBand="0" w:evenHBand="0" w:firstRowFirstColumn="0" w:firstRowLastColumn="0" w:lastRowFirstColumn="0" w:lastRowLastColumn="0"/>
        </w:trPr>
        <w:tc>
          <w:tcPr>
            <w:tcW w:w="1871" w:type="dxa"/>
          </w:tcPr>
          <w:p w14:paraId="52EEA2A6" w14:textId="77777777" w:rsidR="00731819" w:rsidRDefault="00731819" w:rsidP="00731819">
            <w:r>
              <w:t>Property name</w:t>
            </w:r>
          </w:p>
        </w:tc>
        <w:tc>
          <w:tcPr>
            <w:tcW w:w="1869" w:type="dxa"/>
          </w:tcPr>
          <w:p w14:paraId="27E2AA2D" w14:textId="77777777" w:rsidR="00731819" w:rsidRDefault="00731819" w:rsidP="00731819">
            <w:r>
              <w:t>Value type</w:t>
            </w:r>
          </w:p>
        </w:tc>
        <w:tc>
          <w:tcPr>
            <w:tcW w:w="1870" w:type="dxa"/>
          </w:tcPr>
          <w:p w14:paraId="3DA73B18" w14:textId="77777777" w:rsidR="00731819" w:rsidRDefault="00731819" w:rsidP="00731819">
            <w:r>
              <w:t>Mandatory</w:t>
            </w:r>
          </w:p>
        </w:tc>
        <w:tc>
          <w:tcPr>
            <w:tcW w:w="1869" w:type="dxa"/>
          </w:tcPr>
          <w:p w14:paraId="5392CAC7" w14:textId="77777777" w:rsidR="00731819" w:rsidRDefault="00731819" w:rsidP="00731819">
            <w:r>
              <w:t>Access mode</w:t>
            </w:r>
          </w:p>
        </w:tc>
        <w:tc>
          <w:tcPr>
            <w:tcW w:w="1871" w:type="dxa"/>
          </w:tcPr>
          <w:p w14:paraId="417A23F0" w14:textId="77777777" w:rsidR="00731819" w:rsidRDefault="00731819" w:rsidP="00731819">
            <w:r>
              <w:t>Description</w:t>
            </w:r>
          </w:p>
        </w:tc>
      </w:tr>
      <w:tr w:rsidR="00731819" w14:paraId="15AE389A" w14:textId="77777777" w:rsidTr="00CD0CD8">
        <w:tc>
          <w:tcPr>
            <w:tcW w:w="1871" w:type="dxa"/>
          </w:tcPr>
          <w:p w14:paraId="6A811DC0" w14:textId="77777777" w:rsidR="00731819" w:rsidRDefault="00731819" w:rsidP="00731819">
            <w:r>
              <w:t>rt</w:t>
            </w:r>
          </w:p>
        </w:tc>
        <w:tc>
          <w:tcPr>
            <w:tcW w:w="1869" w:type="dxa"/>
          </w:tcPr>
          <w:p w14:paraId="765F3D44" w14:textId="77777777" w:rsidR="00731819" w:rsidRDefault="00731819" w:rsidP="00731819">
            <w:r>
              <w:t>array: see schema</w:t>
            </w:r>
          </w:p>
        </w:tc>
        <w:tc>
          <w:tcPr>
            <w:tcW w:w="1870" w:type="dxa"/>
          </w:tcPr>
          <w:p w14:paraId="3EBE56D5" w14:textId="77777777" w:rsidR="00731819" w:rsidRDefault="00731819" w:rsidP="00731819">
            <w:r>
              <w:t>yes</w:t>
            </w:r>
          </w:p>
        </w:tc>
        <w:tc>
          <w:tcPr>
            <w:tcW w:w="1869" w:type="dxa"/>
          </w:tcPr>
          <w:p w14:paraId="27161068" w14:textId="77777777" w:rsidR="00731819" w:rsidRDefault="00731819" w:rsidP="00731819">
            <w:r>
              <w:t>Read Only</w:t>
            </w:r>
          </w:p>
        </w:tc>
        <w:tc>
          <w:tcPr>
            <w:tcW w:w="1871" w:type="dxa"/>
          </w:tcPr>
          <w:p w14:paraId="14803642" w14:textId="77777777" w:rsidR="00731819" w:rsidRDefault="00731819" w:rsidP="00731819">
            <w:r>
              <w:t>Resource Type of the Resource</w:t>
            </w:r>
          </w:p>
        </w:tc>
      </w:tr>
      <w:tr w:rsidR="00731819" w:rsidDel="00CD0CD8" w14:paraId="3BF00710" w14:textId="748C5AED" w:rsidTr="00CD0CD8">
        <w:trPr>
          <w:del w:id="15478" w:author="Bardini, Richard A" w:date="2018-03-16T15:21:00Z"/>
        </w:trPr>
        <w:tc>
          <w:tcPr>
            <w:tcW w:w="1871" w:type="dxa"/>
          </w:tcPr>
          <w:p w14:paraId="57BE2F61" w14:textId="365C5782" w:rsidR="00731819" w:rsidDel="00CD0CD8" w:rsidRDefault="00731819" w:rsidP="00731819">
            <w:pPr>
              <w:rPr>
                <w:del w:id="15479" w:author="Bardini, Richard A" w:date="2018-03-16T15:21:00Z"/>
              </w:rPr>
            </w:pPr>
            <w:commentRangeStart w:id="15480"/>
            <w:del w:id="15481" w:author="Bardini, Richard A" w:date="2018-03-16T15:21:00Z">
              <w:r w:rsidDel="00CD0CD8">
                <w:delText>mpro</w:delText>
              </w:r>
            </w:del>
          </w:p>
        </w:tc>
        <w:tc>
          <w:tcPr>
            <w:tcW w:w="1869" w:type="dxa"/>
          </w:tcPr>
          <w:p w14:paraId="362C885C" w14:textId="07556046" w:rsidR="00731819" w:rsidDel="00CD0CD8" w:rsidRDefault="00731819" w:rsidP="00731819">
            <w:pPr>
              <w:rPr>
                <w:del w:id="15482" w:author="Bardini, Richard A" w:date="2018-03-16T15:21:00Z"/>
              </w:rPr>
            </w:pPr>
            <w:del w:id="15483" w:author="Bardini, Richard A" w:date="2018-03-16T15:21:00Z">
              <w:r w:rsidDel="00CD0CD8">
                <w:delText>string</w:delText>
              </w:r>
            </w:del>
          </w:p>
        </w:tc>
        <w:tc>
          <w:tcPr>
            <w:tcW w:w="1870" w:type="dxa"/>
          </w:tcPr>
          <w:p w14:paraId="65780F61" w14:textId="715B05BD" w:rsidR="00731819" w:rsidDel="00CD0CD8" w:rsidRDefault="00731819" w:rsidP="00731819">
            <w:pPr>
              <w:rPr>
                <w:del w:id="15484" w:author="Bardini, Richard A" w:date="2018-03-16T15:21:00Z"/>
              </w:rPr>
            </w:pPr>
          </w:p>
        </w:tc>
        <w:tc>
          <w:tcPr>
            <w:tcW w:w="1869" w:type="dxa"/>
          </w:tcPr>
          <w:p w14:paraId="49F2F3E6" w14:textId="07EC7966" w:rsidR="00731819" w:rsidDel="00CD0CD8" w:rsidRDefault="00731819" w:rsidP="00731819">
            <w:pPr>
              <w:rPr>
                <w:del w:id="15485" w:author="Bardini, Richard A" w:date="2018-03-16T15:21:00Z"/>
              </w:rPr>
            </w:pPr>
            <w:del w:id="15486" w:author="Bardini, Richard A" w:date="2018-03-16T15:21:00Z">
              <w:r w:rsidDel="00CD0CD8">
                <w:delText>Read Only</w:delText>
              </w:r>
            </w:del>
          </w:p>
        </w:tc>
        <w:tc>
          <w:tcPr>
            <w:tcW w:w="1871" w:type="dxa"/>
          </w:tcPr>
          <w:p w14:paraId="08839B78" w14:textId="33238404" w:rsidR="00731819" w:rsidDel="00CD0CD8" w:rsidRDefault="00731819" w:rsidP="00731819">
            <w:pPr>
              <w:rPr>
                <w:del w:id="15487" w:author="Bardini, Richard A" w:date="2018-03-16T15:21:00Z"/>
              </w:rPr>
            </w:pPr>
            <w:del w:id="15488" w:author="Bardini, Richard A" w:date="2018-03-16T15:21:00Z">
              <w:r w:rsidDel="00CD0CD8">
                <w:delText>Supported messaging protocols</w:delText>
              </w:r>
            </w:del>
            <w:commentRangeEnd w:id="15480"/>
            <w:r w:rsidR="00CB47CD">
              <w:rPr>
                <w:rStyle w:val="CommentReference"/>
              </w:rPr>
              <w:commentReference w:id="15480"/>
            </w:r>
          </w:p>
        </w:tc>
      </w:tr>
      <w:tr w:rsidR="00731819" w14:paraId="4C3686F9" w14:textId="77777777" w:rsidTr="00CD0CD8">
        <w:tc>
          <w:tcPr>
            <w:tcW w:w="1871" w:type="dxa"/>
          </w:tcPr>
          <w:p w14:paraId="024BBAB2" w14:textId="77777777" w:rsidR="00731819" w:rsidRDefault="00731819" w:rsidP="00731819">
            <w:r>
              <w:t>links</w:t>
            </w:r>
          </w:p>
        </w:tc>
        <w:tc>
          <w:tcPr>
            <w:tcW w:w="1869" w:type="dxa"/>
          </w:tcPr>
          <w:p w14:paraId="2E45F5E3" w14:textId="77777777" w:rsidR="00731819" w:rsidRDefault="00731819" w:rsidP="00731819">
            <w:r>
              <w:t>array: see schema</w:t>
            </w:r>
          </w:p>
        </w:tc>
        <w:tc>
          <w:tcPr>
            <w:tcW w:w="1870" w:type="dxa"/>
          </w:tcPr>
          <w:p w14:paraId="4CF6DA49" w14:textId="77777777" w:rsidR="00731819" w:rsidRDefault="00731819" w:rsidP="00731819">
            <w:r>
              <w:t>yes</w:t>
            </w:r>
          </w:p>
        </w:tc>
        <w:tc>
          <w:tcPr>
            <w:tcW w:w="1869" w:type="dxa"/>
          </w:tcPr>
          <w:p w14:paraId="352104AD" w14:textId="77777777" w:rsidR="00731819" w:rsidRDefault="00731819" w:rsidP="00731819"/>
        </w:tc>
        <w:tc>
          <w:tcPr>
            <w:tcW w:w="1871" w:type="dxa"/>
          </w:tcPr>
          <w:p w14:paraId="4EBD38BD" w14:textId="77777777" w:rsidR="00731819" w:rsidRDefault="00731819" w:rsidP="00731819"/>
        </w:tc>
      </w:tr>
      <w:tr w:rsidR="00731819" w14:paraId="0B4127BD" w14:textId="77777777" w:rsidTr="00CD0CD8">
        <w:tc>
          <w:tcPr>
            <w:tcW w:w="1871" w:type="dxa"/>
          </w:tcPr>
          <w:p w14:paraId="62E4CFE7" w14:textId="77777777" w:rsidR="00731819" w:rsidRDefault="00731819" w:rsidP="00731819">
            <w:r>
              <w:t>if</w:t>
            </w:r>
          </w:p>
        </w:tc>
        <w:tc>
          <w:tcPr>
            <w:tcW w:w="1869" w:type="dxa"/>
          </w:tcPr>
          <w:p w14:paraId="7F08BBC3" w14:textId="77777777" w:rsidR="00731819" w:rsidRDefault="00731819" w:rsidP="00731819">
            <w:r>
              <w:t>array: see schema</w:t>
            </w:r>
          </w:p>
        </w:tc>
        <w:tc>
          <w:tcPr>
            <w:tcW w:w="1870" w:type="dxa"/>
          </w:tcPr>
          <w:p w14:paraId="0D1828CB" w14:textId="77777777" w:rsidR="00731819" w:rsidRDefault="00731819" w:rsidP="00731819">
            <w:r>
              <w:t>yes</w:t>
            </w:r>
          </w:p>
        </w:tc>
        <w:tc>
          <w:tcPr>
            <w:tcW w:w="1869" w:type="dxa"/>
          </w:tcPr>
          <w:p w14:paraId="72E1BE72" w14:textId="77777777" w:rsidR="00731819" w:rsidRDefault="00731819" w:rsidP="00731819">
            <w:r>
              <w:t>Read Only</w:t>
            </w:r>
          </w:p>
        </w:tc>
        <w:tc>
          <w:tcPr>
            <w:tcW w:w="1871" w:type="dxa"/>
          </w:tcPr>
          <w:p w14:paraId="59541F49" w14:textId="77777777" w:rsidR="00731819" w:rsidRDefault="00731819" w:rsidP="00731819">
            <w:r>
              <w:t>The interface set supported by this resource</w:t>
            </w:r>
          </w:p>
        </w:tc>
      </w:tr>
      <w:tr w:rsidR="00731819" w14:paraId="1D5C4C9A" w14:textId="77777777" w:rsidTr="00CD0CD8">
        <w:tc>
          <w:tcPr>
            <w:tcW w:w="1871" w:type="dxa"/>
          </w:tcPr>
          <w:p w14:paraId="5D9E2692" w14:textId="77777777" w:rsidR="00731819" w:rsidRDefault="00731819" w:rsidP="00731819">
            <w:r>
              <w:t>n</w:t>
            </w:r>
          </w:p>
        </w:tc>
        <w:tc>
          <w:tcPr>
            <w:tcW w:w="1869" w:type="dxa"/>
          </w:tcPr>
          <w:p w14:paraId="173A8FA0" w14:textId="77777777" w:rsidR="00731819" w:rsidRDefault="00731819" w:rsidP="00731819">
            <w:r>
              <w:t>string</w:t>
            </w:r>
          </w:p>
        </w:tc>
        <w:tc>
          <w:tcPr>
            <w:tcW w:w="1870" w:type="dxa"/>
          </w:tcPr>
          <w:p w14:paraId="3CA4A5C5" w14:textId="77777777" w:rsidR="00731819" w:rsidRDefault="00731819" w:rsidP="00731819"/>
        </w:tc>
        <w:tc>
          <w:tcPr>
            <w:tcW w:w="1869" w:type="dxa"/>
          </w:tcPr>
          <w:p w14:paraId="13785CB2" w14:textId="77777777" w:rsidR="00731819" w:rsidRDefault="00731819" w:rsidP="00731819">
            <w:r>
              <w:t>Read Only</w:t>
            </w:r>
          </w:p>
        </w:tc>
        <w:tc>
          <w:tcPr>
            <w:tcW w:w="1871" w:type="dxa"/>
          </w:tcPr>
          <w:p w14:paraId="0B88E23F" w14:textId="77777777" w:rsidR="00731819" w:rsidRDefault="00731819" w:rsidP="00731819">
            <w:r>
              <w:t>Human friendly name</w:t>
            </w:r>
          </w:p>
        </w:tc>
      </w:tr>
      <w:tr w:rsidR="00731819" w14:paraId="5B849CE0" w14:textId="77777777" w:rsidTr="00CD0CD8">
        <w:tc>
          <w:tcPr>
            <w:tcW w:w="1871" w:type="dxa"/>
          </w:tcPr>
          <w:p w14:paraId="78F36EE2" w14:textId="77777777" w:rsidR="00731819" w:rsidRDefault="00731819" w:rsidP="00731819">
            <w:r>
              <w:t>rel</w:t>
            </w:r>
          </w:p>
        </w:tc>
        <w:tc>
          <w:tcPr>
            <w:tcW w:w="1869" w:type="dxa"/>
          </w:tcPr>
          <w:p w14:paraId="2DF1C41F" w14:textId="77777777" w:rsidR="00731819" w:rsidRDefault="00731819" w:rsidP="00731819">
            <w:r>
              <w:t>multiple types: see schema</w:t>
            </w:r>
          </w:p>
        </w:tc>
        <w:tc>
          <w:tcPr>
            <w:tcW w:w="1870" w:type="dxa"/>
          </w:tcPr>
          <w:p w14:paraId="2EFDA205" w14:textId="77777777" w:rsidR="00731819" w:rsidRDefault="00731819" w:rsidP="00731819"/>
        </w:tc>
        <w:tc>
          <w:tcPr>
            <w:tcW w:w="1869" w:type="dxa"/>
          </w:tcPr>
          <w:p w14:paraId="533D5B9A" w14:textId="77777777" w:rsidR="00731819" w:rsidRDefault="00731819" w:rsidP="00731819"/>
        </w:tc>
        <w:tc>
          <w:tcPr>
            <w:tcW w:w="1871" w:type="dxa"/>
          </w:tcPr>
          <w:p w14:paraId="73F00F37" w14:textId="77777777" w:rsidR="00731819" w:rsidRDefault="00731819" w:rsidP="00731819">
            <w:r>
              <w:t>The relation of the target URI referenced by the link to the context URI</w:t>
            </w:r>
          </w:p>
        </w:tc>
      </w:tr>
      <w:tr w:rsidR="00731819" w14:paraId="22321BFB" w14:textId="77777777" w:rsidTr="00CD0CD8">
        <w:tc>
          <w:tcPr>
            <w:tcW w:w="1871" w:type="dxa"/>
          </w:tcPr>
          <w:p w14:paraId="09832CCC" w14:textId="77777777" w:rsidR="00731819" w:rsidRDefault="00731819" w:rsidP="00731819">
            <w:r>
              <w:t>title</w:t>
            </w:r>
          </w:p>
        </w:tc>
        <w:tc>
          <w:tcPr>
            <w:tcW w:w="1869" w:type="dxa"/>
          </w:tcPr>
          <w:p w14:paraId="085A4569" w14:textId="77777777" w:rsidR="00731819" w:rsidRDefault="00731819" w:rsidP="00731819">
            <w:r>
              <w:t>string</w:t>
            </w:r>
          </w:p>
        </w:tc>
        <w:tc>
          <w:tcPr>
            <w:tcW w:w="1870" w:type="dxa"/>
          </w:tcPr>
          <w:p w14:paraId="0A258292" w14:textId="77777777" w:rsidR="00731819" w:rsidRDefault="00731819" w:rsidP="00731819"/>
        </w:tc>
        <w:tc>
          <w:tcPr>
            <w:tcW w:w="1869" w:type="dxa"/>
          </w:tcPr>
          <w:p w14:paraId="5C0EE212" w14:textId="77777777" w:rsidR="00731819" w:rsidRDefault="00731819" w:rsidP="00731819"/>
        </w:tc>
        <w:tc>
          <w:tcPr>
            <w:tcW w:w="1871" w:type="dxa"/>
          </w:tcPr>
          <w:p w14:paraId="4203ADDF" w14:textId="77777777" w:rsidR="00731819" w:rsidRDefault="00731819" w:rsidP="00731819">
            <w:r>
              <w:t>A title for the link relation. Can be used by the UI to provide a context.</w:t>
            </w:r>
          </w:p>
        </w:tc>
      </w:tr>
      <w:tr w:rsidR="00731819" w14:paraId="5E7AB890" w14:textId="77777777" w:rsidTr="00CD0CD8">
        <w:tc>
          <w:tcPr>
            <w:tcW w:w="1871" w:type="dxa"/>
          </w:tcPr>
          <w:p w14:paraId="77682919" w14:textId="77777777" w:rsidR="00731819" w:rsidRDefault="00731819" w:rsidP="00731819">
            <w:r>
              <w:t>anchor</w:t>
            </w:r>
          </w:p>
        </w:tc>
        <w:tc>
          <w:tcPr>
            <w:tcW w:w="1869" w:type="dxa"/>
          </w:tcPr>
          <w:p w14:paraId="71FD97C5" w14:textId="77777777" w:rsidR="00731819" w:rsidRDefault="00731819" w:rsidP="00731819">
            <w:r>
              <w:t>string</w:t>
            </w:r>
          </w:p>
        </w:tc>
        <w:tc>
          <w:tcPr>
            <w:tcW w:w="1870" w:type="dxa"/>
          </w:tcPr>
          <w:p w14:paraId="28B44BCA" w14:textId="77777777" w:rsidR="00731819" w:rsidRDefault="00731819" w:rsidP="00731819"/>
        </w:tc>
        <w:tc>
          <w:tcPr>
            <w:tcW w:w="1869" w:type="dxa"/>
          </w:tcPr>
          <w:p w14:paraId="27CC5B87" w14:textId="77777777" w:rsidR="00731819" w:rsidRDefault="00731819" w:rsidP="00731819"/>
        </w:tc>
        <w:tc>
          <w:tcPr>
            <w:tcW w:w="1871" w:type="dxa"/>
          </w:tcPr>
          <w:p w14:paraId="65E00708" w14:textId="77777777" w:rsidR="00731819" w:rsidRDefault="00731819" w:rsidP="00731819">
            <w:r>
              <w:t>This is used to override the context URI e.g. override the URI of the containing collection.</w:t>
            </w:r>
          </w:p>
        </w:tc>
      </w:tr>
      <w:tr w:rsidR="00731819" w14:paraId="20D2CD8D" w14:textId="77777777" w:rsidTr="00CD0CD8">
        <w:tc>
          <w:tcPr>
            <w:tcW w:w="1871" w:type="dxa"/>
          </w:tcPr>
          <w:p w14:paraId="2507536A" w14:textId="77777777" w:rsidR="00731819" w:rsidRDefault="00731819" w:rsidP="00731819">
            <w:r>
              <w:t>di</w:t>
            </w:r>
          </w:p>
        </w:tc>
        <w:tc>
          <w:tcPr>
            <w:tcW w:w="1869" w:type="dxa"/>
          </w:tcPr>
          <w:p w14:paraId="2517E0F3" w14:textId="77777777" w:rsidR="00731819" w:rsidRDefault="00731819" w:rsidP="00731819">
            <w:r>
              <w:t>multiple types: see schema</w:t>
            </w:r>
          </w:p>
        </w:tc>
        <w:tc>
          <w:tcPr>
            <w:tcW w:w="1870" w:type="dxa"/>
          </w:tcPr>
          <w:p w14:paraId="201DA325" w14:textId="77777777" w:rsidR="00731819" w:rsidRDefault="00731819" w:rsidP="00731819"/>
        </w:tc>
        <w:tc>
          <w:tcPr>
            <w:tcW w:w="1869" w:type="dxa"/>
          </w:tcPr>
          <w:p w14:paraId="2C088641" w14:textId="77777777" w:rsidR="00731819" w:rsidRDefault="00731819" w:rsidP="00731819"/>
        </w:tc>
        <w:tc>
          <w:tcPr>
            <w:tcW w:w="1871" w:type="dxa"/>
          </w:tcPr>
          <w:p w14:paraId="5E132DD9" w14:textId="77777777" w:rsidR="00731819" w:rsidRDefault="00731819" w:rsidP="00731819"/>
        </w:tc>
      </w:tr>
      <w:tr w:rsidR="00731819" w14:paraId="75A9E524" w14:textId="77777777" w:rsidTr="00CD0CD8">
        <w:tc>
          <w:tcPr>
            <w:tcW w:w="1871" w:type="dxa"/>
          </w:tcPr>
          <w:p w14:paraId="52246D64" w14:textId="77777777" w:rsidR="00731819" w:rsidRDefault="00731819" w:rsidP="00731819">
            <w:r>
              <w:t>if</w:t>
            </w:r>
          </w:p>
        </w:tc>
        <w:tc>
          <w:tcPr>
            <w:tcW w:w="1869" w:type="dxa"/>
          </w:tcPr>
          <w:p w14:paraId="5A8586FE" w14:textId="77777777" w:rsidR="00731819" w:rsidRDefault="00731819" w:rsidP="00731819">
            <w:r>
              <w:t>array: see schema</w:t>
            </w:r>
          </w:p>
        </w:tc>
        <w:tc>
          <w:tcPr>
            <w:tcW w:w="1870" w:type="dxa"/>
          </w:tcPr>
          <w:p w14:paraId="4F98AD2B" w14:textId="77777777" w:rsidR="00731819" w:rsidRDefault="00731819" w:rsidP="00731819">
            <w:r>
              <w:t>yes</w:t>
            </w:r>
          </w:p>
        </w:tc>
        <w:tc>
          <w:tcPr>
            <w:tcW w:w="1869" w:type="dxa"/>
          </w:tcPr>
          <w:p w14:paraId="2F381DDE" w14:textId="77777777" w:rsidR="00731819" w:rsidRDefault="00731819" w:rsidP="00731819"/>
        </w:tc>
        <w:tc>
          <w:tcPr>
            <w:tcW w:w="1871" w:type="dxa"/>
          </w:tcPr>
          <w:p w14:paraId="16DE9FEC" w14:textId="77777777" w:rsidR="00731819" w:rsidRDefault="00731819" w:rsidP="00731819">
            <w:r>
              <w:t>The interface set supported by this resource</w:t>
            </w:r>
          </w:p>
        </w:tc>
      </w:tr>
      <w:tr w:rsidR="00731819" w14:paraId="1634446E" w14:textId="77777777" w:rsidTr="00CD0CD8">
        <w:tc>
          <w:tcPr>
            <w:tcW w:w="1871" w:type="dxa"/>
          </w:tcPr>
          <w:p w14:paraId="11C89011" w14:textId="77777777" w:rsidR="00731819" w:rsidRDefault="00731819" w:rsidP="00731819">
            <w:r>
              <w:t>type</w:t>
            </w:r>
          </w:p>
        </w:tc>
        <w:tc>
          <w:tcPr>
            <w:tcW w:w="1869" w:type="dxa"/>
          </w:tcPr>
          <w:p w14:paraId="564B8490" w14:textId="77777777" w:rsidR="00731819" w:rsidRDefault="00731819" w:rsidP="00731819">
            <w:r>
              <w:t>array: see schema</w:t>
            </w:r>
          </w:p>
        </w:tc>
        <w:tc>
          <w:tcPr>
            <w:tcW w:w="1870" w:type="dxa"/>
          </w:tcPr>
          <w:p w14:paraId="2A295E7B" w14:textId="77777777" w:rsidR="00731819" w:rsidRDefault="00731819" w:rsidP="00731819"/>
        </w:tc>
        <w:tc>
          <w:tcPr>
            <w:tcW w:w="1869" w:type="dxa"/>
          </w:tcPr>
          <w:p w14:paraId="101A6A2E" w14:textId="77777777" w:rsidR="00731819" w:rsidRDefault="00731819" w:rsidP="00731819"/>
        </w:tc>
        <w:tc>
          <w:tcPr>
            <w:tcW w:w="1871" w:type="dxa"/>
          </w:tcPr>
          <w:p w14:paraId="606823DA" w14:textId="77777777" w:rsidR="00731819" w:rsidRDefault="00731819" w:rsidP="00731819">
            <w:r>
              <w:t>A hint at the representation of the resource referenced by the target URI. This represents the media types that are used for both accepting and emitting.</w:t>
            </w:r>
          </w:p>
        </w:tc>
      </w:tr>
      <w:tr w:rsidR="00731819" w14:paraId="00C196A1" w14:textId="77777777" w:rsidTr="00CD0CD8">
        <w:tc>
          <w:tcPr>
            <w:tcW w:w="1871" w:type="dxa"/>
          </w:tcPr>
          <w:p w14:paraId="6E31E874" w14:textId="77777777" w:rsidR="00731819" w:rsidRDefault="00731819" w:rsidP="00731819">
            <w:r>
              <w:t>ins</w:t>
            </w:r>
          </w:p>
        </w:tc>
        <w:tc>
          <w:tcPr>
            <w:tcW w:w="1869" w:type="dxa"/>
          </w:tcPr>
          <w:p w14:paraId="0BAFA8B3" w14:textId="77777777" w:rsidR="00731819" w:rsidRDefault="00731819" w:rsidP="00731819">
            <w:r>
              <w:t>integer</w:t>
            </w:r>
          </w:p>
        </w:tc>
        <w:tc>
          <w:tcPr>
            <w:tcW w:w="1870" w:type="dxa"/>
          </w:tcPr>
          <w:p w14:paraId="6CE7868F" w14:textId="77777777" w:rsidR="00731819" w:rsidRDefault="00731819" w:rsidP="00731819"/>
        </w:tc>
        <w:tc>
          <w:tcPr>
            <w:tcW w:w="1869" w:type="dxa"/>
          </w:tcPr>
          <w:p w14:paraId="09220A3F" w14:textId="77777777" w:rsidR="00731819" w:rsidRDefault="00731819" w:rsidP="00731819"/>
        </w:tc>
        <w:tc>
          <w:tcPr>
            <w:tcW w:w="1871" w:type="dxa"/>
          </w:tcPr>
          <w:p w14:paraId="79EFD4BF" w14:textId="77777777" w:rsidR="00731819" w:rsidRDefault="00731819" w:rsidP="00731819">
            <w:r>
              <w:t>The instance identifier for this web link in an array of web links - used in collections</w:t>
            </w:r>
          </w:p>
        </w:tc>
      </w:tr>
      <w:tr w:rsidR="00731819" w14:paraId="3A45A927" w14:textId="77777777" w:rsidTr="00CD0CD8">
        <w:tc>
          <w:tcPr>
            <w:tcW w:w="1871" w:type="dxa"/>
          </w:tcPr>
          <w:p w14:paraId="1DBC600E" w14:textId="77777777" w:rsidR="00731819" w:rsidRDefault="00731819" w:rsidP="00731819">
            <w:r>
              <w:lastRenderedPageBreak/>
              <w:t>href</w:t>
            </w:r>
          </w:p>
        </w:tc>
        <w:tc>
          <w:tcPr>
            <w:tcW w:w="1869" w:type="dxa"/>
          </w:tcPr>
          <w:p w14:paraId="5EBDAA17" w14:textId="77777777" w:rsidR="00731819" w:rsidRDefault="00731819" w:rsidP="00731819">
            <w:r>
              <w:t>string</w:t>
            </w:r>
          </w:p>
        </w:tc>
        <w:tc>
          <w:tcPr>
            <w:tcW w:w="1870" w:type="dxa"/>
          </w:tcPr>
          <w:p w14:paraId="2D3311C1" w14:textId="77777777" w:rsidR="00731819" w:rsidRDefault="00731819" w:rsidP="00731819">
            <w:r>
              <w:t>yes</w:t>
            </w:r>
          </w:p>
        </w:tc>
        <w:tc>
          <w:tcPr>
            <w:tcW w:w="1869" w:type="dxa"/>
          </w:tcPr>
          <w:p w14:paraId="1B3CEFBC" w14:textId="77777777" w:rsidR="00731819" w:rsidRDefault="00731819" w:rsidP="00731819"/>
        </w:tc>
        <w:tc>
          <w:tcPr>
            <w:tcW w:w="1871" w:type="dxa"/>
          </w:tcPr>
          <w:p w14:paraId="0BC5B1E1" w14:textId="77777777" w:rsidR="00731819" w:rsidRDefault="00731819" w:rsidP="00731819">
            <w:r>
              <w:t>This is the target URI, it can be specified as a Relative Reference or fully-qualified URI.</w:t>
            </w:r>
          </w:p>
        </w:tc>
      </w:tr>
      <w:tr w:rsidR="00731819" w14:paraId="55DD4076" w14:textId="77777777" w:rsidTr="00CD0CD8">
        <w:tc>
          <w:tcPr>
            <w:tcW w:w="1871" w:type="dxa"/>
          </w:tcPr>
          <w:p w14:paraId="1D7721A6" w14:textId="77777777" w:rsidR="00731819" w:rsidRDefault="00731819" w:rsidP="00731819">
            <w:r>
              <w:t>p</w:t>
            </w:r>
          </w:p>
        </w:tc>
        <w:tc>
          <w:tcPr>
            <w:tcW w:w="1869" w:type="dxa"/>
          </w:tcPr>
          <w:p w14:paraId="7E52A708" w14:textId="77777777" w:rsidR="00731819" w:rsidRDefault="00731819" w:rsidP="00731819">
            <w:r>
              <w:t>object: see schema</w:t>
            </w:r>
          </w:p>
        </w:tc>
        <w:tc>
          <w:tcPr>
            <w:tcW w:w="1870" w:type="dxa"/>
          </w:tcPr>
          <w:p w14:paraId="43DED3EB" w14:textId="77777777" w:rsidR="00731819" w:rsidRDefault="00731819" w:rsidP="00731819"/>
        </w:tc>
        <w:tc>
          <w:tcPr>
            <w:tcW w:w="1869" w:type="dxa"/>
          </w:tcPr>
          <w:p w14:paraId="5674BB82" w14:textId="77777777" w:rsidR="00731819" w:rsidRDefault="00731819" w:rsidP="00731819"/>
        </w:tc>
        <w:tc>
          <w:tcPr>
            <w:tcW w:w="1871" w:type="dxa"/>
          </w:tcPr>
          <w:p w14:paraId="574A3B99" w14:textId="77777777" w:rsidR="00731819" w:rsidRDefault="00731819" w:rsidP="00731819">
            <w:r>
              <w:t>Specifies the framework policies on the Resource referenced by the target URI</w:t>
            </w:r>
          </w:p>
        </w:tc>
      </w:tr>
      <w:tr w:rsidR="00731819" w14:paraId="0F5B3973" w14:textId="77777777" w:rsidTr="00CD0CD8">
        <w:tc>
          <w:tcPr>
            <w:tcW w:w="1871" w:type="dxa"/>
          </w:tcPr>
          <w:p w14:paraId="23FECD94" w14:textId="77777777" w:rsidR="00731819" w:rsidRDefault="00731819" w:rsidP="00731819">
            <w:r>
              <w:t>rt</w:t>
            </w:r>
          </w:p>
        </w:tc>
        <w:tc>
          <w:tcPr>
            <w:tcW w:w="1869" w:type="dxa"/>
          </w:tcPr>
          <w:p w14:paraId="01217106" w14:textId="77777777" w:rsidR="00731819" w:rsidRDefault="00731819" w:rsidP="00731819">
            <w:r>
              <w:t>array: see schema</w:t>
            </w:r>
          </w:p>
        </w:tc>
        <w:tc>
          <w:tcPr>
            <w:tcW w:w="1870" w:type="dxa"/>
          </w:tcPr>
          <w:p w14:paraId="7AF9A6E0" w14:textId="77777777" w:rsidR="00731819" w:rsidRDefault="00731819" w:rsidP="00731819">
            <w:r>
              <w:t>yes</w:t>
            </w:r>
          </w:p>
        </w:tc>
        <w:tc>
          <w:tcPr>
            <w:tcW w:w="1869" w:type="dxa"/>
          </w:tcPr>
          <w:p w14:paraId="5683EC51" w14:textId="77777777" w:rsidR="00731819" w:rsidRDefault="00731819" w:rsidP="00731819"/>
        </w:tc>
        <w:tc>
          <w:tcPr>
            <w:tcW w:w="1871" w:type="dxa"/>
          </w:tcPr>
          <w:p w14:paraId="1E0DB811" w14:textId="77777777" w:rsidR="00731819" w:rsidRDefault="00731819" w:rsidP="00731819">
            <w:r>
              <w:t>Resource Type of the Resource</w:t>
            </w:r>
          </w:p>
        </w:tc>
      </w:tr>
      <w:tr w:rsidR="00731819" w14:paraId="62474D07" w14:textId="77777777" w:rsidTr="00CD0CD8">
        <w:tc>
          <w:tcPr>
            <w:tcW w:w="1871" w:type="dxa"/>
          </w:tcPr>
          <w:p w14:paraId="39B79904" w14:textId="77777777" w:rsidR="00731819" w:rsidRDefault="00731819" w:rsidP="00731819">
            <w:r>
              <w:t>eps</w:t>
            </w:r>
          </w:p>
        </w:tc>
        <w:tc>
          <w:tcPr>
            <w:tcW w:w="1869" w:type="dxa"/>
          </w:tcPr>
          <w:p w14:paraId="5375F6AF" w14:textId="77777777" w:rsidR="00731819" w:rsidRDefault="00731819" w:rsidP="00731819">
            <w:r>
              <w:t>array: see schema</w:t>
            </w:r>
          </w:p>
        </w:tc>
        <w:tc>
          <w:tcPr>
            <w:tcW w:w="1870" w:type="dxa"/>
          </w:tcPr>
          <w:p w14:paraId="6F85754F" w14:textId="77777777" w:rsidR="00731819" w:rsidRDefault="00731819" w:rsidP="00731819"/>
        </w:tc>
        <w:tc>
          <w:tcPr>
            <w:tcW w:w="1869" w:type="dxa"/>
          </w:tcPr>
          <w:p w14:paraId="6DF23A74" w14:textId="77777777" w:rsidR="00731819" w:rsidRDefault="00731819" w:rsidP="00731819"/>
        </w:tc>
        <w:tc>
          <w:tcPr>
            <w:tcW w:w="1871" w:type="dxa"/>
          </w:tcPr>
          <w:p w14:paraId="00B95D92" w14:textId="77777777" w:rsidR="00731819" w:rsidRDefault="00731819" w:rsidP="00731819">
            <w:r>
              <w:t>the Endpoint information of the target Resource</w:t>
            </w:r>
          </w:p>
        </w:tc>
      </w:tr>
    </w:tbl>
    <w:p w14:paraId="6462FF13" w14:textId="77777777" w:rsidR="00731819" w:rsidRDefault="00731819" w:rsidP="00731819">
      <w:pPr>
        <w:pStyle w:val="ANNEX-heading2"/>
      </w:pPr>
      <w:bookmarkStart w:id="15489" w:name="_Toc509367491"/>
      <w:r>
        <w:t>CRUDN behaviour</w:t>
      </w:r>
      <w:bookmarkEnd w:id="15489"/>
    </w:p>
    <w:tbl>
      <w:tblPr>
        <w:tblStyle w:val="TABLE-A"/>
        <w:tblW w:w="0" w:type="auto"/>
        <w:tblLook w:val="04A0" w:firstRow="1" w:lastRow="0" w:firstColumn="1" w:lastColumn="0" w:noHBand="0" w:noVBand="1"/>
      </w:tblPr>
      <w:tblGrid>
        <w:gridCol w:w="1560"/>
        <w:gridCol w:w="1558"/>
        <w:gridCol w:w="1558"/>
        <w:gridCol w:w="1558"/>
        <w:gridCol w:w="1558"/>
        <w:gridCol w:w="1558"/>
      </w:tblGrid>
      <w:tr w:rsidR="00731819" w14:paraId="1249508D"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44E07908" w14:textId="77777777" w:rsidR="00731819" w:rsidRDefault="00731819" w:rsidP="00731819">
            <w:r>
              <w:t>Resource</w:t>
            </w:r>
          </w:p>
        </w:tc>
        <w:tc>
          <w:tcPr>
            <w:tcW w:w="1560" w:type="dxa"/>
          </w:tcPr>
          <w:p w14:paraId="72900EC8" w14:textId="77777777" w:rsidR="00731819" w:rsidRDefault="00731819" w:rsidP="00731819">
            <w:r>
              <w:t>Create</w:t>
            </w:r>
          </w:p>
        </w:tc>
        <w:tc>
          <w:tcPr>
            <w:tcW w:w="1560" w:type="dxa"/>
          </w:tcPr>
          <w:p w14:paraId="1B93F78F" w14:textId="77777777" w:rsidR="00731819" w:rsidRDefault="00731819" w:rsidP="00731819">
            <w:r>
              <w:t>Read</w:t>
            </w:r>
          </w:p>
        </w:tc>
        <w:tc>
          <w:tcPr>
            <w:tcW w:w="1560" w:type="dxa"/>
          </w:tcPr>
          <w:p w14:paraId="168CE7D1" w14:textId="77777777" w:rsidR="00731819" w:rsidRDefault="00731819" w:rsidP="00731819">
            <w:r>
              <w:t>Update</w:t>
            </w:r>
          </w:p>
        </w:tc>
        <w:tc>
          <w:tcPr>
            <w:tcW w:w="1560" w:type="dxa"/>
          </w:tcPr>
          <w:p w14:paraId="36A5FF9D" w14:textId="77777777" w:rsidR="00731819" w:rsidRDefault="00731819" w:rsidP="00731819">
            <w:r>
              <w:t>Delete</w:t>
            </w:r>
          </w:p>
        </w:tc>
        <w:tc>
          <w:tcPr>
            <w:tcW w:w="1560" w:type="dxa"/>
          </w:tcPr>
          <w:p w14:paraId="194BF6D7" w14:textId="77777777" w:rsidR="00731819" w:rsidRDefault="00731819" w:rsidP="00731819">
            <w:r>
              <w:t>Notify</w:t>
            </w:r>
          </w:p>
        </w:tc>
      </w:tr>
      <w:tr w:rsidR="00731819" w14:paraId="63DA037A" w14:textId="77777777" w:rsidTr="00731819">
        <w:tc>
          <w:tcPr>
            <w:tcW w:w="1560" w:type="dxa"/>
          </w:tcPr>
          <w:p w14:paraId="21A3FEC7" w14:textId="77777777" w:rsidR="00731819" w:rsidRDefault="00731819" w:rsidP="00731819">
            <w:r>
              <w:t>/oic/res</w:t>
            </w:r>
          </w:p>
        </w:tc>
        <w:tc>
          <w:tcPr>
            <w:tcW w:w="1560" w:type="dxa"/>
          </w:tcPr>
          <w:p w14:paraId="2B71CBB2" w14:textId="77777777" w:rsidR="00731819" w:rsidRDefault="00731819" w:rsidP="00731819"/>
        </w:tc>
        <w:tc>
          <w:tcPr>
            <w:tcW w:w="1560" w:type="dxa"/>
          </w:tcPr>
          <w:p w14:paraId="47A0365E" w14:textId="77777777" w:rsidR="00731819" w:rsidRDefault="00731819" w:rsidP="00731819">
            <w:r>
              <w:t>get</w:t>
            </w:r>
          </w:p>
        </w:tc>
        <w:tc>
          <w:tcPr>
            <w:tcW w:w="1560" w:type="dxa"/>
          </w:tcPr>
          <w:p w14:paraId="685291A8" w14:textId="77777777" w:rsidR="00731819" w:rsidRDefault="00731819" w:rsidP="00731819"/>
        </w:tc>
        <w:tc>
          <w:tcPr>
            <w:tcW w:w="1560" w:type="dxa"/>
          </w:tcPr>
          <w:p w14:paraId="42AACE3F" w14:textId="77777777" w:rsidR="00731819" w:rsidRDefault="00731819" w:rsidP="00731819"/>
        </w:tc>
        <w:tc>
          <w:tcPr>
            <w:tcW w:w="1560" w:type="dxa"/>
          </w:tcPr>
          <w:p w14:paraId="2DB7162A" w14:textId="77777777" w:rsidR="00731819" w:rsidRDefault="00731819" w:rsidP="00731819"/>
        </w:tc>
      </w:tr>
    </w:tbl>
    <w:p w14:paraId="3DC43E54" w14:textId="77777777" w:rsidR="00731819" w:rsidRDefault="00DF1E02" w:rsidP="00731819">
      <w:pPr>
        <w:pStyle w:val="ANNEX-heading1"/>
      </w:pPr>
      <w:bookmarkStart w:id="15490" w:name="_Toc509367492"/>
      <w:r>
        <w:t>Scene</w:t>
      </w:r>
      <w:r w:rsidR="00731819">
        <w:t xml:space="preserve"> </w:t>
      </w:r>
      <w:r>
        <w:t>List</w:t>
      </w:r>
      <w:bookmarkEnd w:id="15490"/>
    </w:p>
    <w:p w14:paraId="2C9802A5" w14:textId="77777777" w:rsidR="00731819" w:rsidRDefault="00731819" w:rsidP="00731819">
      <w:pPr>
        <w:pStyle w:val="ANNEX-heading2"/>
      </w:pPr>
      <w:bookmarkStart w:id="15491" w:name="_Toc509367493"/>
      <w:r>
        <w:t>Introduction</w:t>
      </w:r>
      <w:bookmarkEnd w:id="15491"/>
    </w:p>
    <w:p w14:paraId="5EAA3D85" w14:textId="77777777" w:rsidR="00731819" w:rsidRDefault="00731819" w:rsidP="00731819">
      <w:r>
        <w:t>Toplevel Scene resource.</w:t>
      </w:r>
      <w:r>
        <w:br/>
        <w:t>This resource is a generic collection resource.</w:t>
      </w:r>
      <w:r>
        <w:br/>
        <w:t>The rts value shall contain oic.wk.scenecollection resource types.</w:t>
      </w:r>
      <w:r>
        <w:br/>
      </w:r>
    </w:p>
    <w:p w14:paraId="4406FF64" w14:textId="77777777" w:rsidR="00731819" w:rsidRDefault="00DF1E02" w:rsidP="00731819">
      <w:pPr>
        <w:pStyle w:val="ANNEX-heading2"/>
      </w:pPr>
      <w:bookmarkStart w:id="15492" w:name="_Toc509367494"/>
      <w:r>
        <w:t>Example</w:t>
      </w:r>
      <w:r w:rsidR="00731819">
        <w:t xml:space="preserve"> URI</w:t>
      </w:r>
      <w:bookmarkEnd w:id="15492"/>
    </w:p>
    <w:p w14:paraId="5B8084A1" w14:textId="77777777" w:rsidR="00731819" w:rsidRDefault="00731819" w:rsidP="00731819">
      <w:r>
        <w:t>/SceneListResURI</w:t>
      </w:r>
    </w:p>
    <w:p w14:paraId="6C6D0481" w14:textId="77777777" w:rsidR="00731819" w:rsidRDefault="00731819" w:rsidP="00731819">
      <w:pPr>
        <w:pStyle w:val="ANNEX-heading2"/>
      </w:pPr>
      <w:bookmarkStart w:id="15493" w:name="_Toc509367495"/>
      <w:r>
        <w:t>Resource Type</w:t>
      </w:r>
      <w:bookmarkEnd w:id="15493"/>
    </w:p>
    <w:p w14:paraId="2D52B7E9" w14:textId="77777777" w:rsidR="00731819" w:rsidRDefault="00731819" w:rsidP="00731819">
      <w:r>
        <w:t>The resource type (</w:t>
      </w:r>
      <w:proofErr w:type="gramStart"/>
      <w:r>
        <w:t>rt</w:t>
      </w:r>
      <w:proofErr w:type="gramEnd"/>
      <w:r>
        <w:t>) is defined as: ['oic.wk.scenelist'].</w:t>
      </w:r>
    </w:p>
    <w:p w14:paraId="5966209D" w14:textId="77777777" w:rsidR="00731819" w:rsidRDefault="00731819" w:rsidP="00731819">
      <w:pPr>
        <w:pStyle w:val="ANNEX-heading2"/>
      </w:pPr>
      <w:bookmarkStart w:id="15494" w:name="_Toc509367496"/>
      <w:r>
        <w:t>Swagger2.0 Definition</w:t>
      </w:r>
      <w:bookmarkEnd w:id="15494"/>
    </w:p>
    <w:p w14:paraId="3DFDFF00" w14:textId="77777777" w:rsidR="00731819" w:rsidRDefault="00731819" w:rsidP="00731819">
      <w:pPr>
        <w:pStyle w:val="CODE-BLACK"/>
      </w:pPr>
      <w:r>
        <w:t>{</w:t>
      </w:r>
      <w:r>
        <w:br/>
        <w:t xml:space="preserve">  "swagger": "2.0",</w:t>
      </w:r>
      <w:r>
        <w:br/>
        <w:t xml:space="preserve">  "info": {</w:t>
      </w:r>
      <w:r>
        <w:br/>
        <w:t xml:space="preserve">    "title": "Scenes (Top level)",</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w:t>
      </w:r>
      <w:r>
        <w:lastRenderedPageBreak/>
        <w:t>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"/SceneListResURI" : {</w:t>
      </w:r>
      <w:r>
        <w:br/>
        <w:t xml:space="preserve">      "get": {</w:t>
      </w:r>
      <w:r>
        <w:br/>
        <w:t xml:space="preserve">        "description": "Toplevel Scene resource.\nThis resource is a generic collection resource.\nThe rts value shall contain oic.wk.scenecollection resource types.\nProvides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["oic.wk.scenelist"],</w:t>
      </w:r>
      <w:r>
        <w:br/>
        <w:t xml:space="preserve">                    "n":        "list of scene Collections",</w:t>
      </w:r>
      <w:r>
        <w:br/>
        <w:t xml:space="preserve">                    "rts":      ["oic.wk.scenecollection"],</w:t>
      </w:r>
      <w:r>
        <w:br/>
        <w:t xml:space="preserve">                    "links": [</w:t>
      </w:r>
      <w:r>
        <w:br/>
        <w:t xml:space="preserve">                     ]</w:t>
      </w:r>
      <w:r>
        <w:br/>
        <w:t xml:space="preserve">                }</w:t>
      </w:r>
      <w:r>
        <w:br/>
        <w:t xml:space="preserve">                ,</w:t>
      </w:r>
      <w:r>
        <w:br/>
        <w:t xml:space="preserve">              "schema": { "$ref": "#/definitions/Collection" }</w:t>
      </w:r>
      <w:r>
        <w:br/>
        <w:t xml:space="preserve">            }</w:t>
      </w:r>
      <w:r>
        <w:br/>
        <w:t xml:space="preserve">        }</w:t>
      </w:r>
      <w:r>
        <w:br/>
        <w:t xml:space="preserve">      }</w:t>
      </w:r>
      <w:r>
        <w:br/>
        <w:t xml:space="preserve">    },</w:t>
      </w:r>
      <w:r>
        <w:br/>
        <w:t xml:space="preserve">    "/SceneMemberResURI" : {</w:t>
      </w:r>
      <w:r>
        <w:br/>
        <w:t xml:space="preserve">      "get": {</w:t>
      </w:r>
      <w:r>
        <w:br/>
        <w:t xml:space="preserve">        "description": "Collection that models a scene member.\nProvides the scene member\n",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["oic.wk.scenemember"],</w:t>
      </w:r>
      <w:r>
        <w:br/>
        <w:t xml:space="preserve">                  "id": "0685B960-FFFF-46F7-BEC0-9E6234671ADC1",</w:t>
      </w:r>
      <w:r>
        <w:br/>
        <w:t xml:space="preserve">                  "n": "my binary switch (for light bulb) mappings",</w:t>
      </w:r>
      <w:r>
        <w:br/>
        <w:t xml:space="preserve">                  "link": {</w:t>
      </w:r>
      <w:r>
        <w:br/>
        <w:t xml:space="preserve">                    "href": "binarySwitch",</w:t>
      </w:r>
      <w:r>
        <w:br/>
        <w:t xml:space="preserve">                    "rt":   ["oic.r.switch.binary"],</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"sceneMappings": [</w:t>
      </w:r>
      <w:r>
        <w:br/>
        <w:t xml:space="preserve">                   {</w:t>
      </w:r>
      <w:r>
        <w:br/>
        <w:t xml:space="preserve">                     "scene":           "off",</w:t>
      </w:r>
      <w:r>
        <w:br/>
        <w:t xml:space="preserve">                     "memberProperty":  "value",</w:t>
      </w:r>
      <w:r>
        <w:br/>
        <w:t xml:space="preserve">                     "memberValue":     true</w:t>
      </w:r>
      <w:r>
        <w:br/>
        <w:t xml:space="preserve">                   },</w:t>
      </w:r>
      <w:r>
        <w:br/>
        <w:t xml:space="preserve">                   {</w:t>
      </w:r>
      <w:r>
        <w:br/>
        <w:t xml:space="preserve">                     "scene":           "Reading",</w:t>
      </w:r>
      <w:r>
        <w:br/>
        <w:t xml:space="preserve">                     "memberProperty":  "value",</w:t>
      </w:r>
      <w:r>
        <w:br/>
        <w:t xml:space="preserve">                     "memberValue":     false</w:t>
      </w:r>
      <w:r>
        <w:br/>
        <w:t xml:space="preserve">                   },</w:t>
      </w:r>
      <w:r>
        <w:br/>
        <w:t xml:space="preserve">                   {</w:t>
      </w:r>
      <w:r>
        <w:br/>
        <w:t xml:space="preserve">                     "scene":           "TVWatching",</w:t>
      </w:r>
      <w:r>
        <w:br/>
        <w:t xml:space="preserve">                     "memberProperty":  "value",</w:t>
      </w:r>
      <w:r>
        <w:br/>
        <w:t xml:space="preserve">                     "memberValue":     true</w:t>
      </w:r>
      <w:r>
        <w:br/>
        <w:t xml:space="preserve">                   }</w:t>
      </w:r>
      <w:r>
        <w:br/>
        <w:t xml:space="preserve">                  ]</w:t>
      </w:r>
      <w:r>
        <w:br/>
      </w:r>
      <w:r>
        <w:lastRenderedPageBreak/>
        <w:t xml:space="preserve">                }</w:t>
      </w:r>
      <w:r>
        <w:br/>
        <w:t xml:space="preserve">                ,</w:t>
      </w:r>
      <w:r>
        <w:br/>
        <w:t xml:space="preserve">              "schema": { "$ref": "#/definitions/SceneMember" }</w:t>
      </w:r>
      <w:r>
        <w:br/>
        <w:t xml:space="preserve">            }</w:t>
      </w:r>
      <w:r>
        <w:br/>
        <w:t xml:space="preserve">        }</w:t>
      </w:r>
      <w:r>
        <w:br/>
        <w:t xml:space="preserve">      }</w:t>
      </w:r>
      <w:r>
        <w:br/>
        <w:t xml:space="preserve">    },</w:t>
      </w:r>
      <w:r>
        <w:br/>
        <w:t xml:space="preserve">    "/SceneCollectionResURI" : {</w:t>
      </w:r>
      <w:r>
        <w:br/>
        <w:t xml:space="preserve">      "get": {</w:t>
      </w:r>
      <w:r>
        <w:br/>
        <w:t xml:space="preserve">        "description": "Collection that models a set of Scenes.\nThis resource is a generic collection resource with additional parameters.\nThe rts value shall contain oic.scenemember resource types.\nThe additional parameters are\n  lastScene, this is the scene value last set by any OCF Client\n  sceneValues, this is the list of available scenes\n  lastScene shall be listed in sceneValues.\nProvides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"lastScene": "off",</w:t>
      </w:r>
      <w:r>
        <w:br/>
        <w:t xml:space="preserve">                    "sceneValues": ["off","Reading","TVWatching"],</w:t>
      </w:r>
      <w:r>
        <w:br/>
        <w:t xml:space="preserve">                    "rt":       ["oic.wk.scenecollection"],</w:t>
      </w:r>
      <w:r>
        <w:br/>
        <w:t xml:space="preserve">                    "n":        "My Scenes for my living room",</w:t>
      </w:r>
      <w:r>
        <w:br/>
        <w:t xml:space="preserve">                    "id":       "0685B960-736F-46F7-BEC0-9E6CBD671ADC1",</w:t>
      </w:r>
      <w:r>
        <w:br/>
        <w:t xml:space="preserve">                    "rts":      ["oic.wk.scenemember"],</w:t>
      </w:r>
      <w:r>
        <w:br/>
        <w:t xml:space="preserve">                    "links": [</w:t>
      </w:r>
      <w:r>
        <w:br/>
        <w:t xml:space="preserve">                     ]</w:t>
      </w:r>
      <w:r>
        <w:br/>
        <w:t xml:space="preserve">                }</w:t>
      </w:r>
      <w:r>
        <w:br/>
        <w:t xml:space="preserve">                ,</w:t>
      </w:r>
      <w:r>
        <w:br/>
        <w:t xml:space="preserve">              "schema": { "$ref": "#/definitions/SceneCollection" }</w:t>
      </w:r>
      <w:r>
        <w:br/>
        <w:t xml:space="preserve">            }</w:t>
      </w:r>
      <w:r>
        <w:br/>
        <w:t xml:space="preserve">        }</w:t>
      </w:r>
      <w:r>
        <w:br/>
        <w:t xml:space="preserve">      },</w:t>
      </w:r>
      <w:r>
        <w:br/>
        <w:t xml:space="preserve">      "post": {</w:t>
      </w:r>
      <w:r>
        <w:br/>
        <w:t xml:space="preserve">        "description": "Provides the action to change the last set scene selection.\nCalling this method shall update  all scene members to the prescribed membervalue.\nWhen this method is called with the same value as the current lastScene value\nthen all scene members shall be updated.\n",</w:t>
      </w:r>
      <w:r>
        <w:br/>
        <w:t xml:space="preserve">        "parameters": [</w:t>
      </w:r>
      <w:r>
        <w:br/>
        <w:t xml:space="preserve">          {</w:t>
      </w:r>
      <w:r>
        <w:br/>
        <w:t xml:space="preserve">            "name": "body",</w:t>
      </w:r>
      <w:r>
        <w:br/>
        <w:t xml:space="preserve">            "in": "body",</w:t>
      </w:r>
      <w:r>
        <w:br/>
        <w:t xml:space="preserve">            "required": true,</w:t>
      </w:r>
      <w:r>
        <w:br/>
        <w:t xml:space="preserve">            "schema": { "$ref": "#/definitions/SceneCollectionUpdate" },</w:t>
      </w:r>
      <w:r>
        <w:br/>
        <w:t xml:space="preserve">            "x-example":</w:t>
      </w:r>
      <w:r>
        <w:br/>
        <w:t xml:space="preserve">              {</w:t>
      </w:r>
      <w:r>
        <w:br/>
        <w:t xml:space="preserve">                 "lastScene": "Reading"</w:t>
      </w:r>
      <w:r>
        <w:br/>
        <w:t xml:space="preserve">              }</w:t>
      </w:r>
      <w:r>
        <w:br/>
        <w:t xml:space="preserve">          }</w:t>
      </w:r>
      <w:r>
        <w:br/>
        <w:t xml:space="preserve">        ],</w:t>
      </w:r>
      <w:r>
        <w:br/>
        <w:t xml:space="preserve">        "responses": {</w:t>
      </w:r>
      <w:r>
        <w:br/>
        <w:t xml:space="preserve">            "200": {</w:t>
      </w:r>
      <w:r>
        <w:br/>
        <w:t xml:space="preserve">              "description" : "Indicates that the value is changed.\nThe changed properties are provided in the response.\n",</w:t>
      </w:r>
      <w:r>
        <w:br/>
        <w:t xml:space="preserve">              "x-example":</w:t>
      </w:r>
      <w:r>
        <w:br/>
        <w:t xml:space="preserve">                {</w:t>
      </w:r>
      <w:r>
        <w:br/>
        <w:t xml:space="preserve">                    "lastScene": "Reading"</w:t>
      </w:r>
      <w:r>
        <w:br/>
        <w:t xml:space="preserve">                }</w:t>
      </w:r>
      <w:r>
        <w:br/>
        <w:t xml:space="preserve">                ,</w:t>
      </w:r>
      <w:r>
        <w:br/>
        <w:t xml:space="preserve">              "schema": { "$ref": "#/definitions/SceneCollectionUpdate" }</w:t>
      </w:r>
      <w:r>
        <w:br/>
        <w:t xml:space="preserve">            }</w:t>
      </w:r>
      <w:r>
        <w:br/>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r>
      <w:r>
        <w:lastRenderedPageBreak/>
        <w:t xml:space="preserve">      "enum" : ["oic.if.a", "oic.if.ll", "oic.if.baseline"]</w:t>
      </w:r>
      <w:r>
        <w:br/>
        <w:t xml:space="preserve">    }</w:t>
      </w:r>
      <w:r>
        <w:br/>
        <w:t xml:space="preserve">  },</w:t>
      </w:r>
      <w:r>
        <w:br/>
        <w:t xml:space="preserve">  "definitions": {</w:t>
      </w:r>
      <w:r>
        <w:br/>
        <w:t xml:space="preserve">    "Collection" : {</w:t>
      </w:r>
      <w:r>
        <w:br/>
        <w:t xml:space="preserve">      "properties": {</w:t>
      </w:r>
      <w:r>
        <w:br/>
        <w:t xml:space="preserve">        "links" :</w:t>
      </w:r>
      <w:r>
        <w:br/>
        <w:t xml:space="preserve">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r>
      <w:r>
        <w:br/>
        <w:t xml:space="preserve">        }</w:t>
      </w:r>
      <w:r>
        <w:br/>
        <w:t xml:space="preserve">    }</w:t>
      </w:r>
      <w:r>
        <w:br/>
        <w:t xml:space="preserve">    ,</w:t>
      </w:r>
      <w:r>
        <w:br/>
        <w:t xml:space="preserve">    "SceneMember"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"SceneMappings" :</w:t>
      </w:r>
      <w:r>
        <w:br/>
        <w:t xml:space="preserve">                {</w:t>
      </w:r>
      <w:r>
        <w:br/>
        <w:t xml:space="preserve">          "description": "array of mappings per scene, can be one(1)",</w:t>
      </w:r>
      <w:r>
        <w:br/>
        <w:t xml:space="preserve">          "items": {</w:t>
      </w:r>
      <w:r>
        <w:br/>
        <w:t xml:space="preserve">            "properties": {</w:t>
      </w:r>
      <w:r>
        <w:br/>
        <w:t xml:space="preserve">              "memberProperty": {</w:t>
      </w:r>
      <w:r>
        <w:br/>
        <w:t xml:space="preserve">                "description": "property name that will be mapped",</w:t>
      </w:r>
      <w:r>
        <w:br/>
        <w:t xml:space="preserve">                "readOnly": true,</w:t>
      </w:r>
      <w:r>
        <w:br/>
        <w:t xml:space="preserve">                "type": "string"</w:t>
      </w:r>
      <w:r>
        <w:br/>
        <w:t xml:space="preserve">              },</w:t>
      </w:r>
      <w:r>
        <w:br/>
        <w:t xml:space="preserve">              "memberValue": {</w:t>
      </w:r>
      <w:r>
        <w:br/>
        <w:t xml:space="preserve">                "description": "value of the Member Property",</w:t>
      </w:r>
      <w:r>
        <w:br/>
        <w:t xml:space="preserve">                "readOnly": true,</w:t>
      </w:r>
      <w:r>
        <w:br/>
        <w:t xml:space="preserve">                "type": "string"</w:t>
      </w:r>
      <w:r>
        <w:br/>
        <w:t xml:space="preserve">              },</w:t>
      </w:r>
      <w:r>
        <w:br/>
        <w:t xml:space="preserve">              "scene": {</w:t>
      </w:r>
      <w:r>
        <w:br/>
        <w:t xml:space="preserve">                "description": "Specifies a scene value that will be acted upon",</w:t>
      </w:r>
      <w:r>
        <w:br/>
        <w:t xml:space="preserve">                "type": "string"</w:t>
      </w:r>
      <w:r>
        <w:br/>
        <w:t xml:space="preserve">              }</w:t>
      </w:r>
      <w:r>
        <w:br/>
        <w:t xml:space="preserve">            },</w:t>
      </w:r>
      <w:r>
        <w:br/>
        <w:t xml:space="preserve">            "required": [</w:t>
      </w:r>
      <w:r>
        <w:br/>
        <w:t xml:space="preserve">              "scene",</w:t>
      </w:r>
      <w:r>
        <w:br/>
        <w:t xml:space="preserve">              "memberProperty",</w:t>
      </w:r>
      <w:r>
        <w:br/>
        <w:t xml:space="preserve">              "memberValue"</w:t>
      </w:r>
      <w:r>
        <w:br/>
        <w:t xml:space="preserve">            ],</w:t>
      </w:r>
      <w:r>
        <w:br/>
        <w:t xml:space="preserve">            "type": "object"</w:t>
      </w:r>
      <w:r>
        <w:br/>
        <w:t xml:space="preserve">          },</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"link" :</w:t>
      </w:r>
      <w:r>
        <w:br/>
      </w:r>
      <w:r>
        <w:lastRenderedPageBreak/>
        <w:t xml:space="preserve">                {</w:t>
      </w:r>
      <w:r>
        <w:br/>
        <w:t xml:space="preserve">          "allOf":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r>
      <w:r>
        <w:lastRenderedPageBreak/>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r>
      <w:r>
        <w:lastRenderedPageBreak/>
        <w:t xml:space="preserve">            },</w:t>
      </w:r>
      <w:r>
        <w:br/>
        <w:t xml:space="preserve">            {</w:t>
      </w:r>
      <w:r>
        <w:br/>
        <w:t xml:space="preserve">              "description": "OCF link that points to a resource"</w:t>
      </w:r>
      <w:r>
        <w:br/>
        <w:t xml:space="preserve">            }</w:t>
      </w:r>
      <w:r>
        <w:br/>
        <w:t xml:space="preserve">          ]</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"SceneCollection"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"links" :</w:t>
      </w:r>
      <w:r>
        <w:br/>
        <w:t xml:space="preserve">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r>
      <w:r>
        <w:lastRenderedPageBreak/>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w:t>
      </w:r>
      <w:r>
        <w:lastRenderedPageBreak/>
        <w:t>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r>
      <w:r>
        <w:br/>
        <w:t xml:space="preserve">        "sceneValues" :</w:t>
      </w:r>
      <w:r>
        <w:br/>
        <w:t xml:space="preserve">                {</w:t>
      </w:r>
      <w:r>
        <w:br/>
        <w:t xml:space="preserve">          "description": "All available scene values",</w:t>
      </w:r>
      <w:r>
        <w:br/>
        <w:t xml:space="preserve">          "items": {</w:t>
      </w:r>
      <w:r>
        <w:br/>
        <w:t xml:space="preserve">            "type": "string"</w:t>
      </w:r>
      <w:r>
        <w:br/>
        <w:t xml:space="preserve">          },</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r>
      <w:r>
        <w:lastRenderedPageBreak/>
        <w:t xml:space="preserve">          "readOnly": true,</w:t>
      </w:r>
      <w:r>
        <w:br/>
        <w:t xml:space="preserve">          "type": "string"</w:t>
      </w:r>
      <w:r>
        <w:br/>
        <w:t xml:space="preserve">        },</w:t>
      </w:r>
      <w:r>
        <w:br/>
      </w:r>
      <w:r>
        <w:br/>
        <w:t xml:space="preserve">        "rts"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"SceneCollectionUpdate"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"n" :</w:t>
      </w:r>
      <w:r>
        <w:br/>
        <w:t xml:space="preserve">                {</w:t>
      </w:r>
      <w:r>
        <w:br/>
        <w:t xml:space="preserve">          "description": "Friendly name of the resource",</w:t>
      </w:r>
      <w:r>
        <w:br/>
      </w:r>
      <w:r>
        <w:lastRenderedPageBreak/>
        <w:t xml:space="preserve">          "maxLength": 64,</w:t>
      </w:r>
      <w:r>
        <w:br/>
        <w:t xml:space="preserve">          "readOnly": true,</w:t>
      </w:r>
      <w:r>
        <w:br/>
        <w:t xml:space="preserve">          "type": "string"</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,"uuid"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r>
      <w:r>
        <w:br/>
        <w:t xml:space="preserve">    ,"oic.collection.properties" :</w:t>
      </w:r>
      <w:r>
        <w:br/>
        <w:t xml:space="preserve">        {</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"description": "The list of allowable resource types (for Target and anchors) in links included in the collection"</w:t>
      </w:r>
      <w:r>
        <w:br/>
        <w:t xml:space="preserve">        }</w:t>
      </w:r>
      <w:r>
        <w:br/>
        <w:t xml:space="preserve">      },</w:t>
      </w:r>
      <w:r>
        <w:br/>
        <w:t xml:space="preserve">      "type": "object"</w:t>
      </w:r>
      <w:r>
        <w:br/>
        <w:t xml:space="preserve">    }</w:t>
      </w:r>
      <w:r>
        <w:br/>
      </w:r>
      <w:r>
        <w:br/>
        <w:t xml:space="preserve">    ,"oic.core" :</w:t>
      </w:r>
      <w:r>
        <w:br/>
        <w:t xml:space="preserve">        {</w:t>
      </w:r>
      <w:r>
        <w:br/>
        <w:t xml:space="preserve">      "properties":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r>
      <w:r>
        <w:lastRenderedPageBreak/>
        <w:t xml:space="preserve">      "type": "object"</w:t>
      </w:r>
      <w:r>
        <w:br/>
        <w:t xml:space="preserve">    }</w:t>
      </w:r>
      <w:r>
        <w:br/>
      </w:r>
      <w:r>
        <w:br/>
        <w:t xml:space="preserve">    ,"oic.collection.linksexpanded" :</w:t>
      </w:r>
      <w:r>
        <w:br/>
        <w:t xml:space="preserve">        {</w:t>
      </w:r>
      <w:r>
        <w:br/>
        <w:t xml:space="preserve">      "properties": {</w:t>
      </w:r>
      <w:r>
        <w:br/>
        <w:t xml:space="preserve">        "links":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r>
      <w:r>
        <w:lastRenderedPageBreak/>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lastRenderedPageBreak/>
        <w:t xml:space="preserve">          "type": "array"</w:t>
      </w:r>
      <w:r>
        <w:br/>
        <w:t xml:space="preserve">        }</w:t>
      </w:r>
      <w:r>
        <w:br/>
        <w:t xml:space="preserve">      },</w:t>
      </w:r>
      <w:r>
        <w:br/>
        <w:t xml:space="preserve">      "type": "object"</w:t>
      </w:r>
      <w:r>
        <w:br/>
        <w:t xml:space="preserve">    }</w:t>
      </w:r>
      <w:r>
        <w:br/>
      </w:r>
      <w:r>
        <w:br/>
        <w:t xml:space="preserve">    ,"oic.collection.links" :</w:t>
      </w:r>
      <w:r>
        <w:br/>
        <w:t xml:space="preserve">        {</w:t>
      </w:r>
      <w:r>
        <w:br/>
        <w:t xml:space="preserve">      "properties": {</w:t>
      </w:r>
      <w:r>
        <w:br/>
        <w:t xml:space="preserve">        "links":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t xml:space="preserve">      },</w:t>
      </w:r>
      <w:r>
        <w:br/>
        <w:t xml:space="preserve">      "type": "object"</w:t>
      </w:r>
      <w:r>
        <w:br/>
        <w:t xml:space="preserve">    }</w:t>
      </w:r>
      <w:r>
        <w:br/>
      </w:r>
      <w:r>
        <w:br/>
        <w:t xml:space="preserve">    ,"oic.oic-link"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"$ref": "#/definitions/uuid",</w:t>
      </w:r>
      <w:r>
        <w:br/>
        <w:t xml:space="preserve">          "description": "The device ID"</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r>
      <w:r>
        <w:lastRenderedPageBreak/>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r>
      <w:r>
        <w:lastRenderedPageBreak/>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br/>
        <w:t xml:space="preserve">  }</w:t>
      </w:r>
      <w:r>
        <w:br/>
        <w:t>}</w:t>
      </w:r>
      <w:r>
        <w:br/>
      </w:r>
    </w:p>
    <w:p w14:paraId="542C8647" w14:textId="77777777" w:rsidR="00731819" w:rsidRDefault="00731819" w:rsidP="00731819">
      <w:pPr>
        <w:pStyle w:val="ANNEX-heading2"/>
      </w:pPr>
      <w:bookmarkStart w:id="15495" w:name="_Toc509367497"/>
      <w:r>
        <w:t>Property Definition</w:t>
      </w:r>
      <w:bookmarkEnd w:id="15495"/>
    </w:p>
    <w:tbl>
      <w:tblPr>
        <w:tblStyle w:val="TABLE-A"/>
        <w:tblW w:w="0" w:type="auto"/>
        <w:tblLook w:val="04A0" w:firstRow="1" w:lastRow="0" w:firstColumn="1" w:lastColumn="0" w:noHBand="0" w:noVBand="1"/>
      </w:tblPr>
      <w:tblGrid>
        <w:gridCol w:w="1871"/>
        <w:gridCol w:w="1869"/>
        <w:gridCol w:w="1870"/>
        <w:gridCol w:w="1869"/>
        <w:gridCol w:w="1871"/>
      </w:tblGrid>
      <w:tr w:rsidR="00731819" w14:paraId="4D837CB4"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4B28457B" w14:textId="77777777" w:rsidR="00731819" w:rsidRDefault="00731819" w:rsidP="00731819">
            <w:r>
              <w:t>Property name</w:t>
            </w:r>
          </w:p>
        </w:tc>
        <w:tc>
          <w:tcPr>
            <w:tcW w:w="1872" w:type="dxa"/>
          </w:tcPr>
          <w:p w14:paraId="62FE6AE7" w14:textId="77777777" w:rsidR="00731819" w:rsidRDefault="00731819" w:rsidP="00731819">
            <w:r>
              <w:t>Value type</w:t>
            </w:r>
          </w:p>
        </w:tc>
        <w:tc>
          <w:tcPr>
            <w:tcW w:w="1872" w:type="dxa"/>
          </w:tcPr>
          <w:p w14:paraId="55581D59" w14:textId="77777777" w:rsidR="00731819" w:rsidRDefault="00731819" w:rsidP="00731819">
            <w:r>
              <w:t>Mandatory</w:t>
            </w:r>
          </w:p>
        </w:tc>
        <w:tc>
          <w:tcPr>
            <w:tcW w:w="1872" w:type="dxa"/>
          </w:tcPr>
          <w:p w14:paraId="306ABBB8" w14:textId="77777777" w:rsidR="00731819" w:rsidRDefault="00731819" w:rsidP="00731819">
            <w:r>
              <w:t>Access mode</w:t>
            </w:r>
          </w:p>
        </w:tc>
        <w:tc>
          <w:tcPr>
            <w:tcW w:w="1872" w:type="dxa"/>
          </w:tcPr>
          <w:p w14:paraId="09B05A43" w14:textId="77777777" w:rsidR="00731819" w:rsidRDefault="00731819" w:rsidP="00731819">
            <w:r>
              <w:t>Description</w:t>
            </w:r>
          </w:p>
        </w:tc>
      </w:tr>
      <w:tr w:rsidR="00731819" w14:paraId="5E08DE39" w14:textId="77777777" w:rsidTr="00731819">
        <w:tc>
          <w:tcPr>
            <w:tcW w:w="1872" w:type="dxa"/>
          </w:tcPr>
          <w:p w14:paraId="4853E05A" w14:textId="77777777" w:rsidR="00731819" w:rsidRDefault="00731819" w:rsidP="00731819">
            <w:r>
              <w:t>n</w:t>
            </w:r>
          </w:p>
        </w:tc>
        <w:tc>
          <w:tcPr>
            <w:tcW w:w="1872" w:type="dxa"/>
          </w:tcPr>
          <w:p w14:paraId="54D2CA2A" w14:textId="77777777" w:rsidR="00731819" w:rsidRDefault="00731819" w:rsidP="00731819">
            <w:r>
              <w:t>string</w:t>
            </w:r>
          </w:p>
        </w:tc>
        <w:tc>
          <w:tcPr>
            <w:tcW w:w="1872" w:type="dxa"/>
          </w:tcPr>
          <w:p w14:paraId="35A2958F" w14:textId="77777777" w:rsidR="00731819" w:rsidRDefault="00731819" w:rsidP="00731819"/>
        </w:tc>
        <w:tc>
          <w:tcPr>
            <w:tcW w:w="1872" w:type="dxa"/>
          </w:tcPr>
          <w:p w14:paraId="395062CB" w14:textId="77777777" w:rsidR="00731819" w:rsidRDefault="00731819" w:rsidP="00731819">
            <w:r>
              <w:t>Read Only</w:t>
            </w:r>
          </w:p>
        </w:tc>
        <w:tc>
          <w:tcPr>
            <w:tcW w:w="1872" w:type="dxa"/>
          </w:tcPr>
          <w:p w14:paraId="5BEAE966" w14:textId="77777777" w:rsidR="00731819" w:rsidRDefault="00731819" w:rsidP="00731819">
            <w:r>
              <w:t>Friendly name of the resource</w:t>
            </w:r>
          </w:p>
        </w:tc>
      </w:tr>
      <w:tr w:rsidR="00731819" w14:paraId="19394BA4" w14:textId="77777777" w:rsidTr="00731819">
        <w:tc>
          <w:tcPr>
            <w:tcW w:w="1872" w:type="dxa"/>
          </w:tcPr>
          <w:p w14:paraId="15420754" w14:textId="77777777" w:rsidR="00731819" w:rsidRDefault="00731819" w:rsidP="00731819">
            <w:r>
              <w:t>if</w:t>
            </w:r>
          </w:p>
        </w:tc>
        <w:tc>
          <w:tcPr>
            <w:tcW w:w="1872" w:type="dxa"/>
          </w:tcPr>
          <w:p w14:paraId="211FD418" w14:textId="77777777" w:rsidR="00731819" w:rsidRDefault="00731819" w:rsidP="00731819">
            <w:r>
              <w:t>array: see schema</w:t>
            </w:r>
          </w:p>
        </w:tc>
        <w:tc>
          <w:tcPr>
            <w:tcW w:w="1872" w:type="dxa"/>
          </w:tcPr>
          <w:p w14:paraId="5D18677F" w14:textId="77777777" w:rsidR="00731819" w:rsidRDefault="00731819" w:rsidP="00731819"/>
        </w:tc>
        <w:tc>
          <w:tcPr>
            <w:tcW w:w="1872" w:type="dxa"/>
          </w:tcPr>
          <w:p w14:paraId="0C47579E" w14:textId="77777777" w:rsidR="00731819" w:rsidRDefault="00731819" w:rsidP="00731819">
            <w:r>
              <w:t>Read Only</w:t>
            </w:r>
          </w:p>
        </w:tc>
        <w:tc>
          <w:tcPr>
            <w:tcW w:w="1872" w:type="dxa"/>
          </w:tcPr>
          <w:p w14:paraId="27F91221" w14:textId="77777777" w:rsidR="00731819" w:rsidRDefault="00731819" w:rsidP="00731819">
            <w:r>
              <w:t>The interface set supported by this resource</w:t>
            </w:r>
          </w:p>
        </w:tc>
      </w:tr>
      <w:tr w:rsidR="00731819" w14:paraId="5C4694F1" w14:textId="77777777" w:rsidTr="00731819">
        <w:tc>
          <w:tcPr>
            <w:tcW w:w="1872" w:type="dxa"/>
          </w:tcPr>
          <w:p w14:paraId="46178947" w14:textId="77777777" w:rsidR="00731819" w:rsidRDefault="00731819" w:rsidP="00731819">
            <w:r>
              <w:t>id</w:t>
            </w:r>
          </w:p>
        </w:tc>
        <w:tc>
          <w:tcPr>
            <w:tcW w:w="1872" w:type="dxa"/>
          </w:tcPr>
          <w:p w14:paraId="0FFA3333" w14:textId="77777777" w:rsidR="00731819" w:rsidRDefault="00731819" w:rsidP="00731819">
            <w:r>
              <w:t>string</w:t>
            </w:r>
          </w:p>
        </w:tc>
        <w:tc>
          <w:tcPr>
            <w:tcW w:w="1872" w:type="dxa"/>
          </w:tcPr>
          <w:p w14:paraId="0C8AED2B" w14:textId="77777777" w:rsidR="00731819" w:rsidRDefault="00731819" w:rsidP="00731819"/>
        </w:tc>
        <w:tc>
          <w:tcPr>
            <w:tcW w:w="1872" w:type="dxa"/>
          </w:tcPr>
          <w:p w14:paraId="48B94298" w14:textId="77777777" w:rsidR="00731819" w:rsidRDefault="00731819" w:rsidP="00731819">
            <w:r>
              <w:t>Read Only</w:t>
            </w:r>
          </w:p>
        </w:tc>
        <w:tc>
          <w:tcPr>
            <w:tcW w:w="1872" w:type="dxa"/>
          </w:tcPr>
          <w:p w14:paraId="063C8F00" w14:textId="77777777" w:rsidR="00731819" w:rsidRDefault="00731819" w:rsidP="00731819">
            <w:r>
              <w:t>Instance ID of this specific resource</w:t>
            </w:r>
          </w:p>
        </w:tc>
      </w:tr>
      <w:tr w:rsidR="00731819" w14:paraId="4A66C604" w14:textId="77777777" w:rsidTr="00731819">
        <w:tc>
          <w:tcPr>
            <w:tcW w:w="1872" w:type="dxa"/>
          </w:tcPr>
          <w:p w14:paraId="1ACCC642" w14:textId="77777777" w:rsidR="00731819" w:rsidRDefault="00731819" w:rsidP="00731819">
            <w:r>
              <w:t>lastScene</w:t>
            </w:r>
          </w:p>
        </w:tc>
        <w:tc>
          <w:tcPr>
            <w:tcW w:w="1872" w:type="dxa"/>
          </w:tcPr>
          <w:p w14:paraId="3CDE8A40" w14:textId="77777777" w:rsidR="00731819" w:rsidRDefault="00731819" w:rsidP="00731819">
            <w:r>
              <w:t>string</w:t>
            </w:r>
          </w:p>
        </w:tc>
        <w:tc>
          <w:tcPr>
            <w:tcW w:w="1872" w:type="dxa"/>
          </w:tcPr>
          <w:p w14:paraId="406A7C89" w14:textId="77777777" w:rsidR="00731819" w:rsidRDefault="00731819" w:rsidP="00731819"/>
        </w:tc>
        <w:tc>
          <w:tcPr>
            <w:tcW w:w="1872" w:type="dxa"/>
          </w:tcPr>
          <w:p w14:paraId="503871F4" w14:textId="77777777" w:rsidR="00731819" w:rsidRDefault="00731819" w:rsidP="00731819"/>
        </w:tc>
        <w:tc>
          <w:tcPr>
            <w:tcW w:w="1872" w:type="dxa"/>
          </w:tcPr>
          <w:p w14:paraId="207883D8" w14:textId="77777777" w:rsidR="00731819" w:rsidRDefault="00731819" w:rsidP="00731819">
            <w:r>
              <w:t>Last selected Scene from the set of sceneValues</w:t>
            </w:r>
          </w:p>
        </w:tc>
      </w:tr>
      <w:tr w:rsidR="00731819" w14:paraId="024B63F6" w14:textId="77777777" w:rsidTr="00731819">
        <w:tc>
          <w:tcPr>
            <w:tcW w:w="1872" w:type="dxa"/>
          </w:tcPr>
          <w:p w14:paraId="63C76B68" w14:textId="77777777" w:rsidR="00731819" w:rsidRDefault="00731819" w:rsidP="00731819">
            <w:r>
              <w:t>rt</w:t>
            </w:r>
          </w:p>
        </w:tc>
        <w:tc>
          <w:tcPr>
            <w:tcW w:w="1872" w:type="dxa"/>
          </w:tcPr>
          <w:p w14:paraId="74705A75" w14:textId="77777777" w:rsidR="00731819" w:rsidRDefault="00731819" w:rsidP="00731819">
            <w:r>
              <w:t>array: see schema</w:t>
            </w:r>
          </w:p>
        </w:tc>
        <w:tc>
          <w:tcPr>
            <w:tcW w:w="1872" w:type="dxa"/>
          </w:tcPr>
          <w:p w14:paraId="154B2701" w14:textId="77777777" w:rsidR="00731819" w:rsidRDefault="00731819" w:rsidP="00731819"/>
        </w:tc>
        <w:tc>
          <w:tcPr>
            <w:tcW w:w="1872" w:type="dxa"/>
          </w:tcPr>
          <w:p w14:paraId="7F24056F" w14:textId="77777777" w:rsidR="00731819" w:rsidRDefault="00731819" w:rsidP="00731819">
            <w:r>
              <w:t>Read Only</w:t>
            </w:r>
          </w:p>
        </w:tc>
        <w:tc>
          <w:tcPr>
            <w:tcW w:w="1872" w:type="dxa"/>
          </w:tcPr>
          <w:p w14:paraId="23F17CBF" w14:textId="77777777" w:rsidR="00731819" w:rsidRDefault="00731819" w:rsidP="00731819">
            <w:r>
              <w:t>Resource Type of the Resource</w:t>
            </w:r>
          </w:p>
        </w:tc>
      </w:tr>
      <w:tr w:rsidR="00731819" w14:paraId="2D1B1495" w14:textId="77777777" w:rsidTr="00731819">
        <w:tc>
          <w:tcPr>
            <w:tcW w:w="1872" w:type="dxa"/>
          </w:tcPr>
          <w:p w14:paraId="21468D2A" w14:textId="77777777" w:rsidR="00731819" w:rsidRDefault="00731819" w:rsidP="00731819">
            <w:r>
              <w:t>rts</w:t>
            </w:r>
          </w:p>
        </w:tc>
        <w:tc>
          <w:tcPr>
            <w:tcW w:w="1872" w:type="dxa"/>
          </w:tcPr>
          <w:p w14:paraId="2AA251F6" w14:textId="77777777" w:rsidR="00731819" w:rsidRDefault="00731819" w:rsidP="00731819">
            <w:r>
              <w:t>multiple types: see schema</w:t>
            </w:r>
          </w:p>
        </w:tc>
        <w:tc>
          <w:tcPr>
            <w:tcW w:w="1872" w:type="dxa"/>
          </w:tcPr>
          <w:p w14:paraId="302F22B5" w14:textId="77777777" w:rsidR="00731819" w:rsidRDefault="00731819" w:rsidP="00731819"/>
        </w:tc>
        <w:tc>
          <w:tcPr>
            <w:tcW w:w="1872" w:type="dxa"/>
          </w:tcPr>
          <w:p w14:paraId="1B535984" w14:textId="77777777" w:rsidR="00731819" w:rsidRDefault="00731819" w:rsidP="00731819"/>
        </w:tc>
        <w:tc>
          <w:tcPr>
            <w:tcW w:w="1872" w:type="dxa"/>
          </w:tcPr>
          <w:p w14:paraId="679DD5AC" w14:textId="77777777" w:rsidR="00731819" w:rsidRDefault="00731819" w:rsidP="00731819">
            <w:r>
              <w:t>The list of allowable resource types (for Target and anchors) in links included in the collection</w:t>
            </w:r>
          </w:p>
        </w:tc>
      </w:tr>
      <w:tr w:rsidR="00731819" w14:paraId="1E5050BD" w14:textId="77777777" w:rsidTr="00731819">
        <w:tc>
          <w:tcPr>
            <w:tcW w:w="1872" w:type="dxa"/>
          </w:tcPr>
          <w:p w14:paraId="02F15D97" w14:textId="77777777" w:rsidR="00731819" w:rsidRDefault="00731819" w:rsidP="00731819">
            <w:r>
              <w:t>rel</w:t>
            </w:r>
          </w:p>
        </w:tc>
        <w:tc>
          <w:tcPr>
            <w:tcW w:w="1872" w:type="dxa"/>
          </w:tcPr>
          <w:p w14:paraId="00A02BF2" w14:textId="77777777" w:rsidR="00731819" w:rsidRDefault="00731819" w:rsidP="00731819">
            <w:r>
              <w:t>multiple types: see schema</w:t>
            </w:r>
          </w:p>
        </w:tc>
        <w:tc>
          <w:tcPr>
            <w:tcW w:w="1872" w:type="dxa"/>
          </w:tcPr>
          <w:p w14:paraId="1BC29E56" w14:textId="77777777" w:rsidR="00731819" w:rsidRDefault="00731819" w:rsidP="00731819"/>
        </w:tc>
        <w:tc>
          <w:tcPr>
            <w:tcW w:w="1872" w:type="dxa"/>
          </w:tcPr>
          <w:p w14:paraId="1441154B" w14:textId="77777777" w:rsidR="00731819" w:rsidRDefault="00731819" w:rsidP="00731819"/>
        </w:tc>
        <w:tc>
          <w:tcPr>
            <w:tcW w:w="1872" w:type="dxa"/>
          </w:tcPr>
          <w:p w14:paraId="1FDA8C97" w14:textId="77777777" w:rsidR="00731819" w:rsidRDefault="00731819" w:rsidP="00731819">
            <w:r>
              <w:t>The relation of the target URI referenced by the link to the context URI</w:t>
            </w:r>
          </w:p>
        </w:tc>
      </w:tr>
      <w:tr w:rsidR="00731819" w14:paraId="48C7A84C" w14:textId="77777777" w:rsidTr="00731819">
        <w:tc>
          <w:tcPr>
            <w:tcW w:w="1872" w:type="dxa"/>
          </w:tcPr>
          <w:p w14:paraId="0A36369F" w14:textId="77777777" w:rsidR="00731819" w:rsidRDefault="00731819" w:rsidP="00731819">
            <w:r>
              <w:t>eps</w:t>
            </w:r>
          </w:p>
        </w:tc>
        <w:tc>
          <w:tcPr>
            <w:tcW w:w="1872" w:type="dxa"/>
          </w:tcPr>
          <w:p w14:paraId="5CDA2653" w14:textId="77777777" w:rsidR="00731819" w:rsidRDefault="00731819" w:rsidP="00731819">
            <w:r>
              <w:t>array: see schema</w:t>
            </w:r>
          </w:p>
        </w:tc>
        <w:tc>
          <w:tcPr>
            <w:tcW w:w="1872" w:type="dxa"/>
          </w:tcPr>
          <w:p w14:paraId="37FD14F5" w14:textId="77777777" w:rsidR="00731819" w:rsidRDefault="00731819" w:rsidP="00731819"/>
        </w:tc>
        <w:tc>
          <w:tcPr>
            <w:tcW w:w="1872" w:type="dxa"/>
          </w:tcPr>
          <w:p w14:paraId="0319D239" w14:textId="77777777" w:rsidR="00731819" w:rsidRDefault="00731819" w:rsidP="00731819"/>
        </w:tc>
        <w:tc>
          <w:tcPr>
            <w:tcW w:w="1872" w:type="dxa"/>
          </w:tcPr>
          <w:p w14:paraId="10A298AC" w14:textId="77777777" w:rsidR="00731819" w:rsidRDefault="00731819" w:rsidP="00731819">
            <w:r>
              <w:t>the Endpoint information of the target Resource</w:t>
            </w:r>
          </w:p>
        </w:tc>
      </w:tr>
      <w:tr w:rsidR="00731819" w14:paraId="2E738567" w14:textId="77777777" w:rsidTr="00731819">
        <w:tc>
          <w:tcPr>
            <w:tcW w:w="1872" w:type="dxa"/>
          </w:tcPr>
          <w:p w14:paraId="2E9043BA" w14:textId="77777777" w:rsidR="00731819" w:rsidRDefault="00731819" w:rsidP="00731819">
            <w:r>
              <w:t>p</w:t>
            </w:r>
          </w:p>
        </w:tc>
        <w:tc>
          <w:tcPr>
            <w:tcW w:w="1872" w:type="dxa"/>
          </w:tcPr>
          <w:p w14:paraId="6F83016C" w14:textId="77777777" w:rsidR="00731819" w:rsidRDefault="00731819" w:rsidP="00731819">
            <w:r>
              <w:t>object: see schema</w:t>
            </w:r>
          </w:p>
        </w:tc>
        <w:tc>
          <w:tcPr>
            <w:tcW w:w="1872" w:type="dxa"/>
          </w:tcPr>
          <w:p w14:paraId="0FDA77AF" w14:textId="77777777" w:rsidR="00731819" w:rsidRDefault="00731819" w:rsidP="00731819"/>
        </w:tc>
        <w:tc>
          <w:tcPr>
            <w:tcW w:w="1872" w:type="dxa"/>
          </w:tcPr>
          <w:p w14:paraId="4B2E3A55" w14:textId="77777777" w:rsidR="00731819" w:rsidRDefault="00731819" w:rsidP="00731819"/>
        </w:tc>
        <w:tc>
          <w:tcPr>
            <w:tcW w:w="1872" w:type="dxa"/>
          </w:tcPr>
          <w:p w14:paraId="4780ACD7" w14:textId="77777777" w:rsidR="00731819" w:rsidRDefault="00731819" w:rsidP="00731819">
            <w:r>
              <w:t>Specifies the framework policies on the Resource referenced by the target URI</w:t>
            </w:r>
          </w:p>
        </w:tc>
      </w:tr>
      <w:tr w:rsidR="00731819" w14:paraId="5FECF345" w14:textId="77777777" w:rsidTr="00731819">
        <w:tc>
          <w:tcPr>
            <w:tcW w:w="1872" w:type="dxa"/>
          </w:tcPr>
          <w:p w14:paraId="20D19D55" w14:textId="77777777" w:rsidR="00731819" w:rsidRDefault="00731819" w:rsidP="00731819">
            <w:r>
              <w:t>di</w:t>
            </w:r>
          </w:p>
        </w:tc>
        <w:tc>
          <w:tcPr>
            <w:tcW w:w="1872" w:type="dxa"/>
          </w:tcPr>
          <w:p w14:paraId="248D8259" w14:textId="77777777" w:rsidR="00731819" w:rsidRDefault="00731819" w:rsidP="00731819">
            <w:r>
              <w:t>multiple types: see schema</w:t>
            </w:r>
          </w:p>
        </w:tc>
        <w:tc>
          <w:tcPr>
            <w:tcW w:w="1872" w:type="dxa"/>
          </w:tcPr>
          <w:p w14:paraId="63CE5A36" w14:textId="77777777" w:rsidR="00731819" w:rsidRDefault="00731819" w:rsidP="00731819"/>
        </w:tc>
        <w:tc>
          <w:tcPr>
            <w:tcW w:w="1872" w:type="dxa"/>
          </w:tcPr>
          <w:p w14:paraId="7E67A733" w14:textId="77777777" w:rsidR="00731819" w:rsidRDefault="00731819" w:rsidP="00731819"/>
        </w:tc>
        <w:tc>
          <w:tcPr>
            <w:tcW w:w="1872" w:type="dxa"/>
          </w:tcPr>
          <w:p w14:paraId="69864AB5" w14:textId="77777777" w:rsidR="00731819" w:rsidRDefault="00731819" w:rsidP="00731819">
            <w:r>
              <w:t>The device ID</w:t>
            </w:r>
          </w:p>
        </w:tc>
      </w:tr>
      <w:tr w:rsidR="00731819" w14:paraId="1FF80AC5" w14:textId="77777777" w:rsidTr="00731819">
        <w:tc>
          <w:tcPr>
            <w:tcW w:w="1872" w:type="dxa"/>
          </w:tcPr>
          <w:p w14:paraId="203D7F07" w14:textId="77777777" w:rsidR="00731819" w:rsidRDefault="00731819" w:rsidP="00731819">
            <w:r>
              <w:t>rt</w:t>
            </w:r>
          </w:p>
        </w:tc>
        <w:tc>
          <w:tcPr>
            <w:tcW w:w="1872" w:type="dxa"/>
          </w:tcPr>
          <w:p w14:paraId="723EE4AA" w14:textId="77777777" w:rsidR="00731819" w:rsidRDefault="00731819" w:rsidP="00731819">
            <w:r>
              <w:t>array: see schema</w:t>
            </w:r>
          </w:p>
        </w:tc>
        <w:tc>
          <w:tcPr>
            <w:tcW w:w="1872" w:type="dxa"/>
          </w:tcPr>
          <w:p w14:paraId="71D745A4" w14:textId="77777777" w:rsidR="00731819" w:rsidRDefault="00731819" w:rsidP="00731819">
            <w:r>
              <w:t>yes</w:t>
            </w:r>
          </w:p>
        </w:tc>
        <w:tc>
          <w:tcPr>
            <w:tcW w:w="1872" w:type="dxa"/>
          </w:tcPr>
          <w:p w14:paraId="6A979664" w14:textId="77777777" w:rsidR="00731819" w:rsidRDefault="00731819" w:rsidP="00731819"/>
        </w:tc>
        <w:tc>
          <w:tcPr>
            <w:tcW w:w="1872" w:type="dxa"/>
          </w:tcPr>
          <w:p w14:paraId="5471773C" w14:textId="77777777" w:rsidR="00731819" w:rsidRDefault="00731819" w:rsidP="00731819">
            <w:r>
              <w:t>Resource Type of the Resource</w:t>
            </w:r>
          </w:p>
        </w:tc>
      </w:tr>
      <w:tr w:rsidR="00731819" w14:paraId="5FA3E3D6" w14:textId="77777777" w:rsidTr="00731819">
        <w:tc>
          <w:tcPr>
            <w:tcW w:w="1872" w:type="dxa"/>
          </w:tcPr>
          <w:p w14:paraId="09C1F678" w14:textId="77777777" w:rsidR="00731819" w:rsidRDefault="00731819" w:rsidP="00731819">
            <w:r>
              <w:lastRenderedPageBreak/>
              <w:t>ins</w:t>
            </w:r>
          </w:p>
        </w:tc>
        <w:tc>
          <w:tcPr>
            <w:tcW w:w="1872" w:type="dxa"/>
          </w:tcPr>
          <w:p w14:paraId="71191755" w14:textId="77777777" w:rsidR="00731819" w:rsidRDefault="00731819" w:rsidP="00731819">
            <w:r>
              <w:t>integer</w:t>
            </w:r>
          </w:p>
        </w:tc>
        <w:tc>
          <w:tcPr>
            <w:tcW w:w="1872" w:type="dxa"/>
          </w:tcPr>
          <w:p w14:paraId="6AA10B7E" w14:textId="77777777" w:rsidR="00731819" w:rsidRDefault="00731819" w:rsidP="00731819"/>
        </w:tc>
        <w:tc>
          <w:tcPr>
            <w:tcW w:w="1872" w:type="dxa"/>
          </w:tcPr>
          <w:p w14:paraId="3F42C51A" w14:textId="77777777" w:rsidR="00731819" w:rsidRDefault="00731819" w:rsidP="00731819"/>
        </w:tc>
        <w:tc>
          <w:tcPr>
            <w:tcW w:w="1872" w:type="dxa"/>
          </w:tcPr>
          <w:p w14:paraId="7F905899" w14:textId="77777777" w:rsidR="00731819" w:rsidRDefault="00731819" w:rsidP="00731819">
            <w:r>
              <w:t>The instance identifier for this web link in an array of web links - used in collections</w:t>
            </w:r>
          </w:p>
        </w:tc>
      </w:tr>
      <w:tr w:rsidR="00731819" w14:paraId="033F87D8" w14:textId="77777777" w:rsidTr="00731819">
        <w:tc>
          <w:tcPr>
            <w:tcW w:w="1872" w:type="dxa"/>
          </w:tcPr>
          <w:p w14:paraId="2D686521" w14:textId="77777777" w:rsidR="00731819" w:rsidRDefault="00731819" w:rsidP="00731819">
            <w:r>
              <w:t>type</w:t>
            </w:r>
          </w:p>
        </w:tc>
        <w:tc>
          <w:tcPr>
            <w:tcW w:w="1872" w:type="dxa"/>
          </w:tcPr>
          <w:p w14:paraId="18FC7B68" w14:textId="77777777" w:rsidR="00731819" w:rsidRDefault="00731819" w:rsidP="00731819">
            <w:r>
              <w:t>array: see schema</w:t>
            </w:r>
          </w:p>
        </w:tc>
        <w:tc>
          <w:tcPr>
            <w:tcW w:w="1872" w:type="dxa"/>
          </w:tcPr>
          <w:p w14:paraId="29170525" w14:textId="77777777" w:rsidR="00731819" w:rsidRDefault="00731819" w:rsidP="00731819"/>
        </w:tc>
        <w:tc>
          <w:tcPr>
            <w:tcW w:w="1872" w:type="dxa"/>
          </w:tcPr>
          <w:p w14:paraId="732D3767" w14:textId="77777777" w:rsidR="00731819" w:rsidRDefault="00731819" w:rsidP="00731819"/>
        </w:tc>
        <w:tc>
          <w:tcPr>
            <w:tcW w:w="1872" w:type="dxa"/>
          </w:tcPr>
          <w:p w14:paraId="28B357E4" w14:textId="77777777" w:rsidR="00731819" w:rsidRDefault="00731819" w:rsidP="00731819">
            <w:r>
              <w:t>A hint at the representation of the resource referenced by the target URI. This represents the media types that are used for both accepting and emitting.</w:t>
            </w:r>
          </w:p>
        </w:tc>
      </w:tr>
      <w:tr w:rsidR="00731819" w14:paraId="77590D26" w14:textId="77777777" w:rsidTr="00731819">
        <w:tc>
          <w:tcPr>
            <w:tcW w:w="1872" w:type="dxa"/>
          </w:tcPr>
          <w:p w14:paraId="374B1DEB" w14:textId="77777777" w:rsidR="00731819" w:rsidRDefault="00731819" w:rsidP="00731819">
            <w:r>
              <w:t>title</w:t>
            </w:r>
          </w:p>
        </w:tc>
        <w:tc>
          <w:tcPr>
            <w:tcW w:w="1872" w:type="dxa"/>
          </w:tcPr>
          <w:p w14:paraId="57C79FE8" w14:textId="77777777" w:rsidR="00731819" w:rsidRDefault="00731819" w:rsidP="00731819">
            <w:r>
              <w:t>string</w:t>
            </w:r>
          </w:p>
        </w:tc>
        <w:tc>
          <w:tcPr>
            <w:tcW w:w="1872" w:type="dxa"/>
          </w:tcPr>
          <w:p w14:paraId="204E6877" w14:textId="77777777" w:rsidR="00731819" w:rsidRDefault="00731819" w:rsidP="00731819"/>
        </w:tc>
        <w:tc>
          <w:tcPr>
            <w:tcW w:w="1872" w:type="dxa"/>
          </w:tcPr>
          <w:p w14:paraId="7B0A6742" w14:textId="77777777" w:rsidR="00731819" w:rsidRDefault="00731819" w:rsidP="00731819"/>
        </w:tc>
        <w:tc>
          <w:tcPr>
            <w:tcW w:w="1872" w:type="dxa"/>
          </w:tcPr>
          <w:p w14:paraId="59283A7F" w14:textId="77777777" w:rsidR="00731819" w:rsidRDefault="00731819" w:rsidP="00731819">
            <w:r>
              <w:t>A title for the link relation. Can be used by the UI to provide a context.</w:t>
            </w:r>
          </w:p>
        </w:tc>
      </w:tr>
      <w:tr w:rsidR="00731819" w14:paraId="2B1DDE4C" w14:textId="77777777" w:rsidTr="00731819">
        <w:tc>
          <w:tcPr>
            <w:tcW w:w="1872" w:type="dxa"/>
          </w:tcPr>
          <w:p w14:paraId="2E5A640A" w14:textId="77777777" w:rsidR="00731819" w:rsidRDefault="00731819" w:rsidP="00731819">
            <w:r>
              <w:t>if</w:t>
            </w:r>
          </w:p>
        </w:tc>
        <w:tc>
          <w:tcPr>
            <w:tcW w:w="1872" w:type="dxa"/>
          </w:tcPr>
          <w:p w14:paraId="5CBCA993" w14:textId="77777777" w:rsidR="00731819" w:rsidRDefault="00731819" w:rsidP="00731819">
            <w:r>
              <w:t>array: see schema</w:t>
            </w:r>
          </w:p>
        </w:tc>
        <w:tc>
          <w:tcPr>
            <w:tcW w:w="1872" w:type="dxa"/>
          </w:tcPr>
          <w:p w14:paraId="4CC2535A" w14:textId="77777777" w:rsidR="00731819" w:rsidRDefault="00731819" w:rsidP="00731819">
            <w:r>
              <w:t>yes</w:t>
            </w:r>
          </w:p>
        </w:tc>
        <w:tc>
          <w:tcPr>
            <w:tcW w:w="1872" w:type="dxa"/>
          </w:tcPr>
          <w:p w14:paraId="56049390" w14:textId="77777777" w:rsidR="00731819" w:rsidRDefault="00731819" w:rsidP="00731819"/>
        </w:tc>
        <w:tc>
          <w:tcPr>
            <w:tcW w:w="1872" w:type="dxa"/>
          </w:tcPr>
          <w:p w14:paraId="089DDC6C" w14:textId="77777777" w:rsidR="00731819" w:rsidRDefault="00731819" w:rsidP="00731819">
            <w:r>
              <w:t>The interface set supported by this resource</w:t>
            </w:r>
          </w:p>
        </w:tc>
      </w:tr>
      <w:tr w:rsidR="00731819" w14:paraId="071A384D" w14:textId="77777777" w:rsidTr="00731819">
        <w:tc>
          <w:tcPr>
            <w:tcW w:w="1872" w:type="dxa"/>
          </w:tcPr>
          <w:p w14:paraId="33E5D2E4" w14:textId="77777777" w:rsidR="00731819" w:rsidRDefault="00731819" w:rsidP="00731819">
            <w:r>
              <w:t>anchor</w:t>
            </w:r>
          </w:p>
        </w:tc>
        <w:tc>
          <w:tcPr>
            <w:tcW w:w="1872" w:type="dxa"/>
          </w:tcPr>
          <w:p w14:paraId="12D84109" w14:textId="77777777" w:rsidR="00731819" w:rsidRDefault="00731819" w:rsidP="00731819">
            <w:r>
              <w:t>string</w:t>
            </w:r>
          </w:p>
        </w:tc>
        <w:tc>
          <w:tcPr>
            <w:tcW w:w="1872" w:type="dxa"/>
          </w:tcPr>
          <w:p w14:paraId="0D439F55" w14:textId="77777777" w:rsidR="00731819" w:rsidRDefault="00731819" w:rsidP="00731819"/>
        </w:tc>
        <w:tc>
          <w:tcPr>
            <w:tcW w:w="1872" w:type="dxa"/>
          </w:tcPr>
          <w:p w14:paraId="76444808" w14:textId="77777777" w:rsidR="00731819" w:rsidRDefault="00731819" w:rsidP="00731819"/>
        </w:tc>
        <w:tc>
          <w:tcPr>
            <w:tcW w:w="1872" w:type="dxa"/>
          </w:tcPr>
          <w:p w14:paraId="348C580A" w14:textId="77777777" w:rsidR="00731819" w:rsidRDefault="00731819" w:rsidP="00731819">
            <w:r>
              <w:t>This is used to override the context URI e.g. override the URI of the containing collection.</w:t>
            </w:r>
          </w:p>
        </w:tc>
      </w:tr>
      <w:tr w:rsidR="00731819" w14:paraId="74381929" w14:textId="77777777" w:rsidTr="00731819">
        <w:tc>
          <w:tcPr>
            <w:tcW w:w="1872" w:type="dxa"/>
          </w:tcPr>
          <w:p w14:paraId="13EE8C16" w14:textId="77777777" w:rsidR="00731819" w:rsidRDefault="00731819" w:rsidP="00731819">
            <w:r>
              <w:t>href</w:t>
            </w:r>
          </w:p>
        </w:tc>
        <w:tc>
          <w:tcPr>
            <w:tcW w:w="1872" w:type="dxa"/>
          </w:tcPr>
          <w:p w14:paraId="4180DE9D" w14:textId="77777777" w:rsidR="00731819" w:rsidRDefault="00731819" w:rsidP="00731819">
            <w:r>
              <w:t>string</w:t>
            </w:r>
          </w:p>
        </w:tc>
        <w:tc>
          <w:tcPr>
            <w:tcW w:w="1872" w:type="dxa"/>
          </w:tcPr>
          <w:p w14:paraId="07E916D6" w14:textId="77777777" w:rsidR="00731819" w:rsidRDefault="00731819" w:rsidP="00731819">
            <w:r>
              <w:t>yes</w:t>
            </w:r>
          </w:p>
        </w:tc>
        <w:tc>
          <w:tcPr>
            <w:tcW w:w="1872" w:type="dxa"/>
          </w:tcPr>
          <w:p w14:paraId="141DD581" w14:textId="77777777" w:rsidR="00731819" w:rsidRDefault="00731819" w:rsidP="00731819"/>
        </w:tc>
        <w:tc>
          <w:tcPr>
            <w:tcW w:w="1872" w:type="dxa"/>
          </w:tcPr>
          <w:p w14:paraId="57946D75" w14:textId="77777777" w:rsidR="00731819" w:rsidRDefault="00731819" w:rsidP="00731819">
            <w:r>
              <w:t>This is the target URI, it can be specified as a Relative Reference or fully-qualified URI.</w:t>
            </w:r>
          </w:p>
        </w:tc>
      </w:tr>
      <w:tr w:rsidR="00731819" w14:paraId="107CD151" w14:textId="77777777" w:rsidTr="00731819">
        <w:tc>
          <w:tcPr>
            <w:tcW w:w="1872" w:type="dxa"/>
          </w:tcPr>
          <w:p w14:paraId="272A3D2C" w14:textId="77777777" w:rsidR="00731819" w:rsidRDefault="00731819" w:rsidP="00731819">
            <w:r>
              <w:t>links</w:t>
            </w:r>
          </w:p>
        </w:tc>
        <w:tc>
          <w:tcPr>
            <w:tcW w:w="1872" w:type="dxa"/>
          </w:tcPr>
          <w:p w14:paraId="1A797D74" w14:textId="77777777" w:rsidR="00731819" w:rsidRDefault="00731819" w:rsidP="00731819">
            <w:r>
              <w:t>array: see schema</w:t>
            </w:r>
          </w:p>
        </w:tc>
        <w:tc>
          <w:tcPr>
            <w:tcW w:w="1872" w:type="dxa"/>
          </w:tcPr>
          <w:p w14:paraId="41CE9505" w14:textId="77777777" w:rsidR="00731819" w:rsidRDefault="00731819" w:rsidP="00731819"/>
        </w:tc>
        <w:tc>
          <w:tcPr>
            <w:tcW w:w="1872" w:type="dxa"/>
          </w:tcPr>
          <w:p w14:paraId="2D37BE67" w14:textId="77777777" w:rsidR="00731819" w:rsidRDefault="00731819" w:rsidP="00731819"/>
        </w:tc>
        <w:tc>
          <w:tcPr>
            <w:tcW w:w="1872" w:type="dxa"/>
          </w:tcPr>
          <w:p w14:paraId="4E904A3C" w14:textId="77777777" w:rsidR="00731819" w:rsidRDefault="00731819" w:rsidP="00731819">
            <w:r>
              <w:t>A set of simple or individual OIC Links.</w:t>
            </w:r>
          </w:p>
        </w:tc>
      </w:tr>
      <w:tr w:rsidR="00731819" w14:paraId="6221C9F8" w14:textId="77777777" w:rsidTr="00731819">
        <w:tc>
          <w:tcPr>
            <w:tcW w:w="1872" w:type="dxa"/>
          </w:tcPr>
          <w:p w14:paraId="1F76CB06" w14:textId="77777777" w:rsidR="00731819" w:rsidRDefault="00731819" w:rsidP="00731819">
            <w:r>
              <w:t>rt</w:t>
            </w:r>
          </w:p>
        </w:tc>
        <w:tc>
          <w:tcPr>
            <w:tcW w:w="1872" w:type="dxa"/>
          </w:tcPr>
          <w:p w14:paraId="2B575A4E" w14:textId="77777777" w:rsidR="00731819" w:rsidRDefault="00731819" w:rsidP="00731819">
            <w:r>
              <w:t>array: see schema</w:t>
            </w:r>
          </w:p>
        </w:tc>
        <w:tc>
          <w:tcPr>
            <w:tcW w:w="1872" w:type="dxa"/>
          </w:tcPr>
          <w:p w14:paraId="513033DB" w14:textId="77777777" w:rsidR="00731819" w:rsidRDefault="00731819" w:rsidP="00731819"/>
        </w:tc>
        <w:tc>
          <w:tcPr>
            <w:tcW w:w="1872" w:type="dxa"/>
          </w:tcPr>
          <w:p w14:paraId="41424A60" w14:textId="77777777" w:rsidR="00731819" w:rsidRDefault="00731819" w:rsidP="00731819">
            <w:r>
              <w:t>Read Only</w:t>
            </w:r>
          </w:p>
        </w:tc>
        <w:tc>
          <w:tcPr>
            <w:tcW w:w="1872" w:type="dxa"/>
          </w:tcPr>
          <w:p w14:paraId="272C1B58" w14:textId="77777777" w:rsidR="00731819" w:rsidRDefault="00731819" w:rsidP="00731819">
            <w:r>
              <w:t>Resource Type of the Resource</w:t>
            </w:r>
          </w:p>
        </w:tc>
      </w:tr>
      <w:tr w:rsidR="00731819" w14:paraId="26C7C5E1" w14:textId="77777777" w:rsidTr="00731819">
        <w:tc>
          <w:tcPr>
            <w:tcW w:w="1872" w:type="dxa"/>
          </w:tcPr>
          <w:p w14:paraId="454E287A" w14:textId="77777777" w:rsidR="00731819" w:rsidRDefault="00731819" w:rsidP="00731819">
            <w:r>
              <w:t>links</w:t>
            </w:r>
          </w:p>
        </w:tc>
        <w:tc>
          <w:tcPr>
            <w:tcW w:w="1872" w:type="dxa"/>
          </w:tcPr>
          <w:p w14:paraId="6273B40C" w14:textId="77777777" w:rsidR="00731819" w:rsidRDefault="00731819" w:rsidP="00731819">
            <w:r>
              <w:t>array: see schema</w:t>
            </w:r>
          </w:p>
        </w:tc>
        <w:tc>
          <w:tcPr>
            <w:tcW w:w="1872" w:type="dxa"/>
          </w:tcPr>
          <w:p w14:paraId="0BCF2780" w14:textId="77777777" w:rsidR="00731819" w:rsidRDefault="00731819" w:rsidP="00731819"/>
        </w:tc>
        <w:tc>
          <w:tcPr>
            <w:tcW w:w="1872" w:type="dxa"/>
          </w:tcPr>
          <w:p w14:paraId="252B05A2" w14:textId="77777777" w:rsidR="00731819" w:rsidRDefault="00731819" w:rsidP="00731819"/>
        </w:tc>
        <w:tc>
          <w:tcPr>
            <w:tcW w:w="1872" w:type="dxa"/>
          </w:tcPr>
          <w:p w14:paraId="7E83F12A" w14:textId="77777777" w:rsidR="00731819" w:rsidRDefault="00731819" w:rsidP="00731819">
            <w:r>
              <w:t>A set of simple or individual OIC Links.</w:t>
            </w:r>
          </w:p>
        </w:tc>
      </w:tr>
      <w:tr w:rsidR="00731819" w14:paraId="5ED1285E" w14:textId="77777777" w:rsidTr="00731819">
        <w:tc>
          <w:tcPr>
            <w:tcW w:w="1872" w:type="dxa"/>
          </w:tcPr>
          <w:p w14:paraId="58FF18B0" w14:textId="77777777" w:rsidR="00731819" w:rsidRDefault="00731819" w:rsidP="00731819">
            <w:r>
              <w:t>n</w:t>
            </w:r>
          </w:p>
        </w:tc>
        <w:tc>
          <w:tcPr>
            <w:tcW w:w="1872" w:type="dxa"/>
          </w:tcPr>
          <w:p w14:paraId="4D62EA82" w14:textId="77777777" w:rsidR="00731819" w:rsidRDefault="00731819" w:rsidP="00731819">
            <w:r>
              <w:t>string</w:t>
            </w:r>
          </w:p>
        </w:tc>
        <w:tc>
          <w:tcPr>
            <w:tcW w:w="1872" w:type="dxa"/>
          </w:tcPr>
          <w:p w14:paraId="66CB5D82" w14:textId="77777777" w:rsidR="00731819" w:rsidRDefault="00731819" w:rsidP="00731819"/>
        </w:tc>
        <w:tc>
          <w:tcPr>
            <w:tcW w:w="1872" w:type="dxa"/>
          </w:tcPr>
          <w:p w14:paraId="22CF2DBA" w14:textId="77777777" w:rsidR="00731819" w:rsidRDefault="00731819" w:rsidP="00731819">
            <w:r>
              <w:t>Read Only</w:t>
            </w:r>
          </w:p>
        </w:tc>
        <w:tc>
          <w:tcPr>
            <w:tcW w:w="1872" w:type="dxa"/>
          </w:tcPr>
          <w:p w14:paraId="011A08D3" w14:textId="77777777" w:rsidR="00731819" w:rsidRDefault="00731819" w:rsidP="00731819">
            <w:r>
              <w:t>Friendly name of the resource</w:t>
            </w:r>
          </w:p>
        </w:tc>
      </w:tr>
      <w:tr w:rsidR="00731819" w14:paraId="708C5851" w14:textId="77777777" w:rsidTr="00731819">
        <w:tc>
          <w:tcPr>
            <w:tcW w:w="1872" w:type="dxa"/>
          </w:tcPr>
          <w:p w14:paraId="19069450" w14:textId="77777777" w:rsidR="00731819" w:rsidRDefault="00731819" w:rsidP="00731819">
            <w:r>
              <w:t>if</w:t>
            </w:r>
          </w:p>
        </w:tc>
        <w:tc>
          <w:tcPr>
            <w:tcW w:w="1872" w:type="dxa"/>
          </w:tcPr>
          <w:p w14:paraId="2C74912A" w14:textId="77777777" w:rsidR="00731819" w:rsidRDefault="00731819" w:rsidP="00731819">
            <w:r>
              <w:t>array: see schema</w:t>
            </w:r>
          </w:p>
        </w:tc>
        <w:tc>
          <w:tcPr>
            <w:tcW w:w="1872" w:type="dxa"/>
          </w:tcPr>
          <w:p w14:paraId="0EF1B268" w14:textId="77777777" w:rsidR="00731819" w:rsidRDefault="00731819" w:rsidP="00731819">
            <w:r>
              <w:t>yes</w:t>
            </w:r>
          </w:p>
        </w:tc>
        <w:tc>
          <w:tcPr>
            <w:tcW w:w="1872" w:type="dxa"/>
          </w:tcPr>
          <w:p w14:paraId="6955F175" w14:textId="77777777" w:rsidR="00731819" w:rsidRDefault="00731819" w:rsidP="00731819">
            <w:r>
              <w:t>Read Only</w:t>
            </w:r>
          </w:p>
        </w:tc>
        <w:tc>
          <w:tcPr>
            <w:tcW w:w="1872" w:type="dxa"/>
          </w:tcPr>
          <w:p w14:paraId="211CFFC1" w14:textId="77777777" w:rsidR="00731819" w:rsidRDefault="00731819" w:rsidP="00731819">
            <w:r>
              <w:t>The interface set supported by this resource</w:t>
            </w:r>
          </w:p>
        </w:tc>
      </w:tr>
      <w:tr w:rsidR="00731819" w14:paraId="7994E5C8" w14:textId="77777777" w:rsidTr="00731819">
        <w:tc>
          <w:tcPr>
            <w:tcW w:w="1872" w:type="dxa"/>
          </w:tcPr>
          <w:p w14:paraId="53250706" w14:textId="77777777" w:rsidR="00731819" w:rsidRDefault="00731819" w:rsidP="00731819">
            <w:r>
              <w:t>lastScene</w:t>
            </w:r>
          </w:p>
        </w:tc>
        <w:tc>
          <w:tcPr>
            <w:tcW w:w="1872" w:type="dxa"/>
          </w:tcPr>
          <w:p w14:paraId="4E8B44B9" w14:textId="77777777" w:rsidR="00731819" w:rsidRDefault="00731819" w:rsidP="00731819">
            <w:r>
              <w:t>string</w:t>
            </w:r>
          </w:p>
        </w:tc>
        <w:tc>
          <w:tcPr>
            <w:tcW w:w="1872" w:type="dxa"/>
          </w:tcPr>
          <w:p w14:paraId="4FD85B5A" w14:textId="77777777" w:rsidR="00731819" w:rsidRDefault="00731819" w:rsidP="00731819"/>
        </w:tc>
        <w:tc>
          <w:tcPr>
            <w:tcW w:w="1872" w:type="dxa"/>
          </w:tcPr>
          <w:p w14:paraId="3A3565FC" w14:textId="77777777" w:rsidR="00731819" w:rsidRDefault="00731819" w:rsidP="00731819"/>
        </w:tc>
        <w:tc>
          <w:tcPr>
            <w:tcW w:w="1872" w:type="dxa"/>
          </w:tcPr>
          <w:p w14:paraId="2D9649AB" w14:textId="77777777" w:rsidR="00731819" w:rsidRDefault="00731819" w:rsidP="00731819">
            <w:r>
              <w:t>Last selected Scene from the set of sceneValues</w:t>
            </w:r>
          </w:p>
        </w:tc>
      </w:tr>
      <w:tr w:rsidR="00731819" w14:paraId="1A5E28FC" w14:textId="77777777" w:rsidTr="00731819">
        <w:tc>
          <w:tcPr>
            <w:tcW w:w="1872" w:type="dxa"/>
          </w:tcPr>
          <w:p w14:paraId="6040207E" w14:textId="77777777" w:rsidR="00731819" w:rsidRDefault="00731819" w:rsidP="00731819">
            <w:r>
              <w:lastRenderedPageBreak/>
              <w:t>rt</w:t>
            </w:r>
          </w:p>
        </w:tc>
        <w:tc>
          <w:tcPr>
            <w:tcW w:w="1872" w:type="dxa"/>
          </w:tcPr>
          <w:p w14:paraId="172B5EEA" w14:textId="77777777" w:rsidR="00731819" w:rsidRDefault="00731819" w:rsidP="00731819">
            <w:r>
              <w:t>array: see schema</w:t>
            </w:r>
          </w:p>
        </w:tc>
        <w:tc>
          <w:tcPr>
            <w:tcW w:w="1872" w:type="dxa"/>
          </w:tcPr>
          <w:p w14:paraId="75E4E204" w14:textId="77777777" w:rsidR="00731819" w:rsidRDefault="00731819" w:rsidP="00731819">
            <w:r>
              <w:t>yes</w:t>
            </w:r>
          </w:p>
        </w:tc>
        <w:tc>
          <w:tcPr>
            <w:tcW w:w="1872" w:type="dxa"/>
          </w:tcPr>
          <w:p w14:paraId="68BF9755" w14:textId="77777777" w:rsidR="00731819" w:rsidRDefault="00731819" w:rsidP="00731819">
            <w:r>
              <w:t>Read Only</w:t>
            </w:r>
          </w:p>
        </w:tc>
        <w:tc>
          <w:tcPr>
            <w:tcW w:w="1872" w:type="dxa"/>
          </w:tcPr>
          <w:p w14:paraId="191D76AA" w14:textId="77777777" w:rsidR="00731819" w:rsidRDefault="00731819" w:rsidP="00731819">
            <w:r>
              <w:t>Resource Type of the Resource</w:t>
            </w:r>
          </w:p>
        </w:tc>
      </w:tr>
      <w:tr w:rsidR="00731819" w14:paraId="2D7CF56E" w14:textId="77777777" w:rsidTr="00731819">
        <w:tc>
          <w:tcPr>
            <w:tcW w:w="1872" w:type="dxa"/>
          </w:tcPr>
          <w:p w14:paraId="2956FB21" w14:textId="77777777" w:rsidR="00731819" w:rsidRDefault="00731819" w:rsidP="00731819">
            <w:r>
              <w:t>id</w:t>
            </w:r>
          </w:p>
        </w:tc>
        <w:tc>
          <w:tcPr>
            <w:tcW w:w="1872" w:type="dxa"/>
          </w:tcPr>
          <w:p w14:paraId="08ECE195" w14:textId="77777777" w:rsidR="00731819" w:rsidRDefault="00731819" w:rsidP="00731819">
            <w:r>
              <w:t>string</w:t>
            </w:r>
          </w:p>
        </w:tc>
        <w:tc>
          <w:tcPr>
            <w:tcW w:w="1872" w:type="dxa"/>
          </w:tcPr>
          <w:p w14:paraId="0296B446" w14:textId="77777777" w:rsidR="00731819" w:rsidRDefault="00731819" w:rsidP="00731819"/>
        </w:tc>
        <w:tc>
          <w:tcPr>
            <w:tcW w:w="1872" w:type="dxa"/>
          </w:tcPr>
          <w:p w14:paraId="6A8E9C2C" w14:textId="77777777" w:rsidR="00731819" w:rsidRDefault="00731819" w:rsidP="00731819">
            <w:r>
              <w:t>Read Only</w:t>
            </w:r>
          </w:p>
        </w:tc>
        <w:tc>
          <w:tcPr>
            <w:tcW w:w="1872" w:type="dxa"/>
          </w:tcPr>
          <w:p w14:paraId="7C0A2D68" w14:textId="77777777" w:rsidR="00731819" w:rsidRDefault="00731819" w:rsidP="00731819">
            <w:r>
              <w:t>Instance ID of this specific resource</w:t>
            </w:r>
          </w:p>
        </w:tc>
      </w:tr>
      <w:tr w:rsidR="00731819" w14:paraId="397DEF0C" w14:textId="77777777" w:rsidTr="00731819">
        <w:tc>
          <w:tcPr>
            <w:tcW w:w="1872" w:type="dxa"/>
          </w:tcPr>
          <w:p w14:paraId="2DE0402C" w14:textId="77777777" w:rsidR="00731819" w:rsidRDefault="00731819" w:rsidP="00731819">
            <w:r>
              <w:t>rts</w:t>
            </w:r>
          </w:p>
        </w:tc>
        <w:tc>
          <w:tcPr>
            <w:tcW w:w="1872" w:type="dxa"/>
          </w:tcPr>
          <w:p w14:paraId="0F0AAF34" w14:textId="77777777" w:rsidR="00731819" w:rsidRDefault="00731819" w:rsidP="00731819">
            <w:r>
              <w:t>array: see schema</w:t>
            </w:r>
          </w:p>
        </w:tc>
        <w:tc>
          <w:tcPr>
            <w:tcW w:w="1872" w:type="dxa"/>
          </w:tcPr>
          <w:p w14:paraId="27F021DA" w14:textId="77777777" w:rsidR="00731819" w:rsidRDefault="00731819" w:rsidP="00731819"/>
        </w:tc>
        <w:tc>
          <w:tcPr>
            <w:tcW w:w="1872" w:type="dxa"/>
          </w:tcPr>
          <w:p w14:paraId="424F785E" w14:textId="77777777" w:rsidR="00731819" w:rsidRDefault="00731819" w:rsidP="00731819">
            <w:r>
              <w:t>Read Only</w:t>
            </w:r>
          </w:p>
        </w:tc>
        <w:tc>
          <w:tcPr>
            <w:tcW w:w="1872" w:type="dxa"/>
          </w:tcPr>
          <w:p w14:paraId="7DC9959F" w14:textId="77777777" w:rsidR="00731819" w:rsidRDefault="00731819" w:rsidP="00731819">
            <w:r>
              <w:t>Resource Type of the Resource</w:t>
            </w:r>
          </w:p>
        </w:tc>
      </w:tr>
      <w:tr w:rsidR="00731819" w14:paraId="3D14583D" w14:textId="77777777" w:rsidTr="00731819">
        <w:tc>
          <w:tcPr>
            <w:tcW w:w="1872" w:type="dxa"/>
          </w:tcPr>
          <w:p w14:paraId="2F48639F" w14:textId="77777777" w:rsidR="00731819" w:rsidRDefault="00731819" w:rsidP="00731819">
            <w:r>
              <w:t>sceneValues</w:t>
            </w:r>
          </w:p>
        </w:tc>
        <w:tc>
          <w:tcPr>
            <w:tcW w:w="1872" w:type="dxa"/>
          </w:tcPr>
          <w:p w14:paraId="07229073" w14:textId="77777777" w:rsidR="00731819" w:rsidRDefault="00731819" w:rsidP="00731819">
            <w:r>
              <w:t>array: see schema</w:t>
            </w:r>
          </w:p>
        </w:tc>
        <w:tc>
          <w:tcPr>
            <w:tcW w:w="1872" w:type="dxa"/>
          </w:tcPr>
          <w:p w14:paraId="540C3C68" w14:textId="77777777" w:rsidR="00731819" w:rsidRDefault="00731819" w:rsidP="00731819"/>
        </w:tc>
        <w:tc>
          <w:tcPr>
            <w:tcW w:w="1872" w:type="dxa"/>
          </w:tcPr>
          <w:p w14:paraId="74763732" w14:textId="77777777" w:rsidR="00731819" w:rsidRDefault="00731819" w:rsidP="00731819">
            <w:r>
              <w:t>Read Only</w:t>
            </w:r>
          </w:p>
        </w:tc>
        <w:tc>
          <w:tcPr>
            <w:tcW w:w="1872" w:type="dxa"/>
          </w:tcPr>
          <w:p w14:paraId="76307C10" w14:textId="77777777" w:rsidR="00731819" w:rsidRDefault="00731819" w:rsidP="00731819">
            <w:r>
              <w:t>All available scene values</w:t>
            </w:r>
          </w:p>
        </w:tc>
      </w:tr>
      <w:tr w:rsidR="00731819" w14:paraId="100D787D" w14:textId="77777777" w:rsidTr="00731819">
        <w:tc>
          <w:tcPr>
            <w:tcW w:w="1872" w:type="dxa"/>
          </w:tcPr>
          <w:p w14:paraId="508A01B0" w14:textId="77777777" w:rsidR="00731819" w:rsidRDefault="00731819" w:rsidP="00731819">
            <w:r>
              <w:t>n</w:t>
            </w:r>
          </w:p>
        </w:tc>
        <w:tc>
          <w:tcPr>
            <w:tcW w:w="1872" w:type="dxa"/>
          </w:tcPr>
          <w:p w14:paraId="596F9B7F" w14:textId="77777777" w:rsidR="00731819" w:rsidRDefault="00731819" w:rsidP="00731819">
            <w:r>
              <w:t>string</w:t>
            </w:r>
          </w:p>
        </w:tc>
        <w:tc>
          <w:tcPr>
            <w:tcW w:w="1872" w:type="dxa"/>
          </w:tcPr>
          <w:p w14:paraId="29AD39D2" w14:textId="77777777" w:rsidR="00731819" w:rsidRDefault="00731819" w:rsidP="00731819"/>
        </w:tc>
        <w:tc>
          <w:tcPr>
            <w:tcW w:w="1872" w:type="dxa"/>
          </w:tcPr>
          <w:p w14:paraId="758FE93B" w14:textId="77777777" w:rsidR="00731819" w:rsidRDefault="00731819" w:rsidP="00731819">
            <w:r>
              <w:t>Read Only</w:t>
            </w:r>
          </w:p>
        </w:tc>
        <w:tc>
          <w:tcPr>
            <w:tcW w:w="1872" w:type="dxa"/>
          </w:tcPr>
          <w:p w14:paraId="2CF36243" w14:textId="77777777" w:rsidR="00731819" w:rsidRDefault="00731819" w:rsidP="00731819">
            <w:r>
              <w:t>Friendly name of the resource</w:t>
            </w:r>
          </w:p>
        </w:tc>
      </w:tr>
      <w:tr w:rsidR="00731819" w14:paraId="62B2FF33" w14:textId="77777777" w:rsidTr="00731819">
        <w:tc>
          <w:tcPr>
            <w:tcW w:w="1872" w:type="dxa"/>
          </w:tcPr>
          <w:p w14:paraId="6FD40635" w14:textId="77777777" w:rsidR="00731819" w:rsidRDefault="00731819" w:rsidP="00731819">
            <w:r>
              <w:t>SceneMappings</w:t>
            </w:r>
          </w:p>
        </w:tc>
        <w:tc>
          <w:tcPr>
            <w:tcW w:w="1872" w:type="dxa"/>
          </w:tcPr>
          <w:p w14:paraId="33FF254D" w14:textId="77777777" w:rsidR="00731819" w:rsidRDefault="00731819" w:rsidP="00731819">
            <w:r>
              <w:t>array: see schema</w:t>
            </w:r>
          </w:p>
        </w:tc>
        <w:tc>
          <w:tcPr>
            <w:tcW w:w="1872" w:type="dxa"/>
          </w:tcPr>
          <w:p w14:paraId="5E46D329" w14:textId="77777777" w:rsidR="00731819" w:rsidRDefault="00731819" w:rsidP="00731819"/>
        </w:tc>
        <w:tc>
          <w:tcPr>
            <w:tcW w:w="1872" w:type="dxa"/>
          </w:tcPr>
          <w:p w14:paraId="5E1FC414" w14:textId="77777777" w:rsidR="00731819" w:rsidRDefault="00731819" w:rsidP="00731819"/>
        </w:tc>
        <w:tc>
          <w:tcPr>
            <w:tcW w:w="1872" w:type="dxa"/>
          </w:tcPr>
          <w:p w14:paraId="03B21A99" w14:textId="77777777" w:rsidR="00731819" w:rsidRDefault="00731819" w:rsidP="00731819">
            <w:r>
              <w:t>array of mappings per scene, can be one(1)</w:t>
            </w:r>
          </w:p>
        </w:tc>
      </w:tr>
      <w:tr w:rsidR="00731819" w14:paraId="411C2BC8" w14:textId="77777777" w:rsidTr="00731819">
        <w:tc>
          <w:tcPr>
            <w:tcW w:w="1872" w:type="dxa"/>
          </w:tcPr>
          <w:p w14:paraId="07F53A65" w14:textId="77777777" w:rsidR="00731819" w:rsidRDefault="00731819" w:rsidP="00731819">
            <w:r>
              <w:t>rt</w:t>
            </w:r>
          </w:p>
        </w:tc>
        <w:tc>
          <w:tcPr>
            <w:tcW w:w="1872" w:type="dxa"/>
          </w:tcPr>
          <w:p w14:paraId="65CDF9A0" w14:textId="77777777" w:rsidR="00731819" w:rsidRDefault="00731819" w:rsidP="00731819">
            <w:r>
              <w:t>array: see schema</w:t>
            </w:r>
          </w:p>
        </w:tc>
        <w:tc>
          <w:tcPr>
            <w:tcW w:w="1872" w:type="dxa"/>
          </w:tcPr>
          <w:p w14:paraId="29EE4D29" w14:textId="77777777" w:rsidR="00731819" w:rsidRDefault="00731819" w:rsidP="00731819"/>
        </w:tc>
        <w:tc>
          <w:tcPr>
            <w:tcW w:w="1872" w:type="dxa"/>
          </w:tcPr>
          <w:p w14:paraId="3612F629" w14:textId="77777777" w:rsidR="00731819" w:rsidRDefault="00731819" w:rsidP="00731819">
            <w:r>
              <w:t>Read Only</w:t>
            </w:r>
          </w:p>
        </w:tc>
        <w:tc>
          <w:tcPr>
            <w:tcW w:w="1872" w:type="dxa"/>
          </w:tcPr>
          <w:p w14:paraId="107A5BB0" w14:textId="77777777" w:rsidR="00731819" w:rsidRDefault="00731819" w:rsidP="00731819">
            <w:r>
              <w:t>Resource Type of the Resource</w:t>
            </w:r>
          </w:p>
        </w:tc>
      </w:tr>
      <w:tr w:rsidR="00731819" w14:paraId="5C54F84F" w14:textId="77777777" w:rsidTr="00731819">
        <w:tc>
          <w:tcPr>
            <w:tcW w:w="1872" w:type="dxa"/>
          </w:tcPr>
          <w:p w14:paraId="70C85E03" w14:textId="77777777" w:rsidR="00731819" w:rsidRDefault="00731819" w:rsidP="00731819">
            <w:r>
              <w:t>link</w:t>
            </w:r>
          </w:p>
        </w:tc>
        <w:tc>
          <w:tcPr>
            <w:tcW w:w="1872" w:type="dxa"/>
          </w:tcPr>
          <w:p w14:paraId="51CB886F" w14:textId="77777777" w:rsidR="00731819" w:rsidRDefault="00731819" w:rsidP="00731819">
            <w:r>
              <w:t>multiple types: see schema</w:t>
            </w:r>
          </w:p>
        </w:tc>
        <w:tc>
          <w:tcPr>
            <w:tcW w:w="1872" w:type="dxa"/>
          </w:tcPr>
          <w:p w14:paraId="083DE12B" w14:textId="77777777" w:rsidR="00731819" w:rsidRDefault="00731819" w:rsidP="00731819"/>
        </w:tc>
        <w:tc>
          <w:tcPr>
            <w:tcW w:w="1872" w:type="dxa"/>
          </w:tcPr>
          <w:p w14:paraId="48F3F61A" w14:textId="77777777" w:rsidR="00731819" w:rsidRDefault="00731819" w:rsidP="00731819"/>
        </w:tc>
        <w:tc>
          <w:tcPr>
            <w:tcW w:w="1872" w:type="dxa"/>
          </w:tcPr>
          <w:p w14:paraId="52352839" w14:textId="77777777" w:rsidR="00731819" w:rsidRDefault="00731819" w:rsidP="00731819"/>
        </w:tc>
      </w:tr>
      <w:tr w:rsidR="00731819" w14:paraId="20C5BA2B" w14:textId="77777777" w:rsidTr="00731819">
        <w:tc>
          <w:tcPr>
            <w:tcW w:w="1872" w:type="dxa"/>
          </w:tcPr>
          <w:p w14:paraId="42C6D43A" w14:textId="77777777" w:rsidR="00731819" w:rsidRDefault="00731819" w:rsidP="00731819">
            <w:r>
              <w:t>id</w:t>
            </w:r>
          </w:p>
        </w:tc>
        <w:tc>
          <w:tcPr>
            <w:tcW w:w="1872" w:type="dxa"/>
          </w:tcPr>
          <w:p w14:paraId="60C893A1" w14:textId="77777777" w:rsidR="00731819" w:rsidRDefault="00731819" w:rsidP="00731819">
            <w:r>
              <w:t>string</w:t>
            </w:r>
          </w:p>
        </w:tc>
        <w:tc>
          <w:tcPr>
            <w:tcW w:w="1872" w:type="dxa"/>
          </w:tcPr>
          <w:p w14:paraId="09D46A2C" w14:textId="77777777" w:rsidR="00731819" w:rsidRDefault="00731819" w:rsidP="00731819"/>
        </w:tc>
        <w:tc>
          <w:tcPr>
            <w:tcW w:w="1872" w:type="dxa"/>
          </w:tcPr>
          <w:p w14:paraId="34F9D5EE" w14:textId="77777777" w:rsidR="00731819" w:rsidRDefault="00731819" w:rsidP="00731819">
            <w:r>
              <w:t>Read Only</w:t>
            </w:r>
          </w:p>
        </w:tc>
        <w:tc>
          <w:tcPr>
            <w:tcW w:w="1872" w:type="dxa"/>
          </w:tcPr>
          <w:p w14:paraId="6F90CAEC" w14:textId="77777777" w:rsidR="00731819" w:rsidRDefault="00731819" w:rsidP="00731819">
            <w:r>
              <w:t>Instance ID of this specific resource</w:t>
            </w:r>
          </w:p>
        </w:tc>
      </w:tr>
      <w:tr w:rsidR="00731819" w14:paraId="0E5480AE" w14:textId="77777777" w:rsidTr="00731819">
        <w:tc>
          <w:tcPr>
            <w:tcW w:w="1872" w:type="dxa"/>
          </w:tcPr>
          <w:p w14:paraId="5C83D5F7" w14:textId="77777777" w:rsidR="00731819" w:rsidRDefault="00731819" w:rsidP="00731819">
            <w:r>
              <w:t>if</w:t>
            </w:r>
          </w:p>
        </w:tc>
        <w:tc>
          <w:tcPr>
            <w:tcW w:w="1872" w:type="dxa"/>
          </w:tcPr>
          <w:p w14:paraId="48B45679" w14:textId="77777777" w:rsidR="00731819" w:rsidRDefault="00731819" w:rsidP="00731819">
            <w:r>
              <w:t>array: see schema</w:t>
            </w:r>
          </w:p>
        </w:tc>
        <w:tc>
          <w:tcPr>
            <w:tcW w:w="1872" w:type="dxa"/>
          </w:tcPr>
          <w:p w14:paraId="49662F75" w14:textId="77777777" w:rsidR="00731819" w:rsidRDefault="00731819" w:rsidP="00731819"/>
        </w:tc>
        <w:tc>
          <w:tcPr>
            <w:tcW w:w="1872" w:type="dxa"/>
          </w:tcPr>
          <w:p w14:paraId="70376AA0" w14:textId="77777777" w:rsidR="00731819" w:rsidRDefault="00731819" w:rsidP="00731819">
            <w:r>
              <w:t>Read Only</w:t>
            </w:r>
          </w:p>
        </w:tc>
        <w:tc>
          <w:tcPr>
            <w:tcW w:w="1872" w:type="dxa"/>
          </w:tcPr>
          <w:p w14:paraId="19027523" w14:textId="77777777" w:rsidR="00731819" w:rsidRDefault="00731819" w:rsidP="00731819">
            <w:r>
              <w:t>The interface set supported by this resource</w:t>
            </w:r>
          </w:p>
        </w:tc>
      </w:tr>
      <w:tr w:rsidR="00731819" w14:paraId="1EB633D6" w14:textId="77777777" w:rsidTr="00731819">
        <w:tc>
          <w:tcPr>
            <w:tcW w:w="1872" w:type="dxa"/>
          </w:tcPr>
          <w:p w14:paraId="5AD95931" w14:textId="77777777" w:rsidR="00731819" w:rsidRDefault="00731819" w:rsidP="00731819">
            <w:r>
              <w:t>links</w:t>
            </w:r>
          </w:p>
        </w:tc>
        <w:tc>
          <w:tcPr>
            <w:tcW w:w="1872" w:type="dxa"/>
          </w:tcPr>
          <w:p w14:paraId="5F3F9FAA" w14:textId="77777777" w:rsidR="00731819" w:rsidRDefault="00731819" w:rsidP="00731819">
            <w:r>
              <w:t>array: see schema</w:t>
            </w:r>
          </w:p>
        </w:tc>
        <w:tc>
          <w:tcPr>
            <w:tcW w:w="1872" w:type="dxa"/>
          </w:tcPr>
          <w:p w14:paraId="26DD280F" w14:textId="77777777" w:rsidR="00731819" w:rsidRDefault="00731819" w:rsidP="00731819"/>
        </w:tc>
        <w:tc>
          <w:tcPr>
            <w:tcW w:w="1872" w:type="dxa"/>
          </w:tcPr>
          <w:p w14:paraId="0D567F20" w14:textId="77777777" w:rsidR="00731819" w:rsidRDefault="00731819" w:rsidP="00731819"/>
        </w:tc>
        <w:tc>
          <w:tcPr>
            <w:tcW w:w="1872" w:type="dxa"/>
          </w:tcPr>
          <w:p w14:paraId="4A57A087" w14:textId="77777777" w:rsidR="00731819" w:rsidRDefault="00731819" w:rsidP="00731819">
            <w:r>
              <w:t>A set of simple or individual OIC Links.</w:t>
            </w:r>
          </w:p>
        </w:tc>
      </w:tr>
      <w:tr w:rsidR="00731819" w14:paraId="0CDD5028" w14:textId="77777777" w:rsidTr="00731819">
        <w:tc>
          <w:tcPr>
            <w:tcW w:w="1872" w:type="dxa"/>
          </w:tcPr>
          <w:p w14:paraId="4EEF5595" w14:textId="77777777" w:rsidR="00731819" w:rsidRDefault="00731819" w:rsidP="00731819">
            <w:r>
              <w:t>links</w:t>
            </w:r>
          </w:p>
        </w:tc>
        <w:tc>
          <w:tcPr>
            <w:tcW w:w="1872" w:type="dxa"/>
          </w:tcPr>
          <w:p w14:paraId="4EB321D9" w14:textId="77777777" w:rsidR="00731819" w:rsidRDefault="00731819" w:rsidP="00731819">
            <w:r>
              <w:t>array: see schema</w:t>
            </w:r>
          </w:p>
        </w:tc>
        <w:tc>
          <w:tcPr>
            <w:tcW w:w="1872" w:type="dxa"/>
          </w:tcPr>
          <w:p w14:paraId="4926712D" w14:textId="77777777" w:rsidR="00731819" w:rsidRDefault="00731819" w:rsidP="00731819"/>
        </w:tc>
        <w:tc>
          <w:tcPr>
            <w:tcW w:w="1872" w:type="dxa"/>
          </w:tcPr>
          <w:p w14:paraId="62D0A20A" w14:textId="77777777" w:rsidR="00731819" w:rsidRDefault="00731819" w:rsidP="00731819"/>
        </w:tc>
        <w:tc>
          <w:tcPr>
            <w:tcW w:w="1872" w:type="dxa"/>
          </w:tcPr>
          <w:p w14:paraId="78E5398A" w14:textId="77777777" w:rsidR="00731819" w:rsidRDefault="00731819" w:rsidP="00731819">
            <w:r>
              <w:t>A set of simple or individual OIC Links.</w:t>
            </w:r>
          </w:p>
        </w:tc>
      </w:tr>
    </w:tbl>
    <w:p w14:paraId="2158CD19" w14:textId="77777777" w:rsidR="00731819" w:rsidRDefault="00731819" w:rsidP="00731819">
      <w:pPr>
        <w:pStyle w:val="ANNEX-heading2"/>
      </w:pPr>
      <w:bookmarkStart w:id="15496" w:name="_Toc509367498"/>
      <w:r>
        <w:t>CRUDN behaviour</w:t>
      </w:r>
      <w:bookmarkEnd w:id="15496"/>
    </w:p>
    <w:tbl>
      <w:tblPr>
        <w:tblStyle w:val="TABLE-A"/>
        <w:tblW w:w="0" w:type="auto"/>
        <w:tblLook w:val="04A0" w:firstRow="1" w:lastRow="0" w:firstColumn="1" w:lastColumn="0" w:noHBand="0" w:noVBand="1"/>
      </w:tblPr>
      <w:tblGrid>
        <w:gridCol w:w="1978"/>
        <w:gridCol w:w="1478"/>
        <w:gridCol w:w="1461"/>
        <w:gridCol w:w="1485"/>
        <w:gridCol w:w="1476"/>
        <w:gridCol w:w="1472"/>
      </w:tblGrid>
      <w:tr w:rsidR="00731819" w14:paraId="3226AE31"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66C10542" w14:textId="77777777" w:rsidR="00731819" w:rsidRDefault="00731819" w:rsidP="00731819">
            <w:r>
              <w:t>Resource</w:t>
            </w:r>
          </w:p>
        </w:tc>
        <w:tc>
          <w:tcPr>
            <w:tcW w:w="1560" w:type="dxa"/>
          </w:tcPr>
          <w:p w14:paraId="15F39244" w14:textId="77777777" w:rsidR="00731819" w:rsidRDefault="00731819" w:rsidP="00731819">
            <w:r>
              <w:t>Create</w:t>
            </w:r>
          </w:p>
        </w:tc>
        <w:tc>
          <w:tcPr>
            <w:tcW w:w="1560" w:type="dxa"/>
          </w:tcPr>
          <w:p w14:paraId="3C3EF3A6" w14:textId="77777777" w:rsidR="00731819" w:rsidRDefault="00731819" w:rsidP="00731819">
            <w:r>
              <w:t>Read</w:t>
            </w:r>
          </w:p>
        </w:tc>
        <w:tc>
          <w:tcPr>
            <w:tcW w:w="1560" w:type="dxa"/>
          </w:tcPr>
          <w:p w14:paraId="561602F1" w14:textId="77777777" w:rsidR="00731819" w:rsidRDefault="00731819" w:rsidP="00731819">
            <w:r>
              <w:t>Update</w:t>
            </w:r>
          </w:p>
        </w:tc>
        <w:tc>
          <w:tcPr>
            <w:tcW w:w="1560" w:type="dxa"/>
          </w:tcPr>
          <w:p w14:paraId="257BB703" w14:textId="77777777" w:rsidR="00731819" w:rsidRDefault="00731819" w:rsidP="00731819">
            <w:r>
              <w:t>Delete</w:t>
            </w:r>
          </w:p>
        </w:tc>
        <w:tc>
          <w:tcPr>
            <w:tcW w:w="1560" w:type="dxa"/>
          </w:tcPr>
          <w:p w14:paraId="1628B14E" w14:textId="77777777" w:rsidR="00731819" w:rsidRDefault="00731819" w:rsidP="00731819">
            <w:r>
              <w:t>Notify</w:t>
            </w:r>
          </w:p>
        </w:tc>
      </w:tr>
      <w:tr w:rsidR="00731819" w14:paraId="5C883A29" w14:textId="77777777" w:rsidTr="00731819">
        <w:tc>
          <w:tcPr>
            <w:tcW w:w="1560" w:type="dxa"/>
          </w:tcPr>
          <w:p w14:paraId="10F551C4" w14:textId="77777777" w:rsidR="00731819" w:rsidRDefault="00731819" w:rsidP="00731819">
            <w:r>
              <w:t>/SceneListResURI</w:t>
            </w:r>
          </w:p>
        </w:tc>
        <w:tc>
          <w:tcPr>
            <w:tcW w:w="1560" w:type="dxa"/>
          </w:tcPr>
          <w:p w14:paraId="2E4E7604" w14:textId="77777777" w:rsidR="00731819" w:rsidRDefault="00731819" w:rsidP="00731819"/>
        </w:tc>
        <w:tc>
          <w:tcPr>
            <w:tcW w:w="1560" w:type="dxa"/>
          </w:tcPr>
          <w:p w14:paraId="13123892" w14:textId="77777777" w:rsidR="00731819" w:rsidRDefault="00731819" w:rsidP="00731819">
            <w:r>
              <w:t>get</w:t>
            </w:r>
          </w:p>
        </w:tc>
        <w:tc>
          <w:tcPr>
            <w:tcW w:w="1560" w:type="dxa"/>
          </w:tcPr>
          <w:p w14:paraId="3D10E699" w14:textId="77777777" w:rsidR="00731819" w:rsidRDefault="00731819" w:rsidP="00731819"/>
        </w:tc>
        <w:tc>
          <w:tcPr>
            <w:tcW w:w="1560" w:type="dxa"/>
          </w:tcPr>
          <w:p w14:paraId="4C6B3FD7" w14:textId="77777777" w:rsidR="00731819" w:rsidRDefault="00731819" w:rsidP="00731819"/>
        </w:tc>
        <w:tc>
          <w:tcPr>
            <w:tcW w:w="1560" w:type="dxa"/>
          </w:tcPr>
          <w:p w14:paraId="497D0727" w14:textId="77777777" w:rsidR="00731819" w:rsidRDefault="00731819" w:rsidP="00731819"/>
        </w:tc>
      </w:tr>
    </w:tbl>
    <w:p w14:paraId="712C0C4F" w14:textId="77777777" w:rsidR="00731819" w:rsidRDefault="00DF1E02" w:rsidP="00731819">
      <w:pPr>
        <w:pStyle w:val="ANNEX-heading1"/>
      </w:pPr>
      <w:bookmarkStart w:id="15497" w:name="_Toc509367499"/>
      <w:r>
        <w:t>Scene</w:t>
      </w:r>
      <w:r w:rsidR="00731819">
        <w:t xml:space="preserve"> </w:t>
      </w:r>
      <w:r>
        <w:t>Collection</w:t>
      </w:r>
      <w:bookmarkEnd w:id="15497"/>
    </w:p>
    <w:p w14:paraId="41E13599" w14:textId="77777777" w:rsidR="00731819" w:rsidRDefault="00731819" w:rsidP="00731819">
      <w:pPr>
        <w:pStyle w:val="ANNEX-heading2"/>
      </w:pPr>
      <w:bookmarkStart w:id="15498" w:name="_Toc509367500"/>
      <w:r>
        <w:t>Introduction</w:t>
      </w:r>
      <w:bookmarkEnd w:id="15498"/>
    </w:p>
    <w:p w14:paraId="77D21502" w14:textId="77777777" w:rsidR="00731819" w:rsidRDefault="00731819" w:rsidP="00731819">
      <w:r>
        <w:t>Collection that models a set of Scenes.</w:t>
      </w:r>
      <w:r>
        <w:br/>
        <w:t>This resource is a generic collection resource with additional parameters.</w:t>
      </w:r>
      <w:r>
        <w:br/>
        <w:t>The rts value shall contain oic.scenemember resource types.</w:t>
      </w:r>
      <w:r>
        <w:br/>
        <w:t>The additional parameters are</w:t>
      </w:r>
      <w:r>
        <w:br/>
        <w:t xml:space="preserve">  lastScene, this is the scene value last set by any OCF Client</w:t>
      </w:r>
      <w:r>
        <w:br/>
        <w:t xml:space="preserve">  sceneValues</w:t>
      </w:r>
      <w:proofErr w:type="gramStart"/>
      <w:r>
        <w:t>, this is the list of available scenes</w:t>
      </w:r>
      <w:r>
        <w:br/>
        <w:t xml:space="preserve"> </w:t>
      </w:r>
      <w:proofErr w:type="gramEnd"/>
      <w:r>
        <w:t xml:space="preserve"> lastScene shall be listed in sceneValues.</w:t>
      </w:r>
      <w:r>
        <w:br/>
      </w:r>
    </w:p>
    <w:p w14:paraId="517CD32E" w14:textId="77777777" w:rsidR="00731819" w:rsidRDefault="00DF1E02" w:rsidP="00731819">
      <w:pPr>
        <w:pStyle w:val="ANNEX-heading2"/>
      </w:pPr>
      <w:bookmarkStart w:id="15499" w:name="_Toc509367501"/>
      <w:r>
        <w:t>Example</w:t>
      </w:r>
      <w:r w:rsidR="00731819">
        <w:t xml:space="preserve"> URI</w:t>
      </w:r>
      <w:bookmarkEnd w:id="15499"/>
    </w:p>
    <w:p w14:paraId="3CBE6374" w14:textId="77777777" w:rsidR="00731819" w:rsidRDefault="00731819" w:rsidP="00731819">
      <w:r>
        <w:t>/SceneCollectionResURI</w:t>
      </w:r>
    </w:p>
    <w:p w14:paraId="6EFA2783" w14:textId="77777777" w:rsidR="00731819" w:rsidRDefault="00731819" w:rsidP="00731819">
      <w:pPr>
        <w:pStyle w:val="ANNEX-heading2"/>
      </w:pPr>
      <w:bookmarkStart w:id="15500" w:name="_Toc509367502"/>
      <w:r>
        <w:t>Resource Type</w:t>
      </w:r>
      <w:bookmarkEnd w:id="15500"/>
    </w:p>
    <w:p w14:paraId="0DCACCA5" w14:textId="77777777" w:rsidR="00731819" w:rsidRDefault="00731819" w:rsidP="00731819">
      <w:r>
        <w:t>The resource type (</w:t>
      </w:r>
      <w:proofErr w:type="gramStart"/>
      <w:r>
        <w:t>rt</w:t>
      </w:r>
      <w:proofErr w:type="gramEnd"/>
      <w:r>
        <w:t>) is defined as: ['oic.wk.scenecollection'].</w:t>
      </w:r>
    </w:p>
    <w:p w14:paraId="381999C1" w14:textId="77777777" w:rsidR="00731819" w:rsidRDefault="00731819" w:rsidP="00731819">
      <w:pPr>
        <w:pStyle w:val="ANNEX-heading2"/>
      </w:pPr>
      <w:bookmarkStart w:id="15501" w:name="_Toc509367503"/>
      <w:r>
        <w:lastRenderedPageBreak/>
        <w:t>Swagger2.0 Definition</w:t>
      </w:r>
      <w:bookmarkEnd w:id="15501"/>
    </w:p>
    <w:p w14:paraId="492C435A" w14:textId="77777777" w:rsidR="00731819" w:rsidRDefault="00731819" w:rsidP="00731819">
      <w:pPr>
        <w:pStyle w:val="CODE-BLACK"/>
      </w:pPr>
      <w:r>
        <w:t>{</w:t>
      </w:r>
      <w:r>
        <w:br/>
        <w:t xml:space="preserve">  "swagger": "2.0",</w:t>
      </w:r>
      <w:r>
        <w:br/>
        <w:t xml:space="preserve">  "info": {</w:t>
      </w:r>
      <w:r>
        <w:br/>
        <w:t xml:space="preserve">    "title": "Scenes (Top level)",</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"/SceneListResURI" : {</w:t>
      </w:r>
      <w:r>
        <w:br/>
        <w:t xml:space="preserve">      "get": {</w:t>
      </w:r>
      <w:r>
        <w:br/>
        <w:t xml:space="preserve">        "description": "Toplevel Scene resource.\nThis resource is a generic collection resource.\nThe rts value shall contain oic.wk.scenecollection resource types.\nProvides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["oic.wk.scenelist"],</w:t>
      </w:r>
      <w:r>
        <w:br/>
        <w:t xml:space="preserve">                    "n":        "list of scene Collections",</w:t>
      </w:r>
      <w:r>
        <w:br/>
        <w:t xml:space="preserve">                    "rts":      ["oic.wk.scenecollection"],</w:t>
      </w:r>
      <w:r>
        <w:br/>
        <w:t xml:space="preserve">                    "links": [</w:t>
      </w:r>
      <w:r>
        <w:br/>
        <w:t xml:space="preserve">                     ]</w:t>
      </w:r>
      <w:r>
        <w:br/>
        <w:t xml:space="preserve">                }</w:t>
      </w:r>
      <w:r>
        <w:br/>
        <w:t xml:space="preserve">                ,</w:t>
      </w:r>
      <w:r>
        <w:br/>
        <w:t xml:space="preserve">              "schema": { "$ref": "#/definitions/Collection" }</w:t>
      </w:r>
      <w:r>
        <w:br/>
        <w:t xml:space="preserve">            }</w:t>
      </w:r>
      <w:r>
        <w:br/>
        <w:t xml:space="preserve">        }</w:t>
      </w:r>
      <w:r>
        <w:br/>
        <w:t xml:space="preserve">      }</w:t>
      </w:r>
      <w:r>
        <w:br/>
        <w:t xml:space="preserve">    },</w:t>
      </w:r>
      <w:r>
        <w:br/>
        <w:t xml:space="preserve">    "/SceneMemberResURI" : {</w:t>
      </w:r>
      <w:r>
        <w:br/>
        <w:t xml:space="preserve">      "get": {</w:t>
      </w:r>
      <w:r>
        <w:br/>
        <w:t xml:space="preserve">        "description": "Collection that models a scene member.\nProvides the scene member\n",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["oic.wk.scenemember"],</w:t>
      </w:r>
      <w:r>
        <w:br/>
        <w:t xml:space="preserve">                  "id": "0685B960-FFFF-46F7-BEC0-9E6234671ADC1",</w:t>
      </w:r>
      <w:r>
        <w:br/>
        <w:t xml:space="preserve">                  "n": "my binary switch (for light bulb) mappings",</w:t>
      </w:r>
      <w:r>
        <w:br/>
        <w:t xml:space="preserve">                  "link": {</w:t>
      </w:r>
      <w:r>
        <w:br/>
        <w:t xml:space="preserve">                    "href": "binarySwitch",</w:t>
      </w:r>
      <w:r>
        <w:br/>
        <w:t xml:space="preserve">                    "rt":   ["oic.r.switch.binary"],</w:t>
      </w:r>
      <w:r>
        <w:br/>
        <w:t xml:space="preserve">                    "if":   ["oic.if.a", "oic.if.baseline"],</w:t>
      </w:r>
      <w:r>
        <w:br/>
      </w:r>
      <w:r>
        <w:lastRenderedPageBreak/>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"sceneMappings": [</w:t>
      </w:r>
      <w:r>
        <w:br/>
        <w:t xml:space="preserve">                   {</w:t>
      </w:r>
      <w:r>
        <w:br/>
        <w:t xml:space="preserve">                     "scene":           "off",</w:t>
      </w:r>
      <w:r>
        <w:br/>
        <w:t xml:space="preserve">                     "memberProperty":  "value",</w:t>
      </w:r>
      <w:r>
        <w:br/>
        <w:t xml:space="preserve">                     "memberValue":     true</w:t>
      </w:r>
      <w:r>
        <w:br/>
        <w:t xml:space="preserve">                   },</w:t>
      </w:r>
      <w:r>
        <w:br/>
        <w:t xml:space="preserve">                   {</w:t>
      </w:r>
      <w:r>
        <w:br/>
        <w:t xml:space="preserve">                     "scene":           "Reading",</w:t>
      </w:r>
      <w:r>
        <w:br/>
        <w:t xml:space="preserve">                     "memberProperty":  "value",</w:t>
      </w:r>
      <w:r>
        <w:br/>
        <w:t xml:space="preserve">                     "memberValue":     false</w:t>
      </w:r>
      <w:r>
        <w:br/>
        <w:t xml:space="preserve">                   },</w:t>
      </w:r>
      <w:r>
        <w:br/>
        <w:t xml:space="preserve">                   {</w:t>
      </w:r>
      <w:r>
        <w:br/>
        <w:t xml:space="preserve">                     "scene":           "TVWatching",</w:t>
      </w:r>
      <w:r>
        <w:br/>
        <w:t xml:space="preserve">                     "memberProperty":  "value",</w:t>
      </w:r>
      <w:r>
        <w:br/>
        <w:t xml:space="preserve">                     "memberValue":     true</w:t>
      </w:r>
      <w:r>
        <w:br/>
        <w:t xml:space="preserve">                   }</w:t>
      </w:r>
      <w:r>
        <w:br/>
        <w:t xml:space="preserve">                  ]</w:t>
      </w:r>
      <w:r>
        <w:br/>
        <w:t xml:space="preserve">                }</w:t>
      </w:r>
      <w:r>
        <w:br/>
        <w:t xml:space="preserve">                ,</w:t>
      </w:r>
      <w:r>
        <w:br/>
        <w:t xml:space="preserve">              "schema": { "$ref": "#/definitions/SceneMember" }</w:t>
      </w:r>
      <w:r>
        <w:br/>
        <w:t xml:space="preserve">            }</w:t>
      </w:r>
      <w:r>
        <w:br/>
        <w:t xml:space="preserve">        }</w:t>
      </w:r>
      <w:r>
        <w:br/>
        <w:t xml:space="preserve">      }</w:t>
      </w:r>
      <w:r>
        <w:br/>
        <w:t xml:space="preserve">    },</w:t>
      </w:r>
      <w:r>
        <w:br/>
        <w:t xml:space="preserve">    "/SceneCollectionResURI" : {</w:t>
      </w:r>
      <w:r>
        <w:br/>
        <w:t xml:space="preserve">      "get": {</w:t>
      </w:r>
      <w:r>
        <w:br/>
        <w:t xml:space="preserve">        "description": "Collection that models a set of Scenes.\nThis resource is a generic collection resource with additional parameters.\nThe rts value shall contain oic.scenemember resource types.\nThe additional parameters are\n  lastScene, this is the scene value last set by any OCF Client\n  sceneValues, this is the list of available scenes\n  lastScene shall be listed in sceneValues.\nProvides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"lastScene": "off",</w:t>
      </w:r>
      <w:r>
        <w:br/>
        <w:t xml:space="preserve">                    "sceneValues": ["off","Reading","TVWatching"],</w:t>
      </w:r>
      <w:r>
        <w:br/>
        <w:t xml:space="preserve">                    "rt":       ["oic.wk.scenecollection"],</w:t>
      </w:r>
      <w:r>
        <w:br/>
        <w:t xml:space="preserve">                    "n":        "My Scenes for my living room",</w:t>
      </w:r>
      <w:r>
        <w:br/>
        <w:t xml:space="preserve">                    "id":       "0685B960-736F-46F7-BEC0-9E6CBD671ADC1",</w:t>
      </w:r>
      <w:r>
        <w:br/>
        <w:t xml:space="preserve">                    "rts":      ["oic.wk.scenemember"],</w:t>
      </w:r>
      <w:r>
        <w:br/>
        <w:t xml:space="preserve">                    "links": [</w:t>
      </w:r>
      <w:r>
        <w:br/>
        <w:t xml:space="preserve">                     ]</w:t>
      </w:r>
      <w:r>
        <w:br/>
        <w:t xml:space="preserve">                }</w:t>
      </w:r>
      <w:r>
        <w:br/>
        <w:t xml:space="preserve">                ,</w:t>
      </w:r>
      <w:r>
        <w:br/>
        <w:t xml:space="preserve">              "schema": { "$ref": "#/definitions/SceneCollection" }</w:t>
      </w:r>
      <w:r>
        <w:br/>
        <w:t xml:space="preserve">            }</w:t>
      </w:r>
      <w:r>
        <w:br/>
        <w:t xml:space="preserve">        }</w:t>
      </w:r>
      <w:r>
        <w:br/>
        <w:t xml:space="preserve">      },</w:t>
      </w:r>
      <w:r>
        <w:br/>
        <w:t xml:space="preserve">      "post": {</w:t>
      </w:r>
      <w:r>
        <w:br/>
        <w:t xml:space="preserve">        "description": "Provides the action to change the last set scene selection.\nCalling this method shall update  all scene members to the prescribed membervalue.\nWhen this method is called with the same value as the current lastScene value\nthen all scene members shall be updated.\n",</w:t>
      </w:r>
      <w:r>
        <w:br/>
        <w:t xml:space="preserve">        "parameters": [</w:t>
      </w:r>
      <w:r>
        <w:br/>
        <w:t xml:space="preserve">          {</w:t>
      </w:r>
      <w:r>
        <w:br/>
        <w:t xml:space="preserve">            "name": "body",</w:t>
      </w:r>
      <w:r>
        <w:br/>
        <w:t xml:space="preserve">            "in": "body",</w:t>
      </w:r>
      <w:r>
        <w:br/>
        <w:t xml:space="preserve">            "required": true,</w:t>
      </w:r>
      <w:r>
        <w:br/>
        <w:t xml:space="preserve">            "schema": { "$ref": "#/definitions/SceneCollectionUpdate" },</w:t>
      </w:r>
      <w:r>
        <w:br/>
        <w:t xml:space="preserve">            "x-example":</w:t>
      </w:r>
      <w:r>
        <w:br/>
        <w:t xml:space="preserve">              {</w:t>
      </w:r>
      <w:r>
        <w:br/>
        <w:t xml:space="preserve">                 "lastScene": "Reading"</w:t>
      </w:r>
      <w:r>
        <w:br/>
      </w:r>
      <w:r>
        <w:lastRenderedPageBreak/>
        <w:t xml:space="preserve">              }</w:t>
      </w:r>
      <w:r>
        <w:br/>
        <w:t xml:space="preserve">          }</w:t>
      </w:r>
      <w:r>
        <w:br/>
        <w:t xml:space="preserve">        ],</w:t>
      </w:r>
      <w:r>
        <w:br/>
        <w:t xml:space="preserve">        "responses": {</w:t>
      </w:r>
      <w:r>
        <w:br/>
        <w:t xml:space="preserve">            "200": {</w:t>
      </w:r>
      <w:r>
        <w:br/>
        <w:t xml:space="preserve">              "description" : "Indicates that the value is changed.\nThe changed properties are provided in the response.\n",</w:t>
      </w:r>
      <w:r>
        <w:br/>
        <w:t xml:space="preserve">              "x-example":</w:t>
      </w:r>
      <w:r>
        <w:br/>
        <w:t xml:space="preserve">                {</w:t>
      </w:r>
      <w:r>
        <w:br/>
        <w:t xml:space="preserve">                    "lastScene": "Reading"</w:t>
      </w:r>
      <w:r>
        <w:br/>
        <w:t xml:space="preserve">                }</w:t>
      </w:r>
      <w:r>
        <w:br/>
        <w:t xml:space="preserve">                ,</w:t>
      </w:r>
      <w:r>
        <w:br/>
        <w:t xml:space="preserve">              "schema": { "$ref": "#/definitions/SceneCollectionUpdate" }</w:t>
      </w:r>
      <w:r>
        <w:br/>
        <w:t xml:space="preserve">            }</w:t>
      </w:r>
      <w:r>
        <w:br/>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["oic.if.a", "oic.if.ll", "oic.if.baseline"]</w:t>
      </w:r>
      <w:r>
        <w:br/>
        <w:t xml:space="preserve">    }</w:t>
      </w:r>
      <w:r>
        <w:br/>
        <w:t xml:space="preserve">  },</w:t>
      </w:r>
      <w:r>
        <w:br/>
        <w:t xml:space="preserve">  "definitions": {</w:t>
      </w:r>
      <w:r>
        <w:br/>
        <w:t xml:space="preserve">    "Collection" : {</w:t>
      </w:r>
      <w:r>
        <w:br/>
        <w:t xml:space="preserve">      "properties": {</w:t>
      </w:r>
      <w:r>
        <w:br/>
        <w:t xml:space="preserve">        "links" :</w:t>
      </w:r>
      <w:r>
        <w:br/>
        <w:t xml:space="preserve">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r>
      <w:r>
        <w:br/>
        <w:t xml:space="preserve">        }</w:t>
      </w:r>
      <w:r>
        <w:br/>
        <w:t xml:space="preserve">    }</w:t>
      </w:r>
      <w:r>
        <w:br/>
        <w:t xml:space="preserve">    ,</w:t>
      </w:r>
      <w:r>
        <w:br/>
        <w:t xml:space="preserve">    "SceneMember"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"SceneMappings" :</w:t>
      </w:r>
      <w:r>
        <w:br/>
        <w:t xml:space="preserve">                {</w:t>
      </w:r>
      <w:r>
        <w:br/>
        <w:t xml:space="preserve">          "description": "array of mappings per scene, can be one(1)",</w:t>
      </w:r>
      <w:r>
        <w:br/>
        <w:t xml:space="preserve">          "items": {</w:t>
      </w:r>
      <w:r>
        <w:br/>
        <w:t xml:space="preserve">            "properties": {</w:t>
      </w:r>
      <w:r>
        <w:br/>
        <w:t xml:space="preserve">              "memberProperty": {</w:t>
      </w:r>
      <w:r>
        <w:br/>
        <w:t xml:space="preserve">                "description": "property name that will be mapped",</w:t>
      </w:r>
      <w:r>
        <w:br/>
        <w:t xml:space="preserve">                "readOnly": true,</w:t>
      </w:r>
      <w:r>
        <w:br/>
        <w:t xml:space="preserve">                "type": "string"</w:t>
      </w:r>
      <w:r>
        <w:br/>
        <w:t xml:space="preserve">              },</w:t>
      </w:r>
      <w:r>
        <w:br/>
        <w:t xml:space="preserve">              "memberValue": {</w:t>
      </w:r>
      <w:r>
        <w:br/>
        <w:t xml:space="preserve">                "description": "value of the Member Property",</w:t>
      </w:r>
      <w:r>
        <w:br/>
        <w:t xml:space="preserve">                "readOnly": true,</w:t>
      </w:r>
      <w:r>
        <w:br/>
        <w:t xml:space="preserve">                "type": "string"</w:t>
      </w:r>
      <w:r>
        <w:br/>
        <w:t xml:space="preserve">              },</w:t>
      </w:r>
      <w:r>
        <w:br/>
        <w:t xml:space="preserve">              "scene": {</w:t>
      </w:r>
      <w:r>
        <w:br/>
      </w:r>
      <w:r>
        <w:lastRenderedPageBreak/>
        <w:t xml:space="preserve">                "description": "Specifies a scene value that will be acted upon",</w:t>
      </w:r>
      <w:r>
        <w:br/>
        <w:t xml:space="preserve">                "type": "string"</w:t>
      </w:r>
      <w:r>
        <w:br/>
        <w:t xml:space="preserve">              }</w:t>
      </w:r>
      <w:r>
        <w:br/>
        <w:t xml:space="preserve">            },</w:t>
      </w:r>
      <w:r>
        <w:br/>
        <w:t xml:space="preserve">            "required": [</w:t>
      </w:r>
      <w:r>
        <w:br/>
        <w:t xml:space="preserve">              "scene",</w:t>
      </w:r>
      <w:r>
        <w:br/>
        <w:t xml:space="preserve">              "memberProperty",</w:t>
      </w:r>
      <w:r>
        <w:br/>
        <w:t xml:space="preserve">              "memberValue"</w:t>
      </w:r>
      <w:r>
        <w:br/>
        <w:t xml:space="preserve">            ],</w:t>
      </w:r>
      <w:r>
        <w:br/>
        <w:t xml:space="preserve">            "type": "object"</w:t>
      </w:r>
      <w:r>
        <w:br/>
        <w:t xml:space="preserve">          },</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"link" :</w:t>
      </w:r>
      <w:r>
        <w:br/>
        <w:t xml:space="preserve">                {</w:t>
      </w:r>
      <w:r>
        <w:br/>
        <w:t xml:space="preserve">          "allOf":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r>
      <w:r>
        <w:lastRenderedPageBreak/>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r>
      <w:r>
        <w:lastRenderedPageBreak/>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w:t>
      </w:r>
      <w:r>
        <w:br/>
        <w:t xml:space="preserve">              "description": "OCF link that points to a resource"</w:t>
      </w:r>
      <w:r>
        <w:br/>
        <w:t xml:space="preserve">            }</w:t>
      </w:r>
      <w:r>
        <w:br/>
        <w:t xml:space="preserve">          ]</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"SceneCollection"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r>
      <w:r>
        <w:lastRenderedPageBreak/>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"links" :</w:t>
      </w:r>
      <w:r>
        <w:br/>
        <w:t xml:space="preserve">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r>
      <w:r>
        <w:lastRenderedPageBreak/>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r>
      <w:r>
        <w:lastRenderedPageBreak/>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r>
      <w:r>
        <w:br/>
        <w:t xml:space="preserve">        "sceneValues" :</w:t>
      </w:r>
      <w:r>
        <w:br/>
        <w:t xml:space="preserve">                {</w:t>
      </w:r>
      <w:r>
        <w:br/>
        <w:t xml:space="preserve">          "description": "All available scene values",</w:t>
      </w:r>
      <w:r>
        <w:br/>
        <w:t xml:space="preserve">          "items": {</w:t>
      </w:r>
      <w:r>
        <w:br/>
        <w:t xml:space="preserve">            "type": "string"</w:t>
      </w:r>
      <w:r>
        <w:br/>
        <w:t xml:space="preserve">          },</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"rts"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r>
      <w:r>
        <w:lastRenderedPageBreak/>
        <w:t xml:space="preserve">    "SceneCollectionUpdate"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,"uuid"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r>
      <w:r>
        <w:br/>
        <w:t xml:space="preserve">    ,"oic.collection.properties" :</w:t>
      </w:r>
      <w:r>
        <w:br/>
        <w:t xml:space="preserve">        {</w:t>
      </w:r>
      <w:r>
        <w:br/>
        <w:t xml:space="preserve">      "description": "A collection is a set of links along with additional properties to describe the collection itself",</w:t>
      </w:r>
      <w:r>
        <w:br/>
        <w:t xml:space="preserve">      "properties": {</w:t>
      </w:r>
      <w:r>
        <w:br/>
      </w:r>
      <w:r>
        <w:lastRenderedPageBreak/>
        <w:t xml:space="preserve">        "rts": {</w:t>
      </w:r>
      <w:r>
        <w:br/>
        <w:t xml:space="preserve">          "$ref": "#/definitions/oic.core/properties/rt",</w:t>
      </w:r>
      <w:r>
        <w:br/>
        <w:t xml:space="preserve">          "description": "The list of allowable resource types (for Target and anchors) in links included in the collection"</w:t>
      </w:r>
      <w:r>
        <w:br/>
        <w:t xml:space="preserve">        }</w:t>
      </w:r>
      <w:r>
        <w:br/>
        <w:t xml:space="preserve">      },</w:t>
      </w:r>
      <w:r>
        <w:br/>
        <w:t xml:space="preserve">      "type": "object"</w:t>
      </w:r>
      <w:r>
        <w:br/>
        <w:t xml:space="preserve">    }</w:t>
      </w:r>
      <w:r>
        <w:br/>
      </w:r>
      <w:r>
        <w:br/>
        <w:t xml:space="preserve">    ,"oic.core" :</w:t>
      </w:r>
      <w:r>
        <w:br/>
        <w:t xml:space="preserve">        {</w:t>
      </w:r>
      <w:r>
        <w:br/>
        <w:t xml:space="preserve">      "properties":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t xml:space="preserve">      "type": "object"</w:t>
      </w:r>
      <w:r>
        <w:br/>
        <w:t xml:space="preserve">    }</w:t>
      </w:r>
      <w:r>
        <w:br/>
      </w:r>
      <w:r>
        <w:br/>
        <w:t xml:space="preserve">    ,"oic.collection.linksexpanded" :</w:t>
      </w:r>
      <w:r>
        <w:br/>
        <w:t xml:space="preserve">        {</w:t>
      </w:r>
      <w:r>
        <w:br/>
        <w:t xml:space="preserve">      "properties": {</w:t>
      </w:r>
      <w:r>
        <w:br/>
        <w:t xml:space="preserve">        "links":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r>
      <w:r>
        <w:lastRenderedPageBreak/>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w:t>
      </w:r>
      <w:r>
        <w:lastRenderedPageBreak/>
        <w:t>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t xml:space="preserve">      },</w:t>
      </w:r>
      <w:r>
        <w:br/>
        <w:t xml:space="preserve">      "type": "object"</w:t>
      </w:r>
      <w:r>
        <w:br/>
        <w:t xml:space="preserve">    }</w:t>
      </w:r>
      <w:r>
        <w:br/>
      </w:r>
      <w:r>
        <w:br/>
        <w:t xml:space="preserve">    ,"oic.collection.links" :</w:t>
      </w:r>
      <w:r>
        <w:br/>
        <w:t xml:space="preserve">        {</w:t>
      </w:r>
      <w:r>
        <w:br/>
        <w:t xml:space="preserve">      "properties": {</w:t>
      </w:r>
      <w:r>
        <w:br/>
        <w:t xml:space="preserve">        "links":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t xml:space="preserve">      },</w:t>
      </w:r>
      <w:r>
        <w:br/>
        <w:t xml:space="preserve">      "type": "object"</w:t>
      </w:r>
      <w:r>
        <w:br/>
        <w:t xml:space="preserve">    }</w:t>
      </w:r>
      <w:r>
        <w:br/>
      </w:r>
      <w:r>
        <w:br/>
        <w:t xml:space="preserve">    ,"oic.oic-link"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"$ref": "#/definitions/uuid",</w:t>
      </w:r>
      <w:r>
        <w:br/>
        <w:t xml:space="preserve">          "description": "The device ID"</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r>
      <w:r>
        <w:lastRenderedPageBreak/>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r>
      <w:r>
        <w:lastRenderedPageBreak/>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br/>
        <w:t xml:space="preserve">  }</w:t>
      </w:r>
      <w:r>
        <w:br/>
        <w:t>}</w:t>
      </w:r>
      <w:r>
        <w:br/>
      </w:r>
    </w:p>
    <w:p w14:paraId="42209D0D" w14:textId="77777777" w:rsidR="00731819" w:rsidRDefault="00731819" w:rsidP="00731819">
      <w:pPr>
        <w:pStyle w:val="ANNEX-heading2"/>
      </w:pPr>
      <w:bookmarkStart w:id="15502" w:name="_Toc509367504"/>
      <w:r>
        <w:t>Property Definition</w:t>
      </w:r>
      <w:bookmarkEnd w:id="15502"/>
    </w:p>
    <w:tbl>
      <w:tblPr>
        <w:tblStyle w:val="TABLE-A"/>
        <w:tblW w:w="0" w:type="auto"/>
        <w:tblLook w:val="04A0" w:firstRow="1" w:lastRow="0" w:firstColumn="1" w:lastColumn="0" w:noHBand="0" w:noVBand="1"/>
      </w:tblPr>
      <w:tblGrid>
        <w:gridCol w:w="1871"/>
        <w:gridCol w:w="1869"/>
        <w:gridCol w:w="1870"/>
        <w:gridCol w:w="1869"/>
        <w:gridCol w:w="1871"/>
      </w:tblGrid>
      <w:tr w:rsidR="00731819" w14:paraId="3FA778D9"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7835CEE4" w14:textId="77777777" w:rsidR="00731819" w:rsidRDefault="00731819" w:rsidP="00731819">
            <w:r>
              <w:t>Property name</w:t>
            </w:r>
          </w:p>
        </w:tc>
        <w:tc>
          <w:tcPr>
            <w:tcW w:w="1872" w:type="dxa"/>
          </w:tcPr>
          <w:p w14:paraId="434EF27F" w14:textId="77777777" w:rsidR="00731819" w:rsidRDefault="00731819" w:rsidP="00731819">
            <w:r>
              <w:t>Value type</w:t>
            </w:r>
          </w:p>
        </w:tc>
        <w:tc>
          <w:tcPr>
            <w:tcW w:w="1872" w:type="dxa"/>
          </w:tcPr>
          <w:p w14:paraId="46B9BABE" w14:textId="77777777" w:rsidR="00731819" w:rsidRDefault="00731819" w:rsidP="00731819">
            <w:r>
              <w:t>Mandatory</w:t>
            </w:r>
          </w:p>
        </w:tc>
        <w:tc>
          <w:tcPr>
            <w:tcW w:w="1872" w:type="dxa"/>
          </w:tcPr>
          <w:p w14:paraId="5E3DE53C" w14:textId="77777777" w:rsidR="00731819" w:rsidRDefault="00731819" w:rsidP="00731819">
            <w:r>
              <w:t>Access mode</w:t>
            </w:r>
          </w:p>
        </w:tc>
        <w:tc>
          <w:tcPr>
            <w:tcW w:w="1872" w:type="dxa"/>
          </w:tcPr>
          <w:p w14:paraId="07902350" w14:textId="77777777" w:rsidR="00731819" w:rsidRDefault="00731819" w:rsidP="00731819">
            <w:r>
              <w:t>Description</w:t>
            </w:r>
          </w:p>
        </w:tc>
      </w:tr>
      <w:tr w:rsidR="00731819" w14:paraId="39B7A867" w14:textId="77777777" w:rsidTr="00731819">
        <w:tc>
          <w:tcPr>
            <w:tcW w:w="1872" w:type="dxa"/>
          </w:tcPr>
          <w:p w14:paraId="16D3ECEF" w14:textId="77777777" w:rsidR="00731819" w:rsidRDefault="00731819" w:rsidP="00731819">
            <w:r>
              <w:t>id</w:t>
            </w:r>
          </w:p>
        </w:tc>
        <w:tc>
          <w:tcPr>
            <w:tcW w:w="1872" w:type="dxa"/>
          </w:tcPr>
          <w:p w14:paraId="5B3546F8" w14:textId="77777777" w:rsidR="00731819" w:rsidRDefault="00731819" w:rsidP="00731819">
            <w:r>
              <w:t>string</w:t>
            </w:r>
          </w:p>
        </w:tc>
        <w:tc>
          <w:tcPr>
            <w:tcW w:w="1872" w:type="dxa"/>
          </w:tcPr>
          <w:p w14:paraId="25F07023" w14:textId="77777777" w:rsidR="00731819" w:rsidRDefault="00731819" w:rsidP="00731819"/>
        </w:tc>
        <w:tc>
          <w:tcPr>
            <w:tcW w:w="1872" w:type="dxa"/>
          </w:tcPr>
          <w:p w14:paraId="140AB29A" w14:textId="77777777" w:rsidR="00731819" w:rsidRDefault="00731819" w:rsidP="00731819">
            <w:r>
              <w:t>Read Only</w:t>
            </w:r>
          </w:p>
        </w:tc>
        <w:tc>
          <w:tcPr>
            <w:tcW w:w="1872" w:type="dxa"/>
          </w:tcPr>
          <w:p w14:paraId="79728726" w14:textId="77777777" w:rsidR="00731819" w:rsidRDefault="00731819" w:rsidP="00731819">
            <w:r>
              <w:t>Instance ID of this specific resource</w:t>
            </w:r>
          </w:p>
        </w:tc>
      </w:tr>
      <w:tr w:rsidR="00731819" w14:paraId="2B15B2F7" w14:textId="77777777" w:rsidTr="00731819">
        <w:tc>
          <w:tcPr>
            <w:tcW w:w="1872" w:type="dxa"/>
          </w:tcPr>
          <w:p w14:paraId="55C44AF6" w14:textId="77777777" w:rsidR="00731819" w:rsidRDefault="00731819" w:rsidP="00731819">
            <w:r>
              <w:t>n</w:t>
            </w:r>
          </w:p>
        </w:tc>
        <w:tc>
          <w:tcPr>
            <w:tcW w:w="1872" w:type="dxa"/>
          </w:tcPr>
          <w:p w14:paraId="667CAD82" w14:textId="77777777" w:rsidR="00731819" w:rsidRDefault="00731819" w:rsidP="00731819">
            <w:r>
              <w:t>string</w:t>
            </w:r>
          </w:p>
        </w:tc>
        <w:tc>
          <w:tcPr>
            <w:tcW w:w="1872" w:type="dxa"/>
          </w:tcPr>
          <w:p w14:paraId="581954E1" w14:textId="77777777" w:rsidR="00731819" w:rsidRDefault="00731819" w:rsidP="00731819"/>
        </w:tc>
        <w:tc>
          <w:tcPr>
            <w:tcW w:w="1872" w:type="dxa"/>
          </w:tcPr>
          <w:p w14:paraId="5EDA10DB" w14:textId="77777777" w:rsidR="00731819" w:rsidRDefault="00731819" w:rsidP="00731819">
            <w:r>
              <w:t>Read Only</w:t>
            </w:r>
          </w:p>
        </w:tc>
        <w:tc>
          <w:tcPr>
            <w:tcW w:w="1872" w:type="dxa"/>
          </w:tcPr>
          <w:p w14:paraId="6EC58895" w14:textId="77777777" w:rsidR="00731819" w:rsidRDefault="00731819" w:rsidP="00731819">
            <w:r>
              <w:t>Friendly name of the resource</w:t>
            </w:r>
          </w:p>
        </w:tc>
      </w:tr>
      <w:tr w:rsidR="00731819" w14:paraId="1C63CF76" w14:textId="77777777" w:rsidTr="00731819">
        <w:tc>
          <w:tcPr>
            <w:tcW w:w="1872" w:type="dxa"/>
          </w:tcPr>
          <w:p w14:paraId="7A7F8ADD" w14:textId="77777777" w:rsidR="00731819" w:rsidRDefault="00731819" w:rsidP="00731819">
            <w:r>
              <w:t>SceneMappings</w:t>
            </w:r>
          </w:p>
        </w:tc>
        <w:tc>
          <w:tcPr>
            <w:tcW w:w="1872" w:type="dxa"/>
          </w:tcPr>
          <w:p w14:paraId="09FF3806" w14:textId="77777777" w:rsidR="00731819" w:rsidRDefault="00731819" w:rsidP="00731819">
            <w:r>
              <w:t>array: see schema</w:t>
            </w:r>
          </w:p>
        </w:tc>
        <w:tc>
          <w:tcPr>
            <w:tcW w:w="1872" w:type="dxa"/>
          </w:tcPr>
          <w:p w14:paraId="1F14FBD9" w14:textId="77777777" w:rsidR="00731819" w:rsidRDefault="00731819" w:rsidP="00731819"/>
        </w:tc>
        <w:tc>
          <w:tcPr>
            <w:tcW w:w="1872" w:type="dxa"/>
          </w:tcPr>
          <w:p w14:paraId="030E7A1E" w14:textId="77777777" w:rsidR="00731819" w:rsidRDefault="00731819" w:rsidP="00731819"/>
        </w:tc>
        <w:tc>
          <w:tcPr>
            <w:tcW w:w="1872" w:type="dxa"/>
          </w:tcPr>
          <w:p w14:paraId="5D6F92E9" w14:textId="77777777" w:rsidR="00731819" w:rsidRDefault="00731819" w:rsidP="00731819">
            <w:r>
              <w:t>array of mappings per scene, can be one(1)</w:t>
            </w:r>
          </w:p>
        </w:tc>
      </w:tr>
      <w:tr w:rsidR="00731819" w14:paraId="3272F0CB" w14:textId="77777777" w:rsidTr="00731819">
        <w:tc>
          <w:tcPr>
            <w:tcW w:w="1872" w:type="dxa"/>
          </w:tcPr>
          <w:p w14:paraId="3C1AB20B" w14:textId="77777777" w:rsidR="00731819" w:rsidRDefault="00731819" w:rsidP="00731819">
            <w:r>
              <w:t>if</w:t>
            </w:r>
          </w:p>
        </w:tc>
        <w:tc>
          <w:tcPr>
            <w:tcW w:w="1872" w:type="dxa"/>
          </w:tcPr>
          <w:p w14:paraId="672D111B" w14:textId="77777777" w:rsidR="00731819" w:rsidRDefault="00731819" w:rsidP="00731819">
            <w:r>
              <w:t>array: see schema</w:t>
            </w:r>
          </w:p>
        </w:tc>
        <w:tc>
          <w:tcPr>
            <w:tcW w:w="1872" w:type="dxa"/>
          </w:tcPr>
          <w:p w14:paraId="46F63317" w14:textId="77777777" w:rsidR="00731819" w:rsidRDefault="00731819" w:rsidP="00731819"/>
        </w:tc>
        <w:tc>
          <w:tcPr>
            <w:tcW w:w="1872" w:type="dxa"/>
          </w:tcPr>
          <w:p w14:paraId="6E12E3FA" w14:textId="77777777" w:rsidR="00731819" w:rsidRDefault="00731819" w:rsidP="00731819">
            <w:r>
              <w:t>Read Only</w:t>
            </w:r>
          </w:p>
        </w:tc>
        <w:tc>
          <w:tcPr>
            <w:tcW w:w="1872" w:type="dxa"/>
          </w:tcPr>
          <w:p w14:paraId="65C0D9DD" w14:textId="77777777" w:rsidR="00731819" w:rsidRDefault="00731819" w:rsidP="00731819">
            <w:r>
              <w:t>The interface set supported by this resource</w:t>
            </w:r>
          </w:p>
        </w:tc>
      </w:tr>
      <w:tr w:rsidR="00731819" w14:paraId="4F34AA18" w14:textId="77777777" w:rsidTr="00731819">
        <w:tc>
          <w:tcPr>
            <w:tcW w:w="1872" w:type="dxa"/>
          </w:tcPr>
          <w:p w14:paraId="7E8C58BC" w14:textId="77777777" w:rsidR="00731819" w:rsidRDefault="00731819" w:rsidP="00731819">
            <w:r>
              <w:t>rt</w:t>
            </w:r>
          </w:p>
        </w:tc>
        <w:tc>
          <w:tcPr>
            <w:tcW w:w="1872" w:type="dxa"/>
          </w:tcPr>
          <w:p w14:paraId="69351EF4" w14:textId="77777777" w:rsidR="00731819" w:rsidRDefault="00731819" w:rsidP="00731819">
            <w:r>
              <w:t>array: see schema</w:t>
            </w:r>
          </w:p>
        </w:tc>
        <w:tc>
          <w:tcPr>
            <w:tcW w:w="1872" w:type="dxa"/>
          </w:tcPr>
          <w:p w14:paraId="35F15DD1" w14:textId="77777777" w:rsidR="00731819" w:rsidRDefault="00731819" w:rsidP="00731819"/>
        </w:tc>
        <w:tc>
          <w:tcPr>
            <w:tcW w:w="1872" w:type="dxa"/>
          </w:tcPr>
          <w:p w14:paraId="07A8F957" w14:textId="77777777" w:rsidR="00731819" w:rsidRDefault="00731819" w:rsidP="00731819">
            <w:r>
              <w:t>Read Only</w:t>
            </w:r>
          </w:p>
        </w:tc>
        <w:tc>
          <w:tcPr>
            <w:tcW w:w="1872" w:type="dxa"/>
          </w:tcPr>
          <w:p w14:paraId="78722CFC" w14:textId="77777777" w:rsidR="00731819" w:rsidRDefault="00731819" w:rsidP="00731819">
            <w:r>
              <w:t>Resource Type of the Resource</w:t>
            </w:r>
          </w:p>
        </w:tc>
      </w:tr>
      <w:tr w:rsidR="00731819" w14:paraId="00E55B2D" w14:textId="77777777" w:rsidTr="00731819">
        <w:tc>
          <w:tcPr>
            <w:tcW w:w="1872" w:type="dxa"/>
          </w:tcPr>
          <w:p w14:paraId="326E3FF3" w14:textId="77777777" w:rsidR="00731819" w:rsidRDefault="00731819" w:rsidP="00731819">
            <w:r>
              <w:t>link</w:t>
            </w:r>
          </w:p>
        </w:tc>
        <w:tc>
          <w:tcPr>
            <w:tcW w:w="1872" w:type="dxa"/>
          </w:tcPr>
          <w:p w14:paraId="4A980FF7" w14:textId="77777777" w:rsidR="00731819" w:rsidRDefault="00731819" w:rsidP="00731819">
            <w:r>
              <w:t>multiple types: see schema</w:t>
            </w:r>
          </w:p>
        </w:tc>
        <w:tc>
          <w:tcPr>
            <w:tcW w:w="1872" w:type="dxa"/>
          </w:tcPr>
          <w:p w14:paraId="46A94388" w14:textId="77777777" w:rsidR="00731819" w:rsidRDefault="00731819" w:rsidP="00731819"/>
        </w:tc>
        <w:tc>
          <w:tcPr>
            <w:tcW w:w="1872" w:type="dxa"/>
          </w:tcPr>
          <w:p w14:paraId="66909936" w14:textId="77777777" w:rsidR="00731819" w:rsidRDefault="00731819" w:rsidP="00731819"/>
        </w:tc>
        <w:tc>
          <w:tcPr>
            <w:tcW w:w="1872" w:type="dxa"/>
          </w:tcPr>
          <w:p w14:paraId="5452A088" w14:textId="77777777" w:rsidR="00731819" w:rsidRDefault="00731819" w:rsidP="00731819"/>
        </w:tc>
      </w:tr>
      <w:tr w:rsidR="00731819" w14:paraId="38EAA078" w14:textId="77777777" w:rsidTr="00731819">
        <w:tc>
          <w:tcPr>
            <w:tcW w:w="1872" w:type="dxa"/>
          </w:tcPr>
          <w:p w14:paraId="79E771AF" w14:textId="77777777" w:rsidR="00731819" w:rsidRDefault="00731819" w:rsidP="00731819">
            <w:r>
              <w:t>rt</w:t>
            </w:r>
          </w:p>
        </w:tc>
        <w:tc>
          <w:tcPr>
            <w:tcW w:w="1872" w:type="dxa"/>
          </w:tcPr>
          <w:p w14:paraId="3F014A73" w14:textId="77777777" w:rsidR="00731819" w:rsidRDefault="00731819" w:rsidP="00731819">
            <w:r>
              <w:t>array: see schema</w:t>
            </w:r>
          </w:p>
        </w:tc>
        <w:tc>
          <w:tcPr>
            <w:tcW w:w="1872" w:type="dxa"/>
          </w:tcPr>
          <w:p w14:paraId="2F91F72B" w14:textId="77777777" w:rsidR="00731819" w:rsidRDefault="00731819" w:rsidP="00731819"/>
        </w:tc>
        <w:tc>
          <w:tcPr>
            <w:tcW w:w="1872" w:type="dxa"/>
          </w:tcPr>
          <w:p w14:paraId="0DC3FADA" w14:textId="77777777" w:rsidR="00731819" w:rsidRDefault="00731819" w:rsidP="00731819">
            <w:r>
              <w:t>Read Only</w:t>
            </w:r>
          </w:p>
        </w:tc>
        <w:tc>
          <w:tcPr>
            <w:tcW w:w="1872" w:type="dxa"/>
          </w:tcPr>
          <w:p w14:paraId="327B2296" w14:textId="77777777" w:rsidR="00731819" w:rsidRDefault="00731819" w:rsidP="00731819">
            <w:r>
              <w:t>Resource Type of the Resource</w:t>
            </w:r>
          </w:p>
        </w:tc>
      </w:tr>
      <w:tr w:rsidR="00731819" w14:paraId="448D41F9" w14:textId="77777777" w:rsidTr="00731819">
        <w:tc>
          <w:tcPr>
            <w:tcW w:w="1872" w:type="dxa"/>
          </w:tcPr>
          <w:p w14:paraId="1C1AFC7B" w14:textId="77777777" w:rsidR="00731819" w:rsidRDefault="00731819" w:rsidP="00731819">
            <w:r>
              <w:t>id</w:t>
            </w:r>
          </w:p>
        </w:tc>
        <w:tc>
          <w:tcPr>
            <w:tcW w:w="1872" w:type="dxa"/>
          </w:tcPr>
          <w:p w14:paraId="5254A8D7" w14:textId="77777777" w:rsidR="00731819" w:rsidRDefault="00731819" w:rsidP="00731819">
            <w:r>
              <w:t>string</w:t>
            </w:r>
          </w:p>
        </w:tc>
        <w:tc>
          <w:tcPr>
            <w:tcW w:w="1872" w:type="dxa"/>
          </w:tcPr>
          <w:p w14:paraId="14DE15C0" w14:textId="77777777" w:rsidR="00731819" w:rsidRDefault="00731819" w:rsidP="00731819"/>
        </w:tc>
        <w:tc>
          <w:tcPr>
            <w:tcW w:w="1872" w:type="dxa"/>
          </w:tcPr>
          <w:p w14:paraId="26F531D4" w14:textId="77777777" w:rsidR="00731819" w:rsidRDefault="00731819" w:rsidP="00731819">
            <w:r>
              <w:t>Read Only</w:t>
            </w:r>
          </w:p>
        </w:tc>
        <w:tc>
          <w:tcPr>
            <w:tcW w:w="1872" w:type="dxa"/>
          </w:tcPr>
          <w:p w14:paraId="27856C02" w14:textId="77777777" w:rsidR="00731819" w:rsidRDefault="00731819" w:rsidP="00731819">
            <w:r>
              <w:t>Instance ID of this specific resource</w:t>
            </w:r>
          </w:p>
        </w:tc>
      </w:tr>
      <w:tr w:rsidR="00731819" w14:paraId="6162959F" w14:textId="77777777" w:rsidTr="00731819">
        <w:tc>
          <w:tcPr>
            <w:tcW w:w="1872" w:type="dxa"/>
          </w:tcPr>
          <w:p w14:paraId="7A28BE9A" w14:textId="77777777" w:rsidR="00731819" w:rsidRDefault="00731819" w:rsidP="00731819">
            <w:r>
              <w:lastRenderedPageBreak/>
              <w:t>links</w:t>
            </w:r>
          </w:p>
        </w:tc>
        <w:tc>
          <w:tcPr>
            <w:tcW w:w="1872" w:type="dxa"/>
          </w:tcPr>
          <w:p w14:paraId="08250F49" w14:textId="77777777" w:rsidR="00731819" w:rsidRDefault="00731819" w:rsidP="00731819">
            <w:r>
              <w:t>array: see schema</w:t>
            </w:r>
          </w:p>
        </w:tc>
        <w:tc>
          <w:tcPr>
            <w:tcW w:w="1872" w:type="dxa"/>
          </w:tcPr>
          <w:p w14:paraId="10C82862" w14:textId="77777777" w:rsidR="00731819" w:rsidRDefault="00731819" w:rsidP="00731819"/>
        </w:tc>
        <w:tc>
          <w:tcPr>
            <w:tcW w:w="1872" w:type="dxa"/>
          </w:tcPr>
          <w:p w14:paraId="69C1E84D" w14:textId="77777777" w:rsidR="00731819" w:rsidRDefault="00731819" w:rsidP="00731819"/>
        </w:tc>
        <w:tc>
          <w:tcPr>
            <w:tcW w:w="1872" w:type="dxa"/>
          </w:tcPr>
          <w:p w14:paraId="4EF9D4B9" w14:textId="77777777" w:rsidR="00731819" w:rsidRDefault="00731819" w:rsidP="00731819">
            <w:r>
              <w:t>A set of simple or individual OIC Links.</w:t>
            </w:r>
          </w:p>
        </w:tc>
      </w:tr>
      <w:tr w:rsidR="00731819" w14:paraId="2FDF457C" w14:textId="77777777" w:rsidTr="00731819">
        <w:tc>
          <w:tcPr>
            <w:tcW w:w="1872" w:type="dxa"/>
          </w:tcPr>
          <w:p w14:paraId="1E12DB7E" w14:textId="77777777" w:rsidR="00731819" w:rsidRDefault="00731819" w:rsidP="00731819">
            <w:r>
              <w:t>sceneValues</w:t>
            </w:r>
          </w:p>
        </w:tc>
        <w:tc>
          <w:tcPr>
            <w:tcW w:w="1872" w:type="dxa"/>
          </w:tcPr>
          <w:p w14:paraId="547B255F" w14:textId="77777777" w:rsidR="00731819" w:rsidRDefault="00731819" w:rsidP="00731819">
            <w:r>
              <w:t>array: see schema</w:t>
            </w:r>
          </w:p>
        </w:tc>
        <w:tc>
          <w:tcPr>
            <w:tcW w:w="1872" w:type="dxa"/>
          </w:tcPr>
          <w:p w14:paraId="13559AFC" w14:textId="77777777" w:rsidR="00731819" w:rsidRDefault="00731819" w:rsidP="00731819"/>
        </w:tc>
        <w:tc>
          <w:tcPr>
            <w:tcW w:w="1872" w:type="dxa"/>
          </w:tcPr>
          <w:p w14:paraId="5627777C" w14:textId="77777777" w:rsidR="00731819" w:rsidRDefault="00731819" w:rsidP="00731819">
            <w:r>
              <w:t>Read Only</w:t>
            </w:r>
          </w:p>
        </w:tc>
        <w:tc>
          <w:tcPr>
            <w:tcW w:w="1872" w:type="dxa"/>
          </w:tcPr>
          <w:p w14:paraId="431FA3E4" w14:textId="77777777" w:rsidR="00731819" w:rsidRDefault="00731819" w:rsidP="00731819">
            <w:r>
              <w:t>All available scene values</w:t>
            </w:r>
          </w:p>
        </w:tc>
      </w:tr>
      <w:tr w:rsidR="00731819" w14:paraId="7890202D" w14:textId="77777777" w:rsidTr="00731819">
        <w:tc>
          <w:tcPr>
            <w:tcW w:w="1872" w:type="dxa"/>
          </w:tcPr>
          <w:p w14:paraId="23796FDA" w14:textId="77777777" w:rsidR="00731819" w:rsidRDefault="00731819" w:rsidP="00731819">
            <w:r>
              <w:t>n</w:t>
            </w:r>
          </w:p>
        </w:tc>
        <w:tc>
          <w:tcPr>
            <w:tcW w:w="1872" w:type="dxa"/>
          </w:tcPr>
          <w:p w14:paraId="04C4D4D1" w14:textId="77777777" w:rsidR="00731819" w:rsidRDefault="00731819" w:rsidP="00731819">
            <w:r>
              <w:t>string</w:t>
            </w:r>
          </w:p>
        </w:tc>
        <w:tc>
          <w:tcPr>
            <w:tcW w:w="1872" w:type="dxa"/>
          </w:tcPr>
          <w:p w14:paraId="0E250881" w14:textId="77777777" w:rsidR="00731819" w:rsidRDefault="00731819" w:rsidP="00731819"/>
        </w:tc>
        <w:tc>
          <w:tcPr>
            <w:tcW w:w="1872" w:type="dxa"/>
          </w:tcPr>
          <w:p w14:paraId="3DC407A4" w14:textId="77777777" w:rsidR="00731819" w:rsidRDefault="00731819" w:rsidP="00731819">
            <w:r>
              <w:t>Read Only</w:t>
            </w:r>
          </w:p>
        </w:tc>
        <w:tc>
          <w:tcPr>
            <w:tcW w:w="1872" w:type="dxa"/>
          </w:tcPr>
          <w:p w14:paraId="2466030F" w14:textId="77777777" w:rsidR="00731819" w:rsidRDefault="00731819" w:rsidP="00731819">
            <w:r>
              <w:t>Friendly name of the resource</w:t>
            </w:r>
          </w:p>
        </w:tc>
      </w:tr>
      <w:tr w:rsidR="00731819" w14:paraId="4FC955A2" w14:textId="77777777" w:rsidTr="00731819">
        <w:tc>
          <w:tcPr>
            <w:tcW w:w="1872" w:type="dxa"/>
          </w:tcPr>
          <w:p w14:paraId="4C2F545C" w14:textId="77777777" w:rsidR="00731819" w:rsidRDefault="00731819" w:rsidP="00731819">
            <w:r>
              <w:t>if</w:t>
            </w:r>
          </w:p>
        </w:tc>
        <w:tc>
          <w:tcPr>
            <w:tcW w:w="1872" w:type="dxa"/>
          </w:tcPr>
          <w:p w14:paraId="4EC42A8F" w14:textId="77777777" w:rsidR="00731819" w:rsidRDefault="00731819" w:rsidP="00731819">
            <w:r>
              <w:t>array: see schema</w:t>
            </w:r>
          </w:p>
        </w:tc>
        <w:tc>
          <w:tcPr>
            <w:tcW w:w="1872" w:type="dxa"/>
          </w:tcPr>
          <w:p w14:paraId="56A18152" w14:textId="77777777" w:rsidR="00731819" w:rsidRDefault="00731819" w:rsidP="00731819">
            <w:r>
              <w:t>yes</w:t>
            </w:r>
          </w:p>
        </w:tc>
        <w:tc>
          <w:tcPr>
            <w:tcW w:w="1872" w:type="dxa"/>
          </w:tcPr>
          <w:p w14:paraId="0CEB0AAC" w14:textId="77777777" w:rsidR="00731819" w:rsidRDefault="00731819" w:rsidP="00731819">
            <w:r>
              <w:t>Read Only</w:t>
            </w:r>
          </w:p>
        </w:tc>
        <w:tc>
          <w:tcPr>
            <w:tcW w:w="1872" w:type="dxa"/>
          </w:tcPr>
          <w:p w14:paraId="300520D5" w14:textId="77777777" w:rsidR="00731819" w:rsidRDefault="00731819" w:rsidP="00731819">
            <w:r>
              <w:t>The interface set supported by this resource</w:t>
            </w:r>
          </w:p>
        </w:tc>
      </w:tr>
      <w:tr w:rsidR="00731819" w14:paraId="51439ADD" w14:textId="77777777" w:rsidTr="00731819">
        <w:tc>
          <w:tcPr>
            <w:tcW w:w="1872" w:type="dxa"/>
          </w:tcPr>
          <w:p w14:paraId="79E701EA" w14:textId="77777777" w:rsidR="00731819" w:rsidRDefault="00731819" w:rsidP="00731819">
            <w:r>
              <w:t>rt</w:t>
            </w:r>
          </w:p>
        </w:tc>
        <w:tc>
          <w:tcPr>
            <w:tcW w:w="1872" w:type="dxa"/>
          </w:tcPr>
          <w:p w14:paraId="2E415496" w14:textId="77777777" w:rsidR="00731819" w:rsidRDefault="00731819" w:rsidP="00731819">
            <w:r>
              <w:t>array: see schema</w:t>
            </w:r>
          </w:p>
        </w:tc>
        <w:tc>
          <w:tcPr>
            <w:tcW w:w="1872" w:type="dxa"/>
          </w:tcPr>
          <w:p w14:paraId="1B56CB99" w14:textId="77777777" w:rsidR="00731819" w:rsidRDefault="00731819" w:rsidP="00731819">
            <w:r>
              <w:t>yes</w:t>
            </w:r>
          </w:p>
        </w:tc>
        <w:tc>
          <w:tcPr>
            <w:tcW w:w="1872" w:type="dxa"/>
          </w:tcPr>
          <w:p w14:paraId="6BCD5C89" w14:textId="77777777" w:rsidR="00731819" w:rsidRDefault="00731819" w:rsidP="00731819">
            <w:r>
              <w:t>Read Only</w:t>
            </w:r>
          </w:p>
        </w:tc>
        <w:tc>
          <w:tcPr>
            <w:tcW w:w="1872" w:type="dxa"/>
          </w:tcPr>
          <w:p w14:paraId="4063D733" w14:textId="77777777" w:rsidR="00731819" w:rsidRDefault="00731819" w:rsidP="00731819">
            <w:r>
              <w:t>Resource Type of the Resource</w:t>
            </w:r>
          </w:p>
        </w:tc>
      </w:tr>
      <w:tr w:rsidR="00731819" w14:paraId="3B7E6584" w14:textId="77777777" w:rsidTr="00731819">
        <w:tc>
          <w:tcPr>
            <w:tcW w:w="1872" w:type="dxa"/>
          </w:tcPr>
          <w:p w14:paraId="2998FA3C" w14:textId="77777777" w:rsidR="00731819" w:rsidRDefault="00731819" w:rsidP="00731819">
            <w:r>
              <w:t>lastScene</w:t>
            </w:r>
          </w:p>
        </w:tc>
        <w:tc>
          <w:tcPr>
            <w:tcW w:w="1872" w:type="dxa"/>
          </w:tcPr>
          <w:p w14:paraId="6CC4A37D" w14:textId="77777777" w:rsidR="00731819" w:rsidRDefault="00731819" w:rsidP="00731819">
            <w:r>
              <w:t>string</w:t>
            </w:r>
          </w:p>
        </w:tc>
        <w:tc>
          <w:tcPr>
            <w:tcW w:w="1872" w:type="dxa"/>
          </w:tcPr>
          <w:p w14:paraId="4EC0EE7E" w14:textId="77777777" w:rsidR="00731819" w:rsidRDefault="00731819" w:rsidP="00731819"/>
        </w:tc>
        <w:tc>
          <w:tcPr>
            <w:tcW w:w="1872" w:type="dxa"/>
          </w:tcPr>
          <w:p w14:paraId="5A8A29D2" w14:textId="77777777" w:rsidR="00731819" w:rsidRDefault="00731819" w:rsidP="00731819"/>
        </w:tc>
        <w:tc>
          <w:tcPr>
            <w:tcW w:w="1872" w:type="dxa"/>
          </w:tcPr>
          <w:p w14:paraId="01733329" w14:textId="77777777" w:rsidR="00731819" w:rsidRDefault="00731819" w:rsidP="00731819">
            <w:r>
              <w:t>Last selected Scene from the set of sceneValues</w:t>
            </w:r>
          </w:p>
        </w:tc>
      </w:tr>
      <w:tr w:rsidR="00731819" w14:paraId="4BC8CCA5" w14:textId="77777777" w:rsidTr="00731819">
        <w:tc>
          <w:tcPr>
            <w:tcW w:w="1872" w:type="dxa"/>
          </w:tcPr>
          <w:p w14:paraId="7B094694" w14:textId="77777777" w:rsidR="00731819" w:rsidRDefault="00731819" w:rsidP="00731819">
            <w:r>
              <w:t>rts</w:t>
            </w:r>
          </w:p>
        </w:tc>
        <w:tc>
          <w:tcPr>
            <w:tcW w:w="1872" w:type="dxa"/>
          </w:tcPr>
          <w:p w14:paraId="2DE587F7" w14:textId="77777777" w:rsidR="00731819" w:rsidRDefault="00731819" w:rsidP="00731819">
            <w:r>
              <w:t>array: see schema</w:t>
            </w:r>
          </w:p>
        </w:tc>
        <w:tc>
          <w:tcPr>
            <w:tcW w:w="1872" w:type="dxa"/>
          </w:tcPr>
          <w:p w14:paraId="599DCD4B" w14:textId="77777777" w:rsidR="00731819" w:rsidRDefault="00731819" w:rsidP="00731819"/>
        </w:tc>
        <w:tc>
          <w:tcPr>
            <w:tcW w:w="1872" w:type="dxa"/>
          </w:tcPr>
          <w:p w14:paraId="15D9A9CA" w14:textId="77777777" w:rsidR="00731819" w:rsidRDefault="00731819" w:rsidP="00731819">
            <w:r>
              <w:t>Read Only</w:t>
            </w:r>
          </w:p>
        </w:tc>
        <w:tc>
          <w:tcPr>
            <w:tcW w:w="1872" w:type="dxa"/>
          </w:tcPr>
          <w:p w14:paraId="5A53614E" w14:textId="77777777" w:rsidR="00731819" w:rsidRDefault="00731819" w:rsidP="00731819">
            <w:r>
              <w:t>Resource Type of the Resource</w:t>
            </w:r>
          </w:p>
        </w:tc>
      </w:tr>
      <w:tr w:rsidR="00731819" w14:paraId="186DE137" w14:textId="77777777" w:rsidTr="00731819">
        <w:tc>
          <w:tcPr>
            <w:tcW w:w="1872" w:type="dxa"/>
          </w:tcPr>
          <w:p w14:paraId="715FB193" w14:textId="77777777" w:rsidR="00731819" w:rsidRDefault="00731819" w:rsidP="00731819">
            <w:r>
              <w:t>if</w:t>
            </w:r>
          </w:p>
        </w:tc>
        <w:tc>
          <w:tcPr>
            <w:tcW w:w="1872" w:type="dxa"/>
          </w:tcPr>
          <w:p w14:paraId="7F2C5A39" w14:textId="77777777" w:rsidR="00731819" w:rsidRDefault="00731819" w:rsidP="00731819">
            <w:r>
              <w:t>array: see schema</w:t>
            </w:r>
          </w:p>
        </w:tc>
        <w:tc>
          <w:tcPr>
            <w:tcW w:w="1872" w:type="dxa"/>
          </w:tcPr>
          <w:p w14:paraId="638E266E" w14:textId="77777777" w:rsidR="00731819" w:rsidRDefault="00731819" w:rsidP="00731819">
            <w:r>
              <w:t>yes</w:t>
            </w:r>
          </w:p>
        </w:tc>
        <w:tc>
          <w:tcPr>
            <w:tcW w:w="1872" w:type="dxa"/>
          </w:tcPr>
          <w:p w14:paraId="5F652F30" w14:textId="77777777" w:rsidR="00731819" w:rsidRDefault="00731819" w:rsidP="00731819"/>
        </w:tc>
        <w:tc>
          <w:tcPr>
            <w:tcW w:w="1872" w:type="dxa"/>
          </w:tcPr>
          <w:p w14:paraId="47D02D7D" w14:textId="77777777" w:rsidR="00731819" w:rsidRDefault="00731819" w:rsidP="00731819">
            <w:r>
              <w:t>The interface set supported by this resource</w:t>
            </w:r>
          </w:p>
        </w:tc>
      </w:tr>
      <w:tr w:rsidR="00731819" w14:paraId="7F48B19E" w14:textId="77777777" w:rsidTr="00731819">
        <w:tc>
          <w:tcPr>
            <w:tcW w:w="1872" w:type="dxa"/>
          </w:tcPr>
          <w:p w14:paraId="4A65B56D" w14:textId="77777777" w:rsidR="00731819" w:rsidRDefault="00731819" w:rsidP="00731819">
            <w:r>
              <w:t>di</w:t>
            </w:r>
          </w:p>
        </w:tc>
        <w:tc>
          <w:tcPr>
            <w:tcW w:w="1872" w:type="dxa"/>
          </w:tcPr>
          <w:p w14:paraId="3AEDE426" w14:textId="77777777" w:rsidR="00731819" w:rsidRDefault="00731819" w:rsidP="00731819">
            <w:r>
              <w:t>multiple types: see schema</w:t>
            </w:r>
          </w:p>
        </w:tc>
        <w:tc>
          <w:tcPr>
            <w:tcW w:w="1872" w:type="dxa"/>
          </w:tcPr>
          <w:p w14:paraId="53565F91" w14:textId="77777777" w:rsidR="00731819" w:rsidRDefault="00731819" w:rsidP="00731819"/>
        </w:tc>
        <w:tc>
          <w:tcPr>
            <w:tcW w:w="1872" w:type="dxa"/>
          </w:tcPr>
          <w:p w14:paraId="339D2EBE" w14:textId="77777777" w:rsidR="00731819" w:rsidRDefault="00731819" w:rsidP="00731819"/>
        </w:tc>
        <w:tc>
          <w:tcPr>
            <w:tcW w:w="1872" w:type="dxa"/>
          </w:tcPr>
          <w:p w14:paraId="30170C89" w14:textId="77777777" w:rsidR="00731819" w:rsidRDefault="00731819" w:rsidP="00731819">
            <w:r>
              <w:t>The device ID</w:t>
            </w:r>
          </w:p>
        </w:tc>
      </w:tr>
      <w:tr w:rsidR="00731819" w14:paraId="2651E282" w14:textId="77777777" w:rsidTr="00731819">
        <w:tc>
          <w:tcPr>
            <w:tcW w:w="1872" w:type="dxa"/>
          </w:tcPr>
          <w:p w14:paraId="22D2F00A" w14:textId="77777777" w:rsidR="00731819" w:rsidRDefault="00731819" w:rsidP="00731819">
            <w:r>
              <w:t>anchor</w:t>
            </w:r>
          </w:p>
        </w:tc>
        <w:tc>
          <w:tcPr>
            <w:tcW w:w="1872" w:type="dxa"/>
          </w:tcPr>
          <w:p w14:paraId="114F6A01" w14:textId="77777777" w:rsidR="00731819" w:rsidRDefault="00731819" w:rsidP="00731819">
            <w:r>
              <w:t>string</w:t>
            </w:r>
          </w:p>
        </w:tc>
        <w:tc>
          <w:tcPr>
            <w:tcW w:w="1872" w:type="dxa"/>
          </w:tcPr>
          <w:p w14:paraId="2EA26EF2" w14:textId="77777777" w:rsidR="00731819" w:rsidRDefault="00731819" w:rsidP="00731819"/>
        </w:tc>
        <w:tc>
          <w:tcPr>
            <w:tcW w:w="1872" w:type="dxa"/>
          </w:tcPr>
          <w:p w14:paraId="288717CD" w14:textId="77777777" w:rsidR="00731819" w:rsidRDefault="00731819" w:rsidP="00731819"/>
        </w:tc>
        <w:tc>
          <w:tcPr>
            <w:tcW w:w="1872" w:type="dxa"/>
          </w:tcPr>
          <w:p w14:paraId="61A8DDCD" w14:textId="77777777" w:rsidR="00731819" w:rsidRDefault="00731819" w:rsidP="00731819">
            <w:r>
              <w:t>This is used to override the context URI e.g. override the URI of the containing collection.</w:t>
            </w:r>
          </w:p>
        </w:tc>
      </w:tr>
      <w:tr w:rsidR="00731819" w14:paraId="445A81E3" w14:textId="77777777" w:rsidTr="00731819">
        <w:tc>
          <w:tcPr>
            <w:tcW w:w="1872" w:type="dxa"/>
          </w:tcPr>
          <w:p w14:paraId="2E6B5152" w14:textId="77777777" w:rsidR="00731819" w:rsidRDefault="00731819" w:rsidP="00731819">
            <w:r>
              <w:t>href</w:t>
            </w:r>
          </w:p>
        </w:tc>
        <w:tc>
          <w:tcPr>
            <w:tcW w:w="1872" w:type="dxa"/>
          </w:tcPr>
          <w:p w14:paraId="661B8430" w14:textId="77777777" w:rsidR="00731819" w:rsidRDefault="00731819" w:rsidP="00731819">
            <w:r>
              <w:t>string</w:t>
            </w:r>
          </w:p>
        </w:tc>
        <w:tc>
          <w:tcPr>
            <w:tcW w:w="1872" w:type="dxa"/>
          </w:tcPr>
          <w:p w14:paraId="48AB17A1" w14:textId="77777777" w:rsidR="00731819" w:rsidRDefault="00731819" w:rsidP="00731819">
            <w:r>
              <w:t>yes</w:t>
            </w:r>
          </w:p>
        </w:tc>
        <w:tc>
          <w:tcPr>
            <w:tcW w:w="1872" w:type="dxa"/>
          </w:tcPr>
          <w:p w14:paraId="66B64E6F" w14:textId="77777777" w:rsidR="00731819" w:rsidRDefault="00731819" w:rsidP="00731819"/>
        </w:tc>
        <w:tc>
          <w:tcPr>
            <w:tcW w:w="1872" w:type="dxa"/>
          </w:tcPr>
          <w:p w14:paraId="7AEBD515" w14:textId="77777777" w:rsidR="00731819" w:rsidRDefault="00731819" w:rsidP="00731819">
            <w:r>
              <w:t>This is the target URI, it can be specified as a Relative Reference or fully-qualified URI.</w:t>
            </w:r>
          </w:p>
        </w:tc>
      </w:tr>
      <w:tr w:rsidR="00731819" w14:paraId="3BECFBC2" w14:textId="77777777" w:rsidTr="00731819">
        <w:tc>
          <w:tcPr>
            <w:tcW w:w="1872" w:type="dxa"/>
          </w:tcPr>
          <w:p w14:paraId="5F35B3A9" w14:textId="77777777" w:rsidR="00731819" w:rsidRDefault="00731819" w:rsidP="00731819">
            <w:r>
              <w:t>rel</w:t>
            </w:r>
          </w:p>
        </w:tc>
        <w:tc>
          <w:tcPr>
            <w:tcW w:w="1872" w:type="dxa"/>
          </w:tcPr>
          <w:p w14:paraId="2A3A3E33" w14:textId="77777777" w:rsidR="00731819" w:rsidRDefault="00731819" w:rsidP="00731819">
            <w:r>
              <w:t>multiple types: see schema</w:t>
            </w:r>
          </w:p>
        </w:tc>
        <w:tc>
          <w:tcPr>
            <w:tcW w:w="1872" w:type="dxa"/>
          </w:tcPr>
          <w:p w14:paraId="17710245" w14:textId="77777777" w:rsidR="00731819" w:rsidRDefault="00731819" w:rsidP="00731819"/>
        </w:tc>
        <w:tc>
          <w:tcPr>
            <w:tcW w:w="1872" w:type="dxa"/>
          </w:tcPr>
          <w:p w14:paraId="6570DF70" w14:textId="77777777" w:rsidR="00731819" w:rsidRDefault="00731819" w:rsidP="00731819"/>
        </w:tc>
        <w:tc>
          <w:tcPr>
            <w:tcW w:w="1872" w:type="dxa"/>
          </w:tcPr>
          <w:p w14:paraId="3638CBBE" w14:textId="77777777" w:rsidR="00731819" w:rsidRDefault="00731819" w:rsidP="00731819">
            <w:r>
              <w:t>The relation of the target URI referenced by the link to the context URI</w:t>
            </w:r>
          </w:p>
        </w:tc>
      </w:tr>
      <w:tr w:rsidR="00731819" w14:paraId="21AE3307" w14:textId="77777777" w:rsidTr="00731819">
        <w:tc>
          <w:tcPr>
            <w:tcW w:w="1872" w:type="dxa"/>
          </w:tcPr>
          <w:p w14:paraId="0D83231D" w14:textId="77777777" w:rsidR="00731819" w:rsidRDefault="00731819" w:rsidP="00731819">
            <w:r>
              <w:t>eps</w:t>
            </w:r>
          </w:p>
        </w:tc>
        <w:tc>
          <w:tcPr>
            <w:tcW w:w="1872" w:type="dxa"/>
          </w:tcPr>
          <w:p w14:paraId="7AE6B6A5" w14:textId="77777777" w:rsidR="00731819" w:rsidRDefault="00731819" w:rsidP="00731819">
            <w:r>
              <w:t>array: see schema</w:t>
            </w:r>
          </w:p>
        </w:tc>
        <w:tc>
          <w:tcPr>
            <w:tcW w:w="1872" w:type="dxa"/>
          </w:tcPr>
          <w:p w14:paraId="7FF9D119" w14:textId="77777777" w:rsidR="00731819" w:rsidRDefault="00731819" w:rsidP="00731819"/>
        </w:tc>
        <w:tc>
          <w:tcPr>
            <w:tcW w:w="1872" w:type="dxa"/>
          </w:tcPr>
          <w:p w14:paraId="2DD7A159" w14:textId="77777777" w:rsidR="00731819" w:rsidRDefault="00731819" w:rsidP="00731819"/>
        </w:tc>
        <w:tc>
          <w:tcPr>
            <w:tcW w:w="1872" w:type="dxa"/>
          </w:tcPr>
          <w:p w14:paraId="44559126" w14:textId="77777777" w:rsidR="00731819" w:rsidRDefault="00731819" w:rsidP="00731819">
            <w:r>
              <w:t>the Endpoint information of the target Resource</w:t>
            </w:r>
          </w:p>
        </w:tc>
      </w:tr>
      <w:tr w:rsidR="00731819" w14:paraId="5E8154C6" w14:textId="77777777" w:rsidTr="00731819">
        <w:tc>
          <w:tcPr>
            <w:tcW w:w="1872" w:type="dxa"/>
          </w:tcPr>
          <w:p w14:paraId="32E84D50" w14:textId="77777777" w:rsidR="00731819" w:rsidRDefault="00731819" w:rsidP="00731819">
            <w:r>
              <w:t>rt</w:t>
            </w:r>
          </w:p>
        </w:tc>
        <w:tc>
          <w:tcPr>
            <w:tcW w:w="1872" w:type="dxa"/>
          </w:tcPr>
          <w:p w14:paraId="14EAD1A1" w14:textId="77777777" w:rsidR="00731819" w:rsidRDefault="00731819" w:rsidP="00731819">
            <w:r>
              <w:t>array: see schema</w:t>
            </w:r>
          </w:p>
        </w:tc>
        <w:tc>
          <w:tcPr>
            <w:tcW w:w="1872" w:type="dxa"/>
          </w:tcPr>
          <w:p w14:paraId="0F78BF9E" w14:textId="77777777" w:rsidR="00731819" w:rsidRDefault="00731819" w:rsidP="00731819">
            <w:r>
              <w:t>yes</w:t>
            </w:r>
          </w:p>
        </w:tc>
        <w:tc>
          <w:tcPr>
            <w:tcW w:w="1872" w:type="dxa"/>
          </w:tcPr>
          <w:p w14:paraId="265BD7BB" w14:textId="77777777" w:rsidR="00731819" w:rsidRDefault="00731819" w:rsidP="00731819"/>
        </w:tc>
        <w:tc>
          <w:tcPr>
            <w:tcW w:w="1872" w:type="dxa"/>
          </w:tcPr>
          <w:p w14:paraId="2C6FF7C7" w14:textId="77777777" w:rsidR="00731819" w:rsidRDefault="00731819" w:rsidP="00731819">
            <w:r>
              <w:t>Resource Type of the Resource</w:t>
            </w:r>
          </w:p>
        </w:tc>
      </w:tr>
      <w:tr w:rsidR="00731819" w14:paraId="6C0FD4B9" w14:textId="77777777" w:rsidTr="00731819">
        <w:tc>
          <w:tcPr>
            <w:tcW w:w="1872" w:type="dxa"/>
          </w:tcPr>
          <w:p w14:paraId="229E14B6" w14:textId="77777777" w:rsidR="00731819" w:rsidRDefault="00731819" w:rsidP="00731819">
            <w:r>
              <w:t>type</w:t>
            </w:r>
          </w:p>
        </w:tc>
        <w:tc>
          <w:tcPr>
            <w:tcW w:w="1872" w:type="dxa"/>
          </w:tcPr>
          <w:p w14:paraId="258D495C" w14:textId="77777777" w:rsidR="00731819" w:rsidRDefault="00731819" w:rsidP="00731819">
            <w:r>
              <w:t>array: see schema</w:t>
            </w:r>
          </w:p>
        </w:tc>
        <w:tc>
          <w:tcPr>
            <w:tcW w:w="1872" w:type="dxa"/>
          </w:tcPr>
          <w:p w14:paraId="38440D96" w14:textId="77777777" w:rsidR="00731819" w:rsidRDefault="00731819" w:rsidP="00731819"/>
        </w:tc>
        <w:tc>
          <w:tcPr>
            <w:tcW w:w="1872" w:type="dxa"/>
          </w:tcPr>
          <w:p w14:paraId="25CA120E" w14:textId="77777777" w:rsidR="00731819" w:rsidRDefault="00731819" w:rsidP="00731819"/>
        </w:tc>
        <w:tc>
          <w:tcPr>
            <w:tcW w:w="1872" w:type="dxa"/>
          </w:tcPr>
          <w:p w14:paraId="54235F67" w14:textId="77777777" w:rsidR="00731819" w:rsidRDefault="00731819" w:rsidP="00731819">
            <w:r>
              <w:t xml:space="preserve">A hint at the representation of the resource referenced by the target URI. This represents the media types that are used for </w:t>
            </w:r>
            <w:r>
              <w:lastRenderedPageBreak/>
              <w:t>both accepting and emitting.</w:t>
            </w:r>
          </w:p>
        </w:tc>
      </w:tr>
      <w:tr w:rsidR="00731819" w14:paraId="20674384" w14:textId="77777777" w:rsidTr="00731819">
        <w:tc>
          <w:tcPr>
            <w:tcW w:w="1872" w:type="dxa"/>
          </w:tcPr>
          <w:p w14:paraId="3660A309" w14:textId="77777777" w:rsidR="00731819" w:rsidRDefault="00731819" w:rsidP="00731819">
            <w:r>
              <w:t>title</w:t>
            </w:r>
          </w:p>
        </w:tc>
        <w:tc>
          <w:tcPr>
            <w:tcW w:w="1872" w:type="dxa"/>
          </w:tcPr>
          <w:p w14:paraId="345B646A" w14:textId="77777777" w:rsidR="00731819" w:rsidRDefault="00731819" w:rsidP="00731819">
            <w:r>
              <w:t>string</w:t>
            </w:r>
          </w:p>
        </w:tc>
        <w:tc>
          <w:tcPr>
            <w:tcW w:w="1872" w:type="dxa"/>
          </w:tcPr>
          <w:p w14:paraId="31280FAC" w14:textId="77777777" w:rsidR="00731819" w:rsidRDefault="00731819" w:rsidP="00731819"/>
        </w:tc>
        <w:tc>
          <w:tcPr>
            <w:tcW w:w="1872" w:type="dxa"/>
          </w:tcPr>
          <w:p w14:paraId="68EE192A" w14:textId="77777777" w:rsidR="00731819" w:rsidRDefault="00731819" w:rsidP="00731819"/>
        </w:tc>
        <w:tc>
          <w:tcPr>
            <w:tcW w:w="1872" w:type="dxa"/>
          </w:tcPr>
          <w:p w14:paraId="11485EBD" w14:textId="77777777" w:rsidR="00731819" w:rsidRDefault="00731819" w:rsidP="00731819">
            <w:r>
              <w:t>A title for the link relation. Can be used by the UI to provide a context.</w:t>
            </w:r>
          </w:p>
        </w:tc>
      </w:tr>
      <w:tr w:rsidR="00731819" w14:paraId="7D3BF7DA" w14:textId="77777777" w:rsidTr="00731819">
        <w:tc>
          <w:tcPr>
            <w:tcW w:w="1872" w:type="dxa"/>
          </w:tcPr>
          <w:p w14:paraId="3495E40A" w14:textId="77777777" w:rsidR="00731819" w:rsidRDefault="00731819" w:rsidP="00731819">
            <w:r>
              <w:t>ins</w:t>
            </w:r>
          </w:p>
        </w:tc>
        <w:tc>
          <w:tcPr>
            <w:tcW w:w="1872" w:type="dxa"/>
          </w:tcPr>
          <w:p w14:paraId="755A193D" w14:textId="77777777" w:rsidR="00731819" w:rsidRDefault="00731819" w:rsidP="00731819">
            <w:r>
              <w:t>integer</w:t>
            </w:r>
          </w:p>
        </w:tc>
        <w:tc>
          <w:tcPr>
            <w:tcW w:w="1872" w:type="dxa"/>
          </w:tcPr>
          <w:p w14:paraId="1C872F8D" w14:textId="77777777" w:rsidR="00731819" w:rsidRDefault="00731819" w:rsidP="00731819"/>
        </w:tc>
        <w:tc>
          <w:tcPr>
            <w:tcW w:w="1872" w:type="dxa"/>
          </w:tcPr>
          <w:p w14:paraId="0937E767" w14:textId="77777777" w:rsidR="00731819" w:rsidRDefault="00731819" w:rsidP="00731819"/>
        </w:tc>
        <w:tc>
          <w:tcPr>
            <w:tcW w:w="1872" w:type="dxa"/>
          </w:tcPr>
          <w:p w14:paraId="40B51037" w14:textId="77777777" w:rsidR="00731819" w:rsidRDefault="00731819" w:rsidP="00731819">
            <w:r>
              <w:t>The instance identifier for this web link in an array of web links - used in collections</w:t>
            </w:r>
          </w:p>
        </w:tc>
      </w:tr>
      <w:tr w:rsidR="00731819" w14:paraId="5DB3DAF5" w14:textId="77777777" w:rsidTr="00731819">
        <w:tc>
          <w:tcPr>
            <w:tcW w:w="1872" w:type="dxa"/>
          </w:tcPr>
          <w:p w14:paraId="00A0594A" w14:textId="77777777" w:rsidR="00731819" w:rsidRDefault="00731819" w:rsidP="00731819">
            <w:r>
              <w:t>p</w:t>
            </w:r>
          </w:p>
        </w:tc>
        <w:tc>
          <w:tcPr>
            <w:tcW w:w="1872" w:type="dxa"/>
          </w:tcPr>
          <w:p w14:paraId="228E1F5C" w14:textId="77777777" w:rsidR="00731819" w:rsidRDefault="00731819" w:rsidP="00731819">
            <w:r>
              <w:t>object: see schema</w:t>
            </w:r>
          </w:p>
        </w:tc>
        <w:tc>
          <w:tcPr>
            <w:tcW w:w="1872" w:type="dxa"/>
          </w:tcPr>
          <w:p w14:paraId="4155DE18" w14:textId="77777777" w:rsidR="00731819" w:rsidRDefault="00731819" w:rsidP="00731819"/>
        </w:tc>
        <w:tc>
          <w:tcPr>
            <w:tcW w:w="1872" w:type="dxa"/>
          </w:tcPr>
          <w:p w14:paraId="1636239D" w14:textId="77777777" w:rsidR="00731819" w:rsidRDefault="00731819" w:rsidP="00731819"/>
        </w:tc>
        <w:tc>
          <w:tcPr>
            <w:tcW w:w="1872" w:type="dxa"/>
          </w:tcPr>
          <w:p w14:paraId="3600F495" w14:textId="77777777" w:rsidR="00731819" w:rsidRDefault="00731819" w:rsidP="00731819">
            <w:r>
              <w:t>Specifies the framework policies on the Resource referenced by the target URI</w:t>
            </w:r>
          </w:p>
        </w:tc>
      </w:tr>
      <w:tr w:rsidR="00731819" w14:paraId="548E1C00" w14:textId="77777777" w:rsidTr="00731819">
        <w:tc>
          <w:tcPr>
            <w:tcW w:w="1872" w:type="dxa"/>
          </w:tcPr>
          <w:p w14:paraId="57E3D93F" w14:textId="77777777" w:rsidR="00731819" w:rsidRDefault="00731819" w:rsidP="00731819">
            <w:r>
              <w:t>links</w:t>
            </w:r>
          </w:p>
        </w:tc>
        <w:tc>
          <w:tcPr>
            <w:tcW w:w="1872" w:type="dxa"/>
          </w:tcPr>
          <w:p w14:paraId="5B122379" w14:textId="77777777" w:rsidR="00731819" w:rsidRDefault="00731819" w:rsidP="00731819">
            <w:r>
              <w:t>array: see schema</w:t>
            </w:r>
          </w:p>
        </w:tc>
        <w:tc>
          <w:tcPr>
            <w:tcW w:w="1872" w:type="dxa"/>
          </w:tcPr>
          <w:p w14:paraId="61E7ADC6" w14:textId="77777777" w:rsidR="00731819" w:rsidRDefault="00731819" w:rsidP="00731819"/>
        </w:tc>
        <w:tc>
          <w:tcPr>
            <w:tcW w:w="1872" w:type="dxa"/>
          </w:tcPr>
          <w:p w14:paraId="10027673" w14:textId="77777777" w:rsidR="00731819" w:rsidRDefault="00731819" w:rsidP="00731819"/>
        </w:tc>
        <w:tc>
          <w:tcPr>
            <w:tcW w:w="1872" w:type="dxa"/>
          </w:tcPr>
          <w:p w14:paraId="4986D45F" w14:textId="77777777" w:rsidR="00731819" w:rsidRDefault="00731819" w:rsidP="00731819">
            <w:r>
              <w:t>A set of simple or individual OIC Links.</w:t>
            </w:r>
          </w:p>
        </w:tc>
      </w:tr>
      <w:tr w:rsidR="00731819" w14:paraId="62F38EA2" w14:textId="77777777" w:rsidTr="00731819">
        <w:tc>
          <w:tcPr>
            <w:tcW w:w="1872" w:type="dxa"/>
          </w:tcPr>
          <w:p w14:paraId="6AD4FD85" w14:textId="77777777" w:rsidR="00731819" w:rsidRDefault="00731819" w:rsidP="00731819">
            <w:r>
              <w:t>links</w:t>
            </w:r>
          </w:p>
        </w:tc>
        <w:tc>
          <w:tcPr>
            <w:tcW w:w="1872" w:type="dxa"/>
          </w:tcPr>
          <w:p w14:paraId="080EC923" w14:textId="77777777" w:rsidR="00731819" w:rsidRDefault="00731819" w:rsidP="00731819">
            <w:r>
              <w:t>array: see schema</w:t>
            </w:r>
          </w:p>
        </w:tc>
        <w:tc>
          <w:tcPr>
            <w:tcW w:w="1872" w:type="dxa"/>
          </w:tcPr>
          <w:p w14:paraId="3A46F3E5" w14:textId="77777777" w:rsidR="00731819" w:rsidRDefault="00731819" w:rsidP="00731819"/>
        </w:tc>
        <w:tc>
          <w:tcPr>
            <w:tcW w:w="1872" w:type="dxa"/>
          </w:tcPr>
          <w:p w14:paraId="4F076A2A" w14:textId="77777777" w:rsidR="00731819" w:rsidRDefault="00731819" w:rsidP="00731819"/>
        </w:tc>
        <w:tc>
          <w:tcPr>
            <w:tcW w:w="1872" w:type="dxa"/>
          </w:tcPr>
          <w:p w14:paraId="6A809C28" w14:textId="77777777" w:rsidR="00731819" w:rsidRDefault="00731819" w:rsidP="00731819">
            <w:r>
              <w:t>A set of simple or individual OIC Links.</w:t>
            </w:r>
          </w:p>
        </w:tc>
      </w:tr>
      <w:tr w:rsidR="00731819" w14:paraId="76E46492" w14:textId="77777777" w:rsidTr="00731819">
        <w:tc>
          <w:tcPr>
            <w:tcW w:w="1872" w:type="dxa"/>
          </w:tcPr>
          <w:p w14:paraId="34B3D078" w14:textId="77777777" w:rsidR="00731819" w:rsidRDefault="00731819" w:rsidP="00731819">
            <w:r>
              <w:t>id</w:t>
            </w:r>
          </w:p>
        </w:tc>
        <w:tc>
          <w:tcPr>
            <w:tcW w:w="1872" w:type="dxa"/>
          </w:tcPr>
          <w:p w14:paraId="7151497B" w14:textId="77777777" w:rsidR="00731819" w:rsidRDefault="00731819" w:rsidP="00731819">
            <w:r>
              <w:t>string</w:t>
            </w:r>
          </w:p>
        </w:tc>
        <w:tc>
          <w:tcPr>
            <w:tcW w:w="1872" w:type="dxa"/>
          </w:tcPr>
          <w:p w14:paraId="567CF53C" w14:textId="77777777" w:rsidR="00731819" w:rsidRDefault="00731819" w:rsidP="00731819"/>
        </w:tc>
        <w:tc>
          <w:tcPr>
            <w:tcW w:w="1872" w:type="dxa"/>
          </w:tcPr>
          <w:p w14:paraId="12D8DAE3" w14:textId="77777777" w:rsidR="00731819" w:rsidRDefault="00731819" w:rsidP="00731819">
            <w:r>
              <w:t>Read Only</w:t>
            </w:r>
          </w:p>
        </w:tc>
        <w:tc>
          <w:tcPr>
            <w:tcW w:w="1872" w:type="dxa"/>
          </w:tcPr>
          <w:p w14:paraId="2451F302" w14:textId="77777777" w:rsidR="00731819" w:rsidRDefault="00731819" w:rsidP="00731819">
            <w:r>
              <w:t>Instance ID of this specific resource</w:t>
            </w:r>
          </w:p>
        </w:tc>
      </w:tr>
      <w:tr w:rsidR="00731819" w14:paraId="3504279C" w14:textId="77777777" w:rsidTr="00731819">
        <w:tc>
          <w:tcPr>
            <w:tcW w:w="1872" w:type="dxa"/>
          </w:tcPr>
          <w:p w14:paraId="32F334DE" w14:textId="77777777" w:rsidR="00731819" w:rsidRDefault="00731819" w:rsidP="00731819">
            <w:r>
              <w:t>rt</w:t>
            </w:r>
          </w:p>
        </w:tc>
        <w:tc>
          <w:tcPr>
            <w:tcW w:w="1872" w:type="dxa"/>
          </w:tcPr>
          <w:p w14:paraId="373FFDFE" w14:textId="77777777" w:rsidR="00731819" w:rsidRDefault="00731819" w:rsidP="00731819">
            <w:r>
              <w:t>array: see schema</w:t>
            </w:r>
          </w:p>
        </w:tc>
        <w:tc>
          <w:tcPr>
            <w:tcW w:w="1872" w:type="dxa"/>
          </w:tcPr>
          <w:p w14:paraId="2CFFCED8" w14:textId="77777777" w:rsidR="00731819" w:rsidRDefault="00731819" w:rsidP="00731819"/>
        </w:tc>
        <w:tc>
          <w:tcPr>
            <w:tcW w:w="1872" w:type="dxa"/>
          </w:tcPr>
          <w:p w14:paraId="6CAEF893" w14:textId="77777777" w:rsidR="00731819" w:rsidRDefault="00731819" w:rsidP="00731819">
            <w:r>
              <w:t>Read Only</w:t>
            </w:r>
          </w:p>
        </w:tc>
        <w:tc>
          <w:tcPr>
            <w:tcW w:w="1872" w:type="dxa"/>
          </w:tcPr>
          <w:p w14:paraId="0F8323E1" w14:textId="77777777" w:rsidR="00731819" w:rsidRDefault="00731819" w:rsidP="00731819">
            <w:r>
              <w:t>Resource Type of the Resource</w:t>
            </w:r>
          </w:p>
        </w:tc>
      </w:tr>
      <w:tr w:rsidR="00731819" w14:paraId="70BC6B03" w14:textId="77777777" w:rsidTr="00731819">
        <w:tc>
          <w:tcPr>
            <w:tcW w:w="1872" w:type="dxa"/>
          </w:tcPr>
          <w:p w14:paraId="7B706056" w14:textId="77777777" w:rsidR="00731819" w:rsidRDefault="00731819" w:rsidP="00731819">
            <w:r>
              <w:t>if</w:t>
            </w:r>
          </w:p>
        </w:tc>
        <w:tc>
          <w:tcPr>
            <w:tcW w:w="1872" w:type="dxa"/>
          </w:tcPr>
          <w:p w14:paraId="212CCD30" w14:textId="77777777" w:rsidR="00731819" w:rsidRDefault="00731819" w:rsidP="00731819">
            <w:r>
              <w:t>array: see schema</w:t>
            </w:r>
          </w:p>
        </w:tc>
        <w:tc>
          <w:tcPr>
            <w:tcW w:w="1872" w:type="dxa"/>
          </w:tcPr>
          <w:p w14:paraId="4EC86D59" w14:textId="77777777" w:rsidR="00731819" w:rsidRDefault="00731819" w:rsidP="00731819"/>
        </w:tc>
        <w:tc>
          <w:tcPr>
            <w:tcW w:w="1872" w:type="dxa"/>
          </w:tcPr>
          <w:p w14:paraId="7A17D109" w14:textId="77777777" w:rsidR="00731819" w:rsidRDefault="00731819" w:rsidP="00731819">
            <w:r>
              <w:t>Read Only</w:t>
            </w:r>
          </w:p>
        </w:tc>
        <w:tc>
          <w:tcPr>
            <w:tcW w:w="1872" w:type="dxa"/>
          </w:tcPr>
          <w:p w14:paraId="7EBB4113" w14:textId="77777777" w:rsidR="00731819" w:rsidRDefault="00731819" w:rsidP="00731819">
            <w:r>
              <w:t>The interface set supported by this resource</w:t>
            </w:r>
          </w:p>
        </w:tc>
      </w:tr>
      <w:tr w:rsidR="00731819" w14:paraId="553F844C" w14:textId="77777777" w:rsidTr="00731819">
        <w:tc>
          <w:tcPr>
            <w:tcW w:w="1872" w:type="dxa"/>
          </w:tcPr>
          <w:p w14:paraId="07624EB3" w14:textId="77777777" w:rsidR="00731819" w:rsidRDefault="00731819" w:rsidP="00731819">
            <w:r>
              <w:t>lastScene</w:t>
            </w:r>
          </w:p>
        </w:tc>
        <w:tc>
          <w:tcPr>
            <w:tcW w:w="1872" w:type="dxa"/>
          </w:tcPr>
          <w:p w14:paraId="6171DF33" w14:textId="77777777" w:rsidR="00731819" w:rsidRDefault="00731819" w:rsidP="00731819">
            <w:r>
              <w:t>string</w:t>
            </w:r>
          </w:p>
        </w:tc>
        <w:tc>
          <w:tcPr>
            <w:tcW w:w="1872" w:type="dxa"/>
          </w:tcPr>
          <w:p w14:paraId="688C8DE1" w14:textId="77777777" w:rsidR="00731819" w:rsidRDefault="00731819" w:rsidP="00731819"/>
        </w:tc>
        <w:tc>
          <w:tcPr>
            <w:tcW w:w="1872" w:type="dxa"/>
          </w:tcPr>
          <w:p w14:paraId="732BCF38" w14:textId="77777777" w:rsidR="00731819" w:rsidRDefault="00731819" w:rsidP="00731819"/>
        </w:tc>
        <w:tc>
          <w:tcPr>
            <w:tcW w:w="1872" w:type="dxa"/>
          </w:tcPr>
          <w:p w14:paraId="72B9996B" w14:textId="77777777" w:rsidR="00731819" w:rsidRDefault="00731819" w:rsidP="00731819">
            <w:r>
              <w:t>Last selected Scene from the set of sceneValues</w:t>
            </w:r>
          </w:p>
        </w:tc>
      </w:tr>
      <w:tr w:rsidR="00731819" w14:paraId="3FF13F26" w14:textId="77777777" w:rsidTr="00731819">
        <w:tc>
          <w:tcPr>
            <w:tcW w:w="1872" w:type="dxa"/>
          </w:tcPr>
          <w:p w14:paraId="00C33D24" w14:textId="77777777" w:rsidR="00731819" w:rsidRDefault="00731819" w:rsidP="00731819">
            <w:r>
              <w:t>n</w:t>
            </w:r>
          </w:p>
        </w:tc>
        <w:tc>
          <w:tcPr>
            <w:tcW w:w="1872" w:type="dxa"/>
          </w:tcPr>
          <w:p w14:paraId="5D0D4646" w14:textId="77777777" w:rsidR="00731819" w:rsidRDefault="00731819" w:rsidP="00731819">
            <w:r>
              <w:t>string</w:t>
            </w:r>
          </w:p>
        </w:tc>
        <w:tc>
          <w:tcPr>
            <w:tcW w:w="1872" w:type="dxa"/>
          </w:tcPr>
          <w:p w14:paraId="614DCE1C" w14:textId="77777777" w:rsidR="00731819" w:rsidRDefault="00731819" w:rsidP="00731819"/>
        </w:tc>
        <w:tc>
          <w:tcPr>
            <w:tcW w:w="1872" w:type="dxa"/>
          </w:tcPr>
          <w:p w14:paraId="00E8F5F2" w14:textId="77777777" w:rsidR="00731819" w:rsidRDefault="00731819" w:rsidP="00731819">
            <w:r>
              <w:t>Read Only</w:t>
            </w:r>
          </w:p>
        </w:tc>
        <w:tc>
          <w:tcPr>
            <w:tcW w:w="1872" w:type="dxa"/>
          </w:tcPr>
          <w:p w14:paraId="042FFC5D" w14:textId="77777777" w:rsidR="00731819" w:rsidRDefault="00731819" w:rsidP="00731819">
            <w:r>
              <w:t>Friendly name of the resource</w:t>
            </w:r>
          </w:p>
        </w:tc>
      </w:tr>
      <w:tr w:rsidR="00731819" w14:paraId="48CCFAD5" w14:textId="77777777" w:rsidTr="00731819">
        <w:tc>
          <w:tcPr>
            <w:tcW w:w="1872" w:type="dxa"/>
          </w:tcPr>
          <w:p w14:paraId="25105F18" w14:textId="77777777" w:rsidR="00731819" w:rsidRDefault="00731819" w:rsidP="00731819">
            <w:r>
              <w:t>rts</w:t>
            </w:r>
          </w:p>
        </w:tc>
        <w:tc>
          <w:tcPr>
            <w:tcW w:w="1872" w:type="dxa"/>
          </w:tcPr>
          <w:p w14:paraId="001CDE7C" w14:textId="77777777" w:rsidR="00731819" w:rsidRDefault="00731819" w:rsidP="00731819">
            <w:r>
              <w:t>multiple types: see schema</w:t>
            </w:r>
          </w:p>
        </w:tc>
        <w:tc>
          <w:tcPr>
            <w:tcW w:w="1872" w:type="dxa"/>
          </w:tcPr>
          <w:p w14:paraId="6E8FE873" w14:textId="77777777" w:rsidR="00731819" w:rsidRDefault="00731819" w:rsidP="00731819"/>
        </w:tc>
        <w:tc>
          <w:tcPr>
            <w:tcW w:w="1872" w:type="dxa"/>
          </w:tcPr>
          <w:p w14:paraId="21D586D5" w14:textId="77777777" w:rsidR="00731819" w:rsidRDefault="00731819" w:rsidP="00731819"/>
        </w:tc>
        <w:tc>
          <w:tcPr>
            <w:tcW w:w="1872" w:type="dxa"/>
          </w:tcPr>
          <w:p w14:paraId="17A24F68" w14:textId="77777777" w:rsidR="00731819" w:rsidRDefault="00731819" w:rsidP="00731819">
            <w:r>
              <w:t>The list of allowable resource types (for Target and anchors) in links included in the collection</w:t>
            </w:r>
          </w:p>
        </w:tc>
      </w:tr>
      <w:tr w:rsidR="00731819" w14:paraId="5F25A829" w14:textId="77777777" w:rsidTr="00731819">
        <w:tc>
          <w:tcPr>
            <w:tcW w:w="1872" w:type="dxa"/>
          </w:tcPr>
          <w:p w14:paraId="7ABFA41A" w14:textId="77777777" w:rsidR="00731819" w:rsidRDefault="00731819" w:rsidP="00731819">
            <w:r>
              <w:t>links</w:t>
            </w:r>
          </w:p>
        </w:tc>
        <w:tc>
          <w:tcPr>
            <w:tcW w:w="1872" w:type="dxa"/>
          </w:tcPr>
          <w:p w14:paraId="25077AC6" w14:textId="77777777" w:rsidR="00731819" w:rsidRDefault="00731819" w:rsidP="00731819">
            <w:r>
              <w:t>array: see schema</w:t>
            </w:r>
          </w:p>
        </w:tc>
        <w:tc>
          <w:tcPr>
            <w:tcW w:w="1872" w:type="dxa"/>
          </w:tcPr>
          <w:p w14:paraId="2AFDC530" w14:textId="77777777" w:rsidR="00731819" w:rsidRDefault="00731819" w:rsidP="00731819"/>
        </w:tc>
        <w:tc>
          <w:tcPr>
            <w:tcW w:w="1872" w:type="dxa"/>
          </w:tcPr>
          <w:p w14:paraId="6482924F" w14:textId="77777777" w:rsidR="00731819" w:rsidRDefault="00731819" w:rsidP="00731819"/>
        </w:tc>
        <w:tc>
          <w:tcPr>
            <w:tcW w:w="1872" w:type="dxa"/>
          </w:tcPr>
          <w:p w14:paraId="0033D2AB" w14:textId="77777777" w:rsidR="00731819" w:rsidRDefault="00731819" w:rsidP="00731819">
            <w:r>
              <w:t>A set of simple or individual OIC Links.</w:t>
            </w:r>
          </w:p>
        </w:tc>
      </w:tr>
    </w:tbl>
    <w:p w14:paraId="42B11605" w14:textId="77777777" w:rsidR="00731819" w:rsidRDefault="00731819" w:rsidP="00731819">
      <w:pPr>
        <w:pStyle w:val="ANNEX-heading2"/>
      </w:pPr>
      <w:bookmarkStart w:id="15503" w:name="_Toc509367505"/>
      <w:r>
        <w:t>CRUDN behaviour</w:t>
      </w:r>
      <w:bookmarkEnd w:id="15503"/>
    </w:p>
    <w:tbl>
      <w:tblPr>
        <w:tblStyle w:val="TABLE-A"/>
        <w:tblW w:w="0" w:type="auto"/>
        <w:tblLook w:val="04A0" w:firstRow="1" w:lastRow="0" w:firstColumn="1" w:lastColumn="0" w:noHBand="0" w:noVBand="1"/>
      </w:tblPr>
      <w:tblGrid>
        <w:gridCol w:w="2593"/>
        <w:gridCol w:w="1361"/>
        <w:gridCol w:w="1318"/>
        <w:gridCol w:w="1378"/>
        <w:gridCol w:w="1355"/>
        <w:gridCol w:w="1345"/>
      </w:tblGrid>
      <w:tr w:rsidR="00731819" w14:paraId="0D97A8CD"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1EA69FFA" w14:textId="77777777" w:rsidR="00731819" w:rsidRDefault="00731819" w:rsidP="00731819">
            <w:r>
              <w:t>Resource</w:t>
            </w:r>
          </w:p>
        </w:tc>
        <w:tc>
          <w:tcPr>
            <w:tcW w:w="1560" w:type="dxa"/>
          </w:tcPr>
          <w:p w14:paraId="7953EB58" w14:textId="77777777" w:rsidR="00731819" w:rsidRDefault="00731819" w:rsidP="00731819">
            <w:r>
              <w:t>Create</w:t>
            </w:r>
          </w:p>
        </w:tc>
        <w:tc>
          <w:tcPr>
            <w:tcW w:w="1560" w:type="dxa"/>
          </w:tcPr>
          <w:p w14:paraId="237891A5" w14:textId="77777777" w:rsidR="00731819" w:rsidRDefault="00731819" w:rsidP="00731819">
            <w:r>
              <w:t>Read</w:t>
            </w:r>
          </w:p>
        </w:tc>
        <w:tc>
          <w:tcPr>
            <w:tcW w:w="1560" w:type="dxa"/>
          </w:tcPr>
          <w:p w14:paraId="63783863" w14:textId="77777777" w:rsidR="00731819" w:rsidRDefault="00731819" w:rsidP="00731819">
            <w:r>
              <w:t>Update</w:t>
            </w:r>
          </w:p>
        </w:tc>
        <w:tc>
          <w:tcPr>
            <w:tcW w:w="1560" w:type="dxa"/>
          </w:tcPr>
          <w:p w14:paraId="161818D1" w14:textId="77777777" w:rsidR="00731819" w:rsidRDefault="00731819" w:rsidP="00731819">
            <w:r>
              <w:t>Delete</w:t>
            </w:r>
          </w:p>
        </w:tc>
        <w:tc>
          <w:tcPr>
            <w:tcW w:w="1560" w:type="dxa"/>
          </w:tcPr>
          <w:p w14:paraId="357CBE27" w14:textId="77777777" w:rsidR="00731819" w:rsidRDefault="00731819" w:rsidP="00731819">
            <w:r>
              <w:t>Notify</w:t>
            </w:r>
          </w:p>
        </w:tc>
      </w:tr>
      <w:tr w:rsidR="00731819" w14:paraId="16BCC42F" w14:textId="77777777" w:rsidTr="00731819">
        <w:tc>
          <w:tcPr>
            <w:tcW w:w="1560" w:type="dxa"/>
          </w:tcPr>
          <w:p w14:paraId="0E3370A8" w14:textId="77777777" w:rsidR="00731819" w:rsidRDefault="00731819" w:rsidP="00731819">
            <w:r>
              <w:t>/SceneCollectionResURI</w:t>
            </w:r>
          </w:p>
        </w:tc>
        <w:tc>
          <w:tcPr>
            <w:tcW w:w="1560" w:type="dxa"/>
          </w:tcPr>
          <w:p w14:paraId="667588A3" w14:textId="77777777" w:rsidR="00731819" w:rsidRDefault="00731819" w:rsidP="00731819"/>
        </w:tc>
        <w:tc>
          <w:tcPr>
            <w:tcW w:w="1560" w:type="dxa"/>
          </w:tcPr>
          <w:p w14:paraId="4607CA7A" w14:textId="77777777" w:rsidR="00731819" w:rsidRDefault="00731819" w:rsidP="00731819">
            <w:r>
              <w:t>get</w:t>
            </w:r>
          </w:p>
        </w:tc>
        <w:tc>
          <w:tcPr>
            <w:tcW w:w="1560" w:type="dxa"/>
          </w:tcPr>
          <w:p w14:paraId="33EF8E6D" w14:textId="77777777" w:rsidR="00731819" w:rsidRDefault="00731819" w:rsidP="00731819">
            <w:r>
              <w:t>post</w:t>
            </w:r>
          </w:p>
        </w:tc>
        <w:tc>
          <w:tcPr>
            <w:tcW w:w="1560" w:type="dxa"/>
          </w:tcPr>
          <w:p w14:paraId="0837B8DA" w14:textId="77777777" w:rsidR="00731819" w:rsidRDefault="00731819" w:rsidP="00731819"/>
        </w:tc>
        <w:tc>
          <w:tcPr>
            <w:tcW w:w="1560" w:type="dxa"/>
          </w:tcPr>
          <w:p w14:paraId="5CBB4116" w14:textId="77777777" w:rsidR="00731819" w:rsidRDefault="00731819" w:rsidP="00731819"/>
        </w:tc>
      </w:tr>
    </w:tbl>
    <w:p w14:paraId="62BEF4B9" w14:textId="77777777" w:rsidR="00731819" w:rsidRDefault="00DF1E02" w:rsidP="00731819">
      <w:pPr>
        <w:pStyle w:val="ANNEX-heading1"/>
      </w:pPr>
      <w:bookmarkStart w:id="15504" w:name="_Toc509367506"/>
      <w:r>
        <w:lastRenderedPageBreak/>
        <w:t>Scene Member</w:t>
      </w:r>
      <w:bookmarkEnd w:id="15504"/>
    </w:p>
    <w:p w14:paraId="52BF3925" w14:textId="77777777" w:rsidR="00731819" w:rsidRDefault="00731819" w:rsidP="00731819">
      <w:pPr>
        <w:pStyle w:val="ANNEX-heading2"/>
      </w:pPr>
      <w:bookmarkStart w:id="15505" w:name="_Toc509367507"/>
      <w:r>
        <w:t>Introduction</w:t>
      </w:r>
      <w:bookmarkEnd w:id="15505"/>
    </w:p>
    <w:p w14:paraId="0D00156A" w14:textId="77777777" w:rsidR="00731819" w:rsidRDefault="00731819" w:rsidP="00731819">
      <w:r>
        <w:t>Collection that models a scene member.</w:t>
      </w:r>
      <w:r>
        <w:br/>
      </w:r>
    </w:p>
    <w:p w14:paraId="5742363C" w14:textId="77777777" w:rsidR="00731819" w:rsidRDefault="00DF1E02" w:rsidP="00731819">
      <w:pPr>
        <w:pStyle w:val="ANNEX-heading2"/>
      </w:pPr>
      <w:bookmarkStart w:id="15506" w:name="_Toc509367508"/>
      <w:r>
        <w:t>Example</w:t>
      </w:r>
      <w:r w:rsidR="00731819">
        <w:t xml:space="preserve"> URI</w:t>
      </w:r>
      <w:bookmarkEnd w:id="15506"/>
    </w:p>
    <w:p w14:paraId="22277484" w14:textId="77777777" w:rsidR="00731819" w:rsidRDefault="00731819" w:rsidP="00731819">
      <w:r>
        <w:t>/SceneMemberResURI</w:t>
      </w:r>
    </w:p>
    <w:p w14:paraId="5EADA1D3" w14:textId="77777777" w:rsidR="00731819" w:rsidRDefault="00731819" w:rsidP="00731819">
      <w:pPr>
        <w:pStyle w:val="ANNEX-heading2"/>
      </w:pPr>
      <w:bookmarkStart w:id="15507" w:name="_Toc509367509"/>
      <w:r>
        <w:t>Resource Type</w:t>
      </w:r>
      <w:bookmarkEnd w:id="15507"/>
    </w:p>
    <w:p w14:paraId="46260C7F" w14:textId="77777777" w:rsidR="00731819" w:rsidRDefault="00731819" w:rsidP="00731819">
      <w:r>
        <w:t>The resource type (</w:t>
      </w:r>
      <w:proofErr w:type="gramStart"/>
      <w:r>
        <w:t>rt</w:t>
      </w:r>
      <w:proofErr w:type="gramEnd"/>
      <w:r>
        <w:t>) is defined as: ['oic.wk.scenemember'].</w:t>
      </w:r>
    </w:p>
    <w:p w14:paraId="3CBA2CBE" w14:textId="77777777" w:rsidR="00731819" w:rsidRDefault="00731819" w:rsidP="00731819">
      <w:pPr>
        <w:pStyle w:val="ANNEX-heading2"/>
      </w:pPr>
      <w:bookmarkStart w:id="15508" w:name="_Toc509367510"/>
      <w:r>
        <w:t>Swagger2.0 Definition</w:t>
      </w:r>
      <w:bookmarkEnd w:id="15508"/>
    </w:p>
    <w:p w14:paraId="4D534F3D" w14:textId="77777777" w:rsidR="00731819" w:rsidRDefault="00731819" w:rsidP="00731819">
      <w:pPr>
        <w:pStyle w:val="CODE-BLACK"/>
      </w:pPr>
      <w:r>
        <w:t>{</w:t>
      </w:r>
      <w:r>
        <w:br/>
        <w:t xml:space="preserve">  "swagger": "2.0",</w:t>
      </w:r>
      <w:r>
        <w:br/>
        <w:t xml:space="preserve">  "info": {</w:t>
      </w:r>
      <w:r>
        <w:br/>
        <w:t xml:space="preserve">    "title": "Scenes (Top level)",</w:t>
      </w:r>
      <w:r>
        <w:br/>
        <w:t xml:space="preserve">    "version": "v1-20160622",</w:t>
      </w:r>
      <w:r>
        <w:br/>
        <w:t xml:space="preserve">    "license": {</w:t>
      </w:r>
      <w:r>
        <w:br/>
        <w:t xml:space="preserve">      "name": "copyright 2016-2017 Open Connectivity Foundation, Inc. All rights reserved.",</w:t>
      </w:r>
      <w:r>
        <w:br/>
        <w:t xml:space="preserve">      "x-description": "Redistribution and use in source and binary forms, with or without modification, are permitted provided that the following conditions are met:\n        1.  Redistributions of source code must retain the above copyright notice, this list of conditions and the following disclaimer.\n        2.  Redistributions in binary form must reproduce the above copyright notice, this list of conditions and the following disclaimer in the documentation and/or other materials provided with the distribution.\n\n        THIS SOFTWARE IS PROVIDED BY THE Open Connectivity Foundation, INC. \"AS IS\" AND ANY EXPRESS OR IMPLIED WARRANTIES, INCLUDING, BUT NOT LIMITED TO, THE IMPLIED WARRANTIES OF MERCHANTABILITY AND FITNESS FOR A PARTICULAR PURPOSE OR WARRANTIES OF NON-INFRINGEMENT, ARE DISCLAIMED.\n        IN NO EVENT SHALL THE Open Connectivity Foundation, INC. OR CONTRIBUTORS BE LIABLE FOR ANY DIRECT, INDIRECT, INCIDENTAL, SPECIAL, EXEMPLARY, OR CONSEQUENTIAL DAMAGES (INCLUDING, BUT NOT LIMITED TO, PROCUREMENT OF SUBSTITUTE GOODS OR SERVICES; LOSS OF USE, DATA, OR PROFITS; OR BUSINESS INTERRUPTION)\n        HOWEVER CAUSED AND ON ANY THEORY OF LIABILITY, WHETHER IN CONTRACT, STRICT LIABILITY, OR TORT (INCLUDING NEGLIGENCE OR OTHERWISE) ARISING IN ANY WAY OUT OF THE USE OF THIS SOFTWARE, EVEN IF ADVISED OF THE POSSIBILITY OF SUCH DAMAGE.\n"</w:t>
      </w:r>
      <w:r>
        <w:br/>
        <w:t xml:space="preserve">    }</w:t>
      </w:r>
      <w:r>
        <w:br/>
        <w:t xml:space="preserve">  },</w:t>
      </w:r>
      <w:r>
        <w:br/>
        <w:t xml:space="preserve">  "schemes": ["http"],</w:t>
      </w:r>
      <w:r>
        <w:br/>
        <w:t xml:space="preserve">  "consumes": ["application/json"],</w:t>
      </w:r>
      <w:r>
        <w:br/>
        <w:t xml:space="preserve">  "produces": ["application/json"],</w:t>
      </w:r>
      <w:r>
        <w:br/>
        <w:t xml:space="preserve">  "paths": {</w:t>
      </w:r>
      <w:r>
        <w:br/>
        <w:t xml:space="preserve">    "/SceneListResURI" : {</w:t>
      </w:r>
      <w:r>
        <w:br/>
        <w:t xml:space="preserve">      "get": {</w:t>
      </w:r>
      <w:r>
        <w:br/>
        <w:t xml:space="preserve">        "description": "Toplevel Scene resource.\nThis resource is a generic collection resource.\nThe rts value shall contain oic.wk.scenecollection resource types.\nProvides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["oic.wk.scenelist"],</w:t>
      </w:r>
      <w:r>
        <w:br/>
        <w:t xml:space="preserve">                    "n":        "list of scene Collections",</w:t>
      </w:r>
      <w:r>
        <w:br/>
        <w:t xml:space="preserve">                    "rts":      ["oic.wk.scenecollection"],</w:t>
      </w:r>
      <w:r>
        <w:br/>
        <w:t xml:space="preserve">                    "links": [</w:t>
      </w:r>
      <w:r>
        <w:br/>
        <w:t xml:space="preserve">                     ]</w:t>
      </w:r>
      <w:r>
        <w:br/>
        <w:t xml:space="preserve">                }</w:t>
      </w:r>
      <w:r>
        <w:br/>
        <w:t xml:space="preserve">                ,</w:t>
      </w:r>
      <w:r>
        <w:br/>
        <w:t xml:space="preserve">              "schema": { "$ref": "#/definitions/Collection" }</w:t>
      </w:r>
      <w:r>
        <w:br/>
        <w:t xml:space="preserve">            }</w:t>
      </w:r>
      <w:r>
        <w:br/>
        <w:t xml:space="preserve">        }</w:t>
      </w:r>
      <w:r>
        <w:br/>
        <w:t xml:space="preserve">      }</w:t>
      </w:r>
      <w:r>
        <w:br/>
        <w:t xml:space="preserve">    },</w:t>
      </w:r>
      <w:r>
        <w:br/>
        <w:t xml:space="preserve">    "/SceneMemberResURI" : {</w:t>
      </w:r>
      <w:r>
        <w:br/>
        <w:t xml:space="preserve">      "get": {</w:t>
      </w:r>
      <w:r>
        <w:br/>
      </w:r>
      <w:r>
        <w:lastRenderedPageBreak/>
        <w:t xml:space="preserve">        "description": "Collection that models a scene member.\nProvides the scene member\n",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"rt": ["oic.wk.scenemember"],</w:t>
      </w:r>
      <w:r>
        <w:br/>
        <w:t xml:space="preserve">                  "id": "0685B960-FFFF-46F7-BEC0-9E6234671ADC1",</w:t>
      </w:r>
      <w:r>
        <w:br/>
        <w:t xml:space="preserve">                  "n": "my binary switch (for light bulb) mappings",</w:t>
      </w:r>
      <w:r>
        <w:br/>
        <w:t xml:space="preserve">                  "link": {</w:t>
      </w:r>
      <w:r>
        <w:br/>
        <w:t xml:space="preserve">                    "href": "binarySwitch",</w:t>
      </w:r>
      <w:r>
        <w:br/>
        <w:t xml:space="preserve">                    "rt":   ["oic.r.switch.binary"],</w:t>
      </w:r>
      <w:r>
        <w:br/>
        <w:t xml:space="preserve">                    "if":   ["oic.if.a", "oic.if.baseline"],</w:t>
      </w:r>
      <w:r>
        <w:br/>
        <w:t xml:space="preserve">                    "eps": [</w:t>
      </w:r>
      <w:r>
        <w:br/>
        <w:t xml:space="preserve">                        {"ep": "coap://[fe80::b1d6]:1111", "pri": 2},</w:t>
      </w:r>
      <w:r>
        <w:br/>
        <w:t xml:space="preserve">                        {"ep": "coaps://[fe80::b1d6]:1122"},</w:t>
      </w:r>
      <w:r>
        <w:br/>
        <w:t xml:space="preserve">                        {"ep": "coap+tcp://[2001:db8:a::123]:2222", "pri": 3}</w:t>
      </w:r>
      <w:r>
        <w:br/>
        <w:t xml:space="preserve">                    ]</w:t>
      </w:r>
      <w:r>
        <w:br/>
        <w:t xml:space="preserve">                  },</w:t>
      </w:r>
      <w:r>
        <w:br/>
        <w:t xml:space="preserve">                  "sceneMappings": [</w:t>
      </w:r>
      <w:r>
        <w:br/>
        <w:t xml:space="preserve">                   {</w:t>
      </w:r>
      <w:r>
        <w:br/>
        <w:t xml:space="preserve">                     "scene":           "off",</w:t>
      </w:r>
      <w:r>
        <w:br/>
        <w:t xml:space="preserve">                     "memberProperty":  "value",</w:t>
      </w:r>
      <w:r>
        <w:br/>
        <w:t xml:space="preserve">                     "memberValue":     true</w:t>
      </w:r>
      <w:r>
        <w:br/>
        <w:t xml:space="preserve">                   },</w:t>
      </w:r>
      <w:r>
        <w:br/>
        <w:t xml:space="preserve">                   {</w:t>
      </w:r>
      <w:r>
        <w:br/>
        <w:t xml:space="preserve">                     "scene":           "Reading",</w:t>
      </w:r>
      <w:r>
        <w:br/>
        <w:t xml:space="preserve">                     "memberProperty":  "value",</w:t>
      </w:r>
      <w:r>
        <w:br/>
        <w:t xml:space="preserve">                     "memberValue":     false</w:t>
      </w:r>
      <w:r>
        <w:br/>
        <w:t xml:space="preserve">                   },</w:t>
      </w:r>
      <w:r>
        <w:br/>
        <w:t xml:space="preserve">                   {</w:t>
      </w:r>
      <w:r>
        <w:br/>
        <w:t xml:space="preserve">                     "scene":           "TVWatching",</w:t>
      </w:r>
      <w:r>
        <w:br/>
        <w:t xml:space="preserve">                     "memberProperty":  "value",</w:t>
      </w:r>
      <w:r>
        <w:br/>
        <w:t xml:space="preserve">                     "memberValue":     true</w:t>
      </w:r>
      <w:r>
        <w:br/>
        <w:t xml:space="preserve">                   }</w:t>
      </w:r>
      <w:r>
        <w:br/>
        <w:t xml:space="preserve">                  ]</w:t>
      </w:r>
      <w:r>
        <w:br/>
        <w:t xml:space="preserve">                }</w:t>
      </w:r>
      <w:r>
        <w:br/>
        <w:t xml:space="preserve">                ,</w:t>
      </w:r>
      <w:r>
        <w:br/>
        <w:t xml:space="preserve">              "schema": { "$ref": "#/definitions/SceneMember" }</w:t>
      </w:r>
      <w:r>
        <w:br/>
        <w:t xml:space="preserve">            }</w:t>
      </w:r>
      <w:r>
        <w:br/>
        <w:t xml:space="preserve">        }</w:t>
      </w:r>
      <w:r>
        <w:br/>
        <w:t xml:space="preserve">      }</w:t>
      </w:r>
      <w:r>
        <w:br/>
        <w:t xml:space="preserve">    },</w:t>
      </w:r>
      <w:r>
        <w:br/>
        <w:t xml:space="preserve">    "/SceneCollectionResURI" : {</w:t>
      </w:r>
      <w:r>
        <w:br/>
        <w:t xml:space="preserve">      "get": {</w:t>
      </w:r>
      <w:r>
        <w:br/>
        <w:t xml:space="preserve">        "description": "Collection that models a set of Scenes.\nThis resource is a generic collection resource with additional parameters.\nThe rts value shall contain oic.scenemember resource types.\nThe additional parameters are\n  lastScene, this is the scene value last set by any OCF Client\n  sceneValues, this is the list of available scenes\n  lastScene shall be listed in sceneValues.\nProvides the current list of web links pointing to scenes\n",</w:t>
      </w:r>
      <w:r>
        <w:br/>
        <w:t xml:space="preserve">        "parameters": [</w:t>
      </w:r>
      <w:r>
        <w:br/>
        <w:t xml:space="preserve">        ],</w:t>
      </w:r>
      <w:r>
        <w:br/>
        <w:t xml:space="preserve">        "responses": {</w:t>
      </w:r>
      <w:r>
        <w:br/>
        <w:t xml:space="preserve">            "200": {</w:t>
      </w:r>
      <w:r>
        <w:br/>
        <w:t xml:space="preserve">              "description" : "",</w:t>
      </w:r>
      <w:r>
        <w:br/>
        <w:t xml:space="preserve">              "x-example":</w:t>
      </w:r>
      <w:r>
        <w:br/>
        <w:t xml:space="preserve">                {</w:t>
      </w:r>
      <w:r>
        <w:br/>
        <w:t xml:space="preserve">                    "lastScene": "off",</w:t>
      </w:r>
      <w:r>
        <w:br/>
        <w:t xml:space="preserve">                    "sceneValues": ["off","Reading","TVWatching"],</w:t>
      </w:r>
      <w:r>
        <w:br/>
        <w:t xml:space="preserve">                    "rt":       ["oic.wk.scenecollection"],</w:t>
      </w:r>
      <w:r>
        <w:br/>
        <w:t xml:space="preserve">                    "n":        "My Scenes for my living room",</w:t>
      </w:r>
      <w:r>
        <w:br/>
        <w:t xml:space="preserve">                    "id":       "0685B960-736F-46F7-BEC0-9E6CBD671ADC1",</w:t>
      </w:r>
      <w:r>
        <w:br/>
        <w:t xml:space="preserve">                    "rts":      ["oic.wk.scenemember"],</w:t>
      </w:r>
      <w:r>
        <w:br/>
        <w:t xml:space="preserve">                    "links": [</w:t>
      </w:r>
      <w:r>
        <w:br/>
        <w:t xml:space="preserve">                     ]</w:t>
      </w:r>
      <w:r>
        <w:br/>
        <w:t xml:space="preserve">                }</w:t>
      </w:r>
      <w:r>
        <w:br/>
        <w:t xml:space="preserve">                ,</w:t>
      </w:r>
      <w:r>
        <w:br/>
        <w:t xml:space="preserve">              "schema": { "$ref": "#/definitions/SceneCollection" }</w:t>
      </w:r>
      <w:r>
        <w:br/>
        <w:t xml:space="preserve">            }</w:t>
      </w:r>
      <w:r>
        <w:br/>
      </w:r>
      <w:r>
        <w:lastRenderedPageBreak/>
        <w:t xml:space="preserve">        }</w:t>
      </w:r>
      <w:r>
        <w:br/>
        <w:t xml:space="preserve">      },</w:t>
      </w:r>
      <w:r>
        <w:br/>
        <w:t xml:space="preserve">      "post": {</w:t>
      </w:r>
      <w:r>
        <w:br/>
        <w:t xml:space="preserve">        "description": "Provides the action to change the last set scene selection.\nCalling this method shall update  all scene members to the prescribed membervalue.\nWhen this method is called with the same value as the current lastScene value\nthen all scene members shall be updated.\n",</w:t>
      </w:r>
      <w:r>
        <w:br/>
        <w:t xml:space="preserve">        "parameters": [</w:t>
      </w:r>
      <w:r>
        <w:br/>
        <w:t xml:space="preserve">          {</w:t>
      </w:r>
      <w:r>
        <w:br/>
        <w:t xml:space="preserve">            "name": "body",</w:t>
      </w:r>
      <w:r>
        <w:br/>
        <w:t xml:space="preserve">            "in": "body",</w:t>
      </w:r>
      <w:r>
        <w:br/>
        <w:t xml:space="preserve">            "required": true,</w:t>
      </w:r>
      <w:r>
        <w:br/>
        <w:t xml:space="preserve">            "schema": { "$ref": "#/definitions/SceneCollectionUpdate" },</w:t>
      </w:r>
      <w:r>
        <w:br/>
        <w:t xml:space="preserve">            "x-example":</w:t>
      </w:r>
      <w:r>
        <w:br/>
        <w:t xml:space="preserve">              {</w:t>
      </w:r>
      <w:r>
        <w:br/>
        <w:t xml:space="preserve">                 "lastScene": "Reading"</w:t>
      </w:r>
      <w:r>
        <w:br/>
        <w:t xml:space="preserve">              }</w:t>
      </w:r>
      <w:r>
        <w:br/>
        <w:t xml:space="preserve">          }</w:t>
      </w:r>
      <w:r>
        <w:br/>
        <w:t xml:space="preserve">        ],</w:t>
      </w:r>
      <w:r>
        <w:br/>
        <w:t xml:space="preserve">        "responses": {</w:t>
      </w:r>
      <w:r>
        <w:br/>
        <w:t xml:space="preserve">            "200": {</w:t>
      </w:r>
      <w:r>
        <w:br/>
        <w:t xml:space="preserve">              "description" : "Indicates that the value is changed.\nThe changed properties are provided in the response.\n",</w:t>
      </w:r>
      <w:r>
        <w:br/>
        <w:t xml:space="preserve">              "x-example":</w:t>
      </w:r>
      <w:r>
        <w:br/>
        <w:t xml:space="preserve">                {</w:t>
      </w:r>
      <w:r>
        <w:br/>
        <w:t xml:space="preserve">                    "lastScene": "Reading"</w:t>
      </w:r>
      <w:r>
        <w:br/>
        <w:t xml:space="preserve">                }</w:t>
      </w:r>
      <w:r>
        <w:br/>
        <w:t xml:space="preserve">                ,</w:t>
      </w:r>
      <w:r>
        <w:br/>
        <w:t xml:space="preserve">              "schema": { "$ref": "#/definitions/SceneCollectionUpdate" }</w:t>
      </w:r>
      <w:r>
        <w:br/>
        <w:t xml:space="preserve">            }</w:t>
      </w:r>
      <w:r>
        <w:br/>
        <w:t xml:space="preserve">        }</w:t>
      </w:r>
      <w:r>
        <w:br/>
        <w:t xml:space="preserve">      }</w:t>
      </w:r>
      <w:r>
        <w:br/>
        <w:t xml:space="preserve">    }</w:t>
      </w:r>
      <w:r>
        <w:br/>
        <w:t xml:space="preserve">  },</w:t>
      </w:r>
      <w:r>
        <w:br/>
        <w:t xml:space="preserve">  "parameters": {</w:t>
      </w:r>
      <w:r>
        <w:br/>
        <w:t xml:space="preserve">    "interface" : {</w:t>
      </w:r>
      <w:r>
        <w:br/>
        <w:t xml:space="preserve">      "in" : "query",</w:t>
      </w:r>
      <w:r>
        <w:br/>
        <w:t xml:space="preserve">      "name" : "if",</w:t>
      </w:r>
      <w:r>
        <w:br/>
        <w:t xml:space="preserve">      "type" : "string",</w:t>
      </w:r>
      <w:r>
        <w:br/>
        <w:t xml:space="preserve">      "enum" : ["oic.if.a", "oic.if.ll", "oic.if.baseline"]</w:t>
      </w:r>
      <w:r>
        <w:br/>
        <w:t xml:space="preserve">    }</w:t>
      </w:r>
      <w:r>
        <w:br/>
        <w:t xml:space="preserve">  },</w:t>
      </w:r>
      <w:r>
        <w:br/>
        <w:t xml:space="preserve">  "definitions": {</w:t>
      </w:r>
      <w:r>
        <w:br/>
        <w:t xml:space="preserve">    "Collection" : {</w:t>
      </w:r>
      <w:r>
        <w:br/>
        <w:t xml:space="preserve">      "properties": {</w:t>
      </w:r>
      <w:r>
        <w:br/>
        <w:t xml:space="preserve">        "links" :</w:t>
      </w:r>
      <w:r>
        <w:br/>
        <w:t xml:space="preserve">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r>
      <w:r>
        <w:br/>
        <w:t xml:space="preserve">        }</w:t>
      </w:r>
      <w:r>
        <w:br/>
        <w:t xml:space="preserve">    }</w:t>
      </w:r>
      <w:r>
        <w:br/>
        <w:t xml:space="preserve">    ,</w:t>
      </w:r>
      <w:r>
        <w:br/>
        <w:t xml:space="preserve">    "SceneMember"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"SceneMappings" :</w:t>
      </w:r>
      <w:r>
        <w:br/>
      </w:r>
      <w:r>
        <w:lastRenderedPageBreak/>
        <w:t xml:space="preserve">                {</w:t>
      </w:r>
      <w:r>
        <w:br/>
        <w:t xml:space="preserve">          "description": "array of mappings per scene, can be one(1)",</w:t>
      </w:r>
      <w:r>
        <w:br/>
        <w:t xml:space="preserve">          "items": {</w:t>
      </w:r>
      <w:r>
        <w:br/>
        <w:t xml:space="preserve">            "properties": {</w:t>
      </w:r>
      <w:r>
        <w:br/>
        <w:t xml:space="preserve">              "memberProperty": {</w:t>
      </w:r>
      <w:r>
        <w:br/>
        <w:t xml:space="preserve">                "description": "property name that will be mapped",</w:t>
      </w:r>
      <w:r>
        <w:br/>
        <w:t xml:space="preserve">                "readOnly": true,</w:t>
      </w:r>
      <w:r>
        <w:br/>
        <w:t xml:space="preserve">                "type": "string"</w:t>
      </w:r>
      <w:r>
        <w:br/>
        <w:t xml:space="preserve">              },</w:t>
      </w:r>
      <w:r>
        <w:br/>
        <w:t xml:space="preserve">              "memberValue": {</w:t>
      </w:r>
      <w:r>
        <w:br/>
        <w:t xml:space="preserve">                "description": "value of the Member Property",</w:t>
      </w:r>
      <w:r>
        <w:br/>
        <w:t xml:space="preserve">                "readOnly": true,</w:t>
      </w:r>
      <w:r>
        <w:br/>
        <w:t xml:space="preserve">                "type": "string"</w:t>
      </w:r>
      <w:r>
        <w:br/>
        <w:t xml:space="preserve">              },</w:t>
      </w:r>
      <w:r>
        <w:br/>
        <w:t xml:space="preserve">              "scene": {</w:t>
      </w:r>
      <w:r>
        <w:br/>
        <w:t xml:space="preserve">                "description": "Specifies a scene value that will be acted upon",</w:t>
      </w:r>
      <w:r>
        <w:br/>
        <w:t xml:space="preserve">                "type": "string"</w:t>
      </w:r>
      <w:r>
        <w:br/>
        <w:t xml:space="preserve">              }</w:t>
      </w:r>
      <w:r>
        <w:br/>
        <w:t xml:space="preserve">            },</w:t>
      </w:r>
      <w:r>
        <w:br/>
        <w:t xml:space="preserve">            "required": [</w:t>
      </w:r>
      <w:r>
        <w:br/>
        <w:t xml:space="preserve">              "scene",</w:t>
      </w:r>
      <w:r>
        <w:br/>
        <w:t xml:space="preserve">              "memberProperty",</w:t>
      </w:r>
      <w:r>
        <w:br/>
        <w:t xml:space="preserve">              "memberValue"</w:t>
      </w:r>
      <w:r>
        <w:br/>
        <w:t xml:space="preserve">            ],</w:t>
      </w:r>
      <w:r>
        <w:br/>
        <w:t xml:space="preserve">            "type": "object"</w:t>
      </w:r>
      <w:r>
        <w:br/>
        <w:t xml:space="preserve">          },</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"link" :</w:t>
      </w:r>
      <w:r>
        <w:br/>
        <w:t xml:space="preserve">                {</w:t>
      </w:r>
      <w:r>
        <w:br/>
        <w:t xml:space="preserve">          "allOf":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"allOf":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t xml:space="preserve">                    {</w:t>
      </w:r>
      <w:r>
        <w:br/>
        <w:t xml:space="preserve">                      "description": "The device ID"</w:t>
      </w:r>
      <w:r>
        <w:br/>
        <w:t xml:space="preserve">                    }</w:t>
      </w:r>
      <w:r>
        <w:br/>
        <w:t xml:space="preserve">                  ]</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r>
      <w:r>
        <w:lastRenderedPageBreak/>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r>
      <w:r>
        <w:lastRenderedPageBreak/>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w:t>
      </w:r>
      <w:r>
        <w:br/>
        <w:t xml:space="preserve">              "description": "OCF link that points to a resource"</w:t>
      </w:r>
      <w:r>
        <w:br/>
        <w:t xml:space="preserve">            }</w:t>
      </w:r>
      <w:r>
        <w:br/>
        <w:t xml:space="preserve">          ]</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r>
      <w:r>
        <w:lastRenderedPageBreak/>
        <w:t xml:space="preserve">          "type": "array"</w:t>
      </w:r>
      <w:r>
        <w:br/>
        <w:t xml:space="preserve">        }</w:t>
      </w:r>
      <w:r>
        <w:br/>
      </w:r>
      <w:r>
        <w:br/>
        <w:t xml:space="preserve">        }</w:t>
      </w:r>
      <w:r>
        <w:br/>
        <w:t xml:space="preserve">    }</w:t>
      </w:r>
      <w:r>
        <w:br/>
        <w:t xml:space="preserve">    ,</w:t>
      </w:r>
      <w:r>
        <w:br/>
        <w:t xml:space="preserve">    "SceneCollection"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"links" :</w:t>
      </w:r>
      <w:r>
        <w:br/>
        <w:t xml:space="preserve">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r>
      <w:r>
        <w:lastRenderedPageBreak/>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r>
      <w:r>
        <w:lastRenderedPageBreak/>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r>
      <w:r>
        <w:br/>
        <w:t xml:space="preserve">        "sceneValues" :</w:t>
      </w:r>
      <w:r>
        <w:br/>
        <w:t xml:space="preserve">                {</w:t>
      </w:r>
      <w:r>
        <w:br/>
        <w:t xml:space="preserve">          "description": "All available scene values",</w:t>
      </w:r>
      <w:r>
        <w:br/>
        <w:t xml:space="preserve">          "items": {</w:t>
      </w:r>
      <w:r>
        <w:br/>
        <w:t xml:space="preserve">            "type": "string"</w:t>
      </w:r>
      <w:r>
        <w:br/>
        <w:t xml:space="preserve">          },</w:t>
      </w:r>
      <w:r>
        <w:br/>
        <w:t xml:space="preserve">          "readOnly": true,</w:t>
      </w:r>
      <w:r>
        <w:br/>
        <w:t xml:space="preserve">          "type": "array"</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"rts"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r>
      <w:r>
        <w:lastRenderedPageBreak/>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w:t>
      </w:r>
      <w:r>
        <w:br/>
        <w:t xml:space="preserve">    }</w:t>
      </w:r>
      <w:r>
        <w:br/>
        <w:t xml:space="preserve">    ,</w:t>
      </w:r>
      <w:r>
        <w:br/>
        <w:t xml:space="preserve">    "SceneCollectionUpdate" : {</w:t>
      </w:r>
      <w:r>
        <w:br/>
        <w:t xml:space="preserve">      "properties": {</w:t>
      </w:r>
      <w:r>
        <w:br/>
        <w:t xml:space="preserve">        "rt" :</w:t>
      </w:r>
      <w:r>
        <w:br/>
        <w:t xml:space="preserve">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r>
      <w:r>
        <w:br/>
        <w:t xml:space="preserve">        "lastScene" :</w:t>
      </w:r>
      <w:r>
        <w:br/>
        <w:t xml:space="preserve">                {</w:t>
      </w:r>
      <w:r>
        <w:br/>
        <w:t xml:space="preserve">          "description": "Last selected Scene from the set of sceneValues",</w:t>
      </w:r>
      <w:r>
        <w:br/>
        <w:t xml:space="preserve">          "type": "string"</w:t>
      </w:r>
      <w:r>
        <w:br/>
        <w:t xml:space="preserve">        },</w:t>
      </w:r>
      <w:r>
        <w:br/>
      </w:r>
      <w:r>
        <w:br/>
        <w:t xml:space="preserve">        "n" :</w:t>
      </w:r>
      <w:r>
        <w:br/>
        <w:t xml:space="preserve">                {</w:t>
      </w:r>
      <w:r>
        <w:br/>
        <w:t xml:space="preserve">          "description": "Friendly name of the resource",</w:t>
      </w:r>
      <w:r>
        <w:br/>
        <w:t xml:space="preserve">          "maxLength": 64,</w:t>
      </w:r>
      <w:r>
        <w:br/>
        <w:t xml:space="preserve">          "readOnly": true,</w:t>
      </w:r>
      <w:r>
        <w:br/>
        <w:t xml:space="preserve">          "type": "string"</w:t>
      </w:r>
      <w:r>
        <w:br/>
        <w:t xml:space="preserve">        },</w:t>
      </w:r>
      <w:r>
        <w:br/>
      </w:r>
      <w:r>
        <w:br/>
        <w:t xml:space="preserve">        "id" :</w:t>
      </w:r>
      <w:r>
        <w:br/>
        <w:t xml:space="preserve">                {</w:t>
      </w:r>
      <w:r>
        <w:br/>
        <w:t xml:space="preserve">          "description": "Instance ID of this specific resource",</w:t>
      </w:r>
      <w:r>
        <w:br/>
        <w:t xml:space="preserve">          "maxLength": 64,</w:t>
      </w:r>
      <w:r>
        <w:br/>
        <w:t xml:space="preserve">          "readOnly": true,</w:t>
      </w:r>
      <w:r>
        <w:br/>
        <w:t xml:space="preserve">          "type": "string"</w:t>
      </w:r>
      <w:r>
        <w:br/>
        <w:t xml:space="preserve">        },</w:t>
      </w:r>
      <w:r>
        <w:br/>
      </w:r>
      <w:r>
        <w:br/>
        <w:t xml:space="preserve">        "if" :</w:t>
      </w:r>
      <w:r>
        <w:br/>
        <w:t xml:space="preserve">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"oic.if.lb",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"readOnly": true,</w:t>
      </w:r>
      <w:r>
        <w:br/>
        <w:t xml:space="preserve">          "type": "array"</w:t>
      </w:r>
      <w:r>
        <w:br/>
        <w:t xml:space="preserve">        }</w:t>
      </w:r>
      <w:r>
        <w:br/>
      </w:r>
      <w:r>
        <w:lastRenderedPageBreak/>
        <w:br/>
        <w:t xml:space="preserve">        }</w:t>
      </w:r>
      <w:r>
        <w:br/>
        <w:t xml:space="preserve">    }</w:t>
      </w:r>
      <w:r>
        <w:br/>
        <w:t xml:space="preserve">    ,"uuid" :</w:t>
      </w:r>
      <w:r>
        <w:br/>
        <w:t xml:space="preserve">        {</w:t>
      </w:r>
      <w:r>
        <w:br/>
        <w:t xml:space="preserve">      "description": "Format pattern according to IETF RFC 4122.",</w:t>
      </w:r>
      <w:r>
        <w:br/>
        <w:t xml:space="preserve">      "pattern": "^[a-fA-F0-9]{8}-[a-fA-F0-9]{4}-[a-fA-F0-9]{4}-[a-fA-F0-9]{4}-[a-fA-F0-9]{12}$",</w:t>
      </w:r>
      <w:r>
        <w:br/>
        <w:t xml:space="preserve">      "type": "string"</w:t>
      </w:r>
      <w:r>
        <w:br/>
        <w:t xml:space="preserve">    }</w:t>
      </w:r>
      <w:r>
        <w:br/>
      </w:r>
      <w:r>
        <w:br/>
        <w:t xml:space="preserve">    ,"oic.collection.properties" :</w:t>
      </w:r>
      <w:r>
        <w:br/>
        <w:t xml:space="preserve">        {</w:t>
      </w:r>
      <w:r>
        <w:br/>
        <w:t xml:space="preserve">      "description": "A collection is a set of links along with additional properties to describe the collection itself",</w:t>
      </w:r>
      <w:r>
        <w:br/>
        <w:t xml:space="preserve">      "properties": {</w:t>
      </w:r>
      <w:r>
        <w:br/>
        <w:t xml:space="preserve">        "rts": {</w:t>
      </w:r>
      <w:r>
        <w:br/>
        <w:t xml:space="preserve">          "$ref": "#/definitions/oic.core/properties/rt",</w:t>
      </w:r>
      <w:r>
        <w:br/>
        <w:t xml:space="preserve">          "description": "The list of allowable resource types (for Target and anchors) in links included in the collection"</w:t>
      </w:r>
      <w:r>
        <w:br/>
        <w:t xml:space="preserve">        }</w:t>
      </w:r>
      <w:r>
        <w:br/>
        <w:t xml:space="preserve">      },</w:t>
      </w:r>
      <w:r>
        <w:br/>
        <w:t xml:space="preserve">      "type": "object"</w:t>
      </w:r>
      <w:r>
        <w:br/>
        <w:t xml:space="preserve">    }</w:t>
      </w:r>
      <w:r>
        <w:br/>
      </w:r>
      <w:r>
        <w:br/>
        <w:t xml:space="preserve">    ,"oic.core" :</w:t>
      </w:r>
      <w:r>
        <w:br/>
        <w:t xml:space="preserve">        {</w:t>
      </w:r>
      <w:r>
        <w:br/>
        <w:t xml:space="preserve">      "properties":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"readOnly": true,</w:t>
      </w:r>
      <w:r>
        <w:br/>
        <w:t xml:space="preserve">          "type": "array"</w:t>
      </w:r>
      <w:r>
        <w:br/>
        <w:t xml:space="preserve">        }</w:t>
      </w:r>
      <w:r>
        <w:br/>
        <w:t xml:space="preserve">      },</w:t>
      </w:r>
      <w:r>
        <w:br/>
        <w:t xml:space="preserve">      "type": "object"</w:t>
      </w:r>
      <w:r>
        <w:br/>
        <w:t xml:space="preserve">    }</w:t>
      </w:r>
      <w:r>
        <w:br/>
      </w:r>
      <w:r>
        <w:br/>
        <w:t xml:space="preserve">    ,"oic.collection.linksexpanded" :</w:t>
      </w:r>
      <w:r>
        <w:br/>
        <w:t xml:space="preserve">        {</w:t>
      </w:r>
      <w:r>
        <w:br/>
        <w:t xml:space="preserve">      "properties": {</w:t>
      </w:r>
      <w:r>
        <w:br/>
        <w:t xml:space="preserve">        "links": {</w:t>
      </w:r>
      <w:r>
        <w:br/>
        <w:t xml:space="preserve">          "description": "A set of simple or individual OIC Links.",</w:t>
      </w:r>
      <w:r>
        <w:br/>
        <w:t xml:space="preserve">          "items":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"description": "Format pattern according to IETF RFC 4122.",</w:t>
      </w:r>
      <w:r>
        <w:br/>
        <w:t xml:space="preserve">                "pattern": "^[a-fA-F0-9]{8}-[a-fA-F0-9]{4}-[a-fA-F0-9]{4}-[a-fA-F0-9]{4}-[a-fA-F0-9]{12}$",</w:t>
      </w:r>
      <w:r>
        <w:br/>
        <w:t xml:space="preserve">                "type": "string"</w:t>
      </w:r>
      <w:r>
        <w:br/>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r>
      <w:r>
        <w:lastRenderedPageBreak/>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r>
      <w:r>
        <w:lastRenderedPageBreak/>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t xml:space="preserve">          "type": "array"</w:t>
      </w:r>
      <w:r>
        <w:br/>
        <w:t xml:space="preserve">        }</w:t>
      </w:r>
      <w:r>
        <w:br/>
        <w:t xml:space="preserve">      },</w:t>
      </w:r>
      <w:r>
        <w:br/>
        <w:t xml:space="preserve">      "type": "object"</w:t>
      </w:r>
      <w:r>
        <w:br/>
        <w:t xml:space="preserve">    }</w:t>
      </w:r>
      <w:r>
        <w:br/>
      </w:r>
      <w:r>
        <w:br/>
        <w:t xml:space="preserve">    ,"oic.collection.links" :</w:t>
      </w:r>
      <w:r>
        <w:br/>
        <w:t xml:space="preserve">        {</w:t>
      </w:r>
      <w:r>
        <w:br/>
        <w:t xml:space="preserve">      "properties": {</w:t>
      </w:r>
      <w:r>
        <w:br/>
        <w:t xml:space="preserve">        "links": {</w:t>
      </w:r>
      <w:r>
        <w:br/>
        <w:t xml:space="preserve">          "description": "A set of simple or individual OIC Links.",</w:t>
      </w:r>
      <w:r>
        <w:br/>
        <w:t xml:space="preserve">          "items": {</w:t>
      </w:r>
      <w:r>
        <w:br/>
        <w:t xml:space="preserve">            "$ref": "#/definitions/oic.oic-link"</w:t>
      </w:r>
      <w:r>
        <w:br/>
        <w:t xml:space="preserve">          },</w:t>
      </w:r>
      <w:r>
        <w:br/>
        <w:t xml:space="preserve">          "type": "array"</w:t>
      </w:r>
      <w:r>
        <w:br/>
        <w:t xml:space="preserve">        }</w:t>
      </w:r>
      <w:r>
        <w:br/>
        <w:t xml:space="preserve">      },</w:t>
      </w:r>
      <w:r>
        <w:br/>
        <w:t xml:space="preserve">      "type": "object"</w:t>
      </w:r>
      <w:r>
        <w:br/>
        <w:t xml:space="preserve">    }</w:t>
      </w:r>
      <w:r>
        <w:br/>
      </w:r>
      <w:r>
        <w:br/>
        <w:t xml:space="preserve">    ,"oic.oic-link" :</w:t>
      </w:r>
      <w:r>
        <w:br/>
        <w:t xml:space="preserve">        {</w:t>
      </w:r>
      <w:r>
        <w:br/>
        <w:t xml:space="preserve">      "properties": {</w:t>
      </w:r>
      <w:r>
        <w:br/>
        <w:t xml:space="preserve">        "anchor": {</w:t>
      </w:r>
      <w:r>
        <w:br/>
        <w:t xml:space="preserve">          "description": "This is used to override the context URI e.g. override the URI of the containing collection.",</w:t>
      </w:r>
      <w:r>
        <w:br/>
        <w:t xml:space="preserve">          "format": "uri",</w:t>
      </w:r>
      <w:r>
        <w:br/>
        <w:t xml:space="preserve">          "maxLength": 256,</w:t>
      </w:r>
      <w:r>
        <w:br/>
        <w:t xml:space="preserve">          "type": "string"</w:t>
      </w:r>
      <w:r>
        <w:br/>
        <w:t xml:space="preserve">        },</w:t>
      </w:r>
      <w:r>
        <w:br/>
        <w:t xml:space="preserve">        "di": {</w:t>
      </w:r>
      <w:r>
        <w:br/>
        <w:t xml:space="preserve">          "$ref": "#/definitions/uuid",</w:t>
      </w:r>
      <w:r>
        <w:br/>
        <w:t xml:space="preserve">          "description": "The device ID"</w:t>
      </w:r>
      <w:r>
        <w:br/>
      </w:r>
      <w:r>
        <w:lastRenderedPageBreak/>
        <w:t xml:space="preserve">        },</w:t>
      </w:r>
      <w:r>
        <w:br/>
        <w:t xml:space="preserve">        "eps": {</w:t>
      </w:r>
      <w:r>
        <w:br/>
        <w:t xml:space="preserve">          "description": "the Endpoint information of the target Resource",</w:t>
      </w:r>
      <w:r>
        <w:br/>
        <w:t xml:space="preserve">          "items": {</w:t>
      </w:r>
      <w:r>
        <w:br/>
        <w:t xml:space="preserve">            "properties": {</w:t>
      </w:r>
      <w:r>
        <w:br/>
        <w:t xml:space="preserve">              "ep": {</w:t>
      </w:r>
      <w:r>
        <w:br/>
        <w:t xml:space="preserve">                "description": "Transport Protocol Suite + Endpoint Locator",</w:t>
      </w:r>
      <w:r>
        <w:br/>
        <w:t xml:space="preserve">                "format": "uri",</w:t>
      </w:r>
      <w:r>
        <w:br/>
        <w:t xml:space="preserve">                "type": "string"</w:t>
      </w:r>
      <w:r>
        <w:br/>
        <w:t xml:space="preserve">              },</w:t>
      </w:r>
      <w:r>
        <w:br/>
        <w:t xml:space="preserve">              "pri": {</w:t>
      </w:r>
      <w:r>
        <w:br/>
        <w:t xml:space="preserve">                "description": "The priority among multiple Endpoints",</w:t>
      </w:r>
      <w:r>
        <w:br/>
        <w:t xml:space="preserve">                "minimum": 1,</w:t>
      </w:r>
      <w:r>
        <w:br/>
        <w:t xml:space="preserve">                "type": "integer"</w:t>
      </w:r>
      <w:r>
        <w:br/>
        <w:t xml:space="preserve">              }</w:t>
      </w:r>
      <w:r>
        <w:br/>
        <w:t xml:space="preserve">            },</w:t>
      </w:r>
      <w:r>
        <w:br/>
        <w:t xml:space="preserve">            "type": "object"</w:t>
      </w:r>
      <w:r>
        <w:br/>
        <w:t xml:space="preserve">          },</w:t>
      </w:r>
      <w:r>
        <w:br/>
        <w:t xml:space="preserve">          "type": "array"</w:t>
      </w:r>
      <w:r>
        <w:br/>
        <w:t xml:space="preserve">        },</w:t>
      </w:r>
      <w:r>
        <w:br/>
        <w:t xml:space="preserve">        "href": {</w:t>
      </w:r>
      <w:r>
        <w:br/>
        <w:t xml:space="preserve">          "description": "This is the target URI, it can be specified as a Relative Reference or fully-qualified URI.",</w:t>
      </w:r>
      <w:r>
        <w:br/>
        <w:t xml:space="preserve">          "format": "uri",</w:t>
      </w:r>
      <w:r>
        <w:br/>
        <w:t xml:space="preserve">          "maxLength": 256,</w:t>
      </w:r>
      <w:r>
        <w:br/>
        <w:t xml:space="preserve">          "type": "string"</w:t>
      </w:r>
      <w:r>
        <w:br/>
        <w:t xml:space="preserve">        },</w:t>
      </w:r>
      <w:r>
        <w:br/>
        <w:t xml:space="preserve">        "if": {</w:t>
      </w:r>
      <w:r>
        <w:br/>
        <w:t xml:space="preserve">          "description": "The interface set supported by this resource",</w:t>
      </w:r>
      <w:r>
        <w:br/>
        <w:t xml:space="preserve">          "items": {</w:t>
      </w:r>
      <w:r>
        <w:br/>
        <w:t xml:space="preserve">            "enum": [</w:t>
      </w:r>
      <w:r>
        <w:br/>
        <w:t xml:space="preserve">              "oic.if.baseline",</w:t>
      </w:r>
      <w:r>
        <w:br/>
        <w:t xml:space="preserve">              "oic.if.ll",</w:t>
      </w:r>
      <w:r>
        <w:br/>
        <w:t xml:space="preserve">              "oic.if.b",</w:t>
      </w:r>
      <w:r>
        <w:br/>
        <w:t xml:space="preserve">              "oic.if.rw",</w:t>
      </w:r>
      <w:r>
        <w:br/>
        <w:t xml:space="preserve">              "oic.if.r",</w:t>
      </w:r>
      <w:r>
        <w:br/>
        <w:t xml:space="preserve">              "oic.if.a",</w:t>
      </w:r>
      <w:r>
        <w:br/>
        <w:t xml:space="preserve">              "oic.if.s"</w:t>
      </w:r>
      <w:r>
        <w:br/>
        <w:t xml:space="preserve">            ],</w:t>
      </w:r>
      <w:r>
        <w:br/>
        <w:t xml:space="preserve">            "type": "string"</w:t>
      </w:r>
      <w:r>
        <w:br/>
        <w:t xml:space="preserve">          },</w:t>
      </w:r>
      <w:r>
        <w:br/>
        <w:t xml:space="preserve">          "minItems": 1,</w:t>
      </w:r>
      <w:r>
        <w:br/>
        <w:t xml:space="preserve">          "type": "array"</w:t>
      </w:r>
      <w:r>
        <w:br/>
        <w:t xml:space="preserve">        },</w:t>
      </w:r>
      <w:r>
        <w:br/>
        <w:t xml:space="preserve">        "ins": {</w:t>
      </w:r>
      <w:r>
        <w:br/>
        <w:t xml:space="preserve">          "description": "The instance identifier for this web link in an array of web links - used in collections",</w:t>
      </w:r>
      <w:r>
        <w:br/>
        <w:t xml:space="preserve">          "type": "integer"</w:t>
      </w:r>
      <w:r>
        <w:br/>
        <w:t xml:space="preserve">        },</w:t>
      </w:r>
      <w:r>
        <w:br/>
        <w:t xml:space="preserve">        "p": {</w:t>
      </w:r>
      <w:r>
        <w:br/>
        <w:t xml:space="preserve">          "description": "Specifies the framework policies on the Resource referenced by the target URI",</w:t>
      </w:r>
      <w:r>
        <w:br/>
        <w:t xml:space="preserve">          "properties": {</w:t>
      </w:r>
      <w:r>
        <w:br/>
        <w:t xml:space="preserve">            "bm": {</w:t>
      </w:r>
      <w:r>
        <w:br/>
        <w:t xml:space="preserve">              "description": "Specifies the framework policies on the Resource referenced by the target URI for e.g. observable and discoverable",</w:t>
      </w:r>
      <w:r>
        <w:br/>
        <w:t xml:space="preserve">              "type": "integer"</w:t>
      </w:r>
      <w:r>
        <w:br/>
        <w:t xml:space="preserve">            }</w:t>
      </w:r>
      <w:r>
        <w:br/>
        <w:t xml:space="preserve">          },</w:t>
      </w:r>
      <w:r>
        <w:br/>
        <w:t xml:space="preserve">          "required": [</w:t>
      </w:r>
      <w:r>
        <w:br/>
        <w:t xml:space="preserve">            "bm"</w:t>
      </w:r>
      <w:r>
        <w:br/>
        <w:t xml:space="preserve">          ],</w:t>
      </w:r>
      <w:r>
        <w:br/>
        <w:t xml:space="preserve">          "type": "object"</w:t>
      </w:r>
      <w:r>
        <w:br/>
        <w:t xml:space="preserve">        },</w:t>
      </w:r>
      <w:r>
        <w:br/>
        <w:t xml:space="preserve">        "rel": {</w:t>
      </w:r>
      <w:r>
        <w:br/>
        <w:t xml:space="preserve">          "description": "The relation of the target URI referenced by the link to the context URI",</w:t>
      </w:r>
      <w:r>
        <w:br/>
        <w:t xml:space="preserve">          "oneOf": [</w:t>
      </w:r>
      <w:r>
        <w:br/>
        <w:t xml:space="preserve">            {</w:t>
      </w:r>
      <w:r>
        <w:br/>
        <w:t xml:space="preserve">              "default": [</w:t>
      </w:r>
      <w:r>
        <w:br/>
        <w:t xml:space="preserve">                "hosts"</w:t>
      </w:r>
      <w:r>
        <w:br/>
      </w:r>
      <w:r>
        <w:lastRenderedPageBreak/>
        <w:t xml:space="preserve">              ],</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"default": "hosts",</w:t>
      </w:r>
      <w:r>
        <w:br/>
        <w:t xml:space="preserve">              "maxLength": 64,</w:t>
      </w:r>
      <w:r>
        <w:br/>
        <w:t xml:space="preserve">              "type": "string"</w:t>
      </w:r>
      <w:r>
        <w:br/>
        <w:t xml:space="preserve">            }</w:t>
      </w:r>
      <w:r>
        <w:br/>
        <w:t xml:space="preserve">          ]</w:t>
      </w:r>
      <w:r>
        <w:br/>
        <w:t xml:space="preserve">        },</w:t>
      </w:r>
      <w:r>
        <w:br/>
        <w:t xml:space="preserve">        "rt": {</w:t>
      </w:r>
      <w:r>
        <w:br/>
        <w:t xml:space="preserve">          "description": "Resource Type of the Resource",</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"title": {</w:t>
      </w:r>
      <w:r>
        <w:br/>
        <w:t xml:space="preserve">          "description": "A title for the link relation. Can be used by the UI to provide a context.",</w:t>
      </w:r>
      <w:r>
        <w:br/>
        <w:t xml:space="preserve">          "maxLength": 64,</w:t>
      </w:r>
      <w:r>
        <w:br/>
        <w:t xml:space="preserve">          "type": "string"</w:t>
      </w:r>
      <w:r>
        <w:br/>
        <w:t xml:space="preserve">        },</w:t>
      </w:r>
      <w:r>
        <w:br/>
        <w:t xml:space="preserve">        "type": {</w:t>
      </w:r>
      <w:r>
        <w:br/>
        <w:t xml:space="preserve">          "default": "application/cbor",</w:t>
      </w:r>
      <w:r>
        <w:br/>
        <w:t xml:space="preserve">          "description": "A hint at the representation of the resource referenced by the target URI. This represents the media types that are used for both accepting and emitting.",</w:t>
      </w:r>
      <w:r>
        <w:br/>
        <w:t xml:space="preserve">          "items": {</w:t>
      </w:r>
      <w:r>
        <w:br/>
        <w:t xml:space="preserve">            "maxLength": 64,</w:t>
      </w:r>
      <w:r>
        <w:br/>
        <w:t xml:space="preserve">            "type": "string"</w:t>
      </w:r>
      <w:r>
        <w:br/>
        <w:t xml:space="preserve">          },</w:t>
      </w:r>
      <w:r>
        <w:br/>
        <w:t xml:space="preserve">          "minItems": 1,</w:t>
      </w:r>
      <w:r>
        <w:br/>
        <w:t xml:space="preserve">          "type": "array"</w:t>
      </w:r>
      <w:r>
        <w:br/>
        <w:t xml:space="preserve">        }</w:t>
      </w:r>
      <w:r>
        <w:br/>
        <w:t xml:space="preserve">      },</w:t>
      </w:r>
      <w:r>
        <w:br/>
        <w:t xml:space="preserve">      "required": [</w:t>
      </w:r>
      <w:r>
        <w:br/>
        <w:t xml:space="preserve">        "href",</w:t>
      </w:r>
      <w:r>
        <w:br/>
        <w:t xml:space="preserve">        "rt",</w:t>
      </w:r>
      <w:r>
        <w:br/>
        <w:t xml:space="preserve">        "if"</w:t>
      </w:r>
      <w:r>
        <w:br/>
        <w:t xml:space="preserve">      ],</w:t>
      </w:r>
      <w:r>
        <w:br/>
        <w:t xml:space="preserve">      "type": "object"</w:t>
      </w:r>
      <w:r>
        <w:br/>
        <w:t xml:space="preserve">    }</w:t>
      </w:r>
      <w:r>
        <w:br/>
      </w:r>
      <w:r>
        <w:br/>
        <w:t xml:space="preserve">  }</w:t>
      </w:r>
      <w:r>
        <w:br/>
        <w:t>}</w:t>
      </w:r>
      <w:r>
        <w:br/>
      </w:r>
    </w:p>
    <w:p w14:paraId="1013A550" w14:textId="77777777" w:rsidR="00731819" w:rsidRDefault="00731819" w:rsidP="00731819">
      <w:pPr>
        <w:pStyle w:val="ANNEX-heading2"/>
      </w:pPr>
      <w:bookmarkStart w:id="15509" w:name="_Toc509367511"/>
      <w:r>
        <w:t>Property Definition</w:t>
      </w:r>
      <w:bookmarkEnd w:id="15509"/>
    </w:p>
    <w:tbl>
      <w:tblPr>
        <w:tblStyle w:val="TABLE-A"/>
        <w:tblW w:w="0" w:type="auto"/>
        <w:tblLook w:val="04A0" w:firstRow="1" w:lastRow="0" w:firstColumn="1" w:lastColumn="0" w:noHBand="0" w:noVBand="1"/>
      </w:tblPr>
      <w:tblGrid>
        <w:gridCol w:w="1871"/>
        <w:gridCol w:w="1869"/>
        <w:gridCol w:w="1870"/>
        <w:gridCol w:w="1869"/>
        <w:gridCol w:w="1871"/>
      </w:tblGrid>
      <w:tr w:rsidR="00731819" w14:paraId="31EA3927" w14:textId="77777777" w:rsidTr="00731819">
        <w:trPr>
          <w:cnfStyle w:val="100000000000" w:firstRow="1" w:lastRow="0" w:firstColumn="0" w:lastColumn="0" w:oddVBand="0" w:evenVBand="0" w:oddHBand="0" w:evenHBand="0" w:firstRowFirstColumn="0" w:firstRowLastColumn="0" w:lastRowFirstColumn="0" w:lastRowLastColumn="0"/>
        </w:trPr>
        <w:tc>
          <w:tcPr>
            <w:tcW w:w="1872" w:type="dxa"/>
          </w:tcPr>
          <w:p w14:paraId="5CB9B2D8" w14:textId="77777777" w:rsidR="00731819" w:rsidRDefault="00731819" w:rsidP="00731819">
            <w:r>
              <w:t>Property name</w:t>
            </w:r>
          </w:p>
        </w:tc>
        <w:tc>
          <w:tcPr>
            <w:tcW w:w="1872" w:type="dxa"/>
          </w:tcPr>
          <w:p w14:paraId="5B0EFEEE" w14:textId="77777777" w:rsidR="00731819" w:rsidRDefault="00731819" w:rsidP="00731819">
            <w:r>
              <w:t>Value type</w:t>
            </w:r>
          </w:p>
        </w:tc>
        <w:tc>
          <w:tcPr>
            <w:tcW w:w="1872" w:type="dxa"/>
          </w:tcPr>
          <w:p w14:paraId="6956D0F7" w14:textId="77777777" w:rsidR="00731819" w:rsidRDefault="00731819" w:rsidP="00731819">
            <w:r>
              <w:t>Mandatory</w:t>
            </w:r>
          </w:p>
        </w:tc>
        <w:tc>
          <w:tcPr>
            <w:tcW w:w="1872" w:type="dxa"/>
          </w:tcPr>
          <w:p w14:paraId="429B9222" w14:textId="77777777" w:rsidR="00731819" w:rsidRDefault="00731819" w:rsidP="00731819">
            <w:r>
              <w:t>Access mode</w:t>
            </w:r>
          </w:p>
        </w:tc>
        <w:tc>
          <w:tcPr>
            <w:tcW w:w="1872" w:type="dxa"/>
          </w:tcPr>
          <w:p w14:paraId="65420C99" w14:textId="77777777" w:rsidR="00731819" w:rsidRDefault="00731819" w:rsidP="00731819">
            <w:r>
              <w:t>Description</w:t>
            </w:r>
          </w:p>
        </w:tc>
      </w:tr>
      <w:tr w:rsidR="00731819" w14:paraId="152B33DC" w14:textId="77777777" w:rsidTr="00731819">
        <w:tc>
          <w:tcPr>
            <w:tcW w:w="1872" w:type="dxa"/>
          </w:tcPr>
          <w:p w14:paraId="019F5268" w14:textId="77777777" w:rsidR="00731819" w:rsidRDefault="00731819" w:rsidP="00731819">
            <w:r>
              <w:t>rt</w:t>
            </w:r>
          </w:p>
        </w:tc>
        <w:tc>
          <w:tcPr>
            <w:tcW w:w="1872" w:type="dxa"/>
          </w:tcPr>
          <w:p w14:paraId="58290CF6" w14:textId="77777777" w:rsidR="00731819" w:rsidRDefault="00731819" w:rsidP="00731819">
            <w:r>
              <w:t>array: see schema</w:t>
            </w:r>
          </w:p>
        </w:tc>
        <w:tc>
          <w:tcPr>
            <w:tcW w:w="1872" w:type="dxa"/>
          </w:tcPr>
          <w:p w14:paraId="39E32783" w14:textId="77777777" w:rsidR="00731819" w:rsidRDefault="00731819" w:rsidP="00731819">
            <w:r>
              <w:t>yes</w:t>
            </w:r>
          </w:p>
        </w:tc>
        <w:tc>
          <w:tcPr>
            <w:tcW w:w="1872" w:type="dxa"/>
          </w:tcPr>
          <w:p w14:paraId="5A6FB257" w14:textId="77777777" w:rsidR="00731819" w:rsidRDefault="00731819" w:rsidP="00731819">
            <w:r>
              <w:t>Read Only</w:t>
            </w:r>
          </w:p>
        </w:tc>
        <w:tc>
          <w:tcPr>
            <w:tcW w:w="1872" w:type="dxa"/>
          </w:tcPr>
          <w:p w14:paraId="0A19A713" w14:textId="77777777" w:rsidR="00731819" w:rsidRDefault="00731819" w:rsidP="00731819">
            <w:r>
              <w:t>Resource Type of the Resource</w:t>
            </w:r>
          </w:p>
        </w:tc>
      </w:tr>
      <w:tr w:rsidR="00731819" w14:paraId="529FF975" w14:textId="77777777" w:rsidTr="00731819">
        <w:tc>
          <w:tcPr>
            <w:tcW w:w="1872" w:type="dxa"/>
          </w:tcPr>
          <w:p w14:paraId="35713BFD" w14:textId="77777777" w:rsidR="00731819" w:rsidRDefault="00731819" w:rsidP="00731819">
            <w:r>
              <w:t>lastScene</w:t>
            </w:r>
          </w:p>
        </w:tc>
        <w:tc>
          <w:tcPr>
            <w:tcW w:w="1872" w:type="dxa"/>
          </w:tcPr>
          <w:p w14:paraId="5417342C" w14:textId="77777777" w:rsidR="00731819" w:rsidRDefault="00731819" w:rsidP="00731819">
            <w:r>
              <w:t>string</w:t>
            </w:r>
          </w:p>
        </w:tc>
        <w:tc>
          <w:tcPr>
            <w:tcW w:w="1872" w:type="dxa"/>
          </w:tcPr>
          <w:p w14:paraId="19395EF8" w14:textId="77777777" w:rsidR="00731819" w:rsidRDefault="00731819" w:rsidP="00731819"/>
        </w:tc>
        <w:tc>
          <w:tcPr>
            <w:tcW w:w="1872" w:type="dxa"/>
          </w:tcPr>
          <w:p w14:paraId="48FD018C" w14:textId="77777777" w:rsidR="00731819" w:rsidRDefault="00731819" w:rsidP="00731819"/>
        </w:tc>
        <w:tc>
          <w:tcPr>
            <w:tcW w:w="1872" w:type="dxa"/>
          </w:tcPr>
          <w:p w14:paraId="2D312D34" w14:textId="77777777" w:rsidR="00731819" w:rsidRDefault="00731819" w:rsidP="00731819">
            <w:r>
              <w:t>Last selected Scene from the set of sceneValues</w:t>
            </w:r>
          </w:p>
        </w:tc>
      </w:tr>
      <w:tr w:rsidR="00731819" w14:paraId="2A22F6B4" w14:textId="77777777" w:rsidTr="00731819">
        <w:tc>
          <w:tcPr>
            <w:tcW w:w="1872" w:type="dxa"/>
          </w:tcPr>
          <w:p w14:paraId="5E31E7FA" w14:textId="77777777" w:rsidR="00731819" w:rsidRDefault="00731819" w:rsidP="00731819">
            <w:r>
              <w:t>rts</w:t>
            </w:r>
          </w:p>
        </w:tc>
        <w:tc>
          <w:tcPr>
            <w:tcW w:w="1872" w:type="dxa"/>
          </w:tcPr>
          <w:p w14:paraId="3B9D3FEE" w14:textId="77777777" w:rsidR="00731819" w:rsidRDefault="00731819" w:rsidP="00731819">
            <w:r>
              <w:t>array: see schema</w:t>
            </w:r>
          </w:p>
        </w:tc>
        <w:tc>
          <w:tcPr>
            <w:tcW w:w="1872" w:type="dxa"/>
          </w:tcPr>
          <w:p w14:paraId="1AAA6CB3" w14:textId="77777777" w:rsidR="00731819" w:rsidRDefault="00731819" w:rsidP="00731819"/>
        </w:tc>
        <w:tc>
          <w:tcPr>
            <w:tcW w:w="1872" w:type="dxa"/>
          </w:tcPr>
          <w:p w14:paraId="1718BD56" w14:textId="77777777" w:rsidR="00731819" w:rsidRDefault="00731819" w:rsidP="00731819">
            <w:r>
              <w:t>Read Only</w:t>
            </w:r>
          </w:p>
        </w:tc>
        <w:tc>
          <w:tcPr>
            <w:tcW w:w="1872" w:type="dxa"/>
          </w:tcPr>
          <w:p w14:paraId="2B244976" w14:textId="77777777" w:rsidR="00731819" w:rsidRDefault="00731819" w:rsidP="00731819">
            <w:r>
              <w:t>Resource Type of the Resource</w:t>
            </w:r>
          </w:p>
        </w:tc>
      </w:tr>
      <w:tr w:rsidR="00731819" w14:paraId="0588FF82" w14:textId="77777777" w:rsidTr="00731819">
        <w:tc>
          <w:tcPr>
            <w:tcW w:w="1872" w:type="dxa"/>
          </w:tcPr>
          <w:p w14:paraId="1A5F3222" w14:textId="77777777" w:rsidR="00731819" w:rsidRDefault="00731819" w:rsidP="00731819">
            <w:r>
              <w:t>links</w:t>
            </w:r>
          </w:p>
        </w:tc>
        <w:tc>
          <w:tcPr>
            <w:tcW w:w="1872" w:type="dxa"/>
          </w:tcPr>
          <w:p w14:paraId="5112F48E" w14:textId="77777777" w:rsidR="00731819" w:rsidRDefault="00731819" w:rsidP="00731819">
            <w:r>
              <w:t>array: see schema</w:t>
            </w:r>
          </w:p>
        </w:tc>
        <w:tc>
          <w:tcPr>
            <w:tcW w:w="1872" w:type="dxa"/>
          </w:tcPr>
          <w:p w14:paraId="5F3CB9E2" w14:textId="77777777" w:rsidR="00731819" w:rsidRDefault="00731819" w:rsidP="00731819"/>
        </w:tc>
        <w:tc>
          <w:tcPr>
            <w:tcW w:w="1872" w:type="dxa"/>
          </w:tcPr>
          <w:p w14:paraId="37B40C30" w14:textId="77777777" w:rsidR="00731819" w:rsidRDefault="00731819" w:rsidP="00731819"/>
        </w:tc>
        <w:tc>
          <w:tcPr>
            <w:tcW w:w="1872" w:type="dxa"/>
          </w:tcPr>
          <w:p w14:paraId="1144554C" w14:textId="77777777" w:rsidR="00731819" w:rsidRDefault="00731819" w:rsidP="00731819">
            <w:r>
              <w:t>A set of simple or individual OIC Links.</w:t>
            </w:r>
          </w:p>
        </w:tc>
      </w:tr>
      <w:tr w:rsidR="00731819" w14:paraId="727FDBB9" w14:textId="77777777" w:rsidTr="00731819">
        <w:tc>
          <w:tcPr>
            <w:tcW w:w="1872" w:type="dxa"/>
          </w:tcPr>
          <w:p w14:paraId="73BEC8DC" w14:textId="77777777" w:rsidR="00731819" w:rsidRDefault="00731819" w:rsidP="00731819">
            <w:r>
              <w:lastRenderedPageBreak/>
              <w:t>if</w:t>
            </w:r>
          </w:p>
        </w:tc>
        <w:tc>
          <w:tcPr>
            <w:tcW w:w="1872" w:type="dxa"/>
          </w:tcPr>
          <w:p w14:paraId="792C8752" w14:textId="77777777" w:rsidR="00731819" w:rsidRDefault="00731819" w:rsidP="00731819">
            <w:r>
              <w:t>array: see schema</w:t>
            </w:r>
          </w:p>
        </w:tc>
        <w:tc>
          <w:tcPr>
            <w:tcW w:w="1872" w:type="dxa"/>
          </w:tcPr>
          <w:p w14:paraId="3C50481B" w14:textId="77777777" w:rsidR="00731819" w:rsidRDefault="00731819" w:rsidP="00731819">
            <w:r>
              <w:t>yes</w:t>
            </w:r>
          </w:p>
        </w:tc>
        <w:tc>
          <w:tcPr>
            <w:tcW w:w="1872" w:type="dxa"/>
          </w:tcPr>
          <w:p w14:paraId="6EEAFC43" w14:textId="77777777" w:rsidR="00731819" w:rsidRDefault="00731819" w:rsidP="00731819">
            <w:r>
              <w:t>Read Only</w:t>
            </w:r>
          </w:p>
        </w:tc>
        <w:tc>
          <w:tcPr>
            <w:tcW w:w="1872" w:type="dxa"/>
          </w:tcPr>
          <w:p w14:paraId="47DC88FB" w14:textId="77777777" w:rsidR="00731819" w:rsidRDefault="00731819" w:rsidP="00731819">
            <w:r>
              <w:t>The interface set supported by this resource</w:t>
            </w:r>
          </w:p>
        </w:tc>
      </w:tr>
      <w:tr w:rsidR="00731819" w14:paraId="4B536EC7" w14:textId="77777777" w:rsidTr="00731819">
        <w:tc>
          <w:tcPr>
            <w:tcW w:w="1872" w:type="dxa"/>
          </w:tcPr>
          <w:p w14:paraId="2E1D408B" w14:textId="77777777" w:rsidR="00731819" w:rsidRDefault="00731819" w:rsidP="00731819">
            <w:r>
              <w:t>sceneValues</w:t>
            </w:r>
          </w:p>
        </w:tc>
        <w:tc>
          <w:tcPr>
            <w:tcW w:w="1872" w:type="dxa"/>
          </w:tcPr>
          <w:p w14:paraId="3341E38C" w14:textId="77777777" w:rsidR="00731819" w:rsidRDefault="00731819" w:rsidP="00731819">
            <w:r>
              <w:t>array: see schema</w:t>
            </w:r>
          </w:p>
        </w:tc>
        <w:tc>
          <w:tcPr>
            <w:tcW w:w="1872" w:type="dxa"/>
          </w:tcPr>
          <w:p w14:paraId="01C33D8B" w14:textId="77777777" w:rsidR="00731819" w:rsidRDefault="00731819" w:rsidP="00731819"/>
        </w:tc>
        <w:tc>
          <w:tcPr>
            <w:tcW w:w="1872" w:type="dxa"/>
          </w:tcPr>
          <w:p w14:paraId="3A1C9C24" w14:textId="77777777" w:rsidR="00731819" w:rsidRDefault="00731819" w:rsidP="00731819">
            <w:r>
              <w:t>Read Only</w:t>
            </w:r>
          </w:p>
        </w:tc>
        <w:tc>
          <w:tcPr>
            <w:tcW w:w="1872" w:type="dxa"/>
          </w:tcPr>
          <w:p w14:paraId="769EF615" w14:textId="77777777" w:rsidR="00731819" w:rsidRDefault="00731819" w:rsidP="00731819">
            <w:r>
              <w:t>All available scene values</w:t>
            </w:r>
          </w:p>
        </w:tc>
      </w:tr>
      <w:tr w:rsidR="00731819" w14:paraId="12C69276" w14:textId="77777777" w:rsidTr="00731819">
        <w:tc>
          <w:tcPr>
            <w:tcW w:w="1872" w:type="dxa"/>
          </w:tcPr>
          <w:p w14:paraId="5ACD988A" w14:textId="77777777" w:rsidR="00731819" w:rsidRDefault="00731819" w:rsidP="00731819">
            <w:r>
              <w:t>id</w:t>
            </w:r>
          </w:p>
        </w:tc>
        <w:tc>
          <w:tcPr>
            <w:tcW w:w="1872" w:type="dxa"/>
          </w:tcPr>
          <w:p w14:paraId="1C61D494" w14:textId="77777777" w:rsidR="00731819" w:rsidRDefault="00731819" w:rsidP="00731819">
            <w:r>
              <w:t>string</w:t>
            </w:r>
          </w:p>
        </w:tc>
        <w:tc>
          <w:tcPr>
            <w:tcW w:w="1872" w:type="dxa"/>
          </w:tcPr>
          <w:p w14:paraId="70250190" w14:textId="77777777" w:rsidR="00731819" w:rsidRDefault="00731819" w:rsidP="00731819"/>
        </w:tc>
        <w:tc>
          <w:tcPr>
            <w:tcW w:w="1872" w:type="dxa"/>
          </w:tcPr>
          <w:p w14:paraId="56B9DC4F" w14:textId="77777777" w:rsidR="00731819" w:rsidRDefault="00731819" w:rsidP="00731819">
            <w:r>
              <w:t>Read Only</w:t>
            </w:r>
          </w:p>
        </w:tc>
        <w:tc>
          <w:tcPr>
            <w:tcW w:w="1872" w:type="dxa"/>
          </w:tcPr>
          <w:p w14:paraId="3345AB3A" w14:textId="77777777" w:rsidR="00731819" w:rsidRDefault="00731819" w:rsidP="00731819">
            <w:r>
              <w:t>Instance ID of this specific resource</w:t>
            </w:r>
          </w:p>
        </w:tc>
      </w:tr>
      <w:tr w:rsidR="00731819" w14:paraId="60F4FFA7" w14:textId="77777777" w:rsidTr="00731819">
        <w:tc>
          <w:tcPr>
            <w:tcW w:w="1872" w:type="dxa"/>
          </w:tcPr>
          <w:p w14:paraId="66ED69CB" w14:textId="77777777" w:rsidR="00731819" w:rsidRDefault="00731819" w:rsidP="00731819">
            <w:r>
              <w:t>n</w:t>
            </w:r>
          </w:p>
        </w:tc>
        <w:tc>
          <w:tcPr>
            <w:tcW w:w="1872" w:type="dxa"/>
          </w:tcPr>
          <w:p w14:paraId="3D00820A" w14:textId="77777777" w:rsidR="00731819" w:rsidRDefault="00731819" w:rsidP="00731819">
            <w:r>
              <w:t>string</w:t>
            </w:r>
          </w:p>
        </w:tc>
        <w:tc>
          <w:tcPr>
            <w:tcW w:w="1872" w:type="dxa"/>
          </w:tcPr>
          <w:p w14:paraId="578985AF" w14:textId="77777777" w:rsidR="00731819" w:rsidRDefault="00731819" w:rsidP="00731819"/>
        </w:tc>
        <w:tc>
          <w:tcPr>
            <w:tcW w:w="1872" w:type="dxa"/>
          </w:tcPr>
          <w:p w14:paraId="51DA726D" w14:textId="77777777" w:rsidR="00731819" w:rsidRDefault="00731819" w:rsidP="00731819">
            <w:r>
              <w:t>Read Only</w:t>
            </w:r>
          </w:p>
        </w:tc>
        <w:tc>
          <w:tcPr>
            <w:tcW w:w="1872" w:type="dxa"/>
          </w:tcPr>
          <w:p w14:paraId="44648FFF" w14:textId="77777777" w:rsidR="00731819" w:rsidRDefault="00731819" w:rsidP="00731819">
            <w:r>
              <w:t>Friendly name of the resource</w:t>
            </w:r>
          </w:p>
        </w:tc>
      </w:tr>
      <w:tr w:rsidR="00731819" w14:paraId="37D33748" w14:textId="77777777" w:rsidTr="00731819">
        <w:tc>
          <w:tcPr>
            <w:tcW w:w="1872" w:type="dxa"/>
          </w:tcPr>
          <w:p w14:paraId="32009797" w14:textId="77777777" w:rsidR="00731819" w:rsidRDefault="00731819" w:rsidP="00731819">
            <w:r>
              <w:t>rt</w:t>
            </w:r>
          </w:p>
        </w:tc>
        <w:tc>
          <w:tcPr>
            <w:tcW w:w="1872" w:type="dxa"/>
          </w:tcPr>
          <w:p w14:paraId="5BC4413D" w14:textId="77777777" w:rsidR="00731819" w:rsidRDefault="00731819" w:rsidP="00731819">
            <w:r>
              <w:t>array: see schema</w:t>
            </w:r>
          </w:p>
        </w:tc>
        <w:tc>
          <w:tcPr>
            <w:tcW w:w="1872" w:type="dxa"/>
          </w:tcPr>
          <w:p w14:paraId="1307A2A5" w14:textId="77777777" w:rsidR="00731819" w:rsidRDefault="00731819" w:rsidP="00731819"/>
        </w:tc>
        <w:tc>
          <w:tcPr>
            <w:tcW w:w="1872" w:type="dxa"/>
          </w:tcPr>
          <w:p w14:paraId="26F7537C" w14:textId="77777777" w:rsidR="00731819" w:rsidRDefault="00731819" w:rsidP="00731819">
            <w:r>
              <w:t>Read Only</w:t>
            </w:r>
          </w:p>
        </w:tc>
        <w:tc>
          <w:tcPr>
            <w:tcW w:w="1872" w:type="dxa"/>
          </w:tcPr>
          <w:p w14:paraId="794A70B8" w14:textId="77777777" w:rsidR="00731819" w:rsidRDefault="00731819" w:rsidP="00731819">
            <w:r>
              <w:t>Resource Type of the Resource</w:t>
            </w:r>
          </w:p>
        </w:tc>
      </w:tr>
      <w:tr w:rsidR="00731819" w14:paraId="403D01FB" w14:textId="77777777" w:rsidTr="00731819">
        <w:tc>
          <w:tcPr>
            <w:tcW w:w="1872" w:type="dxa"/>
          </w:tcPr>
          <w:p w14:paraId="3CFCA97C" w14:textId="77777777" w:rsidR="00731819" w:rsidRDefault="00731819" w:rsidP="00731819">
            <w:r>
              <w:t>lastScene</w:t>
            </w:r>
          </w:p>
        </w:tc>
        <w:tc>
          <w:tcPr>
            <w:tcW w:w="1872" w:type="dxa"/>
          </w:tcPr>
          <w:p w14:paraId="43FEDC34" w14:textId="77777777" w:rsidR="00731819" w:rsidRDefault="00731819" w:rsidP="00731819">
            <w:r>
              <w:t>string</w:t>
            </w:r>
          </w:p>
        </w:tc>
        <w:tc>
          <w:tcPr>
            <w:tcW w:w="1872" w:type="dxa"/>
          </w:tcPr>
          <w:p w14:paraId="23528EC9" w14:textId="77777777" w:rsidR="00731819" w:rsidRDefault="00731819" w:rsidP="00731819"/>
        </w:tc>
        <w:tc>
          <w:tcPr>
            <w:tcW w:w="1872" w:type="dxa"/>
          </w:tcPr>
          <w:p w14:paraId="313C6AF8" w14:textId="77777777" w:rsidR="00731819" w:rsidRDefault="00731819" w:rsidP="00731819"/>
        </w:tc>
        <w:tc>
          <w:tcPr>
            <w:tcW w:w="1872" w:type="dxa"/>
          </w:tcPr>
          <w:p w14:paraId="75E07D8A" w14:textId="77777777" w:rsidR="00731819" w:rsidRDefault="00731819" w:rsidP="00731819">
            <w:r>
              <w:t>Last selected Scene from the set of sceneValues</w:t>
            </w:r>
          </w:p>
        </w:tc>
      </w:tr>
      <w:tr w:rsidR="00731819" w14:paraId="4DB969EB" w14:textId="77777777" w:rsidTr="00731819">
        <w:tc>
          <w:tcPr>
            <w:tcW w:w="1872" w:type="dxa"/>
          </w:tcPr>
          <w:p w14:paraId="7F81D4EB" w14:textId="77777777" w:rsidR="00731819" w:rsidRDefault="00731819" w:rsidP="00731819">
            <w:r>
              <w:t>n</w:t>
            </w:r>
          </w:p>
        </w:tc>
        <w:tc>
          <w:tcPr>
            <w:tcW w:w="1872" w:type="dxa"/>
          </w:tcPr>
          <w:p w14:paraId="32D23A4D" w14:textId="77777777" w:rsidR="00731819" w:rsidRDefault="00731819" w:rsidP="00731819">
            <w:r>
              <w:t>string</w:t>
            </w:r>
          </w:p>
        </w:tc>
        <w:tc>
          <w:tcPr>
            <w:tcW w:w="1872" w:type="dxa"/>
          </w:tcPr>
          <w:p w14:paraId="46136A6C" w14:textId="77777777" w:rsidR="00731819" w:rsidRDefault="00731819" w:rsidP="00731819"/>
        </w:tc>
        <w:tc>
          <w:tcPr>
            <w:tcW w:w="1872" w:type="dxa"/>
          </w:tcPr>
          <w:p w14:paraId="71E691E4" w14:textId="77777777" w:rsidR="00731819" w:rsidRDefault="00731819" w:rsidP="00731819">
            <w:r>
              <w:t>Read Only</w:t>
            </w:r>
          </w:p>
        </w:tc>
        <w:tc>
          <w:tcPr>
            <w:tcW w:w="1872" w:type="dxa"/>
          </w:tcPr>
          <w:p w14:paraId="3577BDCE" w14:textId="77777777" w:rsidR="00731819" w:rsidRDefault="00731819" w:rsidP="00731819">
            <w:r>
              <w:t>Friendly name of the resource</w:t>
            </w:r>
          </w:p>
        </w:tc>
      </w:tr>
      <w:tr w:rsidR="00731819" w14:paraId="6015B321" w14:textId="77777777" w:rsidTr="00731819">
        <w:tc>
          <w:tcPr>
            <w:tcW w:w="1872" w:type="dxa"/>
          </w:tcPr>
          <w:p w14:paraId="5D212D4B" w14:textId="77777777" w:rsidR="00731819" w:rsidRDefault="00731819" w:rsidP="00731819">
            <w:r>
              <w:t>id</w:t>
            </w:r>
          </w:p>
        </w:tc>
        <w:tc>
          <w:tcPr>
            <w:tcW w:w="1872" w:type="dxa"/>
          </w:tcPr>
          <w:p w14:paraId="5CD376AD" w14:textId="77777777" w:rsidR="00731819" w:rsidRDefault="00731819" w:rsidP="00731819">
            <w:r>
              <w:t>string</w:t>
            </w:r>
          </w:p>
        </w:tc>
        <w:tc>
          <w:tcPr>
            <w:tcW w:w="1872" w:type="dxa"/>
          </w:tcPr>
          <w:p w14:paraId="377CC249" w14:textId="77777777" w:rsidR="00731819" w:rsidRDefault="00731819" w:rsidP="00731819"/>
        </w:tc>
        <w:tc>
          <w:tcPr>
            <w:tcW w:w="1872" w:type="dxa"/>
          </w:tcPr>
          <w:p w14:paraId="48363287" w14:textId="77777777" w:rsidR="00731819" w:rsidRDefault="00731819" w:rsidP="00731819">
            <w:r>
              <w:t>Read Only</w:t>
            </w:r>
          </w:p>
        </w:tc>
        <w:tc>
          <w:tcPr>
            <w:tcW w:w="1872" w:type="dxa"/>
          </w:tcPr>
          <w:p w14:paraId="623D2DDF" w14:textId="77777777" w:rsidR="00731819" w:rsidRDefault="00731819" w:rsidP="00731819">
            <w:r>
              <w:t>Instance ID of this specific resource</w:t>
            </w:r>
          </w:p>
        </w:tc>
      </w:tr>
      <w:tr w:rsidR="00731819" w14:paraId="6377BE66" w14:textId="77777777" w:rsidTr="00731819">
        <w:tc>
          <w:tcPr>
            <w:tcW w:w="1872" w:type="dxa"/>
          </w:tcPr>
          <w:p w14:paraId="3B85E124" w14:textId="77777777" w:rsidR="00731819" w:rsidRDefault="00731819" w:rsidP="00731819">
            <w:r>
              <w:t>if</w:t>
            </w:r>
          </w:p>
        </w:tc>
        <w:tc>
          <w:tcPr>
            <w:tcW w:w="1872" w:type="dxa"/>
          </w:tcPr>
          <w:p w14:paraId="1A1AE7FD" w14:textId="77777777" w:rsidR="00731819" w:rsidRDefault="00731819" w:rsidP="00731819">
            <w:r>
              <w:t>array: see schema</w:t>
            </w:r>
          </w:p>
        </w:tc>
        <w:tc>
          <w:tcPr>
            <w:tcW w:w="1872" w:type="dxa"/>
          </w:tcPr>
          <w:p w14:paraId="15429A72" w14:textId="77777777" w:rsidR="00731819" w:rsidRDefault="00731819" w:rsidP="00731819"/>
        </w:tc>
        <w:tc>
          <w:tcPr>
            <w:tcW w:w="1872" w:type="dxa"/>
          </w:tcPr>
          <w:p w14:paraId="372BD078" w14:textId="77777777" w:rsidR="00731819" w:rsidRDefault="00731819" w:rsidP="00731819">
            <w:r>
              <w:t>Read Only</w:t>
            </w:r>
          </w:p>
        </w:tc>
        <w:tc>
          <w:tcPr>
            <w:tcW w:w="1872" w:type="dxa"/>
          </w:tcPr>
          <w:p w14:paraId="26E96942" w14:textId="77777777" w:rsidR="00731819" w:rsidRDefault="00731819" w:rsidP="00731819">
            <w:r>
              <w:t>The interface set supported by this resource</w:t>
            </w:r>
          </w:p>
        </w:tc>
      </w:tr>
      <w:tr w:rsidR="00731819" w14:paraId="04051377" w14:textId="77777777" w:rsidTr="00731819">
        <w:tc>
          <w:tcPr>
            <w:tcW w:w="1872" w:type="dxa"/>
          </w:tcPr>
          <w:p w14:paraId="03D03C74" w14:textId="77777777" w:rsidR="00731819" w:rsidRDefault="00731819" w:rsidP="00731819">
            <w:r>
              <w:t>links</w:t>
            </w:r>
          </w:p>
        </w:tc>
        <w:tc>
          <w:tcPr>
            <w:tcW w:w="1872" w:type="dxa"/>
          </w:tcPr>
          <w:p w14:paraId="66ABE91B" w14:textId="77777777" w:rsidR="00731819" w:rsidRDefault="00731819" w:rsidP="00731819">
            <w:r>
              <w:t>array: see schema</w:t>
            </w:r>
          </w:p>
        </w:tc>
        <w:tc>
          <w:tcPr>
            <w:tcW w:w="1872" w:type="dxa"/>
          </w:tcPr>
          <w:p w14:paraId="6C1AAF23" w14:textId="77777777" w:rsidR="00731819" w:rsidRDefault="00731819" w:rsidP="00731819"/>
        </w:tc>
        <w:tc>
          <w:tcPr>
            <w:tcW w:w="1872" w:type="dxa"/>
          </w:tcPr>
          <w:p w14:paraId="56BDB4FE" w14:textId="77777777" w:rsidR="00731819" w:rsidRDefault="00731819" w:rsidP="00731819"/>
        </w:tc>
        <w:tc>
          <w:tcPr>
            <w:tcW w:w="1872" w:type="dxa"/>
          </w:tcPr>
          <w:p w14:paraId="46D5680A" w14:textId="77777777" w:rsidR="00731819" w:rsidRDefault="00731819" w:rsidP="00731819">
            <w:r>
              <w:t>A set of simple or individual OIC Links.</w:t>
            </w:r>
          </w:p>
        </w:tc>
      </w:tr>
      <w:tr w:rsidR="00731819" w14:paraId="233A402E" w14:textId="77777777" w:rsidTr="00731819">
        <w:tc>
          <w:tcPr>
            <w:tcW w:w="1872" w:type="dxa"/>
          </w:tcPr>
          <w:p w14:paraId="51C868D0" w14:textId="77777777" w:rsidR="00731819" w:rsidRDefault="00731819" w:rsidP="00731819">
            <w:r>
              <w:t>links</w:t>
            </w:r>
          </w:p>
        </w:tc>
        <w:tc>
          <w:tcPr>
            <w:tcW w:w="1872" w:type="dxa"/>
          </w:tcPr>
          <w:p w14:paraId="1069D054" w14:textId="77777777" w:rsidR="00731819" w:rsidRDefault="00731819" w:rsidP="00731819">
            <w:r>
              <w:t>array: see schema</w:t>
            </w:r>
          </w:p>
        </w:tc>
        <w:tc>
          <w:tcPr>
            <w:tcW w:w="1872" w:type="dxa"/>
          </w:tcPr>
          <w:p w14:paraId="4669D50C" w14:textId="77777777" w:rsidR="00731819" w:rsidRDefault="00731819" w:rsidP="00731819"/>
        </w:tc>
        <w:tc>
          <w:tcPr>
            <w:tcW w:w="1872" w:type="dxa"/>
          </w:tcPr>
          <w:p w14:paraId="651EFF7B" w14:textId="77777777" w:rsidR="00731819" w:rsidRDefault="00731819" w:rsidP="00731819"/>
        </w:tc>
        <w:tc>
          <w:tcPr>
            <w:tcW w:w="1872" w:type="dxa"/>
          </w:tcPr>
          <w:p w14:paraId="713BEE84" w14:textId="77777777" w:rsidR="00731819" w:rsidRDefault="00731819" w:rsidP="00731819">
            <w:r>
              <w:t>A set of simple or individual OIC Links.</w:t>
            </w:r>
          </w:p>
        </w:tc>
      </w:tr>
      <w:tr w:rsidR="00731819" w14:paraId="25C86423" w14:textId="77777777" w:rsidTr="00731819">
        <w:tc>
          <w:tcPr>
            <w:tcW w:w="1872" w:type="dxa"/>
          </w:tcPr>
          <w:p w14:paraId="0CBCF2DD" w14:textId="77777777" w:rsidR="00731819" w:rsidRDefault="00731819" w:rsidP="00731819">
            <w:r>
              <w:t>rts</w:t>
            </w:r>
          </w:p>
        </w:tc>
        <w:tc>
          <w:tcPr>
            <w:tcW w:w="1872" w:type="dxa"/>
          </w:tcPr>
          <w:p w14:paraId="47BDCD12" w14:textId="77777777" w:rsidR="00731819" w:rsidRDefault="00731819" w:rsidP="00731819">
            <w:r>
              <w:t>multiple types: see schema</w:t>
            </w:r>
          </w:p>
        </w:tc>
        <w:tc>
          <w:tcPr>
            <w:tcW w:w="1872" w:type="dxa"/>
          </w:tcPr>
          <w:p w14:paraId="5770FBA3" w14:textId="77777777" w:rsidR="00731819" w:rsidRDefault="00731819" w:rsidP="00731819"/>
        </w:tc>
        <w:tc>
          <w:tcPr>
            <w:tcW w:w="1872" w:type="dxa"/>
          </w:tcPr>
          <w:p w14:paraId="24727CB9" w14:textId="77777777" w:rsidR="00731819" w:rsidRDefault="00731819" w:rsidP="00731819"/>
        </w:tc>
        <w:tc>
          <w:tcPr>
            <w:tcW w:w="1872" w:type="dxa"/>
          </w:tcPr>
          <w:p w14:paraId="57279D3F" w14:textId="77777777" w:rsidR="00731819" w:rsidRDefault="00731819" w:rsidP="00731819">
            <w:r>
              <w:t>The list of allowable resource types (for Target and anchors) in links included in the collection</w:t>
            </w:r>
          </w:p>
        </w:tc>
      </w:tr>
      <w:tr w:rsidR="00731819" w14:paraId="22CCB73D" w14:textId="77777777" w:rsidTr="00731819">
        <w:tc>
          <w:tcPr>
            <w:tcW w:w="1872" w:type="dxa"/>
          </w:tcPr>
          <w:p w14:paraId="13B65BEC" w14:textId="77777777" w:rsidR="00731819" w:rsidRDefault="00731819" w:rsidP="00731819">
            <w:r>
              <w:t>rt</w:t>
            </w:r>
          </w:p>
        </w:tc>
        <w:tc>
          <w:tcPr>
            <w:tcW w:w="1872" w:type="dxa"/>
          </w:tcPr>
          <w:p w14:paraId="55F131F8" w14:textId="77777777" w:rsidR="00731819" w:rsidRDefault="00731819" w:rsidP="00731819">
            <w:r>
              <w:t>array: see schema</w:t>
            </w:r>
          </w:p>
        </w:tc>
        <w:tc>
          <w:tcPr>
            <w:tcW w:w="1872" w:type="dxa"/>
          </w:tcPr>
          <w:p w14:paraId="2116CAA4" w14:textId="77777777" w:rsidR="00731819" w:rsidRDefault="00731819" w:rsidP="00731819">
            <w:r>
              <w:t>yes</w:t>
            </w:r>
          </w:p>
        </w:tc>
        <w:tc>
          <w:tcPr>
            <w:tcW w:w="1872" w:type="dxa"/>
          </w:tcPr>
          <w:p w14:paraId="0268BD5D" w14:textId="77777777" w:rsidR="00731819" w:rsidRDefault="00731819" w:rsidP="00731819"/>
        </w:tc>
        <w:tc>
          <w:tcPr>
            <w:tcW w:w="1872" w:type="dxa"/>
          </w:tcPr>
          <w:p w14:paraId="07354CB7" w14:textId="77777777" w:rsidR="00731819" w:rsidRDefault="00731819" w:rsidP="00731819">
            <w:r>
              <w:t>Resource Type of the Resource</w:t>
            </w:r>
          </w:p>
        </w:tc>
      </w:tr>
      <w:tr w:rsidR="00731819" w14:paraId="0D1E4858" w14:textId="77777777" w:rsidTr="00731819">
        <w:tc>
          <w:tcPr>
            <w:tcW w:w="1872" w:type="dxa"/>
          </w:tcPr>
          <w:p w14:paraId="229E76D2" w14:textId="77777777" w:rsidR="00731819" w:rsidRDefault="00731819" w:rsidP="00731819">
            <w:r>
              <w:t>di</w:t>
            </w:r>
          </w:p>
        </w:tc>
        <w:tc>
          <w:tcPr>
            <w:tcW w:w="1872" w:type="dxa"/>
          </w:tcPr>
          <w:p w14:paraId="34410E73" w14:textId="77777777" w:rsidR="00731819" w:rsidRDefault="00731819" w:rsidP="00731819">
            <w:r>
              <w:t>multiple types: see schema</w:t>
            </w:r>
          </w:p>
        </w:tc>
        <w:tc>
          <w:tcPr>
            <w:tcW w:w="1872" w:type="dxa"/>
          </w:tcPr>
          <w:p w14:paraId="3ED41DCB" w14:textId="77777777" w:rsidR="00731819" w:rsidRDefault="00731819" w:rsidP="00731819"/>
        </w:tc>
        <w:tc>
          <w:tcPr>
            <w:tcW w:w="1872" w:type="dxa"/>
          </w:tcPr>
          <w:p w14:paraId="6A87C5EE" w14:textId="77777777" w:rsidR="00731819" w:rsidRDefault="00731819" w:rsidP="00731819"/>
        </w:tc>
        <w:tc>
          <w:tcPr>
            <w:tcW w:w="1872" w:type="dxa"/>
          </w:tcPr>
          <w:p w14:paraId="75C12110" w14:textId="77777777" w:rsidR="00731819" w:rsidRDefault="00731819" w:rsidP="00731819">
            <w:r>
              <w:t>The device ID</w:t>
            </w:r>
          </w:p>
        </w:tc>
      </w:tr>
      <w:tr w:rsidR="00731819" w14:paraId="64DCFF8E" w14:textId="77777777" w:rsidTr="00731819">
        <w:tc>
          <w:tcPr>
            <w:tcW w:w="1872" w:type="dxa"/>
          </w:tcPr>
          <w:p w14:paraId="5DCA103D" w14:textId="77777777" w:rsidR="00731819" w:rsidRDefault="00731819" w:rsidP="00731819">
            <w:r>
              <w:t>anchor</w:t>
            </w:r>
          </w:p>
        </w:tc>
        <w:tc>
          <w:tcPr>
            <w:tcW w:w="1872" w:type="dxa"/>
          </w:tcPr>
          <w:p w14:paraId="2BDDDDD0" w14:textId="77777777" w:rsidR="00731819" w:rsidRDefault="00731819" w:rsidP="00731819">
            <w:r>
              <w:t>string</w:t>
            </w:r>
          </w:p>
        </w:tc>
        <w:tc>
          <w:tcPr>
            <w:tcW w:w="1872" w:type="dxa"/>
          </w:tcPr>
          <w:p w14:paraId="79932C62" w14:textId="77777777" w:rsidR="00731819" w:rsidRDefault="00731819" w:rsidP="00731819"/>
        </w:tc>
        <w:tc>
          <w:tcPr>
            <w:tcW w:w="1872" w:type="dxa"/>
          </w:tcPr>
          <w:p w14:paraId="1E1A91CE" w14:textId="77777777" w:rsidR="00731819" w:rsidRDefault="00731819" w:rsidP="00731819"/>
        </w:tc>
        <w:tc>
          <w:tcPr>
            <w:tcW w:w="1872" w:type="dxa"/>
          </w:tcPr>
          <w:p w14:paraId="7C585C61" w14:textId="77777777" w:rsidR="00731819" w:rsidRDefault="00731819" w:rsidP="00731819">
            <w:r>
              <w:t>This is used to override the context URI e.g. override the URI of the containing collection.</w:t>
            </w:r>
          </w:p>
        </w:tc>
      </w:tr>
      <w:tr w:rsidR="00731819" w14:paraId="1545AAF3" w14:textId="77777777" w:rsidTr="00731819">
        <w:tc>
          <w:tcPr>
            <w:tcW w:w="1872" w:type="dxa"/>
          </w:tcPr>
          <w:p w14:paraId="0D44D06B" w14:textId="77777777" w:rsidR="00731819" w:rsidRDefault="00731819" w:rsidP="00731819">
            <w:r>
              <w:t>type</w:t>
            </w:r>
          </w:p>
        </w:tc>
        <w:tc>
          <w:tcPr>
            <w:tcW w:w="1872" w:type="dxa"/>
          </w:tcPr>
          <w:p w14:paraId="23FC4694" w14:textId="77777777" w:rsidR="00731819" w:rsidRDefault="00731819" w:rsidP="00731819">
            <w:r>
              <w:t>array: see schema</w:t>
            </w:r>
          </w:p>
        </w:tc>
        <w:tc>
          <w:tcPr>
            <w:tcW w:w="1872" w:type="dxa"/>
          </w:tcPr>
          <w:p w14:paraId="202C6DF7" w14:textId="77777777" w:rsidR="00731819" w:rsidRDefault="00731819" w:rsidP="00731819"/>
        </w:tc>
        <w:tc>
          <w:tcPr>
            <w:tcW w:w="1872" w:type="dxa"/>
          </w:tcPr>
          <w:p w14:paraId="63835A2B" w14:textId="77777777" w:rsidR="00731819" w:rsidRDefault="00731819" w:rsidP="00731819"/>
        </w:tc>
        <w:tc>
          <w:tcPr>
            <w:tcW w:w="1872" w:type="dxa"/>
          </w:tcPr>
          <w:p w14:paraId="412721BA" w14:textId="77777777" w:rsidR="00731819" w:rsidRDefault="00731819" w:rsidP="00731819">
            <w:r>
              <w:t xml:space="preserve">A hint at the representation of the resource referenced by the target URI. This represents the media types that are used for </w:t>
            </w:r>
            <w:r>
              <w:lastRenderedPageBreak/>
              <w:t>both accepting and emitting.</w:t>
            </w:r>
          </w:p>
        </w:tc>
      </w:tr>
      <w:tr w:rsidR="00731819" w14:paraId="44FD67DF" w14:textId="77777777" w:rsidTr="00731819">
        <w:tc>
          <w:tcPr>
            <w:tcW w:w="1872" w:type="dxa"/>
          </w:tcPr>
          <w:p w14:paraId="2CBBDF9B" w14:textId="77777777" w:rsidR="00731819" w:rsidRDefault="00731819" w:rsidP="00731819">
            <w:r>
              <w:t>title</w:t>
            </w:r>
          </w:p>
        </w:tc>
        <w:tc>
          <w:tcPr>
            <w:tcW w:w="1872" w:type="dxa"/>
          </w:tcPr>
          <w:p w14:paraId="3E7E010B" w14:textId="77777777" w:rsidR="00731819" w:rsidRDefault="00731819" w:rsidP="00731819">
            <w:r>
              <w:t>string</w:t>
            </w:r>
          </w:p>
        </w:tc>
        <w:tc>
          <w:tcPr>
            <w:tcW w:w="1872" w:type="dxa"/>
          </w:tcPr>
          <w:p w14:paraId="02FAE4A2" w14:textId="77777777" w:rsidR="00731819" w:rsidRDefault="00731819" w:rsidP="00731819"/>
        </w:tc>
        <w:tc>
          <w:tcPr>
            <w:tcW w:w="1872" w:type="dxa"/>
          </w:tcPr>
          <w:p w14:paraId="6E21C1F6" w14:textId="77777777" w:rsidR="00731819" w:rsidRDefault="00731819" w:rsidP="00731819"/>
        </w:tc>
        <w:tc>
          <w:tcPr>
            <w:tcW w:w="1872" w:type="dxa"/>
          </w:tcPr>
          <w:p w14:paraId="201AF388" w14:textId="77777777" w:rsidR="00731819" w:rsidRDefault="00731819" w:rsidP="00731819">
            <w:r>
              <w:t>A title for the link relation. Can be used by the UI to provide a context.</w:t>
            </w:r>
          </w:p>
        </w:tc>
      </w:tr>
      <w:tr w:rsidR="00731819" w14:paraId="049AD109" w14:textId="77777777" w:rsidTr="00731819">
        <w:tc>
          <w:tcPr>
            <w:tcW w:w="1872" w:type="dxa"/>
          </w:tcPr>
          <w:p w14:paraId="4886AA15" w14:textId="77777777" w:rsidR="00731819" w:rsidRDefault="00731819" w:rsidP="00731819">
            <w:r>
              <w:t>ins</w:t>
            </w:r>
          </w:p>
        </w:tc>
        <w:tc>
          <w:tcPr>
            <w:tcW w:w="1872" w:type="dxa"/>
          </w:tcPr>
          <w:p w14:paraId="7137B9D3" w14:textId="77777777" w:rsidR="00731819" w:rsidRDefault="00731819" w:rsidP="00731819">
            <w:r>
              <w:t>integer</w:t>
            </w:r>
          </w:p>
        </w:tc>
        <w:tc>
          <w:tcPr>
            <w:tcW w:w="1872" w:type="dxa"/>
          </w:tcPr>
          <w:p w14:paraId="01E0B776" w14:textId="77777777" w:rsidR="00731819" w:rsidRDefault="00731819" w:rsidP="00731819"/>
        </w:tc>
        <w:tc>
          <w:tcPr>
            <w:tcW w:w="1872" w:type="dxa"/>
          </w:tcPr>
          <w:p w14:paraId="24EADB3F" w14:textId="77777777" w:rsidR="00731819" w:rsidRDefault="00731819" w:rsidP="00731819"/>
        </w:tc>
        <w:tc>
          <w:tcPr>
            <w:tcW w:w="1872" w:type="dxa"/>
          </w:tcPr>
          <w:p w14:paraId="60E9CE43" w14:textId="77777777" w:rsidR="00731819" w:rsidRDefault="00731819" w:rsidP="00731819">
            <w:r>
              <w:t>The instance identifier for this web link in an array of web links - used in collections</w:t>
            </w:r>
          </w:p>
        </w:tc>
      </w:tr>
      <w:tr w:rsidR="00731819" w14:paraId="5BD385D9" w14:textId="77777777" w:rsidTr="00731819">
        <w:tc>
          <w:tcPr>
            <w:tcW w:w="1872" w:type="dxa"/>
          </w:tcPr>
          <w:p w14:paraId="425200F0" w14:textId="77777777" w:rsidR="00731819" w:rsidRDefault="00731819" w:rsidP="00731819">
            <w:r>
              <w:t>href</w:t>
            </w:r>
          </w:p>
        </w:tc>
        <w:tc>
          <w:tcPr>
            <w:tcW w:w="1872" w:type="dxa"/>
          </w:tcPr>
          <w:p w14:paraId="5EFAD9A4" w14:textId="77777777" w:rsidR="00731819" w:rsidRDefault="00731819" w:rsidP="00731819">
            <w:r>
              <w:t>string</w:t>
            </w:r>
          </w:p>
        </w:tc>
        <w:tc>
          <w:tcPr>
            <w:tcW w:w="1872" w:type="dxa"/>
          </w:tcPr>
          <w:p w14:paraId="587C5C57" w14:textId="77777777" w:rsidR="00731819" w:rsidRDefault="00731819" w:rsidP="00731819">
            <w:r>
              <w:t>yes</w:t>
            </w:r>
          </w:p>
        </w:tc>
        <w:tc>
          <w:tcPr>
            <w:tcW w:w="1872" w:type="dxa"/>
          </w:tcPr>
          <w:p w14:paraId="35EF67CC" w14:textId="77777777" w:rsidR="00731819" w:rsidRDefault="00731819" w:rsidP="00731819"/>
        </w:tc>
        <w:tc>
          <w:tcPr>
            <w:tcW w:w="1872" w:type="dxa"/>
          </w:tcPr>
          <w:p w14:paraId="3C6DD00E" w14:textId="77777777" w:rsidR="00731819" w:rsidRDefault="00731819" w:rsidP="00731819">
            <w:r>
              <w:t>This is the target URI, it can be specified as a Relative Reference or fully-qualified URI.</w:t>
            </w:r>
          </w:p>
        </w:tc>
      </w:tr>
      <w:tr w:rsidR="00731819" w14:paraId="1F25A76B" w14:textId="77777777" w:rsidTr="00731819">
        <w:tc>
          <w:tcPr>
            <w:tcW w:w="1872" w:type="dxa"/>
          </w:tcPr>
          <w:p w14:paraId="5CC2AAB9" w14:textId="77777777" w:rsidR="00731819" w:rsidRDefault="00731819" w:rsidP="00731819">
            <w:r>
              <w:t>eps</w:t>
            </w:r>
          </w:p>
        </w:tc>
        <w:tc>
          <w:tcPr>
            <w:tcW w:w="1872" w:type="dxa"/>
          </w:tcPr>
          <w:p w14:paraId="331C73B1" w14:textId="77777777" w:rsidR="00731819" w:rsidRDefault="00731819" w:rsidP="00731819">
            <w:r>
              <w:t>array: see schema</w:t>
            </w:r>
          </w:p>
        </w:tc>
        <w:tc>
          <w:tcPr>
            <w:tcW w:w="1872" w:type="dxa"/>
          </w:tcPr>
          <w:p w14:paraId="658F2A23" w14:textId="77777777" w:rsidR="00731819" w:rsidRDefault="00731819" w:rsidP="00731819"/>
        </w:tc>
        <w:tc>
          <w:tcPr>
            <w:tcW w:w="1872" w:type="dxa"/>
          </w:tcPr>
          <w:p w14:paraId="40505C94" w14:textId="77777777" w:rsidR="00731819" w:rsidRDefault="00731819" w:rsidP="00731819"/>
        </w:tc>
        <w:tc>
          <w:tcPr>
            <w:tcW w:w="1872" w:type="dxa"/>
          </w:tcPr>
          <w:p w14:paraId="65FC67C4" w14:textId="77777777" w:rsidR="00731819" w:rsidRDefault="00731819" w:rsidP="00731819">
            <w:r>
              <w:t>the Endpoint information of the target Resource</w:t>
            </w:r>
          </w:p>
        </w:tc>
      </w:tr>
      <w:tr w:rsidR="00731819" w14:paraId="2A96C0DB" w14:textId="77777777" w:rsidTr="00731819">
        <w:tc>
          <w:tcPr>
            <w:tcW w:w="1872" w:type="dxa"/>
          </w:tcPr>
          <w:p w14:paraId="029465DA" w14:textId="77777777" w:rsidR="00731819" w:rsidRDefault="00731819" w:rsidP="00731819">
            <w:r>
              <w:t>rel</w:t>
            </w:r>
          </w:p>
        </w:tc>
        <w:tc>
          <w:tcPr>
            <w:tcW w:w="1872" w:type="dxa"/>
          </w:tcPr>
          <w:p w14:paraId="12141598" w14:textId="77777777" w:rsidR="00731819" w:rsidRDefault="00731819" w:rsidP="00731819">
            <w:r>
              <w:t>multiple types: see schema</w:t>
            </w:r>
          </w:p>
        </w:tc>
        <w:tc>
          <w:tcPr>
            <w:tcW w:w="1872" w:type="dxa"/>
          </w:tcPr>
          <w:p w14:paraId="278D20F2" w14:textId="77777777" w:rsidR="00731819" w:rsidRDefault="00731819" w:rsidP="00731819"/>
        </w:tc>
        <w:tc>
          <w:tcPr>
            <w:tcW w:w="1872" w:type="dxa"/>
          </w:tcPr>
          <w:p w14:paraId="6C359B49" w14:textId="77777777" w:rsidR="00731819" w:rsidRDefault="00731819" w:rsidP="00731819"/>
        </w:tc>
        <w:tc>
          <w:tcPr>
            <w:tcW w:w="1872" w:type="dxa"/>
          </w:tcPr>
          <w:p w14:paraId="5F932246" w14:textId="77777777" w:rsidR="00731819" w:rsidRDefault="00731819" w:rsidP="00731819">
            <w:r>
              <w:t>The relation of the target URI referenced by the link to the context URI</w:t>
            </w:r>
          </w:p>
        </w:tc>
      </w:tr>
      <w:tr w:rsidR="00731819" w14:paraId="5D93D850" w14:textId="77777777" w:rsidTr="00731819">
        <w:tc>
          <w:tcPr>
            <w:tcW w:w="1872" w:type="dxa"/>
          </w:tcPr>
          <w:p w14:paraId="74715AD6" w14:textId="77777777" w:rsidR="00731819" w:rsidRDefault="00731819" w:rsidP="00731819">
            <w:r>
              <w:t>p</w:t>
            </w:r>
          </w:p>
        </w:tc>
        <w:tc>
          <w:tcPr>
            <w:tcW w:w="1872" w:type="dxa"/>
          </w:tcPr>
          <w:p w14:paraId="3BB6B64F" w14:textId="77777777" w:rsidR="00731819" w:rsidRDefault="00731819" w:rsidP="00731819">
            <w:r>
              <w:t>object: see schema</w:t>
            </w:r>
          </w:p>
        </w:tc>
        <w:tc>
          <w:tcPr>
            <w:tcW w:w="1872" w:type="dxa"/>
          </w:tcPr>
          <w:p w14:paraId="6B7CC432" w14:textId="77777777" w:rsidR="00731819" w:rsidRDefault="00731819" w:rsidP="00731819"/>
        </w:tc>
        <w:tc>
          <w:tcPr>
            <w:tcW w:w="1872" w:type="dxa"/>
          </w:tcPr>
          <w:p w14:paraId="2C7FA7A7" w14:textId="77777777" w:rsidR="00731819" w:rsidRDefault="00731819" w:rsidP="00731819"/>
        </w:tc>
        <w:tc>
          <w:tcPr>
            <w:tcW w:w="1872" w:type="dxa"/>
          </w:tcPr>
          <w:p w14:paraId="384F8451" w14:textId="77777777" w:rsidR="00731819" w:rsidRDefault="00731819" w:rsidP="00731819">
            <w:r>
              <w:t>Specifies the framework policies on the Resource referenced by the target URI</w:t>
            </w:r>
          </w:p>
        </w:tc>
      </w:tr>
      <w:tr w:rsidR="00731819" w14:paraId="5FEC2E36" w14:textId="77777777" w:rsidTr="00731819">
        <w:tc>
          <w:tcPr>
            <w:tcW w:w="1872" w:type="dxa"/>
          </w:tcPr>
          <w:p w14:paraId="0BDE5A72" w14:textId="77777777" w:rsidR="00731819" w:rsidRDefault="00731819" w:rsidP="00731819">
            <w:r>
              <w:t>if</w:t>
            </w:r>
          </w:p>
        </w:tc>
        <w:tc>
          <w:tcPr>
            <w:tcW w:w="1872" w:type="dxa"/>
          </w:tcPr>
          <w:p w14:paraId="6C4071AC" w14:textId="77777777" w:rsidR="00731819" w:rsidRDefault="00731819" w:rsidP="00731819">
            <w:r>
              <w:t>array: see schema</w:t>
            </w:r>
          </w:p>
        </w:tc>
        <w:tc>
          <w:tcPr>
            <w:tcW w:w="1872" w:type="dxa"/>
          </w:tcPr>
          <w:p w14:paraId="7F55BE67" w14:textId="77777777" w:rsidR="00731819" w:rsidRDefault="00731819" w:rsidP="00731819">
            <w:r>
              <w:t>yes</w:t>
            </w:r>
          </w:p>
        </w:tc>
        <w:tc>
          <w:tcPr>
            <w:tcW w:w="1872" w:type="dxa"/>
          </w:tcPr>
          <w:p w14:paraId="17767D6A" w14:textId="77777777" w:rsidR="00731819" w:rsidRDefault="00731819" w:rsidP="00731819"/>
        </w:tc>
        <w:tc>
          <w:tcPr>
            <w:tcW w:w="1872" w:type="dxa"/>
          </w:tcPr>
          <w:p w14:paraId="37B6190F" w14:textId="77777777" w:rsidR="00731819" w:rsidRDefault="00731819" w:rsidP="00731819">
            <w:r>
              <w:t>The interface set supported by this resource</w:t>
            </w:r>
          </w:p>
        </w:tc>
      </w:tr>
      <w:tr w:rsidR="00731819" w14:paraId="374DE9C1" w14:textId="77777777" w:rsidTr="00731819">
        <w:tc>
          <w:tcPr>
            <w:tcW w:w="1872" w:type="dxa"/>
          </w:tcPr>
          <w:p w14:paraId="02B5BEB0" w14:textId="77777777" w:rsidR="00731819" w:rsidRDefault="00731819" w:rsidP="00731819">
            <w:r>
              <w:t>rt</w:t>
            </w:r>
          </w:p>
        </w:tc>
        <w:tc>
          <w:tcPr>
            <w:tcW w:w="1872" w:type="dxa"/>
          </w:tcPr>
          <w:p w14:paraId="11611D17" w14:textId="77777777" w:rsidR="00731819" w:rsidRDefault="00731819" w:rsidP="00731819">
            <w:r>
              <w:t>array: see schema</w:t>
            </w:r>
          </w:p>
        </w:tc>
        <w:tc>
          <w:tcPr>
            <w:tcW w:w="1872" w:type="dxa"/>
          </w:tcPr>
          <w:p w14:paraId="55A5A2D8" w14:textId="77777777" w:rsidR="00731819" w:rsidRDefault="00731819" w:rsidP="00731819">
            <w:r>
              <w:t>yes</w:t>
            </w:r>
          </w:p>
        </w:tc>
        <w:tc>
          <w:tcPr>
            <w:tcW w:w="1872" w:type="dxa"/>
          </w:tcPr>
          <w:p w14:paraId="4E651EBF" w14:textId="77777777" w:rsidR="00731819" w:rsidRDefault="00731819" w:rsidP="00731819">
            <w:r>
              <w:t>Read Only</w:t>
            </w:r>
          </w:p>
        </w:tc>
        <w:tc>
          <w:tcPr>
            <w:tcW w:w="1872" w:type="dxa"/>
          </w:tcPr>
          <w:p w14:paraId="18595CE8" w14:textId="77777777" w:rsidR="00731819" w:rsidRDefault="00731819" w:rsidP="00731819">
            <w:r>
              <w:t>Resource Type of the Resource</w:t>
            </w:r>
          </w:p>
        </w:tc>
      </w:tr>
      <w:tr w:rsidR="00731819" w14:paraId="3DC1F28C" w14:textId="77777777" w:rsidTr="00731819">
        <w:tc>
          <w:tcPr>
            <w:tcW w:w="1872" w:type="dxa"/>
          </w:tcPr>
          <w:p w14:paraId="430D50CD" w14:textId="77777777" w:rsidR="00731819" w:rsidRDefault="00731819" w:rsidP="00731819">
            <w:r>
              <w:t>link</w:t>
            </w:r>
          </w:p>
        </w:tc>
        <w:tc>
          <w:tcPr>
            <w:tcW w:w="1872" w:type="dxa"/>
          </w:tcPr>
          <w:p w14:paraId="70E1B172" w14:textId="77777777" w:rsidR="00731819" w:rsidRDefault="00731819" w:rsidP="00731819">
            <w:r>
              <w:t>multiple types: see schema</w:t>
            </w:r>
          </w:p>
        </w:tc>
        <w:tc>
          <w:tcPr>
            <w:tcW w:w="1872" w:type="dxa"/>
          </w:tcPr>
          <w:p w14:paraId="1D614E9D" w14:textId="77777777" w:rsidR="00731819" w:rsidRDefault="00731819" w:rsidP="00731819"/>
        </w:tc>
        <w:tc>
          <w:tcPr>
            <w:tcW w:w="1872" w:type="dxa"/>
          </w:tcPr>
          <w:p w14:paraId="39119B9A" w14:textId="77777777" w:rsidR="00731819" w:rsidRDefault="00731819" w:rsidP="00731819"/>
        </w:tc>
        <w:tc>
          <w:tcPr>
            <w:tcW w:w="1872" w:type="dxa"/>
          </w:tcPr>
          <w:p w14:paraId="738B301E" w14:textId="77777777" w:rsidR="00731819" w:rsidRDefault="00731819" w:rsidP="00731819"/>
        </w:tc>
      </w:tr>
      <w:tr w:rsidR="00731819" w14:paraId="1CAB4BCC" w14:textId="77777777" w:rsidTr="00731819">
        <w:tc>
          <w:tcPr>
            <w:tcW w:w="1872" w:type="dxa"/>
          </w:tcPr>
          <w:p w14:paraId="5482C43E" w14:textId="77777777" w:rsidR="00731819" w:rsidRDefault="00731819" w:rsidP="00731819">
            <w:r>
              <w:t>SceneMappings</w:t>
            </w:r>
          </w:p>
        </w:tc>
        <w:tc>
          <w:tcPr>
            <w:tcW w:w="1872" w:type="dxa"/>
          </w:tcPr>
          <w:p w14:paraId="37AF6121" w14:textId="77777777" w:rsidR="00731819" w:rsidRDefault="00731819" w:rsidP="00731819">
            <w:r>
              <w:t>array: see schema</w:t>
            </w:r>
          </w:p>
        </w:tc>
        <w:tc>
          <w:tcPr>
            <w:tcW w:w="1872" w:type="dxa"/>
          </w:tcPr>
          <w:p w14:paraId="5E2E0A53" w14:textId="77777777" w:rsidR="00731819" w:rsidRDefault="00731819" w:rsidP="00731819"/>
        </w:tc>
        <w:tc>
          <w:tcPr>
            <w:tcW w:w="1872" w:type="dxa"/>
          </w:tcPr>
          <w:p w14:paraId="274EFC1A" w14:textId="77777777" w:rsidR="00731819" w:rsidRDefault="00731819" w:rsidP="00731819"/>
        </w:tc>
        <w:tc>
          <w:tcPr>
            <w:tcW w:w="1872" w:type="dxa"/>
          </w:tcPr>
          <w:p w14:paraId="1C2A4525" w14:textId="77777777" w:rsidR="00731819" w:rsidRDefault="00731819" w:rsidP="00731819">
            <w:r>
              <w:t>array of mappings per scene, can be one(1)</w:t>
            </w:r>
          </w:p>
        </w:tc>
      </w:tr>
      <w:tr w:rsidR="00731819" w14:paraId="07B71E1C" w14:textId="77777777" w:rsidTr="00731819">
        <w:tc>
          <w:tcPr>
            <w:tcW w:w="1872" w:type="dxa"/>
          </w:tcPr>
          <w:p w14:paraId="7287A327" w14:textId="77777777" w:rsidR="00731819" w:rsidRDefault="00731819" w:rsidP="00731819">
            <w:r>
              <w:t>n</w:t>
            </w:r>
          </w:p>
        </w:tc>
        <w:tc>
          <w:tcPr>
            <w:tcW w:w="1872" w:type="dxa"/>
          </w:tcPr>
          <w:p w14:paraId="588B0B66" w14:textId="77777777" w:rsidR="00731819" w:rsidRDefault="00731819" w:rsidP="00731819">
            <w:r>
              <w:t>string</w:t>
            </w:r>
          </w:p>
        </w:tc>
        <w:tc>
          <w:tcPr>
            <w:tcW w:w="1872" w:type="dxa"/>
          </w:tcPr>
          <w:p w14:paraId="6941282F" w14:textId="77777777" w:rsidR="00731819" w:rsidRDefault="00731819" w:rsidP="00731819"/>
        </w:tc>
        <w:tc>
          <w:tcPr>
            <w:tcW w:w="1872" w:type="dxa"/>
          </w:tcPr>
          <w:p w14:paraId="03AF9501" w14:textId="77777777" w:rsidR="00731819" w:rsidRDefault="00731819" w:rsidP="00731819">
            <w:r>
              <w:t>Read Only</w:t>
            </w:r>
          </w:p>
        </w:tc>
        <w:tc>
          <w:tcPr>
            <w:tcW w:w="1872" w:type="dxa"/>
          </w:tcPr>
          <w:p w14:paraId="01F3F97F" w14:textId="77777777" w:rsidR="00731819" w:rsidRDefault="00731819" w:rsidP="00731819">
            <w:r>
              <w:t>Friendly name of the resource</w:t>
            </w:r>
          </w:p>
        </w:tc>
      </w:tr>
      <w:tr w:rsidR="00731819" w14:paraId="433836E1" w14:textId="77777777" w:rsidTr="00731819">
        <w:tc>
          <w:tcPr>
            <w:tcW w:w="1872" w:type="dxa"/>
          </w:tcPr>
          <w:p w14:paraId="170AC8A8" w14:textId="77777777" w:rsidR="00731819" w:rsidRDefault="00731819" w:rsidP="00731819">
            <w:r>
              <w:t>id</w:t>
            </w:r>
          </w:p>
        </w:tc>
        <w:tc>
          <w:tcPr>
            <w:tcW w:w="1872" w:type="dxa"/>
          </w:tcPr>
          <w:p w14:paraId="13C08D25" w14:textId="77777777" w:rsidR="00731819" w:rsidRDefault="00731819" w:rsidP="00731819">
            <w:r>
              <w:t>string</w:t>
            </w:r>
          </w:p>
        </w:tc>
        <w:tc>
          <w:tcPr>
            <w:tcW w:w="1872" w:type="dxa"/>
          </w:tcPr>
          <w:p w14:paraId="5CF390E7" w14:textId="77777777" w:rsidR="00731819" w:rsidRDefault="00731819" w:rsidP="00731819"/>
        </w:tc>
        <w:tc>
          <w:tcPr>
            <w:tcW w:w="1872" w:type="dxa"/>
          </w:tcPr>
          <w:p w14:paraId="070AE8EB" w14:textId="77777777" w:rsidR="00731819" w:rsidRDefault="00731819" w:rsidP="00731819">
            <w:r>
              <w:t>Read Only</w:t>
            </w:r>
          </w:p>
        </w:tc>
        <w:tc>
          <w:tcPr>
            <w:tcW w:w="1872" w:type="dxa"/>
          </w:tcPr>
          <w:p w14:paraId="489625E2" w14:textId="77777777" w:rsidR="00731819" w:rsidRDefault="00731819" w:rsidP="00731819">
            <w:r>
              <w:t>Instance ID of this specific resource</w:t>
            </w:r>
          </w:p>
        </w:tc>
      </w:tr>
      <w:tr w:rsidR="00731819" w14:paraId="786B2829" w14:textId="77777777" w:rsidTr="00731819">
        <w:tc>
          <w:tcPr>
            <w:tcW w:w="1872" w:type="dxa"/>
          </w:tcPr>
          <w:p w14:paraId="5E9E1F2B" w14:textId="77777777" w:rsidR="00731819" w:rsidRDefault="00731819" w:rsidP="00731819">
            <w:r>
              <w:t>if</w:t>
            </w:r>
          </w:p>
        </w:tc>
        <w:tc>
          <w:tcPr>
            <w:tcW w:w="1872" w:type="dxa"/>
          </w:tcPr>
          <w:p w14:paraId="731E8EC2" w14:textId="77777777" w:rsidR="00731819" w:rsidRDefault="00731819" w:rsidP="00731819">
            <w:r>
              <w:t>array: see schema</w:t>
            </w:r>
          </w:p>
        </w:tc>
        <w:tc>
          <w:tcPr>
            <w:tcW w:w="1872" w:type="dxa"/>
          </w:tcPr>
          <w:p w14:paraId="76579605" w14:textId="77777777" w:rsidR="00731819" w:rsidRDefault="00731819" w:rsidP="00731819">
            <w:r>
              <w:t>yes</w:t>
            </w:r>
          </w:p>
        </w:tc>
        <w:tc>
          <w:tcPr>
            <w:tcW w:w="1872" w:type="dxa"/>
          </w:tcPr>
          <w:p w14:paraId="19232D3D" w14:textId="77777777" w:rsidR="00731819" w:rsidRDefault="00731819" w:rsidP="00731819">
            <w:r>
              <w:t>Read Only</w:t>
            </w:r>
          </w:p>
        </w:tc>
        <w:tc>
          <w:tcPr>
            <w:tcW w:w="1872" w:type="dxa"/>
          </w:tcPr>
          <w:p w14:paraId="758B3487" w14:textId="77777777" w:rsidR="00731819" w:rsidRDefault="00731819" w:rsidP="00731819">
            <w:r>
              <w:t>The interface set supported by this resource</w:t>
            </w:r>
          </w:p>
        </w:tc>
      </w:tr>
      <w:tr w:rsidR="00731819" w14:paraId="357CD4D6" w14:textId="77777777" w:rsidTr="00731819">
        <w:tc>
          <w:tcPr>
            <w:tcW w:w="1872" w:type="dxa"/>
          </w:tcPr>
          <w:p w14:paraId="41F09652" w14:textId="77777777" w:rsidR="00731819" w:rsidRDefault="00731819" w:rsidP="00731819">
            <w:r>
              <w:lastRenderedPageBreak/>
              <w:t>rt</w:t>
            </w:r>
          </w:p>
        </w:tc>
        <w:tc>
          <w:tcPr>
            <w:tcW w:w="1872" w:type="dxa"/>
          </w:tcPr>
          <w:p w14:paraId="45C39125" w14:textId="77777777" w:rsidR="00731819" w:rsidRDefault="00731819" w:rsidP="00731819">
            <w:r>
              <w:t>array: see schema</w:t>
            </w:r>
          </w:p>
        </w:tc>
        <w:tc>
          <w:tcPr>
            <w:tcW w:w="1872" w:type="dxa"/>
          </w:tcPr>
          <w:p w14:paraId="7AA40B9C" w14:textId="77777777" w:rsidR="00731819" w:rsidRDefault="00731819" w:rsidP="00731819"/>
        </w:tc>
        <w:tc>
          <w:tcPr>
            <w:tcW w:w="1872" w:type="dxa"/>
          </w:tcPr>
          <w:p w14:paraId="025E5158" w14:textId="77777777" w:rsidR="00731819" w:rsidRDefault="00731819" w:rsidP="00731819">
            <w:r>
              <w:t>Read Only</w:t>
            </w:r>
          </w:p>
        </w:tc>
        <w:tc>
          <w:tcPr>
            <w:tcW w:w="1872" w:type="dxa"/>
          </w:tcPr>
          <w:p w14:paraId="77633F35" w14:textId="77777777" w:rsidR="00731819" w:rsidRDefault="00731819" w:rsidP="00731819">
            <w:r>
              <w:t>Resource Type of the Resource</w:t>
            </w:r>
          </w:p>
        </w:tc>
      </w:tr>
      <w:tr w:rsidR="00731819" w14:paraId="5F228184" w14:textId="77777777" w:rsidTr="00731819">
        <w:tc>
          <w:tcPr>
            <w:tcW w:w="1872" w:type="dxa"/>
          </w:tcPr>
          <w:p w14:paraId="10FDD49C" w14:textId="77777777" w:rsidR="00731819" w:rsidRDefault="00731819" w:rsidP="00731819">
            <w:r>
              <w:t>links</w:t>
            </w:r>
          </w:p>
        </w:tc>
        <w:tc>
          <w:tcPr>
            <w:tcW w:w="1872" w:type="dxa"/>
          </w:tcPr>
          <w:p w14:paraId="74D2275B" w14:textId="77777777" w:rsidR="00731819" w:rsidRDefault="00731819" w:rsidP="00731819">
            <w:r>
              <w:t>array: see schema</w:t>
            </w:r>
          </w:p>
        </w:tc>
        <w:tc>
          <w:tcPr>
            <w:tcW w:w="1872" w:type="dxa"/>
          </w:tcPr>
          <w:p w14:paraId="3D3CC139" w14:textId="77777777" w:rsidR="00731819" w:rsidRDefault="00731819" w:rsidP="00731819"/>
        </w:tc>
        <w:tc>
          <w:tcPr>
            <w:tcW w:w="1872" w:type="dxa"/>
          </w:tcPr>
          <w:p w14:paraId="5ECD8896" w14:textId="77777777" w:rsidR="00731819" w:rsidRDefault="00731819" w:rsidP="00731819"/>
        </w:tc>
        <w:tc>
          <w:tcPr>
            <w:tcW w:w="1872" w:type="dxa"/>
          </w:tcPr>
          <w:p w14:paraId="0DFDDD61" w14:textId="77777777" w:rsidR="00731819" w:rsidRDefault="00731819" w:rsidP="00731819">
            <w:r>
              <w:t>A set of simple or individual OIC Links.</w:t>
            </w:r>
          </w:p>
        </w:tc>
      </w:tr>
    </w:tbl>
    <w:p w14:paraId="49CF9665" w14:textId="77777777" w:rsidR="00731819" w:rsidRDefault="00731819" w:rsidP="00731819">
      <w:pPr>
        <w:pStyle w:val="ANNEX-heading2"/>
      </w:pPr>
      <w:bookmarkStart w:id="15510" w:name="_Toc509367512"/>
      <w:r>
        <w:t>CRUDN behaviour</w:t>
      </w:r>
      <w:bookmarkEnd w:id="15510"/>
    </w:p>
    <w:tbl>
      <w:tblPr>
        <w:tblStyle w:val="TABLE-A"/>
        <w:tblW w:w="0" w:type="auto"/>
        <w:tblLook w:val="04A0" w:firstRow="1" w:lastRow="0" w:firstColumn="1" w:lastColumn="0" w:noHBand="0" w:noVBand="1"/>
      </w:tblPr>
      <w:tblGrid>
        <w:gridCol w:w="2417"/>
        <w:gridCol w:w="1394"/>
        <w:gridCol w:w="1359"/>
        <w:gridCol w:w="1409"/>
        <w:gridCol w:w="1390"/>
        <w:gridCol w:w="1381"/>
      </w:tblGrid>
      <w:tr w:rsidR="00731819" w14:paraId="116CD39F" w14:textId="77777777" w:rsidTr="00731819">
        <w:trPr>
          <w:cnfStyle w:val="100000000000" w:firstRow="1" w:lastRow="0" w:firstColumn="0" w:lastColumn="0" w:oddVBand="0" w:evenVBand="0" w:oddHBand="0" w:evenHBand="0" w:firstRowFirstColumn="0" w:firstRowLastColumn="0" w:lastRowFirstColumn="0" w:lastRowLastColumn="0"/>
        </w:trPr>
        <w:tc>
          <w:tcPr>
            <w:tcW w:w="1560" w:type="dxa"/>
          </w:tcPr>
          <w:p w14:paraId="3BC97AAE" w14:textId="77777777" w:rsidR="00731819" w:rsidRDefault="00731819" w:rsidP="00731819">
            <w:r>
              <w:t>Resource</w:t>
            </w:r>
          </w:p>
        </w:tc>
        <w:tc>
          <w:tcPr>
            <w:tcW w:w="1560" w:type="dxa"/>
          </w:tcPr>
          <w:p w14:paraId="3B7444D2" w14:textId="77777777" w:rsidR="00731819" w:rsidRDefault="00731819" w:rsidP="00731819">
            <w:r>
              <w:t>Create</w:t>
            </w:r>
          </w:p>
        </w:tc>
        <w:tc>
          <w:tcPr>
            <w:tcW w:w="1560" w:type="dxa"/>
          </w:tcPr>
          <w:p w14:paraId="7680FD6F" w14:textId="77777777" w:rsidR="00731819" w:rsidRDefault="00731819" w:rsidP="00731819">
            <w:r>
              <w:t>Read</w:t>
            </w:r>
          </w:p>
        </w:tc>
        <w:tc>
          <w:tcPr>
            <w:tcW w:w="1560" w:type="dxa"/>
          </w:tcPr>
          <w:p w14:paraId="4D8780A9" w14:textId="77777777" w:rsidR="00731819" w:rsidRDefault="00731819" w:rsidP="00731819">
            <w:r>
              <w:t>Update</w:t>
            </w:r>
          </w:p>
        </w:tc>
        <w:tc>
          <w:tcPr>
            <w:tcW w:w="1560" w:type="dxa"/>
          </w:tcPr>
          <w:p w14:paraId="625FBE9D" w14:textId="77777777" w:rsidR="00731819" w:rsidRDefault="00731819" w:rsidP="00731819">
            <w:r>
              <w:t>Delete</w:t>
            </w:r>
          </w:p>
        </w:tc>
        <w:tc>
          <w:tcPr>
            <w:tcW w:w="1560" w:type="dxa"/>
          </w:tcPr>
          <w:p w14:paraId="0E208A78" w14:textId="77777777" w:rsidR="00731819" w:rsidRDefault="00731819" w:rsidP="00731819">
            <w:r>
              <w:t>Notify</w:t>
            </w:r>
          </w:p>
        </w:tc>
      </w:tr>
      <w:tr w:rsidR="00731819" w14:paraId="3F76D945" w14:textId="77777777" w:rsidTr="00731819">
        <w:tc>
          <w:tcPr>
            <w:tcW w:w="1560" w:type="dxa"/>
          </w:tcPr>
          <w:p w14:paraId="16FF2CD1" w14:textId="77777777" w:rsidR="00731819" w:rsidRDefault="00731819" w:rsidP="00731819">
            <w:r>
              <w:t>/SceneMemberResURI</w:t>
            </w:r>
          </w:p>
        </w:tc>
        <w:tc>
          <w:tcPr>
            <w:tcW w:w="1560" w:type="dxa"/>
          </w:tcPr>
          <w:p w14:paraId="56670E4A" w14:textId="77777777" w:rsidR="00731819" w:rsidRDefault="00731819" w:rsidP="00731819"/>
        </w:tc>
        <w:tc>
          <w:tcPr>
            <w:tcW w:w="1560" w:type="dxa"/>
          </w:tcPr>
          <w:p w14:paraId="4A9C07D8" w14:textId="77777777" w:rsidR="00731819" w:rsidRDefault="00731819" w:rsidP="00731819">
            <w:r>
              <w:t>get</w:t>
            </w:r>
          </w:p>
        </w:tc>
        <w:tc>
          <w:tcPr>
            <w:tcW w:w="1560" w:type="dxa"/>
          </w:tcPr>
          <w:p w14:paraId="5EE5D6F0" w14:textId="77777777" w:rsidR="00731819" w:rsidRDefault="00731819" w:rsidP="00731819"/>
        </w:tc>
        <w:tc>
          <w:tcPr>
            <w:tcW w:w="1560" w:type="dxa"/>
          </w:tcPr>
          <w:p w14:paraId="32739D7D" w14:textId="77777777" w:rsidR="00731819" w:rsidRDefault="00731819" w:rsidP="00731819"/>
        </w:tc>
        <w:tc>
          <w:tcPr>
            <w:tcW w:w="1560" w:type="dxa"/>
          </w:tcPr>
          <w:p w14:paraId="186D9842" w14:textId="77777777" w:rsidR="00731819" w:rsidRDefault="00731819" w:rsidP="00731819"/>
        </w:tc>
      </w:tr>
    </w:tbl>
    <w:p w14:paraId="4D79F5DF" w14:textId="77777777" w:rsidR="00731819" w:rsidRDefault="00731819" w:rsidP="00731819"/>
    <w:p w14:paraId="5ADA42A1" w14:textId="77777777" w:rsidR="00731819" w:rsidRDefault="00731819" w:rsidP="00731819">
      <w:pPr>
        <w:pStyle w:val="ANNEXtitle"/>
        <w:rPr>
          <w:rFonts w:eastAsiaTheme="minorEastAsia"/>
          <w:lang w:eastAsia="ko-KR"/>
        </w:rPr>
      </w:pPr>
      <w:r w:rsidRPr="00B64358">
        <w:rPr>
          <w:rFonts w:eastAsiaTheme="minorEastAsia"/>
          <w:lang w:eastAsia="ko-KR"/>
        </w:rPr>
        <w:lastRenderedPageBreak/>
        <w:br/>
      </w:r>
      <w:bookmarkStart w:id="15511" w:name="_Toc504564656"/>
      <w:bookmarkStart w:id="15512" w:name="_Toc509367513"/>
      <w:r w:rsidRPr="00B64358">
        <w:rPr>
          <w:rFonts w:eastAsiaTheme="minorEastAsia"/>
          <w:lang w:eastAsia="ko-KR"/>
        </w:rPr>
        <w:t>(informative)</w:t>
      </w:r>
      <w:r>
        <w:br/>
      </w:r>
      <w:r>
        <w:br/>
      </w:r>
      <w:r w:rsidRPr="00B64358">
        <w:rPr>
          <w:rFonts w:eastAsiaTheme="minorEastAsia"/>
          <w:lang w:eastAsia="ko-KR"/>
        </w:rPr>
        <w:t xml:space="preserve">Swagger2.0 </w:t>
      </w:r>
      <w:r>
        <w:rPr>
          <w:rFonts w:eastAsiaTheme="minorEastAsia"/>
          <w:lang w:eastAsia="ko-KR"/>
        </w:rPr>
        <w:t>Schema Extension</w:t>
      </w:r>
      <w:bookmarkEnd w:id="15511"/>
      <w:bookmarkEnd w:id="15512"/>
    </w:p>
    <w:p w14:paraId="023AF36F" w14:textId="77777777" w:rsidR="00731819" w:rsidRDefault="00731819" w:rsidP="00731819">
      <w:pPr>
        <w:pStyle w:val="ANNEX-heading1"/>
        <w:rPr>
          <w:rFonts w:eastAsiaTheme="minorEastAsia"/>
          <w:lang w:val="en-US" w:eastAsia="ko-KR"/>
        </w:rPr>
      </w:pPr>
      <w:bookmarkStart w:id="15513" w:name="_Ref498595858"/>
      <w:bookmarkStart w:id="15514" w:name="_Toc504564657"/>
      <w:bookmarkStart w:id="15515" w:name="_Toc509367514"/>
      <w:r>
        <w:rPr>
          <w:rFonts w:eastAsiaTheme="minorEastAsia"/>
          <w:lang w:val="en-US" w:eastAsia="ko-KR"/>
        </w:rPr>
        <w:t>Swagger 2.0 Schema Reference</w:t>
      </w:r>
      <w:bookmarkEnd w:id="15513"/>
      <w:bookmarkEnd w:id="15514"/>
      <w:bookmarkEnd w:id="15515"/>
    </w:p>
    <w:p w14:paraId="2A998DBE" w14:textId="77777777" w:rsidR="00731819" w:rsidRDefault="00731819" w:rsidP="00731819">
      <w:pPr>
        <w:pStyle w:val="PARAGRAPH"/>
        <w:rPr>
          <w:rFonts w:eastAsiaTheme="minorEastAsia"/>
          <w:lang w:val="en-US" w:eastAsia="ko-KR"/>
        </w:rPr>
      </w:pPr>
      <w:r>
        <w:rPr>
          <w:rFonts w:eastAsiaTheme="minorEastAsia"/>
          <w:lang w:val="en-US" w:eastAsia="ko-KR"/>
        </w:rPr>
        <w:t>Swagger 2.0 does not support allOf and anyOf JSON schema valiation constructs; this specification has extended the underlying Swagger 2.0 schema to enable these, all Swagger 2.0 files are valid against the extended schema.  Please reference the following location for a copy of the extended schema:</w:t>
      </w:r>
    </w:p>
    <w:p w14:paraId="5FDF7024" w14:textId="77777777" w:rsidR="00731819" w:rsidRDefault="00C16FED" w:rsidP="00731819">
      <w:pPr>
        <w:pStyle w:val="PARAGRAPH"/>
        <w:rPr>
          <w:rFonts w:eastAsiaTheme="minorEastAsia"/>
          <w:lang w:val="en-US" w:eastAsia="ko-KR"/>
        </w:rPr>
      </w:pPr>
      <w:hyperlink r:id="rId102" w:history="1">
        <w:r w:rsidR="00731819" w:rsidRPr="00737DBB">
          <w:rPr>
            <w:rStyle w:val="Hyperlink"/>
            <w:rFonts w:eastAsiaTheme="minorEastAsia"/>
            <w:lang w:val="en-US" w:eastAsia="ko-KR"/>
          </w:rPr>
          <w:t>https://github.com/openconnectivityfoundation/OCFswagger2.0-schema</w:t>
        </w:r>
      </w:hyperlink>
      <w:r w:rsidR="00731819">
        <w:rPr>
          <w:rFonts w:eastAsiaTheme="minorEastAsia"/>
          <w:lang w:val="en-US" w:eastAsia="ko-KR"/>
        </w:rPr>
        <w:t xml:space="preserve"> </w:t>
      </w:r>
    </w:p>
    <w:p w14:paraId="19DDF5D0" w14:textId="77777777" w:rsidR="00731819" w:rsidRDefault="00731819" w:rsidP="00731819">
      <w:pPr>
        <w:pStyle w:val="ANNEX-heading1"/>
        <w:rPr>
          <w:rFonts w:eastAsiaTheme="minorEastAsia"/>
          <w:lang w:val="en-US" w:eastAsia="ko-KR"/>
        </w:rPr>
      </w:pPr>
      <w:bookmarkStart w:id="15516" w:name="_Toc504564658"/>
      <w:bookmarkStart w:id="15517" w:name="_Toc509367515"/>
      <w:bookmarkStart w:id="15518" w:name="_Ref500242654"/>
      <w:r>
        <w:rPr>
          <w:rFonts w:eastAsiaTheme="minorEastAsia"/>
          <w:lang w:val="en-US" w:eastAsia="ko-KR"/>
        </w:rPr>
        <w:t>Swagger 2.0 Introspection empty file</w:t>
      </w:r>
      <w:bookmarkEnd w:id="15516"/>
      <w:bookmarkEnd w:id="15517"/>
    </w:p>
    <w:bookmarkEnd w:id="15518"/>
    <w:p w14:paraId="732BF324" w14:textId="77777777" w:rsidR="00731819" w:rsidRDefault="00731819" w:rsidP="00731819">
      <w:pPr>
        <w:pStyle w:val="PARAGRAPH"/>
        <w:rPr>
          <w:rFonts w:eastAsiaTheme="minorEastAsia"/>
          <w:lang w:val="en-US" w:eastAsia="ko-KR"/>
        </w:rPr>
      </w:pPr>
      <w:r>
        <w:rPr>
          <w:rFonts w:eastAsiaTheme="minorEastAsia"/>
          <w:lang w:val="en-US" w:eastAsia="ko-KR"/>
        </w:rPr>
        <w:t>Reference the following location for a copy of an empty Swagger2.0 file:</w:t>
      </w:r>
    </w:p>
    <w:p w14:paraId="781BB053" w14:textId="77777777" w:rsidR="00731819" w:rsidRDefault="00C16FED" w:rsidP="00731819">
      <w:hyperlink r:id="rId103" w:history="1">
        <w:r w:rsidR="00731819" w:rsidRPr="008A6D7A">
          <w:rPr>
            <w:rStyle w:val="Hyperlink"/>
          </w:rPr>
          <w:t>https://github.com/openconnectivityfoundation/DeviceBuilder/blob/master/examples/introspection-empty.txt</w:t>
        </w:r>
      </w:hyperlink>
    </w:p>
    <w:sectPr w:rsidR="00731819" w:rsidSect="00DD30D0">
      <w:footerReference w:type="default" r:id="rId104"/>
      <w:footerReference w:type="first" r:id="rId105"/>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Bardini, Richard A" w:date="2018-03-21T08:16:00Z" w:initials="BRA">
    <w:p w14:paraId="5AE935A2" w14:textId="7C5646C9" w:rsidR="00FB5756" w:rsidRDefault="00FB5756">
      <w:pPr>
        <w:pStyle w:val="CommentText"/>
      </w:pPr>
      <w:r>
        <w:rPr>
          <w:rStyle w:val="CommentReference"/>
        </w:rPr>
        <w:annotationRef/>
      </w:r>
      <w:r>
        <w:t>BZ #1941</w:t>
      </w:r>
    </w:p>
  </w:comment>
  <w:comment w:id="86" w:author="Bardini, Richard A" w:date="2018-03-19T13:34:00Z" w:initials="BRA">
    <w:p w14:paraId="7886B61F" w14:textId="111C300D" w:rsidR="00FB5756" w:rsidRDefault="00FB5756">
      <w:pPr>
        <w:pStyle w:val="CommentText"/>
      </w:pPr>
      <w:r>
        <w:rPr>
          <w:rStyle w:val="CommentReference"/>
        </w:rPr>
        <w:annotationRef/>
      </w:r>
      <w:r>
        <w:t>BZ #2189</w:t>
      </w:r>
    </w:p>
  </w:comment>
  <w:comment w:id="99" w:author="Bardini, Richard A" w:date="2018-03-16T15:10:00Z" w:initials="BRA">
    <w:p w14:paraId="711A64B2" w14:textId="77777777" w:rsidR="00FB5756" w:rsidRDefault="00FB5756">
      <w:pPr>
        <w:pStyle w:val="CommentText"/>
      </w:pPr>
      <w:r>
        <w:rPr>
          <w:rStyle w:val="CommentReference"/>
        </w:rPr>
        <w:annotationRef/>
      </w:r>
      <w:r>
        <w:t>[Editorial] BZ #2378</w:t>
      </w:r>
    </w:p>
    <w:p w14:paraId="1C95F135" w14:textId="77777777" w:rsidR="00FB5756" w:rsidRDefault="00FB5756">
      <w:pPr>
        <w:pStyle w:val="CommentText"/>
      </w:pPr>
    </w:p>
    <w:p w14:paraId="3F535180" w14:textId="392C5140" w:rsidR="00FB5756" w:rsidRDefault="00FB5756">
      <w:pPr>
        <w:pStyle w:val="CommentText"/>
      </w:pPr>
      <w:r>
        <w:t>Fixed reference to the document being used/referenced.</w:t>
      </w:r>
    </w:p>
  </w:comment>
  <w:comment w:id="116" w:author="Bardini, Richard A" w:date="2018-03-19T04:00:00Z" w:initials="BRA">
    <w:p w14:paraId="1A622D41" w14:textId="500FF242" w:rsidR="00FB5756" w:rsidRDefault="00FB5756">
      <w:pPr>
        <w:pStyle w:val="CommentText"/>
      </w:pPr>
      <w:r>
        <w:rPr>
          <w:rStyle w:val="CommentReference"/>
        </w:rPr>
        <w:annotationRef/>
      </w:r>
      <w:r>
        <w:t>BZ #2284</w:t>
      </w:r>
    </w:p>
  </w:comment>
  <w:comment w:id="119" w:author="Bardini, Richard A" w:date="2018-03-19T08:16:00Z" w:initials="BRA">
    <w:p w14:paraId="7F9A2223" w14:textId="6D681504" w:rsidR="00FB5756" w:rsidRDefault="00FB5756">
      <w:pPr>
        <w:pStyle w:val="CommentText"/>
      </w:pPr>
      <w:r>
        <w:rPr>
          <w:rStyle w:val="CommentReference"/>
        </w:rPr>
        <w:annotationRef/>
      </w:r>
      <w:r>
        <w:t>BZ #2283</w:t>
      </w:r>
    </w:p>
  </w:comment>
  <w:comment w:id="125" w:author="Bardini, Richard A" w:date="2018-03-19T13:01:00Z" w:initials="BRA">
    <w:p w14:paraId="4CD5FE8F" w14:textId="1FCCEE25" w:rsidR="00FB5756" w:rsidRDefault="00FB5756">
      <w:pPr>
        <w:pStyle w:val="CommentText"/>
      </w:pPr>
      <w:r>
        <w:rPr>
          <w:rStyle w:val="CommentReference"/>
        </w:rPr>
        <w:annotationRef/>
      </w:r>
      <w:r>
        <w:t>BZ #2189</w:t>
      </w:r>
    </w:p>
  </w:comment>
  <w:comment w:id="129" w:author="Bardini, Richard A" w:date="2018-03-19T08:18:00Z" w:initials="BRA">
    <w:p w14:paraId="2BFCA3F9" w14:textId="030CA9FA" w:rsidR="00FB5756" w:rsidRDefault="00FB5756">
      <w:pPr>
        <w:pStyle w:val="CommentText"/>
      </w:pPr>
      <w:r>
        <w:rPr>
          <w:rStyle w:val="CommentReference"/>
        </w:rPr>
        <w:annotationRef/>
      </w:r>
      <w:r>
        <w:t>BZ #2283</w:t>
      </w:r>
    </w:p>
  </w:comment>
  <w:comment w:id="136" w:author="Bardini, Richard A" w:date="2018-03-19T03:55:00Z" w:initials="BRA">
    <w:p w14:paraId="1D667350" w14:textId="3980BDA5" w:rsidR="00FB5756" w:rsidRDefault="00FB5756">
      <w:pPr>
        <w:pStyle w:val="CommentText"/>
      </w:pPr>
      <w:r>
        <w:rPr>
          <w:rStyle w:val="CommentReference"/>
        </w:rPr>
        <w:annotationRef/>
      </w:r>
      <w:r>
        <w:t>BZ #2284</w:t>
      </w:r>
    </w:p>
  </w:comment>
  <w:comment w:id="138" w:author="Bardini, Richard A" w:date="2018-03-19T04:01:00Z" w:initials="BRA">
    <w:p w14:paraId="70A14083" w14:textId="4E2DD69D" w:rsidR="00FB5756" w:rsidRDefault="00FB5756">
      <w:pPr>
        <w:pStyle w:val="CommentText"/>
      </w:pPr>
      <w:r>
        <w:rPr>
          <w:rStyle w:val="CommentReference"/>
        </w:rPr>
        <w:annotationRef/>
      </w:r>
      <w:r>
        <w:t>BZ #2284</w:t>
      </w:r>
    </w:p>
  </w:comment>
  <w:comment w:id="140" w:author="Bardini, Richard A" w:date="2018-03-19T03:56:00Z" w:initials="BRA">
    <w:p w14:paraId="41B284D4" w14:textId="2D9E2B0C" w:rsidR="00FB5756" w:rsidRDefault="00FB5756">
      <w:pPr>
        <w:pStyle w:val="CommentText"/>
      </w:pPr>
      <w:r>
        <w:rPr>
          <w:rStyle w:val="CommentReference"/>
        </w:rPr>
        <w:annotationRef/>
      </w:r>
      <w:r>
        <w:t>BZ #2284</w:t>
      </w:r>
    </w:p>
  </w:comment>
  <w:comment w:id="207" w:author="Bardini, Richard A" w:date="2018-03-21T08:22:00Z" w:initials="BRA">
    <w:p w14:paraId="507AD347" w14:textId="25147ACE" w:rsidR="00FB5756" w:rsidRDefault="00FB5756">
      <w:pPr>
        <w:pStyle w:val="CommentText"/>
      </w:pPr>
      <w:r>
        <w:rPr>
          <w:rStyle w:val="CommentReference"/>
        </w:rPr>
        <w:annotationRef/>
      </w:r>
      <w:r>
        <w:t>BZ #1941</w:t>
      </w:r>
    </w:p>
  </w:comment>
  <w:comment w:id="6614" w:author="Bardini, Richard A" w:date="2018-03-19T04:10:00Z" w:initials="BRA">
    <w:p w14:paraId="61A90CD1" w14:textId="03FFC3DB" w:rsidR="00FB5756" w:rsidRDefault="00FB5756">
      <w:pPr>
        <w:pStyle w:val="CommentText"/>
      </w:pPr>
      <w:r>
        <w:rPr>
          <w:rStyle w:val="CommentReference"/>
        </w:rPr>
        <w:annotationRef/>
      </w:r>
      <w:r>
        <w:t>BZ #2284</w:t>
      </w:r>
    </w:p>
  </w:comment>
  <w:comment w:id="6617" w:author="Bardini, Richard A" w:date="2018-03-19T04:01:00Z" w:initials="BRA">
    <w:p w14:paraId="7E589371" w14:textId="66246F9D" w:rsidR="00FB5756" w:rsidRDefault="00FB5756">
      <w:pPr>
        <w:pStyle w:val="CommentText"/>
      </w:pPr>
      <w:r>
        <w:rPr>
          <w:rStyle w:val="CommentReference"/>
        </w:rPr>
        <w:annotationRef/>
      </w:r>
      <w:r>
        <w:t>BZ #2284</w:t>
      </w:r>
    </w:p>
  </w:comment>
  <w:comment w:id="6619" w:author="Bardini, Richard A" w:date="2018-03-19T04:10:00Z" w:initials="BRA">
    <w:p w14:paraId="6ED569C0" w14:textId="478E0964" w:rsidR="00FB5756" w:rsidRDefault="00FB5756">
      <w:pPr>
        <w:pStyle w:val="CommentText"/>
      </w:pPr>
      <w:r>
        <w:rPr>
          <w:rStyle w:val="CommentReference"/>
        </w:rPr>
        <w:annotationRef/>
      </w:r>
      <w:r>
        <w:t>BZ #2284</w:t>
      </w:r>
    </w:p>
  </w:comment>
  <w:comment w:id="6640" w:author="Bardini, Richard A" w:date="2018-03-21T07:48:00Z" w:initials="BRA">
    <w:p w14:paraId="56317D4B" w14:textId="3582D900" w:rsidR="00FB5756" w:rsidRDefault="00FB5756">
      <w:pPr>
        <w:pStyle w:val="CommentText"/>
      </w:pPr>
      <w:r>
        <w:rPr>
          <w:rStyle w:val="CommentReference"/>
        </w:rPr>
        <w:annotationRef/>
      </w:r>
      <w:r>
        <w:t>BZ #2352</w:t>
      </w:r>
    </w:p>
    <w:p w14:paraId="79D34DDD" w14:textId="77777777" w:rsidR="00FB5756" w:rsidRDefault="00FB5756">
      <w:pPr>
        <w:pStyle w:val="CommentText"/>
      </w:pPr>
    </w:p>
    <w:p w14:paraId="3CA6E36B" w14:textId="5ABCCE44" w:rsidR="00FB5756" w:rsidRDefault="00FB5756">
      <w:pPr>
        <w:pStyle w:val="CommentText"/>
      </w:pPr>
      <w:r>
        <w:t>All changes in this table</w:t>
      </w:r>
    </w:p>
  </w:comment>
  <w:comment w:id="6654" w:author="Bardini, Richard A" w:date="2018-03-19T05:48:00Z" w:initials="BRA">
    <w:p w14:paraId="75F22969" w14:textId="3BDE0156" w:rsidR="00FB5756" w:rsidRDefault="00FB5756">
      <w:pPr>
        <w:pStyle w:val="CommentText"/>
      </w:pPr>
      <w:r>
        <w:rPr>
          <w:rStyle w:val="CommentReference"/>
        </w:rPr>
        <w:annotationRef/>
      </w:r>
      <w:r>
        <w:t>BZ #2284</w:t>
      </w:r>
    </w:p>
  </w:comment>
  <w:comment w:id="6658" w:author="Bardini, Richard A" w:date="2018-03-19T05:50:00Z" w:initials="BRA">
    <w:p w14:paraId="460132CD" w14:textId="2A852AF2" w:rsidR="00FB5756" w:rsidRDefault="00FB5756">
      <w:pPr>
        <w:pStyle w:val="CommentText"/>
      </w:pPr>
      <w:r>
        <w:rPr>
          <w:rStyle w:val="CommentReference"/>
        </w:rPr>
        <w:annotationRef/>
      </w:r>
      <w:r>
        <w:t>BZ #2284</w:t>
      </w:r>
    </w:p>
  </w:comment>
  <w:comment w:id="6660" w:author="Bardini, Richard A" w:date="2018-03-19T05:52:00Z" w:initials="BRA">
    <w:p w14:paraId="74184B70" w14:textId="31E82CA6" w:rsidR="00FB5756" w:rsidRDefault="00FB5756">
      <w:pPr>
        <w:pStyle w:val="CommentText"/>
      </w:pPr>
      <w:r>
        <w:rPr>
          <w:rStyle w:val="CommentReference"/>
        </w:rPr>
        <w:annotationRef/>
      </w:r>
      <w:r>
        <w:t>BZ #2284</w:t>
      </w:r>
    </w:p>
  </w:comment>
  <w:comment w:id="6663" w:author="Bardini, Richard A" w:date="2018-03-19T05:53:00Z" w:initials="BRA">
    <w:p w14:paraId="5746563E" w14:textId="08BFD33A" w:rsidR="00FB5756" w:rsidRDefault="00FB5756">
      <w:pPr>
        <w:pStyle w:val="CommentText"/>
      </w:pPr>
      <w:r>
        <w:rPr>
          <w:rStyle w:val="CommentReference"/>
        </w:rPr>
        <w:annotationRef/>
      </w:r>
      <w:r>
        <w:t>BZ #2284</w:t>
      </w:r>
    </w:p>
  </w:comment>
  <w:comment w:id="6666" w:author="Bardini, Richard A" w:date="2018-03-20T06:25:00Z" w:initials="BRA">
    <w:p w14:paraId="774CA2BC" w14:textId="48D2B50F" w:rsidR="00FB5756" w:rsidRDefault="00FB5756">
      <w:pPr>
        <w:pStyle w:val="CommentText"/>
      </w:pPr>
      <w:r>
        <w:rPr>
          <w:rStyle w:val="CommentReference"/>
        </w:rPr>
        <w:annotationRef/>
      </w:r>
      <w:r>
        <w:t>BZ #2055</w:t>
      </w:r>
    </w:p>
  </w:comment>
  <w:comment w:id="6669" w:author="Bardini, Richard A" w:date="2018-03-20T06:27:00Z" w:initials="BRA">
    <w:p w14:paraId="24D67B8F" w14:textId="50A3C5D9" w:rsidR="00FB5756" w:rsidRDefault="00FB5756">
      <w:pPr>
        <w:pStyle w:val="CommentText"/>
      </w:pPr>
      <w:r>
        <w:rPr>
          <w:rStyle w:val="CommentReference"/>
        </w:rPr>
        <w:annotationRef/>
      </w:r>
      <w:r>
        <w:t>BZ #2055</w:t>
      </w:r>
    </w:p>
  </w:comment>
  <w:comment w:id="6671" w:author="Bardini, Richard A" w:date="2018-03-20T06:28:00Z" w:initials="BRA">
    <w:p w14:paraId="7C9470E4" w14:textId="4135F7CF" w:rsidR="00FB5756" w:rsidRDefault="00FB5756">
      <w:pPr>
        <w:pStyle w:val="CommentText"/>
      </w:pPr>
      <w:r>
        <w:rPr>
          <w:rStyle w:val="CommentReference"/>
        </w:rPr>
        <w:annotationRef/>
      </w:r>
      <w:r>
        <w:t>BZ #2055</w:t>
      </w:r>
    </w:p>
  </w:comment>
  <w:comment w:id="6690" w:author="Bardini, Richard A" w:date="2018-03-19T06:00:00Z" w:initials="BRA">
    <w:p w14:paraId="37E96AEE" w14:textId="4BA747F8" w:rsidR="00FB5756" w:rsidRDefault="00FB5756">
      <w:pPr>
        <w:pStyle w:val="CommentText"/>
      </w:pPr>
      <w:r>
        <w:rPr>
          <w:rStyle w:val="CommentReference"/>
        </w:rPr>
        <w:annotationRef/>
      </w:r>
      <w:r>
        <w:t>BZ #2284</w:t>
      </w:r>
    </w:p>
    <w:p w14:paraId="1EBDC061" w14:textId="77777777" w:rsidR="00FB5756" w:rsidRDefault="00FB5756">
      <w:pPr>
        <w:pStyle w:val="CommentText"/>
      </w:pPr>
    </w:p>
    <w:p w14:paraId="2BBA69D5" w14:textId="43DD7C68" w:rsidR="00FB5756" w:rsidRDefault="00FB5756">
      <w:pPr>
        <w:pStyle w:val="CommentText"/>
      </w:pPr>
      <w:r>
        <w:t>Change Overridden by BZ #2055</w:t>
      </w:r>
    </w:p>
  </w:comment>
  <w:comment w:id="6674" w:author="Bardini, Richard A" w:date="2018-03-20T06:48:00Z" w:initials="BRA">
    <w:p w14:paraId="0E1BCF1B" w14:textId="73D7F1D7" w:rsidR="00FB5756" w:rsidRDefault="00FB5756">
      <w:pPr>
        <w:pStyle w:val="CommentText"/>
      </w:pPr>
      <w:r>
        <w:rPr>
          <w:rStyle w:val="CommentReference"/>
        </w:rPr>
        <w:annotationRef/>
      </w:r>
      <w:r>
        <w:t>BZ #2055</w:t>
      </w:r>
    </w:p>
  </w:comment>
  <w:comment w:id="6721" w:author="Bardini, Richard A" w:date="2018-03-20T06:53:00Z" w:initials="BRA">
    <w:p w14:paraId="502F8BA3" w14:textId="4B085928" w:rsidR="00FB5756" w:rsidRDefault="00FB5756">
      <w:pPr>
        <w:pStyle w:val="CommentText"/>
      </w:pPr>
      <w:r>
        <w:rPr>
          <w:rStyle w:val="CommentReference"/>
        </w:rPr>
        <w:annotationRef/>
      </w:r>
      <w:r>
        <w:t>BZ #2055</w:t>
      </w:r>
    </w:p>
  </w:comment>
  <w:comment w:id="6727" w:author="Bardini, Richard A" w:date="2018-03-19T07:06:00Z" w:initials="BRA">
    <w:p w14:paraId="30F593DF" w14:textId="695F1851" w:rsidR="00FB5756" w:rsidRDefault="00FB5756">
      <w:pPr>
        <w:pStyle w:val="CommentText"/>
      </w:pPr>
      <w:r>
        <w:rPr>
          <w:rStyle w:val="CommentReference"/>
        </w:rPr>
        <w:annotationRef/>
      </w:r>
      <w:r>
        <w:t>BZ #2216</w:t>
      </w:r>
    </w:p>
  </w:comment>
  <w:comment w:id="6737" w:author="Bardini, Richard A" w:date="2018-03-19T07:10:00Z" w:initials="BRA">
    <w:p w14:paraId="319EE7BD" w14:textId="4E47F11C" w:rsidR="00FB5756" w:rsidRDefault="00FB5756">
      <w:pPr>
        <w:pStyle w:val="CommentText"/>
      </w:pPr>
      <w:r>
        <w:rPr>
          <w:rStyle w:val="CommentReference"/>
        </w:rPr>
        <w:annotationRef/>
      </w:r>
      <w:r>
        <w:t>BZ #2216</w:t>
      </w:r>
    </w:p>
  </w:comment>
  <w:comment w:id="6740" w:author="Bardini, Richard A" w:date="2018-03-19T07:11:00Z" w:initials="BRA">
    <w:p w14:paraId="3FE4ACA1" w14:textId="07CB5E94" w:rsidR="00FB5756" w:rsidRDefault="00FB5756">
      <w:pPr>
        <w:pStyle w:val="CommentText"/>
      </w:pPr>
      <w:r>
        <w:rPr>
          <w:rStyle w:val="CommentReference"/>
        </w:rPr>
        <w:annotationRef/>
      </w:r>
      <w:r>
        <w:t>BZ #2216</w:t>
      </w:r>
    </w:p>
  </w:comment>
  <w:comment w:id="6744" w:author="Bardini, Richard A" w:date="2018-03-19T07:18:00Z" w:initials="BRA">
    <w:p w14:paraId="53D88FE1" w14:textId="705BF432" w:rsidR="00FB5756" w:rsidRDefault="00FB5756">
      <w:pPr>
        <w:pStyle w:val="CommentText"/>
      </w:pPr>
      <w:r>
        <w:rPr>
          <w:rStyle w:val="CommentReference"/>
        </w:rPr>
        <w:annotationRef/>
      </w:r>
      <w:r>
        <w:t>BZ #2216</w:t>
      </w:r>
    </w:p>
  </w:comment>
  <w:comment w:id="6755" w:author="Bardini, Richard A" w:date="2018-03-19T07:22:00Z" w:initials="BRA">
    <w:p w14:paraId="2A7054F0" w14:textId="6FDAA852" w:rsidR="00FB5756" w:rsidRDefault="00FB5756">
      <w:pPr>
        <w:pStyle w:val="CommentText"/>
      </w:pPr>
      <w:r>
        <w:rPr>
          <w:rStyle w:val="CommentReference"/>
        </w:rPr>
        <w:annotationRef/>
      </w:r>
      <w:r>
        <w:t>BZ #2216</w:t>
      </w:r>
    </w:p>
  </w:comment>
  <w:comment w:id="6768" w:author="Bardini, Richard A" w:date="2018-03-19T07:31:00Z" w:initials="BRA">
    <w:p w14:paraId="5627FF9A" w14:textId="03FA91B9" w:rsidR="00FB5756" w:rsidRDefault="00FB5756">
      <w:pPr>
        <w:pStyle w:val="CommentText"/>
      </w:pPr>
      <w:r>
        <w:rPr>
          <w:rStyle w:val="CommentReference"/>
        </w:rPr>
        <w:annotationRef/>
      </w:r>
      <w:r>
        <w:t>BZ #2216</w:t>
      </w:r>
    </w:p>
  </w:comment>
  <w:comment w:id="6798" w:author="Bardini, Richard A" w:date="2018-03-19T07:24:00Z" w:initials="BRA">
    <w:p w14:paraId="4643F80D" w14:textId="2A479C8F" w:rsidR="00FB5756" w:rsidRDefault="00FB5756">
      <w:pPr>
        <w:pStyle w:val="CommentText"/>
      </w:pPr>
      <w:r>
        <w:rPr>
          <w:rStyle w:val="CommentReference"/>
        </w:rPr>
        <w:annotationRef/>
      </w:r>
      <w:r>
        <w:t>BZ #2216</w:t>
      </w:r>
    </w:p>
  </w:comment>
  <w:comment w:id="6802" w:author="Bardini, Richard A" w:date="2018-03-19T04:02:00Z" w:initials="BRA">
    <w:p w14:paraId="2508D602" w14:textId="4E10CBE2" w:rsidR="00FB5756" w:rsidRDefault="00FB5756">
      <w:pPr>
        <w:pStyle w:val="CommentText"/>
      </w:pPr>
      <w:r>
        <w:rPr>
          <w:rStyle w:val="CommentReference"/>
        </w:rPr>
        <w:annotationRef/>
      </w:r>
      <w:r>
        <w:t>BZ #2284</w:t>
      </w:r>
    </w:p>
  </w:comment>
  <w:comment w:id="6804" w:author="Bardini, Richard A" w:date="2018-03-19T03:46:00Z" w:initials="BRA">
    <w:p w14:paraId="26378321" w14:textId="52946E72" w:rsidR="00FB5756" w:rsidRDefault="00FB5756">
      <w:pPr>
        <w:pStyle w:val="CommentText"/>
      </w:pPr>
      <w:r>
        <w:rPr>
          <w:rStyle w:val="CommentReference"/>
        </w:rPr>
        <w:annotationRef/>
      </w:r>
      <w:r>
        <w:t>BZ #2364</w:t>
      </w:r>
    </w:p>
  </w:comment>
  <w:comment w:id="6808" w:author="Bardini, Richard A" w:date="2018-03-20T06:56:00Z" w:initials="BRA">
    <w:p w14:paraId="1167D493" w14:textId="4B68F1B5" w:rsidR="00FB5756" w:rsidRDefault="00FB5756">
      <w:pPr>
        <w:pStyle w:val="CommentText"/>
      </w:pPr>
      <w:r>
        <w:rPr>
          <w:rStyle w:val="CommentReference"/>
        </w:rPr>
        <w:annotationRef/>
      </w:r>
      <w:r>
        <w:t>BZ #2055</w:t>
      </w:r>
    </w:p>
  </w:comment>
  <w:comment w:id="6817" w:author="Bardini, Richard A" w:date="2018-03-20T07:12:00Z" w:initials="BRA">
    <w:p w14:paraId="13A7B1C0" w14:textId="33204861" w:rsidR="00FB5756" w:rsidRDefault="00FB5756">
      <w:pPr>
        <w:pStyle w:val="CommentText"/>
      </w:pPr>
      <w:r>
        <w:rPr>
          <w:rStyle w:val="CommentReference"/>
        </w:rPr>
        <w:annotationRef/>
      </w:r>
      <w:r>
        <w:t>BZ #2055</w:t>
      </w:r>
    </w:p>
  </w:comment>
  <w:comment w:id="6819" w:author="Bardini, Richard A" w:date="2018-03-20T07:12:00Z" w:initials="BRA">
    <w:p w14:paraId="6C6ECE48" w14:textId="07E44701" w:rsidR="00FB5756" w:rsidRDefault="00FB5756">
      <w:pPr>
        <w:pStyle w:val="CommentText"/>
      </w:pPr>
      <w:r>
        <w:rPr>
          <w:rStyle w:val="CommentReference"/>
        </w:rPr>
        <w:annotationRef/>
      </w:r>
      <w:r>
        <w:t>BZ #2055</w:t>
      </w:r>
    </w:p>
  </w:comment>
  <w:comment w:id="6821" w:author="Bardini, Richard A" w:date="2018-03-20T07:11:00Z" w:initials="BRA">
    <w:p w14:paraId="7B024383" w14:textId="79ED8760" w:rsidR="00FB5756" w:rsidRDefault="00FB5756">
      <w:pPr>
        <w:pStyle w:val="CommentText"/>
      </w:pPr>
      <w:r>
        <w:rPr>
          <w:rStyle w:val="CommentReference"/>
        </w:rPr>
        <w:annotationRef/>
      </w:r>
      <w:r>
        <w:t>BZ #2055</w:t>
      </w:r>
    </w:p>
  </w:comment>
  <w:comment w:id="6823" w:author="Bardini, Richard A" w:date="2018-03-20T07:12:00Z" w:initials="BRA">
    <w:p w14:paraId="1C759827" w14:textId="3832C96C" w:rsidR="00FB5756" w:rsidRDefault="00FB5756">
      <w:pPr>
        <w:pStyle w:val="CommentText"/>
      </w:pPr>
      <w:r>
        <w:rPr>
          <w:rStyle w:val="CommentReference"/>
        </w:rPr>
        <w:annotationRef/>
      </w:r>
      <w:r>
        <w:t>BZ #2055</w:t>
      </w:r>
    </w:p>
  </w:comment>
  <w:comment w:id="6829" w:author="Bardini, Richard A" w:date="2018-03-20T07:14:00Z" w:initials="BRA">
    <w:p w14:paraId="00787099" w14:textId="7025DDFB" w:rsidR="00FB5756" w:rsidRDefault="00FB5756">
      <w:pPr>
        <w:pStyle w:val="CommentText"/>
      </w:pPr>
      <w:r>
        <w:rPr>
          <w:rStyle w:val="CommentReference"/>
        </w:rPr>
        <w:annotationRef/>
      </w:r>
      <w:r>
        <w:t>BZ #2055</w:t>
      </w:r>
    </w:p>
  </w:comment>
  <w:comment w:id="6990" w:author="Bardini, Richard A" w:date="2018-03-20T07:08:00Z" w:initials="BRA">
    <w:p w14:paraId="314D73C0" w14:textId="7FABDF69" w:rsidR="00FB5756" w:rsidRDefault="00FB5756">
      <w:pPr>
        <w:pStyle w:val="CommentText"/>
      </w:pPr>
      <w:r>
        <w:rPr>
          <w:rStyle w:val="CommentReference"/>
        </w:rPr>
        <w:annotationRef/>
      </w:r>
      <w:r>
        <w:t>BZ #2055</w:t>
      </w:r>
    </w:p>
  </w:comment>
  <w:comment w:id="6993" w:author="Bardini, Richard A" w:date="2018-03-20T07:09:00Z" w:initials="BRA">
    <w:p w14:paraId="0406C9A7" w14:textId="0048A583" w:rsidR="00FB5756" w:rsidRDefault="00FB5756">
      <w:pPr>
        <w:pStyle w:val="CommentText"/>
      </w:pPr>
      <w:r>
        <w:rPr>
          <w:rStyle w:val="CommentReference"/>
        </w:rPr>
        <w:annotationRef/>
      </w:r>
      <w:r>
        <w:t>BZ #2055</w:t>
      </w:r>
    </w:p>
  </w:comment>
  <w:comment w:id="6997" w:author="Bardini, Richard A" w:date="2018-03-20T07:10:00Z" w:initials="BRA">
    <w:p w14:paraId="53BA4547" w14:textId="0AA96A38" w:rsidR="00FB5756" w:rsidRDefault="00FB5756">
      <w:pPr>
        <w:pStyle w:val="CommentText"/>
      </w:pPr>
      <w:r>
        <w:rPr>
          <w:rStyle w:val="CommentReference"/>
        </w:rPr>
        <w:annotationRef/>
      </w:r>
      <w:r>
        <w:t>BZ #2055</w:t>
      </w:r>
    </w:p>
  </w:comment>
  <w:comment w:id="7252" w:author="Bardini, Richard A" w:date="2018-03-19T06:02:00Z" w:initials="BRA">
    <w:p w14:paraId="2E0DB92A" w14:textId="2FF7619D" w:rsidR="00FB5756" w:rsidRDefault="00FB5756">
      <w:pPr>
        <w:pStyle w:val="CommentText"/>
      </w:pPr>
      <w:r>
        <w:rPr>
          <w:rStyle w:val="CommentReference"/>
        </w:rPr>
        <w:annotationRef/>
      </w:r>
      <w:r>
        <w:t>BZ #2284</w:t>
      </w:r>
    </w:p>
  </w:comment>
  <w:comment w:id="7333" w:author="Bardini, Richard A" w:date="2018-03-19T06:11:00Z" w:initials="BRA">
    <w:p w14:paraId="2B3E7B14" w14:textId="4D342D9F" w:rsidR="00FB5756" w:rsidRDefault="00FB5756">
      <w:pPr>
        <w:pStyle w:val="CommentText"/>
      </w:pPr>
      <w:r>
        <w:rPr>
          <w:rStyle w:val="CommentReference"/>
        </w:rPr>
        <w:annotationRef/>
      </w:r>
      <w:r>
        <w:t>BZ #2284</w:t>
      </w:r>
    </w:p>
  </w:comment>
  <w:comment w:id="7344" w:author="Bardini, Richard A" w:date="2018-03-19T06:11:00Z" w:initials="BRA">
    <w:p w14:paraId="2F7FA928" w14:textId="7EB91359" w:rsidR="00FB5756" w:rsidRDefault="00FB5756">
      <w:pPr>
        <w:pStyle w:val="CommentText"/>
      </w:pPr>
      <w:r>
        <w:rPr>
          <w:rStyle w:val="CommentReference"/>
        </w:rPr>
        <w:annotationRef/>
      </w:r>
      <w:r>
        <w:t>BZ #2284</w:t>
      </w:r>
    </w:p>
  </w:comment>
  <w:comment w:id="7351" w:author="Bardini, Richard A" w:date="2018-03-19T06:16:00Z" w:initials="BRA">
    <w:p w14:paraId="05F2B7D1" w14:textId="11684061" w:rsidR="00FB5756" w:rsidRDefault="00FB5756">
      <w:pPr>
        <w:pStyle w:val="CommentText"/>
      </w:pPr>
      <w:r>
        <w:rPr>
          <w:rStyle w:val="CommentReference"/>
        </w:rPr>
        <w:annotationRef/>
      </w:r>
      <w:r>
        <w:t>BZ #2284</w:t>
      </w:r>
    </w:p>
  </w:comment>
  <w:comment w:id="7357" w:author="Bardini, Richard A" w:date="2018-03-19T06:22:00Z" w:initials="BRA">
    <w:p w14:paraId="538256DA" w14:textId="1205C380" w:rsidR="00FB5756" w:rsidRDefault="00FB5756">
      <w:pPr>
        <w:pStyle w:val="CommentText"/>
      </w:pPr>
      <w:r>
        <w:rPr>
          <w:rStyle w:val="CommentReference"/>
        </w:rPr>
        <w:annotationRef/>
      </w:r>
      <w:r>
        <w:t>BZ #2284</w:t>
      </w:r>
    </w:p>
  </w:comment>
  <w:comment w:id="7376" w:author="Bardini, Richard A" w:date="2018-03-19T06:25:00Z" w:initials="BRA">
    <w:p w14:paraId="6C4BDE9F" w14:textId="7202644B" w:rsidR="00FB5756" w:rsidRDefault="00FB5756">
      <w:pPr>
        <w:pStyle w:val="CommentText"/>
      </w:pPr>
      <w:r>
        <w:rPr>
          <w:rStyle w:val="CommentReference"/>
        </w:rPr>
        <w:annotationRef/>
      </w:r>
      <w:r>
        <w:t>BZ #2284</w:t>
      </w:r>
    </w:p>
  </w:comment>
  <w:comment w:id="7380" w:author="Bardini, Richard A" w:date="2018-03-19T06:28:00Z" w:initials="BRA">
    <w:p w14:paraId="6E1E06CB" w14:textId="2BE557CD" w:rsidR="00FB5756" w:rsidRDefault="00FB5756">
      <w:pPr>
        <w:pStyle w:val="CommentText"/>
      </w:pPr>
      <w:r>
        <w:rPr>
          <w:rStyle w:val="CommentReference"/>
        </w:rPr>
        <w:annotationRef/>
      </w:r>
      <w:r>
        <w:t>BZ #2284</w:t>
      </w:r>
    </w:p>
  </w:comment>
  <w:comment w:id="7387" w:author="Bardini, Richard A" w:date="2018-03-19T14:04:00Z" w:initials="BRA">
    <w:p w14:paraId="0B7818E5" w14:textId="0377A525" w:rsidR="00FB5756" w:rsidRDefault="00FB5756">
      <w:pPr>
        <w:pStyle w:val="CommentText"/>
      </w:pPr>
      <w:r>
        <w:rPr>
          <w:rStyle w:val="CommentReference"/>
        </w:rPr>
        <w:annotationRef/>
      </w:r>
      <w:r>
        <w:t>BZ #2284</w:t>
      </w:r>
    </w:p>
  </w:comment>
  <w:comment w:id="7401" w:author="Bardini, Richard A" w:date="2018-03-19T03:57:00Z" w:initials="BRA">
    <w:p w14:paraId="038850D0" w14:textId="76E49935" w:rsidR="00FB5756" w:rsidRDefault="00FB5756">
      <w:pPr>
        <w:pStyle w:val="CommentText"/>
      </w:pPr>
      <w:r>
        <w:rPr>
          <w:rStyle w:val="CommentReference"/>
        </w:rPr>
        <w:annotationRef/>
      </w:r>
      <w:r>
        <w:t>BZ #2284</w:t>
      </w:r>
    </w:p>
  </w:comment>
  <w:comment w:id="8513" w:author="Bardini, Richard A" w:date="2018-03-19T07:52:00Z" w:initials="BRA">
    <w:p w14:paraId="0DF654D2" w14:textId="660A7028" w:rsidR="00FB5756" w:rsidRDefault="00FB5756">
      <w:pPr>
        <w:pStyle w:val="CommentText"/>
      </w:pPr>
      <w:r>
        <w:rPr>
          <w:rStyle w:val="CommentReference"/>
        </w:rPr>
        <w:annotationRef/>
      </w:r>
      <w:r>
        <w:t>BZ #2230</w:t>
      </w:r>
    </w:p>
  </w:comment>
  <w:comment w:id="8517" w:author="Bardini, Richard A" w:date="2018-03-19T07:56:00Z" w:initials="BRA">
    <w:p w14:paraId="190C863A" w14:textId="57E0D014" w:rsidR="00FB5756" w:rsidRDefault="00FB5756">
      <w:pPr>
        <w:pStyle w:val="CommentText"/>
      </w:pPr>
      <w:r>
        <w:rPr>
          <w:rStyle w:val="CommentReference"/>
        </w:rPr>
        <w:annotationRef/>
      </w:r>
      <w:r>
        <w:t>BZ #2230</w:t>
      </w:r>
    </w:p>
  </w:comment>
  <w:comment w:id="11658" w:author="Bardini, Richard A" w:date="2018-03-19T02:39:00Z" w:initials="BRA">
    <w:p w14:paraId="3F7642B6" w14:textId="3CAC5301" w:rsidR="00FB5756" w:rsidRDefault="00FB5756">
      <w:pPr>
        <w:pStyle w:val="CommentText"/>
      </w:pPr>
      <w:r>
        <w:rPr>
          <w:rStyle w:val="CommentReference"/>
        </w:rPr>
        <w:annotationRef/>
      </w:r>
      <w:r>
        <w:t>BZ #2214</w:t>
      </w:r>
    </w:p>
  </w:comment>
  <w:comment w:id="11661" w:author="Bardini, Richard A" w:date="2018-03-19T02:41:00Z" w:initials="BRA">
    <w:p w14:paraId="0C6D1DCE" w14:textId="49955C34" w:rsidR="00FB5756" w:rsidRDefault="00FB5756">
      <w:pPr>
        <w:pStyle w:val="CommentText"/>
      </w:pPr>
      <w:r>
        <w:rPr>
          <w:rStyle w:val="CommentReference"/>
        </w:rPr>
        <w:annotationRef/>
      </w:r>
      <w:r>
        <w:t>BZ #2214</w:t>
      </w:r>
    </w:p>
  </w:comment>
  <w:comment w:id="11664" w:author="Bardini, Richard A" w:date="2018-03-19T02:44:00Z" w:initials="BRA">
    <w:p w14:paraId="5AB91C90" w14:textId="3B97A9CF" w:rsidR="00FB5756" w:rsidRDefault="00FB5756">
      <w:pPr>
        <w:pStyle w:val="CommentText"/>
      </w:pPr>
      <w:r>
        <w:rPr>
          <w:rStyle w:val="CommentReference"/>
        </w:rPr>
        <w:annotationRef/>
      </w:r>
      <w:r>
        <w:t>BZ #2214</w:t>
      </w:r>
    </w:p>
  </w:comment>
  <w:comment w:id="11666" w:author="Bardini, Richard A" w:date="2018-03-19T02:47:00Z" w:initials="BRA">
    <w:p w14:paraId="0E63B825" w14:textId="45234933" w:rsidR="00FB5756" w:rsidRDefault="00FB5756">
      <w:pPr>
        <w:pStyle w:val="CommentText"/>
      </w:pPr>
      <w:r>
        <w:rPr>
          <w:rStyle w:val="CommentReference"/>
        </w:rPr>
        <w:annotationRef/>
      </w:r>
      <w:r>
        <w:t>BZ #2214</w:t>
      </w:r>
    </w:p>
  </w:comment>
  <w:comment w:id="11677" w:author="Bardini, Richard A" w:date="2018-03-19T03:00:00Z" w:initials="BRA">
    <w:p w14:paraId="6466DB87" w14:textId="52E6F734" w:rsidR="00FB5756" w:rsidRDefault="00FB5756">
      <w:pPr>
        <w:pStyle w:val="CommentText"/>
      </w:pPr>
      <w:r>
        <w:rPr>
          <w:rStyle w:val="CommentReference"/>
        </w:rPr>
        <w:annotationRef/>
      </w:r>
      <w:r>
        <w:t>BZ #2214</w:t>
      </w:r>
    </w:p>
  </w:comment>
  <w:comment w:id="11679" w:author="Bardini, Richard A" w:date="2018-03-19T02:51:00Z" w:initials="BRA">
    <w:p w14:paraId="6BC2209E" w14:textId="5F7E869B" w:rsidR="00FB5756" w:rsidRDefault="00FB5756">
      <w:pPr>
        <w:pStyle w:val="CommentText"/>
      </w:pPr>
      <w:r>
        <w:rPr>
          <w:rStyle w:val="CommentReference"/>
        </w:rPr>
        <w:annotationRef/>
      </w:r>
      <w:r>
        <w:t>BZ #2214</w:t>
      </w:r>
    </w:p>
  </w:comment>
  <w:comment w:id="11683" w:author="Bardini, Richard A" w:date="2018-03-19T02:59:00Z" w:initials="BRA">
    <w:p w14:paraId="004C61A0" w14:textId="13FF982A" w:rsidR="00FB5756" w:rsidRDefault="00FB5756">
      <w:pPr>
        <w:pStyle w:val="CommentText"/>
      </w:pPr>
      <w:r>
        <w:rPr>
          <w:rStyle w:val="CommentReference"/>
        </w:rPr>
        <w:annotationRef/>
      </w:r>
      <w:r>
        <w:t>BZ #2214</w:t>
      </w:r>
    </w:p>
  </w:comment>
  <w:comment w:id="11708" w:author="Bardini, Richard A" w:date="2018-03-19T03:07:00Z" w:initials="BRA">
    <w:p w14:paraId="6E4833A0" w14:textId="2E5CD2A2" w:rsidR="00FB5756" w:rsidRDefault="00FB5756">
      <w:pPr>
        <w:pStyle w:val="CommentText"/>
      </w:pPr>
      <w:r>
        <w:rPr>
          <w:rStyle w:val="CommentReference"/>
        </w:rPr>
        <w:annotationRef/>
      </w:r>
      <w:r>
        <w:t>BZ #2214</w:t>
      </w:r>
    </w:p>
  </w:comment>
  <w:comment w:id="11714" w:author="Bardini, Richard A" w:date="2018-03-19T03:07:00Z" w:initials="BRA">
    <w:p w14:paraId="659858FB" w14:textId="5CC9C640" w:rsidR="00FB5756" w:rsidRDefault="00FB5756">
      <w:pPr>
        <w:pStyle w:val="CommentText"/>
      </w:pPr>
      <w:r>
        <w:rPr>
          <w:rStyle w:val="CommentReference"/>
        </w:rPr>
        <w:annotationRef/>
      </w:r>
      <w:r>
        <w:t>BZ #2214</w:t>
      </w:r>
    </w:p>
  </w:comment>
  <w:comment w:id="11721" w:author="Bardini, Richard A" w:date="2018-03-19T03:12:00Z" w:initials="BRA">
    <w:p w14:paraId="0CD8A5A2" w14:textId="5BCBCF84" w:rsidR="00FB5756" w:rsidRDefault="00FB5756">
      <w:pPr>
        <w:pStyle w:val="CommentText"/>
      </w:pPr>
      <w:r>
        <w:rPr>
          <w:rStyle w:val="CommentReference"/>
        </w:rPr>
        <w:annotationRef/>
      </w:r>
      <w:r>
        <w:t>BZ #2214</w:t>
      </w:r>
    </w:p>
  </w:comment>
  <w:comment w:id="11726" w:author="Bardini, Richard A" w:date="2018-03-19T03:12:00Z" w:initials="BRA">
    <w:p w14:paraId="1C058A5F" w14:textId="548A0B6F" w:rsidR="00FB5756" w:rsidRDefault="00FB5756">
      <w:pPr>
        <w:pStyle w:val="CommentText"/>
      </w:pPr>
      <w:r>
        <w:rPr>
          <w:rStyle w:val="CommentReference"/>
        </w:rPr>
        <w:annotationRef/>
      </w:r>
      <w:r>
        <w:t>BZ #2214</w:t>
      </w:r>
    </w:p>
  </w:comment>
  <w:comment w:id="11729" w:author="Bardini, Richard A" w:date="2018-03-19T03:12:00Z" w:initials="BRA">
    <w:p w14:paraId="634372B9" w14:textId="7AFC68E2" w:rsidR="00FB5756" w:rsidRDefault="00FB5756">
      <w:pPr>
        <w:pStyle w:val="CommentText"/>
      </w:pPr>
      <w:r>
        <w:rPr>
          <w:rStyle w:val="CommentReference"/>
        </w:rPr>
        <w:annotationRef/>
      </w:r>
      <w:r>
        <w:t>BZ #2214</w:t>
      </w:r>
    </w:p>
  </w:comment>
  <w:comment w:id="11733" w:author="Bardini, Richard A" w:date="2018-03-19T03:12:00Z" w:initials="BRA">
    <w:p w14:paraId="7CEBDC12" w14:textId="190F8498" w:rsidR="00FB5756" w:rsidRDefault="00FB5756">
      <w:pPr>
        <w:pStyle w:val="CommentText"/>
      </w:pPr>
      <w:r>
        <w:rPr>
          <w:rStyle w:val="CommentReference"/>
        </w:rPr>
        <w:annotationRef/>
      </w:r>
      <w:r>
        <w:t>BZ #2214</w:t>
      </w:r>
    </w:p>
  </w:comment>
  <w:comment w:id="11738" w:author="Bardini, Richard A" w:date="2018-03-19T03:14:00Z" w:initials="BRA">
    <w:p w14:paraId="284D8E34" w14:textId="2382CB1A" w:rsidR="00FB5756" w:rsidRDefault="00FB5756">
      <w:pPr>
        <w:pStyle w:val="CommentText"/>
      </w:pPr>
      <w:r>
        <w:rPr>
          <w:rStyle w:val="CommentReference"/>
        </w:rPr>
        <w:annotationRef/>
      </w:r>
      <w:r>
        <w:t>BZ #2214</w:t>
      </w:r>
    </w:p>
  </w:comment>
  <w:comment w:id="11743" w:author="Bardini, Richard A" w:date="2018-03-19T03:14:00Z" w:initials="BRA">
    <w:p w14:paraId="4307F7D0" w14:textId="10DA1D95" w:rsidR="00FB5756" w:rsidRDefault="00FB5756">
      <w:pPr>
        <w:pStyle w:val="CommentText"/>
      </w:pPr>
      <w:r>
        <w:rPr>
          <w:rStyle w:val="CommentReference"/>
        </w:rPr>
        <w:annotationRef/>
      </w:r>
      <w:r>
        <w:t>BZ #2214</w:t>
      </w:r>
    </w:p>
  </w:comment>
  <w:comment w:id="11747" w:author="Bardini, Richard A" w:date="2018-03-19T03:17:00Z" w:initials="BRA">
    <w:p w14:paraId="0085E767" w14:textId="122153D6" w:rsidR="00FB5756" w:rsidRDefault="00FB5756">
      <w:pPr>
        <w:pStyle w:val="CommentText"/>
      </w:pPr>
      <w:r>
        <w:rPr>
          <w:rStyle w:val="CommentReference"/>
        </w:rPr>
        <w:annotationRef/>
      </w:r>
      <w:r>
        <w:t>BZ #2214</w:t>
      </w:r>
    </w:p>
  </w:comment>
  <w:comment w:id="11751" w:author="Bardini, Richard A" w:date="2018-03-19T03:16:00Z" w:initials="BRA">
    <w:p w14:paraId="6C16C780" w14:textId="0D29F95B" w:rsidR="00FB5756" w:rsidRDefault="00FB5756">
      <w:pPr>
        <w:pStyle w:val="CommentText"/>
      </w:pPr>
      <w:r>
        <w:rPr>
          <w:rStyle w:val="CommentReference"/>
        </w:rPr>
        <w:annotationRef/>
      </w:r>
      <w:r>
        <w:t>BZ #2214</w:t>
      </w:r>
    </w:p>
  </w:comment>
  <w:comment w:id="11753" w:author="Bardini, Richard A" w:date="2018-03-19T03:20:00Z" w:initials="BRA">
    <w:p w14:paraId="3B55BEA7" w14:textId="55465B40" w:rsidR="00FB5756" w:rsidRDefault="00FB5756">
      <w:pPr>
        <w:pStyle w:val="CommentText"/>
      </w:pPr>
      <w:r>
        <w:rPr>
          <w:rStyle w:val="CommentReference"/>
        </w:rPr>
        <w:annotationRef/>
      </w:r>
      <w:r>
        <w:t>BZ #2214</w:t>
      </w:r>
    </w:p>
  </w:comment>
  <w:comment w:id="11756" w:author="Bardini, Richard A" w:date="2018-03-19T03:21:00Z" w:initials="BRA">
    <w:p w14:paraId="57B0656B" w14:textId="09A70384" w:rsidR="00FB5756" w:rsidRDefault="00FB5756">
      <w:pPr>
        <w:pStyle w:val="CommentText"/>
      </w:pPr>
      <w:r>
        <w:rPr>
          <w:rStyle w:val="CommentReference"/>
        </w:rPr>
        <w:annotationRef/>
      </w:r>
      <w:r>
        <w:t>BZ #2214</w:t>
      </w:r>
    </w:p>
  </w:comment>
  <w:comment w:id="11760" w:author="Bardini, Richard A" w:date="2018-03-19T03:32:00Z" w:initials="BRA">
    <w:p w14:paraId="43D8570F" w14:textId="04354F86" w:rsidR="00FB5756" w:rsidRDefault="00FB5756">
      <w:pPr>
        <w:pStyle w:val="CommentText"/>
      </w:pPr>
      <w:r>
        <w:rPr>
          <w:rStyle w:val="CommentReference"/>
        </w:rPr>
        <w:annotationRef/>
      </w:r>
      <w:r>
        <w:t>BZ #2214</w:t>
      </w:r>
    </w:p>
  </w:comment>
  <w:comment w:id="11765" w:author="Bardini, Richard A" w:date="2018-03-19T03:32:00Z" w:initials="BRA">
    <w:p w14:paraId="0947A834" w14:textId="6B9EDF5D" w:rsidR="00FB5756" w:rsidRDefault="00FB5756">
      <w:pPr>
        <w:pStyle w:val="CommentText"/>
      </w:pPr>
      <w:r>
        <w:rPr>
          <w:rStyle w:val="CommentReference"/>
        </w:rPr>
        <w:annotationRef/>
      </w:r>
      <w:r>
        <w:t>BZ #2214</w:t>
      </w:r>
    </w:p>
  </w:comment>
  <w:comment w:id="11770" w:author="Bardini, Richard A" w:date="2018-03-19T03:31:00Z" w:initials="BRA">
    <w:p w14:paraId="27286322" w14:textId="091BEB94" w:rsidR="00FB5756" w:rsidRDefault="00FB5756">
      <w:pPr>
        <w:pStyle w:val="CommentText"/>
      </w:pPr>
      <w:r>
        <w:rPr>
          <w:rStyle w:val="CommentReference"/>
        </w:rPr>
        <w:annotationRef/>
      </w:r>
      <w:r>
        <w:t>BZ #2214</w:t>
      </w:r>
    </w:p>
  </w:comment>
  <w:comment w:id="12114" w:author="Bardini, Richard A" w:date="2018-03-19T04:04:00Z" w:initials="BRA">
    <w:p w14:paraId="6D860444" w14:textId="59FAA368" w:rsidR="00FB5756" w:rsidRDefault="00FB5756">
      <w:pPr>
        <w:pStyle w:val="CommentText"/>
      </w:pPr>
      <w:r>
        <w:rPr>
          <w:rStyle w:val="CommentReference"/>
        </w:rPr>
        <w:annotationRef/>
      </w:r>
      <w:r>
        <w:t>BZ #2284</w:t>
      </w:r>
    </w:p>
  </w:comment>
  <w:comment w:id="12167" w:author="Bardini, Richard A" w:date="2018-03-19T04:16:00Z" w:initials="BRA">
    <w:p w14:paraId="16220285" w14:textId="2BF04505" w:rsidR="00FB5756" w:rsidRDefault="00FB5756">
      <w:pPr>
        <w:pStyle w:val="CommentText"/>
      </w:pPr>
      <w:r>
        <w:rPr>
          <w:rStyle w:val="CommentReference"/>
        </w:rPr>
        <w:annotationRef/>
      </w:r>
      <w:r>
        <w:t>BZ #2284</w:t>
      </w:r>
    </w:p>
  </w:comment>
  <w:comment w:id="12184" w:author="Bardini, Richard A" w:date="2018-03-19T04:05:00Z" w:initials="BRA">
    <w:p w14:paraId="35D7ECF5" w14:textId="18DA6898" w:rsidR="00FB5756" w:rsidRDefault="00FB5756">
      <w:pPr>
        <w:pStyle w:val="CommentText"/>
      </w:pPr>
      <w:r>
        <w:rPr>
          <w:rStyle w:val="CommentReference"/>
        </w:rPr>
        <w:annotationRef/>
      </w:r>
      <w:r>
        <w:t>BZ #2284</w:t>
      </w:r>
    </w:p>
  </w:comment>
  <w:comment w:id="12187" w:author="Bardini, Richard A" w:date="2018-03-19T04:05:00Z" w:initials="BRA">
    <w:p w14:paraId="1DD2F98C" w14:textId="6B0E9B9E" w:rsidR="00FB5756" w:rsidRDefault="00FB5756">
      <w:pPr>
        <w:pStyle w:val="CommentText"/>
      </w:pPr>
      <w:r>
        <w:rPr>
          <w:rStyle w:val="CommentReference"/>
        </w:rPr>
        <w:annotationRef/>
      </w:r>
      <w:r>
        <w:t>BZ #2284</w:t>
      </w:r>
    </w:p>
  </w:comment>
  <w:comment w:id="12190" w:author="Bardini, Richard A" w:date="2018-03-19T08:20:00Z" w:initials="BRA">
    <w:p w14:paraId="76B19F1A" w14:textId="065C261F" w:rsidR="00FB5756" w:rsidRDefault="00FB5756">
      <w:pPr>
        <w:pStyle w:val="CommentText"/>
      </w:pPr>
      <w:r>
        <w:rPr>
          <w:rStyle w:val="CommentReference"/>
        </w:rPr>
        <w:annotationRef/>
      </w:r>
      <w:r>
        <w:t>BZ #2283</w:t>
      </w:r>
    </w:p>
  </w:comment>
  <w:comment w:id="12193" w:author="Bardini, Richard A" w:date="2018-03-19T08:20:00Z" w:initials="BRA">
    <w:p w14:paraId="7EC1DB51" w14:textId="179C4BDB" w:rsidR="00FB5756" w:rsidRDefault="00FB5756">
      <w:pPr>
        <w:pStyle w:val="CommentText"/>
      </w:pPr>
      <w:r>
        <w:rPr>
          <w:rStyle w:val="CommentReference"/>
        </w:rPr>
        <w:annotationRef/>
      </w:r>
      <w:r>
        <w:t>BZ #2283</w:t>
      </w:r>
    </w:p>
  </w:comment>
  <w:comment w:id="12195" w:author="Bardini, Richard A" w:date="2018-03-19T04:06:00Z" w:initials="BRA">
    <w:p w14:paraId="0170D9E9" w14:textId="67F12E2D" w:rsidR="00FB5756" w:rsidRDefault="00FB5756">
      <w:pPr>
        <w:pStyle w:val="CommentText"/>
      </w:pPr>
      <w:r>
        <w:rPr>
          <w:rStyle w:val="CommentReference"/>
        </w:rPr>
        <w:annotationRef/>
      </w:r>
      <w:r>
        <w:t>BZ #2284</w:t>
      </w:r>
    </w:p>
  </w:comment>
  <w:comment w:id="12198" w:author="Bardini, Richard A" w:date="2018-03-19T08:23:00Z" w:initials="BRA">
    <w:p w14:paraId="5771C1E3" w14:textId="221B8649" w:rsidR="00FB5756" w:rsidRDefault="00FB5756">
      <w:pPr>
        <w:pStyle w:val="CommentText"/>
      </w:pPr>
      <w:r>
        <w:rPr>
          <w:rStyle w:val="CommentReference"/>
        </w:rPr>
        <w:annotationRef/>
      </w:r>
      <w:r>
        <w:t>BZ #2283</w:t>
      </w:r>
    </w:p>
  </w:comment>
  <w:comment w:id="12205" w:author="Bardini, Richard A" w:date="2018-03-19T04:06:00Z" w:initials="BRA">
    <w:p w14:paraId="339CB497" w14:textId="7704499B" w:rsidR="00FB5756" w:rsidRDefault="00FB5756">
      <w:pPr>
        <w:pStyle w:val="CommentText"/>
      </w:pPr>
      <w:r>
        <w:rPr>
          <w:rStyle w:val="CommentReference"/>
        </w:rPr>
        <w:annotationRef/>
      </w:r>
      <w:r>
        <w:t>BZ #2284</w:t>
      </w:r>
    </w:p>
  </w:comment>
  <w:comment w:id="12208" w:author="Bardini, Richard A" w:date="2018-03-19T04:06:00Z" w:initials="BRA">
    <w:p w14:paraId="3E2ED09B" w14:textId="4B98457C" w:rsidR="00FB5756" w:rsidRDefault="00FB5756">
      <w:pPr>
        <w:pStyle w:val="CommentText"/>
      </w:pPr>
      <w:r>
        <w:rPr>
          <w:rStyle w:val="CommentReference"/>
        </w:rPr>
        <w:annotationRef/>
      </w:r>
      <w:r>
        <w:t>BZ #2284</w:t>
      </w:r>
    </w:p>
  </w:comment>
  <w:comment w:id="12211" w:author="Bardini, Richard A" w:date="2018-03-19T08:26:00Z" w:initials="BRA">
    <w:p w14:paraId="562CD270" w14:textId="7A0FDCB5" w:rsidR="00FB5756" w:rsidRDefault="00FB5756">
      <w:pPr>
        <w:pStyle w:val="CommentText"/>
      </w:pPr>
      <w:r>
        <w:rPr>
          <w:rStyle w:val="CommentReference"/>
        </w:rPr>
        <w:annotationRef/>
      </w:r>
      <w:r>
        <w:t>BZ #2283</w:t>
      </w:r>
    </w:p>
  </w:comment>
  <w:comment w:id="12220" w:author="Bardini, Richard A" w:date="2018-03-16T15:22:00Z" w:initials="BRA">
    <w:p w14:paraId="49AB889F" w14:textId="16C3E6A9" w:rsidR="00FB5756" w:rsidRDefault="00FB5756">
      <w:pPr>
        <w:pStyle w:val="CommentText"/>
      </w:pPr>
      <w:r>
        <w:rPr>
          <w:rStyle w:val="CommentReference"/>
        </w:rPr>
        <w:annotationRef/>
      </w:r>
      <w:r>
        <w:t>[Editorial] BZ #2372</w:t>
      </w:r>
    </w:p>
  </w:comment>
  <w:comment w:id="12240" w:author="Bardini, Richard A" w:date="2018-03-19T08:38:00Z" w:initials="BRA">
    <w:p w14:paraId="4CF5B462" w14:textId="03DBB67F" w:rsidR="00FB5756" w:rsidRDefault="00FB5756">
      <w:pPr>
        <w:pStyle w:val="CommentText"/>
      </w:pPr>
      <w:r>
        <w:rPr>
          <w:rStyle w:val="CommentReference"/>
        </w:rPr>
        <w:annotationRef/>
      </w:r>
      <w:r>
        <w:t>BZ #2283</w:t>
      </w:r>
    </w:p>
  </w:comment>
  <w:comment w:id="12243" w:author="Bardini, Richard A" w:date="2018-03-19T08:38:00Z" w:initials="BRA">
    <w:p w14:paraId="0FD6FC0F" w14:textId="08ABACED" w:rsidR="00FB5756" w:rsidRDefault="00FB5756">
      <w:pPr>
        <w:pStyle w:val="CommentText"/>
      </w:pPr>
      <w:r>
        <w:rPr>
          <w:rStyle w:val="CommentReference"/>
        </w:rPr>
        <w:annotationRef/>
      </w:r>
      <w:r>
        <w:t>BZ #2283</w:t>
      </w:r>
    </w:p>
  </w:comment>
  <w:comment w:id="12253" w:author="Bardini, Richard A" w:date="2018-03-19T04:17:00Z" w:initials="BRA">
    <w:p w14:paraId="55CCCD3C" w14:textId="4AD521D2" w:rsidR="00FB5756" w:rsidRDefault="00FB5756">
      <w:pPr>
        <w:pStyle w:val="CommentText"/>
      </w:pPr>
      <w:r>
        <w:rPr>
          <w:rStyle w:val="CommentReference"/>
        </w:rPr>
        <w:annotationRef/>
      </w:r>
      <w:r>
        <w:t>BZ #2284</w:t>
      </w:r>
    </w:p>
  </w:comment>
  <w:comment w:id="12258" w:author="Bardini, Richard A" w:date="2018-03-19T04:18:00Z" w:initials="BRA">
    <w:p w14:paraId="3C1D1E7B" w14:textId="2084FEF5" w:rsidR="00FB5756" w:rsidRDefault="00FB5756">
      <w:pPr>
        <w:pStyle w:val="CommentText"/>
      </w:pPr>
      <w:r>
        <w:rPr>
          <w:rStyle w:val="CommentReference"/>
        </w:rPr>
        <w:annotationRef/>
      </w:r>
      <w:r>
        <w:t>BZ #2284</w:t>
      </w:r>
    </w:p>
  </w:comment>
  <w:comment w:id="12261" w:author="Bardini, Richard A" w:date="2018-03-19T04:18:00Z" w:initials="BRA">
    <w:p w14:paraId="33DE2BE5" w14:textId="281913AB" w:rsidR="00FB5756" w:rsidRDefault="00FB5756">
      <w:pPr>
        <w:pStyle w:val="CommentText"/>
      </w:pPr>
      <w:r>
        <w:rPr>
          <w:rStyle w:val="CommentReference"/>
        </w:rPr>
        <w:annotationRef/>
      </w:r>
      <w:r>
        <w:t>BZ #2284</w:t>
      </w:r>
    </w:p>
  </w:comment>
  <w:comment w:id="12264" w:author="Bardini, Richard A" w:date="2018-03-19T04:18:00Z" w:initials="BRA">
    <w:p w14:paraId="2ED75DD3" w14:textId="6E0B96D0" w:rsidR="00FB5756" w:rsidRDefault="00FB5756">
      <w:pPr>
        <w:pStyle w:val="CommentText"/>
      </w:pPr>
      <w:r>
        <w:rPr>
          <w:rStyle w:val="CommentReference"/>
        </w:rPr>
        <w:annotationRef/>
      </w:r>
      <w:r>
        <w:t>BZ #2284</w:t>
      </w:r>
    </w:p>
  </w:comment>
  <w:comment w:id="12266" w:author="Bardini, Richard A" w:date="2018-03-19T08:42:00Z" w:initials="BRA">
    <w:p w14:paraId="50BD70DE" w14:textId="739DC906" w:rsidR="00FB5756" w:rsidRDefault="00FB5756">
      <w:pPr>
        <w:pStyle w:val="CommentText"/>
      </w:pPr>
      <w:r>
        <w:rPr>
          <w:rStyle w:val="CommentReference"/>
        </w:rPr>
        <w:annotationRef/>
      </w:r>
      <w:r>
        <w:t>BZ #2283</w:t>
      </w:r>
    </w:p>
  </w:comment>
  <w:comment w:id="12271" w:author="Bardini, Richard A" w:date="2018-03-19T06:52:00Z" w:initials="BRA">
    <w:p w14:paraId="7C68D3F2" w14:textId="271501E3" w:rsidR="00FB5756" w:rsidRDefault="00FB5756">
      <w:pPr>
        <w:pStyle w:val="CommentText"/>
      </w:pPr>
      <w:r>
        <w:rPr>
          <w:rStyle w:val="CommentReference"/>
        </w:rPr>
        <w:annotationRef/>
      </w:r>
      <w:r>
        <w:t>BZ #2284</w:t>
      </w:r>
    </w:p>
  </w:comment>
  <w:comment w:id="12277" w:author="Bardini, Richard A" w:date="2018-03-19T06:59:00Z" w:initials="BRA">
    <w:p w14:paraId="6B89FD4D" w14:textId="2A679469" w:rsidR="00FB5756" w:rsidRDefault="00FB5756">
      <w:pPr>
        <w:pStyle w:val="CommentText"/>
      </w:pPr>
      <w:r>
        <w:rPr>
          <w:rStyle w:val="CommentReference"/>
        </w:rPr>
        <w:annotationRef/>
      </w:r>
      <w:r>
        <w:t>BZ #2284</w:t>
      </w:r>
    </w:p>
  </w:comment>
  <w:comment w:id="12288" w:author="Bardini, Richard A" w:date="2018-03-21T08:24:00Z" w:initials="BRA">
    <w:p w14:paraId="0E2B89E2" w14:textId="354FF59D" w:rsidR="00FB5756" w:rsidRDefault="00FB5756">
      <w:pPr>
        <w:pStyle w:val="CommentText"/>
      </w:pPr>
      <w:r>
        <w:rPr>
          <w:rStyle w:val="CommentReference"/>
        </w:rPr>
        <w:annotationRef/>
      </w:r>
      <w:r>
        <w:t>BZ #1941</w:t>
      </w:r>
    </w:p>
  </w:comment>
  <w:comment w:id="12292" w:author="Bardini, Richard A" w:date="2018-03-20T08:19:00Z" w:initials="BRA">
    <w:p w14:paraId="3D0B3F19" w14:textId="666071BB" w:rsidR="00FB5756" w:rsidRDefault="00FB5756">
      <w:pPr>
        <w:pStyle w:val="CommentText"/>
      </w:pPr>
      <w:r>
        <w:rPr>
          <w:rStyle w:val="CommentReference"/>
        </w:rPr>
        <w:annotationRef/>
      </w:r>
      <w:r>
        <w:t>BZ #2011</w:t>
      </w:r>
    </w:p>
  </w:comment>
  <w:comment w:id="12563" w:author="Bardini, Richard A" w:date="2018-03-19T04:08:00Z" w:initials="BRA">
    <w:p w14:paraId="1102E782" w14:textId="53DC7B96" w:rsidR="00FB5756" w:rsidRDefault="00FB5756">
      <w:pPr>
        <w:pStyle w:val="CommentText"/>
      </w:pPr>
      <w:r>
        <w:rPr>
          <w:rStyle w:val="CommentReference"/>
        </w:rPr>
        <w:annotationRef/>
      </w:r>
      <w:r>
        <w:t>BZ #2284</w:t>
      </w:r>
    </w:p>
  </w:comment>
  <w:comment w:id="12566" w:author="Bardini, Richard A" w:date="2018-03-20T08:30:00Z" w:initials="BRA">
    <w:p w14:paraId="3F306EF2" w14:textId="69070C93" w:rsidR="00FB5756" w:rsidRDefault="00FB5756">
      <w:pPr>
        <w:pStyle w:val="CommentText"/>
      </w:pPr>
      <w:r>
        <w:rPr>
          <w:rStyle w:val="CommentReference"/>
        </w:rPr>
        <w:annotationRef/>
      </w:r>
      <w:r>
        <w:t>BZ #2011</w:t>
      </w:r>
    </w:p>
  </w:comment>
  <w:comment w:id="12575" w:author="Bardini, Richard A" w:date="2018-03-20T08:45:00Z" w:initials="BRA">
    <w:p w14:paraId="299C048E" w14:textId="4D8EBC4C" w:rsidR="00FB5756" w:rsidRDefault="00FB5756">
      <w:pPr>
        <w:pStyle w:val="CommentText"/>
      </w:pPr>
      <w:r>
        <w:rPr>
          <w:rStyle w:val="CommentReference"/>
        </w:rPr>
        <w:annotationRef/>
      </w:r>
      <w:r>
        <w:t>BZ #2011</w:t>
      </w:r>
    </w:p>
  </w:comment>
  <w:comment w:id="12616" w:author="Bardini, Richard A" w:date="2018-03-20T09:05:00Z" w:initials="BRA">
    <w:p w14:paraId="645F5958" w14:textId="54A3B064" w:rsidR="00FB5756" w:rsidRDefault="00FB5756">
      <w:pPr>
        <w:pStyle w:val="CommentText"/>
      </w:pPr>
      <w:r>
        <w:rPr>
          <w:rStyle w:val="CommentReference"/>
        </w:rPr>
        <w:annotationRef/>
      </w:r>
      <w:r>
        <w:t>BZ #2011</w:t>
      </w:r>
    </w:p>
    <w:p w14:paraId="26B2C738" w14:textId="77777777" w:rsidR="00FB5756" w:rsidRDefault="00FB5756">
      <w:pPr>
        <w:pStyle w:val="CommentText"/>
      </w:pPr>
    </w:p>
    <w:p w14:paraId="3769EE04" w14:textId="621D2516" w:rsidR="00FB5756" w:rsidRDefault="00FB5756">
      <w:pPr>
        <w:pStyle w:val="CommentText"/>
      </w:pPr>
      <w:r>
        <w:t>New section added.</w:t>
      </w:r>
    </w:p>
  </w:comment>
  <w:comment w:id="13009" w:author="Bardini, Richard A" w:date="2018-03-19T03:59:00Z" w:initials="BRA">
    <w:p w14:paraId="4517851C" w14:textId="448A0E5C" w:rsidR="00FB5756" w:rsidRDefault="00FB5756">
      <w:pPr>
        <w:pStyle w:val="CommentText"/>
      </w:pPr>
      <w:r>
        <w:rPr>
          <w:rStyle w:val="CommentReference"/>
        </w:rPr>
        <w:annotationRef/>
      </w:r>
      <w:r>
        <w:t>BZ #2284</w:t>
      </w:r>
    </w:p>
  </w:comment>
  <w:comment w:id="13019" w:author="Bardini, Richard A" w:date="2018-03-21T12:07:00Z" w:initials="BRA">
    <w:p w14:paraId="2CB2A5C2" w14:textId="40DF025B" w:rsidR="00B24E4C" w:rsidRDefault="00B24E4C">
      <w:pPr>
        <w:pStyle w:val="CommentText"/>
      </w:pPr>
      <w:r>
        <w:rPr>
          <w:rStyle w:val="CommentReference"/>
        </w:rPr>
        <w:annotationRef/>
      </w:r>
      <w:r>
        <w:t>BZ #2389</w:t>
      </w:r>
    </w:p>
    <w:p w14:paraId="5890AA38" w14:textId="77777777" w:rsidR="00B24E4C" w:rsidRDefault="00B24E4C">
      <w:pPr>
        <w:pStyle w:val="CommentText"/>
      </w:pPr>
    </w:p>
    <w:p w14:paraId="622F5231" w14:textId="42A9CE19" w:rsidR="00B24E4C" w:rsidRDefault="00B24E4C">
      <w:pPr>
        <w:pStyle w:val="CommentText"/>
      </w:pPr>
      <w:r>
        <w:t>All changes in this sections except as noted</w:t>
      </w:r>
      <w:r w:rsidR="00E55DDA">
        <w:t xml:space="preserve"> otherwised</w:t>
      </w:r>
      <w:r>
        <w:t>.</w:t>
      </w:r>
    </w:p>
  </w:comment>
  <w:comment w:id="13032" w:author="Bardini, Richard A" w:date="2018-03-19T04:20:00Z" w:initials="BRA">
    <w:p w14:paraId="3720DFF4" w14:textId="44B519A8" w:rsidR="00FB5756" w:rsidRDefault="00FB5756">
      <w:pPr>
        <w:pStyle w:val="CommentText"/>
      </w:pPr>
      <w:r>
        <w:rPr>
          <w:rStyle w:val="CommentReference"/>
        </w:rPr>
        <w:annotationRef/>
      </w:r>
      <w:r>
        <w:t>BZ #2284</w:t>
      </w:r>
    </w:p>
  </w:comment>
  <w:comment w:id="13115" w:author="Bardini, Richard A" w:date="2018-03-19T04:20:00Z" w:initials="BRA">
    <w:p w14:paraId="2CA7E9AE" w14:textId="230DC570" w:rsidR="00FB5756" w:rsidRDefault="00FB5756">
      <w:pPr>
        <w:pStyle w:val="CommentText"/>
      </w:pPr>
      <w:r>
        <w:rPr>
          <w:rStyle w:val="CommentReference"/>
        </w:rPr>
        <w:annotationRef/>
      </w:r>
      <w:r>
        <w:t>BZ #2284</w:t>
      </w:r>
    </w:p>
  </w:comment>
  <w:comment w:id="13118" w:author="Bardini, Richard A" w:date="2018-03-19T03:59:00Z" w:initials="BRA">
    <w:p w14:paraId="368DB531" w14:textId="02833A13" w:rsidR="00FB5756" w:rsidRDefault="00FB5756">
      <w:pPr>
        <w:pStyle w:val="CommentText"/>
      </w:pPr>
      <w:r>
        <w:rPr>
          <w:rStyle w:val="CommentReference"/>
        </w:rPr>
        <w:annotationRef/>
      </w:r>
      <w:r>
        <w:t>BZ #2284</w:t>
      </w:r>
    </w:p>
  </w:comment>
  <w:comment w:id="13149" w:author="Bardini, Richard A" w:date="2018-03-19T04:21:00Z" w:initials="BRA">
    <w:p w14:paraId="410E2930" w14:textId="7D3008B3" w:rsidR="00FB5756" w:rsidRDefault="00FB5756">
      <w:pPr>
        <w:pStyle w:val="CommentText"/>
      </w:pPr>
      <w:r>
        <w:rPr>
          <w:rStyle w:val="CommentReference"/>
        </w:rPr>
        <w:annotationRef/>
      </w:r>
      <w:r>
        <w:t>BZ #2284</w:t>
      </w:r>
    </w:p>
  </w:comment>
  <w:comment w:id="13233" w:author="Bardini, Richard A" w:date="2018-03-19T04:08:00Z" w:initials="BRA">
    <w:p w14:paraId="6590ECD8" w14:textId="2AE0723E" w:rsidR="00FB5756" w:rsidRDefault="00FB5756">
      <w:pPr>
        <w:pStyle w:val="CommentText"/>
      </w:pPr>
      <w:r>
        <w:rPr>
          <w:rStyle w:val="CommentReference"/>
        </w:rPr>
        <w:annotationRef/>
      </w:r>
      <w:r>
        <w:t>BZ #2284</w:t>
      </w:r>
    </w:p>
  </w:comment>
  <w:comment w:id="13628" w:author="Bardini, Richard A" w:date="2018-03-19T12:56:00Z" w:initials="BRA">
    <w:p w14:paraId="2A4D948C" w14:textId="75032AAB" w:rsidR="00FB5756" w:rsidRDefault="00FB5756">
      <w:pPr>
        <w:pStyle w:val="CommentText"/>
      </w:pPr>
      <w:r>
        <w:rPr>
          <w:rStyle w:val="CommentReference"/>
        </w:rPr>
        <w:annotationRef/>
      </w:r>
      <w:r>
        <w:t>BZ #2189</w:t>
      </w:r>
    </w:p>
    <w:p w14:paraId="1588D4EA" w14:textId="77777777" w:rsidR="00FB5756" w:rsidRDefault="00FB5756">
      <w:pPr>
        <w:pStyle w:val="CommentText"/>
      </w:pPr>
    </w:p>
    <w:p w14:paraId="618DE268" w14:textId="4D337861" w:rsidR="00FB5756" w:rsidRDefault="00FB5756">
      <w:pPr>
        <w:pStyle w:val="CommentText"/>
      </w:pPr>
      <w:r>
        <w:t>All mark ups in this entire section are releasted to this BZ entry.</w:t>
      </w:r>
    </w:p>
  </w:comment>
  <w:comment w:id="13895" w:author="Bardini, Richard A" w:date="2018-03-19T02:23:00Z" w:initials="BRA">
    <w:p w14:paraId="5B5DE141" w14:textId="4712D940" w:rsidR="00FB5756" w:rsidRDefault="00FB5756">
      <w:pPr>
        <w:pStyle w:val="CommentText"/>
      </w:pPr>
      <w:r>
        <w:rPr>
          <w:rStyle w:val="CommentReference"/>
        </w:rPr>
        <w:annotationRef/>
      </w:r>
      <w:r>
        <w:t>BZ #2207</w:t>
      </w:r>
    </w:p>
    <w:p w14:paraId="3925505B" w14:textId="77777777" w:rsidR="00FB5756" w:rsidRDefault="00FB5756">
      <w:pPr>
        <w:pStyle w:val="CommentText"/>
      </w:pPr>
    </w:p>
    <w:p w14:paraId="1B1D003E" w14:textId="0222F52A" w:rsidR="00FB5756" w:rsidRDefault="00FB5756">
      <w:pPr>
        <w:pStyle w:val="CommentText"/>
      </w:pPr>
      <w:r>
        <w:t>All changes in this section except as otherwised noted for BZ #2300.</w:t>
      </w:r>
    </w:p>
  </w:comment>
  <w:comment w:id="13899" w:author="Bardini, Richard A" w:date="2018-03-19T13:56:00Z" w:initials="BRA">
    <w:p w14:paraId="0CEA036B" w14:textId="6209ECDB" w:rsidR="00FB5756" w:rsidRDefault="00FB5756">
      <w:pPr>
        <w:pStyle w:val="CommentText"/>
      </w:pPr>
      <w:r>
        <w:rPr>
          <w:rStyle w:val="CommentReference"/>
        </w:rPr>
        <w:annotationRef/>
      </w:r>
      <w:r>
        <w:t>BZ #2300</w:t>
      </w:r>
    </w:p>
  </w:comment>
  <w:comment w:id="13907" w:author="Bardini, Richard A" w:date="2018-03-19T13:56:00Z" w:initials="BRA">
    <w:p w14:paraId="35872848" w14:textId="7F31F56B" w:rsidR="00FB5756" w:rsidRDefault="00FB5756">
      <w:pPr>
        <w:pStyle w:val="CommentText"/>
      </w:pPr>
      <w:r>
        <w:rPr>
          <w:rStyle w:val="CommentReference"/>
        </w:rPr>
        <w:annotationRef/>
      </w:r>
      <w:r>
        <w:t>BZ #2300</w:t>
      </w:r>
    </w:p>
  </w:comment>
  <w:comment w:id="14014" w:author="Bardini, Richard A" w:date="2018-03-19T13:46:00Z" w:initials="BRA">
    <w:p w14:paraId="0D5A03A0" w14:textId="49A06F03" w:rsidR="00FB5756" w:rsidRDefault="00FB5756">
      <w:pPr>
        <w:pStyle w:val="CommentText"/>
      </w:pPr>
      <w:r>
        <w:rPr>
          <w:rStyle w:val="CommentReference"/>
        </w:rPr>
        <w:annotationRef/>
      </w:r>
      <w:r>
        <w:t>BZ #2300</w:t>
      </w:r>
    </w:p>
  </w:comment>
  <w:comment w:id="14016" w:author="Bardini, Richard A" w:date="2018-03-19T13:53:00Z" w:initials="BRA">
    <w:p w14:paraId="34B56469" w14:textId="15BA4A4A" w:rsidR="00FB5756" w:rsidRDefault="00FB5756">
      <w:pPr>
        <w:pStyle w:val="CommentText"/>
      </w:pPr>
      <w:r>
        <w:rPr>
          <w:rStyle w:val="CommentReference"/>
        </w:rPr>
        <w:annotationRef/>
      </w:r>
      <w:r>
        <w:t>BZ #2300</w:t>
      </w:r>
    </w:p>
  </w:comment>
  <w:comment w:id="14080" w:author="Bardini, Richard A" w:date="2018-03-16T15:23:00Z" w:initials="BRA">
    <w:p w14:paraId="4FC9A736" w14:textId="77777777" w:rsidR="00FB5756" w:rsidRDefault="00FB5756">
      <w:pPr>
        <w:pStyle w:val="CommentText"/>
      </w:pPr>
      <w:r>
        <w:rPr>
          <w:rStyle w:val="CommentReference"/>
        </w:rPr>
        <w:annotationRef/>
      </w:r>
      <w:r>
        <w:t>[Editorial] BZ #2372</w:t>
      </w:r>
    </w:p>
    <w:p w14:paraId="72042349" w14:textId="77777777" w:rsidR="00FB5756" w:rsidRDefault="00FB5756">
      <w:pPr>
        <w:pStyle w:val="CommentText"/>
      </w:pPr>
    </w:p>
    <w:p w14:paraId="095B95C7" w14:textId="21139BFC" w:rsidR="00FB5756" w:rsidRDefault="00FB5756">
      <w:pPr>
        <w:pStyle w:val="CommentText"/>
      </w:pPr>
      <w:r>
        <w:t>This section text got reworded in BZ #1545 with “mpro” already removed.</w:t>
      </w:r>
    </w:p>
  </w:comment>
  <w:comment w:id="15246" w:author="Bardini, Richard A" w:date="2018-03-16T15:24:00Z" w:initials="BRA">
    <w:p w14:paraId="10C1481E" w14:textId="39D46690" w:rsidR="00FB5756" w:rsidRDefault="00FB5756">
      <w:pPr>
        <w:pStyle w:val="CommentText"/>
      </w:pPr>
      <w:r>
        <w:rPr>
          <w:rStyle w:val="CommentReference"/>
        </w:rPr>
        <w:annotationRef/>
      </w:r>
      <w:r>
        <w:t>[Editorial] BZ #2372</w:t>
      </w:r>
    </w:p>
  </w:comment>
  <w:comment w:id="15251" w:author="Bardini, Richard A" w:date="2018-03-16T15:25:00Z" w:initials="BRA">
    <w:p w14:paraId="0BEB0A51" w14:textId="38DFD65D" w:rsidR="00FB5756" w:rsidRDefault="00FB5756">
      <w:pPr>
        <w:pStyle w:val="CommentText"/>
      </w:pPr>
      <w:r>
        <w:rPr>
          <w:rStyle w:val="CommentReference"/>
        </w:rPr>
        <w:annotationRef/>
      </w:r>
      <w:r>
        <w:t>[Editorial] BZ #2372</w:t>
      </w:r>
    </w:p>
  </w:comment>
  <w:comment w:id="15475" w:author="Bardini, Richard A" w:date="2018-03-16T15:26:00Z" w:initials="BRA">
    <w:p w14:paraId="50EAA68C" w14:textId="2749D673" w:rsidR="00FB5756" w:rsidRDefault="00FB5756">
      <w:pPr>
        <w:pStyle w:val="CommentText"/>
      </w:pPr>
      <w:r>
        <w:rPr>
          <w:rStyle w:val="CommentReference"/>
        </w:rPr>
        <w:annotationRef/>
      </w:r>
      <w:r>
        <w:t>[Editorial] BZ #2372</w:t>
      </w:r>
    </w:p>
  </w:comment>
  <w:comment w:id="15480" w:author="Bardini, Richard A" w:date="2018-03-16T15:26:00Z" w:initials="BRA">
    <w:p w14:paraId="5715B9B8" w14:textId="6B955052" w:rsidR="00FB5756" w:rsidRDefault="00FB5756">
      <w:pPr>
        <w:pStyle w:val="CommentText"/>
      </w:pPr>
      <w:r>
        <w:rPr>
          <w:rStyle w:val="CommentReference"/>
        </w:rPr>
        <w:annotationRef/>
      </w:r>
      <w:r>
        <w:t>[Editorial] BZ #2372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E935A2" w15:done="0"/>
  <w15:commentEx w15:paraId="7886B61F" w15:done="0"/>
  <w15:commentEx w15:paraId="3F535180" w15:done="0"/>
  <w15:commentEx w15:paraId="1A622D41" w15:done="0"/>
  <w15:commentEx w15:paraId="7F9A2223" w15:done="0"/>
  <w15:commentEx w15:paraId="4CD5FE8F" w15:done="0"/>
  <w15:commentEx w15:paraId="2BFCA3F9" w15:done="0"/>
  <w15:commentEx w15:paraId="1D667350" w15:done="0"/>
  <w15:commentEx w15:paraId="70A14083" w15:done="0"/>
  <w15:commentEx w15:paraId="41B284D4" w15:done="0"/>
  <w15:commentEx w15:paraId="507AD347" w15:done="0"/>
  <w15:commentEx w15:paraId="61A90CD1" w15:done="0"/>
  <w15:commentEx w15:paraId="7E589371" w15:done="0"/>
  <w15:commentEx w15:paraId="6ED569C0" w15:done="0"/>
  <w15:commentEx w15:paraId="3CA6E36B" w15:done="0"/>
  <w15:commentEx w15:paraId="75F22969" w15:done="0"/>
  <w15:commentEx w15:paraId="460132CD" w15:done="0"/>
  <w15:commentEx w15:paraId="74184B70" w15:done="0"/>
  <w15:commentEx w15:paraId="5746563E" w15:done="0"/>
  <w15:commentEx w15:paraId="774CA2BC" w15:done="0"/>
  <w15:commentEx w15:paraId="24D67B8F" w15:done="0"/>
  <w15:commentEx w15:paraId="7C9470E4" w15:done="0"/>
  <w15:commentEx w15:paraId="2BBA69D5" w15:done="0"/>
  <w15:commentEx w15:paraId="0E1BCF1B" w15:done="0"/>
  <w15:commentEx w15:paraId="502F8BA3" w15:done="0"/>
  <w15:commentEx w15:paraId="30F593DF" w15:done="0"/>
  <w15:commentEx w15:paraId="319EE7BD" w15:done="0"/>
  <w15:commentEx w15:paraId="3FE4ACA1" w15:done="0"/>
  <w15:commentEx w15:paraId="53D88FE1" w15:done="0"/>
  <w15:commentEx w15:paraId="2A7054F0" w15:done="0"/>
  <w15:commentEx w15:paraId="5627FF9A" w15:done="0"/>
  <w15:commentEx w15:paraId="4643F80D" w15:done="0"/>
  <w15:commentEx w15:paraId="2508D602" w15:done="0"/>
  <w15:commentEx w15:paraId="26378321" w15:done="0"/>
  <w15:commentEx w15:paraId="1167D493" w15:done="0"/>
  <w15:commentEx w15:paraId="13A7B1C0" w15:done="0"/>
  <w15:commentEx w15:paraId="6C6ECE48" w15:done="0"/>
  <w15:commentEx w15:paraId="7B024383" w15:done="0"/>
  <w15:commentEx w15:paraId="1C759827" w15:done="0"/>
  <w15:commentEx w15:paraId="00787099" w15:done="0"/>
  <w15:commentEx w15:paraId="314D73C0" w15:done="0"/>
  <w15:commentEx w15:paraId="0406C9A7" w15:done="0"/>
  <w15:commentEx w15:paraId="53BA4547" w15:done="0"/>
  <w15:commentEx w15:paraId="2E0DB92A" w15:done="0"/>
  <w15:commentEx w15:paraId="2B3E7B14" w15:done="0"/>
  <w15:commentEx w15:paraId="2F7FA928" w15:done="0"/>
  <w15:commentEx w15:paraId="05F2B7D1" w15:done="0"/>
  <w15:commentEx w15:paraId="538256DA" w15:done="0"/>
  <w15:commentEx w15:paraId="6C4BDE9F" w15:done="0"/>
  <w15:commentEx w15:paraId="6E1E06CB" w15:done="0"/>
  <w15:commentEx w15:paraId="0B7818E5" w15:done="0"/>
  <w15:commentEx w15:paraId="038850D0" w15:done="0"/>
  <w15:commentEx w15:paraId="0DF654D2" w15:done="0"/>
  <w15:commentEx w15:paraId="190C863A" w15:done="0"/>
  <w15:commentEx w15:paraId="3F7642B6" w15:done="0"/>
  <w15:commentEx w15:paraId="0C6D1DCE" w15:done="0"/>
  <w15:commentEx w15:paraId="5AB91C90" w15:done="0"/>
  <w15:commentEx w15:paraId="0E63B825" w15:done="0"/>
  <w15:commentEx w15:paraId="6466DB87" w15:done="0"/>
  <w15:commentEx w15:paraId="6BC2209E" w15:done="0"/>
  <w15:commentEx w15:paraId="004C61A0" w15:done="0"/>
  <w15:commentEx w15:paraId="6E4833A0" w15:done="0"/>
  <w15:commentEx w15:paraId="659858FB" w15:done="0"/>
  <w15:commentEx w15:paraId="0CD8A5A2" w15:done="0"/>
  <w15:commentEx w15:paraId="1C058A5F" w15:done="0"/>
  <w15:commentEx w15:paraId="634372B9" w15:done="0"/>
  <w15:commentEx w15:paraId="7CEBDC12" w15:done="0"/>
  <w15:commentEx w15:paraId="284D8E34" w15:done="0"/>
  <w15:commentEx w15:paraId="4307F7D0" w15:done="0"/>
  <w15:commentEx w15:paraId="0085E767" w15:done="0"/>
  <w15:commentEx w15:paraId="6C16C780" w15:done="0"/>
  <w15:commentEx w15:paraId="3B55BEA7" w15:done="0"/>
  <w15:commentEx w15:paraId="57B0656B" w15:done="0"/>
  <w15:commentEx w15:paraId="43D8570F" w15:done="0"/>
  <w15:commentEx w15:paraId="0947A834" w15:done="0"/>
  <w15:commentEx w15:paraId="27286322" w15:done="0"/>
  <w15:commentEx w15:paraId="6D860444" w15:done="0"/>
  <w15:commentEx w15:paraId="16220285" w15:done="0"/>
  <w15:commentEx w15:paraId="35D7ECF5" w15:done="0"/>
  <w15:commentEx w15:paraId="1DD2F98C" w15:done="0"/>
  <w15:commentEx w15:paraId="76B19F1A" w15:done="0"/>
  <w15:commentEx w15:paraId="7EC1DB51" w15:done="0"/>
  <w15:commentEx w15:paraId="0170D9E9" w15:done="0"/>
  <w15:commentEx w15:paraId="5771C1E3" w15:done="0"/>
  <w15:commentEx w15:paraId="339CB497" w15:done="0"/>
  <w15:commentEx w15:paraId="3E2ED09B" w15:done="0"/>
  <w15:commentEx w15:paraId="562CD270" w15:done="0"/>
  <w15:commentEx w15:paraId="49AB889F" w15:done="0"/>
  <w15:commentEx w15:paraId="4CF5B462" w15:done="0"/>
  <w15:commentEx w15:paraId="0FD6FC0F" w15:done="0"/>
  <w15:commentEx w15:paraId="55CCCD3C" w15:done="0"/>
  <w15:commentEx w15:paraId="3C1D1E7B" w15:done="0"/>
  <w15:commentEx w15:paraId="33DE2BE5" w15:done="0"/>
  <w15:commentEx w15:paraId="2ED75DD3" w15:done="0"/>
  <w15:commentEx w15:paraId="50BD70DE" w15:done="0"/>
  <w15:commentEx w15:paraId="7C68D3F2" w15:done="0"/>
  <w15:commentEx w15:paraId="6B89FD4D" w15:done="0"/>
  <w15:commentEx w15:paraId="0E2B89E2" w15:done="0"/>
  <w15:commentEx w15:paraId="3D0B3F19" w15:done="0"/>
  <w15:commentEx w15:paraId="1102E782" w15:done="0"/>
  <w15:commentEx w15:paraId="3F306EF2" w15:done="0"/>
  <w15:commentEx w15:paraId="299C048E" w15:done="0"/>
  <w15:commentEx w15:paraId="3769EE04" w15:done="0"/>
  <w15:commentEx w15:paraId="4517851C" w15:done="0"/>
  <w15:commentEx w15:paraId="622F5231" w15:done="0"/>
  <w15:commentEx w15:paraId="3720DFF4" w15:done="0"/>
  <w15:commentEx w15:paraId="2CA7E9AE" w15:done="0"/>
  <w15:commentEx w15:paraId="368DB531" w15:done="0"/>
  <w15:commentEx w15:paraId="410E2930" w15:done="0"/>
  <w15:commentEx w15:paraId="6590ECD8" w15:done="0"/>
  <w15:commentEx w15:paraId="618DE268" w15:done="0"/>
  <w15:commentEx w15:paraId="1B1D003E" w15:done="0"/>
  <w15:commentEx w15:paraId="0CEA036B" w15:done="0"/>
  <w15:commentEx w15:paraId="35872848" w15:done="0"/>
  <w15:commentEx w15:paraId="0D5A03A0" w15:done="0"/>
  <w15:commentEx w15:paraId="34B56469" w15:done="0"/>
  <w15:commentEx w15:paraId="095B95C7" w15:done="0"/>
  <w15:commentEx w15:paraId="10C1481E" w15:done="0"/>
  <w15:commentEx w15:paraId="0BEB0A51" w15:done="0"/>
  <w15:commentEx w15:paraId="50EAA68C" w15:done="0"/>
  <w15:commentEx w15:paraId="5715B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E6CB7" w14:textId="77777777" w:rsidR="00380605" w:rsidRDefault="00380605" w:rsidP="00D56BB3">
      <w:r>
        <w:separator/>
      </w:r>
    </w:p>
  </w:endnote>
  <w:endnote w:type="continuationSeparator" w:id="0">
    <w:p w14:paraId="0395C36A" w14:textId="77777777" w:rsidR="00380605" w:rsidRDefault="00380605" w:rsidP="00D56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ulim">
    <w:altName w:val="Arial Unicode MS"/>
    <w:panose1 w:val="020B0600000101010101"/>
    <w:charset w:val="81"/>
    <w:family w:val="roman"/>
    <w:notTrueType/>
    <w:pitch w:val="fixed"/>
    <w:sig w:usb0="00000000" w:usb1="09060000" w:usb2="00000010" w:usb3="00000000" w:csb0="00080000"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4910" w14:textId="77777777" w:rsidR="00FB5756" w:rsidRDefault="00FB5756">
    <w:pPr>
      <w:pStyle w:val="Footer"/>
    </w:pPr>
    <w:r w:rsidRPr="00FB7CE6">
      <w:t>Copyright Open Connectivity Foundation, Inc. © 201</w:t>
    </w:r>
    <w:r>
      <w:t>6-2018</w:t>
    </w:r>
    <w:r w:rsidRPr="00FB7CE6">
      <w:t>. All rights Reserved</w:t>
    </w:r>
    <w:r>
      <w:tab/>
    </w:r>
    <w:r>
      <w:fldChar w:fldCharType="begin"/>
    </w:r>
    <w:r>
      <w:instrText xml:space="preserve"> PAGE   \* MERGEFORMAT </w:instrText>
    </w:r>
    <w:r>
      <w:fldChar w:fldCharType="separate"/>
    </w:r>
    <w:r w:rsidR="00FB091D">
      <w:rPr>
        <w:noProof/>
      </w:rPr>
      <w:t>143</w:t>
    </w:r>
    <w:r>
      <w:rPr>
        <w:noProof/>
      </w:rPr>
      <w:fldChar w:fldCharType="end"/>
    </w:r>
  </w:p>
  <w:p w14:paraId="1D71C8DA" w14:textId="77777777" w:rsidR="00FB5756" w:rsidRDefault="00FB57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768E0" w14:textId="77777777" w:rsidR="00FB5756" w:rsidRDefault="00FB5756">
    <w:pPr>
      <w:pStyle w:val="Footer"/>
    </w:pPr>
    <w:r w:rsidRPr="00FB7CE6">
      <w:t>Copyright Open Conn</w:t>
    </w:r>
    <w:r>
      <w:t>ectivity Foundation, Inc. © 2016-2018</w:t>
    </w:r>
    <w:r w:rsidRPr="00FB7CE6">
      <w:t>. All rights Reserved</w:t>
    </w:r>
    <w:r>
      <w:tab/>
    </w:r>
    <w:r>
      <w:fldChar w:fldCharType="begin"/>
    </w:r>
    <w:r>
      <w:instrText xml:space="preserve"> PAGE  \* Arabic  \* MERGEFORMAT </w:instrText>
    </w:r>
    <w:r>
      <w:fldChar w:fldCharType="separate"/>
    </w:r>
    <w:r w:rsidR="00FF580E">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CB779" w14:textId="77777777" w:rsidR="00380605" w:rsidRDefault="00380605" w:rsidP="00D56BB3">
      <w:r>
        <w:separator/>
      </w:r>
    </w:p>
  </w:footnote>
  <w:footnote w:type="continuationSeparator" w:id="0">
    <w:p w14:paraId="796080F2" w14:textId="77777777" w:rsidR="00380605" w:rsidRDefault="00380605" w:rsidP="00D56B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1" w15:restartNumberingAfterBreak="0">
    <w:nsid w:val="03A75153"/>
    <w:multiLevelType w:val="hybridMultilevel"/>
    <w:tmpl w:val="851E4340"/>
    <w:lvl w:ilvl="0" w:tplc="FFFFFFFF">
      <w:start w:val="1"/>
      <w:numFmt w:val="bullet"/>
      <w:lvlText w:val=""/>
      <w:lvlJc w:val="left"/>
      <w:pPr>
        <w:ind w:left="800" w:hanging="400"/>
      </w:pPr>
      <w:rPr>
        <w:rFonts w:ascii="Symbol" w:hAnsi="Symbol" w:hint="default"/>
      </w:rPr>
    </w:lvl>
    <w:lvl w:ilvl="1" w:tplc="5392810E">
      <w:numFmt w:val="bullet"/>
      <w:lvlText w:val="·"/>
      <w:lvlJc w:val="left"/>
      <w:pPr>
        <w:ind w:left="1265" w:hanging="465"/>
      </w:pPr>
      <w:rPr>
        <w:rFonts w:ascii="Arial" w:eastAsia="Times New Roman" w:hAnsi="Arial" w:cs="Aria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6C72845"/>
    <w:multiLevelType w:val="multilevel"/>
    <w:tmpl w:val="E964633A"/>
    <w:numStyleLink w:val="Headings"/>
  </w:abstractNum>
  <w:abstractNum w:abstractNumId="3" w15:restartNumberingAfterBreak="0">
    <w:nsid w:val="070D248A"/>
    <w:multiLevelType w:val="hybridMultilevel"/>
    <w:tmpl w:val="D750B8B2"/>
    <w:lvl w:ilvl="0" w:tplc="3C060E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F21B5"/>
    <w:multiLevelType w:val="multilevel"/>
    <w:tmpl w:val="3AA63D4C"/>
    <w:numStyleLink w:val="Annexes"/>
  </w:abstractNum>
  <w:abstractNum w:abstractNumId="5"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6"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9" w15:restartNumberingAfterBreak="0">
    <w:nsid w:val="1C731F35"/>
    <w:multiLevelType w:val="hybridMultilevel"/>
    <w:tmpl w:val="DE62D45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11" w15:restartNumberingAfterBreak="0">
    <w:nsid w:val="2B2722D9"/>
    <w:multiLevelType w:val="hybridMultilevel"/>
    <w:tmpl w:val="ED266EFC"/>
    <w:lvl w:ilvl="0" w:tplc="29A04E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13"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14" w15:restartNumberingAfterBreak="0">
    <w:nsid w:val="36940664"/>
    <w:multiLevelType w:val="hybridMultilevel"/>
    <w:tmpl w:val="A72E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16"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7" w15:restartNumberingAfterBreak="0">
    <w:nsid w:val="43FF3E55"/>
    <w:multiLevelType w:val="hybridMultilevel"/>
    <w:tmpl w:val="02EA162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15:restartNumberingAfterBreak="0">
    <w:nsid w:val="45A04F1F"/>
    <w:multiLevelType w:val="multilevel"/>
    <w:tmpl w:val="48262F72"/>
    <w:lvl w:ilvl="0">
      <w:start w:val="1"/>
      <w:numFmt w:val="decimal"/>
      <w:lvlText w:val="%1)"/>
      <w:lvlJc w:val="left"/>
      <w:pPr>
        <w:ind w:left="360" w:hanging="360"/>
      </w:pPr>
      <w:rPr>
        <w:rFonts w:hint="default"/>
      </w:rPr>
    </w:lvl>
    <w:lvl w:ilvl="1">
      <w:start w:val="1"/>
      <w:numFmt w:val="bullet"/>
      <w:lvlText w:val=""/>
      <w:lvlJc w:val="left"/>
      <w:pPr>
        <w:ind w:left="680" w:hanging="32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A7D733D"/>
    <w:multiLevelType w:val="hybridMultilevel"/>
    <w:tmpl w:val="527231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E8625C0"/>
    <w:multiLevelType w:val="hybridMultilevel"/>
    <w:tmpl w:val="ED78DD6C"/>
    <w:lvl w:ilvl="0" w:tplc="D0DE93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D07C1"/>
    <w:multiLevelType w:val="hybridMultilevel"/>
    <w:tmpl w:val="4EB4D00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51045073"/>
    <w:multiLevelType w:val="hybridMultilevel"/>
    <w:tmpl w:val="31945F2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25"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B191FCF"/>
    <w:multiLevelType w:val="hybridMultilevel"/>
    <w:tmpl w:val="DE6680B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CCC44F2"/>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28"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29" w15:restartNumberingAfterBreak="0">
    <w:nsid w:val="60265465"/>
    <w:multiLevelType w:val="hybridMultilevel"/>
    <w:tmpl w:val="FDEE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80202"/>
    <w:multiLevelType w:val="hybridMultilevel"/>
    <w:tmpl w:val="5E9E3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B91DF6"/>
    <w:multiLevelType w:val="hybridMultilevel"/>
    <w:tmpl w:val="2F6CD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A55664"/>
    <w:multiLevelType w:val="hybridMultilevel"/>
    <w:tmpl w:val="76924202"/>
    <w:lvl w:ilvl="0" w:tplc="700606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2F7467"/>
    <w:multiLevelType w:val="hybridMultilevel"/>
    <w:tmpl w:val="DE6C7C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C007A2"/>
    <w:multiLevelType w:val="hybridMultilevel"/>
    <w:tmpl w:val="E7E60FCE"/>
    <w:lvl w:ilvl="0" w:tplc="0809000F">
      <w:start w:val="1"/>
      <w:numFmt w:val="decimal"/>
      <w:lvlText w:val="%1."/>
      <w:lvlJc w:val="left"/>
      <w:pPr>
        <w:ind w:left="927" w:hanging="360"/>
      </w:pPr>
      <w:rPr>
        <w:rFont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5" w15:restartNumberingAfterBreak="0">
    <w:nsid w:val="75325319"/>
    <w:multiLevelType w:val="hybridMultilevel"/>
    <w:tmpl w:val="7CFE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37" w15:restartNumberingAfterBreak="0">
    <w:nsid w:val="7B2811EE"/>
    <w:multiLevelType w:val="hybridMultilevel"/>
    <w:tmpl w:val="1198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5"/>
  </w:num>
  <w:num w:numId="3">
    <w:abstractNumId w:val="25"/>
  </w:num>
  <w:num w:numId="4">
    <w:abstractNumId w:val="8"/>
  </w:num>
  <w:num w:numId="5">
    <w:abstractNumId w:val="36"/>
  </w:num>
  <w:num w:numId="6">
    <w:abstractNumId w:val="7"/>
  </w:num>
  <w:num w:numId="7">
    <w:abstractNumId w:val="6"/>
  </w:num>
  <w:num w:numId="8">
    <w:abstractNumId w:val="20"/>
  </w:num>
  <w:num w:numId="9">
    <w:abstractNumId w:val="16"/>
  </w:num>
  <w:num w:numId="10">
    <w:abstractNumId w:val="13"/>
  </w:num>
  <w:num w:numId="11">
    <w:abstractNumId w:val="15"/>
    <w:lvlOverride w:ilvl="0">
      <w:startOverride w:val="1"/>
    </w:lvlOverride>
  </w:num>
  <w:num w:numId="12">
    <w:abstractNumId w:val="12"/>
    <w:lvlOverride w:ilvl="0">
      <w:startOverride w:val="1"/>
    </w:lvlOverride>
  </w:num>
  <w:num w:numId="13">
    <w:abstractNumId w:val="10"/>
    <w:lvlOverride w:ilvl="0">
      <w:startOverride w:val="1"/>
    </w:lvlOverride>
  </w:num>
  <w:num w:numId="14">
    <w:abstractNumId w:val="0"/>
    <w:lvlOverride w:ilvl="0">
      <w:startOverride w:val="1"/>
    </w:lvlOverride>
  </w:num>
  <w:num w:numId="15">
    <w:abstractNumId w:val="24"/>
    <w:lvlOverride w:ilvl="0">
      <w:startOverride w:val="1"/>
    </w:lvlOverride>
  </w:num>
  <w:num w:numId="16">
    <w:abstractNumId w:val="2"/>
    <w:lvlOverride w:ilvl="0">
      <w:lvl w:ilvl="0">
        <w:numFmt w:val="decimal"/>
        <w:pStyle w:val="Heading1"/>
        <w:lvlText w:val=""/>
        <w:lvlJc w:val="left"/>
      </w:lvl>
    </w:lvlOverride>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29"/>
  </w:num>
  <w:num w:numId="18">
    <w:abstractNumId w:val="37"/>
  </w:num>
  <w:num w:numId="19">
    <w:abstractNumId w:val="1"/>
  </w:num>
  <w:num w:numId="20">
    <w:abstractNumId w:val="18"/>
  </w:num>
  <w:num w:numId="21">
    <w:abstractNumId w:val="35"/>
  </w:num>
  <w:num w:numId="22">
    <w:abstractNumId w:val="32"/>
  </w:num>
  <w:num w:numId="23">
    <w:abstractNumId w:val="33"/>
  </w:num>
  <w:num w:numId="24">
    <w:abstractNumId w:val="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5"/>
    <w:lvlOverride w:ilvl="0">
      <w:startOverride w:val="1"/>
    </w:lvlOverride>
  </w:num>
  <w:num w:numId="31">
    <w:abstractNumId w:val="11"/>
  </w:num>
  <w:num w:numId="32">
    <w:abstractNumId w:val="3"/>
  </w:num>
  <w:num w:numId="33">
    <w:abstractNumId w:val="31"/>
  </w:num>
  <w:num w:numId="34">
    <w:abstractNumId w:val="14"/>
  </w:num>
  <w:num w:numId="35">
    <w:abstractNumId w:val="30"/>
  </w:num>
  <w:num w:numId="36">
    <w:abstractNumId w:val="21"/>
  </w:num>
  <w:num w:numId="37">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15"/>
  </w:num>
  <w:num w:numId="39">
    <w:abstractNumId w:val="12"/>
  </w:num>
  <w:num w:numId="40">
    <w:abstractNumId w:val="10"/>
  </w:num>
  <w:num w:numId="41">
    <w:abstractNumId w:val="0"/>
  </w:num>
  <w:num w:numId="42">
    <w:abstractNumId w:val="24"/>
  </w:num>
  <w:num w:numId="43">
    <w:abstractNumId w:val="34"/>
  </w:num>
  <w:num w:numId="44">
    <w:abstractNumId w:val="23"/>
  </w:num>
  <w:num w:numId="45">
    <w:abstractNumId w:val="26"/>
  </w:num>
  <w:num w:numId="46">
    <w:abstractNumId w:val="22"/>
  </w:num>
  <w:num w:numId="47">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8">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9">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0">
    <w:abstractNumId w:val="17"/>
  </w:num>
  <w:num w:numId="51">
    <w:abstractNumId w:val="9"/>
  </w:num>
  <w:num w:numId="52">
    <w:abstractNumId w:val="27"/>
  </w:num>
  <w:num w:numId="53">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4">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5">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6">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7">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8">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9">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0">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1">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2">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3">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4">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5">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6">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7">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8">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9">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0">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1">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2">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pStyle w:val="Heading6"/>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3">
    <w:abstractNumId w:val="2"/>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dini, Richard A">
    <w15:presenceInfo w15:providerId="AD" w15:userId="S-1-5-21-725345543-602162358-527237240-1992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proofState w:grammar="clean"/>
  <w:attachedTemplate r:id="rId1"/>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7DD"/>
    <w:rsid w:val="00000DFC"/>
    <w:rsid w:val="00001318"/>
    <w:rsid w:val="000018C8"/>
    <w:rsid w:val="000018FD"/>
    <w:rsid w:val="00001DAD"/>
    <w:rsid w:val="00002791"/>
    <w:rsid w:val="00002877"/>
    <w:rsid w:val="00002C63"/>
    <w:rsid w:val="00002D3A"/>
    <w:rsid w:val="0000453A"/>
    <w:rsid w:val="00004793"/>
    <w:rsid w:val="00004B79"/>
    <w:rsid w:val="0000602A"/>
    <w:rsid w:val="00006046"/>
    <w:rsid w:val="00006152"/>
    <w:rsid w:val="0000617A"/>
    <w:rsid w:val="0000661B"/>
    <w:rsid w:val="0000669A"/>
    <w:rsid w:val="00006A8A"/>
    <w:rsid w:val="00006FF8"/>
    <w:rsid w:val="000073DA"/>
    <w:rsid w:val="00010011"/>
    <w:rsid w:val="000107D4"/>
    <w:rsid w:val="0001111F"/>
    <w:rsid w:val="0001299C"/>
    <w:rsid w:val="0001349A"/>
    <w:rsid w:val="000147F5"/>
    <w:rsid w:val="00014D59"/>
    <w:rsid w:val="0001536C"/>
    <w:rsid w:val="00015514"/>
    <w:rsid w:val="00015772"/>
    <w:rsid w:val="00015A78"/>
    <w:rsid w:val="000172B0"/>
    <w:rsid w:val="000175F6"/>
    <w:rsid w:val="000176D8"/>
    <w:rsid w:val="00017884"/>
    <w:rsid w:val="00020318"/>
    <w:rsid w:val="000204BB"/>
    <w:rsid w:val="0002061F"/>
    <w:rsid w:val="00021491"/>
    <w:rsid w:val="00021AD4"/>
    <w:rsid w:val="00022744"/>
    <w:rsid w:val="00022D0A"/>
    <w:rsid w:val="000233E9"/>
    <w:rsid w:val="00023834"/>
    <w:rsid w:val="00023967"/>
    <w:rsid w:val="00023B88"/>
    <w:rsid w:val="00023DC3"/>
    <w:rsid w:val="00024075"/>
    <w:rsid w:val="00025051"/>
    <w:rsid w:val="00025DED"/>
    <w:rsid w:val="000262C0"/>
    <w:rsid w:val="000262F2"/>
    <w:rsid w:val="00026AF6"/>
    <w:rsid w:val="0002753E"/>
    <w:rsid w:val="00027D85"/>
    <w:rsid w:val="00030430"/>
    <w:rsid w:val="000305A4"/>
    <w:rsid w:val="00031720"/>
    <w:rsid w:val="00031D15"/>
    <w:rsid w:val="000322B1"/>
    <w:rsid w:val="0003278D"/>
    <w:rsid w:val="00032819"/>
    <w:rsid w:val="00033172"/>
    <w:rsid w:val="000349EF"/>
    <w:rsid w:val="00035EB5"/>
    <w:rsid w:val="00036191"/>
    <w:rsid w:val="0003718B"/>
    <w:rsid w:val="000378D3"/>
    <w:rsid w:val="000379EB"/>
    <w:rsid w:val="000423FA"/>
    <w:rsid w:val="000438CD"/>
    <w:rsid w:val="00043BCD"/>
    <w:rsid w:val="00043E3E"/>
    <w:rsid w:val="00045529"/>
    <w:rsid w:val="00045D67"/>
    <w:rsid w:val="000465E0"/>
    <w:rsid w:val="00050B9B"/>
    <w:rsid w:val="00050E74"/>
    <w:rsid w:val="00050FDE"/>
    <w:rsid w:val="00051632"/>
    <w:rsid w:val="0005174C"/>
    <w:rsid w:val="00051E24"/>
    <w:rsid w:val="00052337"/>
    <w:rsid w:val="0005304C"/>
    <w:rsid w:val="0005397A"/>
    <w:rsid w:val="00053A46"/>
    <w:rsid w:val="00053D9A"/>
    <w:rsid w:val="00054182"/>
    <w:rsid w:val="00054999"/>
    <w:rsid w:val="00054BDC"/>
    <w:rsid w:val="00054D56"/>
    <w:rsid w:val="00055101"/>
    <w:rsid w:val="000555DF"/>
    <w:rsid w:val="00055964"/>
    <w:rsid w:val="00056FB4"/>
    <w:rsid w:val="00057090"/>
    <w:rsid w:val="000573DA"/>
    <w:rsid w:val="000577D4"/>
    <w:rsid w:val="00057B7B"/>
    <w:rsid w:val="00057D45"/>
    <w:rsid w:val="0006062C"/>
    <w:rsid w:val="00060ED4"/>
    <w:rsid w:val="00061EC6"/>
    <w:rsid w:val="0006220D"/>
    <w:rsid w:val="00063B89"/>
    <w:rsid w:val="00063F82"/>
    <w:rsid w:val="0006451D"/>
    <w:rsid w:val="0006457C"/>
    <w:rsid w:val="00065C1F"/>
    <w:rsid w:val="0006639A"/>
    <w:rsid w:val="00066752"/>
    <w:rsid w:val="00066A45"/>
    <w:rsid w:val="00066A6F"/>
    <w:rsid w:val="00066F0C"/>
    <w:rsid w:val="00070082"/>
    <w:rsid w:val="000700F3"/>
    <w:rsid w:val="00070DBB"/>
    <w:rsid w:val="00070EB9"/>
    <w:rsid w:val="00070EE8"/>
    <w:rsid w:val="000713D4"/>
    <w:rsid w:val="00072F51"/>
    <w:rsid w:val="00073757"/>
    <w:rsid w:val="00073C5C"/>
    <w:rsid w:val="00073D6C"/>
    <w:rsid w:val="00074451"/>
    <w:rsid w:val="00074DD1"/>
    <w:rsid w:val="00076255"/>
    <w:rsid w:val="00076B16"/>
    <w:rsid w:val="0007792A"/>
    <w:rsid w:val="00080218"/>
    <w:rsid w:val="00081952"/>
    <w:rsid w:val="000823AE"/>
    <w:rsid w:val="0008257B"/>
    <w:rsid w:val="00082EC3"/>
    <w:rsid w:val="00083393"/>
    <w:rsid w:val="00083A2F"/>
    <w:rsid w:val="00083E12"/>
    <w:rsid w:val="00084131"/>
    <w:rsid w:val="00084C2E"/>
    <w:rsid w:val="00084D5F"/>
    <w:rsid w:val="000853EA"/>
    <w:rsid w:val="0008542B"/>
    <w:rsid w:val="000854D7"/>
    <w:rsid w:val="00085981"/>
    <w:rsid w:val="00085BB0"/>
    <w:rsid w:val="000867A3"/>
    <w:rsid w:val="0008758B"/>
    <w:rsid w:val="0008787C"/>
    <w:rsid w:val="00087909"/>
    <w:rsid w:val="000903F8"/>
    <w:rsid w:val="000909CF"/>
    <w:rsid w:val="00090CBE"/>
    <w:rsid w:val="00090F2D"/>
    <w:rsid w:val="0009101A"/>
    <w:rsid w:val="00091917"/>
    <w:rsid w:val="00091C0A"/>
    <w:rsid w:val="000922FA"/>
    <w:rsid w:val="00092B4E"/>
    <w:rsid w:val="00092CF0"/>
    <w:rsid w:val="00092EC2"/>
    <w:rsid w:val="00092F9E"/>
    <w:rsid w:val="0009331B"/>
    <w:rsid w:val="000939DA"/>
    <w:rsid w:val="00094373"/>
    <w:rsid w:val="000945EE"/>
    <w:rsid w:val="00094C5A"/>
    <w:rsid w:val="00094E3C"/>
    <w:rsid w:val="00095287"/>
    <w:rsid w:val="000954FB"/>
    <w:rsid w:val="00095A5D"/>
    <w:rsid w:val="00095ADC"/>
    <w:rsid w:val="000971C8"/>
    <w:rsid w:val="00097717"/>
    <w:rsid w:val="000977D3"/>
    <w:rsid w:val="000979A5"/>
    <w:rsid w:val="00097DED"/>
    <w:rsid w:val="000A05B8"/>
    <w:rsid w:val="000A2B2E"/>
    <w:rsid w:val="000A3CC2"/>
    <w:rsid w:val="000A3E53"/>
    <w:rsid w:val="000A44A2"/>
    <w:rsid w:val="000A4882"/>
    <w:rsid w:val="000A4B98"/>
    <w:rsid w:val="000A6421"/>
    <w:rsid w:val="000A6491"/>
    <w:rsid w:val="000A65D5"/>
    <w:rsid w:val="000A6790"/>
    <w:rsid w:val="000A6A09"/>
    <w:rsid w:val="000B0017"/>
    <w:rsid w:val="000B0610"/>
    <w:rsid w:val="000B07FC"/>
    <w:rsid w:val="000B0D4B"/>
    <w:rsid w:val="000B1D7A"/>
    <w:rsid w:val="000B1DF0"/>
    <w:rsid w:val="000B2888"/>
    <w:rsid w:val="000B2A01"/>
    <w:rsid w:val="000B2D9B"/>
    <w:rsid w:val="000B2DDA"/>
    <w:rsid w:val="000B35A8"/>
    <w:rsid w:val="000B37B2"/>
    <w:rsid w:val="000B38C7"/>
    <w:rsid w:val="000B4344"/>
    <w:rsid w:val="000B4BEC"/>
    <w:rsid w:val="000B5201"/>
    <w:rsid w:val="000B5351"/>
    <w:rsid w:val="000B64E0"/>
    <w:rsid w:val="000B7BB9"/>
    <w:rsid w:val="000C0356"/>
    <w:rsid w:val="000C04FF"/>
    <w:rsid w:val="000C0B6B"/>
    <w:rsid w:val="000C0CD9"/>
    <w:rsid w:val="000C2650"/>
    <w:rsid w:val="000C336E"/>
    <w:rsid w:val="000C33A4"/>
    <w:rsid w:val="000C3879"/>
    <w:rsid w:val="000C3BF9"/>
    <w:rsid w:val="000C3EFB"/>
    <w:rsid w:val="000C4278"/>
    <w:rsid w:val="000C4FFD"/>
    <w:rsid w:val="000C609E"/>
    <w:rsid w:val="000C6CC9"/>
    <w:rsid w:val="000C71DA"/>
    <w:rsid w:val="000C764E"/>
    <w:rsid w:val="000C786D"/>
    <w:rsid w:val="000D0259"/>
    <w:rsid w:val="000D0C46"/>
    <w:rsid w:val="000D0FC4"/>
    <w:rsid w:val="000D1594"/>
    <w:rsid w:val="000D279D"/>
    <w:rsid w:val="000D2853"/>
    <w:rsid w:val="000D2BEC"/>
    <w:rsid w:val="000D3065"/>
    <w:rsid w:val="000D4009"/>
    <w:rsid w:val="000D449F"/>
    <w:rsid w:val="000D452B"/>
    <w:rsid w:val="000D49AF"/>
    <w:rsid w:val="000D5010"/>
    <w:rsid w:val="000D55A1"/>
    <w:rsid w:val="000D5AD6"/>
    <w:rsid w:val="000D5D12"/>
    <w:rsid w:val="000D603B"/>
    <w:rsid w:val="000D692F"/>
    <w:rsid w:val="000D774B"/>
    <w:rsid w:val="000E067A"/>
    <w:rsid w:val="000E0E84"/>
    <w:rsid w:val="000E3A7F"/>
    <w:rsid w:val="000E4456"/>
    <w:rsid w:val="000E4D16"/>
    <w:rsid w:val="000E620A"/>
    <w:rsid w:val="000E6945"/>
    <w:rsid w:val="000E6E33"/>
    <w:rsid w:val="000E6F78"/>
    <w:rsid w:val="000E7FB0"/>
    <w:rsid w:val="000F008A"/>
    <w:rsid w:val="000F00EF"/>
    <w:rsid w:val="000F14A4"/>
    <w:rsid w:val="000F1EFE"/>
    <w:rsid w:val="000F1FB8"/>
    <w:rsid w:val="000F2377"/>
    <w:rsid w:val="000F25F2"/>
    <w:rsid w:val="000F26CB"/>
    <w:rsid w:val="000F2A29"/>
    <w:rsid w:val="000F2B6C"/>
    <w:rsid w:val="000F4C30"/>
    <w:rsid w:val="000F4D1B"/>
    <w:rsid w:val="000F570A"/>
    <w:rsid w:val="000F58B5"/>
    <w:rsid w:val="000F5FE4"/>
    <w:rsid w:val="000F61DC"/>
    <w:rsid w:val="000F6726"/>
    <w:rsid w:val="000F6A5E"/>
    <w:rsid w:val="000F6F73"/>
    <w:rsid w:val="000F7B49"/>
    <w:rsid w:val="000F7B64"/>
    <w:rsid w:val="000F7C97"/>
    <w:rsid w:val="00100579"/>
    <w:rsid w:val="00100B87"/>
    <w:rsid w:val="001019F7"/>
    <w:rsid w:val="001038B2"/>
    <w:rsid w:val="001039E8"/>
    <w:rsid w:val="00104C69"/>
    <w:rsid w:val="00105641"/>
    <w:rsid w:val="00105ECE"/>
    <w:rsid w:val="00105FCA"/>
    <w:rsid w:val="001061B6"/>
    <w:rsid w:val="00107DD3"/>
    <w:rsid w:val="001100F8"/>
    <w:rsid w:val="001107A2"/>
    <w:rsid w:val="00111163"/>
    <w:rsid w:val="001117FD"/>
    <w:rsid w:val="0011192C"/>
    <w:rsid w:val="00112054"/>
    <w:rsid w:val="001124FA"/>
    <w:rsid w:val="00112574"/>
    <w:rsid w:val="00113C22"/>
    <w:rsid w:val="00114012"/>
    <w:rsid w:val="001152A3"/>
    <w:rsid w:val="00115E4E"/>
    <w:rsid w:val="0011689F"/>
    <w:rsid w:val="001170A8"/>
    <w:rsid w:val="00117901"/>
    <w:rsid w:val="00117D59"/>
    <w:rsid w:val="00117DBA"/>
    <w:rsid w:val="00120962"/>
    <w:rsid w:val="00120AC6"/>
    <w:rsid w:val="00121390"/>
    <w:rsid w:val="001217B2"/>
    <w:rsid w:val="00121D01"/>
    <w:rsid w:val="00122A29"/>
    <w:rsid w:val="00122FD0"/>
    <w:rsid w:val="001236FC"/>
    <w:rsid w:val="00124191"/>
    <w:rsid w:val="00124765"/>
    <w:rsid w:val="00124845"/>
    <w:rsid w:val="00124E90"/>
    <w:rsid w:val="00125186"/>
    <w:rsid w:val="00125B74"/>
    <w:rsid w:val="00126306"/>
    <w:rsid w:val="001263F3"/>
    <w:rsid w:val="001264C3"/>
    <w:rsid w:val="00126BCD"/>
    <w:rsid w:val="00127947"/>
    <w:rsid w:val="00130D69"/>
    <w:rsid w:val="00130F29"/>
    <w:rsid w:val="001311EB"/>
    <w:rsid w:val="00131585"/>
    <w:rsid w:val="00131F61"/>
    <w:rsid w:val="00132459"/>
    <w:rsid w:val="001333E8"/>
    <w:rsid w:val="001338EA"/>
    <w:rsid w:val="0013443B"/>
    <w:rsid w:val="0013445A"/>
    <w:rsid w:val="001354FF"/>
    <w:rsid w:val="00135718"/>
    <w:rsid w:val="00135A00"/>
    <w:rsid w:val="001360C5"/>
    <w:rsid w:val="00136BD8"/>
    <w:rsid w:val="00137364"/>
    <w:rsid w:val="0013784F"/>
    <w:rsid w:val="00140186"/>
    <w:rsid w:val="0014158A"/>
    <w:rsid w:val="001429A6"/>
    <w:rsid w:val="00142E29"/>
    <w:rsid w:val="0014362F"/>
    <w:rsid w:val="001437A6"/>
    <w:rsid w:val="0014412D"/>
    <w:rsid w:val="00144145"/>
    <w:rsid w:val="00144C9E"/>
    <w:rsid w:val="00145C3C"/>
    <w:rsid w:val="0014625F"/>
    <w:rsid w:val="00150127"/>
    <w:rsid w:val="0015023B"/>
    <w:rsid w:val="001505DE"/>
    <w:rsid w:val="001508FA"/>
    <w:rsid w:val="00150E2A"/>
    <w:rsid w:val="001519F1"/>
    <w:rsid w:val="00151F97"/>
    <w:rsid w:val="00152180"/>
    <w:rsid w:val="0015284C"/>
    <w:rsid w:val="00152E89"/>
    <w:rsid w:val="00154845"/>
    <w:rsid w:val="00154A08"/>
    <w:rsid w:val="00154B27"/>
    <w:rsid w:val="00155A0D"/>
    <w:rsid w:val="00155AED"/>
    <w:rsid w:val="00156679"/>
    <w:rsid w:val="0015716E"/>
    <w:rsid w:val="00157442"/>
    <w:rsid w:val="0016005A"/>
    <w:rsid w:val="00160842"/>
    <w:rsid w:val="00160B87"/>
    <w:rsid w:val="00160C2B"/>
    <w:rsid w:val="001612CF"/>
    <w:rsid w:val="00161900"/>
    <w:rsid w:val="00162007"/>
    <w:rsid w:val="00162C23"/>
    <w:rsid w:val="00163160"/>
    <w:rsid w:val="00163D0F"/>
    <w:rsid w:val="00163D8A"/>
    <w:rsid w:val="00165941"/>
    <w:rsid w:val="00165958"/>
    <w:rsid w:val="0016650B"/>
    <w:rsid w:val="00167171"/>
    <w:rsid w:val="00170233"/>
    <w:rsid w:val="0017101D"/>
    <w:rsid w:val="00171308"/>
    <w:rsid w:val="001718C5"/>
    <w:rsid w:val="001726CF"/>
    <w:rsid w:val="00172FBF"/>
    <w:rsid w:val="00173B0A"/>
    <w:rsid w:val="00174367"/>
    <w:rsid w:val="001744EB"/>
    <w:rsid w:val="00174742"/>
    <w:rsid w:val="00174AE7"/>
    <w:rsid w:val="00176151"/>
    <w:rsid w:val="0017617F"/>
    <w:rsid w:val="00176228"/>
    <w:rsid w:val="00176973"/>
    <w:rsid w:val="0017699E"/>
    <w:rsid w:val="001807FB"/>
    <w:rsid w:val="0018161A"/>
    <w:rsid w:val="00181C5A"/>
    <w:rsid w:val="00182551"/>
    <w:rsid w:val="00183224"/>
    <w:rsid w:val="001840E5"/>
    <w:rsid w:val="00184517"/>
    <w:rsid w:val="00185BDC"/>
    <w:rsid w:val="00185D52"/>
    <w:rsid w:val="001870F5"/>
    <w:rsid w:val="00190285"/>
    <w:rsid w:val="001905A8"/>
    <w:rsid w:val="001916A8"/>
    <w:rsid w:val="00192D14"/>
    <w:rsid w:val="00192E26"/>
    <w:rsid w:val="00193036"/>
    <w:rsid w:val="0019321D"/>
    <w:rsid w:val="001936CC"/>
    <w:rsid w:val="00193A2F"/>
    <w:rsid w:val="00194F1E"/>
    <w:rsid w:val="00194FFC"/>
    <w:rsid w:val="0019527B"/>
    <w:rsid w:val="001952DB"/>
    <w:rsid w:val="00196322"/>
    <w:rsid w:val="001968FE"/>
    <w:rsid w:val="00196F2D"/>
    <w:rsid w:val="00197E09"/>
    <w:rsid w:val="001A0149"/>
    <w:rsid w:val="001A0A32"/>
    <w:rsid w:val="001A112D"/>
    <w:rsid w:val="001A21C8"/>
    <w:rsid w:val="001A23CC"/>
    <w:rsid w:val="001A25A1"/>
    <w:rsid w:val="001A2D76"/>
    <w:rsid w:val="001A330C"/>
    <w:rsid w:val="001A3799"/>
    <w:rsid w:val="001A45B6"/>
    <w:rsid w:val="001A47ED"/>
    <w:rsid w:val="001A4A0E"/>
    <w:rsid w:val="001A4AAE"/>
    <w:rsid w:val="001A4E79"/>
    <w:rsid w:val="001A53AD"/>
    <w:rsid w:val="001A562E"/>
    <w:rsid w:val="001A7B84"/>
    <w:rsid w:val="001B0156"/>
    <w:rsid w:val="001B0225"/>
    <w:rsid w:val="001B0953"/>
    <w:rsid w:val="001B0ADC"/>
    <w:rsid w:val="001B1004"/>
    <w:rsid w:val="001B1124"/>
    <w:rsid w:val="001B15AC"/>
    <w:rsid w:val="001B19D7"/>
    <w:rsid w:val="001B1A20"/>
    <w:rsid w:val="001B2CA3"/>
    <w:rsid w:val="001B3D74"/>
    <w:rsid w:val="001B3F8B"/>
    <w:rsid w:val="001B3FC1"/>
    <w:rsid w:val="001B491E"/>
    <w:rsid w:val="001B5E30"/>
    <w:rsid w:val="001B6C5C"/>
    <w:rsid w:val="001B706E"/>
    <w:rsid w:val="001B7162"/>
    <w:rsid w:val="001B71F3"/>
    <w:rsid w:val="001B739D"/>
    <w:rsid w:val="001C0097"/>
    <w:rsid w:val="001C07E8"/>
    <w:rsid w:val="001C0F01"/>
    <w:rsid w:val="001C1B90"/>
    <w:rsid w:val="001C24F0"/>
    <w:rsid w:val="001C321C"/>
    <w:rsid w:val="001C4A00"/>
    <w:rsid w:val="001C50B2"/>
    <w:rsid w:val="001C5211"/>
    <w:rsid w:val="001C564E"/>
    <w:rsid w:val="001C602F"/>
    <w:rsid w:val="001C6463"/>
    <w:rsid w:val="001C6660"/>
    <w:rsid w:val="001C682C"/>
    <w:rsid w:val="001C6863"/>
    <w:rsid w:val="001C78AD"/>
    <w:rsid w:val="001C7ED9"/>
    <w:rsid w:val="001D107D"/>
    <w:rsid w:val="001D11F4"/>
    <w:rsid w:val="001D13EB"/>
    <w:rsid w:val="001D18A3"/>
    <w:rsid w:val="001D22AB"/>
    <w:rsid w:val="001D23A1"/>
    <w:rsid w:val="001D2F7A"/>
    <w:rsid w:val="001D372E"/>
    <w:rsid w:val="001D41C1"/>
    <w:rsid w:val="001D63A2"/>
    <w:rsid w:val="001D6435"/>
    <w:rsid w:val="001D68E4"/>
    <w:rsid w:val="001D6AAC"/>
    <w:rsid w:val="001D6C3F"/>
    <w:rsid w:val="001D6DBB"/>
    <w:rsid w:val="001D7A1D"/>
    <w:rsid w:val="001E0535"/>
    <w:rsid w:val="001E0EA7"/>
    <w:rsid w:val="001E0EC8"/>
    <w:rsid w:val="001E195B"/>
    <w:rsid w:val="001E1F17"/>
    <w:rsid w:val="001E222B"/>
    <w:rsid w:val="001E3812"/>
    <w:rsid w:val="001E4561"/>
    <w:rsid w:val="001E4D7E"/>
    <w:rsid w:val="001E4EA5"/>
    <w:rsid w:val="001E573E"/>
    <w:rsid w:val="001E5B6D"/>
    <w:rsid w:val="001E773B"/>
    <w:rsid w:val="001E79A6"/>
    <w:rsid w:val="001F067D"/>
    <w:rsid w:val="001F0A71"/>
    <w:rsid w:val="001F1358"/>
    <w:rsid w:val="001F13D5"/>
    <w:rsid w:val="001F2B2C"/>
    <w:rsid w:val="001F2C8E"/>
    <w:rsid w:val="001F2DEF"/>
    <w:rsid w:val="001F2EFF"/>
    <w:rsid w:val="001F32CD"/>
    <w:rsid w:val="001F446F"/>
    <w:rsid w:val="001F45DE"/>
    <w:rsid w:val="001F4D1D"/>
    <w:rsid w:val="001F7A6C"/>
    <w:rsid w:val="001F7B92"/>
    <w:rsid w:val="00201949"/>
    <w:rsid w:val="00201C52"/>
    <w:rsid w:val="00202197"/>
    <w:rsid w:val="002021DE"/>
    <w:rsid w:val="002030B8"/>
    <w:rsid w:val="002040A2"/>
    <w:rsid w:val="002043C6"/>
    <w:rsid w:val="002045FB"/>
    <w:rsid w:val="0020477B"/>
    <w:rsid w:val="002052DA"/>
    <w:rsid w:val="002052FB"/>
    <w:rsid w:val="00205449"/>
    <w:rsid w:val="00205FBC"/>
    <w:rsid w:val="002064A9"/>
    <w:rsid w:val="002072E9"/>
    <w:rsid w:val="002079CE"/>
    <w:rsid w:val="002079D5"/>
    <w:rsid w:val="00207A45"/>
    <w:rsid w:val="0021015F"/>
    <w:rsid w:val="0021021C"/>
    <w:rsid w:val="00210226"/>
    <w:rsid w:val="00210B7B"/>
    <w:rsid w:val="00210F9E"/>
    <w:rsid w:val="00211300"/>
    <w:rsid w:val="00211497"/>
    <w:rsid w:val="00212094"/>
    <w:rsid w:val="0021250B"/>
    <w:rsid w:val="00212B97"/>
    <w:rsid w:val="0021344E"/>
    <w:rsid w:val="002136B7"/>
    <w:rsid w:val="00213A98"/>
    <w:rsid w:val="002154D5"/>
    <w:rsid w:val="00215F54"/>
    <w:rsid w:val="00216F2D"/>
    <w:rsid w:val="00217831"/>
    <w:rsid w:val="00217B7F"/>
    <w:rsid w:val="00217D50"/>
    <w:rsid w:val="002206BA"/>
    <w:rsid w:val="002208D0"/>
    <w:rsid w:val="00221044"/>
    <w:rsid w:val="0022154C"/>
    <w:rsid w:val="00221600"/>
    <w:rsid w:val="00221B6D"/>
    <w:rsid w:val="00222DEB"/>
    <w:rsid w:val="00222F80"/>
    <w:rsid w:val="002238B0"/>
    <w:rsid w:val="00225426"/>
    <w:rsid w:val="00226D44"/>
    <w:rsid w:val="00230144"/>
    <w:rsid w:val="0023031B"/>
    <w:rsid w:val="00230696"/>
    <w:rsid w:val="00230F31"/>
    <w:rsid w:val="0023114B"/>
    <w:rsid w:val="002313BD"/>
    <w:rsid w:val="002320D7"/>
    <w:rsid w:val="0023210C"/>
    <w:rsid w:val="00233479"/>
    <w:rsid w:val="00233D93"/>
    <w:rsid w:val="002340D1"/>
    <w:rsid w:val="00234129"/>
    <w:rsid w:val="00234AA1"/>
    <w:rsid w:val="00235B50"/>
    <w:rsid w:val="00235EB4"/>
    <w:rsid w:val="00236629"/>
    <w:rsid w:val="00236753"/>
    <w:rsid w:val="00236928"/>
    <w:rsid w:val="002369E2"/>
    <w:rsid w:val="002373CF"/>
    <w:rsid w:val="002373E0"/>
    <w:rsid w:val="002374F4"/>
    <w:rsid w:val="002417FF"/>
    <w:rsid w:val="00241BF8"/>
    <w:rsid w:val="00242C8F"/>
    <w:rsid w:val="00243A3A"/>
    <w:rsid w:val="00243CDC"/>
    <w:rsid w:val="00244710"/>
    <w:rsid w:val="00246D2F"/>
    <w:rsid w:val="0024706F"/>
    <w:rsid w:val="00247516"/>
    <w:rsid w:val="0024764D"/>
    <w:rsid w:val="00247AFC"/>
    <w:rsid w:val="0025098A"/>
    <w:rsid w:val="00250D66"/>
    <w:rsid w:val="00250F5C"/>
    <w:rsid w:val="002528A9"/>
    <w:rsid w:val="002535B0"/>
    <w:rsid w:val="00253A07"/>
    <w:rsid w:val="00255200"/>
    <w:rsid w:val="0025534E"/>
    <w:rsid w:val="002561FC"/>
    <w:rsid w:val="00256B5B"/>
    <w:rsid w:val="00256DD7"/>
    <w:rsid w:val="002577DD"/>
    <w:rsid w:val="00257B67"/>
    <w:rsid w:val="00257CDA"/>
    <w:rsid w:val="00260658"/>
    <w:rsid w:val="0026138B"/>
    <w:rsid w:val="0026150E"/>
    <w:rsid w:val="002626D7"/>
    <w:rsid w:val="00262769"/>
    <w:rsid w:val="00262A0C"/>
    <w:rsid w:val="00263381"/>
    <w:rsid w:val="0026431B"/>
    <w:rsid w:val="00264679"/>
    <w:rsid w:val="002653EE"/>
    <w:rsid w:val="00265772"/>
    <w:rsid w:val="00265FA4"/>
    <w:rsid w:val="0027096D"/>
    <w:rsid w:val="00270B3D"/>
    <w:rsid w:val="00270D90"/>
    <w:rsid w:val="00271366"/>
    <w:rsid w:val="002715AA"/>
    <w:rsid w:val="00271C0B"/>
    <w:rsid w:val="00271C19"/>
    <w:rsid w:val="00272EA5"/>
    <w:rsid w:val="0027349C"/>
    <w:rsid w:val="00274BC7"/>
    <w:rsid w:val="00275ECE"/>
    <w:rsid w:val="0027675D"/>
    <w:rsid w:val="00276B60"/>
    <w:rsid w:val="00276DAD"/>
    <w:rsid w:val="002802E5"/>
    <w:rsid w:val="00280DF7"/>
    <w:rsid w:val="00282167"/>
    <w:rsid w:val="00282382"/>
    <w:rsid w:val="00282438"/>
    <w:rsid w:val="00282778"/>
    <w:rsid w:val="002827D7"/>
    <w:rsid w:val="0028285A"/>
    <w:rsid w:val="002835D9"/>
    <w:rsid w:val="00283ED7"/>
    <w:rsid w:val="00284687"/>
    <w:rsid w:val="00284BC9"/>
    <w:rsid w:val="00284BF9"/>
    <w:rsid w:val="0028549B"/>
    <w:rsid w:val="00285C72"/>
    <w:rsid w:val="00286F2A"/>
    <w:rsid w:val="00287744"/>
    <w:rsid w:val="00287A1B"/>
    <w:rsid w:val="00287BF1"/>
    <w:rsid w:val="00287E59"/>
    <w:rsid w:val="00290FE9"/>
    <w:rsid w:val="0029157E"/>
    <w:rsid w:val="00291D98"/>
    <w:rsid w:val="00292008"/>
    <w:rsid w:val="00292324"/>
    <w:rsid w:val="00292BFA"/>
    <w:rsid w:val="002930D9"/>
    <w:rsid w:val="00293FA5"/>
    <w:rsid w:val="00294F46"/>
    <w:rsid w:val="002955B5"/>
    <w:rsid w:val="00295B32"/>
    <w:rsid w:val="00295D51"/>
    <w:rsid w:val="00296066"/>
    <w:rsid w:val="0029702F"/>
    <w:rsid w:val="002A0AC3"/>
    <w:rsid w:val="002A2167"/>
    <w:rsid w:val="002A23D1"/>
    <w:rsid w:val="002A2B65"/>
    <w:rsid w:val="002A301B"/>
    <w:rsid w:val="002A3610"/>
    <w:rsid w:val="002A389E"/>
    <w:rsid w:val="002A46FD"/>
    <w:rsid w:val="002A51B9"/>
    <w:rsid w:val="002A537E"/>
    <w:rsid w:val="002A69AA"/>
    <w:rsid w:val="002A7F29"/>
    <w:rsid w:val="002B168E"/>
    <w:rsid w:val="002B1899"/>
    <w:rsid w:val="002B2CBC"/>
    <w:rsid w:val="002B2F05"/>
    <w:rsid w:val="002B3269"/>
    <w:rsid w:val="002B3ED4"/>
    <w:rsid w:val="002B4C50"/>
    <w:rsid w:val="002B515D"/>
    <w:rsid w:val="002B52F7"/>
    <w:rsid w:val="002B5708"/>
    <w:rsid w:val="002B634E"/>
    <w:rsid w:val="002B637D"/>
    <w:rsid w:val="002B6766"/>
    <w:rsid w:val="002B6C70"/>
    <w:rsid w:val="002B796E"/>
    <w:rsid w:val="002B7E95"/>
    <w:rsid w:val="002C00CD"/>
    <w:rsid w:val="002C018E"/>
    <w:rsid w:val="002C05EB"/>
    <w:rsid w:val="002C0A6D"/>
    <w:rsid w:val="002C0B28"/>
    <w:rsid w:val="002C1985"/>
    <w:rsid w:val="002C2AA8"/>
    <w:rsid w:val="002C2F97"/>
    <w:rsid w:val="002C366F"/>
    <w:rsid w:val="002C36A5"/>
    <w:rsid w:val="002C44ED"/>
    <w:rsid w:val="002C4678"/>
    <w:rsid w:val="002C51E1"/>
    <w:rsid w:val="002C57A5"/>
    <w:rsid w:val="002C5971"/>
    <w:rsid w:val="002C5F67"/>
    <w:rsid w:val="002C60F1"/>
    <w:rsid w:val="002C63B5"/>
    <w:rsid w:val="002C66E0"/>
    <w:rsid w:val="002C6774"/>
    <w:rsid w:val="002D02A3"/>
    <w:rsid w:val="002D0ADF"/>
    <w:rsid w:val="002D1477"/>
    <w:rsid w:val="002D1BCB"/>
    <w:rsid w:val="002D1F4B"/>
    <w:rsid w:val="002D250E"/>
    <w:rsid w:val="002D30F3"/>
    <w:rsid w:val="002D3503"/>
    <w:rsid w:val="002D43D9"/>
    <w:rsid w:val="002D4648"/>
    <w:rsid w:val="002D4731"/>
    <w:rsid w:val="002D4F26"/>
    <w:rsid w:val="002D578D"/>
    <w:rsid w:val="002D64E9"/>
    <w:rsid w:val="002D6DB1"/>
    <w:rsid w:val="002D7040"/>
    <w:rsid w:val="002D78E0"/>
    <w:rsid w:val="002D7AD6"/>
    <w:rsid w:val="002E0458"/>
    <w:rsid w:val="002E09B6"/>
    <w:rsid w:val="002E0A73"/>
    <w:rsid w:val="002E0D16"/>
    <w:rsid w:val="002E1080"/>
    <w:rsid w:val="002E1DDB"/>
    <w:rsid w:val="002E2178"/>
    <w:rsid w:val="002E278C"/>
    <w:rsid w:val="002E2D67"/>
    <w:rsid w:val="002E348A"/>
    <w:rsid w:val="002E426B"/>
    <w:rsid w:val="002E4F39"/>
    <w:rsid w:val="002E56A2"/>
    <w:rsid w:val="002E5B7E"/>
    <w:rsid w:val="002E5FD2"/>
    <w:rsid w:val="002E62E5"/>
    <w:rsid w:val="002E6AD0"/>
    <w:rsid w:val="002E6B6C"/>
    <w:rsid w:val="002E7694"/>
    <w:rsid w:val="002E7697"/>
    <w:rsid w:val="002F0637"/>
    <w:rsid w:val="002F0F4F"/>
    <w:rsid w:val="002F0FAF"/>
    <w:rsid w:val="002F10BB"/>
    <w:rsid w:val="002F197B"/>
    <w:rsid w:val="002F2029"/>
    <w:rsid w:val="002F2455"/>
    <w:rsid w:val="002F2779"/>
    <w:rsid w:val="002F2E69"/>
    <w:rsid w:val="002F321A"/>
    <w:rsid w:val="002F34CC"/>
    <w:rsid w:val="002F3624"/>
    <w:rsid w:val="002F3A85"/>
    <w:rsid w:val="002F3B7A"/>
    <w:rsid w:val="002F3C90"/>
    <w:rsid w:val="002F4946"/>
    <w:rsid w:val="002F4AF2"/>
    <w:rsid w:val="002F4B52"/>
    <w:rsid w:val="002F4FFA"/>
    <w:rsid w:val="002F54CE"/>
    <w:rsid w:val="002F5BE3"/>
    <w:rsid w:val="002F5E2A"/>
    <w:rsid w:val="002F5F57"/>
    <w:rsid w:val="002F66F2"/>
    <w:rsid w:val="002F6BDB"/>
    <w:rsid w:val="002F778C"/>
    <w:rsid w:val="002F79FF"/>
    <w:rsid w:val="0030024F"/>
    <w:rsid w:val="00300B45"/>
    <w:rsid w:val="00300FBF"/>
    <w:rsid w:val="00301079"/>
    <w:rsid w:val="00301C6B"/>
    <w:rsid w:val="00301EEA"/>
    <w:rsid w:val="00302B1E"/>
    <w:rsid w:val="003032E5"/>
    <w:rsid w:val="00303476"/>
    <w:rsid w:val="00303EF9"/>
    <w:rsid w:val="003054B2"/>
    <w:rsid w:val="0030568A"/>
    <w:rsid w:val="00305B00"/>
    <w:rsid w:val="00306016"/>
    <w:rsid w:val="003063BB"/>
    <w:rsid w:val="00306833"/>
    <w:rsid w:val="00306AC5"/>
    <w:rsid w:val="003074FF"/>
    <w:rsid w:val="003076C9"/>
    <w:rsid w:val="003078BA"/>
    <w:rsid w:val="00307E61"/>
    <w:rsid w:val="0031022C"/>
    <w:rsid w:val="00310330"/>
    <w:rsid w:val="00310A96"/>
    <w:rsid w:val="00310E56"/>
    <w:rsid w:val="0031296F"/>
    <w:rsid w:val="00313699"/>
    <w:rsid w:val="00313D53"/>
    <w:rsid w:val="003155EF"/>
    <w:rsid w:val="00315ACE"/>
    <w:rsid w:val="00315DA3"/>
    <w:rsid w:val="003162D5"/>
    <w:rsid w:val="003202E9"/>
    <w:rsid w:val="003204C4"/>
    <w:rsid w:val="00320BA4"/>
    <w:rsid w:val="00321259"/>
    <w:rsid w:val="0032127C"/>
    <w:rsid w:val="0032152F"/>
    <w:rsid w:val="003216A6"/>
    <w:rsid w:val="00322C43"/>
    <w:rsid w:val="003231EF"/>
    <w:rsid w:val="00323879"/>
    <w:rsid w:val="00323902"/>
    <w:rsid w:val="003241D3"/>
    <w:rsid w:val="00324F77"/>
    <w:rsid w:val="0032515C"/>
    <w:rsid w:val="00325BDE"/>
    <w:rsid w:val="00325ED8"/>
    <w:rsid w:val="00325F66"/>
    <w:rsid w:val="0032629E"/>
    <w:rsid w:val="0032630A"/>
    <w:rsid w:val="00326479"/>
    <w:rsid w:val="00326A35"/>
    <w:rsid w:val="00326C85"/>
    <w:rsid w:val="00326D5C"/>
    <w:rsid w:val="00326E20"/>
    <w:rsid w:val="00330339"/>
    <w:rsid w:val="00330D89"/>
    <w:rsid w:val="003310B3"/>
    <w:rsid w:val="003313AC"/>
    <w:rsid w:val="003317B9"/>
    <w:rsid w:val="003320E2"/>
    <w:rsid w:val="00332283"/>
    <w:rsid w:val="00332358"/>
    <w:rsid w:val="003327BC"/>
    <w:rsid w:val="00332F52"/>
    <w:rsid w:val="00333F6A"/>
    <w:rsid w:val="00334169"/>
    <w:rsid w:val="003355BC"/>
    <w:rsid w:val="003356C2"/>
    <w:rsid w:val="00335E24"/>
    <w:rsid w:val="0033600A"/>
    <w:rsid w:val="00336E0F"/>
    <w:rsid w:val="00337265"/>
    <w:rsid w:val="003373D8"/>
    <w:rsid w:val="00337E2D"/>
    <w:rsid w:val="003405A2"/>
    <w:rsid w:val="00341102"/>
    <w:rsid w:val="00341C46"/>
    <w:rsid w:val="00341FCB"/>
    <w:rsid w:val="003422F9"/>
    <w:rsid w:val="003423EC"/>
    <w:rsid w:val="0034261F"/>
    <w:rsid w:val="00342755"/>
    <w:rsid w:val="00343AB8"/>
    <w:rsid w:val="00343F4D"/>
    <w:rsid w:val="0034405D"/>
    <w:rsid w:val="003449DE"/>
    <w:rsid w:val="00344B30"/>
    <w:rsid w:val="00345297"/>
    <w:rsid w:val="00345ACB"/>
    <w:rsid w:val="00346071"/>
    <w:rsid w:val="00346103"/>
    <w:rsid w:val="00346337"/>
    <w:rsid w:val="0034640E"/>
    <w:rsid w:val="00346567"/>
    <w:rsid w:val="00350072"/>
    <w:rsid w:val="0035069D"/>
    <w:rsid w:val="00350CFE"/>
    <w:rsid w:val="00350DC0"/>
    <w:rsid w:val="0035104F"/>
    <w:rsid w:val="00351622"/>
    <w:rsid w:val="003516C6"/>
    <w:rsid w:val="00351C13"/>
    <w:rsid w:val="00351D6F"/>
    <w:rsid w:val="00353E69"/>
    <w:rsid w:val="00354D62"/>
    <w:rsid w:val="0035505C"/>
    <w:rsid w:val="003551D4"/>
    <w:rsid w:val="00355C4A"/>
    <w:rsid w:val="003562BE"/>
    <w:rsid w:val="00356357"/>
    <w:rsid w:val="003565CF"/>
    <w:rsid w:val="00356CC4"/>
    <w:rsid w:val="00357073"/>
    <w:rsid w:val="003577E5"/>
    <w:rsid w:val="00360A66"/>
    <w:rsid w:val="00362784"/>
    <w:rsid w:val="00363220"/>
    <w:rsid w:val="00363399"/>
    <w:rsid w:val="00363569"/>
    <w:rsid w:val="00363CF8"/>
    <w:rsid w:val="003643C8"/>
    <w:rsid w:val="003646E4"/>
    <w:rsid w:val="00365B15"/>
    <w:rsid w:val="00365EAD"/>
    <w:rsid w:val="0036619E"/>
    <w:rsid w:val="00366D6A"/>
    <w:rsid w:val="003670D1"/>
    <w:rsid w:val="00367471"/>
    <w:rsid w:val="0037017F"/>
    <w:rsid w:val="00370B4E"/>
    <w:rsid w:val="00370C8F"/>
    <w:rsid w:val="00370E78"/>
    <w:rsid w:val="003714E8"/>
    <w:rsid w:val="00371F92"/>
    <w:rsid w:val="00372897"/>
    <w:rsid w:val="003730B5"/>
    <w:rsid w:val="00373F25"/>
    <w:rsid w:val="003742E1"/>
    <w:rsid w:val="003745DF"/>
    <w:rsid w:val="00374F2D"/>
    <w:rsid w:val="003756A6"/>
    <w:rsid w:val="00376635"/>
    <w:rsid w:val="00376B12"/>
    <w:rsid w:val="00376D45"/>
    <w:rsid w:val="00380605"/>
    <w:rsid w:val="003824EF"/>
    <w:rsid w:val="00382DC2"/>
    <w:rsid w:val="00383071"/>
    <w:rsid w:val="0038315E"/>
    <w:rsid w:val="00383FA5"/>
    <w:rsid w:val="003842FA"/>
    <w:rsid w:val="003851E7"/>
    <w:rsid w:val="003852CF"/>
    <w:rsid w:val="003857D1"/>
    <w:rsid w:val="00385D97"/>
    <w:rsid w:val="00386123"/>
    <w:rsid w:val="00386998"/>
    <w:rsid w:val="00386F9F"/>
    <w:rsid w:val="00387CAE"/>
    <w:rsid w:val="0039164E"/>
    <w:rsid w:val="0039193B"/>
    <w:rsid w:val="0039195D"/>
    <w:rsid w:val="00391DC0"/>
    <w:rsid w:val="00392F35"/>
    <w:rsid w:val="0039445E"/>
    <w:rsid w:val="00394EB5"/>
    <w:rsid w:val="003952CB"/>
    <w:rsid w:val="0039574F"/>
    <w:rsid w:val="00395948"/>
    <w:rsid w:val="00395EFF"/>
    <w:rsid w:val="00396266"/>
    <w:rsid w:val="0039649D"/>
    <w:rsid w:val="0039696E"/>
    <w:rsid w:val="003969CE"/>
    <w:rsid w:val="00396DAE"/>
    <w:rsid w:val="003970BF"/>
    <w:rsid w:val="0039773E"/>
    <w:rsid w:val="00397858"/>
    <w:rsid w:val="003A05CF"/>
    <w:rsid w:val="003A0ACF"/>
    <w:rsid w:val="003A19CD"/>
    <w:rsid w:val="003A1F3A"/>
    <w:rsid w:val="003A2AA8"/>
    <w:rsid w:val="003A36BD"/>
    <w:rsid w:val="003A3B68"/>
    <w:rsid w:val="003A4296"/>
    <w:rsid w:val="003A431F"/>
    <w:rsid w:val="003A4620"/>
    <w:rsid w:val="003A48E5"/>
    <w:rsid w:val="003A4DFC"/>
    <w:rsid w:val="003A4E8B"/>
    <w:rsid w:val="003A51AF"/>
    <w:rsid w:val="003A545C"/>
    <w:rsid w:val="003A54EB"/>
    <w:rsid w:val="003A6398"/>
    <w:rsid w:val="003A6544"/>
    <w:rsid w:val="003B0043"/>
    <w:rsid w:val="003B01EE"/>
    <w:rsid w:val="003B04BF"/>
    <w:rsid w:val="003B0671"/>
    <w:rsid w:val="003B13B9"/>
    <w:rsid w:val="003B1A58"/>
    <w:rsid w:val="003B2540"/>
    <w:rsid w:val="003B367D"/>
    <w:rsid w:val="003B3BC7"/>
    <w:rsid w:val="003B46F1"/>
    <w:rsid w:val="003B51ED"/>
    <w:rsid w:val="003B522E"/>
    <w:rsid w:val="003B60FA"/>
    <w:rsid w:val="003B63CF"/>
    <w:rsid w:val="003B68F3"/>
    <w:rsid w:val="003B6EB3"/>
    <w:rsid w:val="003B7198"/>
    <w:rsid w:val="003B71F8"/>
    <w:rsid w:val="003B7807"/>
    <w:rsid w:val="003B7EF3"/>
    <w:rsid w:val="003B7F3E"/>
    <w:rsid w:val="003C0516"/>
    <w:rsid w:val="003C05BD"/>
    <w:rsid w:val="003C0A13"/>
    <w:rsid w:val="003C2743"/>
    <w:rsid w:val="003C31D7"/>
    <w:rsid w:val="003C3AAC"/>
    <w:rsid w:val="003C4388"/>
    <w:rsid w:val="003C4FEE"/>
    <w:rsid w:val="003C5A34"/>
    <w:rsid w:val="003C638B"/>
    <w:rsid w:val="003C7085"/>
    <w:rsid w:val="003C7FE8"/>
    <w:rsid w:val="003D01E7"/>
    <w:rsid w:val="003D1481"/>
    <w:rsid w:val="003D14F8"/>
    <w:rsid w:val="003D2D2B"/>
    <w:rsid w:val="003D2DCE"/>
    <w:rsid w:val="003D32DB"/>
    <w:rsid w:val="003D359F"/>
    <w:rsid w:val="003D37A1"/>
    <w:rsid w:val="003D37B2"/>
    <w:rsid w:val="003D3AFE"/>
    <w:rsid w:val="003D4251"/>
    <w:rsid w:val="003D4628"/>
    <w:rsid w:val="003D491B"/>
    <w:rsid w:val="003D4A41"/>
    <w:rsid w:val="003D5826"/>
    <w:rsid w:val="003D586B"/>
    <w:rsid w:val="003D661E"/>
    <w:rsid w:val="003D6D8F"/>
    <w:rsid w:val="003D7D40"/>
    <w:rsid w:val="003D7D98"/>
    <w:rsid w:val="003E02B3"/>
    <w:rsid w:val="003E0A92"/>
    <w:rsid w:val="003E0DE7"/>
    <w:rsid w:val="003E0E90"/>
    <w:rsid w:val="003E1366"/>
    <w:rsid w:val="003E1CDD"/>
    <w:rsid w:val="003E1EBE"/>
    <w:rsid w:val="003E2705"/>
    <w:rsid w:val="003E30E3"/>
    <w:rsid w:val="003E30E9"/>
    <w:rsid w:val="003E348D"/>
    <w:rsid w:val="003E37A0"/>
    <w:rsid w:val="003E479A"/>
    <w:rsid w:val="003E4969"/>
    <w:rsid w:val="003E50AC"/>
    <w:rsid w:val="003E55EB"/>
    <w:rsid w:val="003E6127"/>
    <w:rsid w:val="003E6483"/>
    <w:rsid w:val="003E7433"/>
    <w:rsid w:val="003E775D"/>
    <w:rsid w:val="003E7CA3"/>
    <w:rsid w:val="003F0403"/>
    <w:rsid w:val="003F0C96"/>
    <w:rsid w:val="003F1C7C"/>
    <w:rsid w:val="003F1E4E"/>
    <w:rsid w:val="003F2320"/>
    <w:rsid w:val="003F29CA"/>
    <w:rsid w:val="003F2B49"/>
    <w:rsid w:val="003F41DD"/>
    <w:rsid w:val="003F48B3"/>
    <w:rsid w:val="003F5911"/>
    <w:rsid w:val="003F7747"/>
    <w:rsid w:val="003F7F68"/>
    <w:rsid w:val="00400112"/>
    <w:rsid w:val="004004FC"/>
    <w:rsid w:val="004010EF"/>
    <w:rsid w:val="004013E6"/>
    <w:rsid w:val="00401A0E"/>
    <w:rsid w:val="00401F16"/>
    <w:rsid w:val="00402FFC"/>
    <w:rsid w:val="00403192"/>
    <w:rsid w:val="0040324D"/>
    <w:rsid w:val="00403E9F"/>
    <w:rsid w:val="004043F6"/>
    <w:rsid w:val="0040630C"/>
    <w:rsid w:val="00406992"/>
    <w:rsid w:val="00406A96"/>
    <w:rsid w:val="00406C8D"/>
    <w:rsid w:val="00406E25"/>
    <w:rsid w:val="00406F9D"/>
    <w:rsid w:val="0040701C"/>
    <w:rsid w:val="00410334"/>
    <w:rsid w:val="004110CB"/>
    <w:rsid w:val="004114F5"/>
    <w:rsid w:val="00411E4F"/>
    <w:rsid w:val="0041292D"/>
    <w:rsid w:val="004134ED"/>
    <w:rsid w:val="004141F9"/>
    <w:rsid w:val="00414A6E"/>
    <w:rsid w:val="004150B2"/>
    <w:rsid w:val="00415478"/>
    <w:rsid w:val="00415CF3"/>
    <w:rsid w:val="0041628E"/>
    <w:rsid w:val="00416599"/>
    <w:rsid w:val="004174B9"/>
    <w:rsid w:val="00420431"/>
    <w:rsid w:val="00420B1A"/>
    <w:rsid w:val="004216D5"/>
    <w:rsid w:val="0042262B"/>
    <w:rsid w:val="00423348"/>
    <w:rsid w:val="00423595"/>
    <w:rsid w:val="00423E0D"/>
    <w:rsid w:val="00424304"/>
    <w:rsid w:val="0042452F"/>
    <w:rsid w:val="00424999"/>
    <w:rsid w:val="00424CA3"/>
    <w:rsid w:val="00424DAD"/>
    <w:rsid w:val="0042511C"/>
    <w:rsid w:val="004261EC"/>
    <w:rsid w:val="004270B8"/>
    <w:rsid w:val="00427279"/>
    <w:rsid w:val="00427B30"/>
    <w:rsid w:val="00427B4B"/>
    <w:rsid w:val="00427ED3"/>
    <w:rsid w:val="00427F40"/>
    <w:rsid w:val="00430D33"/>
    <w:rsid w:val="004313F7"/>
    <w:rsid w:val="0043231E"/>
    <w:rsid w:val="004323FD"/>
    <w:rsid w:val="00432BC0"/>
    <w:rsid w:val="00433D5A"/>
    <w:rsid w:val="004344FC"/>
    <w:rsid w:val="0043581C"/>
    <w:rsid w:val="00435F9C"/>
    <w:rsid w:val="004362C4"/>
    <w:rsid w:val="00436438"/>
    <w:rsid w:val="0043707B"/>
    <w:rsid w:val="00437305"/>
    <w:rsid w:val="00440046"/>
    <w:rsid w:val="0044025A"/>
    <w:rsid w:val="00441083"/>
    <w:rsid w:val="00441122"/>
    <w:rsid w:val="0044185F"/>
    <w:rsid w:val="00443673"/>
    <w:rsid w:val="004436EC"/>
    <w:rsid w:val="00443A7C"/>
    <w:rsid w:val="00443AE0"/>
    <w:rsid w:val="00443EEC"/>
    <w:rsid w:val="004445F3"/>
    <w:rsid w:val="0044482B"/>
    <w:rsid w:val="004450F2"/>
    <w:rsid w:val="00445AD0"/>
    <w:rsid w:val="00445F73"/>
    <w:rsid w:val="00446901"/>
    <w:rsid w:val="00446A87"/>
    <w:rsid w:val="00446BC3"/>
    <w:rsid w:val="00446C8D"/>
    <w:rsid w:val="00446D48"/>
    <w:rsid w:val="00446E32"/>
    <w:rsid w:val="00447202"/>
    <w:rsid w:val="00450168"/>
    <w:rsid w:val="004502B8"/>
    <w:rsid w:val="0045041F"/>
    <w:rsid w:val="00450458"/>
    <w:rsid w:val="00450564"/>
    <w:rsid w:val="00450F02"/>
    <w:rsid w:val="00451519"/>
    <w:rsid w:val="0045162A"/>
    <w:rsid w:val="00451C32"/>
    <w:rsid w:val="00451E60"/>
    <w:rsid w:val="00452069"/>
    <w:rsid w:val="00452239"/>
    <w:rsid w:val="0045351B"/>
    <w:rsid w:val="00453FC4"/>
    <w:rsid w:val="0045428C"/>
    <w:rsid w:val="00455061"/>
    <w:rsid w:val="004554D7"/>
    <w:rsid w:val="004562DB"/>
    <w:rsid w:val="00456C5F"/>
    <w:rsid w:val="00457493"/>
    <w:rsid w:val="00457C0E"/>
    <w:rsid w:val="00460AA3"/>
    <w:rsid w:val="00460DF9"/>
    <w:rsid w:val="00461003"/>
    <w:rsid w:val="00461791"/>
    <w:rsid w:val="004618B3"/>
    <w:rsid w:val="004619FE"/>
    <w:rsid w:val="00461E36"/>
    <w:rsid w:val="004624F1"/>
    <w:rsid w:val="004633D9"/>
    <w:rsid w:val="00463869"/>
    <w:rsid w:val="00463EED"/>
    <w:rsid w:val="00464ADA"/>
    <w:rsid w:val="00464D02"/>
    <w:rsid w:val="004658EC"/>
    <w:rsid w:val="0046700A"/>
    <w:rsid w:val="00467612"/>
    <w:rsid w:val="0047005C"/>
    <w:rsid w:val="004707B1"/>
    <w:rsid w:val="0047199D"/>
    <w:rsid w:val="00471BCC"/>
    <w:rsid w:val="0047231E"/>
    <w:rsid w:val="00472884"/>
    <w:rsid w:val="00473351"/>
    <w:rsid w:val="0047358A"/>
    <w:rsid w:val="00473810"/>
    <w:rsid w:val="00473FA7"/>
    <w:rsid w:val="0047448E"/>
    <w:rsid w:val="00474BFB"/>
    <w:rsid w:val="00474EFA"/>
    <w:rsid w:val="00475A3A"/>
    <w:rsid w:val="0047669B"/>
    <w:rsid w:val="00476952"/>
    <w:rsid w:val="0047728F"/>
    <w:rsid w:val="00477326"/>
    <w:rsid w:val="00477B01"/>
    <w:rsid w:val="00477B5B"/>
    <w:rsid w:val="004826D4"/>
    <w:rsid w:val="00483792"/>
    <w:rsid w:val="0048397B"/>
    <w:rsid w:val="00483B28"/>
    <w:rsid w:val="00483E3A"/>
    <w:rsid w:val="00483F84"/>
    <w:rsid w:val="00484025"/>
    <w:rsid w:val="0048402B"/>
    <w:rsid w:val="004845CA"/>
    <w:rsid w:val="00484957"/>
    <w:rsid w:val="0048499F"/>
    <w:rsid w:val="00484EBC"/>
    <w:rsid w:val="0048525C"/>
    <w:rsid w:val="00485887"/>
    <w:rsid w:val="00485BDF"/>
    <w:rsid w:val="00486B6B"/>
    <w:rsid w:val="00487052"/>
    <w:rsid w:val="004870D5"/>
    <w:rsid w:val="004876FF"/>
    <w:rsid w:val="00487A02"/>
    <w:rsid w:val="0049091E"/>
    <w:rsid w:val="00491129"/>
    <w:rsid w:val="004911F9"/>
    <w:rsid w:val="004912BF"/>
    <w:rsid w:val="00491584"/>
    <w:rsid w:val="00491961"/>
    <w:rsid w:val="00491D5F"/>
    <w:rsid w:val="00492B87"/>
    <w:rsid w:val="004935C7"/>
    <w:rsid w:val="00493CBF"/>
    <w:rsid w:val="00493F61"/>
    <w:rsid w:val="004953B4"/>
    <w:rsid w:val="0049569E"/>
    <w:rsid w:val="0049594C"/>
    <w:rsid w:val="00495A45"/>
    <w:rsid w:val="00496A28"/>
    <w:rsid w:val="00497676"/>
    <w:rsid w:val="00497931"/>
    <w:rsid w:val="004A0A0B"/>
    <w:rsid w:val="004A16D8"/>
    <w:rsid w:val="004A19A8"/>
    <w:rsid w:val="004A19EC"/>
    <w:rsid w:val="004A1FD8"/>
    <w:rsid w:val="004A209D"/>
    <w:rsid w:val="004A25DB"/>
    <w:rsid w:val="004A278F"/>
    <w:rsid w:val="004A2CCA"/>
    <w:rsid w:val="004A34C8"/>
    <w:rsid w:val="004A3E19"/>
    <w:rsid w:val="004A4A22"/>
    <w:rsid w:val="004A4C3D"/>
    <w:rsid w:val="004A4EE0"/>
    <w:rsid w:val="004A7332"/>
    <w:rsid w:val="004A7ACE"/>
    <w:rsid w:val="004B0468"/>
    <w:rsid w:val="004B0FD3"/>
    <w:rsid w:val="004B181D"/>
    <w:rsid w:val="004B284E"/>
    <w:rsid w:val="004B2AAE"/>
    <w:rsid w:val="004B3B3E"/>
    <w:rsid w:val="004B4C29"/>
    <w:rsid w:val="004B6330"/>
    <w:rsid w:val="004B67F7"/>
    <w:rsid w:val="004B6C0A"/>
    <w:rsid w:val="004B6CBD"/>
    <w:rsid w:val="004B7155"/>
    <w:rsid w:val="004B71A8"/>
    <w:rsid w:val="004B77C9"/>
    <w:rsid w:val="004B7A60"/>
    <w:rsid w:val="004C0164"/>
    <w:rsid w:val="004C0359"/>
    <w:rsid w:val="004C0EE4"/>
    <w:rsid w:val="004C13C5"/>
    <w:rsid w:val="004C24E8"/>
    <w:rsid w:val="004C36B7"/>
    <w:rsid w:val="004C4AA5"/>
    <w:rsid w:val="004C529A"/>
    <w:rsid w:val="004C5827"/>
    <w:rsid w:val="004C5F0F"/>
    <w:rsid w:val="004C6701"/>
    <w:rsid w:val="004C672E"/>
    <w:rsid w:val="004C6A24"/>
    <w:rsid w:val="004D4002"/>
    <w:rsid w:val="004D4610"/>
    <w:rsid w:val="004D4627"/>
    <w:rsid w:val="004D4BD9"/>
    <w:rsid w:val="004D5017"/>
    <w:rsid w:val="004D54DF"/>
    <w:rsid w:val="004D59A7"/>
    <w:rsid w:val="004D5C9F"/>
    <w:rsid w:val="004D5E12"/>
    <w:rsid w:val="004D5EFB"/>
    <w:rsid w:val="004D6560"/>
    <w:rsid w:val="004D658F"/>
    <w:rsid w:val="004D6924"/>
    <w:rsid w:val="004D6C8A"/>
    <w:rsid w:val="004D74E3"/>
    <w:rsid w:val="004D76C0"/>
    <w:rsid w:val="004D76DF"/>
    <w:rsid w:val="004D78BA"/>
    <w:rsid w:val="004D7C60"/>
    <w:rsid w:val="004E0341"/>
    <w:rsid w:val="004E0C85"/>
    <w:rsid w:val="004E1478"/>
    <w:rsid w:val="004E20F8"/>
    <w:rsid w:val="004E24FC"/>
    <w:rsid w:val="004E26C9"/>
    <w:rsid w:val="004E32C5"/>
    <w:rsid w:val="004E344E"/>
    <w:rsid w:val="004E3467"/>
    <w:rsid w:val="004E351D"/>
    <w:rsid w:val="004E3BE4"/>
    <w:rsid w:val="004E3F2D"/>
    <w:rsid w:val="004E40E2"/>
    <w:rsid w:val="004E4317"/>
    <w:rsid w:val="004E5025"/>
    <w:rsid w:val="004E5513"/>
    <w:rsid w:val="004E5DFB"/>
    <w:rsid w:val="004E61CF"/>
    <w:rsid w:val="004E65E9"/>
    <w:rsid w:val="004E77F5"/>
    <w:rsid w:val="004F020A"/>
    <w:rsid w:val="004F1192"/>
    <w:rsid w:val="004F1C93"/>
    <w:rsid w:val="004F293F"/>
    <w:rsid w:val="004F2965"/>
    <w:rsid w:val="004F2EC5"/>
    <w:rsid w:val="004F2FBD"/>
    <w:rsid w:val="004F33CD"/>
    <w:rsid w:val="004F3A81"/>
    <w:rsid w:val="004F3D1A"/>
    <w:rsid w:val="004F42AE"/>
    <w:rsid w:val="004F4573"/>
    <w:rsid w:val="004F4845"/>
    <w:rsid w:val="004F5948"/>
    <w:rsid w:val="004F6A3F"/>
    <w:rsid w:val="004F791E"/>
    <w:rsid w:val="004F79DF"/>
    <w:rsid w:val="004F7CA3"/>
    <w:rsid w:val="004F7DBE"/>
    <w:rsid w:val="0050007D"/>
    <w:rsid w:val="0050014C"/>
    <w:rsid w:val="005014DB"/>
    <w:rsid w:val="00502174"/>
    <w:rsid w:val="005041D3"/>
    <w:rsid w:val="0050469B"/>
    <w:rsid w:val="005048AB"/>
    <w:rsid w:val="00504B39"/>
    <w:rsid w:val="00504C2C"/>
    <w:rsid w:val="00505168"/>
    <w:rsid w:val="00505E00"/>
    <w:rsid w:val="00506081"/>
    <w:rsid w:val="00507059"/>
    <w:rsid w:val="005102F8"/>
    <w:rsid w:val="00510361"/>
    <w:rsid w:val="00510BCB"/>
    <w:rsid w:val="00510EF1"/>
    <w:rsid w:val="00511538"/>
    <w:rsid w:val="00511584"/>
    <w:rsid w:val="005116DE"/>
    <w:rsid w:val="005128AF"/>
    <w:rsid w:val="00513044"/>
    <w:rsid w:val="00513CF6"/>
    <w:rsid w:val="005148F3"/>
    <w:rsid w:val="00514BE3"/>
    <w:rsid w:val="005157B2"/>
    <w:rsid w:val="00515C53"/>
    <w:rsid w:val="005163A7"/>
    <w:rsid w:val="00516BB9"/>
    <w:rsid w:val="00517179"/>
    <w:rsid w:val="00517489"/>
    <w:rsid w:val="00517A30"/>
    <w:rsid w:val="00517F91"/>
    <w:rsid w:val="00520237"/>
    <w:rsid w:val="00520393"/>
    <w:rsid w:val="005203CE"/>
    <w:rsid w:val="00520653"/>
    <w:rsid w:val="00520E68"/>
    <w:rsid w:val="005215C7"/>
    <w:rsid w:val="00521612"/>
    <w:rsid w:val="005237F4"/>
    <w:rsid w:val="00523C3F"/>
    <w:rsid w:val="005243BF"/>
    <w:rsid w:val="00525A42"/>
    <w:rsid w:val="005263E5"/>
    <w:rsid w:val="00526767"/>
    <w:rsid w:val="005269D8"/>
    <w:rsid w:val="00526C43"/>
    <w:rsid w:val="005277E9"/>
    <w:rsid w:val="0053097C"/>
    <w:rsid w:val="00530A34"/>
    <w:rsid w:val="00530D85"/>
    <w:rsid w:val="00530F6F"/>
    <w:rsid w:val="005310AA"/>
    <w:rsid w:val="00531582"/>
    <w:rsid w:val="00531E3E"/>
    <w:rsid w:val="00532B66"/>
    <w:rsid w:val="00532C8F"/>
    <w:rsid w:val="00532DB5"/>
    <w:rsid w:val="005337EE"/>
    <w:rsid w:val="00533E78"/>
    <w:rsid w:val="005343AC"/>
    <w:rsid w:val="00534A50"/>
    <w:rsid w:val="00534F2A"/>
    <w:rsid w:val="00535163"/>
    <w:rsid w:val="0053542B"/>
    <w:rsid w:val="00535D4C"/>
    <w:rsid w:val="00535D51"/>
    <w:rsid w:val="005365AE"/>
    <w:rsid w:val="00536768"/>
    <w:rsid w:val="00536C50"/>
    <w:rsid w:val="00536F67"/>
    <w:rsid w:val="00537629"/>
    <w:rsid w:val="00537702"/>
    <w:rsid w:val="0053776E"/>
    <w:rsid w:val="00537AD9"/>
    <w:rsid w:val="00537E56"/>
    <w:rsid w:val="00540216"/>
    <w:rsid w:val="00541270"/>
    <w:rsid w:val="005418A5"/>
    <w:rsid w:val="00541CA8"/>
    <w:rsid w:val="00542B7B"/>
    <w:rsid w:val="00542FDD"/>
    <w:rsid w:val="00543E5A"/>
    <w:rsid w:val="00544087"/>
    <w:rsid w:val="00544BC1"/>
    <w:rsid w:val="005454EC"/>
    <w:rsid w:val="005455DB"/>
    <w:rsid w:val="005456D5"/>
    <w:rsid w:val="0054620B"/>
    <w:rsid w:val="005464E1"/>
    <w:rsid w:val="00546B41"/>
    <w:rsid w:val="00546FD3"/>
    <w:rsid w:val="00550CA9"/>
    <w:rsid w:val="00550F07"/>
    <w:rsid w:val="005510AB"/>
    <w:rsid w:val="0055129A"/>
    <w:rsid w:val="005515F9"/>
    <w:rsid w:val="00551D28"/>
    <w:rsid w:val="00551D2A"/>
    <w:rsid w:val="00552477"/>
    <w:rsid w:val="00552C1F"/>
    <w:rsid w:val="00553379"/>
    <w:rsid w:val="00553A1D"/>
    <w:rsid w:val="00553A59"/>
    <w:rsid w:val="0055445C"/>
    <w:rsid w:val="005546B4"/>
    <w:rsid w:val="00554762"/>
    <w:rsid w:val="00555762"/>
    <w:rsid w:val="0055593F"/>
    <w:rsid w:val="00556D74"/>
    <w:rsid w:val="00556DCD"/>
    <w:rsid w:val="005571D2"/>
    <w:rsid w:val="005576D2"/>
    <w:rsid w:val="00557842"/>
    <w:rsid w:val="005579CB"/>
    <w:rsid w:val="005601D7"/>
    <w:rsid w:val="00560405"/>
    <w:rsid w:val="00561394"/>
    <w:rsid w:val="00561B90"/>
    <w:rsid w:val="0056408F"/>
    <w:rsid w:val="005640F8"/>
    <w:rsid w:val="005643C5"/>
    <w:rsid w:val="0056516B"/>
    <w:rsid w:val="00565701"/>
    <w:rsid w:val="00565DB6"/>
    <w:rsid w:val="00565E53"/>
    <w:rsid w:val="00565FB9"/>
    <w:rsid w:val="00566B61"/>
    <w:rsid w:val="005700D1"/>
    <w:rsid w:val="00570BCA"/>
    <w:rsid w:val="00570D31"/>
    <w:rsid w:val="00570F6F"/>
    <w:rsid w:val="00571094"/>
    <w:rsid w:val="00571110"/>
    <w:rsid w:val="00572355"/>
    <w:rsid w:val="0057352A"/>
    <w:rsid w:val="00573807"/>
    <w:rsid w:val="00573CFF"/>
    <w:rsid w:val="005754E4"/>
    <w:rsid w:val="00575BD6"/>
    <w:rsid w:val="00575C84"/>
    <w:rsid w:val="00575D22"/>
    <w:rsid w:val="00575F6F"/>
    <w:rsid w:val="00576759"/>
    <w:rsid w:val="005767B6"/>
    <w:rsid w:val="00576891"/>
    <w:rsid w:val="0057758B"/>
    <w:rsid w:val="005776EB"/>
    <w:rsid w:val="00577793"/>
    <w:rsid w:val="0057796D"/>
    <w:rsid w:val="00577B7F"/>
    <w:rsid w:val="00582352"/>
    <w:rsid w:val="00582460"/>
    <w:rsid w:val="005825C5"/>
    <w:rsid w:val="005825CA"/>
    <w:rsid w:val="00582937"/>
    <w:rsid w:val="00582CD5"/>
    <w:rsid w:val="00582D77"/>
    <w:rsid w:val="00582EAA"/>
    <w:rsid w:val="00583010"/>
    <w:rsid w:val="0058319D"/>
    <w:rsid w:val="00583F9A"/>
    <w:rsid w:val="005844CD"/>
    <w:rsid w:val="00584E80"/>
    <w:rsid w:val="005853EF"/>
    <w:rsid w:val="00585629"/>
    <w:rsid w:val="00585BAE"/>
    <w:rsid w:val="00586DAF"/>
    <w:rsid w:val="005900F5"/>
    <w:rsid w:val="005901DC"/>
    <w:rsid w:val="005910A3"/>
    <w:rsid w:val="00591203"/>
    <w:rsid w:val="0059173F"/>
    <w:rsid w:val="005926A2"/>
    <w:rsid w:val="00593000"/>
    <w:rsid w:val="00594122"/>
    <w:rsid w:val="005945D1"/>
    <w:rsid w:val="00594C61"/>
    <w:rsid w:val="00594C92"/>
    <w:rsid w:val="00594EAA"/>
    <w:rsid w:val="005952B2"/>
    <w:rsid w:val="00595822"/>
    <w:rsid w:val="00595A37"/>
    <w:rsid w:val="00595B87"/>
    <w:rsid w:val="00597183"/>
    <w:rsid w:val="00597491"/>
    <w:rsid w:val="005975BD"/>
    <w:rsid w:val="005A058D"/>
    <w:rsid w:val="005A064C"/>
    <w:rsid w:val="005A0664"/>
    <w:rsid w:val="005A089A"/>
    <w:rsid w:val="005A1DA9"/>
    <w:rsid w:val="005A2894"/>
    <w:rsid w:val="005A28DC"/>
    <w:rsid w:val="005A33F3"/>
    <w:rsid w:val="005A398F"/>
    <w:rsid w:val="005A3D75"/>
    <w:rsid w:val="005A40E1"/>
    <w:rsid w:val="005A41DB"/>
    <w:rsid w:val="005A41E1"/>
    <w:rsid w:val="005A46CA"/>
    <w:rsid w:val="005A47D6"/>
    <w:rsid w:val="005A4BE6"/>
    <w:rsid w:val="005A596E"/>
    <w:rsid w:val="005A6931"/>
    <w:rsid w:val="005A7410"/>
    <w:rsid w:val="005A7A99"/>
    <w:rsid w:val="005B06D1"/>
    <w:rsid w:val="005B1247"/>
    <w:rsid w:val="005B158A"/>
    <w:rsid w:val="005B1720"/>
    <w:rsid w:val="005B26A2"/>
    <w:rsid w:val="005B2E77"/>
    <w:rsid w:val="005B300E"/>
    <w:rsid w:val="005B385A"/>
    <w:rsid w:val="005B473A"/>
    <w:rsid w:val="005B4DE4"/>
    <w:rsid w:val="005B518E"/>
    <w:rsid w:val="005B564A"/>
    <w:rsid w:val="005B57C6"/>
    <w:rsid w:val="005B5996"/>
    <w:rsid w:val="005B5B4E"/>
    <w:rsid w:val="005B6269"/>
    <w:rsid w:val="005B6365"/>
    <w:rsid w:val="005B6BF2"/>
    <w:rsid w:val="005B6CF9"/>
    <w:rsid w:val="005B6DC5"/>
    <w:rsid w:val="005B7560"/>
    <w:rsid w:val="005B7A94"/>
    <w:rsid w:val="005B7D7B"/>
    <w:rsid w:val="005B7EA2"/>
    <w:rsid w:val="005C04E5"/>
    <w:rsid w:val="005C072E"/>
    <w:rsid w:val="005C0875"/>
    <w:rsid w:val="005C0935"/>
    <w:rsid w:val="005C0B0E"/>
    <w:rsid w:val="005C1BB3"/>
    <w:rsid w:val="005C281C"/>
    <w:rsid w:val="005C2B45"/>
    <w:rsid w:val="005C30D7"/>
    <w:rsid w:val="005C3A7E"/>
    <w:rsid w:val="005C3F0B"/>
    <w:rsid w:val="005C53B6"/>
    <w:rsid w:val="005C5835"/>
    <w:rsid w:val="005C5AF2"/>
    <w:rsid w:val="005C606A"/>
    <w:rsid w:val="005C62CD"/>
    <w:rsid w:val="005C6B35"/>
    <w:rsid w:val="005C6CFC"/>
    <w:rsid w:val="005C7121"/>
    <w:rsid w:val="005C7500"/>
    <w:rsid w:val="005C7C57"/>
    <w:rsid w:val="005C7E81"/>
    <w:rsid w:val="005D0016"/>
    <w:rsid w:val="005D0AF8"/>
    <w:rsid w:val="005D19BB"/>
    <w:rsid w:val="005D2D69"/>
    <w:rsid w:val="005D3BBC"/>
    <w:rsid w:val="005D4032"/>
    <w:rsid w:val="005D429E"/>
    <w:rsid w:val="005D528D"/>
    <w:rsid w:val="005D5B33"/>
    <w:rsid w:val="005D6911"/>
    <w:rsid w:val="005D6AB4"/>
    <w:rsid w:val="005D7ED9"/>
    <w:rsid w:val="005E0254"/>
    <w:rsid w:val="005E0329"/>
    <w:rsid w:val="005E0897"/>
    <w:rsid w:val="005E0AE5"/>
    <w:rsid w:val="005E1270"/>
    <w:rsid w:val="005E1610"/>
    <w:rsid w:val="005E1A69"/>
    <w:rsid w:val="005E22AC"/>
    <w:rsid w:val="005E2683"/>
    <w:rsid w:val="005E2DAA"/>
    <w:rsid w:val="005E3179"/>
    <w:rsid w:val="005E317C"/>
    <w:rsid w:val="005E33EA"/>
    <w:rsid w:val="005E380E"/>
    <w:rsid w:val="005E3E4D"/>
    <w:rsid w:val="005E463B"/>
    <w:rsid w:val="005E4775"/>
    <w:rsid w:val="005E62B9"/>
    <w:rsid w:val="005E6425"/>
    <w:rsid w:val="005E66A4"/>
    <w:rsid w:val="005E6CD7"/>
    <w:rsid w:val="005E6E93"/>
    <w:rsid w:val="005E7181"/>
    <w:rsid w:val="005E7A94"/>
    <w:rsid w:val="005F01CE"/>
    <w:rsid w:val="005F0BCC"/>
    <w:rsid w:val="005F0F7D"/>
    <w:rsid w:val="005F1496"/>
    <w:rsid w:val="005F2095"/>
    <w:rsid w:val="005F2DD5"/>
    <w:rsid w:val="005F35E6"/>
    <w:rsid w:val="005F3992"/>
    <w:rsid w:val="005F3B8E"/>
    <w:rsid w:val="005F3E61"/>
    <w:rsid w:val="005F3E81"/>
    <w:rsid w:val="005F429D"/>
    <w:rsid w:val="005F451E"/>
    <w:rsid w:val="005F54F0"/>
    <w:rsid w:val="005F61BA"/>
    <w:rsid w:val="005F6A5A"/>
    <w:rsid w:val="005F6B00"/>
    <w:rsid w:val="005F7078"/>
    <w:rsid w:val="005F7742"/>
    <w:rsid w:val="00600D4B"/>
    <w:rsid w:val="00600F47"/>
    <w:rsid w:val="0060138C"/>
    <w:rsid w:val="006013B3"/>
    <w:rsid w:val="00602768"/>
    <w:rsid w:val="00602FB5"/>
    <w:rsid w:val="0060312A"/>
    <w:rsid w:val="00603A07"/>
    <w:rsid w:val="00603A22"/>
    <w:rsid w:val="0060432E"/>
    <w:rsid w:val="00604855"/>
    <w:rsid w:val="00604A1D"/>
    <w:rsid w:val="0060530E"/>
    <w:rsid w:val="00606996"/>
    <w:rsid w:val="00606A0F"/>
    <w:rsid w:val="00606CF9"/>
    <w:rsid w:val="00606E45"/>
    <w:rsid w:val="0060708A"/>
    <w:rsid w:val="006075C4"/>
    <w:rsid w:val="00610018"/>
    <w:rsid w:val="0061147D"/>
    <w:rsid w:val="006116B8"/>
    <w:rsid w:val="006117A0"/>
    <w:rsid w:val="00611DC2"/>
    <w:rsid w:val="006122DC"/>
    <w:rsid w:val="00612755"/>
    <w:rsid w:val="00612AED"/>
    <w:rsid w:val="00612C0F"/>
    <w:rsid w:val="00613972"/>
    <w:rsid w:val="00613B1C"/>
    <w:rsid w:val="0061404E"/>
    <w:rsid w:val="006142E8"/>
    <w:rsid w:val="00614F39"/>
    <w:rsid w:val="00615E1D"/>
    <w:rsid w:val="00615EA6"/>
    <w:rsid w:val="006165F7"/>
    <w:rsid w:val="00616B14"/>
    <w:rsid w:val="00616BA6"/>
    <w:rsid w:val="00617166"/>
    <w:rsid w:val="006177E9"/>
    <w:rsid w:val="006178A1"/>
    <w:rsid w:val="00617B89"/>
    <w:rsid w:val="00620963"/>
    <w:rsid w:val="0062276D"/>
    <w:rsid w:val="00623134"/>
    <w:rsid w:val="0062381D"/>
    <w:rsid w:val="00623B46"/>
    <w:rsid w:val="00624259"/>
    <w:rsid w:val="00624C9E"/>
    <w:rsid w:val="00625322"/>
    <w:rsid w:val="0062533D"/>
    <w:rsid w:val="00625A6B"/>
    <w:rsid w:val="00626075"/>
    <w:rsid w:val="0062771E"/>
    <w:rsid w:val="0062793A"/>
    <w:rsid w:val="00627FCC"/>
    <w:rsid w:val="00630552"/>
    <w:rsid w:val="00630CBB"/>
    <w:rsid w:val="00631BFF"/>
    <w:rsid w:val="006324E7"/>
    <w:rsid w:val="006331E5"/>
    <w:rsid w:val="006336A6"/>
    <w:rsid w:val="00633A41"/>
    <w:rsid w:val="00633D9F"/>
    <w:rsid w:val="00634B07"/>
    <w:rsid w:val="00635082"/>
    <w:rsid w:val="0063590E"/>
    <w:rsid w:val="00635AEC"/>
    <w:rsid w:val="00636554"/>
    <w:rsid w:val="00636890"/>
    <w:rsid w:val="006369BB"/>
    <w:rsid w:val="00637030"/>
    <w:rsid w:val="00637119"/>
    <w:rsid w:val="00637ED9"/>
    <w:rsid w:val="00640B76"/>
    <w:rsid w:val="006417B9"/>
    <w:rsid w:val="00642183"/>
    <w:rsid w:val="00642757"/>
    <w:rsid w:val="00642CEB"/>
    <w:rsid w:val="0064311E"/>
    <w:rsid w:val="006434E8"/>
    <w:rsid w:val="00643DFF"/>
    <w:rsid w:val="00644B5D"/>
    <w:rsid w:val="00644EFD"/>
    <w:rsid w:val="006456E2"/>
    <w:rsid w:val="006459D0"/>
    <w:rsid w:val="00645DCF"/>
    <w:rsid w:val="006464DA"/>
    <w:rsid w:val="00646522"/>
    <w:rsid w:val="0064731F"/>
    <w:rsid w:val="00647BA9"/>
    <w:rsid w:val="0065105E"/>
    <w:rsid w:val="00651F54"/>
    <w:rsid w:val="00652103"/>
    <w:rsid w:val="006522F1"/>
    <w:rsid w:val="00652AF2"/>
    <w:rsid w:val="00652E91"/>
    <w:rsid w:val="006544B9"/>
    <w:rsid w:val="00654A68"/>
    <w:rsid w:val="006550EA"/>
    <w:rsid w:val="00655C7E"/>
    <w:rsid w:val="006562CF"/>
    <w:rsid w:val="00656956"/>
    <w:rsid w:val="00656B29"/>
    <w:rsid w:val="0065768C"/>
    <w:rsid w:val="00657866"/>
    <w:rsid w:val="00657F5E"/>
    <w:rsid w:val="006606BA"/>
    <w:rsid w:val="00660740"/>
    <w:rsid w:val="00660FF1"/>
    <w:rsid w:val="00661305"/>
    <w:rsid w:val="0066149F"/>
    <w:rsid w:val="0066191B"/>
    <w:rsid w:val="00662964"/>
    <w:rsid w:val="00662F9F"/>
    <w:rsid w:val="0066329B"/>
    <w:rsid w:val="006637D5"/>
    <w:rsid w:val="00663EDA"/>
    <w:rsid w:val="00664707"/>
    <w:rsid w:val="00664F18"/>
    <w:rsid w:val="006652CC"/>
    <w:rsid w:val="00666DAC"/>
    <w:rsid w:val="006678BF"/>
    <w:rsid w:val="00670499"/>
    <w:rsid w:val="0067175A"/>
    <w:rsid w:val="006719B7"/>
    <w:rsid w:val="006719ED"/>
    <w:rsid w:val="00671C9F"/>
    <w:rsid w:val="006723A7"/>
    <w:rsid w:val="00672829"/>
    <w:rsid w:val="00672CC8"/>
    <w:rsid w:val="00672EB7"/>
    <w:rsid w:val="006730FB"/>
    <w:rsid w:val="0067349B"/>
    <w:rsid w:val="00673F37"/>
    <w:rsid w:val="00674564"/>
    <w:rsid w:val="00674579"/>
    <w:rsid w:val="006754E7"/>
    <w:rsid w:val="00675790"/>
    <w:rsid w:val="00676B70"/>
    <w:rsid w:val="00676D7A"/>
    <w:rsid w:val="00677A3A"/>
    <w:rsid w:val="0068142C"/>
    <w:rsid w:val="00683F63"/>
    <w:rsid w:val="00683FF4"/>
    <w:rsid w:val="00684482"/>
    <w:rsid w:val="00684861"/>
    <w:rsid w:val="00684E8A"/>
    <w:rsid w:val="006867A1"/>
    <w:rsid w:val="00686D4C"/>
    <w:rsid w:val="006870FF"/>
    <w:rsid w:val="00687770"/>
    <w:rsid w:val="006877E0"/>
    <w:rsid w:val="006879A7"/>
    <w:rsid w:val="00687A75"/>
    <w:rsid w:val="00687EED"/>
    <w:rsid w:val="00687FB2"/>
    <w:rsid w:val="00690251"/>
    <w:rsid w:val="00690D21"/>
    <w:rsid w:val="00690D27"/>
    <w:rsid w:val="00691615"/>
    <w:rsid w:val="00692534"/>
    <w:rsid w:val="00692CA0"/>
    <w:rsid w:val="00693A6E"/>
    <w:rsid w:val="00693C2F"/>
    <w:rsid w:val="00695735"/>
    <w:rsid w:val="0069587D"/>
    <w:rsid w:val="00696B90"/>
    <w:rsid w:val="00697362"/>
    <w:rsid w:val="006A12D5"/>
    <w:rsid w:val="006A16F7"/>
    <w:rsid w:val="006A1DB8"/>
    <w:rsid w:val="006A1E09"/>
    <w:rsid w:val="006A2321"/>
    <w:rsid w:val="006A342B"/>
    <w:rsid w:val="006A54A7"/>
    <w:rsid w:val="006A57B5"/>
    <w:rsid w:val="006A5B31"/>
    <w:rsid w:val="006A60E2"/>
    <w:rsid w:val="006A6991"/>
    <w:rsid w:val="006A6A60"/>
    <w:rsid w:val="006A6A85"/>
    <w:rsid w:val="006A7CA7"/>
    <w:rsid w:val="006A7EC8"/>
    <w:rsid w:val="006B084B"/>
    <w:rsid w:val="006B18D4"/>
    <w:rsid w:val="006B1FD3"/>
    <w:rsid w:val="006B2048"/>
    <w:rsid w:val="006B2AC1"/>
    <w:rsid w:val="006B2BC8"/>
    <w:rsid w:val="006B3378"/>
    <w:rsid w:val="006B3857"/>
    <w:rsid w:val="006B3A8F"/>
    <w:rsid w:val="006B3C60"/>
    <w:rsid w:val="006B480F"/>
    <w:rsid w:val="006B49BD"/>
    <w:rsid w:val="006B5042"/>
    <w:rsid w:val="006B5591"/>
    <w:rsid w:val="006B5B22"/>
    <w:rsid w:val="006B5CBD"/>
    <w:rsid w:val="006B6CDF"/>
    <w:rsid w:val="006B73E2"/>
    <w:rsid w:val="006B783A"/>
    <w:rsid w:val="006C0157"/>
    <w:rsid w:val="006C09B8"/>
    <w:rsid w:val="006C1299"/>
    <w:rsid w:val="006C17B9"/>
    <w:rsid w:val="006C19D0"/>
    <w:rsid w:val="006C2109"/>
    <w:rsid w:val="006C223A"/>
    <w:rsid w:val="006C2EE3"/>
    <w:rsid w:val="006C33BE"/>
    <w:rsid w:val="006C3F7A"/>
    <w:rsid w:val="006C4403"/>
    <w:rsid w:val="006C4CA8"/>
    <w:rsid w:val="006C4DF5"/>
    <w:rsid w:val="006C50A7"/>
    <w:rsid w:val="006C5498"/>
    <w:rsid w:val="006C58BE"/>
    <w:rsid w:val="006C6596"/>
    <w:rsid w:val="006C6AC8"/>
    <w:rsid w:val="006C6D7B"/>
    <w:rsid w:val="006C7805"/>
    <w:rsid w:val="006D0564"/>
    <w:rsid w:val="006D0CB9"/>
    <w:rsid w:val="006D2D15"/>
    <w:rsid w:val="006D2D5D"/>
    <w:rsid w:val="006D466E"/>
    <w:rsid w:val="006D4AB6"/>
    <w:rsid w:val="006D59C4"/>
    <w:rsid w:val="006D5AF6"/>
    <w:rsid w:val="006D5C2A"/>
    <w:rsid w:val="006D5D9F"/>
    <w:rsid w:val="006D5FDE"/>
    <w:rsid w:val="006D626E"/>
    <w:rsid w:val="006D6681"/>
    <w:rsid w:val="006D7365"/>
    <w:rsid w:val="006D7528"/>
    <w:rsid w:val="006D7702"/>
    <w:rsid w:val="006D770B"/>
    <w:rsid w:val="006E0064"/>
    <w:rsid w:val="006E01CE"/>
    <w:rsid w:val="006E0999"/>
    <w:rsid w:val="006E09D7"/>
    <w:rsid w:val="006E1A30"/>
    <w:rsid w:val="006E1AC0"/>
    <w:rsid w:val="006E1E68"/>
    <w:rsid w:val="006E1E91"/>
    <w:rsid w:val="006E2C41"/>
    <w:rsid w:val="006E3371"/>
    <w:rsid w:val="006E3AE1"/>
    <w:rsid w:val="006E3CCA"/>
    <w:rsid w:val="006E3F31"/>
    <w:rsid w:val="006E43EF"/>
    <w:rsid w:val="006E4617"/>
    <w:rsid w:val="006E4FCF"/>
    <w:rsid w:val="006E56D5"/>
    <w:rsid w:val="006E5D78"/>
    <w:rsid w:val="006E7E0F"/>
    <w:rsid w:val="006F02B8"/>
    <w:rsid w:val="006F0324"/>
    <w:rsid w:val="006F06C7"/>
    <w:rsid w:val="006F06F5"/>
    <w:rsid w:val="006F07C3"/>
    <w:rsid w:val="006F2576"/>
    <w:rsid w:val="006F270F"/>
    <w:rsid w:val="006F328D"/>
    <w:rsid w:val="006F39AA"/>
    <w:rsid w:val="006F5628"/>
    <w:rsid w:val="006F5B9A"/>
    <w:rsid w:val="006F5F8C"/>
    <w:rsid w:val="007001D3"/>
    <w:rsid w:val="00700D5E"/>
    <w:rsid w:val="00700E7F"/>
    <w:rsid w:val="00701040"/>
    <w:rsid w:val="007012F0"/>
    <w:rsid w:val="00701630"/>
    <w:rsid w:val="00701D5C"/>
    <w:rsid w:val="0070312E"/>
    <w:rsid w:val="0070318B"/>
    <w:rsid w:val="007036AB"/>
    <w:rsid w:val="00704BDA"/>
    <w:rsid w:val="00704FEC"/>
    <w:rsid w:val="0070548B"/>
    <w:rsid w:val="00705F92"/>
    <w:rsid w:val="00706238"/>
    <w:rsid w:val="00706BA0"/>
    <w:rsid w:val="00706BE0"/>
    <w:rsid w:val="00707405"/>
    <w:rsid w:val="007077E8"/>
    <w:rsid w:val="0070781B"/>
    <w:rsid w:val="0071031C"/>
    <w:rsid w:val="007104DD"/>
    <w:rsid w:val="0071056D"/>
    <w:rsid w:val="007106C8"/>
    <w:rsid w:val="00710E35"/>
    <w:rsid w:val="00711552"/>
    <w:rsid w:val="00711D4D"/>
    <w:rsid w:val="00711FCC"/>
    <w:rsid w:val="007121E5"/>
    <w:rsid w:val="00712577"/>
    <w:rsid w:val="007129BE"/>
    <w:rsid w:val="00712C4C"/>
    <w:rsid w:val="00713141"/>
    <w:rsid w:val="00713A5A"/>
    <w:rsid w:val="0071464F"/>
    <w:rsid w:val="007146CD"/>
    <w:rsid w:val="00714D41"/>
    <w:rsid w:val="00715A6F"/>
    <w:rsid w:val="00716E9B"/>
    <w:rsid w:val="00716ECE"/>
    <w:rsid w:val="00717373"/>
    <w:rsid w:val="0072092C"/>
    <w:rsid w:val="00720A40"/>
    <w:rsid w:val="00720BBD"/>
    <w:rsid w:val="007210AE"/>
    <w:rsid w:val="007211E0"/>
    <w:rsid w:val="00721668"/>
    <w:rsid w:val="007229F9"/>
    <w:rsid w:val="00722BFD"/>
    <w:rsid w:val="00723D7F"/>
    <w:rsid w:val="007240AE"/>
    <w:rsid w:val="00724150"/>
    <w:rsid w:val="00724155"/>
    <w:rsid w:val="0072486E"/>
    <w:rsid w:val="00724CD5"/>
    <w:rsid w:val="00725A5C"/>
    <w:rsid w:val="00725BBA"/>
    <w:rsid w:val="00725EA9"/>
    <w:rsid w:val="0072640D"/>
    <w:rsid w:val="00726769"/>
    <w:rsid w:val="00726D3C"/>
    <w:rsid w:val="00727491"/>
    <w:rsid w:val="00727B63"/>
    <w:rsid w:val="007308EB"/>
    <w:rsid w:val="0073095F"/>
    <w:rsid w:val="00731058"/>
    <w:rsid w:val="00731512"/>
    <w:rsid w:val="00731819"/>
    <w:rsid w:val="00732438"/>
    <w:rsid w:val="007325BF"/>
    <w:rsid w:val="00732C22"/>
    <w:rsid w:val="00732CF7"/>
    <w:rsid w:val="00732E00"/>
    <w:rsid w:val="00734602"/>
    <w:rsid w:val="0073464E"/>
    <w:rsid w:val="007348C0"/>
    <w:rsid w:val="00734BD2"/>
    <w:rsid w:val="00734F4C"/>
    <w:rsid w:val="00734FC4"/>
    <w:rsid w:val="0073602F"/>
    <w:rsid w:val="007366E5"/>
    <w:rsid w:val="00736A9B"/>
    <w:rsid w:val="00737054"/>
    <w:rsid w:val="007374A6"/>
    <w:rsid w:val="00737DF8"/>
    <w:rsid w:val="00740722"/>
    <w:rsid w:val="007407B8"/>
    <w:rsid w:val="00740920"/>
    <w:rsid w:val="00741215"/>
    <w:rsid w:val="007412DE"/>
    <w:rsid w:val="00741985"/>
    <w:rsid w:val="0074221C"/>
    <w:rsid w:val="00742BF7"/>
    <w:rsid w:val="00742D52"/>
    <w:rsid w:val="00743181"/>
    <w:rsid w:val="0074320B"/>
    <w:rsid w:val="00744BF0"/>
    <w:rsid w:val="00744E70"/>
    <w:rsid w:val="00745CD0"/>
    <w:rsid w:val="00747164"/>
    <w:rsid w:val="007472F3"/>
    <w:rsid w:val="007477B6"/>
    <w:rsid w:val="00747E29"/>
    <w:rsid w:val="00750613"/>
    <w:rsid w:val="00750DCA"/>
    <w:rsid w:val="00750EC9"/>
    <w:rsid w:val="007516F2"/>
    <w:rsid w:val="00751A91"/>
    <w:rsid w:val="00751EAC"/>
    <w:rsid w:val="007521A4"/>
    <w:rsid w:val="007521BB"/>
    <w:rsid w:val="0075297E"/>
    <w:rsid w:val="00752E05"/>
    <w:rsid w:val="00752E94"/>
    <w:rsid w:val="007534BF"/>
    <w:rsid w:val="0075473B"/>
    <w:rsid w:val="007548F1"/>
    <w:rsid w:val="00754958"/>
    <w:rsid w:val="00754D4C"/>
    <w:rsid w:val="007550DB"/>
    <w:rsid w:val="00755AF1"/>
    <w:rsid w:val="00755B8D"/>
    <w:rsid w:val="00755E1C"/>
    <w:rsid w:val="00756525"/>
    <w:rsid w:val="00756C65"/>
    <w:rsid w:val="007570B0"/>
    <w:rsid w:val="007576FD"/>
    <w:rsid w:val="00757A15"/>
    <w:rsid w:val="00757CB8"/>
    <w:rsid w:val="00757D85"/>
    <w:rsid w:val="00757F94"/>
    <w:rsid w:val="00760065"/>
    <w:rsid w:val="007605E9"/>
    <w:rsid w:val="00760634"/>
    <w:rsid w:val="007619A6"/>
    <w:rsid w:val="00761B98"/>
    <w:rsid w:val="00761C8D"/>
    <w:rsid w:val="0076276A"/>
    <w:rsid w:val="007627E8"/>
    <w:rsid w:val="007628CC"/>
    <w:rsid w:val="0076337B"/>
    <w:rsid w:val="00763632"/>
    <w:rsid w:val="00763A26"/>
    <w:rsid w:val="0076498E"/>
    <w:rsid w:val="007654C6"/>
    <w:rsid w:val="00765707"/>
    <w:rsid w:val="00765C5F"/>
    <w:rsid w:val="00765DF9"/>
    <w:rsid w:val="00765E88"/>
    <w:rsid w:val="00766183"/>
    <w:rsid w:val="00766AF9"/>
    <w:rsid w:val="00766BA8"/>
    <w:rsid w:val="00766BC9"/>
    <w:rsid w:val="007675F4"/>
    <w:rsid w:val="00767FBC"/>
    <w:rsid w:val="00770388"/>
    <w:rsid w:val="00771660"/>
    <w:rsid w:val="00771762"/>
    <w:rsid w:val="007726E1"/>
    <w:rsid w:val="00772811"/>
    <w:rsid w:val="00772942"/>
    <w:rsid w:val="00773457"/>
    <w:rsid w:val="00773592"/>
    <w:rsid w:val="00773C9B"/>
    <w:rsid w:val="00774962"/>
    <w:rsid w:val="00774AB6"/>
    <w:rsid w:val="00776177"/>
    <w:rsid w:val="0077624E"/>
    <w:rsid w:val="00776482"/>
    <w:rsid w:val="00776C17"/>
    <w:rsid w:val="007772AB"/>
    <w:rsid w:val="007776D1"/>
    <w:rsid w:val="0077782A"/>
    <w:rsid w:val="007806A0"/>
    <w:rsid w:val="007809B3"/>
    <w:rsid w:val="00780E06"/>
    <w:rsid w:val="00782681"/>
    <w:rsid w:val="00782EB1"/>
    <w:rsid w:val="00783A28"/>
    <w:rsid w:val="00783B99"/>
    <w:rsid w:val="00784873"/>
    <w:rsid w:val="007855A3"/>
    <w:rsid w:val="0078593B"/>
    <w:rsid w:val="00785AC6"/>
    <w:rsid w:val="00785C7F"/>
    <w:rsid w:val="007861BA"/>
    <w:rsid w:val="0078621C"/>
    <w:rsid w:val="00786427"/>
    <w:rsid w:val="00787821"/>
    <w:rsid w:val="00790295"/>
    <w:rsid w:val="00790A25"/>
    <w:rsid w:val="00790C1D"/>
    <w:rsid w:val="007910C4"/>
    <w:rsid w:val="007910F8"/>
    <w:rsid w:val="007911E6"/>
    <w:rsid w:val="00791551"/>
    <w:rsid w:val="00791D46"/>
    <w:rsid w:val="00791E0B"/>
    <w:rsid w:val="007932C2"/>
    <w:rsid w:val="007933F7"/>
    <w:rsid w:val="00793782"/>
    <w:rsid w:val="00793E4B"/>
    <w:rsid w:val="00793F9D"/>
    <w:rsid w:val="00794222"/>
    <w:rsid w:val="00794D1F"/>
    <w:rsid w:val="00795D63"/>
    <w:rsid w:val="00796753"/>
    <w:rsid w:val="007967E0"/>
    <w:rsid w:val="00796A75"/>
    <w:rsid w:val="00796CA7"/>
    <w:rsid w:val="00797FF3"/>
    <w:rsid w:val="007A0147"/>
    <w:rsid w:val="007A0775"/>
    <w:rsid w:val="007A0A2B"/>
    <w:rsid w:val="007A131E"/>
    <w:rsid w:val="007A13E3"/>
    <w:rsid w:val="007A22BE"/>
    <w:rsid w:val="007A26FA"/>
    <w:rsid w:val="007A2DEA"/>
    <w:rsid w:val="007A302E"/>
    <w:rsid w:val="007A389B"/>
    <w:rsid w:val="007A448A"/>
    <w:rsid w:val="007A544B"/>
    <w:rsid w:val="007A5A37"/>
    <w:rsid w:val="007A5E94"/>
    <w:rsid w:val="007A699B"/>
    <w:rsid w:val="007A6AFF"/>
    <w:rsid w:val="007A6DD1"/>
    <w:rsid w:val="007A6F09"/>
    <w:rsid w:val="007A70F6"/>
    <w:rsid w:val="007A770C"/>
    <w:rsid w:val="007A778F"/>
    <w:rsid w:val="007B07C5"/>
    <w:rsid w:val="007B110B"/>
    <w:rsid w:val="007B13EB"/>
    <w:rsid w:val="007B1546"/>
    <w:rsid w:val="007B1AC9"/>
    <w:rsid w:val="007B21BB"/>
    <w:rsid w:val="007B242B"/>
    <w:rsid w:val="007B2ACD"/>
    <w:rsid w:val="007B3637"/>
    <w:rsid w:val="007B385D"/>
    <w:rsid w:val="007B4558"/>
    <w:rsid w:val="007B494A"/>
    <w:rsid w:val="007B5822"/>
    <w:rsid w:val="007B6BA6"/>
    <w:rsid w:val="007B740B"/>
    <w:rsid w:val="007C0152"/>
    <w:rsid w:val="007C0543"/>
    <w:rsid w:val="007C1EBB"/>
    <w:rsid w:val="007C2CAE"/>
    <w:rsid w:val="007C31BD"/>
    <w:rsid w:val="007C4120"/>
    <w:rsid w:val="007C44F9"/>
    <w:rsid w:val="007C45E9"/>
    <w:rsid w:val="007C45ED"/>
    <w:rsid w:val="007C4F2C"/>
    <w:rsid w:val="007C5973"/>
    <w:rsid w:val="007C5ADF"/>
    <w:rsid w:val="007C61A3"/>
    <w:rsid w:val="007C7141"/>
    <w:rsid w:val="007C786C"/>
    <w:rsid w:val="007C7A16"/>
    <w:rsid w:val="007D04AB"/>
    <w:rsid w:val="007D0872"/>
    <w:rsid w:val="007D1691"/>
    <w:rsid w:val="007D1DBE"/>
    <w:rsid w:val="007D1DCA"/>
    <w:rsid w:val="007D22CF"/>
    <w:rsid w:val="007D2920"/>
    <w:rsid w:val="007D3084"/>
    <w:rsid w:val="007D3DD4"/>
    <w:rsid w:val="007D52EE"/>
    <w:rsid w:val="007D5583"/>
    <w:rsid w:val="007D590E"/>
    <w:rsid w:val="007D5EFF"/>
    <w:rsid w:val="007D64EC"/>
    <w:rsid w:val="007D6983"/>
    <w:rsid w:val="007E0086"/>
    <w:rsid w:val="007E0216"/>
    <w:rsid w:val="007E0BED"/>
    <w:rsid w:val="007E0D64"/>
    <w:rsid w:val="007E1233"/>
    <w:rsid w:val="007E1798"/>
    <w:rsid w:val="007E20DD"/>
    <w:rsid w:val="007E2831"/>
    <w:rsid w:val="007E28B5"/>
    <w:rsid w:val="007E3389"/>
    <w:rsid w:val="007E3583"/>
    <w:rsid w:val="007E3B7C"/>
    <w:rsid w:val="007E4620"/>
    <w:rsid w:val="007E47C3"/>
    <w:rsid w:val="007E4AE3"/>
    <w:rsid w:val="007E5766"/>
    <w:rsid w:val="007E5CFE"/>
    <w:rsid w:val="007E6469"/>
    <w:rsid w:val="007E72D4"/>
    <w:rsid w:val="007E72EB"/>
    <w:rsid w:val="007E7A70"/>
    <w:rsid w:val="007F016F"/>
    <w:rsid w:val="007F0DC7"/>
    <w:rsid w:val="007F0EE5"/>
    <w:rsid w:val="007F1798"/>
    <w:rsid w:val="007F1AD1"/>
    <w:rsid w:val="007F1DD8"/>
    <w:rsid w:val="007F214C"/>
    <w:rsid w:val="007F2874"/>
    <w:rsid w:val="007F33A1"/>
    <w:rsid w:val="007F3B60"/>
    <w:rsid w:val="007F444A"/>
    <w:rsid w:val="007F48E5"/>
    <w:rsid w:val="007F4FEC"/>
    <w:rsid w:val="007F53CA"/>
    <w:rsid w:val="007F5BDA"/>
    <w:rsid w:val="007F62B7"/>
    <w:rsid w:val="007F7CE6"/>
    <w:rsid w:val="008011BC"/>
    <w:rsid w:val="00802141"/>
    <w:rsid w:val="0080237D"/>
    <w:rsid w:val="00802BCE"/>
    <w:rsid w:val="008038A5"/>
    <w:rsid w:val="00804650"/>
    <w:rsid w:val="008046F3"/>
    <w:rsid w:val="0080478B"/>
    <w:rsid w:val="00805364"/>
    <w:rsid w:val="00805527"/>
    <w:rsid w:val="00806FBB"/>
    <w:rsid w:val="008074BF"/>
    <w:rsid w:val="008100FB"/>
    <w:rsid w:val="00812D7A"/>
    <w:rsid w:val="00813659"/>
    <w:rsid w:val="00813A61"/>
    <w:rsid w:val="00813C3F"/>
    <w:rsid w:val="00814198"/>
    <w:rsid w:val="00814786"/>
    <w:rsid w:val="00814A63"/>
    <w:rsid w:val="00814C17"/>
    <w:rsid w:val="00814F59"/>
    <w:rsid w:val="00815023"/>
    <w:rsid w:val="0081517E"/>
    <w:rsid w:val="0081566D"/>
    <w:rsid w:val="00815875"/>
    <w:rsid w:val="00815CEA"/>
    <w:rsid w:val="00816591"/>
    <w:rsid w:val="00816FA5"/>
    <w:rsid w:val="00817A74"/>
    <w:rsid w:val="00817B78"/>
    <w:rsid w:val="00817C6E"/>
    <w:rsid w:val="0082094F"/>
    <w:rsid w:val="00820C1F"/>
    <w:rsid w:val="0082120A"/>
    <w:rsid w:val="00821440"/>
    <w:rsid w:val="008216BA"/>
    <w:rsid w:val="00821A72"/>
    <w:rsid w:val="00821BD0"/>
    <w:rsid w:val="00821EC7"/>
    <w:rsid w:val="008232EF"/>
    <w:rsid w:val="00823F18"/>
    <w:rsid w:val="00824EF7"/>
    <w:rsid w:val="00824FB7"/>
    <w:rsid w:val="00825EF8"/>
    <w:rsid w:val="00826947"/>
    <w:rsid w:val="0082756D"/>
    <w:rsid w:val="008276A6"/>
    <w:rsid w:val="00827827"/>
    <w:rsid w:val="00827A78"/>
    <w:rsid w:val="00827E44"/>
    <w:rsid w:val="00827EA9"/>
    <w:rsid w:val="008302AE"/>
    <w:rsid w:val="0083088F"/>
    <w:rsid w:val="00830A32"/>
    <w:rsid w:val="00830C18"/>
    <w:rsid w:val="008328B0"/>
    <w:rsid w:val="00832AA6"/>
    <w:rsid w:val="00832BD7"/>
    <w:rsid w:val="00832E06"/>
    <w:rsid w:val="00833335"/>
    <w:rsid w:val="00833B54"/>
    <w:rsid w:val="00833F0C"/>
    <w:rsid w:val="00834459"/>
    <w:rsid w:val="00834669"/>
    <w:rsid w:val="00835713"/>
    <w:rsid w:val="0083572D"/>
    <w:rsid w:val="00835B96"/>
    <w:rsid w:val="00836F7D"/>
    <w:rsid w:val="0084170B"/>
    <w:rsid w:val="00841F8E"/>
    <w:rsid w:val="00842CFD"/>
    <w:rsid w:val="00842D7F"/>
    <w:rsid w:val="00844A5A"/>
    <w:rsid w:val="00846761"/>
    <w:rsid w:val="00847228"/>
    <w:rsid w:val="00847575"/>
    <w:rsid w:val="00850CB3"/>
    <w:rsid w:val="0085109B"/>
    <w:rsid w:val="008512A3"/>
    <w:rsid w:val="008516FC"/>
    <w:rsid w:val="008516FF"/>
    <w:rsid w:val="00851F25"/>
    <w:rsid w:val="008526E1"/>
    <w:rsid w:val="00852EB1"/>
    <w:rsid w:val="00852F0F"/>
    <w:rsid w:val="00853682"/>
    <w:rsid w:val="008537CA"/>
    <w:rsid w:val="0085398D"/>
    <w:rsid w:val="00853CAC"/>
    <w:rsid w:val="00853F39"/>
    <w:rsid w:val="0085469B"/>
    <w:rsid w:val="00855017"/>
    <w:rsid w:val="008552AB"/>
    <w:rsid w:val="008557F1"/>
    <w:rsid w:val="0085601F"/>
    <w:rsid w:val="008562C2"/>
    <w:rsid w:val="0085648A"/>
    <w:rsid w:val="0085749A"/>
    <w:rsid w:val="00857BC9"/>
    <w:rsid w:val="00857CFC"/>
    <w:rsid w:val="00860135"/>
    <w:rsid w:val="008603AE"/>
    <w:rsid w:val="0086070D"/>
    <w:rsid w:val="00860E94"/>
    <w:rsid w:val="00862CAD"/>
    <w:rsid w:val="008631B6"/>
    <w:rsid w:val="00863202"/>
    <w:rsid w:val="00863696"/>
    <w:rsid w:val="00863AD6"/>
    <w:rsid w:val="00864106"/>
    <w:rsid w:val="008655DE"/>
    <w:rsid w:val="00865A07"/>
    <w:rsid w:val="00866229"/>
    <w:rsid w:val="00866331"/>
    <w:rsid w:val="00867338"/>
    <w:rsid w:val="008704CF"/>
    <w:rsid w:val="008714C8"/>
    <w:rsid w:val="00871CBB"/>
    <w:rsid w:val="00872474"/>
    <w:rsid w:val="0087358E"/>
    <w:rsid w:val="0087405C"/>
    <w:rsid w:val="00874555"/>
    <w:rsid w:val="0087462F"/>
    <w:rsid w:val="00874B2A"/>
    <w:rsid w:val="008756C7"/>
    <w:rsid w:val="008762DA"/>
    <w:rsid w:val="00876B02"/>
    <w:rsid w:val="0087715C"/>
    <w:rsid w:val="008774F2"/>
    <w:rsid w:val="00877608"/>
    <w:rsid w:val="00877648"/>
    <w:rsid w:val="00877AE4"/>
    <w:rsid w:val="00877B36"/>
    <w:rsid w:val="0088000B"/>
    <w:rsid w:val="008801C4"/>
    <w:rsid w:val="008808E8"/>
    <w:rsid w:val="00880B94"/>
    <w:rsid w:val="00880DCA"/>
    <w:rsid w:val="00881A63"/>
    <w:rsid w:val="00881B48"/>
    <w:rsid w:val="00882691"/>
    <w:rsid w:val="00882820"/>
    <w:rsid w:val="00883512"/>
    <w:rsid w:val="00883763"/>
    <w:rsid w:val="00883C5E"/>
    <w:rsid w:val="00884143"/>
    <w:rsid w:val="00884843"/>
    <w:rsid w:val="0088529D"/>
    <w:rsid w:val="00885357"/>
    <w:rsid w:val="00885579"/>
    <w:rsid w:val="00885EDE"/>
    <w:rsid w:val="00886526"/>
    <w:rsid w:val="00886A0B"/>
    <w:rsid w:val="00886F59"/>
    <w:rsid w:val="008875C9"/>
    <w:rsid w:val="00890C4C"/>
    <w:rsid w:val="008912BD"/>
    <w:rsid w:val="0089191F"/>
    <w:rsid w:val="008919A6"/>
    <w:rsid w:val="008925D1"/>
    <w:rsid w:val="00892810"/>
    <w:rsid w:val="00892A62"/>
    <w:rsid w:val="00893C52"/>
    <w:rsid w:val="00893FE9"/>
    <w:rsid w:val="0089588E"/>
    <w:rsid w:val="008958CB"/>
    <w:rsid w:val="00895C2D"/>
    <w:rsid w:val="00896952"/>
    <w:rsid w:val="00896B53"/>
    <w:rsid w:val="008971B9"/>
    <w:rsid w:val="00897849"/>
    <w:rsid w:val="00897D82"/>
    <w:rsid w:val="008A1905"/>
    <w:rsid w:val="008A1EE4"/>
    <w:rsid w:val="008A29A9"/>
    <w:rsid w:val="008A346B"/>
    <w:rsid w:val="008A34E6"/>
    <w:rsid w:val="008A3A87"/>
    <w:rsid w:val="008A3E63"/>
    <w:rsid w:val="008A4EF6"/>
    <w:rsid w:val="008A4FD7"/>
    <w:rsid w:val="008A5012"/>
    <w:rsid w:val="008A52D1"/>
    <w:rsid w:val="008A5469"/>
    <w:rsid w:val="008A68F8"/>
    <w:rsid w:val="008A6C66"/>
    <w:rsid w:val="008A73B8"/>
    <w:rsid w:val="008A74EC"/>
    <w:rsid w:val="008A798E"/>
    <w:rsid w:val="008B04D4"/>
    <w:rsid w:val="008B0856"/>
    <w:rsid w:val="008B0B0F"/>
    <w:rsid w:val="008B0CD5"/>
    <w:rsid w:val="008B2CA1"/>
    <w:rsid w:val="008B4DE8"/>
    <w:rsid w:val="008C025C"/>
    <w:rsid w:val="008C0955"/>
    <w:rsid w:val="008C0F8B"/>
    <w:rsid w:val="008C10EB"/>
    <w:rsid w:val="008C1D6E"/>
    <w:rsid w:val="008C27FE"/>
    <w:rsid w:val="008C2DEC"/>
    <w:rsid w:val="008C3945"/>
    <w:rsid w:val="008C5171"/>
    <w:rsid w:val="008C5F6F"/>
    <w:rsid w:val="008C61D3"/>
    <w:rsid w:val="008C6ACB"/>
    <w:rsid w:val="008D006D"/>
    <w:rsid w:val="008D060E"/>
    <w:rsid w:val="008D0AED"/>
    <w:rsid w:val="008D0C30"/>
    <w:rsid w:val="008D3106"/>
    <w:rsid w:val="008D364B"/>
    <w:rsid w:val="008D4688"/>
    <w:rsid w:val="008D5234"/>
    <w:rsid w:val="008D5CE4"/>
    <w:rsid w:val="008D65C5"/>
    <w:rsid w:val="008D65D0"/>
    <w:rsid w:val="008E0320"/>
    <w:rsid w:val="008E09EB"/>
    <w:rsid w:val="008E0EAC"/>
    <w:rsid w:val="008E17EE"/>
    <w:rsid w:val="008E1D84"/>
    <w:rsid w:val="008E23E7"/>
    <w:rsid w:val="008E2AF4"/>
    <w:rsid w:val="008E2B33"/>
    <w:rsid w:val="008E356B"/>
    <w:rsid w:val="008E3799"/>
    <w:rsid w:val="008E38EE"/>
    <w:rsid w:val="008E3AB9"/>
    <w:rsid w:val="008E3B4A"/>
    <w:rsid w:val="008E3C6A"/>
    <w:rsid w:val="008E42FA"/>
    <w:rsid w:val="008E4E9E"/>
    <w:rsid w:val="008E5A25"/>
    <w:rsid w:val="008E6B19"/>
    <w:rsid w:val="008E6E40"/>
    <w:rsid w:val="008E6E7B"/>
    <w:rsid w:val="008E6F73"/>
    <w:rsid w:val="008F051C"/>
    <w:rsid w:val="008F0783"/>
    <w:rsid w:val="008F10E0"/>
    <w:rsid w:val="008F1FE7"/>
    <w:rsid w:val="008F247D"/>
    <w:rsid w:val="008F3544"/>
    <w:rsid w:val="008F56F8"/>
    <w:rsid w:val="008F592F"/>
    <w:rsid w:val="008F5A19"/>
    <w:rsid w:val="008F68E0"/>
    <w:rsid w:val="008F7696"/>
    <w:rsid w:val="009000EB"/>
    <w:rsid w:val="0090015C"/>
    <w:rsid w:val="0090035A"/>
    <w:rsid w:val="00900422"/>
    <w:rsid w:val="009006DF"/>
    <w:rsid w:val="0090093D"/>
    <w:rsid w:val="009009B0"/>
    <w:rsid w:val="00900DD6"/>
    <w:rsid w:val="009010EE"/>
    <w:rsid w:val="009017A3"/>
    <w:rsid w:val="00901A8C"/>
    <w:rsid w:val="00901ED5"/>
    <w:rsid w:val="00902267"/>
    <w:rsid w:val="00902441"/>
    <w:rsid w:val="009029EF"/>
    <w:rsid w:val="00902B05"/>
    <w:rsid w:val="00903062"/>
    <w:rsid w:val="009037E8"/>
    <w:rsid w:val="00903B30"/>
    <w:rsid w:val="00903FE1"/>
    <w:rsid w:val="00904A01"/>
    <w:rsid w:val="00904D72"/>
    <w:rsid w:val="00904E5F"/>
    <w:rsid w:val="00905485"/>
    <w:rsid w:val="0090574E"/>
    <w:rsid w:val="009069AB"/>
    <w:rsid w:val="0090733C"/>
    <w:rsid w:val="009078BD"/>
    <w:rsid w:val="00907C9F"/>
    <w:rsid w:val="00912307"/>
    <w:rsid w:val="00915389"/>
    <w:rsid w:val="00915998"/>
    <w:rsid w:val="009168AF"/>
    <w:rsid w:val="00917645"/>
    <w:rsid w:val="00917C98"/>
    <w:rsid w:val="00917D4A"/>
    <w:rsid w:val="009200B2"/>
    <w:rsid w:val="00920178"/>
    <w:rsid w:val="0092051A"/>
    <w:rsid w:val="009206B8"/>
    <w:rsid w:val="00922953"/>
    <w:rsid w:val="00922F6A"/>
    <w:rsid w:val="00922FB8"/>
    <w:rsid w:val="00922FF4"/>
    <w:rsid w:val="00923F40"/>
    <w:rsid w:val="00924DA1"/>
    <w:rsid w:val="00924F24"/>
    <w:rsid w:val="009250E2"/>
    <w:rsid w:val="00926202"/>
    <w:rsid w:val="0092637E"/>
    <w:rsid w:val="009266C9"/>
    <w:rsid w:val="009276CD"/>
    <w:rsid w:val="00927C63"/>
    <w:rsid w:val="00930501"/>
    <w:rsid w:val="0093073C"/>
    <w:rsid w:val="00930AB9"/>
    <w:rsid w:val="00930DD2"/>
    <w:rsid w:val="00932489"/>
    <w:rsid w:val="009325C3"/>
    <w:rsid w:val="00932781"/>
    <w:rsid w:val="00932E83"/>
    <w:rsid w:val="009339C7"/>
    <w:rsid w:val="00933BA7"/>
    <w:rsid w:val="0093463D"/>
    <w:rsid w:val="00934E12"/>
    <w:rsid w:val="00935039"/>
    <w:rsid w:val="009359F9"/>
    <w:rsid w:val="00935AF5"/>
    <w:rsid w:val="00936446"/>
    <w:rsid w:val="009364AA"/>
    <w:rsid w:val="0093700C"/>
    <w:rsid w:val="00937233"/>
    <w:rsid w:val="00937738"/>
    <w:rsid w:val="00937A3F"/>
    <w:rsid w:val="00937B47"/>
    <w:rsid w:val="00937E70"/>
    <w:rsid w:val="00940023"/>
    <w:rsid w:val="00940CBF"/>
    <w:rsid w:val="009410EE"/>
    <w:rsid w:val="00941BAD"/>
    <w:rsid w:val="00941F63"/>
    <w:rsid w:val="009421A6"/>
    <w:rsid w:val="009430F3"/>
    <w:rsid w:val="00944251"/>
    <w:rsid w:val="009447DB"/>
    <w:rsid w:val="00944ED5"/>
    <w:rsid w:val="009458E9"/>
    <w:rsid w:val="00945992"/>
    <w:rsid w:val="00946308"/>
    <w:rsid w:val="00946323"/>
    <w:rsid w:val="009464C4"/>
    <w:rsid w:val="009504B1"/>
    <w:rsid w:val="00950789"/>
    <w:rsid w:val="00951114"/>
    <w:rsid w:val="00952D22"/>
    <w:rsid w:val="00952D86"/>
    <w:rsid w:val="00952E5E"/>
    <w:rsid w:val="00953641"/>
    <w:rsid w:val="009536F1"/>
    <w:rsid w:val="009538F8"/>
    <w:rsid w:val="00954BE8"/>
    <w:rsid w:val="00954D5B"/>
    <w:rsid w:val="00956D50"/>
    <w:rsid w:val="00956F9C"/>
    <w:rsid w:val="00957002"/>
    <w:rsid w:val="009571C8"/>
    <w:rsid w:val="00957287"/>
    <w:rsid w:val="00957679"/>
    <w:rsid w:val="00960039"/>
    <w:rsid w:val="00960266"/>
    <w:rsid w:val="009602C0"/>
    <w:rsid w:val="00960641"/>
    <w:rsid w:val="00960665"/>
    <w:rsid w:val="00960FCA"/>
    <w:rsid w:val="00962025"/>
    <w:rsid w:val="00962277"/>
    <w:rsid w:val="00962A69"/>
    <w:rsid w:val="00963149"/>
    <w:rsid w:val="00964181"/>
    <w:rsid w:val="009644D0"/>
    <w:rsid w:val="00966C25"/>
    <w:rsid w:val="00967F32"/>
    <w:rsid w:val="009705E2"/>
    <w:rsid w:val="0097286A"/>
    <w:rsid w:val="00973BA7"/>
    <w:rsid w:val="00974315"/>
    <w:rsid w:val="00974ACF"/>
    <w:rsid w:val="00975650"/>
    <w:rsid w:val="00975A53"/>
    <w:rsid w:val="00976849"/>
    <w:rsid w:val="0097723A"/>
    <w:rsid w:val="00977264"/>
    <w:rsid w:val="0097769D"/>
    <w:rsid w:val="00981128"/>
    <w:rsid w:val="009812F3"/>
    <w:rsid w:val="009814BF"/>
    <w:rsid w:val="009817C4"/>
    <w:rsid w:val="00981AE2"/>
    <w:rsid w:val="009822AF"/>
    <w:rsid w:val="009824E7"/>
    <w:rsid w:val="0098410F"/>
    <w:rsid w:val="009846D4"/>
    <w:rsid w:val="00984A7E"/>
    <w:rsid w:val="00985055"/>
    <w:rsid w:val="0098785F"/>
    <w:rsid w:val="00987CFB"/>
    <w:rsid w:val="00990296"/>
    <w:rsid w:val="00990368"/>
    <w:rsid w:val="0099195E"/>
    <w:rsid w:val="00991AC1"/>
    <w:rsid w:val="00991B4E"/>
    <w:rsid w:val="0099202E"/>
    <w:rsid w:val="009924EF"/>
    <w:rsid w:val="0099250F"/>
    <w:rsid w:val="00992C0D"/>
    <w:rsid w:val="00992EAD"/>
    <w:rsid w:val="009933AE"/>
    <w:rsid w:val="00993531"/>
    <w:rsid w:val="00993FB3"/>
    <w:rsid w:val="009940CD"/>
    <w:rsid w:val="009941D4"/>
    <w:rsid w:val="009947FB"/>
    <w:rsid w:val="00994BFE"/>
    <w:rsid w:val="0099529C"/>
    <w:rsid w:val="00995AE0"/>
    <w:rsid w:val="009960D6"/>
    <w:rsid w:val="00996F89"/>
    <w:rsid w:val="009977C1"/>
    <w:rsid w:val="00997854"/>
    <w:rsid w:val="00997D37"/>
    <w:rsid w:val="00997E39"/>
    <w:rsid w:val="009A0053"/>
    <w:rsid w:val="009A08DA"/>
    <w:rsid w:val="009A1CBE"/>
    <w:rsid w:val="009A2047"/>
    <w:rsid w:val="009A2662"/>
    <w:rsid w:val="009A2C14"/>
    <w:rsid w:val="009A35C8"/>
    <w:rsid w:val="009A37CE"/>
    <w:rsid w:val="009A3926"/>
    <w:rsid w:val="009A4798"/>
    <w:rsid w:val="009A50DA"/>
    <w:rsid w:val="009A56A1"/>
    <w:rsid w:val="009A5B9A"/>
    <w:rsid w:val="009A5C9E"/>
    <w:rsid w:val="009A65BB"/>
    <w:rsid w:val="009A6777"/>
    <w:rsid w:val="009A6A80"/>
    <w:rsid w:val="009A7627"/>
    <w:rsid w:val="009B007C"/>
    <w:rsid w:val="009B1097"/>
    <w:rsid w:val="009B15E4"/>
    <w:rsid w:val="009B1721"/>
    <w:rsid w:val="009B174D"/>
    <w:rsid w:val="009B1C18"/>
    <w:rsid w:val="009B1C23"/>
    <w:rsid w:val="009B2082"/>
    <w:rsid w:val="009B211F"/>
    <w:rsid w:val="009B3144"/>
    <w:rsid w:val="009B388D"/>
    <w:rsid w:val="009B443B"/>
    <w:rsid w:val="009B47E9"/>
    <w:rsid w:val="009B492A"/>
    <w:rsid w:val="009B4E72"/>
    <w:rsid w:val="009B50FA"/>
    <w:rsid w:val="009B63F9"/>
    <w:rsid w:val="009B67C2"/>
    <w:rsid w:val="009B7BC5"/>
    <w:rsid w:val="009C01DD"/>
    <w:rsid w:val="009C0DC2"/>
    <w:rsid w:val="009C23B1"/>
    <w:rsid w:val="009C2864"/>
    <w:rsid w:val="009C2B09"/>
    <w:rsid w:val="009C481D"/>
    <w:rsid w:val="009C5CDA"/>
    <w:rsid w:val="009C5E31"/>
    <w:rsid w:val="009C705D"/>
    <w:rsid w:val="009D027A"/>
    <w:rsid w:val="009D063C"/>
    <w:rsid w:val="009D0A1F"/>
    <w:rsid w:val="009D0C71"/>
    <w:rsid w:val="009D0DBD"/>
    <w:rsid w:val="009D14EE"/>
    <w:rsid w:val="009D226A"/>
    <w:rsid w:val="009D2DEE"/>
    <w:rsid w:val="009D37A8"/>
    <w:rsid w:val="009D400F"/>
    <w:rsid w:val="009D401A"/>
    <w:rsid w:val="009D4971"/>
    <w:rsid w:val="009D4E05"/>
    <w:rsid w:val="009D527D"/>
    <w:rsid w:val="009D5AC3"/>
    <w:rsid w:val="009D5D07"/>
    <w:rsid w:val="009D7281"/>
    <w:rsid w:val="009D7BD6"/>
    <w:rsid w:val="009E0967"/>
    <w:rsid w:val="009E1259"/>
    <w:rsid w:val="009E1A70"/>
    <w:rsid w:val="009E1B5A"/>
    <w:rsid w:val="009E22DA"/>
    <w:rsid w:val="009E2824"/>
    <w:rsid w:val="009E2D41"/>
    <w:rsid w:val="009E2E58"/>
    <w:rsid w:val="009E3B1C"/>
    <w:rsid w:val="009E4650"/>
    <w:rsid w:val="009E4A9A"/>
    <w:rsid w:val="009E4C07"/>
    <w:rsid w:val="009E5511"/>
    <w:rsid w:val="009E55DD"/>
    <w:rsid w:val="009E56B5"/>
    <w:rsid w:val="009E584E"/>
    <w:rsid w:val="009E5985"/>
    <w:rsid w:val="009E6FA8"/>
    <w:rsid w:val="009E7F77"/>
    <w:rsid w:val="009F0E22"/>
    <w:rsid w:val="009F1056"/>
    <w:rsid w:val="009F166A"/>
    <w:rsid w:val="009F1809"/>
    <w:rsid w:val="009F2205"/>
    <w:rsid w:val="009F248D"/>
    <w:rsid w:val="009F2CD2"/>
    <w:rsid w:val="009F3F56"/>
    <w:rsid w:val="009F410F"/>
    <w:rsid w:val="009F41BD"/>
    <w:rsid w:val="009F4C2F"/>
    <w:rsid w:val="009F51C5"/>
    <w:rsid w:val="009F530D"/>
    <w:rsid w:val="009F6420"/>
    <w:rsid w:val="009F758B"/>
    <w:rsid w:val="009F7C76"/>
    <w:rsid w:val="00A00488"/>
    <w:rsid w:val="00A006F4"/>
    <w:rsid w:val="00A00902"/>
    <w:rsid w:val="00A00E17"/>
    <w:rsid w:val="00A0182B"/>
    <w:rsid w:val="00A01B58"/>
    <w:rsid w:val="00A01D48"/>
    <w:rsid w:val="00A02919"/>
    <w:rsid w:val="00A03551"/>
    <w:rsid w:val="00A03AED"/>
    <w:rsid w:val="00A03BD8"/>
    <w:rsid w:val="00A05FBA"/>
    <w:rsid w:val="00A06160"/>
    <w:rsid w:val="00A10DE6"/>
    <w:rsid w:val="00A11B0C"/>
    <w:rsid w:val="00A1216E"/>
    <w:rsid w:val="00A12BAE"/>
    <w:rsid w:val="00A12F82"/>
    <w:rsid w:val="00A1330A"/>
    <w:rsid w:val="00A137EF"/>
    <w:rsid w:val="00A13D71"/>
    <w:rsid w:val="00A14635"/>
    <w:rsid w:val="00A14E5F"/>
    <w:rsid w:val="00A15213"/>
    <w:rsid w:val="00A1597C"/>
    <w:rsid w:val="00A168DB"/>
    <w:rsid w:val="00A16A2E"/>
    <w:rsid w:val="00A16B39"/>
    <w:rsid w:val="00A17091"/>
    <w:rsid w:val="00A17BA9"/>
    <w:rsid w:val="00A20A89"/>
    <w:rsid w:val="00A20C24"/>
    <w:rsid w:val="00A20C90"/>
    <w:rsid w:val="00A20D07"/>
    <w:rsid w:val="00A21686"/>
    <w:rsid w:val="00A2176A"/>
    <w:rsid w:val="00A223CD"/>
    <w:rsid w:val="00A240DD"/>
    <w:rsid w:val="00A24275"/>
    <w:rsid w:val="00A24C21"/>
    <w:rsid w:val="00A24EEB"/>
    <w:rsid w:val="00A250F8"/>
    <w:rsid w:val="00A25B0F"/>
    <w:rsid w:val="00A2614B"/>
    <w:rsid w:val="00A26644"/>
    <w:rsid w:val="00A26716"/>
    <w:rsid w:val="00A271D4"/>
    <w:rsid w:val="00A27592"/>
    <w:rsid w:val="00A279E7"/>
    <w:rsid w:val="00A27BB1"/>
    <w:rsid w:val="00A304BF"/>
    <w:rsid w:val="00A30899"/>
    <w:rsid w:val="00A30F5D"/>
    <w:rsid w:val="00A31045"/>
    <w:rsid w:val="00A32029"/>
    <w:rsid w:val="00A320BD"/>
    <w:rsid w:val="00A32EF5"/>
    <w:rsid w:val="00A33462"/>
    <w:rsid w:val="00A338A7"/>
    <w:rsid w:val="00A33AA5"/>
    <w:rsid w:val="00A33EED"/>
    <w:rsid w:val="00A343D5"/>
    <w:rsid w:val="00A344A8"/>
    <w:rsid w:val="00A34707"/>
    <w:rsid w:val="00A34857"/>
    <w:rsid w:val="00A35440"/>
    <w:rsid w:val="00A3561E"/>
    <w:rsid w:val="00A35835"/>
    <w:rsid w:val="00A359FE"/>
    <w:rsid w:val="00A35E94"/>
    <w:rsid w:val="00A36329"/>
    <w:rsid w:val="00A368BA"/>
    <w:rsid w:val="00A3740E"/>
    <w:rsid w:val="00A3747D"/>
    <w:rsid w:val="00A37902"/>
    <w:rsid w:val="00A4034E"/>
    <w:rsid w:val="00A40782"/>
    <w:rsid w:val="00A40DE4"/>
    <w:rsid w:val="00A41712"/>
    <w:rsid w:val="00A41891"/>
    <w:rsid w:val="00A41987"/>
    <w:rsid w:val="00A41BB6"/>
    <w:rsid w:val="00A42270"/>
    <w:rsid w:val="00A425C9"/>
    <w:rsid w:val="00A42CC2"/>
    <w:rsid w:val="00A42D5C"/>
    <w:rsid w:val="00A4303E"/>
    <w:rsid w:val="00A43480"/>
    <w:rsid w:val="00A438CD"/>
    <w:rsid w:val="00A446BD"/>
    <w:rsid w:val="00A44D07"/>
    <w:rsid w:val="00A45BF5"/>
    <w:rsid w:val="00A46B23"/>
    <w:rsid w:val="00A4760D"/>
    <w:rsid w:val="00A47F3C"/>
    <w:rsid w:val="00A47FD2"/>
    <w:rsid w:val="00A5065B"/>
    <w:rsid w:val="00A50C6F"/>
    <w:rsid w:val="00A510C0"/>
    <w:rsid w:val="00A51274"/>
    <w:rsid w:val="00A51535"/>
    <w:rsid w:val="00A51CCE"/>
    <w:rsid w:val="00A522F5"/>
    <w:rsid w:val="00A52DB1"/>
    <w:rsid w:val="00A530A4"/>
    <w:rsid w:val="00A53A88"/>
    <w:rsid w:val="00A53F3F"/>
    <w:rsid w:val="00A542C5"/>
    <w:rsid w:val="00A54722"/>
    <w:rsid w:val="00A54D99"/>
    <w:rsid w:val="00A55BE0"/>
    <w:rsid w:val="00A55DCE"/>
    <w:rsid w:val="00A56072"/>
    <w:rsid w:val="00A561CB"/>
    <w:rsid w:val="00A56302"/>
    <w:rsid w:val="00A56DF4"/>
    <w:rsid w:val="00A6010E"/>
    <w:rsid w:val="00A601B0"/>
    <w:rsid w:val="00A60B29"/>
    <w:rsid w:val="00A610E4"/>
    <w:rsid w:val="00A61AAA"/>
    <w:rsid w:val="00A61DE6"/>
    <w:rsid w:val="00A61FFF"/>
    <w:rsid w:val="00A63A69"/>
    <w:rsid w:val="00A64AC2"/>
    <w:rsid w:val="00A64B29"/>
    <w:rsid w:val="00A65641"/>
    <w:rsid w:val="00A66680"/>
    <w:rsid w:val="00A671B2"/>
    <w:rsid w:val="00A67EDC"/>
    <w:rsid w:val="00A67EE7"/>
    <w:rsid w:val="00A70661"/>
    <w:rsid w:val="00A7068C"/>
    <w:rsid w:val="00A70913"/>
    <w:rsid w:val="00A70A45"/>
    <w:rsid w:val="00A717F3"/>
    <w:rsid w:val="00A72961"/>
    <w:rsid w:val="00A74141"/>
    <w:rsid w:val="00A744C6"/>
    <w:rsid w:val="00A74611"/>
    <w:rsid w:val="00A74618"/>
    <w:rsid w:val="00A74BED"/>
    <w:rsid w:val="00A74E78"/>
    <w:rsid w:val="00A7520A"/>
    <w:rsid w:val="00A75644"/>
    <w:rsid w:val="00A761FE"/>
    <w:rsid w:val="00A76773"/>
    <w:rsid w:val="00A7686C"/>
    <w:rsid w:val="00A80543"/>
    <w:rsid w:val="00A80A63"/>
    <w:rsid w:val="00A81EB3"/>
    <w:rsid w:val="00A821C3"/>
    <w:rsid w:val="00A821EA"/>
    <w:rsid w:val="00A82568"/>
    <w:rsid w:val="00A82B3A"/>
    <w:rsid w:val="00A8321A"/>
    <w:rsid w:val="00A837B4"/>
    <w:rsid w:val="00A83802"/>
    <w:rsid w:val="00A84BA2"/>
    <w:rsid w:val="00A85C4C"/>
    <w:rsid w:val="00A90113"/>
    <w:rsid w:val="00A9056F"/>
    <w:rsid w:val="00A90705"/>
    <w:rsid w:val="00A909E4"/>
    <w:rsid w:val="00A90D20"/>
    <w:rsid w:val="00A92834"/>
    <w:rsid w:val="00A93482"/>
    <w:rsid w:val="00A93499"/>
    <w:rsid w:val="00A93E44"/>
    <w:rsid w:val="00A94056"/>
    <w:rsid w:val="00A94586"/>
    <w:rsid w:val="00A95053"/>
    <w:rsid w:val="00A9572E"/>
    <w:rsid w:val="00A969E6"/>
    <w:rsid w:val="00A9757F"/>
    <w:rsid w:val="00A97878"/>
    <w:rsid w:val="00A97B22"/>
    <w:rsid w:val="00A97F37"/>
    <w:rsid w:val="00AA048A"/>
    <w:rsid w:val="00AA05B8"/>
    <w:rsid w:val="00AA1811"/>
    <w:rsid w:val="00AA1B41"/>
    <w:rsid w:val="00AA2071"/>
    <w:rsid w:val="00AA207D"/>
    <w:rsid w:val="00AA23D0"/>
    <w:rsid w:val="00AA2A6B"/>
    <w:rsid w:val="00AA2B97"/>
    <w:rsid w:val="00AA2F5F"/>
    <w:rsid w:val="00AA3916"/>
    <w:rsid w:val="00AA3E5C"/>
    <w:rsid w:val="00AA487B"/>
    <w:rsid w:val="00AA4C3B"/>
    <w:rsid w:val="00AA5281"/>
    <w:rsid w:val="00AA5298"/>
    <w:rsid w:val="00AB18F7"/>
    <w:rsid w:val="00AB1A00"/>
    <w:rsid w:val="00AB212E"/>
    <w:rsid w:val="00AB2936"/>
    <w:rsid w:val="00AB2B15"/>
    <w:rsid w:val="00AB3821"/>
    <w:rsid w:val="00AB3ED7"/>
    <w:rsid w:val="00AB464A"/>
    <w:rsid w:val="00AB4A14"/>
    <w:rsid w:val="00AB4E55"/>
    <w:rsid w:val="00AB4E7D"/>
    <w:rsid w:val="00AB5284"/>
    <w:rsid w:val="00AB5935"/>
    <w:rsid w:val="00AB60D7"/>
    <w:rsid w:val="00AB615B"/>
    <w:rsid w:val="00AB6215"/>
    <w:rsid w:val="00AB75F6"/>
    <w:rsid w:val="00AB7ADB"/>
    <w:rsid w:val="00AB7F34"/>
    <w:rsid w:val="00AC0A71"/>
    <w:rsid w:val="00AC0A72"/>
    <w:rsid w:val="00AC289F"/>
    <w:rsid w:val="00AC2F1B"/>
    <w:rsid w:val="00AC36DB"/>
    <w:rsid w:val="00AC3832"/>
    <w:rsid w:val="00AC3DB3"/>
    <w:rsid w:val="00AC4124"/>
    <w:rsid w:val="00AC42DB"/>
    <w:rsid w:val="00AC4BBA"/>
    <w:rsid w:val="00AC5E78"/>
    <w:rsid w:val="00AC61AB"/>
    <w:rsid w:val="00AC61E0"/>
    <w:rsid w:val="00AC6556"/>
    <w:rsid w:val="00AC6F66"/>
    <w:rsid w:val="00AC70E6"/>
    <w:rsid w:val="00AC79EB"/>
    <w:rsid w:val="00AC7E86"/>
    <w:rsid w:val="00AD08BA"/>
    <w:rsid w:val="00AD0EC0"/>
    <w:rsid w:val="00AD192D"/>
    <w:rsid w:val="00AD28D4"/>
    <w:rsid w:val="00AD29EC"/>
    <w:rsid w:val="00AD3E70"/>
    <w:rsid w:val="00AD4B40"/>
    <w:rsid w:val="00AD593B"/>
    <w:rsid w:val="00AD5C4F"/>
    <w:rsid w:val="00AD5D87"/>
    <w:rsid w:val="00AD615B"/>
    <w:rsid w:val="00AD63BA"/>
    <w:rsid w:val="00AD640D"/>
    <w:rsid w:val="00AD69EF"/>
    <w:rsid w:val="00AD7814"/>
    <w:rsid w:val="00AD79AD"/>
    <w:rsid w:val="00AD7ECB"/>
    <w:rsid w:val="00AE06FF"/>
    <w:rsid w:val="00AE1116"/>
    <w:rsid w:val="00AE1C03"/>
    <w:rsid w:val="00AE2605"/>
    <w:rsid w:val="00AE3D3C"/>
    <w:rsid w:val="00AE3E76"/>
    <w:rsid w:val="00AE4525"/>
    <w:rsid w:val="00AE486D"/>
    <w:rsid w:val="00AE4DF8"/>
    <w:rsid w:val="00AE54D8"/>
    <w:rsid w:val="00AE589F"/>
    <w:rsid w:val="00AE6B9A"/>
    <w:rsid w:val="00AE6E94"/>
    <w:rsid w:val="00AE7001"/>
    <w:rsid w:val="00AE705A"/>
    <w:rsid w:val="00AE7748"/>
    <w:rsid w:val="00AE7915"/>
    <w:rsid w:val="00AE7A44"/>
    <w:rsid w:val="00AF08A1"/>
    <w:rsid w:val="00AF0CB1"/>
    <w:rsid w:val="00AF172E"/>
    <w:rsid w:val="00AF18B3"/>
    <w:rsid w:val="00AF1B20"/>
    <w:rsid w:val="00AF1DC8"/>
    <w:rsid w:val="00AF2550"/>
    <w:rsid w:val="00AF25B9"/>
    <w:rsid w:val="00AF283B"/>
    <w:rsid w:val="00AF2E0E"/>
    <w:rsid w:val="00AF2E8D"/>
    <w:rsid w:val="00AF48AA"/>
    <w:rsid w:val="00AF56C6"/>
    <w:rsid w:val="00AF7882"/>
    <w:rsid w:val="00B00647"/>
    <w:rsid w:val="00B00B3E"/>
    <w:rsid w:val="00B0116E"/>
    <w:rsid w:val="00B01463"/>
    <w:rsid w:val="00B01A13"/>
    <w:rsid w:val="00B01A41"/>
    <w:rsid w:val="00B01B98"/>
    <w:rsid w:val="00B01EE9"/>
    <w:rsid w:val="00B02064"/>
    <w:rsid w:val="00B023EE"/>
    <w:rsid w:val="00B02D7D"/>
    <w:rsid w:val="00B03591"/>
    <w:rsid w:val="00B03C6D"/>
    <w:rsid w:val="00B055F9"/>
    <w:rsid w:val="00B058BA"/>
    <w:rsid w:val="00B05B1B"/>
    <w:rsid w:val="00B05BD7"/>
    <w:rsid w:val="00B07339"/>
    <w:rsid w:val="00B0761F"/>
    <w:rsid w:val="00B07F51"/>
    <w:rsid w:val="00B10006"/>
    <w:rsid w:val="00B11BA3"/>
    <w:rsid w:val="00B1280A"/>
    <w:rsid w:val="00B130B3"/>
    <w:rsid w:val="00B142A4"/>
    <w:rsid w:val="00B16988"/>
    <w:rsid w:val="00B16B60"/>
    <w:rsid w:val="00B16CF3"/>
    <w:rsid w:val="00B174C3"/>
    <w:rsid w:val="00B176E1"/>
    <w:rsid w:val="00B17B3F"/>
    <w:rsid w:val="00B17DA7"/>
    <w:rsid w:val="00B200A4"/>
    <w:rsid w:val="00B20223"/>
    <w:rsid w:val="00B2089C"/>
    <w:rsid w:val="00B20CC4"/>
    <w:rsid w:val="00B21696"/>
    <w:rsid w:val="00B21765"/>
    <w:rsid w:val="00B21778"/>
    <w:rsid w:val="00B21AD1"/>
    <w:rsid w:val="00B22C2E"/>
    <w:rsid w:val="00B23B84"/>
    <w:rsid w:val="00B23B9B"/>
    <w:rsid w:val="00B24385"/>
    <w:rsid w:val="00B2477F"/>
    <w:rsid w:val="00B24E4C"/>
    <w:rsid w:val="00B25963"/>
    <w:rsid w:val="00B25D43"/>
    <w:rsid w:val="00B263D8"/>
    <w:rsid w:val="00B26DBF"/>
    <w:rsid w:val="00B26F86"/>
    <w:rsid w:val="00B2783C"/>
    <w:rsid w:val="00B304C3"/>
    <w:rsid w:val="00B30F5C"/>
    <w:rsid w:val="00B31A3D"/>
    <w:rsid w:val="00B35BA2"/>
    <w:rsid w:val="00B36A6C"/>
    <w:rsid w:val="00B36D02"/>
    <w:rsid w:val="00B371E1"/>
    <w:rsid w:val="00B37326"/>
    <w:rsid w:val="00B40BC1"/>
    <w:rsid w:val="00B40D8E"/>
    <w:rsid w:val="00B42AF5"/>
    <w:rsid w:val="00B43579"/>
    <w:rsid w:val="00B436AE"/>
    <w:rsid w:val="00B44511"/>
    <w:rsid w:val="00B44AEA"/>
    <w:rsid w:val="00B45ED1"/>
    <w:rsid w:val="00B46599"/>
    <w:rsid w:val="00B46F6E"/>
    <w:rsid w:val="00B4793B"/>
    <w:rsid w:val="00B5085D"/>
    <w:rsid w:val="00B513AB"/>
    <w:rsid w:val="00B5188C"/>
    <w:rsid w:val="00B5373C"/>
    <w:rsid w:val="00B53915"/>
    <w:rsid w:val="00B53B6F"/>
    <w:rsid w:val="00B53D0F"/>
    <w:rsid w:val="00B53E05"/>
    <w:rsid w:val="00B5517A"/>
    <w:rsid w:val="00B558D0"/>
    <w:rsid w:val="00B564FC"/>
    <w:rsid w:val="00B5675F"/>
    <w:rsid w:val="00B56D14"/>
    <w:rsid w:val="00B57230"/>
    <w:rsid w:val="00B6129A"/>
    <w:rsid w:val="00B61C18"/>
    <w:rsid w:val="00B61DEF"/>
    <w:rsid w:val="00B61E82"/>
    <w:rsid w:val="00B6261F"/>
    <w:rsid w:val="00B62EEA"/>
    <w:rsid w:val="00B63584"/>
    <w:rsid w:val="00B63639"/>
    <w:rsid w:val="00B63714"/>
    <w:rsid w:val="00B639C5"/>
    <w:rsid w:val="00B64358"/>
    <w:rsid w:val="00B649DB"/>
    <w:rsid w:val="00B64BAB"/>
    <w:rsid w:val="00B65C04"/>
    <w:rsid w:val="00B65F33"/>
    <w:rsid w:val="00B661B0"/>
    <w:rsid w:val="00B66857"/>
    <w:rsid w:val="00B668FC"/>
    <w:rsid w:val="00B676B6"/>
    <w:rsid w:val="00B67AD4"/>
    <w:rsid w:val="00B701A2"/>
    <w:rsid w:val="00B7064C"/>
    <w:rsid w:val="00B70A63"/>
    <w:rsid w:val="00B70BAA"/>
    <w:rsid w:val="00B70D3A"/>
    <w:rsid w:val="00B74043"/>
    <w:rsid w:val="00B74332"/>
    <w:rsid w:val="00B7485E"/>
    <w:rsid w:val="00B74EE1"/>
    <w:rsid w:val="00B76257"/>
    <w:rsid w:val="00B764A2"/>
    <w:rsid w:val="00B76BD9"/>
    <w:rsid w:val="00B77407"/>
    <w:rsid w:val="00B77482"/>
    <w:rsid w:val="00B77722"/>
    <w:rsid w:val="00B800F3"/>
    <w:rsid w:val="00B80D22"/>
    <w:rsid w:val="00B8141D"/>
    <w:rsid w:val="00B815B5"/>
    <w:rsid w:val="00B815E5"/>
    <w:rsid w:val="00B81ACA"/>
    <w:rsid w:val="00B81BDB"/>
    <w:rsid w:val="00B821C9"/>
    <w:rsid w:val="00B821EE"/>
    <w:rsid w:val="00B82235"/>
    <w:rsid w:val="00B82250"/>
    <w:rsid w:val="00B8225C"/>
    <w:rsid w:val="00B82370"/>
    <w:rsid w:val="00B8278D"/>
    <w:rsid w:val="00B82D33"/>
    <w:rsid w:val="00B82DD4"/>
    <w:rsid w:val="00B83421"/>
    <w:rsid w:val="00B83B02"/>
    <w:rsid w:val="00B844CB"/>
    <w:rsid w:val="00B846C6"/>
    <w:rsid w:val="00B847DD"/>
    <w:rsid w:val="00B8607A"/>
    <w:rsid w:val="00B86247"/>
    <w:rsid w:val="00B863FB"/>
    <w:rsid w:val="00B86713"/>
    <w:rsid w:val="00B86740"/>
    <w:rsid w:val="00B86AF3"/>
    <w:rsid w:val="00B8745D"/>
    <w:rsid w:val="00B876C3"/>
    <w:rsid w:val="00B87DC4"/>
    <w:rsid w:val="00B901EF"/>
    <w:rsid w:val="00B917EC"/>
    <w:rsid w:val="00B92856"/>
    <w:rsid w:val="00B93671"/>
    <w:rsid w:val="00B938EA"/>
    <w:rsid w:val="00B938F6"/>
    <w:rsid w:val="00B93911"/>
    <w:rsid w:val="00B93B7D"/>
    <w:rsid w:val="00B93CFC"/>
    <w:rsid w:val="00B93E8F"/>
    <w:rsid w:val="00B94830"/>
    <w:rsid w:val="00B9498F"/>
    <w:rsid w:val="00B95D73"/>
    <w:rsid w:val="00B9601A"/>
    <w:rsid w:val="00B96DB0"/>
    <w:rsid w:val="00B97387"/>
    <w:rsid w:val="00B97745"/>
    <w:rsid w:val="00B97E2E"/>
    <w:rsid w:val="00BA0280"/>
    <w:rsid w:val="00BA06A3"/>
    <w:rsid w:val="00BA08FB"/>
    <w:rsid w:val="00BA0D38"/>
    <w:rsid w:val="00BA1815"/>
    <w:rsid w:val="00BA1E17"/>
    <w:rsid w:val="00BA1EDB"/>
    <w:rsid w:val="00BA24A3"/>
    <w:rsid w:val="00BA2A83"/>
    <w:rsid w:val="00BA2D0D"/>
    <w:rsid w:val="00BA31A7"/>
    <w:rsid w:val="00BA3B0D"/>
    <w:rsid w:val="00BA451C"/>
    <w:rsid w:val="00BA4F08"/>
    <w:rsid w:val="00BA5188"/>
    <w:rsid w:val="00BA520C"/>
    <w:rsid w:val="00BA5269"/>
    <w:rsid w:val="00BA53F0"/>
    <w:rsid w:val="00BA59DD"/>
    <w:rsid w:val="00BA5F6D"/>
    <w:rsid w:val="00BA7981"/>
    <w:rsid w:val="00BB0247"/>
    <w:rsid w:val="00BB0401"/>
    <w:rsid w:val="00BB0424"/>
    <w:rsid w:val="00BB0430"/>
    <w:rsid w:val="00BB0B96"/>
    <w:rsid w:val="00BB1744"/>
    <w:rsid w:val="00BB1DA5"/>
    <w:rsid w:val="00BB1DBD"/>
    <w:rsid w:val="00BB34F3"/>
    <w:rsid w:val="00BB4654"/>
    <w:rsid w:val="00BB4ED6"/>
    <w:rsid w:val="00BB54D7"/>
    <w:rsid w:val="00BB54E9"/>
    <w:rsid w:val="00BB5FEB"/>
    <w:rsid w:val="00BB62C2"/>
    <w:rsid w:val="00BB6903"/>
    <w:rsid w:val="00BB74ED"/>
    <w:rsid w:val="00BB7956"/>
    <w:rsid w:val="00BB7DF3"/>
    <w:rsid w:val="00BC0343"/>
    <w:rsid w:val="00BC05E9"/>
    <w:rsid w:val="00BC1DB3"/>
    <w:rsid w:val="00BC1FD6"/>
    <w:rsid w:val="00BC2824"/>
    <w:rsid w:val="00BC2F27"/>
    <w:rsid w:val="00BC3DF6"/>
    <w:rsid w:val="00BC3E82"/>
    <w:rsid w:val="00BC48BD"/>
    <w:rsid w:val="00BC4DCA"/>
    <w:rsid w:val="00BC4F98"/>
    <w:rsid w:val="00BC52D5"/>
    <w:rsid w:val="00BC5614"/>
    <w:rsid w:val="00BC5A84"/>
    <w:rsid w:val="00BC60CC"/>
    <w:rsid w:val="00BC6458"/>
    <w:rsid w:val="00BC686E"/>
    <w:rsid w:val="00BD0BC1"/>
    <w:rsid w:val="00BD0E0E"/>
    <w:rsid w:val="00BD11CC"/>
    <w:rsid w:val="00BD1217"/>
    <w:rsid w:val="00BD19E0"/>
    <w:rsid w:val="00BD2609"/>
    <w:rsid w:val="00BD2D2C"/>
    <w:rsid w:val="00BD2FCD"/>
    <w:rsid w:val="00BD4B60"/>
    <w:rsid w:val="00BD4F7B"/>
    <w:rsid w:val="00BD5126"/>
    <w:rsid w:val="00BD52B6"/>
    <w:rsid w:val="00BD5494"/>
    <w:rsid w:val="00BD54A7"/>
    <w:rsid w:val="00BD619E"/>
    <w:rsid w:val="00BE015C"/>
    <w:rsid w:val="00BE143E"/>
    <w:rsid w:val="00BE169F"/>
    <w:rsid w:val="00BE1BAD"/>
    <w:rsid w:val="00BE29D1"/>
    <w:rsid w:val="00BE34EB"/>
    <w:rsid w:val="00BE388F"/>
    <w:rsid w:val="00BE449F"/>
    <w:rsid w:val="00BE47A4"/>
    <w:rsid w:val="00BE5853"/>
    <w:rsid w:val="00BE5DF5"/>
    <w:rsid w:val="00BE5E1B"/>
    <w:rsid w:val="00BE64CE"/>
    <w:rsid w:val="00BE6CDA"/>
    <w:rsid w:val="00BE71AA"/>
    <w:rsid w:val="00BF06D8"/>
    <w:rsid w:val="00BF15CC"/>
    <w:rsid w:val="00BF1A22"/>
    <w:rsid w:val="00BF20EA"/>
    <w:rsid w:val="00BF21EA"/>
    <w:rsid w:val="00BF22FC"/>
    <w:rsid w:val="00BF2AEF"/>
    <w:rsid w:val="00BF2F8D"/>
    <w:rsid w:val="00BF3057"/>
    <w:rsid w:val="00BF3445"/>
    <w:rsid w:val="00BF3F50"/>
    <w:rsid w:val="00BF4EA8"/>
    <w:rsid w:val="00BF5552"/>
    <w:rsid w:val="00BF6435"/>
    <w:rsid w:val="00BF66B5"/>
    <w:rsid w:val="00BF7A32"/>
    <w:rsid w:val="00BF7C4A"/>
    <w:rsid w:val="00BF7C5C"/>
    <w:rsid w:val="00C00101"/>
    <w:rsid w:val="00C002FB"/>
    <w:rsid w:val="00C004C9"/>
    <w:rsid w:val="00C02049"/>
    <w:rsid w:val="00C02960"/>
    <w:rsid w:val="00C02E0E"/>
    <w:rsid w:val="00C033C8"/>
    <w:rsid w:val="00C03AF1"/>
    <w:rsid w:val="00C040EB"/>
    <w:rsid w:val="00C04E5F"/>
    <w:rsid w:val="00C04FE7"/>
    <w:rsid w:val="00C052F5"/>
    <w:rsid w:val="00C0626D"/>
    <w:rsid w:val="00C0645E"/>
    <w:rsid w:val="00C06C81"/>
    <w:rsid w:val="00C10A54"/>
    <w:rsid w:val="00C10FE4"/>
    <w:rsid w:val="00C111DF"/>
    <w:rsid w:val="00C120F0"/>
    <w:rsid w:val="00C121BA"/>
    <w:rsid w:val="00C12718"/>
    <w:rsid w:val="00C134C5"/>
    <w:rsid w:val="00C13706"/>
    <w:rsid w:val="00C1374A"/>
    <w:rsid w:val="00C13EEC"/>
    <w:rsid w:val="00C140B3"/>
    <w:rsid w:val="00C14E78"/>
    <w:rsid w:val="00C15737"/>
    <w:rsid w:val="00C15D58"/>
    <w:rsid w:val="00C16391"/>
    <w:rsid w:val="00C16773"/>
    <w:rsid w:val="00C16FED"/>
    <w:rsid w:val="00C17BC4"/>
    <w:rsid w:val="00C17F92"/>
    <w:rsid w:val="00C208C8"/>
    <w:rsid w:val="00C20AAE"/>
    <w:rsid w:val="00C2104B"/>
    <w:rsid w:val="00C212F4"/>
    <w:rsid w:val="00C21EE9"/>
    <w:rsid w:val="00C22213"/>
    <w:rsid w:val="00C2226E"/>
    <w:rsid w:val="00C22A6F"/>
    <w:rsid w:val="00C23760"/>
    <w:rsid w:val="00C237A2"/>
    <w:rsid w:val="00C244A1"/>
    <w:rsid w:val="00C25568"/>
    <w:rsid w:val="00C25833"/>
    <w:rsid w:val="00C25F16"/>
    <w:rsid w:val="00C262E2"/>
    <w:rsid w:val="00C26548"/>
    <w:rsid w:val="00C271B6"/>
    <w:rsid w:val="00C3006B"/>
    <w:rsid w:val="00C3039F"/>
    <w:rsid w:val="00C30F52"/>
    <w:rsid w:val="00C31925"/>
    <w:rsid w:val="00C3242E"/>
    <w:rsid w:val="00C33716"/>
    <w:rsid w:val="00C339F4"/>
    <w:rsid w:val="00C346B1"/>
    <w:rsid w:val="00C35721"/>
    <w:rsid w:val="00C3610B"/>
    <w:rsid w:val="00C362D4"/>
    <w:rsid w:val="00C36D31"/>
    <w:rsid w:val="00C37150"/>
    <w:rsid w:val="00C371EE"/>
    <w:rsid w:val="00C3756F"/>
    <w:rsid w:val="00C37C81"/>
    <w:rsid w:val="00C40735"/>
    <w:rsid w:val="00C418E9"/>
    <w:rsid w:val="00C41D3E"/>
    <w:rsid w:val="00C42332"/>
    <w:rsid w:val="00C42533"/>
    <w:rsid w:val="00C42613"/>
    <w:rsid w:val="00C42AA2"/>
    <w:rsid w:val="00C43122"/>
    <w:rsid w:val="00C43125"/>
    <w:rsid w:val="00C44370"/>
    <w:rsid w:val="00C44CE6"/>
    <w:rsid w:val="00C44D31"/>
    <w:rsid w:val="00C45D87"/>
    <w:rsid w:val="00C46497"/>
    <w:rsid w:val="00C4658C"/>
    <w:rsid w:val="00C465F1"/>
    <w:rsid w:val="00C46ADD"/>
    <w:rsid w:val="00C47D54"/>
    <w:rsid w:val="00C5032A"/>
    <w:rsid w:val="00C507BE"/>
    <w:rsid w:val="00C51184"/>
    <w:rsid w:val="00C51AD6"/>
    <w:rsid w:val="00C531B7"/>
    <w:rsid w:val="00C53607"/>
    <w:rsid w:val="00C54371"/>
    <w:rsid w:val="00C54996"/>
    <w:rsid w:val="00C549D4"/>
    <w:rsid w:val="00C5655D"/>
    <w:rsid w:val="00C56CA8"/>
    <w:rsid w:val="00C5737E"/>
    <w:rsid w:val="00C61B48"/>
    <w:rsid w:val="00C61BAC"/>
    <w:rsid w:val="00C629EE"/>
    <w:rsid w:val="00C62F9E"/>
    <w:rsid w:val="00C63CF3"/>
    <w:rsid w:val="00C6447B"/>
    <w:rsid w:val="00C6498C"/>
    <w:rsid w:val="00C64C58"/>
    <w:rsid w:val="00C64E57"/>
    <w:rsid w:val="00C65572"/>
    <w:rsid w:val="00C65868"/>
    <w:rsid w:val="00C65B28"/>
    <w:rsid w:val="00C66290"/>
    <w:rsid w:val="00C66A98"/>
    <w:rsid w:val="00C66FF1"/>
    <w:rsid w:val="00C673ED"/>
    <w:rsid w:val="00C6740C"/>
    <w:rsid w:val="00C67AC2"/>
    <w:rsid w:val="00C67DCA"/>
    <w:rsid w:val="00C7061E"/>
    <w:rsid w:val="00C70969"/>
    <w:rsid w:val="00C70CC7"/>
    <w:rsid w:val="00C710E9"/>
    <w:rsid w:val="00C71BCE"/>
    <w:rsid w:val="00C71EF8"/>
    <w:rsid w:val="00C721C1"/>
    <w:rsid w:val="00C72DAA"/>
    <w:rsid w:val="00C731F8"/>
    <w:rsid w:val="00C74CE8"/>
    <w:rsid w:val="00C773A8"/>
    <w:rsid w:val="00C7782B"/>
    <w:rsid w:val="00C77979"/>
    <w:rsid w:val="00C80213"/>
    <w:rsid w:val="00C80CCA"/>
    <w:rsid w:val="00C81ABD"/>
    <w:rsid w:val="00C824AD"/>
    <w:rsid w:val="00C82886"/>
    <w:rsid w:val="00C82E8C"/>
    <w:rsid w:val="00C82F52"/>
    <w:rsid w:val="00C832DC"/>
    <w:rsid w:val="00C837E5"/>
    <w:rsid w:val="00C83E6E"/>
    <w:rsid w:val="00C84B29"/>
    <w:rsid w:val="00C85277"/>
    <w:rsid w:val="00C854E4"/>
    <w:rsid w:val="00C856B2"/>
    <w:rsid w:val="00C85988"/>
    <w:rsid w:val="00C85DE6"/>
    <w:rsid w:val="00C85EA7"/>
    <w:rsid w:val="00C86095"/>
    <w:rsid w:val="00C861D2"/>
    <w:rsid w:val="00C8650B"/>
    <w:rsid w:val="00C865F8"/>
    <w:rsid w:val="00C86A54"/>
    <w:rsid w:val="00C870E6"/>
    <w:rsid w:val="00C87380"/>
    <w:rsid w:val="00C87669"/>
    <w:rsid w:val="00C87A4A"/>
    <w:rsid w:val="00C90107"/>
    <w:rsid w:val="00C914FC"/>
    <w:rsid w:val="00C9170B"/>
    <w:rsid w:val="00C91C9B"/>
    <w:rsid w:val="00C91E40"/>
    <w:rsid w:val="00C9280B"/>
    <w:rsid w:val="00C93B3D"/>
    <w:rsid w:val="00C93F84"/>
    <w:rsid w:val="00C9401F"/>
    <w:rsid w:val="00C950B7"/>
    <w:rsid w:val="00C952D0"/>
    <w:rsid w:val="00C954BC"/>
    <w:rsid w:val="00C95A27"/>
    <w:rsid w:val="00C95C66"/>
    <w:rsid w:val="00C96B35"/>
    <w:rsid w:val="00C96CBD"/>
    <w:rsid w:val="00C9737C"/>
    <w:rsid w:val="00C974A7"/>
    <w:rsid w:val="00CA0833"/>
    <w:rsid w:val="00CA0A34"/>
    <w:rsid w:val="00CA1076"/>
    <w:rsid w:val="00CA1861"/>
    <w:rsid w:val="00CA231A"/>
    <w:rsid w:val="00CA2E64"/>
    <w:rsid w:val="00CA3299"/>
    <w:rsid w:val="00CA32D6"/>
    <w:rsid w:val="00CA359E"/>
    <w:rsid w:val="00CA49A5"/>
    <w:rsid w:val="00CA4E05"/>
    <w:rsid w:val="00CA5216"/>
    <w:rsid w:val="00CA5C85"/>
    <w:rsid w:val="00CA676E"/>
    <w:rsid w:val="00CA6C04"/>
    <w:rsid w:val="00CA7924"/>
    <w:rsid w:val="00CB0AEA"/>
    <w:rsid w:val="00CB1BA2"/>
    <w:rsid w:val="00CB1CE3"/>
    <w:rsid w:val="00CB1D0E"/>
    <w:rsid w:val="00CB202A"/>
    <w:rsid w:val="00CB20CB"/>
    <w:rsid w:val="00CB2418"/>
    <w:rsid w:val="00CB2CCD"/>
    <w:rsid w:val="00CB30E4"/>
    <w:rsid w:val="00CB3700"/>
    <w:rsid w:val="00CB3BF0"/>
    <w:rsid w:val="00CB3F53"/>
    <w:rsid w:val="00CB47CD"/>
    <w:rsid w:val="00CB4F71"/>
    <w:rsid w:val="00CB5A44"/>
    <w:rsid w:val="00CB63FF"/>
    <w:rsid w:val="00CB6F38"/>
    <w:rsid w:val="00CB6FC9"/>
    <w:rsid w:val="00CB7106"/>
    <w:rsid w:val="00CB7238"/>
    <w:rsid w:val="00CB7C0B"/>
    <w:rsid w:val="00CC0884"/>
    <w:rsid w:val="00CC1024"/>
    <w:rsid w:val="00CC105F"/>
    <w:rsid w:val="00CC1637"/>
    <w:rsid w:val="00CC16C0"/>
    <w:rsid w:val="00CC3699"/>
    <w:rsid w:val="00CC4BD7"/>
    <w:rsid w:val="00CC512D"/>
    <w:rsid w:val="00CC53C2"/>
    <w:rsid w:val="00CC5FE5"/>
    <w:rsid w:val="00CC614D"/>
    <w:rsid w:val="00CC68CD"/>
    <w:rsid w:val="00CC741C"/>
    <w:rsid w:val="00CC785A"/>
    <w:rsid w:val="00CC7FE9"/>
    <w:rsid w:val="00CD0231"/>
    <w:rsid w:val="00CD0CD8"/>
    <w:rsid w:val="00CD16AB"/>
    <w:rsid w:val="00CD1859"/>
    <w:rsid w:val="00CD1DE6"/>
    <w:rsid w:val="00CD22DC"/>
    <w:rsid w:val="00CD2342"/>
    <w:rsid w:val="00CD399B"/>
    <w:rsid w:val="00CD5A78"/>
    <w:rsid w:val="00CD70BC"/>
    <w:rsid w:val="00CE0E87"/>
    <w:rsid w:val="00CE1FC8"/>
    <w:rsid w:val="00CE2BB8"/>
    <w:rsid w:val="00CE3261"/>
    <w:rsid w:val="00CE3602"/>
    <w:rsid w:val="00CE3661"/>
    <w:rsid w:val="00CE4034"/>
    <w:rsid w:val="00CE4305"/>
    <w:rsid w:val="00CE52FF"/>
    <w:rsid w:val="00CE584C"/>
    <w:rsid w:val="00CE6AD1"/>
    <w:rsid w:val="00CE6C2D"/>
    <w:rsid w:val="00CE74C3"/>
    <w:rsid w:val="00CF00B4"/>
    <w:rsid w:val="00CF02C9"/>
    <w:rsid w:val="00CF19C8"/>
    <w:rsid w:val="00CF2CD3"/>
    <w:rsid w:val="00CF31B0"/>
    <w:rsid w:val="00CF41F5"/>
    <w:rsid w:val="00CF47FC"/>
    <w:rsid w:val="00CF4A0F"/>
    <w:rsid w:val="00CF5034"/>
    <w:rsid w:val="00CF50AA"/>
    <w:rsid w:val="00CF6281"/>
    <w:rsid w:val="00CF6C50"/>
    <w:rsid w:val="00CF7289"/>
    <w:rsid w:val="00CF79BB"/>
    <w:rsid w:val="00CF7BA6"/>
    <w:rsid w:val="00CF7E84"/>
    <w:rsid w:val="00D00C92"/>
    <w:rsid w:val="00D00E8D"/>
    <w:rsid w:val="00D01022"/>
    <w:rsid w:val="00D01065"/>
    <w:rsid w:val="00D027A9"/>
    <w:rsid w:val="00D03442"/>
    <w:rsid w:val="00D04D9E"/>
    <w:rsid w:val="00D050FC"/>
    <w:rsid w:val="00D0585B"/>
    <w:rsid w:val="00D05927"/>
    <w:rsid w:val="00D05C11"/>
    <w:rsid w:val="00D07FBD"/>
    <w:rsid w:val="00D100CD"/>
    <w:rsid w:val="00D10505"/>
    <w:rsid w:val="00D106DF"/>
    <w:rsid w:val="00D106F3"/>
    <w:rsid w:val="00D10DCF"/>
    <w:rsid w:val="00D119ED"/>
    <w:rsid w:val="00D11F8D"/>
    <w:rsid w:val="00D12421"/>
    <w:rsid w:val="00D13901"/>
    <w:rsid w:val="00D13BDE"/>
    <w:rsid w:val="00D13F5F"/>
    <w:rsid w:val="00D141F4"/>
    <w:rsid w:val="00D14556"/>
    <w:rsid w:val="00D14EB4"/>
    <w:rsid w:val="00D15A4C"/>
    <w:rsid w:val="00D15F0C"/>
    <w:rsid w:val="00D16623"/>
    <w:rsid w:val="00D1689E"/>
    <w:rsid w:val="00D16A97"/>
    <w:rsid w:val="00D16AFD"/>
    <w:rsid w:val="00D16C92"/>
    <w:rsid w:val="00D16F5E"/>
    <w:rsid w:val="00D1719B"/>
    <w:rsid w:val="00D17553"/>
    <w:rsid w:val="00D17868"/>
    <w:rsid w:val="00D17B32"/>
    <w:rsid w:val="00D17B37"/>
    <w:rsid w:val="00D17E25"/>
    <w:rsid w:val="00D17E6B"/>
    <w:rsid w:val="00D17E7F"/>
    <w:rsid w:val="00D2061A"/>
    <w:rsid w:val="00D2068F"/>
    <w:rsid w:val="00D20AB4"/>
    <w:rsid w:val="00D20C0A"/>
    <w:rsid w:val="00D20D24"/>
    <w:rsid w:val="00D2126C"/>
    <w:rsid w:val="00D22A4E"/>
    <w:rsid w:val="00D22B10"/>
    <w:rsid w:val="00D22BD4"/>
    <w:rsid w:val="00D2365B"/>
    <w:rsid w:val="00D240E0"/>
    <w:rsid w:val="00D245D6"/>
    <w:rsid w:val="00D24678"/>
    <w:rsid w:val="00D24840"/>
    <w:rsid w:val="00D24BAA"/>
    <w:rsid w:val="00D24E62"/>
    <w:rsid w:val="00D25D8F"/>
    <w:rsid w:val="00D26781"/>
    <w:rsid w:val="00D27271"/>
    <w:rsid w:val="00D277C1"/>
    <w:rsid w:val="00D27C1F"/>
    <w:rsid w:val="00D304FE"/>
    <w:rsid w:val="00D30711"/>
    <w:rsid w:val="00D30768"/>
    <w:rsid w:val="00D30EC8"/>
    <w:rsid w:val="00D30FA2"/>
    <w:rsid w:val="00D31960"/>
    <w:rsid w:val="00D31A59"/>
    <w:rsid w:val="00D3261F"/>
    <w:rsid w:val="00D3266F"/>
    <w:rsid w:val="00D3382A"/>
    <w:rsid w:val="00D33DA0"/>
    <w:rsid w:val="00D33FD6"/>
    <w:rsid w:val="00D34497"/>
    <w:rsid w:val="00D3453A"/>
    <w:rsid w:val="00D3486D"/>
    <w:rsid w:val="00D34EA7"/>
    <w:rsid w:val="00D363B8"/>
    <w:rsid w:val="00D365B5"/>
    <w:rsid w:val="00D36844"/>
    <w:rsid w:val="00D36E8A"/>
    <w:rsid w:val="00D409B1"/>
    <w:rsid w:val="00D40B66"/>
    <w:rsid w:val="00D41089"/>
    <w:rsid w:val="00D4111A"/>
    <w:rsid w:val="00D42193"/>
    <w:rsid w:val="00D424A0"/>
    <w:rsid w:val="00D4296B"/>
    <w:rsid w:val="00D434EA"/>
    <w:rsid w:val="00D438F6"/>
    <w:rsid w:val="00D4443F"/>
    <w:rsid w:val="00D45F70"/>
    <w:rsid w:val="00D4600A"/>
    <w:rsid w:val="00D4665B"/>
    <w:rsid w:val="00D476CD"/>
    <w:rsid w:val="00D47B10"/>
    <w:rsid w:val="00D47E44"/>
    <w:rsid w:val="00D47EDA"/>
    <w:rsid w:val="00D5059B"/>
    <w:rsid w:val="00D50C28"/>
    <w:rsid w:val="00D51135"/>
    <w:rsid w:val="00D51CC7"/>
    <w:rsid w:val="00D51F3F"/>
    <w:rsid w:val="00D51FC4"/>
    <w:rsid w:val="00D52FCD"/>
    <w:rsid w:val="00D52FF2"/>
    <w:rsid w:val="00D531C5"/>
    <w:rsid w:val="00D53517"/>
    <w:rsid w:val="00D53664"/>
    <w:rsid w:val="00D54A0C"/>
    <w:rsid w:val="00D55345"/>
    <w:rsid w:val="00D555A5"/>
    <w:rsid w:val="00D5573C"/>
    <w:rsid w:val="00D558CD"/>
    <w:rsid w:val="00D55961"/>
    <w:rsid w:val="00D55CDF"/>
    <w:rsid w:val="00D55E3A"/>
    <w:rsid w:val="00D56863"/>
    <w:rsid w:val="00D568BC"/>
    <w:rsid w:val="00D568FA"/>
    <w:rsid w:val="00D56BB3"/>
    <w:rsid w:val="00D579C5"/>
    <w:rsid w:val="00D6067E"/>
    <w:rsid w:val="00D606EF"/>
    <w:rsid w:val="00D6089C"/>
    <w:rsid w:val="00D60EAA"/>
    <w:rsid w:val="00D612B6"/>
    <w:rsid w:val="00D61412"/>
    <w:rsid w:val="00D6145A"/>
    <w:rsid w:val="00D627AF"/>
    <w:rsid w:val="00D62D3D"/>
    <w:rsid w:val="00D62F63"/>
    <w:rsid w:val="00D6385B"/>
    <w:rsid w:val="00D63A70"/>
    <w:rsid w:val="00D6483B"/>
    <w:rsid w:val="00D64D4C"/>
    <w:rsid w:val="00D650BD"/>
    <w:rsid w:val="00D65318"/>
    <w:rsid w:val="00D65844"/>
    <w:rsid w:val="00D664E9"/>
    <w:rsid w:val="00D66955"/>
    <w:rsid w:val="00D66AE2"/>
    <w:rsid w:val="00D6714C"/>
    <w:rsid w:val="00D67FB6"/>
    <w:rsid w:val="00D70763"/>
    <w:rsid w:val="00D71AFB"/>
    <w:rsid w:val="00D71CA9"/>
    <w:rsid w:val="00D72754"/>
    <w:rsid w:val="00D7387E"/>
    <w:rsid w:val="00D745AA"/>
    <w:rsid w:val="00D74A2D"/>
    <w:rsid w:val="00D75819"/>
    <w:rsid w:val="00D75D79"/>
    <w:rsid w:val="00D75EAC"/>
    <w:rsid w:val="00D765A5"/>
    <w:rsid w:val="00D76C49"/>
    <w:rsid w:val="00D76F2F"/>
    <w:rsid w:val="00D770FC"/>
    <w:rsid w:val="00D800AB"/>
    <w:rsid w:val="00D80322"/>
    <w:rsid w:val="00D805C5"/>
    <w:rsid w:val="00D80904"/>
    <w:rsid w:val="00D80921"/>
    <w:rsid w:val="00D80C78"/>
    <w:rsid w:val="00D80CD1"/>
    <w:rsid w:val="00D80FA1"/>
    <w:rsid w:val="00D8153E"/>
    <w:rsid w:val="00D826C6"/>
    <w:rsid w:val="00D837AB"/>
    <w:rsid w:val="00D8443B"/>
    <w:rsid w:val="00D84EC2"/>
    <w:rsid w:val="00D85459"/>
    <w:rsid w:val="00D85462"/>
    <w:rsid w:val="00D85601"/>
    <w:rsid w:val="00D85833"/>
    <w:rsid w:val="00D85E9B"/>
    <w:rsid w:val="00D85F4B"/>
    <w:rsid w:val="00D86053"/>
    <w:rsid w:val="00D86246"/>
    <w:rsid w:val="00D86608"/>
    <w:rsid w:val="00D872B4"/>
    <w:rsid w:val="00D875C2"/>
    <w:rsid w:val="00D90301"/>
    <w:rsid w:val="00D92804"/>
    <w:rsid w:val="00D92E91"/>
    <w:rsid w:val="00D93142"/>
    <w:rsid w:val="00D93326"/>
    <w:rsid w:val="00D93A83"/>
    <w:rsid w:val="00D93EE5"/>
    <w:rsid w:val="00D9405B"/>
    <w:rsid w:val="00D9437D"/>
    <w:rsid w:val="00D947F2"/>
    <w:rsid w:val="00D94B6F"/>
    <w:rsid w:val="00D94BBB"/>
    <w:rsid w:val="00D95213"/>
    <w:rsid w:val="00D95C3C"/>
    <w:rsid w:val="00D968DA"/>
    <w:rsid w:val="00D96F7D"/>
    <w:rsid w:val="00D974B1"/>
    <w:rsid w:val="00DA03DF"/>
    <w:rsid w:val="00DA14A1"/>
    <w:rsid w:val="00DA1FBC"/>
    <w:rsid w:val="00DA24E4"/>
    <w:rsid w:val="00DA36F6"/>
    <w:rsid w:val="00DA4418"/>
    <w:rsid w:val="00DA543F"/>
    <w:rsid w:val="00DA5E1C"/>
    <w:rsid w:val="00DA6440"/>
    <w:rsid w:val="00DA67C7"/>
    <w:rsid w:val="00DB0195"/>
    <w:rsid w:val="00DB0E71"/>
    <w:rsid w:val="00DB11E7"/>
    <w:rsid w:val="00DB1C96"/>
    <w:rsid w:val="00DB1E2D"/>
    <w:rsid w:val="00DB2575"/>
    <w:rsid w:val="00DB30B6"/>
    <w:rsid w:val="00DB31A2"/>
    <w:rsid w:val="00DB333D"/>
    <w:rsid w:val="00DB3A98"/>
    <w:rsid w:val="00DB3AA4"/>
    <w:rsid w:val="00DB3C59"/>
    <w:rsid w:val="00DB4D29"/>
    <w:rsid w:val="00DB4DE4"/>
    <w:rsid w:val="00DB55FD"/>
    <w:rsid w:val="00DB5CB9"/>
    <w:rsid w:val="00DB5DF4"/>
    <w:rsid w:val="00DC04AB"/>
    <w:rsid w:val="00DC04D3"/>
    <w:rsid w:val="00DC09D5"/>
    <w:rsid w:val="00DC0EDD"/>
    <w:rsid w:val="00DC0FA8"/>
    <w:rsid w:val="00DC15B8"/>
    <w:rsid w:val="00DC168A"/>
    <w:rsid w:val="00DC1C82"/>
    <w:rsid w:val="00DC2217"/>
    <w:rsid w:val="00DC2A33"/>
    <w:rsid w:val="00DC371E"/>
    <w:rsid w:val="00DC42E3"/>
    <w:rsid w:val="00DC432A"/>
    <w:rsid w:val="00DC5AE1"/>
    <w:rsid w:val="00DC6104"/>
    <w:rsid w:val="00DC697E"/>
    <w:rsid w:val="00DC6AE4"/>
    <w:rsid w:val="00DC70D6"/>
    <w:rsid w:val="00DC740F"/>
    <w:rsid w:val="00DC756D"/>
    <w:rsid w:val="00DC75A4"/>
    <w:rsid w:val="00DC76E1"/>
    <w:rsid w:val="00DC7EF5"/>
    <w:rsid w:val="00DD0406"/>
    <w:rsid w:val="00DD1FBF"/>
    <w:rsid w:val="00DD29B1"/>
    <w:rsid w:val="00DD2D61"/>
    <w:rsid w:val="00DD30D0"/>
    <w:rsid w:val="00DD6C52"/>
    <w:rsid w:val="00DD6C7A"/>
    <w:rsid w:val="00DD740A"/>
    <w:rsid w:val="00DD75A8"/>
    <w:rsid w:val="00DD77D1"/>
    <w:rsid w:val="00DE02A7"/>
    <w:rsid w:val="00DE0ACA"/>
    <w:rsid w:val="00DE12B6"/>
    <w:rsid w:val="00DE15E7"/>
    <w:rsid w:val="00DE15EC"/>
    <w:rsid w:val="00DE16B7"/>
    <w:rsid w:val="00DE19D2"/>
    <w:rsid w:val="00DE1C79"/>
    <w:rsid w:val="00DE1D17"/>
    <w:rsid w:val="00DE1E7A"/>
    <w:rsid w:val="00DE209A"/>
    <w:rsid w:val="00DE3F6C"/>
    <w:rsid w:val="00DE6185"/>
    <w:rsid w:val="00DE6220"/>
    <w:rsid w:val="00DE652F"/>
    <w:rsid w:val="00DE65BE"/>
    <w:rsid w:val="00DE7410"/>
    <w:rsid w:val="00DE749E"/>
    <w:rsid w:val="00DF0593"/>
    <w:rsid w:val="00DF07AA"/>
    <w:rsid w:val="00DF0B2A"/>
    <w:rsid w:val="00DF0E6A"/>
    <w:rsid w:val="00DF0E9F"/>
    <w:rsid w:val="00DF14DF"/>
    <w:rsid w:val="00DF157C"/>
    <w:rsid w:val="00DF1792"/>
    <w:rsid w:val="00DF1C23"/>
    <w:rsid w:val="00DF1E02"/>
    <w:rsid w:val="00DF217C"/>
    <w:rsid w:val="00DF21DB"/>
    <w:rsid w:val="00DF3209"/>
    <w:rsid w:val="00DF33FC"/>
    <w:rsid w:val="00DF3480"/>
    <w:rsid w:val="00DF3D3B"/>
    <w:rsid w:val="00DF403B"/>
    <w:rsid w:val="00DF4BC7"/>
    <w:rsid w:val="00DF50F3"/>
    <w:rsid w:val="00DF530A"/>
    <w:rsid w:val="00DF54FA"/>
    <w:rsid w:val="00DF604D"/>
    <w:rsid w:val="00DF653A"/>
    <w:rsid w:val="00DF7265"/>
    <w:rsid w:val="00DF770E"/>
    <w:rsid w:val="00DF7B2D"/>
    <w:rsid w:val="00DF7BDB"/>
    <w:rsid w:val="00E00ADB"/>
    <w:rsid w:val="00E01685"/>
    <w:rsid w:val="00E01D10"/>
    <w:rsid w:val="00E01DFD"/>
    <w:rsid w:val="00E0222A"/>
    <w:rsid w:val="00E026B2"/>
    <w:rsid w:val="00E02971"/>
    <w:rsid w:val="00E02A6F"/>
    <w:rsid w:val="00E02ED1"/>
    <w:rsid w:val="00E02F5E"/>
    <w:rsid w:val="00E031D9"/>
    <w:rsid w:val="00E03CAD"/>
    <w:rsid w:val="00E04276"/>
    <w:rsid w:val="00E05DF6"/>
    <w:rsid w:val="00E06106"/>
    <w:rsid w:val="00E06618"/>
    <w:rsid w:val="00E07371"/>
    <w:rsid w:val="00E073E4"/>
    <w:rsid w:val="00E076B1"/>
    <w:rsid w:val="00E07A0E"/>
    <w:rsid w:val="00E07DF2"/>
    <w:rsid w:val="00E101F9"/>
    <w:rsid w:val="00E10251"/>
    <w:rsid w:val="00E10859"/>
    <w:rsid w:val="00E110AA"/>
    <w:rsid w:val="00E11941"/>
    <w:rsid w:val="00E119AA"/>
    <w:rsid w:val="00E11BF7"/>
    <w:rsid w:val="00E1267A"/>
    <w:rsid w:val="00E13C2F"/>
    <w:rsid w:val="00E14401"/>
    <w:rsid w:val="00E1459F"/>
    <w:rsid w:val="00E14771"/>
    <w:rsid w:val="00E14E73"/>
    <w:rsid w:val="00E14F1A"/>
    <w:rsid w:val="00E14F38"/>
    <w:rsid w:val="00E155AA"/>
    <w:rsid w:val="00E16671"/>
    <w:rsid w:val="00E16F51"/>
    <w:rsid w:val="00E1740D"/>
    <w:rsid w:val="00E17A79"/>
    <w:rsid w:val="00E17B6D"/>
    <w:rsid w:val="00E20317"/>
    <w:rsid w:val="00E205C6"/>
    <w:rsid w:val="00E2099F"/>
    <w:rsid w:val="00E20F4B"/>
    <w:rsid w:val="00E214A0"/>
    <w:rsid w:val="00E21595"/>
    <w:rsid w:val="00E21805"/>
    <w:rsid w:val="00E21A87"/>
    <w:rsid w:val="00E21AA7"/>
    <w:rsid w:val="00E21D0C"/>
    <w:rsid w:val="00E22073"/>
    <w:rsid w:val="00E2273C"/>
    <w:rsid w:val="00E22B25"/>
    <w:rsid w:val="00E22B6C"/>
    <w:rsid w:val="00E2502E"/>
    <w:rsid w:val="00E2505B"/>
    <w:rsid w:val="00E25D6B"/>
    <w:rsid w:val="00E26072"/>
    <w:rsid w:val="00E26210"/>
    <w:rsid w:val="00E26954"/>
    <w:rsid w:val="00E2756E"/>
    <w:rsid w:val="00E276B2"/>
    <w:rsid w:val="00E319EB"/>
    <w:rsid w:val="00E31EB8"/>
    <w:rsid w:val="00E32445"/>
    <w:rsid w:val="00E32959"/>
    <w:rsid w:val="00E33924"/>
    <w:rsid w:val="00E33F4B"/>
    <w:rsid w:val="00E34D10"/>
    <w:rsid w:val="00E34EA1"/>
    <w:rsid w:val="00E3566B"/>
    <w:rsid w:val="00E35A3B"/>
    <w:rsid w:val="00E362FD"/>
    <w:rsid w:val="00E36BA8"/>
    <w:rsid w:val="00E36BC3"/>
    <w:rsid w:val="00E36D1C"/>
    <w:rsid w:val="00E37AB6"/>
    <w:rsid w:val="00E37BE0"/>
    <w:rsid w:val="00E37BEE"/>
    <w:rsid w:val="00E40293"/>
    <w:rsid w:val="00E40C66"/>
    <w:rsid w:val="00E41849"/>
    <w:rsid w:val="00E41983"/>
    <w:rsid w:val="00E4257F"/>
    <w:rsid w:val="00E42B57"/>
    <w:rsid w:val="00E4378E"/>
    <w:rsid w:val="00E43F1B"/>
    <w:rsid w:val="00E4477C"/>
    <w:rsid w:val="00E44E5D"/>
    <w:rsid w:val="00E45DF6"/>
    <w:rsid w:val="00E4625F"/>
    <w:rsid w:val="00E470FC"/>
    <w:rsid w:val="00E47468"/>
    <w:rsid w:val="00E47E3F"/>
    <w:rsid w:val="00E50073"/>
    <w:rsid w:val="00E5030D"/>
    <w:rsid w:val="00E5128F"/>
    <w:rsid w:val="00E520F2"/>
    <w:rsid w:val="00E522C8"/>
    <w:rsid w:val="00E524D8"/>
    <w:rsid w:val="00E53395"/>
    <w:rsid w:val="00E54AC2"/>
    <w:rsid w:val="00E55A4F"/>
    <w:rsid w:val="00E55BE9"/>
    <w:rsid w:val="00E55DDA"/>
    <w:rsid w:val="00E56A79"/>
    <w:rsid w:val="00E56C5D"/>
    <w:rsid w:val="00E5777E"/>
    <w:rsid w:val="00E605A6"/>
    <w:rsid w:val="00E60F19"/>
    <w:rsid w:val="00E612B0"/>
    <w:rsid w:val="00E615BA"/>
    <w:rsid w:val="00E6161D"/>
    <w:rsid w:val="00E61646"/>
    <w:rsid w:val="00E62118"/>
    <w:rsid w:val="00E6290D"/>
    <w:rsid w:val="00E62EF7"/>
    <w:rsid w:val="00E63101"/>
    <w:rsid w:val="00E631BA"/>
    <w:rsid w:val="00E63602"/>
    <w:rsid w:val="00E6405D"/>
    <w:rsid w:val="00E654A1"/>
    <w:rsid w:val="00E65D44"/>
    <w:rsid w:val="00E668D0"/>
    <w:rsid w:val="00E66AEE"/>
    <w:rsid w:val="00E67017"/>
    <w:rsid w:val="00E678F4"/>
    <w:rsid w:val="00E70F2D"/>
    <w:rsid w:val="00E71579"/>
    <w:rsid w:val="00E71FC0"/>
    <w:rsid w:val="00E721FF"/>
    <w:rsid w:val="00E7288B"/>
    <w:rsid w:val="00E72E4E"/>
    <w:rsid w:val="00E74B3C"/>
    <w:rsid w:val="00E77EBA"/>
    <w:rsid w:val="00E806D6"/>
    <w:rsid w:val="00E80E6C"/>
    <w:rsid w:val="00E8185A"/>
    <w:rsid w:val="00E820D4"/>
    <w:rsid w:val="00E825AF"/>
    <w:rsid w:val="00E82886"/>
    <w:rsid w:val="00E8310F"/>
    <w:rsid w:val="00E834CA"/>
    <w:rsid w:val="00E83E74"/>
    <w:rsid w:val="00E84051"/>
    <w:rsid w:val="00E84558"/>
    <w:rsid w:val="00E84ED8"/>
    <w:rsid w:val="00E8504F"/>
    <w:rsid w:val="00E85274"/>
    <w:rsid w:val="00E8607F"/>
    <w:rsid w:val="00E86476"/>
    <w:rsid w:val="00E86EE3"/>
    <w:rsid w:val="00E86F7F"/>
    <w:rsid w:val="00E87482"/>
    <w:rsid w:val="00E87C09"/>
    <w:rsid w:val="00E87EB4"/>
    <w:rsid w:val="00E9041B"/>
    <w:rsid w:val="00E91326"/>
    <w:rsid w:val="00E91CFE"/>
    <w:rsid w:val="00E92334"/>
    <w:rsid w:val="00E92EDB"/>
    <w:rsid w:val="00E93049"/>
    <w:rsid w:val="00E9333A"/>
    <w:rsid w:val="00E936FF"/>
    <w:rsid w:val="00E93D46"/>
    <w:rsid w:val="00E94102"/>
    <w:rsid w:val="00E94C47"/>
    <w:rsid w:val="00E9557B"/>
    <w:rsid w:val="00E95FF2"/>
    <w:rsid w:val="00E961AF"/>
    <w:rsid w:val="00E961F4"/>
    <w:rsid w:val="00E96CC4"/>
    <w:rsid w:val="00E971D4"/>
    <w:rsid w:val="00E975B4"/>
    <w:rsid w:val="00E97846"/>
    <w:rsid w:val="00EA0065"/>
    <w:rsid w:val="00EA05F6"/>
    <w:rsid w:val="00EA0CC4"/>
    <w:rsid w:val="00EA0EB5"/>
    <w:rsid w:val="00EA0EBA"/>
    <w:rsid w:val="00EA1100"/>
    <w:rsid w:val="00EA1757"/>
    <w:rsid w:val="00EA1ABD"/>
    <w:rsid w:val="00EA300F"/>
    <w:rsid w:val="00EA32D2"/>
    <w:rsid w:val="00EA33C7"/>
    <w:rsid w:val="00EA3630"/>
    <w:rsid w:val="00EA3828"/>
    <w:rsid w:val="00EA3872"/>
    <w:rsid w:val="00EA38ED"/>
    <w:rsid w:val="00EA3F73"/>
    <w:rsid w:val="00EA4273"/>
    <w:rsid w:val="00EA4C98"/>
    <w:rsid w:val="00EA515F"/>
    <w:rsid w:val="00EA5217"/>
    <w:rsid w:val="00EA60F1"/>
    <w:rsid w:val="00EA62DE"/>
    <w:rsid w:val="00EA63C4"/>
    <w:rsid w:val="00EA6F3C"/>
    <w:rsid w:val="00EA7665"/>
    <w:rsid w:val="00EA788D"/>
    <w:rsid w:val="00EA7DC3"/>
    <w:rsid w:val="00EB0580"/>
    <w:rsid w:val="00EB08AD"/>
    <w:rsid w:val="00EB2093"/>
    <w:rsid w:val="00EB2359"/>
    <w:rsid w:val="00EB25D0"/>
    <w:rsid w:val="00EB2FB8"/>
    <w:rsid w:val="00EB3327"/>
    <w:rsid w:val="00EB344E"/>
    <w:rsid w:val="00EB4B83"/>
    <w:rsid w:val="00EB4C9F"/>
    <w:rsid w:val="00EB5989"/>
    <w:rsid w:val="00EB5B3F"/>
    <w:rsid w:val="00EB60E5"/>
    <w:rsid w:val="00EB666A"/>
    <w:rsid w:val="00EB720C"/>
    <w:rsid w:val="00EB7C3B"/>
    <w:rsid w:val="00EC039C"/>
    <w:rsid w:val="00EC042D"/>
    <w:rsid w:val="00EC068D"/>
    <w:rsid w:val="00EC0BE4"/>
    <w:rsid w:val="00EC115D"/>
    <w:rsid w:val="00EC17AB"/>
    <w:rsid w:val="00EC196E"/>
    <w:rsid w:val="00EC1E4B"/>
    <w:rsid w:val="00EC1F8C"/>
    <w:rsid w:val="00EC3BB9"/>
    <w:rsid w:val="00EC48EB"/>
    <w:rsid w:val="00EC4E52"/>
    <w:rsid w:val="00EC5838"/>
    <w:rsid w:val="00EC68D2"/>
    <w:rsid w:val="00EC6E30"/>
    <w:rsid w:val="00EC6F20"/>
    <w:rsid w:val="00EC71C4"/>
    <w:rsid w:val="00EC7417"/>
    <w:rsid w:val="00EC7DA7"/>
    <w:rsid w:val="00ED0062"/>
    <w:rsid w:val="00ED01B1"/>
    <w:rsid w:val="00ED1209"/>
    <w:rsid w:val="00ED1233"/>
    <w:rsid w:val="00ED1C81"/>
    <w:rsid w:val="00ED2475"/>
    <w:rsid w:val="00ED25DC"/>
    <w:rsid w:val="00ED27EE"/>
    <w:rsid w:val="00ED29E7"/>
    <w:rsid w:val="00ED2B4D"/>
    <w:rsid w:val="00ED328A"/>
    <w:rsid w:val="00ED3C14"/>
    <w:rsid w:val="00ED3C99"/>
    <w:rsid w:val="00ED3DF4"/>
    <w:rsid w:val="00ED4134"/>
    <w:rsid w:val="00ED443E"/>
    <w:rsid w:val="00ED466F"/>
    <w:rsid w:val="00ED482A"/>
    <w:rsid w:val="00ED4949"/>
    <w:rsid w:val="00ED50B9"/>
    <w:rsid w:val="00ED51B8"/>
    <w:rsid w:val="00ED5C0B"/>
    <w:rsid w:val="00ED5E2C"/>
    <w:rsid w:val="00ED6083"/>
    <w:rsid w:val="00ED6669"/>
    <w:rsid w:val="00ED66D3"/>
    <w:rsid w:val="00ED6C3E"/>
    <w:rsid w:val="00ED6D5A"/>
    <w:rsid w:val="00ED73D3"/>
    <w:rsid w:val="00EE094E"/>
    <w:rsid w:val="00EE200D"/>
    <w:rsid w:val="00EE3696"/>
    <w:rsid w:val="00EE4179"/>
    <w:rsid w:val="00EE42C6"/>
    <w:rsid w:val="00EE48E0"/>
    <w:rsid w:val="00EE4934"/>
    <w:rsid w:val="00EE4993"/>
    <w:rsid w:val="00EE4E26"/>
    <w:rsid w:val="00EE5723"/>
    <w:rsid w:val="00EE5975"/>
    <w:rsid w:val="00EE5989"/>
    <w:rsid w:val="00EE59EE"/>
    <w:rsid w:val="00EE5E99"/>
    <w:rsid w:val="00EE63D2"/>
    <w:rsid w:val="00EE65B2"/>
    <w:rsid w:val="00EE6775"/>
    <w:rsid w:val="00EE6C30"/>
    <w:rsid w:val="00EE789E"/>
    <w:rsid w:val="00EF0675"/>
    <w:rsid w:val="00EF11E3"/>
    <w:rsid w:val="00EF139A"/>
    <w:rsid w:val="00EF2119"/>
    <w:rsid w:val="00EF28EB"/>
    <w:rsid w:val="00EF2A7C"/>
    <w:rsid w:val="00EF2CB3"/>
    <w:rsid w:val="00EF2D8D"/>
    <w:rsid w:val="00EF2DA8"/>
    <w:rsid w:val="00EF34E6"/>
    <w:rsid w:val="00EF3619"/>
    <w:rsid w:val="00EF4FA2"/>
    <w:rsid w:val="00EF5B09"/>
    <w:rsid w:val="00EF5EDA"/>
    <w:rsid w:val="00EF66FE"/>
    <w:rsid w:val="00EF6885"/>
    <w:rsid w:val="00EF7A16"/>
    <w:rsid w:val="00F007E3"/>
    <w:rsid w:val="00F00A91"/>
    <w:rsid w:val="00F00FF2"/>
    <w:rsid w:val="00F01225"/>
    <w:rsid w:val="00F01836"/>
    <w:rsid w:val="00F0308E"/>
    <w:rsid w:val="00F03864"/>
    <w:rsid w:val="00F047FD"/>
    <w:rsid w:val="00F05BDF"/>
    <w:rsid w:val="00F05C7C"/>
    <w:rsid w:val="00F0718E"/>
    <w:rsid w:val="00F0739D"/>
    <w:rsid w:val="00F07441"/>
    <w:rsid w:val="00F07B67"/>
    <w:rsid w:val="00F07ED6"/>
    <w:rsid w:val="00F10462"/>
    <w:rsid w:val="00F10F02"/>
    <w:rsid w:val="00F117C0"/>
    <w:rsid w:val="00F11C1D"/>
    <w:rsid w:val="00F11E7E"/>
    <w:rsid w:val="00F1287A"/>
    <w:rsid w:val="00F1347C"/>
    <w:rsid w:val="00F13721"/>
    <w:rsid w:val="00F13B86"/>
    <w:rsid w:val="00F13C8E"/>
    <w:rsid w:val="00F13E31"/>
    <w:rsid w:val="00F13F58"/>
    <w:rsid w:val="00F148CB"/>
    <w:rsid w:val="00F14D8D"/>
    <w:rsid w:val="00F15771"/>
    <w:rsid w:val="00F15EF7"/>
    <w:rsid w:val="00F16C04"/>
    <w:rsid w:val="00F17127"/>
    <w:rsid w:val="00F17498"/>
    <w:rsid w:val="00F176BA"/>
    <w:rsid w:val="00F203E2"/>
    <w:rsid w:val="00F20AAA"/>
    <w:rsid w:val="00F211E9"/>
    <w:rsid w:val="00F21E78"/>
    <w:rsid w:val="00F21E9D"/>
    <w:rsid w:val="00F21FF0"/>
    <w:rsid w:val="00F224DF"/>
    <w:rsid w:val="00F228B6"/>
    <w:rsid w:val="00F2331D"/>
    <w:rsid w:val="00F236B0"/>
    <w:rsid w:val="00F23CB8"/>
    <w:rsid w:val="00F24A63"/>
    <w:rsid w:val="00F24A99"/>
    <w:rsid w:val="00F24E95"/>
    <w:rsid w:val="00F25550"/>
    <w:rsid w:val="00F25B58"/>
    <w:rsid w:val="00F26363"/>
    <w:rsid w:val="00F27B7D"/>
    <w:rsid w:val="00F30296"/>
    <w:rsid w:val="00F3073A"/>
    <w:rsid w:val="00F32471"/>
    <w:rsid w:val="00F3255E"/>
    <w:rsid w:val="00F32FD0"/>
    <w:rsid w:val="00F33637"/>
    <w:rsid w:val="00F34876"/>
    <w:rsid w:val="00F34D13"/>
    <w:rsid w:val="00F34EF2"/>
    <w:rsid w:val="00F352C3"/>
    <w:rsid w:val="00F352C6"/>
    <w:rsid w:val="00F353ED"/>
    <w:rsid w:val="00F355E7"/>
    <w:rsid w:val="00F35F38"/>
    <w:rsid w:val="00F364DC"/>
    <w:rsid w:val="00F36E12"/>
    <w:rsid w:val="00F37452"/>
    <w:rsid w:val="00F37B1D"/>
    <w:rsid w:val="00F40450"/>
    <w:rsid w:val="00F4097F"/>
    <w:rsid w:val="00F41385"/>
    <w:rsid w:val="00F43278"/>
    <w:rsid w:val="00F43AE6"/>
    <w:rsid w:val="00F43CC2"/>
    <w:rsid w:val="00F43DDF"/>
    <w:rsid w:val="00F44876"/>
    <w:rsid w:val="00F450A0"/>
    <w:rsid w:val="00F4542E"/>
    <w:rsid w:val="00F455EB"/>
    <w:rsid w:val="00F458D2"/>
    <w:rsid w:val="00F45E00"/>
    <w:rsid w:val="00F463D9"/>
    <w:rsid w:val="00F466CE"/>
    <w:rsid w:val="00F47AC8"/>
    <w:rsid w:val="00F47FCF"/>
    <w:rsid w:val="00F50BFD"/>
    <w:rsid w:val="00F50C90"/>
    <w:rsid w:val="00F51DFE"/>
    <w:rsid w:val="00F51F0B"/>
    <w:rsid w:val="00F525B4"/>
    <w:rsid w:val="00F5304C"/>
    <w:rsid w:val="00F53AC6"/>
    <w:rsid w:val="00F53ACD"/>
    <w:rsid w:val="00F53EE5"/>
    <w:rsid w:val="00F5408C"/>
    <w:rsid w:val="00F540A7"/>
    <w:rsid w:val="00F5436E"/>
    <w:rsid w:val="00F5485A"/>
    <w:rsid w:val="00F557FD"/>
    <w:rsid w:val="00F55B26"/>
    <w:rsid w:val="00F55BDE"/>
    <w:rsid w:val="00F56594"/>
    <w:rsid w:val="00F56D48"/>
    <w:rsid w:val="00F56DC9"/>
    <w:rsid w:val="00F6019C"/>
    <w:rsid w:val="00F60B52"/>
    <w:rsid w:val="00F617B4"/>
    <w:rsid w:val="00F61FA0"/>
    <w:rsid w:val="00F62338"/>
    <w:rsid w:val="00F629BD"/>
    <w:rsid w:val="00F636F6"/>
    <w:rsid w:val="00F645BA"/>
    <w:rsid w:val="00F64AEC"/>
    <w:rsid w:val="00F650A8"/>
    <w:rsid w:val="00F653CA"/>
    <w:rsid w:val="00F6681E"/>
    <w:rsid w:val="00F66DC6"/>
    <w:rsid w:val="00F677A2"/>
    <w:rsid w:val="00F67A29"/>
    <w:rsid w:val="00F67DE0"/>
    <w:rsid w:val="00F701DD"/>
    <w:rsid w:val="00F70269"/>
    <w:rsid w:val="00F7033E"/>
    <w:rsid w:val="00F71E88"/>
    <w:rsid w:val="00F72031"/>
    <w:rsid w:val="00F723B9"/>
    <w:rsid w:val="00F72963"/>
    <w:rsid w:val="00F72AB5"/>
    <w:rsid w:val="00F72E15"/>
    <w:rsid w:val="00F7320B"/>
    <w:rsid w:val="00F7345D"/>
    <w:rsid w:val="00F73567"/>
    <w:rsid w:val="00F73703"/>
    <w:rsid w:val="00F7379C"/>
    <w:rsid w:val="00F73C9E"/>
    <w:rsid w:val="00F74D9B"/>
    <w:rsid w:val="00F7527C"/>
    <w:rsid w:val="00F752AA"/>
    <w:rsid w:val="00F7544C"/>
    <w:rsid w:val="00F756E2"/>
    <w:rsid w:val="00F76BB4"/>
    <w:rsid w:val="00F77044"/>
    <w:rsid w:val="00F77E09"/>
    <w:rsid w:val="00F80270"/>
    <w:rsid w:val="00F8078B"/>
    <w:rsid w:val="00F80B77"/>
    <w:rsid w:val="00F815CC"/>
    <w:rsid w:val="00F818B3"/>
    <w:rsid w:val="00F8220E"/>
    <w:rsid w:val="00F827E4"/>
    <w:rsid w:val="00F840E9"/>
    <w:rsid w:val="00F8441A"/>
    <w:rsid w:val="00F84CE7"/>
    <w:rsid w:val="00F84D1A"/>
    <w:rsid w:val="00F85079"/>
    <w:rsid w:val="00F850CB"/>
    <w:rsid w:val="00F85CEF"/>
    <w:rsid w:val="00F85D9C"/>
    <w:rsid w:val="00F86714"/>
    <w:rsid w:val="00F86B8D"/>
    <w:rsid w:val="00F87388"/>
    <w:rsid w:val="00F87727"/>
    <w:rsid w:val="00F879B1"/>
    <w:rsid w:val="00F9102B"/>
    <w:rsid w:val="00F91871"/>
    <w:rsid w:val="00F918AE"/>
    <w:rsid w:val="00F92110"/>
    <w:rsid w:val="00F921B5"/>
    <w:rsid w:val="00F92A24"/>
    <w:rsid w:val="00F92D1D"/>
    <w:rsid w:val="00F93035"/>
    <w:rsid w:val="00F93C77"/>
    <w:rsid w:val="00F93DF6"/>
    <w:rsid w:val="00F94003"/>
    <w:rsid w:val="00F956A7"/>
    <w:rsid w:val="00F95C6C"/>
    <w:rsid w:val="00F96254"/>
    <w:rsid w:val="00F96DB7"/>
    <w:rsid w:val="00F97CB5"/>
    <w:rsid w:val="00FA03FE"/>
    <w:rsid w:val="00FA0F06"/>
    <w:rsid w:val="00FA1071"/>
    <w:rsid w:val="00FA22F3"/>
    <w:rsid w:val="00FA2EF5"/>
    <w:rsid w:val="00FA3B1E"/>
    <w:rsid w:val="00FA4442"/>
    <w:rsid w:val="00FA453E"/>
    <w:rsid w:val="00FA4C90"/>
    <w:rsid w:val="00FA4E87"/>
    <w:rsid w:val="00FA4FFC"/>
    <w:rsid w:val="00FA5118"/>
    <w:rsid w:val="00FA5256"/>
    <w:rsid w:val="00FA52C1"/>
    <w:rsid w:val="00FA58C4"/>
    <w:rsid w:val="00FA6773"/>
    <w:rsid w:val="00FA6E38"/>
    <w:rsid w:val="00FA722D"/>
    <w:rsid w:val="00FA7E22"/>
    <w:rsid w:val="00FB01DB"/>
    <w:rsid w:val="00FB07E4"/>
    <w:rsid w:val="00FB088D"/>
    <w:rsid w:val="00FB091D"/>
    <w:rsid w:val="00FB24E7"/>
    <w:rsid w:val="00FB26D3"/>
    <w:rsid w:val="00FB2940"/>
    <w:rsid w:val="00FB3453"/>
    <w:rsid w:val="00FB3CAD"/>
    <w:rsid w:val="00FB4085"/>
    <w:rsid w:val="00FB4EDC"/>
    <w:rsid w:val="00FB5684"/>
    <w:rsid w:val="00FB5756"/>
    <w:rsid w:val="00FB5757"/>
    <w:rsid w:val="00FB595D"/>
    <w:rsid w:val="00FB6631"/>
    <w:rsid w:val="00FB75C6"/>
    <w:rsid w:val="00FB7CE6"/>
    <w:rsid w:val="00FB7E22"/>
    <w:rsid w:val="00FB7F2A"/>
    <w:rsid w:val="00FB7FF9"/>
    <w:rsid w:val="00FC0365"/>
    <w:rsid w:val="00FC0462"/>
    <w:rsid w:val="00FC1094"/>
    <w:rsid w:val="00FC119F"/>
    <w:rsid w:val="00FC11DF"/>
    <w:rsid w:val="00FC2229"/>
    <w:rsid w:val="00FC258E"/>
    <w:rsid w:val="00FC35C7"/>
    <w:rsid w:val="00FC3D0C"/>
    <w:rsid w:val="00FC3E33"/>
    <w:rsid w:val="00FC427D"/>
    <w:rsid w:val="00FC49BD"/>
    <w:rsid w:val="00FC4B94"/>
    <w:rsid w:val="00FC589F"/>
    <w:rsid w:val="00FC595F"/>
    <w:rsid w:val="00FC63E3"/>
    <w:rsid w:val="00FC67A1"/>
    <w:rsid w:val="00FC6E34"/>
    <w:rsid w:val="00FC758C"/>
    <w:rsid w:val="00FC77EE"/>
    <w:rsid w:val="00FD0352"/>
    <w:rsid w:val="00FD15F0"/>
    <w:rsid w:val="00FD1B66"/>
    <w:rsid w:val="00FD2447"/>
    <w:rsid w:val="00FD376D"/>
    <w:rsid w:val="00FD4682"/>
    <w:rsid w:val="00FD4DD1"/>
    <w:rsid w:val="00FD575C"/>
    <w:rsid w:val="00FD688A"/>
    <w:rsid w:val="00FD69A9"/>
    <w:rsid w:val="00FD7800"/>
    <w:rsid w:val="00FE0BDF"/>
    <w:rsid w:val="00FE12B7"/>
    <w:rsid w:val="00FE1310"/>
    <w:rsid w:val="00FE16F5"/>
    <w:rsid w:val="00FE19FB"/>
    <w:rsid w:val="00FE1E37"/>
    <w:rsid w:val="00FE25F6"/>
    <w:rsid w:val="00FE34DD"/>
    <w:rsid w:val="00FE3DD9"/>
    <w:rsid w:val="00FE426B"/>
    <w:rsid w:val="00FE48BB"/>
    <w:rsid w:val="00FE5551"/>
    <w:rsid w:val="00FE555C"/>
    <w:rsid w:val="00FE5ACC"/>
    <w:rsid w:val="00FE6384"/>
    <w:rsid w:val="00FE6387"/>
    <w:rsid w:val="00FE7B6E"/>
    <w:rsid w:val="00FE7F74"/>
    <w:rsid w:val="00FF05F7"/>
    <w:rsid w:val="00FF09A7"/>
    <w:rsid w:val="00FF1BCE"/>
    <w:rsid w:val="00FF1DF6"/>
    <w:rsid w:val="00FF2A5C"/>
    <w:rsid w:val="00FF2C91"/>
    <w:rsid w:val="00FF38E0"/>
    <w:rsid w:val="00FF39CE"/>
    <w:rsid w:val="00FF3CD7"/>
    <w:rsid w:val="00FF421B"/>
    <w:rsid w:val="00FF4E0E"/>
    <w:rsid w:val="00FF4F13"/>
    <w:rsid w:val="00FF4F7F"/>
    <w:rsid w:val="00FF5081"/>
    <w:rsid w:val="00FF556D"/>
    <w:rsid w:val="00FF580E"/>
    <w:rsid w:val="00FF5E4A"/>
    <w:rsid w:val="00FF6A2F"/>
    <w:rsid w:val="00FF7716"/>
    <w:rsid w:val="00FF7A9C"/>
    <w:rsid w:val="00FF7D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4BE5E"/>
  <w15:docId w15:val="{7C813BA1-1EBD-44CB-9302-931C179F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2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29" w:unhideWhenUsed="1"/>
    <w:lsdException w:name="page number" w:semiHidden="1" w:uiPriority="29"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F0"/>
    <w:pPr>
      <w:spacing w:after="0" w:line="240" w:lineRule="auto"/>
      <w:jc w:val="both"/>
    </w:pPr>
    <w:rPr>
      <w:rFonts w:ascii="Arial" w:eastAsia="Times New Roman" w:hAnsi="Arial" w:cs="Arial"/>
      <w:spacing w:val="8"/>
      <w:sz w:val="20"/>
      <w:szCs w:val="20"/>
      <w:lang w:eastAsia="zh-CN"/>
    </w:rPr>
  </w:style>
  <w:style w:type="paragraph" w:styleId="Heading1">
    <w:name w:val="heading 1"/>
    <w:basedOn w:val="PARAGRAPH"/>
    <w:next w:val="PARAGRAPH"/>
    <w:link w:val="Heading1Char"/>
    <w:qFormat/>
    <w:rsid w:val="007012F0"/>
    <w:pPr>
      <w:keepNext/>
      <w:numPr>
        <w:numId w:val="73"/>
      </w:numPr>
      <w:suppressAutoHyphens/>
      <w:spacing w:before="200"/>
      <w:jc w:val="left"/>
      <w:outlineLvl w:val="0"/>
    </w:pPr>
    <w:rPr>
      <w:b/>
      <w:bCs/>
      <w:sz w:val="22"/>
      <w:szCs w:val="22"/>
    </w:rPr>
  </w:style>
  <w:style w:type="paragraph" w:styleId="Heading2">
    <w:name w:val="heading 2"/>
    <w:basedOn w:val="Heading1"/>
    <w:next w:val="PARAGRAPH"/>
    <w:link w:val="Heading2Char"/>
    <w:qFormat/>
    <w:rsid w:val="007012F0"/>
    <w:pPr>
      <w:numPr>
        <w:ilvl w:val="1"/>
      </w:numPr>
      <w:spacing w:before="100" w:after="100"/>
      <w:outlineLvl w:val="1"/>
    </w:pPr>
    <w:rPr>
      <w:sz w:val="20"/>
      <w:szCs w:val="20"/>
    </w:rPr>
  </w:style>
  <w:style w:type="paragraph" w:styleId="Heading3">
    <w:name w:val="heading 3"/>
    <w:basedOn w:val="Heading2"/>
    <w:next w:val="PARAGRAPH"/>
    <w:link w:val="Heading3Char"/>
    <w:qFormat/>
    <w:rsid w:val="007012F0"/>
    <w:pPr>
      <w:numPr>
        <w:ilvl w:val="2"/>
      </w:numPr>
      <w:outlineLvl w:val="2"/>
    </w:pPr>
  </w:style>
  <w:style w:type="paragraph" w:styleId="Heading4">
    <w:name w:val="heading 4"/>
    <w:basedOn w:val="Heading3"/>
    <w:next w:val="PARAGRAPH"/>
    <w:link w:val="Heading4Char"/>
    <w:qFormat/>
    <w:rsid w:val="007012F0"/>
    <w:pPr>
      <w:numPr>
        <w:ilvl w:val="3"/>
      </w:numPr>
      <w:outlineLvl w:val="3"/>
    </w:pPr>
  </w:style>
  <w:style w:type="paragraph" w:styleId="Heading5">
    <w:name w:val="heading 5"/>
    <w:basedOn w:val="Heading4"/>
    <w:next w:val="PARAGRAPH"/>
    <w:link w:val="Heading5Char"/>
    <w:qFormat/>
    <w:rsid w:val="007012F0"/>
    <w:pPr>
      <w:numPr>
        <w:ilvl w:val="4"/>
      </w:numPr>
      <w:outlineLvl w:val="4"/>
    </w:pPr>
  </w:style>
  <w:style w:type="paragraph" w:styleId="Heading6">
    <w:name w:val="heading 6"/>
    <w:basedOn w:val="Heading5"/>
    <w:next w:val="PARAGRAPH"/>
    <w:link w:val="Heading6Char"/>
    <w:qFormat/>
    <w:rsid w:val="007012F0"/>
    <w:pPr>
      <w:numPr>
        <w:ilvl w:val="5"/>
      </w:numPr>
      <w:outlineLvl w:val="5"/>
    </w:pPr>
  </w:style>
  <w:style w:type="paragraph" w:styleId="Heading7">
    <w:name w:val="heading 7"/>
    <w:basedOn w:val="Heading6"/>
    <w:next w:val="PARAGRAPH"/>
    <w:link w:val="Heading7Char"/>
    <w:qFormat/>
    <w:rsid w:val="007012F0"/>
    <w:pPr>
      <w:numPr>
        <w:ilvl w:val="6"/>
      </w:numPr>
      <w:outlineLvl w:val="6"/>
    </w:pPr>
  </w:style>
  <w:style w:type="paragraph" w:styleId="Heading8">
    <w:name w:val="heading 8"/>
    <w:aliases w:val="Appendix"/>
    <w:basedOn w:val="Heading7"/>
    <w:next w:val="PARAGRAPH"/>
    <w:link w:val="Heading8Char"/>
    <w:qFormat/>
    <w:rsid w:val="007012F0"/>
    <w:pPr>
      <w:numPr>
        <w:ilvl w:val="7"/>
      </w:numPr>
      <w:outlineLvl w:val="7"/>
    </w:pPr>
  </w:style>
  <w:style w:type="paragraph" w:styleId="Heading9">
    <w:name w:val="heading 9"/>
    <w:basedOn w:val="Heading8"/>
    <w:next w:val="PARAGRAPH"/>
    <w:link w:val="Heading9Char"/>
    <w:qFormat/>
    <w:rsid w:val="007012F0"/>
    <w:pPr>
      <w:numPr>
        <w:ilvl w:val="8"/>
      </w:numPr>
      <w:outlineLvl w:val="8"/>
    </w:pPr>
  </w:style>
  <w:style w:type="character" w:default="1" w:styleId="DefaultParagraphFont">
    <w:name w:val="Default Paragraph Font"/>
    <w:semiHidden/>
    <w:rsid w:val="007012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7012F0"/>
  </w:style>
  <w:style w:type="character" w:customStyle="1" w:styleId="Heading1Char">
    <w:name w:val="Heading 1 Char"/>
    <w:basedOn w:val="DefaultParagraphFont"/>
    <w:link w:val="Heading1"/>
    <w:rsid w:val="00C465F1"/>
    <w:rPr>
      <w:rFonts w:ascii="Arial" w:eastAsia="Times New Roman" w:hAnsi="Arial" w:cs="Arial"/>
      <w:b/>
      <w:bCs/>
      <w:spacing w:val="8"/>
      <w:lang w:val="en-GB" w:eastAsia="zh-CN"/>
    </w:rPr>
  </w:style>
  <w:style w:type="character" w:customStyle="1" w:styleId="Heading2Char">
    <w:name w:val="Heading 2 Char"/>
    <w:basedOn w:val="DefaultParagraphFont"/>
    <w:link w:val="Heading2"/>
    <w:rsid w:val="00F92D1D"/>
    <w:rPr>
      <w:rFonts w:ascii="Arial" w:eastAsia="Times New Roman" w:hAnsi="Arial" w:cs="Arial"/>
      <w:b/>
      <w:bCs/>
      <w:spacing w:val="8"/>
      <w:sz w:val="20"/>
      <w:szCs w:val="20"/>
      <w:lang w:val="en-GB" w:eastAsia="zh-CN"/>
    </w:rPr>
  </w:style>
  <w:style w:type="character" w:customStyle="1" w:styleId="Heading3Char">
    <w:name w:val="Heading 3 Char"/>
    <w:basedOn w:val="DefaultParagraphFont"/>
    <w:link w:val="Heading3"/>
    <w:rsid w:val="00C465F1"/>
    <w:rPr>
      <w:rFonts w:ascii="Arial" w:eastAsia="Times New Roman" w:hAnsi="Arial" w:cs="Arial"/>
      <w:b/>
      <w:bCs/>
      <w:spacing w:val="8"/>
      <w:sz w:val="20"/>
      <w:szCs w:val="20"/>
      <w:lang w:val="en-GB" w:eastAsia="zh-CN"/>
    </w:rPr>
  </w:style>
  <w:style w:type="character" w:customStyle="1" w:styleId="Heading4Char">
    <w:name w:val="Heading 4 Char"/>
    <w:basedOn w:val="DefaultParagraphFont"/>
    <w:link w:val="Heading4"/>
    <w:rsid w:val="00C465F1"/>
    <w:rPr>
      <w:rFonts w:ascii="Arial" w:eastAsia="Times New Roman" w:hAnsi="Arial" w:cs="Arial"/>
      <w:b/>
      <w:bCs/>
      <w:spacing w:val="8"/>
      <w:sz w:val="20"/>
      <w:szCs w:val="20"/>
      <w:lang w:val="en-GB" w:eastAsia="zh-CN"/>
    </w:rPr>
  </w:style>
  <w:style w:type="character" w:customStyle="1" w:styleId="Heading5Char">
    <w:name w:val="Heading 5 Char"/>
    <w:basedOn w:val="DefaultParagraphFont"/>
    <w:link w:val="Heading5"/>
    <w:rsid w:val="00C465F1"/>
    <w:rPr>
      <w:rFonts w:ascii="Arial" w:eastAsia="Times New Roman" w:hAnsi="Arial" w:cs="Arial"/>
      <w:b/>
      <w:bCs/>
      <w:spacing w:val="8"/>
      <w:sz w:val="20"/>
      <w:szCs w:val="20"/>
      <w:lang w:val="en-GB" w:eastAsia="zh-CN"/>
    </w:rPr>
  </w:style>
  <w:style w:type="character" w:customStyle="1" w:styleId="Heading6Char">
    <w:name w:val="Heading 6 Char"/>
    <w:basedOn w:val="DefaultParagraphFont"/>
    <w:link w:val="Heading6"/>
    <w:rsid w:val="00C465F1"/>
    <w:rPr>
      <w:rFonts w:ascii="Arial" w:eastAsia="Times New Roman" w:hAnsi="Arial" w:cs="Arial"/>
      <w:b/>
      <w:bCs/>
      <w:spacing w:val="8"/>
      <w:sz w:val="20"/>
      <w:szCs w:val="20"/>
      <w:lang w:val="en-GB" w:eastAsia="zh-CN"/>
    </w:rPr>
  </w:style>
  <w:style w:type="character" w:customStyle="1" w:styleId="Heading7Char">
    <w:name w:val="Heading 7 Char"/>
    <w:basedOn w:val="DefaultParagraphFont"/>
    <w:link w:val="Heading7"/>
    <w:rsid w:val="00C465F1"/>
    <w:rPr>
      <w:rFonts w:ascii="Arial" w:eastAsia="Times New Roman" w:hAnsi="Arial" w:cs="Arial"/>
      <w:b/>
      <w:bCs/>
      <w:spacing w:val="8"/>
      <w:sz w:val="20"/>
      <w:szCs w:val="20"/>
      <w:lang w:val="en-GB" w:eastAsia="zh-CN"/>
    </w:rPr>
  </w:style>
  <w:style w:type="character" w:customStyle="1" w:styleId="Heading8Char">
    <w:name w:val="Heading 8 Char"/>
    <w:aliases w:val="Appendix Char"/>
    <w:basedOn w:val="DefaultParagraphFont"/>
    <w:link w:val="Heading8"/>
    <w:rsid w:val="00C465F1"/>
    <w:rPr>
      <w:rFonts w:ascii="Arial" w:eastAsia="Times New Roman" w:hAnsi="Arial" w:cs="Arial"/>
      <w:b/>
      <w:bCs/>
      <w:spacing w:val="8"/>
      <w:sz w:val="20"/>
      <w:szCs w:val="20"/>
      <w:lang w:val="en-GB" w:eastAsia="zh-CN"/>
    </w:rPr>
  </w:style>
  <w:style w:type="character" w:customStyle="1" w:styleId="Heading9Char">
    <w:name w:val="Heading 9 Char"/>
    <w:basedOn w:val="DefaultParagraphFont"/>
    <w:link w:val="Heading9"/>
    <w:rsid w:val="00C465F1"/>
    <w:rPr>
      <w:rFonts w:ascii="Arial" w:eastAsia="Times New Roman" w:hAnsi="Arial" w:cs="Arial"/>
      <w:b/>
      <w:bCs/>
      <w:spacing w:val="8"/>
      <w:sz w:val="20"/>
      <w:szCs w:val="20"/>
      <w:lang w:val="en-GB" w:eastAsia="zh-CN"/>
    </w:rPr>
  </w:style>
  <w:style w:type="paragraph" w:customStyle="1" w:styleId="CODE-TableCell">
    <w:name w:val="CODE-TableCell"/>
    <w:basedOn w:val="CODE"/>
    <w:qFormat/>
    <w:rsid w:val="007012F0"/>
    <w:rPr>
      <w:sz w:val="16"/>
    </w:rPr>
  </w:style>
  <w:style w:type="paragraph" w:customStyle="1" w:styleId="PARAGRAPH">
    <w:name w:val="PARAGRAPH"/>
    <w:link w:val="PARAGRAPHChar"/>
    <w:qFormat/>
    <w:rsid w:val="007012F0"/>
    <w:pPr>
      <w:snapToGrid w:val="0"/>
      <w:spacing w:before="100" w:after="200" w:line="240" w:lineRule="auto"/>
      <w:jc w:val="both"/>
    </w:pPr>
    <w:rPr>
      <w:rFonts w:ascii="Arial" w:eastAsia="Times New Roman" w:hAnsi="Arial" w:cs="Arial"/>
      <w:spacing w:val="8"/>
      <w:sz w:val="20"/>
      <w:szCs w:val="20"/>
      <w:lang w:val="en-GB" w:eastAsia="zh-CN"/>
    </w:rPr>
  </w:style>
  <w:style w:type="paragraph" w:customStyle="1" w:styleId="FIGURE-title">
    <w:name w:val="FIGURE-title"/>
    <w:basedOn w:val="Normal"/>
    <w:next w:val="PARAGRAPH"/>
    <w:qFormat/>
    <w:rsid w:val="007012F0"/>
    <w:pPr>
      <w:snapToGrid w:val="0"/>
      <w:spacing w:before="100" w:after="200"/>
      <w:jc w:val="center"/>
    </w:pPr>
    <w:rPr>
      <w:b/>
      <w:bCs/>
    </w:rPr>
  </w:style>
  <w:style w:type="paragraph" w:styleId="Header">
    <w:name w:val="header"/>
    <w:basedOn w:val="Normal"/>
    <w:link w:val="HeaderChar"/>
    <w:rsid w:val="007012F0"/>
    <w:pPr>
      <w:tabs>
        <w:tab w:val="center" w:pos="4536"/>
        <w:tab w:val="right" w:pos="9072"/>
      </w:tabs>
      <w:snapToGrid w:val="0"/>
    </w:pPr>
  </w:style>
  <w:style w:type="character" w:customStyle="1" w:styleId="HeaderChar">
    <w:name w:val="Header Char"/>
    <w:basedOn w:val="DefaultParagraphFont"/>
    <w:link w:val="Header"/>
    <w:rsid w:val="00C465F1"/>
    <w:rPr>
      <w:rFonts w:ascii="Arial" w:eastAsia="Times New Roman" w:hAnsi="Arial" w:cs="Arial"/>
      <w:spacing w:val="8"/>
      <w:sz w:val="20"/>
      <w:szCs w:val="20"/>
      <w:lang w:eastAsia="zh-CN"/>
    </w:rPr>
  </w:style>
  <w:style w:type="character" w:styleId="CommentReference">
    <w:name w:val="annotation reference"/>
    <w:semiHidden/>
    <w:rsid w:val="007012F0"/>
    <w:rPr>
      <w:sz w:val="16"/>
      <w:szCs w:val="16"/>
    </w:rPr>
  </w:style>
  <w:style w:type="paragraph" w:customStyle="1" w:styleId="NOTE">
    <w:name w:val="NOTE"/>
    <w:basedOn w:val="Normal"/>
    <w:next w:val="PARAGRAPH"/>
    <w:qFormat/>
    <w:rsid w:val="007012F0"/>
    <w:pPr>
      <w:snapToGrid w:val="0"/>
      <w:spacing w:before="100" w:after="100"/>
    </w:pPr>
    <w:rPr>
      <w:sz w:val="16"/>
      <w:szCs w:val="16"/>
    </w:rPr>
  </w:style>
  <w:style w:type="paragraph" w:styleId="Footer">
    <w:name w:val="footer"/>
    <w:basedOn w:val="Header"/>
    <w:link w:val="FooterChar"/>
    <w:uiPriority w:val="29"/>
    <w:rsid w:val="007012F0"/>
  </w:style>
  <w:style w:type="character" w:customStyle="1" w:styleId="FooterChar">
    <w:name w:val="Footer Char"/>
    <w:basedOn w:val="DefaultParagraphFont"/>
    <w:link w:val="Footer"/>
    <w:uiPriority w:val="29"/>
    <w:rsid w:val="00C465F1"/>
    <w:rPr>
      <w:rFonts w:ascii="Arial" w:eastAsia="Times New Roman" w:hAnsi="Arial" w:cs="Arial"/>
      <w:spacing w:val="8"/>
      <w:sz w:val="20"/>
      <w:szCs w:val="20"/>
      <w:lang w:eastAsia="zh-CN"/>
    </w:rPr>
  </w:style>
  <w:style w:type="paragraph" w:styleId="List">
    <w:name w:val="List"/>
    <w:basedOn w:val="Normal"/>
    <w:qFormat/>
    <w:rsid w:val="007012F0"/>
    <w:pPr>
      <w:tabs>
        <w:tab w:val="left" w:pos="340"/>
      </w:tabs>
      <w:snapToGrid w:val="0"/>
      <w:spacing w:after="100"/>
      <w:ind w:left="340" w:hanging="340"/>
    </w:pPr>
  </w:style>
  <w:style w:type="character" w:styleId="PageNumber">
    <w:name w:val="page number"/>
    <w:uiPriority w:val="29"/>
    <w:unhideWhenUsed/>
    <w:rsid w:val="007012F0"/>
    <w:rPr>
      <w:rFonts w:ascii="Arial" w:hAnsi="Arial"/>
      <w:sz w:val="20"/>
      <w:szCs w:val="20"/>
    </w:rPr>
  </w:style>
  <w:style w:type="paragraph" w:customStyle="1" w:styleId="FOREWORD">
    <w:name w:val="FOREWORD"/>
    <w:basedOn w:val="Normal"/>
    <w:rsid w:val="007012F0"/>
    <w:pPr>
      <w:tabs>
        <w:tab w:val="left" w:pos="284"/>
      </w:tabs>
      <w:snapToGrid w:val="0"/>
      <w:spacing w:after="100"/>
      <w:ind w:left="284" w:hanging="284"/>
    </w:pPr>
    <w:rPr>
      <w:sz w:val="16"/>
      <w:szCs w:val="16"/>
    </w:rPr>
  </w:style>
  <w:style w:type="paragraph" w:customStyle="1" w:styleId="TABLE-title">
    <w:name w:val="TABLE-title"/>
    <w:basedOn w:val="PARAGRAPH"/>
    <w:next w:val="PARAGRAPH"/>
    <w:qFormat/>
    <w:rsid w:val="007012F0"/>
    <w:pPr>
      <w:keepNext/>
      <w:jc w:val="center"/>
    </w:pPr>
    <w:rPr>
      <w:b/>
      <w:bCs/>
    </w:rPr>
  </w:style>
  <w:style w:type="paragraph" w:styleId="FootnoteText">
    <w:name w:val="footnote text"/>
    <w:basedOn w:val="Normal"/>
    <w:link w:val="FootnoteTextChar"/>
    <w:semiHidden/>
    <w:rsid w:val="007012F0"/>
    <w:pPr>
      <w:snapToGrid w:val="0"/>
      <w:spacing w:after="100"/>
      <w:ind w:left="284" w:hanging="284"/>
    </w:pPr>
    <w:rPr>
      <w:sz w:val="16"/>
      <w:szCs w:val="16"/>
    </w:rPr>
  </w:style>
  <w:style w:type="character" w:customStyle="1" w:styleId="FootnoteTextChar">
    <w:name w:val="Footnote Text Char"/>
    <w:basedOn w:val="DefaultParagraphFont"/>
    <w:link w:val="FootnoteText"/>
    <w:semiHidden/>
    <w:rsid w:val="00C465F1"/>
    <w:rPr>
      <w:rFonts w:ascii="Arial" w:eastAsia="Times New Roman" w:hAnsi="Arial" w:cs="Arial"/>
      <w:spacing w:val="8"/>
      <w:sz w:val="16"/>
      <w:szCs w:val="16"/>
      <w:lang w:eastAsia="zh-CN"/>
    </w:rPr>
  </w:style>
  <w:style w:type="character" w:styleId="FootnoteReference">
    <w:name w:val="footnote reference"/>
    <w:semiHidden/>
    <w:rsid w:val="007012F0"/>
    <w:rPr>
      <w:rFonts w:ascii="Arial" w:hAnsi="Arial"/>
      <w:position w:val="4"/>
      <w:sz w:val="16"/>
      <w:szCs w:val="16"/>
      <w:vertAlign w:val="baseline"/>
    </w:rPr>
  </w:style>
  <w:style w:type="paragraph" w:styleId="TOC1">
    <w:name w:val="toc 1"/>
    <w:aliases w:val="Заголовок1б"/>
    <w:basedOn w:val="Normal"/>
    <w:uiPriority w:val="39"/>
    <w:rsid w:val="007012F0"/>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7012F0"/>
    <w:pPr>
      <w:tabs>
        <w:tab w:val="clear" w:pos="454"/>
        <w:tab w:val="left" w:pos="993"/>
      </w:tabs>
      <w:spacing w:after="60"/>
      <w:ind w:left="993" w:hanging="709"/>
    </w:pPr>
  </w:style>
  <w:style w:type="paragraph" w:styleId="TOC3">
    <w:name w:val="toc 3"/>
    <w:basedOn w:val="TOC2"/>
    <w:uiPriority w:val="39"/>
    <w:rsid w:val="007012F0"/>
    <w:pPr>
      <w:tabs>
        <w:tab w:val="clear" w:pos="993"/>
        <w:tab w:val="left" w:pos="1560"/>
      </w:tabs>
      <w:ind w:left="1446" w:hanging="992"/>
    </w:pPr>
  </w:style>
  <w:style w:type="paragraph" w:styleId="TOC4">
    <w:name w:val="toc 4"/>
    <w:basedOn w:val="TOC3"/>
    <w:rsid w:val="007012F0"/>
    <w:pPr>
      <w:tabs>
        <w:tab w:val="left" w:pos="2608"/>
      </w:tabs>
      <w:ind w:left="2608" w:hanging="907"/>
    </w:pPr>
  </w:style>
  <w:style w:type="paragraph" w:styleId="TOC5">
    <w:name w:val="toc 5"/>
    <w:basedOn w:val="TOC4"/>
    <w:rsid w:val="007012F0"/>
    <w:pPr>
      <w:tabs>
        <w:tab w:val="clear" w:pos="2608"/>
        <w:tab w:val="left" w:pos="3686"/>
      </w:tabs>
      <w:ind w:left="3685" w:hanging="1077"/>
    </w:pPr>
  </w:style>
  <w:style w:type="paragraph" w:styleId="TOC6">
    <w:name w:val="toc 6"/>
    <w:basedOn w:val="TOC5"/>
    <w:rsid w:val="007012F0"/>
    <w:pPr>
      <w:tabs>
        <w:tab w:val="clear" w:pos="3686"/>
        <w:tab w:val="left" w:pos="4933"/>
      </w:tabs>
      <w:ind w:left="4933" w:hanging="1247"/>
    </w:pPr>
  </w:style>
  <w:style w:type="paragraph" w:styleId="TOC7">
    <w:name w:val="toc 7"/>
    <w:basedOn w:val="TOC1"/>
    <w:rsid w:val="007012F0"/>
    <w:pPr>
      <w:tabs>
        <w:tab w:val="right" w:pos="9070"/>
      </w:tabs>
    </w:pPr>
  </w:style>
  <w:style w:type="paragraph" w:styleId="TOC8">
    <w:name w:val="toc 8"/>
    <w:basedOn w:val="TOC1"/>
    <w:rsid w:val="007012F0"/>
    <w:pPr>
      <w:ind w:left="720" w:hanging="720"/>
    </w:pPr>
  </w:style>
  <w:style w:type="paragraph" w:styleId="TOC9">
    <w:name w:val="toc 9"/>
    <w:basedOn w:val="TOC1"/>
    <w:rsid w:val="007012F0"/>
    <w:pPr>
      <w:ind w:left="720" w:hanging="720"/>
    </w:pPr>
  </w:style>
  <w:style w:type="paragraph" w:customStyle="1" w:styleId="HEADINGNonumber">
    <w:name w:val="HEADING(Nonumber)"/>
    <w:basedOn w:val="PARAGRAPH"/>
    <w:next w:val="PARAGRAPH"/>
    <w:qFormat/>
    <w:rsid w:val="007012F0"/>
    <w:pPr>
      <w:keepNext/>
      <w:suppressAutoHyphens/>
      <w:spacing w:before="0"/>
      <w:jc w:val="center"/>
      <w:outlineLvl w:val="0"/>
    </w:pPr>
    <w:rPr>
      <w:sz w:val="24"/>
    </w:rPr>
  </w:style>
  <w:style w:type="paragraph" w:styleId="List4">
    <w:name w:val="List 4"/>
    <w:basedOn w:val="List3"/>
    <w:rsid w:val="007012F0"/>
    <w:pPr>
      <w:tabs>
        <w:tab w:val="clear" w:pos="1021"/>
        <w:tab w:val="left" w:pos="1361"/>
      </w:tabs>
      <w:ind w:left="1361"/>
    </w:pPr>
  </w:style>
  <w:style w:type="paragraph" w:styleId="List3">
    <w:name w:val="List 3"/>
    <w:basedOn w:val="List2"/>
    <w:rsid w:val="007012F0"/>
    <w:pPr>
      <w:tabs>
        <w:tab w:val="clear" w:pos="680"/>
        <w:tab w:val="left" w:pos="1021"/>
      </w:tabs>
      <w:ind w:left="1020"/>
    </w:pPr>
  </w:style>
  <w:style w:type="paragraph" w:styleId="List2">
    <w:name w:val="List 2"/>
    <w:basedOn w:val="List"/>
    <w:rsid w:val="007012F0"/>
    <w:pPr>
      <w:tabs>
        <w:tab w:val="clear" w:pos="340"/>
        <w:tab w:val="left" w:pos="680"/>
      </w:tabs>
      <w:ind w:left="680"/>
    </w:pPr>
  </w:style>
  <w:style w:type="paragraph" w:customStyle="1" w:styleId="TABLE-col-heading">
    <w:name w:val="TABLE-col-heading"/>
    <w:basedOn w:val="PARAGRAPH"/>
    <w:qFormat/>
    <w:rsid w:val="007012F0"/>
    <w:pPr>
      <w:keepNext/>
      <w:spacing w:before="60" w:after="60"/>
      <w:jc w:val="center"/>
    </w:pPr>
    <w:rPr>
      <w:b/>
      <w:bCs/>
      <w:sz w:val="16"/>
      <w:szCs w:val="16"/>
    </w:rPr>
  </w:style>
  <w:style w:type="paragraph" w:customStyle="1" w:styleId="ANNEXtitle">
    <w:name w:val="ANNEX_title"/>
    <w:basedOn w:val="MAIN-TITLE"/>
    <w:next w:val="ANNEX-heading1"/>
    <w:qFormat/>
    <w:rsid w:val="007012F0"/>
    <w:pPr>
      <w:pageBreakBefore/>
      <w:numPr>
        <w:numId w:val="24"/>
      </w:numPr>
      <w:spacing w:after="200"/>
      <w:outlineLvl w:val="0"/>
    </w:pPr>
  </w:style>
  <w:style w:type="paragraph" w:customStyle="1" w:styleId="MAIN-TITLE">
    <w:name w:val="MAIN-TITLE"/>
    <w:basedOn w:val="Normal"/>
    <w:qFormat/>
    <w:rsid w:val="007012F0"/>
    <w:pPr>
      <w:snapToGrid w:val="0"/>
      <w:jc w:val="center"/>
    </w:pPr>
    <w:rPr>
      <w:b/>
      <w:bCs/>
      <w:sz w:val="24"/>
      <w:szCs w:val="24"/>
    </w:rPr>
  </w:style>
  <w:style w:type="paragraph" w:customStyle="1" w:styleId="ANNEX-heading1">
    <w:name w:val="ANNEX-heading1"/>
    <w:basedOn w:val="Heading1"/>
    <w:next w:val="PARAGRAPH"/>
    <w:qFormat/>
    <w:rsid w:val="007012F0"/>
    <w:pPr>
      <w:numPr>
        <w:ilvl w:val="1"/>
        <w:numId w:val="24"/>
      </w:numPr>
      <w:outlineLvl w:val="1"/>
    </w:pPr>
  </w:style>
  <w:style w:type="paragraph" w:customStyle="1" w:styleId="TERM">
    <w:name w:val="TERM"/>
    <w:basedOn w:val="Normal"/>
    <w:next w:val="TERM-definition"/>
    <w:qFormat/>
    <w:rsid w:val="007012F0"/>
    <w:pPr>
      <w:keepNext/>
      <w:snapToGrid w:val="0"/>
      <w:ind w:left="340" w:hanging="340"/>
    </w:pPr>
    <w:rPr>
      <w:b/>
      <w:bCs/>
    </w:rPr>
  </w:style>
  <w:style w:type="paragraph" w:customStyle="1" w:styleId="TERM-definition">
    <w:name w:val="TERM-definition"/>
    <w:basedOn w:val="Normal"/>
    <w:next w:val="TERM-number"/>
    <w:qFormat/>
    <w:rsid w:val="007012F0"/>
    <w:pPr>
      <w:snapToGrid w:val="0"/>
      <w:spacing w:after="200"/>
    </w:pPr>
  </w:style>
  <w:style w:type="paragraph" w:customStyle="1" w:styleId="TERM-number">
    <w:name w:val="TERM-number"/>
    <w:basedOn w:val="Heading2"/>
    <w:next w:val="TERM"/>
    <w:qFormat/>
    <w:rsid w:val="007012F0"/>
    <w:pPr>
      <w:spacing w:after="0"/>
      <w:ind w:left="0" w:firstLine="0"/>
      <w:outlineLvl w:val="9"/>
    </w:pPr>
  </w:style>
  <w:style w:type="character" w:styleId="LineNumber">
    <w:name w:val="line number"/>
    <w:uiPriority w:val="29"/>
    <w:unhideWhenUsed/>
    <w:rsid w:val="007012F0"/>
    <w:rPr>
      <w:rFonts w:ascii="Arial" w:hAnsi="Arial" w:cs="Arial"/>
      <w:spacing w:val="8"/>
      <w:sz w:val="16"/>
      <w:lang w:val="en-GB" w:eastAsia="zh-CN" w:bidi="ar-SA"/>
    </w:rPr>
  </w:style>
  <w:style w:type="paragraph" w:styleId="ListNumber3">
    <w:name w:val="List Number 3"/>
    <w:basedOn w:val="ListNumber2"/>
    <w:rsid w:val="007012F0"/>
    <w:pPr>
      <w:numPr>
        <w:numId w:val="13"/>
      </w:numPr>
    </w:pPr>
  </w:style>
  <w:style w:type="paragraph" w:styleId="ListBullet5">
    <w:name w:val="List Bullet 5"/>
    <w:basedOn w:val="ListBullet4"/>
    <w:rsid w:val="007012F0"/>
    <w:pPr>
      <w:tabs>
        <w:tab w:val="clear" w:pos="1361"/>
        <w:tab w:val="left" w:pos="1701"/>
      </w:tabs>
      <w:ind w:left="1701"/>
    </w:pPr>
  </w:style>
  <w:style w:type="paragraph" w:styleId="ListBullet4">
    <w:name w:val="List Bullet 4"/>
    <w:basedOn w:val="ListBullet3"/>
    <w:rsid w:val="007012F0"/>
    <w:pPr>
      <w:tabs>
        <w:tab w:val="clear" w:pos="1021"/>
        <w:tab w:val="left" w:pos="1361"/>
      </w:tabs>
      <w:ind w:left="1361"/>
    </w:pPr>
  </w:style>
  <w:style w:type="paragraph" w:styleId="ListBullet3">
    <w:name w:val="List Bullet 3"/>
    <w:basedOn w:val="ListBullet2"/>
    <w:rsid w:val="007012F0"/>
    <w:pPr>
      <w:tabs>
        <w:tab w:val="clear" w:pos="340"/>
        <w:tab w:val="left" w:pos="1021"/>
      </w:tabs>
      <w:ind w:left="1020"/>
    </w:pPr>
  </w:style>
  <w:style w:type="paragraph" w:styleId="ListBullet2">
    <w:name w:val="List Bullet 2"/>
    <w:basedOn w:val="ListBullet"/>
    <w:rsid w:val="007012F0"/>
    <w:pPr>
      <w:numPr>
        <w:numId w:val="2"/>
      </w:numPr>
      <w:tabs>
        <w:tab w:val="clear" w:pos="700"/>
      </w:tabs>
      <w:ind w:left="680" w:hanging="340"/>
    </w:pPr>
  </w:style>
  <w:style w:type="paragraph" w:styleId="ListBullet">
    <w:name w:val="List Bullet"/>
    <w:basedOn w:val="Normal"/>
    <w:qFormat/>
    <w:rsid w:val="007012F0"/>
    <w:pPr>
      <w:numPr>
        <w:numId w:val="3"/>
      </w:numPr>
      <w:tabs>
        <w:tab w:val="clear" w:pos="720"/>
        <w:tab w:val="left" w:pos="340"/>
      </w:tabs>
      <w:snapToGrid w:val="0"/>
      <w:spacing w:after="100"/>
      <w:ind w:left="340" w:hanging="340"/>
    </w:pPr>
  </w:style>
  <w:style w:type="character" w:styleId="EndnoteReference">
    <w:name w:val="endnote reference"/>
    <w:semiHidden/>
    <w:rsid w:val="007012F0"/>
    <w:rPr>
      <w:vertAlign w:val="superscript"/>
    </w:rPr>
  </w:style>
  <w:style w:type="paragraph" w:customStyle="1" w:styleId="TABFIGfootnote">
    <w:name w:val="TAB_FIG_footnote"/>
    <w:basedOn w:val="FootnoteText"/>
    <w:rsid w:val="007012F0"/>
    <w:pPr>
      <w:tabs>
        <w:tab w:val="left" w:pos="284"/>
      </w:tabs>
      <w:spacing w:before="60" w:after="60"/>
    </w:pPr>
  </w:style>
  <w:style w:type="character" w:customStyle="1" w:styleId="Reference">
    <w:name w:val="Reference"/>
    <w:uiPriority w:val="29"/>
    <w:semiHidden/>
    <w:rsid w:val="007012F0"/>
    <w:rPr>
      <w:rFonts w:ascii="Arial" w:hAnsi="Arial"/>
      <w:noProof/>
      <w:sz w:val="20"/>
      <w:szCs w:val="20"/>
    </w:rPr>
  </w:style>
  <w:style w:type="paragraph" w:customStyle="1" w:styleId="TABLE-cell">
    <w:name w:val="TABLE-cell"/>
    <w:basedOn w:val="PARAGRAPH"/>
    <w:qFormat/>
    <w:rsid w:val="007012F0"/>
    <w:pPr>
      <w:spacing w:before="60" w:after="60"/>
      <w:jc w:val="left"/>
    </w:pPr>
    <w:rPr>
      <w:bCs/>
      <w:sz w:val="16"/>
    </w:rPr>
  </w:style>
  <w:style w:type="paragraph" w:styleId="ListContinue">
    <w:name w:val="List Continue"/>
    <w:basedOn w:val="Normal"/>
    <w:rsid w:val="007012F0"/>
    <w:pPr>
      <w:snapToGrid w:val="0"/>
      <w:spacing w:after="100"/>
      <w:ind w:left="340"/>
    </w:pPr>
  </w:style>
  <w:style w:type="paragraph" w:styleId="ListContinue2">
    <w:name w:val="List Continue 2"/>
    <w:basedOn w:val="ListContinue"/>
    <w:rsid w:val="007012F0"/>
    <w:pPr>
      <w:ind w:left="680"/>
    </w:pPr>
  </w:style>
  <w:style w:type="paragraph" w:styleId="ListContinue3">
    <w:name w:val="List Continue 3"/>
    <w:basedOn w:val="ListContinue2"/>
    <w:rsid w:val="007012F0"/>
    <w:pPr>
      <w:ind w:left="1021"/>
    </w:pPr>
  </w:style>
  <w:style w:type="paragraph" w:styleId="ListContinue4">
    <w:name w:val="List Continue 4"/>
    <w:basedOn w:val="ListContinue3"/>
    <w:rsid w:val="007012F0"/>
    <w:pPr>
      <w:ind w:left="1361"/>
    </w:pPr>
  </w:style>
  <w:style w:type="paragraph" w:styleId="ListContinue5">
    <w:name w:val="List Continue 5"/>
    <w:basedOn w:val="ListContinue4"/>
    <w:rsid w:val="007012F0"/>
    <w:pPr>
      <w:ind w:left="1701"/>
    </w:pPr>
  </w:style>
  <w:style w:type="paragraph" w:styleId="List5">
    <w:name w:val="List 5"/>
    <w:basedOn w:val="List4"/>
    <w:rsid w:val="007012F0"/>
    <w:pPr>
      <w:tabs>
        <w:tab w:val="clear" w:pos="1361"/>
        <w:tab w:val="left" w:pos="1701"/>
      </w:tabs>
      <w:ind w:left="1701"/>
    </w:pPr>
  </w:style>
  <w:style w:type="character" w:customStyle="1" w:styleId="VARIABLE">
    <w:name w:val="VARIABLE"/>
    <w:rsid w:val="007012F0"/>
    <w:rPr>
      <w:rFonts w:ascii="Times New Roman" w:hAnsi="Times New Roman"/>
      <w:i/>
      <w:iCs/>
    </w:rPr>
  </w:style>
  <w:style w:type="character" w:styleId="Hyperlink">
    <w:name w:val="Hyperlink"/>
    <w:uiPriority w:val="99"/>
    <w:rsid w:val="007012F0"/>
    <w:rPr>
      <w:color w:val="0000FF"/>
      <w:u w:val="single"/>
    </w:rPr>
  </w:style>
  <w:style w:type="paragraph" w:styleId="ListNumber">
    <w:name w:val="List Number"/>
    <w:basedOn w:val="List"/>
    <w:qFormat/>
    <w:rsid w:val="007012F0"/>
    <w:pPr>
      <w:numPr>
        <w:numId w:val="11"/>
      </w:numPr>
      <w:tabs>
        <w:tab w:val="clear" w:pos="360"/>
        <w:tab w:val="left" w:pos="340"/>
      </w:tabs>
      <w:ind w:left="340" w:hanging="340"/>
    </w:pPr>
  </w:style>
  <w:style w:type="paragraph" w:styleId="ListNumber2">
    <w:name w:val="List Number 2"/>
    <w:basedOn w:val="ListNumber"/>
    <w:rsid w:val="007012F0"/>
    <w:pPr>
      <w:numPr>
        <w:numId w:val="12"/>
      </w:numPr>
    </w:pPr>
  </w:style>
  <w:style w:type="character" w:styleId="FollowedHyperlink">
    <w:name w:val="FollowedHyperlink"/>
    <w:basedOn w:val="Hyperlink"/>
    <w:uiPriority w:val="99"/>
    <w:rsid w:val="007012F0"/>
    <w:rPr>
      <w:color w:val="0000FF"/>
      <w:u w:val="single"/>
    </w:rPr>
  </w:style>
  <w:style w:type="paragraph" w:customStyle="1" w:styleId="TABLE-centered">
    <w:name w:val="TABLE-centered"/>
    <w:basedOn w:val="TABLE-cell"/>
    <w:rsid w:val="007012F0"/>
    <w:pPr>
      <w:jc w:val="center"/>
    </w:pPr>
  </w:style>
  <w:style w:type="paragraph" w:styleId="ListNumber4">
    <w:name w:val="List Number 4"/>
    <w:basedOn w:val="ListNumber3"/>
    <w:rsid w:val="007012F0"/>
    <w:pPr>
      <w:numPr>
        <w:numId w:val="14"/>
      </w:numPr>
    </w:pPr>
  </w:style>
  <w:style w:type="paragraph" w:styleId="ListNumber5">
    <w:name w:val="List Number 5"/>
    <w:basedOn w:val="ListNumber4"/>
    <w:rsid w:val="007012F0"/>
    <w:pPr>
      <w:numPr>
        <w:numId w:val="15"/>
      </w:numPr>
    </w:pPr>
  </w:style>
  <w:style w:type="paragraph" w:styleId="TableofFigures">
    <w:name w:val="table of figures"/>
    <w:basedOn w:val="TOC1"/>
    <w:uiPriority w:val="99"/>
    <w:rsid w:val="007012F0"/>
    <w:pPr>
      <w:ind w:left="0" w:firstLine="0"/>
    </w:pPr>
  </w:style>
  <w:style w:type="paragraph" w:styleId="Title">
    <w:name w:val="Title"/>
    <w:basedOn w:val="MAIN-TITLE"/>
    <w:link w:val="TitleChar"/>
    <w:qFormat/>
    <w:rsid w:val="007012F0"/>
    <w:rPr>
      <w:kern w:val="28"/>
    </w:rPr>
  </w:style>
  <w:style w:type="character" w:customStyle="1" w:styleId="TitleChar">
    <w:name w:val="Title Char"/>
    <w:basedOn w:val="DefaultParagraphFont"/>
    <w:link w:val="Title"/>
    <w:rsid w:val="00C465F1"/>
    <w:rPr>
      <w:rFonts w:ascii="Arial" w:eastAsia="Times New Roman" w:hAnsi="Arial" w:cs="Arial"/>
      <w:b/>
      <w:bCs/>
      <w:spacing w:val="8"/>
      <w:kern w:val="28"/>
      <w:sz w:val="24"/>
      <w:szCs w:val="24"/>
      <w:lang w:eastAsia="zh-CN"/>
    </w:rPr>
  </w:style>
  <w:style w:type="paragraph" w:styleId="BlockText">
    <w:name w:val="Block Text"/>
    <w:basedOn w:val="Normal"/>
    <w:uiPriority w:val="59"/>
    <w:semiHidden/>
    <w:rsid w:val="007012F0"/>
    <w:pPr>
      <w:spacing w:after="120"/>
      <w:ind w:left="1440" w:right="1440"/>
    </w:pPr>
  </w:style>
  <w:style w:type="paragraph" w:customStyle="1" w:styleId="AMD-Heading1">
    <w:name w:val="AMD-Heading1"/>
    <w:basedOn w:val="Heading1"/>
    <w:next w:val="PARAGRAPH"/>
    <w:rsid w:val="007012F0"/>
    <w:pPr>
      <w:outlineLvl w:val="9"/>
    </w:pPr>
  </w:style>
  <w:style w:type="paragraph" w:customStyle="1" w:styleId="AMD-Heading2">
    <w:name w:val="AMD-Heading2..."/>
    <w:basedOn w:val="Heading2"/>
    <w:next w:val="PARAGRAPH"/>
    <w:rsid w:val="007012F0"/>
    <w:pPr>
      <w:outlineLvl w:val="9"/>
    </w:pPr>
  </w:style>
  <w:style w:type="paragraph" w:customStyle="1" w:styleId="ANNEX-heading2">
    <w:name w:val="ANNEX-heading2"/>
    <w:basedOn w:val="Heading2"/>
    <w:next w:val="PARAGRAPH"/>
    <w:qFormat/>
    <w:rsid w:val="007012F0"/>
    <w:pPr>
      <w:numPr>
        <w:ilvl w:val="2"/>
        <w:numId w:val="24"/>
      </w:numPr>
      <w:outlineLvl w:val="2"/>
    </w:pPr>
  </w:style>
  <w:style w:type="paragraph" w:customStyle="1" w:styleId="ANNEX-heading3">
    <w:name w:val="ANNEX-heading3"/>
    <w:basedOn w:val="Heading3"/>
    <w:next w:val="PARAGRAPH"/>
    <w:rsid w:val="007012F0"/>
    <w:pPr>
      <w:numPr>
        <w:ilvl w:val="3"/>
        <w:numId w:val="24"/>
      </w:numPr>
      <w:outlineLvl w:val="3"/>
    </w:pPr>
  </w:style>
  <w:style w:type="paragraph" w:customStyle="1" w:styleId="ANNEX-heading4">
    <w:name w:val="ANNEX-heading4"/>
    <w:basedOn w:val="Heading4"/>
    <w:next w:val="PARAGRAPH"/>
    <w:rsid w:val="007012F0"/>
    <w:pPr>
      <w:numPr>
        <w:ilvl w:val="4"/>
        <w:numId w:val="24"/>
      </w:numPr>
      <w:outlineLvl w:val="4"/>
    </w:pPr>
  </w:style>
  <w:style w:type="paragraph" w:customStyle="1" w:styleId="ANNEX-heading5">
    <w:name w:val="ANNEX-heading5"/>
    <w:basedOn w:val="Heading5"/>
    <w:next w:val="PARAGRAPH"/>
    <w:rsid w:val="007012F0"/>
    <w:pPr>
      <w:numPr>
        <w:ilvl w:val="5"/>
        <w:numId w:val="24"/>
      </w:numPr>
      <w:outlineLvl w:val="5"/>
    </w:pPr>
  </w:style>
  <w:style w:type="character" w:customStyle="1" w:styleId="SUPerscript">
    <w:name w:val="SUPerscript"/>
    <w:rsid w:val="007012F0"/>
    <w:rPr>
      <w:kern w:val="0"/>
      <w:position w:val="6"/>
      <w:sz w:val="16"/>
      <w:szCs w:val="16"/>
    </w:rPr>
  </w:style>
  <w:style w:type="character" w:customStyle="1" w:styleId="SUBscript">
    <w:name w:val="SUBscript"/>
    <w:rsid w:val="007012F0"/>
    <w:rPr>
      <w:kern w:val="0"/>
      <w:position w:val="-6"/>
      <w:sz w:val="16"/>
      <w:szCs w:val="16"/>
    </w:rPr>
  </w:style>
  <w:style w:type="paragraph" w:customStyle="1" w:styleId="ListDash">
    <w:name w:val="List Dash"/>
    <w:basedOn w:val="ListBullet"/>
    <w:qFormat/>
    <w:rsid w:val="007012F0"/>
    <w:pPr>
      <w:numPr>
        <w:numId w:val="1"/>
      </w:numPr>
    </w:pPr>
  </w:style>
  <w:style w:type="paragraph" w:customStyle="1" w:styleId="TERM-number3">
    <w:name w:val="TERM-number 3"/>
    <w:basedOn w:val="Heading3"/>
    <w:next w:val="TERM"/>
    <w:rsid w:val="007012F0"/>
    <w:pPr>
      <w:spacing w:after="0"/>
      <w:ind w:left="0" w:firstLine="0"/>
      <w:outlineLvl w:val="9"/>
    </w:pPr>
  </w:style>
  <w:style w:type="character" w:customStyle="1" w:styleId="SMALLCAPS">
    <w:name w:val="SMALL CAPS"/>
    <w:rsid w:val="007012F0"/>
    <w:rPr>
      <w:caps w:val="0"/>
      <w:smallCaps/>
      <w:strike w:val="0"/>
      <w:dstrike w:val="0"/>
      <w:shadow w:val="0"/>
      <w:emboss w:val="0"/>
      <w:imprint w:val="0"/>
      <w:vanish w:val="0"/>
      <w:vertAlign w:val="baseline"/>
    </w:rPr>
  </w:style>
  <w:style w:type="paragraph" w:customStyle="1" w:styleId="NumberedPARAlevel3">
    <w:name w:val="Numbered PARA (level 3)"/>
    <w:basedOn w:val="Heading3"/>
    <w:next w:val="PARAGRAPH"/>
    <w:rsid w:val="007012F0"/>
    <w:pPr>
      <w:spacing w:after="200"/>
      <w:ind w:left="0" w:firstLine="0"/>
      <w:jc w:val="both"/>
      <w:outlineLvl w:val="9"/>
    </w:pPr>
    <w:rPr>
      <w:b w:val="0"/>
    </w:rPr>
  </w:style>
  <w:style w:type="paragraph" w:customStyle="1" w:styleId="ListDash2">
    <w:name w:val="List Dash 2"/>
    <w:basedOn w:val="ListBullet2"/>
    <w:rsid w:val="007012F0"/>
    <w:pPr>
      <w:numPr>
        <w:numId w:val="4"/>
      </w:numPr>
      <w:tabs>
        <w:tab w:val="clear" w:pos="340"/>
      </w:tabs>
    </w:pPr>
  </w:style>
  <w:style w:type="paragraph" w:customStyle="1" w:styleId="NumberedPARAlevel2">
    <w:name w:val="Numbered PARA (level 2)"/>
    <w:basedOn w:val="Heading2"/>
    <w:next w:val="PARAGRAPH"/>
    <w:rsid w:val="007012F0"/>
    <w:pPr>
      <w:spacing w:after="200"/>
      <w:ind w:left="0" w:firstLine="0"/>
      <w:jc w:val="both"/>
      <w:outlineLvl w:val="9"/>
    </w:pPr>
    <w:rPr>
      <w:b w:val="0"/>
    </w:rPr>
  </w:style>
  <w:style w:type="paragraph" w:customStyle="1" w:styleId="ListDash3">
    <w:name w:val="List Dash 3"/>
    <w:basedOn w:val="Normal"/>
    <w:rsid w:val="007012F0"/>
    <w:pPr>
      <w:numPr>
        <w:numId w:val="6"/>
      </w:numPr>
      <w:tabs>
        <w:tab w:val="clear" w:pos="340"/>
        <w:tab w:val="left" w:pos="1021"/>
      </w:tabs>
      <w:snapToGrid w:val="0"/>
      <w:spacing w:after="100"/>
      <w:ind w:left="1020"/>
    </w:pPr>
  </w:style>
  <w:style w:type="paragraph" w:customStyle="1" w:styleId="ListDash4">
    <w:name w:val="List Dash 4"/>
    <w:basedOn w:val="Normal"/>
    <w:rsid w:val="007012F0"/>
    <w:pPr>
      <w:numPr>
        <w:numId w:val="5"/>
      </w:numPr>
      <w:snapToGrid w:val="0"/>
      <w:spacing w:after="100"/>
    </w:pPr>
  </w:style>
  <w:style w:type="paragraph" w:customStyle="1" w:styleId="PARAEQUATION">
    <w:name w:val="PARAEQUATION"/>
    <w:basedOn w:val="Normal"/>
    <w:next w:val="PARAGRAPH"/>
    <w:qFormat/>
    <w:rsid w:val="007012F0"/>
    <w:pPr>
      <w:tabs>
        <w:tab w:val="center" w:pos="4536"/>
        <w:tab w:val="right" w:pos="9072"/>
      </w:tabs>
      <w:snapToGrid w:val="0"/>
      <w:spacing w:before="200" w:after="200"/>
    </w:pPr>
  </w:style>
  <w:style w:type="paragraph" w:customStyle="1" w:styleId="TERM-deprecated">
    <w:name w:val="TERM-deprecated"/>
    <w:basedOn w:val="TERM"/>
    <w:next w:val="TERM-definition"/>
    <w:qFormat/>
    <w:rsid w:val="007012F0"/>
    <w:rPr>
      <w:b w:val="0"/>
    </w:rPr>
  </w:style>
  <w:style w:type="paragraph" w:customStyle="1" w:styleId="TERM-admitted">
    <w:name w:val="TERM-admitted"/>
    <w:basedOn w:val="TERM"/>
    <w:next w:val="TERM-definition"/>
    <w:qFormat/>
    <w:rsid w:val="007012F0"/>
    <w:rPr>
      <w:b w:val="0"/>
    </w:rPr>
  </w:style>
  <w:style w:type="paragraph" w:customStyle="1" w:styleId="TERM-note">
    <w:name w:val="TERM-note"/>
    <w:basedOn w:val="NOTE"/>
    <w:next w:val="TERM-number"/>
    <w:qFormat/>
    <w:rsid w:val="007012F0"/>
  </w:style>
  <w:style w:type="paragraph" w:customStyle="1" w:styleId="EXAMPLE">
    <w:name w:val="EXAMPLE"/>
    <w:basedOn w:val="NOTE"/>
    <w:next w:val="PARAGRAPH"/>
    <w:qFormat/>
    <w:rsid w:val="007012F0"/>
  </w:style>
  <w:style w:type="paragraph" w:customStyle="1" w:styleId="TERM-example">
    <w:name w:val="TERM-example"/>
    <w:basedOn w:val="EXAMPLE"/>
    <w:next w:val="TERM-number"/>
    <w:qFormat/>
    <w:rsid w:val="007012F0"/>
  </w:style>
  <w:style w:type="paragraph" w:customStyle="1" w:styleId="TERM-source">
    <w:name w:val="TERM-source"/>
    <w:basedOn w:val="Normal"/>
    <w:next w:val="TERM-number"/>
    <w:qFormat/>
    <w:rsid w:val="007012F0"/>
    <w:pPr>
      <w:snapToGrid w:val="0"/>
      <w:spacing w:before="100" w:after="200"/>
    </w:pPr>
  </w:style>
  <w:style w:type="character" w:styleId="Emphasis">
    <w:name w:val="Emphasis"/>
    <w:qFormat/>
    <w:rsid w:val="007012F0"/>
    <w:rPr>
      <w:i/>
      <w:iCs/>
    </w:rPr>
  </w:style>
  <w:style w:type="character" w:styleId="Strong">
    <w:name w:val="Strong"/>
    <w:qFormat/>
    <w:rsid w:val="007012F0"/>
    <w:rPr>
      <w:b/>
      <w:bCs/>
    </w:rPr>
  </w:style>
  <w:style w:type="paragraph" w:customStyle="1" w:styleId="TERM-number4">
    <w:name w:val="TERM-number 4"/>
    <w:basedOn w:val="Heading4"/>
    <w:next w:val="TERM"/>
    <w:qFormat/>
    <w:rsid w:val="007012F0"/>
    <w:pPr>
      <w:spacing w:after="0"/>
      <w:outlineLvl w:val="9"/>
    </w:pPr>
  </w:style>
  <w:style w:type="character" w:customStyle="1" w:styleId="SMALLCAPSemphasis">
    <w:name w:val="SMALL CAPS emphasis"/>
    <w:qFormat/>
    <w:rsid w:val="007012F0"/>
    <w:rPr>
      <w:i/>
      <w:caps w:val="0"/>
      <w:smallCaps/>
      <w:strike w:val="0"/>
      <w:dstrike w:val="0"/>
      <w:shadow w:val="0"/>
      <w:emboss w:val="0"/>
      <w:imprint w:val="0"/>
      <w:vanish w:val="0"/>
      <w:vertAlign w:val="baseline"/>
    </w:rPr>
  </w:style>
  <w:style w:type="character" w:customStyle="1" w:styleId="SMALLCAPSstrong">
    <w:name w:val="SMALL CAPS strong"/>
    <w:qFormat/>
    <w:rsid w:val="007012F0"/>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7012F0"/>
    <w:pPr>
      <w:numPr>
        <w:numId w:val="7"/>
      </w:numPr>
      <w:jc w:val="left"/>
    </w:pPr>
  </w:style>
  <w:style w:type="paragraph" w:customStyle="1" w:styleId="ListNumberalt">
    <w:name w:val="List Number alt"/>
    <w:basedOn w:val="Normal"/>
    <w:qFormat/>
    <w:rsid w:val="007012F0"/>
    <w:pPr>
      <w:numPr>
        <w:numId w:val="8"/>
      </w:numPr>
      <w:tabs>
        <w:tab w:val="left" w:pos="357"/>
      </w:tabs>
      <w:snapToGrid w:val="0"/>
      <w:spacing w:after="100"/>
    </w:pPr>
  </w:style>
  <w:style w:type="paragraph" w:customStyle="1" w:styleId="ListNumberalt2">
    <w:name w:val="List Number alt 2"/>
    <w:basedOn w:val="ListNumberalt"/>
    <w:qFormat/>
    <w:rsid w:val="007012F0"/>
    <w:pPr>
      <w:numPr>
        <w:ilvl w:val="1"/>
      </w:numPr>
      <w:tabs>
        <w:tab w:val="clear" w:pos="357"/>
        <w:tab w:val="left" w:pos="680"/>
      </w:tabs>
      <w:ind w:left="675" w:hanging="318"/>
    </w:pPr>
    <w:rPr>
      <w:lang w:val="en-GB"/>
    </w:rPr>
  </w:style>
  <w:style w:type="paragraph" w:customStyle="1" w:styleId="ListNumberalt3">
    <w:name w:val="List Number alt 3"/>
    <w:basedOn w:val="ListNumberalt2"/>
    <w:qFormat/>
    <w:rsid w:val="007012F0"/>
    <w:pPr>
      <w:numPr>
        <w:ilvl w:val="2"/>
      </w:numPr>
    </w:pPr>
  </w:style>
  <w:style w:type="character" w:customStyle="1" w:styleId="SUBscript-small">
    <w:name w:val="SUBscript-small"/>
    <w:qFormat/>
    <w:rsid w:val="007012F0"/>
    <w:rPr>
      <w:kern w:val="0"/>
      <w:position w:val="-6"/>
      <w:sz w:val="12"/>
      <w:szCs w:val="16"/>
    </w:rPr>
  </w:style>
  <w:style w:type="character" w:customStyle="1" w:styleId="SUPerscript-small">
    <w:name w:val="SUPerscript-small"/>
    <w:qFormat/>
    <w:rsid w:val="007012F0"/>
    <w:rPr>
      <w:kern w:val="0"/>
      <w:position w:val="6"/>
      <w:sz w:val="12"/>
      <w:szCs w:val="16"/>
    </w:rPr>
  </w:style>
  <w:style w:type="character" w:styleId="IntenseEmphasis">
    <w:name w:val="Intense Emphasis"/>
    <w:qFormat/>
    <w:rsid w:val="007012F0"/>
    <w:rPr>
      <w:b/>
      <w:bCs/>
      <w:i/>
      <w:iCs/>
      <w:color w:val="auto"/>
    </w:rPr>
  </w:style>
  <w:style w:type="paragraph" w:customStyle="1" w:styleId="CODE">
    <w:name w:val="CODE"/>
    <w:basedOn w:val="Normal"/>
    <w:rsid w:val="007012F0"/>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7012F0"/>
    <w:pPr>
      <w:keepNext/>
      <w:snapToGrid w:val="0"/>
      <w:spacing w:before="100" w:after="200"/>
      <w:jc w:val="center"/>
    </w:pPr>
  </w:style>
  <w:style w:type="paragraph" w:customStyle="1" w:styleId="IECINSTRUCTIONS">
    <w:name w:val="IEC_INSTRUCTIONS"/>
    <w:basedOn w:val="Normal"/>
    <w:uiPriority w:val="99"/>
    <w:semiHidden/>
    <w:qFormat/>
    <w:rsid w:val="007012F0"/>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7012F0"/>
    <w:pPr>
      <w:numPr>
        <w:numId w:val="9"/>
      </w:numPr>
    </w:pPr>
  </w:style>
  <w:style w:type="numbering" w:customStyle="1" w:styleId="Headings">
    <w:name w:val="Headings"/>
    <w:rsid w:val="007012F0"/>
    <w:pPr>
      <w:numPr>
        <w:numId w:val="10"/>
      </w:numPr>
    </w:pPr>
  </w:style>
  <w:style w:type="character" w:customStyle="1" w:styleId="PARAGRAPHChar">
    <w:name w:val="PARAGRAPH Char"/>
    <w:link w:val="PARAGRAPH"/>
    <w:rsid w:val="007012F0"/>
    <w:rPr>
      <w:rFonts w:ascii="Arial" w:eastAsia="Times New Roman" w:hAnsi="Arial" w:cs="Arial"/>
      <w:spacing w:val="8"/>
      <w:sz w:val="20"/>
      <w:szCs w:val="20"/>
      <w:lang w:val="en-GB" w:eastAsia="zh-CN"/>
    </w:rPr>
  </w:style>
  <w:style w:type="paragraph" w:styleId="Bibliography">
    <w:name w:val="Bibliography"/>
    <w:basedOn w:val="Normal"/>
    <w:next w:val="Normal"/>
    <w:uiPriority w:val="37"/>
    <w:semiHidden/>
    <w:unhideWhenUsed/>
    <w:rsid w:val="007012F0"/>
  </w:style>
  <w:style w:type="paragraph" w:styleId="Caption">
    <w:name w:val="caption"/>
    <w:aliases w:val="fighead2,Caption Char1,Caption Char Char,Caption Char1 Char,Caption Char2,Caption Char Char Char,Caption Char Char1,Caption Char,fig and tbl,fighead21,fighead22,fighead23,Table Caption1,fighead211,fighead24,Table Caption2,fighead25,fighead212"/>
    <w:basedOn w:val="Normal"/>
    <w:next w:val="Normal"/>
    <w:link w:val="CaptionChar3"/>
    <w:uiPriority w:val="35"/>
    <w:qFormat/>
    <w:rsid w:val="007012F0"/>
    <w:rPr>
      <w:b/>
      <w:bCs/>
    </w:rPr>
  </w:style>
  <w:style w:type="paragraph" w:styleId="EnvelopeAddress">
    <w:name w:val="envelope address"/>
    <w:basedOn w:val="Normal"/>
    <w:uiPriority w:val="99"/>
    <w:semiHidden/>
    <w:unhideWhenUsed/>
    <w:rsid w:val="007012F0"/>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semiHidden/>
    <w:unhideWhenUsed/>
    <w:rsid w:val="007012F0"/>
    <w:rPr>
      <w:rFonts w:ascii="Cambria" w:eastAsia="MS Gothic" w:hAnsi="Cambria" w:cs="Times New Roman"/>
    </w:rPr>
  </w:style>
  <w:style w:type="paragraph" w:styleId="Index1">
    <w:name w:val="index 1"/>
    <w:basedOn w:val="Normal"/>
    <w:next w:val="Normal"/>
    <w:autoRedefine/>
    <w:uiPriority w:val="99"/>
    <w:semiHidden/>
    <w:unhideWhenUsed/>
    <w:rsid w:val="007012F0"/>
    <w:pPr>
      <w:ind w:left="200" w:hanging="200"/>
    </w:pPr>
  </w:style>
  <w:style w:type="paragraph" w:styleId="Index2">
    <w:name w:val="index 2"/>
    <w:basedOn w:val="Normal"/>
    <w:next w:val="Normal"/>
    <w:autoRedefine/>
    <w:uiPriority w:val="99"/>
    <w:semiHidden/>
    <w:unhideWhenUsed/>
    <w:rsid w:val="007012F0"/>
    <w:pPr>
      <w:ind w:left="400" w:hanging="200"/>
    </w:pPr>
  </w:style>
  <w:style w:type="paragraph" w:styleId="Index3">
    <w:name w:val="index 3"/>
    <w:basedOn w:val="Normal"/>
    <w:next w:val="Normal"/>
    <w:autoRedefine/>
    <w:uiPriority w:val="99"/>
    <w:semiHidden/>
    <w:unhideWhenUsed/>
    <w:rsid w:val="007012F0"/>
    <w:pPr>
      <w:ind w:left="600" w:hanging="200"/>
    </w:pPr>
  </w:style>
  <w:style w:type="paragraph" w:styleId="Index4">
    <w:name w:val="index 4"/>
    <w:basedOn w:val="Normal"/>
    <w:next w:val="Normal"/>
    <w:autoRedefine/>
    <w:uiPriority w:val="99"/>
    <w:semiHidden/>
    <w:unhideWhenUsed/>
    <w:rsid w:val="007012F0"/>
    <w:pPr>
      <w:ind w:left="800" w:hanging="200"/>
    </w:pPr>
  </w:style>
  <w:style w:type="paragraph" w:styleId="Index5">
    <w:name w:val="index 5"/>
    <w:basedOn w:val="Normal"/>
    <w:next w:val="Normal"/>
    <w:autoRedefine/>
    <w:uiPriority w:val="99"/>
    <w:semiHidden/>
    <w:unhideWhenUsed/>
    <w:rsid w:val="007012F0"/>
    <w:pPr>
      <w:ind w:left="1000" w:hanging="200"/>
    </w:pPr>
  </w:style>
  <w:style w:type="paragraph" w:styleId="Index6">
    <w:name w:val="index 6"/>
    <w:basedOn w:val="Normal"/>
    <w:next w:val="Normal"/>
    <w:autoRedefine/>
    <w:uiPriority w:val="99"/>
    <w:semiHidden/>
    <w:unhideWhenUsed/>
    <w:rsid w:val="007012F0"/>
    <w:pPr>
      <w:ind w:left="1200" w:hanging="200"/>
    </w:pPr>
  </w:style>
  <w:style w:type="paragraph" w:styleId="Index7">
    <w:name w:val="index 7"/>
    <w:basedOn w:val="Normal"/>
    <w:next w:val="Normal"/>
    <w:autoRedefine/>
    <w:uiPriority w:val="99"/>
    <w:semiHidden/>
    <w:unhideWhenUsed/>
    <w:rsid w:val="007012F0"/>
    <w:pPr>
      <w:ind w:left="1400" w:hanging="200"/>
    </w:pPr>
  </w:style>
  <w:style w:type="paragraph" w:styleId="Index8">
    <w:name w:val="index 8"/>
    <w:basedOn w:val="Normal"/>
    <w:next w:val="Normal"/>
    <w:autoRedefine/>
    <w:uiPriority w:val="99"/>
    <w:semiHidden/>
    <w:unhideWhenUsed/>
    <w:rsid w:val="007012F0"/>
    <w:pPr>
      <w:ind w:left="1600" w:hanging="200"/>
    </w:pPr>
  </w:style>
  <w:style w:type="paragraph" w:styleId="Index9">
    <w:name w:val="index 9"/>
    <w:basedOn w:val="Normal"/>
    <w:next w:val="Normal"/>
    <w:autoRedefine/>
    <w:uiPriority w:val="99"/>
    <w:semiHidden/>
    <w:unhideWhenUsed/>
    <w:rsid w:val="007012F0"/>
    <w:pPr>
      <w:ind w:left="1800" w:hanging="200"/>
    </w:pPr>
  </w:style>
  <w:style w:type="paragraph" w:styleId="IndexHeading">
    <w:name w:val="index heading"/>
    <w:basedOn w:val="Normal"/>
    <w:next w:val="Index1"/>
    <w:uiPriority w:val="99"/>
    <w:semiHidden/>
    <w:unhideWhenUsed/>
    <w:rsid w:val="007012F0"/>
    <w:rPr>
      <w:rFonts w:ascii="Cambria" w:eastAsia="MS Gothic" w:hAnsi="Cambria" w:cs="Times New Roman"/>
      <w:b/>
      <w:bCs/>
    </w:rPr>
  </w:style>
  <w:style w:type="paragraph" w:styleId="ListParagraph">
    <w:name w:val="List Paragraph"/>
    <w:basedOn w:val="Normal"/>
    <w:uiPriority w:val="34"/>
    <w:qFormat/>
    <w:rsid w:val="007012F0"/>
    <w:pPr>
      <w:ind w:left="567"/>
    </w:pPr>
  </w:style>
  <w:style w:type="paragraph" w:styleId="NoSpacing">
    <w:name w:val="No Spacing"/>
    <w:link w:val="NoSpacingChar"/>
    <w:uiPriority w:val="1"/>
    <w:qFormat/>
    <w:rsid w:val="007012F0"/>
    <w:pPr>
      <w:spacing w:after="0" w:line="240" w:lineRule="auto"/>
      <w:jc w:val="both"/>
    </w:pPr>
    <w:rPr>
      <w:rFonts w:ascii="Arial" w:eastAsia="Times New Roman" w:hAnsi="Arial" w:cs="Arial"/>
      <w:spacing w:val="8"/>
      <w:sz w:val="20"/>
      <w:szCs w:val="20"/>
      <w:lang w:val="en-GB" w:eastAsia="zh-CN"/>
    </w:rPr>
  </w:style>
  <w:style w:type="paragraph" w:styleId="NormalWeb">
    <w:name w:val="Normal (Web)"/>
    <w:basedOn w:val="Normal"/>
    <w:uiPriority w:val="99"/>
    <w:semiHidden/>
    <w:unhideWhenUsed/>
    <w:rsid w:val="007012F0"/>
    <w:rPr>
      <w:rFonts w:ascii="Times New Roman" w:hAnsi="Times New Roman" w:cs="Times New Roman"/>
      <w:sz w:val="24"/>
      <w:szCs w:val="24"/>
    </w:rPr>
  </w:style>
  <w:style w:type="paragraph" w:styleId="NormalIndent">
    <w:name w:val="Normal Indent"/>
    <w:basedOn w:val="Normal"/>
    <w:uiPriority w:val="99"/>
    <w:semiHidden/>
    <w:unhideWhenUsed/>
    <w:rsid w:val="007012F0"/>
    <w:pPr>
      <w:ind w:left="567"/>
    </w:pPr>
  </w:style>
  <w:style w:type="paragraph" w:styleId="TableofAuthorities">
    <w:name w:val="table of authorities"/>
    <w:basedOn w:val="Normal"/>
    <w:next w:val="Normal"/>
    <w:uiPriority w:val="99"/>
    <w:semiHidden/>
    <w:unhideWhenUsed/>
    <w:rsid w:val="007012F0"/>
    <w:pPr>
      <w:ind w:left="200" w:hanging="200"/>
    </w:pPr>
  </w:style>
  <w:style w:type="paragraph" w:styleId="TOAHeading">
    <w:name w:val="toa heading"/>
    <w:basedOn w:val="Normal"/>
    <w:next w:val="Normal"/>
    <w:uiPriority w:val="99"/>
    <w:semiHidden/>
    <w:unhideWhenUsed/>
    <w:rsid w:val="007012F0"/>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7012F0"/>
    <w:pPr>
      <w:numPr>
        <w:numId w:val="0"/>
      </w:numPr>
      <w:suppressAutoHyphens w:val="0"/>
      <w:snapToGrid/>
      <w:spacing w:before="240" w:after="60"/>
      <w:jc w:val="both"/>
      <w:outlineLvl w:val="9"/>
    </w:pPr>
    <w:rPr>
      <w:rFonts w:ascii="Cambria" w:eastAsia="MS Gothic" w:hAnsi="Cambria" w:cs="Times New Roman"/>
      <w:kern w:val="32"/>
      <w:sz w:val="32"/>
      <w:szCs w:val="32"/>
    </w:rPr>
  </w:style>
  <w:style w:type="paragraph" w:styleId="CommentText">
    <w:name w:val="annotation text"/>
    <w:basedOn w:val="Normal"/>
    <w:link w:val="CommentTextChar"/>
    <w:uiPriority w:val="99"/>
    <w:unhideWhenUsed/>
    <w:rsid w:val="00E971D4"/>
  </w:style>
  <w:style w:type="character" w:customStyle="1" w:styleId="CommentTextChar">
    <w:name w:val="Comment Text Char"/>
    <w:basedOn w:val="DefaultParagraphFont"/>
    <w:link w:val="CommentText"/>
    <w:uiPriority w:val="99"/>
    <w:rsid w:val="00E971D4"/>
    <w:rPr>
      <w:rFonts w:ascii="Arial" w:eastAsia="Times New Roman" w:hAnsi="Arial" w:cs="Arial"/>
      <w:spacing w:val="8"/>
      <w:sz w:val="20"/>
      <w:szCs w:val="20"/>
      <w:lang w:val="en-GB" w:eastAsia="zh-CN"/>
    </w:rPr>
  </w:style>
  <w:style w:type="paragraph" w:styleId="CommentSubject">
    <w:name w:val="annotation subject"/>
    <w:basedOn w:val="CommentText"/>
    <w:next w:val="CommentText"/>
    <w:link w:val="CommentSubjectChar"/>
    <w:uiPriority w:val="99"/>
    <w:semiHidden/>
    <w:unhideWhenUsed/>
    <w:rsid w:val="00E971D4"/>
    <w:rPr>
      <w:b/>
      <w:bCs/>
    </w:rPr>
  </w:style>
  <w:style w:type="character" w:customStyle="1" w:styleId="CommentSubjectChar">
    <w:name w:val="Comment Subject Char"/>
    <w:basedOn w:val="CommentTextChar"/>
    <w:link w:val="CommentSubject"/>
    <w:uiPriority w:val="99"/>
    <w:semiHidden/>
    <w:rsid w:val="00E971D4"/>
    <w:rPr>
      <w:rFonts w:ascii="Arial" w:eastAsia="Times New Roman" w:hAnsi="Arial" w:cs="Arial"/>
      <w:b/>
      <w:bCs/>
      <w:spacing w:val="8"/>
      <w:sz w:val="20"/>
      <w:szCs w:val="20"/>
      <w:lang w:val="en-GB" w:eastAsia="zh-CN"/>
    </w:rPr>
  </w:style>
  <w:style w:type="paragraph" w:styleId="BalloonText">
    <w:name w:val="Balloon Text"/>
    <w:basedOn w:val="Normal"/>
    <w:link w:val="BalloonTextChar"/>
    <w:uiPriority w:val="99"/>
    <w:semiHidden/>
    <w:unhideWhenUsed/>
    <w:rsid w:val="00E971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1D4"/>
    <w:rPr>
      <w:rFonts w:ascii="Segoe UI" w:eastAsia="Times New Roman" w:hAnsi="Segoe UI" w:cs="Segoe UI"/>
      <w:spacing w:val="8"/>
      <w:sz w:val="18"/>
      <w:szCs w:val="18"/>
      <w:lang w:val="en-GB" w:eastAsia="zh-CN"/>
    </w:rPr>
  </w:style>
  <w:style w:type="character" w:customStyle="1" w:styleId="NoSpacingChar">
    <w:name w:val="No Spacing Char"/>
    <w:basedOn w:val="DefaultParagraphFont"/>
    <w:link w:val="NoSpacing"/>
    <w:uiPriority w:val="1"/>
    <w:rsid w:val="00FD1B66"/>
    <w:rPr>
      <w:rFonts w:ascii="Arial" w:eastAsia="Times New Roman" w:hAnsi="Arial" w:cs="Arial"/>
      <w:spacing w:val="8"/>
      <w:sz w:val="20"/>
      <w:szCs w:val="20"/>
      <w:lang w:val="en-GB" w:eastAsia="zh-CN"/>
    </w:rPr>
  </w:style>
  <w:style w:type="table" w:styleId="TableGrid">
    <w:name w:val="Table Grid"/>
    <w:basedOn w:val="TableNormal"/>
    <w:uiPriority w:val="59"/>
    <w:rsid w:val="00B74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3">
    <w:name w:val="Caption Char3"/>
    <w:aliases w:val="fighead2 Char,Caption Char1 Char1,Caption Char Char Char1,Caption Char1 Char Char,Caption Char2 Char,Caption Char Char Char Char,Caption Char Char1 Char,Caption Char Char2,fig and tbl Char,fighead21 Char,fighead22 Char,fighead23 Char"/>
    <w:basedOn w:val="DefaultParagraphFont"/>
    <w:link w:val="Caption"/>
    <w:uiPriority w:val="35"/>
    <w:rsid w:val="009A4798"/>
    <w:rPr>
      <w:rFonts w:ascii="Arial" w:eastAsia="Times New Roman" w:hAnsi="Arial" w:cs="Arial"/>
      <w:b/>
      <w:bCs/>
      <w:spacing w:val="8"/>
      <w:sz w:val="20"/>
      <w:szCs w:val="20"/>
      <w:lang w:eastAsia="zh-CN"/>
    </w:rPr>
  </w:style>
  <w:style w:type="paragraph" w:customStyle="1" w:styleId="CodeCommentPara">
    <w:name w:val="CodeCommentPara"/>
    <w:basedOn w:val="Normal"/>
    <w:link w:val="CodeCommentParaChar"/>
    <w:qFormat/>
    <w:rsid w:val="009A4798"/>
    <w:pPr>
      <w:spacing w:line="276" w:lineRule="auto"/>
      <w:ind w:left="720"/>
      <w:jc w:val="left"/>
    </w:pPr>
    <w:rPr>
      <w:rFonts w:ascii="Courier New" w:eastAsia="Calibri" w:hAnsi="Courier New" w:cs="Courier New"/>
      <w:i/>
      <w:spacing w:val="0"/>
      <w:szCs w:val="22"/>
      <w:lang w:eastAsia="en-US" w:bidi="he-IL"/>
    </w:rPr>
  </w:style>
  <w:style w:type="character" w:customStyle="1" w:styleId="CodeCommentParaChar">
    <w:name w:val="CodeCommentPara Char"/>
    <w:basedOn w:val="DefaultParagraphFont"/>
    <w:link w:val="CodeCommentPara"/>
    <w:rsid w:val="009A4798"/>
    <w:rPr>
      <w:rFonts w:ascii="Courier New" w:eastAsia="Calibri" w:hAnsi="Courier New" w:cs="Courier New"/>
      <w:i/>
      <w:sz w:val="20"/>
      <w:lang w:bidi="he-IL"/>
    </w:rPr>
  </w:style>
  <w:style w:type="table" w:customStyle="1" w:styleId="GridTable41">
    <w:name w:val="Grid Table 41"/>
    <w:basedOn w:val="TableNormal"/>
    <w:uiPriority w:val="49"/>
    <w:rsid w:val="009A4798"/>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FB3CAD"/>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7A0A2B"/>
    <w:pPr>
      <w:spacing w:after="0" w:line="240" w:lineRule="auto"/>
    </w:pPr>
    <w:rPr>
      <w:rFonts w:ascii="Arial" w:eastAsia="Times New Roman" w:hAnsi="Arial" w:cs="Arial"/>
      <w:spacing w:val="8"/>
      <w:sz w:val="20"/>
      <w:szCs w:val="20"/>
      <w:lang w:val="en-GB" w:eastAsia="zh-CN"/>
    </w:rPr>
  </w:style>
  <w:style w:type="table" w:customStyle="1" w:styleId="TableGridLight1">
    <w:name w:val="Table Grid Light1"/>
    <w:basedOn w:val="TableNormal"/>
    <w:uiPriority w:val="40"/>
    <w:rsid w:val="007A0A2B"/>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DLNAxref">
    <w:name w:val="DLNA_xref"/>
    <w:uiPriority w:val="99"/>
    <w:rsid w:val="00C95A27"/>
    <w:rPr>
      <w:rFonts w:ascii="Arial Narrow" w:hAnsi="Arial Narrow" w:cs="Arial Narrow"/>
      <w:b/>
      <w:bCs/>
      <w:color w:val="0000FF"/>
      <w:sz w:val="18"/>
      <w:szCs w:val="18"/>
    </w:rPr>
  </w:style>
  <w:style w:type="paragraph" w:customStyle="1" w:styleId="Heading1DLNA">
    <w:name w:val="Heading 1_DLNA"/>
    <w:uiPriority w:val="99"/>
    <w:rsid w:val="00D70763"/>
    <w:pPr>
      <w:keepNext/>
      <w:widowControl w:val="0"/>
      <w:tabs>
        <w:tab w:val="left" w:pos="0"/>
        <w:tab w:val="left" w:pos="540"/>
      </w:tabs>
      <w:autoSpaceDE w:val="0"/>
      <w:autoSpaceDN w:val="0"/>
      <w:adjustRightInd w:val="0"/>
      <w:spacing w:after="360" w:line="440" w:lineRule="atLeast"/>
    </w:pPr>
    <w:rPr>
      <w:rFonts w:ascii="Arial" w:hAnsi="Arial" w:cs="Arial"/>
      <w:b/>
      <w:bCs/>
      <w:color w:val="007600"/>
      <w:sz w:val="40"/>
      <w:szCs w:val="40"/>
    </w:rPr>
  </w:style>
  <w:style w:type="paragraph" w:styleId="PlainText">
    <w:name w:val="Plain Text"/>
    <w:basedOn w:val="Normal"/>
    <w:link w:val="PlainTextChar"/>
    <w:uiPriority w:val="99"/>
    <w:unhideWhenUsed/>
    <w:rsid w:val="00E4378E"/>
    <w:pPr>
      <w:jc w:val="left"/>
    </w:pPr>
    <w:rPr>
      <w:rFonts w:ascii="Courier" w:eastAsiaTheme="minorEastAsia" w:hAnsi="Courier" w:cstheme="minorBidi"/>
      <w:spacing w:val="0"/>
      <w:sz w:val="21"/>
      <w:szCs w:val="21"/>
      <w:lang w:eastAsia="en-US"/>
    </w:rPr>
  </w:style>
  <w:style w:type="character" w:customStyle="1" w:styleId="PlainTextChar">
    <w:name w:val="Plain Text Char"/>
    <w:basedOn w:val="DefaultParagraphFont"/>
    <w:link w:val="PlainText"/>
    <w:uiPriority w:val="99"/>
    <w:rsid w:val="00E4378E"/>
    <w:rPr>
      <w:rFonts w:ascii="Courier" w:hAnsi="Courier"/>
      <w:sz w:val="21"/>
      <w:szCs w:val="21"/>
    </w:rPr>
  </w:style>
  <w:style w:type="character" w:customStyle="1" w:styleId="apple-converted-space">
    <w:name w:val="apple-converted-space"/>
    <w:basedOn w:val="DefaultParagraphFont"/>
    <w:rsid w:val="00E834CA"/>
  </w:style>
  <w:style w:type="paragraph" w:customStyle="1" w:styleId="paragraph0">
    <w:name w:val="paragraph"/>
    <w:basedOn w:val="Normal"/>
    <w:rsid w:val="00CB1D0E"/>
    <w:pPr>
      <w:spacing w:before="100" w:beforeAutospacing="1" w:after="100" w:afterAutospacing="1"/>
      <w:jc w:val="left"/>
    </w:pPr>
    <w:rPr>
      <w:rFonts w:eastAsia="Gulim"/>
      <w:spacing w:val="0"/>
      <w:sz w:val="18"/>
      <w:szCs w:val="18"/>
      <w:lang w:eastAsia="ko-KR"/>
    </w:rPr>
  </w:style>
  <w:style w:type="table" w:customStyle="1" w:styleId="TABLE-A">
    <w:name w:val="TABLE-A"/>
    <w:basedOn w:val="TableNormal"/>
    <w:uiPriority w:val="99"/>
    <w:rsid w:val="00750613"/>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customStyle="1" w:styleId="CODE-GREEN">
    <w:name w:val="CODE-GREEN"/>
    <w:basedOn w:val="CODE-TableCell"/>
    <w:qFormat/>
    <w:rsid w:val="00750613"/>
    <w:rPr>
      <w:color w:val="00B050"/>
    </w:rPr>
  </w:style>
  <w:style w:type="paragraph" w:customStyle="1" w:styleId="CODE-YELLOW">
    <w:name w:val="CODE-YELLOW"/>
    <w:basedOn w:val="CODE-GREEN"/>
    <w:qFormat/>
    <w:rsid w:val="00750613"/>
    <w:rPr>
      <w:color w:val="BF8F00" w:themeColor="accent4" w:themeShade="BF"/>
    </w:rPr>
  </w:style>
  <w:style w:type="paragraph" w:customStyle="1" w:styleId="CODE-BLUE">
    <w:name w:val="CODE-BLUE"/>
    <w:basedOn w:val="Normal"/>
    <w:qFormat/>
    <w:rsid w:val="00750613"/>
    <w:pPr>
      <w:snapToGrid w:val="0"/>
      <w:spacing w:before="100" w:after="100"/>
      <w:contextualSpacing/>
      <w:jc w:val="left"/>
    </w:pPr>
    <w:rPr>
      <w:rFonts w:ascii="Courier New" w:hAnsi="Courier New"/>
      <w:noProof/>
      <w:color w:val="0070C0"/>
      <w:spacing w:val="-2"/>
      <w:sz w:val="16"/>
    </w:rPr>
  </w:style>
  <w:style w:type="paragraph" w:customStyle="1" w:styleId="CODE-AQUA">
    <w:name w:val="CODE-AQUA"/>
    <w:basedOn w:val="CODE-BLUE"/>
    <w:qFormat/>
    <w:rsid w:val="00750613"/>
    <w:rPr>
      <w:color w:val="00B0F0"/>
    </w:rPr>
  </w:style>
  <w:style w:type="paragraph" w:customStyle="1" w:styleId="CODE-GREY">
    <w:name w:val="CODE-GREY"/>
    <w:basedOn w:val="Normal"/>
    <w:qFormat/>
    <w:rsid w:val="00750613"/>
    <w:pPr>
      <w:snapToGrid w:val="0"/>
      <w:spacing w:before="100" w:after="100"/>
      <w:contextualSpacing/>
      <w:jc w:val="left"/>
    </w:pPr>
    <w:rPr>
      <w:rFonts w:ascii="Courier New" w:hAnsi="Courier New"/>
      <w:noProof/>
      <w:color w:val="595959" w:themeColor="text1" w:themeTint="A6"/>
      <w:spacing w:val="-2"/>
      <w:sz w:val="16"/>
      <w:szCs w:val="16"/>
    </w:rPr>
  </w:style>
  <w:style w:type="paragraph" w:customStyle="1" w:styleId="CODE-BLACK">
    <w:name w:val="CODE-BLACK"/>
    <w:basedOn w:val="CODE-GREY"/>
    <w:qFormat/>
    <w:rsid w:val="00750613"/>
    <w:rPr>
      <w:color w:val="000000" w:themeColor="text1"/>
    </w:rPr>
  </w:style>
  <w:style w:type="paragraph" w:customStyle="1" w:styleId="PlantUML">
    <w:name w:val="PlantUML"/>
    <w:basedOn w:val="Normal"/>
    <w:link w:val="PlantUMLChar"/>
    <w:autoRedefine/>
    <w:rsid w:val="006B5042"/>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jc w:val="left"/>
    </w:pPr>
    <w:rPr>
      <w:rFonts w:ascii="Courier New" w:hAnsi="Courier New" w:cs="Courier New"/>
      <w:noProof/>
      <w:vanish/>
      <w:color w:val="008000"/>
      <w:spacing w:val="0"/>
      <w:sz w:val="18"/>
      <w:lang w:eastAsia="nl-NL"/>
    </w:rPr>
  </w:style>
  <w:style w:type="character" w:customStyle="1" w:styleId="PlantUMLChar">
    <w:name w:val="PlantUML Char"/>
    <w:link w:val="PlantUML"/>
    <w:rsid w:val="006B5042"/>
    <w:rPr>
      <w:rFonts w:ascii="Courier New" w:eastAsia="Times New Roman" w:hAnsi="Courier New" w:cs="Courier New"/>
      <w:noProof/>
      <w:vanish/>
      <w:color w:val="008000"/>
      <w:sz w:val="18"/>
      <w:szCs w:val="20"/>
      <w:shd w:val="clear" w:color="auto" w:fill="BAFDBA"/>
      <w:lang w:eastAsia="nl-NL"/>
    </w:rPr>
  </w:style>
  <w:style w:type="paragraph" w:customStyle="1" w:styleId="PlantUMLImg">
    <w:name w:val="PlantUMLImg"/>
    <w:basedOn w:val="Normal"/>
    <w:link w:val="PlantUMLImgChar"/>
    <w:autoRedefine/>
    <w:rsid w:val="006B5042"/>
    <w:pPr>
      <w:jc w:val="center"/>
    </w:pPr>
    <w:rPr>
      <w:rFonts w:cs="Times New Roman"/>
      <w:spacing w:val="0"/>
      <w:lang w:eastAsia="nl-NL"/>
    </w:rPr>
  </w:style>
  <w:style w:type="character" w:customStyle="1" w:styleId="PlantUMLImgChar">
    <w:name w:val="PlantUMLImg Char"/>
    <w:basedOn w:val="DefaultParagraphFont"/>
    <w:link w:val="PlantUMLImg"/>
    <w:rsid w:val="006B5042"/>
    <w:rPr>
      <w:rFonts w:ascii="Arial" w:eastAsia="Times New Roman" w:hAnsi="Arial" w:cs="Times New Roman"/>
      <w:sz w:val="20"/>
      <w:szCs w:val="20"/>
      <w:lang w:eastAsia="nl-NL"/>
    </w:rPr>
  </w:style>
  <w:style w:type="paragraph" w:styleId="HTMLPreformatted">
    <w:name w:val="HTML Preformatted"/>
    <w:basedOn w:val="Normal"/>
    <w:link w:val="HTMLPreformattedChar"/>
    <w:uiPriority w:val="99"/>
    <w:semiHidden/>
    <w:unhideWhenUsed/>
    <w:rsid w:val="009D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sz w:val="27"/>
      <w:szCs w:val="27"/>
      <w:lang w:val="en-GB" w:eastAsia="en-GB"/>
    </w:rPr>
  </w:style>
  <w:style w:type="character" w:customStyle="1" w:styleId="HTMLPreformattedChar">
    <w:name w:val="HTML Preformatted Char"/>
    <w:basedOn w:val="DefaultParagraphFont"/>
    <w:link w:val="HTMLPreformatted"/>
    <w:uiPriority w:val="99"/>
    <w:semiHidden/>
    <w:rsid w:val="009D0DBD"/>
    <w:rPr>
      <w:rFonts w:ascii="Courier New" w:eastAsia="Times New Roman" w:hAnsi="Courier New" w:cs="Courier New"/>
      <w:sz w:val="27"/>
      <w:szCs w:val="27"/>
      <w:lang w:val="en-GB" w:eastAsia="en-GB"/>
    </w:rPr>
  </w:style>
  <w:style w:type="character" w:customStyle="1" w:styleId="CODEGREYC">
    <w:name w:val="CODE_GREY_C"/>
    <w:basedOn w:val="Emphasis"/>
    <w:uiPriority w:val="1"/>
    <w:qFormat/>
    <w:rsid w:val="008F5A19"/>
    <w:rPr>
      <w:i/>
      <w:iCs/>
      <w:lang w:eastAsia="ja-JP"/>
    </w:rPr>
  </w:style>
  <w:style w:type="paragraph" w:customStyle="1" w:styleId="xcode">
    <w:name w:val="xcode"/>
    <w:qFormat/>
    <w:rsid w:val="005975BD"/>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uppressAutoHyphens/>
      <w:spacing w:after="200" w:line="240" w:lineRule="auto"/>
      <w:contextualSpacing/>
    </w:pPr>
    <w:rPr>
      <w:rFonts w:ascii="Courier New" w:hAnsi="Courier New" w:cs="Arial"/>
      <w:sz w:val="18"/>
      <w:szCs w:val="20"/>
      <w:lang w:val="en-GB" w:eastAsia="zh-CN"/>
    </w:rPr>
  </w:style>
  <w:style w:type="table" w:customStyle="1" w:styleId="TableCRUDN">
    <w:name w:val="TableCRUDN"/>
    <w:basedOn w:val="TableNormal"/>
    <w:uiPriority w:val="99"/>
    <w:rsid w:val="00382DC2"/>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rPr>
    </w:tblStylePr>
  </w:style>
  <w:style w:type="paragraph" w:styleId="BodyText">
    <w:name w:val="Body Text"/>
    <w:basedOn w:val="Normal"/>
    <w:link w:val="BodyTextChar"/>
    <w:uiPriority w:val="99"/>
    <w:semiHidden/>
    <w:unhideWhenUsed/>
    <w:rsid w:val="00382DC2"/>
    <w:pPr>
      <w:spacing w:after="120"/>
    </w:pPr>
  </w:style>
  <w:style w:type="character" w:customStyle="1" w:styleId="BodyTextChar">
    <w:name w:val="Body Text Char"/>
    <w:basedOn w:val="DefaultParagraphFont"/>
    <w:link w:val="BodyText"/>
    <w:uiPriority w:val="99"/>
    <w:semiHidden/>
    <w:rsid w:val="00382DC2"/>
    <w:rPr>
      <w:rFonts w:ascii="Arial" w:eastAsia="Times New Roman" w:hAnsi="Arial" w:cs="Arial"/>
      <w:spacing w:val="8"/>
      <w:sz w:val="20"/>
      <w:szCs w:val="20"/>
      <w:lang w:eastAsia="zh-CN"/>
    </w:rPr>
  </w:style>
  <w:style w:type="paragraph" w:styleId="BodyTextFirstIndent">
    <w:name w:val="Body Text First Indent"/>
    <w:basedOn w:val="BodyText"/>
    <w:link w:val="BodyTextFirstIndentChar"/>
    <w:uiPriority w:val="99"/>
    <w:unhideWhenUsed/>
    <w:rsid w:val="00382DC2"/>
    <w:pPr>
      <w:spacing w:after="0"/>
      <w:ind w:firstLine="360"/>
    </w:pPr>
  </w:style>
  <w:style w:type="character" w:customStyle="1" w:styleId="BodyTextFirstIndentChar">
    <w:name w:val="Body Text First Indent Char"/>
    <w:basedOn w:val="BodyTextChar"/>
    <w:link w:val="BodyTextFirstIndent"/>
    <w:uiPriority w:val="99"/>
    <w:rsid w:val="00382DC2"/>
    <w:rPr>
      <w:rFonts w:ascii="Arial" w:eastAsia="Times New Roman" w:hAnsi="Arial" w:cs="Arial"/>
      <w:spacing w:val="8"/>
      <w:sz w:val="20"/>
      <w:szCs w:val="20"/>
      <w:lang w:eastAsia="zh-CN"/>
    </w:rPr>
  </w:style>
  <w:style w:type="paragraph" w:customStyle="1" w:styleId="CODE-RED">
    <w:name w:val="CODE-RED"/>
    <w:basedOn w:val="CODE-YELLOW"/>
    <w:qFormat/>
    <w:rsid w:val="00382DC2"/>
    <w:rPr>
      <w:color w:val="C00000"/>
    </w:rPr>
  </w:style>
  <w:style w:type="paragraph" w:styleId="BodyText2">
    <w:name w:val="Body Text 2"/>
    <w:basedOn w:val="Normal"/>
    <w:link w:val="BodyText2Char"/>
    <w:uiPriority w:val="99"/>
    <w:unhideWhenUsed/>
    <w:rsid w:val="00AE6E94"/>
    <w:pPr>
      <w:jc w:val="left"/>
    </w:pPr>
    <w:rPr>
      <w:rFonts w:ascii="Courier New" w:hAnsi="Courier New" w:cs="Courier New"/>
    </w:rPr>
  </w:style>
  <w:style w:type="character" w:customStyle="1" w:styleId="BodyText2Char">
    <w:name w:val="Body Text 2 Char"/>
    <w:basedOn w:val="DefaultParagraphFont"/>
    <w:link w:val="BodyText2"/>
    <w:uiPriority w:val="99"/>
    <w:rsid w:val="00AE6E94"/>
    <w:rPr>
      <w:rFonts w:ascii="Courier New" w:eastAsia="Times New Roman" w:hAnsi="Courier New" w:cs="Courier New"/>
      <w:spacing w:val="8"/>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22761">
      <w:bodyDiv w:val="1"/>
      <w:marLeft w:val="0"/>
      <w:marRight w:val="0"/>
      <w:marTop w:val="0"/>
      <w:marBottom w:val="0"/>
      <w:divBdr>
        <w:top w:val="none" w:sz="0" w:space="0" w:color="auto"/>
        <w:left w:val="none" w:sz="0" w:space="0" w:color="auto"/>
        <w:bottom w:val="none" w:sz="0" w:space="0" w:color="auto"/>
        <w:right w:val="none" w:sz="0" w:space="0" w:color="auto"/>
      </w:divBdr>
    </w:div>
    <w:div w:id="169413786">
      <w:bodyDiv w:val="1"/>
      <w:marLeft w:val="0"/>
      <w:marRight w:val="0"/>
      <w:marTop w:val="0"/>
      <w:marBottom w:val="0"/>
      <w:divBdr>
        <w:top w:val="none" w:sz="0" w:space="0" w:color="auto"/>
        <w:left w:val="none" w:sz="0" w:space="0" w:color="auto"/>
        <w:bottom w:val="none" w:sz="0" w:space="0" w:color="auto"/>
        <w:right w:val="none" w:sz="0" w:space="0" w:color="auto"/>
      </w:divBdr>
    </w:div>
    <w:div w:id="170922906">
      <w:bodyDiv w:val="1"/>
      <w:marLeft w:val="0"/>
      <w:marRight w:val="0"/>
      <w:marTop w:val="0"/>
      <w:marBottom w:val="0"/>
      <w:divBdr>
        <w:top w:val="none" w:sz="0" w:space="0" w:color="auto"/>
        <w:left w:val="none" w:sz="0" w:space="0" w:color="auto"/>
        <w:bottom w:val="none" w:sz="0" w:space="0" w:color="auto"/>
        <w:right w:val="none" w:sz="0" w:space="0" w:color="auto"/>
      </w:divBdr>
    </w:div>
    <w:div w:id="174152521">
      <w:bodyDiv w:val="1"/>
      <w:marLeft w:val="0"/>
      <w:marRight w:val="0"/>
      <w:marTop w:val="0"/>
      <w:marBottom w:val="0"/>
      <w:divBdr>
        <w:top w:val="none" w:sz="0" w:space="0" w:color="auto"/>
        <w:left w:val="none" w:sz="0" w:space="0" w:color="auto"/>
        <w:bottom w:val="none" w:sz="0" w:space="0" w:color="auto"/>
        <w:right w:val="none" w:sz="0" w:space="0" w:color="auto"/>
      </w:divBdr>
    </w:div>
    <w:div w:id="195167424">
      <w:bodyDiv w:val="1"/>
      <w:marLeft w:val="0"/>
      <w:marRight w:val="0"/>
      <w:marTop w:val="0"/>
      <w:marBottom w:val="0"/>
      <w:divBdr>
        <w:top w:val="none" w:sz="0" w:space="0" w:color="auto"/>
        <w:left w:val="none" w:sz="0" w:space="0" w:color="auto"/>
        <w:bottom w:val="none" w:sz="0" w:space="0" w:color="auto"/>
        <w:right w:val="none" w:sz="0" w:space="0" w:color="auto"/>
      </w:divBdr>
      <w:divsChild>
        <w:div w:id="1702782496">
          <w:marLeft w:val="0"/>
          <w:marRight w:val="0"/>
          <w:marTop w:val="0"/>
          <w:marBottom w:val="0"/>
          <w:divBdr>
            <w:top w:val="single" w:sz="6" w:space="8" w:color="747E93"/>
            <w:left w:val="single" w:sz="6" w:space="8" w:color="747E93"/>
            <w:bottom w:val="single" w:sz="6" w:space="8" w:color="747E93"/>
            <w:right w:val="single" w:sz="6" w:space="8" w:color="747E93"/>
          </w:divBdr>
          <w:divsChild>
            <w:div w:id="2017877498">
              <w:marLeft w:val="0"/>
              <w:marRight w:val="0"/>
              <w:marTop w:val="0"/>
              <w:marBottom w:val="0"/>
              <w:divBdr>
                <w:top w:val="none" w:sz="0" w:space="0" w:color="auto"/>
                <w:left w:val="none" w:sz="0" w:space="0" w:color="auto"/>
                <w:bottom w:val="none" w:sz="0" w:space="0" w:color="auto"/>
                <w:right w:val="none" w:sz="0" w:space="0" w:color="auto"/>
              </w:divBdr>
              <w:divsChild>
                <w:div w:id="1813598867">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234165841">
      <w:bodyDiv w:val="1"/>
      <w:marLeft w:val="0"/>
      <w:marRight w:val="0"/>
      <w:marTop w:val="0"/>
      <w:marBottom w:val="0"/>
      <w:divBdr>
        <w:top w:val="none" w:sz="0" w:space="0" w:color="auto"/>
        <w:left w:val="none" w:sz="0" w:space="0" w:color="auto"/>
        <w:bottom w:val="none" w:sz="0" w:space="0" w:color="auto"/>
        <w:right w:val="none" w:sz="0" w:space="0" w:color="auto"/>
      </w:divBdr>
    </w:div>
    <w:div w:id="239798990">
      <w:bodyDiv w:val="1"/>
      <w:marLeft w:val="0"/>
      <w:marRight w:val="0"/>
      <w:marTop w:val="0"/>
      <w:marBottom w:val="0"/>
      <w:divBdr>
        <w:top w:val="none" w:sz="0" w:space="0" w:color="auto"/>
        <w:left w:val="none" w:sz="0" w:space="0" w:color="auto"/>
        <w:bottom w:val="none" w:sz="0" w:space="0" w:color="auto"/>
        <w:right w:val="none" w:sz="0" w:space="0" w:color="auto"/>
      </w:divBdr>
    </w:div>
    <w:div w:id="299772284">
      <w:bodyDiv w:val="1"/>
      <w:marLeft w:val="0"/>
      <w:marRight w:val="0"/>
      <w:marTop w:val="0"/>
      <w:marBottom w:val="0"/>
      <w:divBdr>
        <w:top w:val="none" w:sz="0" w:space="0" w:color="auto"/>
        <w:left w:val="none" w:sz="0" w:space="0" w:color="auto"/>
        <w:bottom w:val="none" w:sz="0" w:space="0" w:color="auto"/>
        <w:right w:val="none" w:sz="0" w:space="0" w:color="auto"/>
      </w:divBdr>
    </w:div>
    <w:div w:id="402409089">
      <w:bodyDiv w:val="1"/>
      <w:marLeft w:val="0"/>
      <w:marRight w:val="0"/>
      <w:marTop w:val="0"/>
      <w:marBottom w:val="0"/>
      <w:divBdr>
        <w:top w:val="none" w:sz="0" w:space="0" w:color="auto"/>
        <w:left w:val="none" w:sz="0" w:space="0" w:color="auto"/>
        <w:bottom w:val="none" w:sz="0" w:space="0" w:color="auto"/>
        <w:right w:val="none" w:sz="0" w:space="0" w:color="auto"/>
      </w:divBdr>
    </w:div>
    <w:div w:id="462234520">
      <w:bodyDiv w:val="1"/>
      <w:marLeft w:val="0"/>
      <w:marRight w:val="0"/>
      <w:marTop w:val="0"/>
      <w:marBottom w:val="0"/>
      <w:divBdr>
        <w:top w:val="none" w:sz="0" w:space="0" w:color="auto"/>
        <w:left w:val="none" w:sz="0" w:space="0" w:color="auto"/>
        <w:bottom w:val="none" w:sz="0" w:space="0" w:color="auto"/>
        <w:right w:val="none" w:sz="0" w:space="0" w:color="auto"/>
      </w:divBdr>
    </w:div>
    <w:div w:id="487669085">
      <w:bodyDiv w:val="1"/>
      <w:marLeft w:val="0"/>
      <w:marRight w:val="0"/>
      <w:marTop w:val="0"/>
      <w:marBottom w:val="0"/>
      <w:divBdr>
        <w:top w:val="none" w:sz="0" w:space="0" w:color="auto"/>
        <w:left w:val="none" w:sz="0" w:space="0" w:color="auto"/>
        <w:bottom w:val="none" w:sz="0" w:space="0" w:color="auto"/>
        <w:right w:val="none" w:sz="0" w:space="0" w:color="auto"/>
      </w:divBdr>
    </w:div>
    <w:div w:id="773750667">
      <w:bodyDiv w:val="1"/>
      <w:marLeft w:val="0"/>
      <w:marRight w:val="0"/>
      <w:marTop w:val="0"/>
      <w:marBottom w:val="0"/>
      <w:divBdr>
        <w:top w:val="none" w:sz="0" w:space="0" w:color="auto"/>
        <w:left w:val="none" w:sz="0" w:space="0" w:color="auto"/>
        <w:bottom w:val="none" w:sz="0" w:space="0" w:color="auto"/>
        <w:right w:val="none" w:sz="0" w:space="0" w:color="auto"/>
      </w:divBdr>
      <w:divsChild>
        <w:div w:id="98721939">
          <w:marLeft w:val="1166"/>
          <w:marRight w:val="0"/>
          <w:marTop w:val="0"/>
          <w:marBottom w:val="0"/>
          <w:divBdr>
            <w:top w:val="none" w:sz="0" w:space="0" w:color="auto"/>
            <w:left w:val="none" w:sz="0" w:space="0" w:color="auto"/>
            <w:bottom w:val="none" w:sz="0" w:space="0" w:color="auto"/>
            <w:right w:val="none" w:sz="0" w:space="0" w:color="auto"/>
          </w:divBdr>
        </w:div>
        <w:div w:id="526409657">
          <w:marLeft w:val="1166"/>
          <w:marRight w:val="0"/>
          <w:marTop w:val="0"/>
          <w:marBottom w:val="0"/>
          <w:divBdr>
            <w:top w:val="none" w:sz="0" w:space="0" w:color="auto"/>
            <w:left w:val="none" w:sz="0" w:space="0" w:color="auto"/>
            <w:bottom w:val="none" w:sz="0" w:space="0" w:color="auto"/>
            <w:right w:val="none" w:sz="0" w:space="0" w:color="auto"/>
          </w:divBdr>
        </w:div>
        <w:div w:id="1760174924">
          <w:marLeft w:val="1166"/>
          <w:marRight w:val="0"/>
          <w:marTop w:val="0"/>
          <w:marBottom w:val="0"/>
          <w:divBdr>
            <w:top w:val="none" w:sz="0" w:space="0" w:color="auto"/>
            <w:left w:val="none" w:sz="0" w:space="0" w:color="auto"/>
            <w:bottom w:val="none" w:sz="0" w:space="0" w:color="auto"/>
            <w:right w:val="none" w:sz="0" w:space="0" w:color="auto"/>
          </w:divBdr>
        </w:div>
      </w:divsChild>
    </w:div>
    <w:div w:id="795874416">
      <w:bodyDiv w:val="1"/>
      <w:marLeft w:val="0"/>
      <w:marRight w:val="0"/>
      <w:marTop w:val="0"/>
      <w:marBottom w:val="0"/>
      <w:divBdr>
        <w:top w:val="none" w:sz="0" w:space="0" w:color="auto"/>
        <w:left w:val="none" w:sz="0" w:space="0" w:color="auto"/>
        <w:bottom w:val="none" w:sz="0" w:space="0" w:color="auto"/>
        <w:right w:val="none" w:sz="0" w:space="0" w:color="auto"/>
      </w:divBdr>
      <w:divsChild>
        <w:div w:id="1934434594">
          <w:marLeft w:val="547"/>
          <w:marRight w:val="0"/>
          <w:marTop w:val="86"/>
          <w:marBottom w:val="0"/>
          <w:divBdr>
            <w:top w:val="none" w:sz="0" w:space="0" w:color="auto"/>
            <w:left w:val="none" w:sz="0" w:space="0" w:color="auto"/>
            <w:bottom w:val="none" w:sz="0" w:space="0" w:color="auto"/>
            <w:right w:val="none" w:sz="0" w:space="0" w:color="auto"/>
          </w:divBdr>
        </w:div>
        <w:div w:id="2060593067">
          <w:marLeft w:val="547"/>
          <w:marRight w:val="0"/>
          <w:marTop w:val="86"/>
          <w:marBottom w:val="0"/>
          <w:divBdr>
            <w:top w:val="none" w:sz="0" w:space="0" w:color="auto"/>
            <w:left w:val="none" w:sz="0" w:space="0" w:color="auto"/>
            <w:bottom w:val="none" w:sz="0" w:space="0" w:color="auto"/>
            <w:right w:val="none" w:sz="0" w:space="0" w:color="auto"/>
          </w:divBdr>
        </w:div>
      </w:divsChild>
    </w:div>
    <w:div w:id="838932036">
      <w:bodyDiv w:val="1"/>
      <w:marLeft w:val="0"/>
      <w:marRight w:val="0"/>
      <w:marTop w:val="0"/>
      <w:marBottom w:val="0"/>
      <w:divBdr>
        <w:top w:val="none" w:sz="0" w:space="0" w:color="auto"/>
        <w:left w:val="none" w:sz="0" w:space="0" w:color="auto"/>
        <w:bottom w:val="none" w:sz="0" w:space="0" w:color="auto"/>
        <w:right w:val="none" w:sz="0" w:space="0" w:color="auto"/>
      </w:divBdr>
    </w:div>
    <w:div w:id="864826015">
      <w:bodyDiv w:val="1"/>
      <w:marLeft w:val="0"/>
      <w:marRight w:val="0"/>
      <w:marTop w:val="0"/>
      <w:marBottom w:val="0"/>
      <w:divBdr>
        <w:top w:val="none" w:sz="0" w:space="0" w:color="auto"/>
        <w:left w:val="none" w:sz="0" w:space="0" w:color="auto"/>
        <w:bottom w:val="none" w:sz="0" w:space="0" w:color="auto"/>
        <w:right w:val="none" w:sz="0" w:space="0" w:color="auto"/>
      </w:divBdr>
    </w:div>
    <w:div w:id="890923768">
      <w:bodyDiv w:val="1"/>
      <w:marLeft w:val="0"/>
      <w:marRight w:val="0"/>
      <w:marTop w:val="0"/>
      <w:marBottom w:val="0"/>
      <w:divBdr>
        <w:top w:val="none" w:sz="0" w:space="0" w:color="auto"/>
        <w:left w:val="none" w:sz="0" w:space="0" w:color="auto"/>
        <w:bottom w:val="none" w:sz="0" w:space="0" w:color="auto"/>
        <w:right w:val="none" w:sz="0" w:space="0" w:color="auto"/>
      </w:divBdr>
    </w:div>
    <w:div w:id="1030497220">
      <w:bodyDiv w:val="1"/>
      <w:marLeft w:val="0"/>
      <w:marRight w:val="0"/>
      <w:marTop w:val="0"/>
      <w:marBottom w:val="0"/>
      <w:divBdr>
        <w:top w:val="none" w:sz="0" w:space="0" w:color="auto"/>
        <w:left w:val="none" w:sz="0" w:space="0" w:color="auto"/>
        <w:bottom w:val="none" w:sz="0" w:space="0" w:color="auto"/>
        <w:right w:val="none" w:sz="0" w:space="0" w:color="auto"/>
      </w:divBdr>
    </w:div>
    <w:div w:id="1034499300">
      <w:bodyDiv w:val="1"/>
      <w:marLeft w:val="0"/>
      <w:marRight w:val="0"/>
      <w:marTop w:val="0"/>
      <w:marBottom w:val="0"/>
      <w:divBdr>
        <w:top w:val="none" w:sz="0" w:space="0" w:color="auto"/>
        <w:left w:val="none" w:sz="0" w:space="0" w:color="auto"/>
        <w:bottom w:val="none" w:sz="0" w:space="0" w:color="auto"/>
        <w:right w:val="none" w:sz="0" w:space="0" w:color="auto"/>
      </w:divBdr>
      <w:divsChild>
        <w:div w:id="1848979741">
          <w:marLeft w:val="150"/>
          <w:marRight w:val="150"/>
          <w:marTop w:val="150"/>
          <w:marBottom w:val="150"/>
          <w:divBdr>
            <w:top w:val="none" w:sz="0" w:space="0" w:color="auto"/>
            <w:left w:val="none" w:sz="0" w:space="0" w:color="auto"/>
            <w:bottom w:val="none" w:sz="0" w:space="0" w:color="auto"/>
            <w:right w:val="none" w:sz="0" w:space="0" w:color="auto"/>
          </w:divBdr>
          <w:divsChild>
            <w:div w:id="15856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4672">
      <w:bodyDiv w:val="1"/>
      <w:marLeft w:val="0"/>
      <w:marRight w:val="0"/>
      <w:marTop w:val="0"/>
      <w:marBottom w:val="0"/>
      <w:divBdr>
        <w:top w:val="none" w:sz="0" w:space="0" w:color="auto"/>
        <w:left w:val="none" w:sz="0" w:space="0" w:color="auto"/>
        <w:bottom w:val="none" w:sz="0" w:space="0" w:color="auto"/>
        <w:right w:val="none" w:sz="0" w:space="0" w:color="auto"/>
      </w:divBdr>
    </w:div>
    <w:div w:id="1163937844">
      <w:bodyDiv w:val="1"/>
      <w:marLeft w:val="0"/>
      <w:marRight w:val="0"/>
      <w:marTop w:val="0"/>
      <w:marBottom w:val="0"/>
      <w:divBdr>
        <w:top w:val="none" w:sz="0" w:space="0" w:color="auto"/>
        <w:left w:val="none" w:sz="0" w:space="0" w:color="auto"/>
        <w:bottom w:val="none" w:sz="0" w:space="0" w:color="auto"/>
        <w:right w:val="none" w:sz="0" w:space="0" w:color="auto"/>
      </w:divBdr>
      <w:divsChild>
        <w:div w:id="785151333">
          <w:marLeft w:val="0"/>
          <w:marRight w:val="0"/>
          <w:marTop w:val="0"/>
          <w:marBottom w:val="0"/>
          <w:divBdr>
            <w:top w:val="single" w:sz="6" w:space="8" w:color="747E93"/>
            <w:left w:val="single" w:sz="6" w:space="8" w:color="747E93"/>
            <w:bottom w:val="single" w:sz="6" w:space="8" w:color="747E93"/>
            <w:right w:val="single" w:sz="6" w:space="8" w:color="747E93"/>
          </w:divBdr>
          <w:divsChild>
            <w:div w:id="2014256271">
              <w:marLeft w:val="0"/>
              <w:marRight w:val="0"/>
              <w:marTop w:val="0"/>
              <w:marBottom w:val="0"/>
              <w:divBdr>
                <w:top w:val="none" w:sz="0" w:space="0" w:color="auto"/>
                <w:left w:val="none" w:sz="0" w:space="0" w:color="auto"/>
                <w:bottom w:val="none" w:sz="0" w:space="0" w:color="auto"/>
                <w:right w:val="none" w:sz="0" w:space="0" w:color="auto"/>
              </w:divBdr>
              <w:divsChild>
                <w:div w:id="1731540190">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67943068">
      <w:bodyDiv w:val="1"/>
      <w:marLeft w:val="0"/>
      <w:marRight w:val="0"/>
      <w:marTop w:val="0"/>
      <w:marBottom w:val="0"/>
      <w:divBdr>
        <w:top w:val="none" w:sz="0" w:space="0" w:color="auto"/>
        <w:left w:val="none" w:sz="0" w:space="0" w:color="auto"/>
        <w:bottom w:val="none" w:sz="0" w:space="0" w:color="auto"/>
        <w:right w:val="none" w:sz="0" w:space="0" w:color="auto"/>
      </w:divBdr>
    </w:div>
    <w:div w:id="1193416176">
      <w:bodyDiv w:val="1"/>
      <w:marLeft w:val="0"/>
      <w:marRight w:val="0"/>
      <w:marTop w:val="0"/>
      <w:marBottom w:val="0"/>
      <w:divBdr>
        <w:top w:val="none" w:sz="0" w:space="0" w:color="auto"/>
        <w:left w:val="none" w:sz="0" w:space="0" w:color="auto"/>
        <w:bottom w:val="none" w:sz="0" w:space="0" w:color="auto"/>
        <w:right w:val="none" w:sz="0" w:space="0" w:color="auto"/>
      </w:divBdr>
      <w:divsChild>
        <w:div w:id="1019502704">
          <w:marLeft w:val="150"/>
          <w:marRight w:val="150"/>
          <w:marTop w:val="150"/>
          <w:marBottom w:val="150"/>
          <w:divBdr>
            <w:top w:val="none" w:sz="0" w:space="0" w:color="auto"/>
            <w:left w:val="none" w:sz="0" w:space="0" w:color="auto"/>
            <w:bottom w:val="none" w:sz="0" w:space="0" w:color="auto"/>
            <w:right w:val="none" w:sz="0" w:space="0" w:color="auto"/>
          </w:divBdr>
          <w:divsChild>
            <w:div w:id="48471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169">
      <w:bodyDiv w:val="1"/>
      <w:marLeft w:val="0"/>
      <w:marRight w:val="0"/>
      <w:marTop w:val="0"/>
      <w:marBottom w:val="0"/>
      <w:divBdr>
        <w:top w:val="none" w:sz="0" w:space="0" w:color="auto"/>
        <w:left w:val="none" w:sz="0" w:space="0" w:color="auto"/>
        <w:bottom w:val="none" w:sz="0" w:space="0" w:color="auto"/>
        <w:right w:val="none" w:sz="0" w:space="0" w:color="auto"/>
      </w:divBdr>
    </w:div>
    <w:div w:id="1251352476">
      <w:bodyDiv w:val="1"/>
      <w:marLeft w:val="0"/>
      <w:marRight w:val="0"/>
      <w:marTop w:val="0"/>
      <w:marBottom w:val="0"/>
      <w:divBdr>
        <w:top w:val="none" w:sz="0" w:space="0" w:color="auto"/>
        <w:left w:val="none" w:sz="0" w:space="0" w:color="auto"/>
        <w:bottom w:val="none" w:sz="0" w:space="0" w:color="auto"/>
        <w:right w:val="none" w:sz="0" w:space="0" w:color="auto"/>
      </w:divBdr>
    </w:div>
    <w:div w:id="1276596534">
      <w:bodyDiv w:val="1"/>
      <w:marLeft w:val="0"/>
      <w:marRight w:val="0"/>
      <w:marTop w:val="0"/>
      <w:marBottom w:val="0"/>
      <w:divBdr>
        <w:top w:val="none" w:sz="0" w:space="0" w:color="auto"/>
        <w:left w:val="none" w:sz="0" w:space="0" w:color="auto"/>
        <w:bottom w:val="none" w:sz="0" w:space="0" w:color="auto"/>
        <w:right w:val="none" w:sz="0" w:space="0" w:color="auto"/>
      </w:divBdr>
    </w:div>
    <w:div w:id="1301688885">
      <w:bodyDiv w:val="1"/>
      <w:marLeft w:val="0"/>
      <w:marRight w:val="0"/>
      <w:marTop w:val="0"/>
      <w:marBottom w:val="0"/>
      <w:divBdr>
        <w:top w:val="none" w:sz="0" w:space="0" w:color="auto"/>
        <w:left w:val="none" w:sz="0" w:space="0" w:color="auto"/>
        <w:bottom w:val="none" w:sz="0" w:space="0" w:color="auto"/>
        <w:right w:val="none" w:sz="0" w:space="0" w:color="auto"/>
      </w:divBdr>
      <w:divsChild>
        <w:div w:id="1791434933">
          <w:marLeft w:val="150"/>
          <w:marRight w:val="150"/>
          <w:marTop w:val="150"/>
          <w:marBottom w:val="150"/>
          <w:divBdr>
            <w:top w:val="none" w:sz="0" w:space="0" w:color="auto"/>
            <w:left w:val="none" w:sz="0" w:space="0" w:color="auto"/>
            <w:bottom w:val="none" w:sz="0" w:space="0" w:color="auto"/>
            <w:right w:val="none" w:sz="0" w:space="0" w:color="auto"/>
          </w:divBdr>
          <w:divsChild>
            <w:div w:id="167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3945">
      <w:bodyDiv w:val="1"/>
      <w:marLeft w:val="0"/>
      <w:marRight w:val="0"/>
      <w:marTop w:val="0"/>
      <w:marBottom w:val="0"/>
      <w:divBdr>
        <w:top w:val="none" w:sz="0" w:space="0" w:color="auto"/>
        <w:left w:val="none" w:sz="0" w:space="0" w:color="auto"/>
        <w:bottom w:val="none" w:sz="0" w:space="0" w:color="auto"/>
        <w:right w:val="none" w:sz="0" w:space="0" w:color="auto"/>
      </w:divBdr>
      <w:divsChild>
        <w:div w:id="2058552222">
          <w:marLeft w:val="150"/>
          <w:marRight w:val="150"/>
          <w:marTop w:val="150"/>
          <w:marBottom w:val="150"/>
          <w:divBdr>
            <w:top w:val="none" w:sz="0" w:space="0" w:color="auto"/>
            <w:left w:val="none" w:sz="0" w:space="0" w:color="auto"/>
            <w:bottom w:val="none" w:sz="0" w:space="0" w:color="auto"/>
            <w:right w:val="none" w:sz="0" w:space="0" w:color="auto"/>
          </w:divBdr>
          <w:divsChild>
            <w:div w:id="1748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3571">
      <w:bodyDiv w:val="1"/>
      <w:marLeft w:val="0"/>
      <w:marRight w:val="0"/>
      <w:marTop w:val="0"/>
      <w:marBottom w:val="0"/>
      <w:divBdr>
        <w:top w:val="none" w:sz="0" w:space="0" w:color="auto"/>
        <w:left w:val="none" w:sz="0" w:space="0" w:color="auto"/>
        <w:bottom w:val="none" w:sz="0" w:space="0" w:color="auto"/>
        <w:right w:val="none" w:sz="0" w:space="0" w:color="auto"/>
      </w:divBdr>
    </w:div>
    <w:div w:id="1351684693">
      <w:bodyDiv w:val="1"/>
      <w:marLeft w:val="0"/>
      <w:marRight w:val="0"/>
      <w:marTop w:val="0"/>
      <w:marBottom w:val="0"/>
      <w:divBdr>
        <w:top w:val="none" w:sz="0" w:space="0" w:color="auto"/>
        <w:left w:val="none" w:sz="0" w:space="0" w:color="auto"/>
        <w:bottom w:val="none" w:sz="0" w:space="0" w:color="auto"/>
        <w:right w:val="none" w:sz="0" w:space="0" w:color="auto"/>
      </w:divBdr>
      <w:divsChild>
        <w:div w:id="8216615">
          <w:marLeft w:val="0"/>
          <w:marRight w:val="0"/>
          <w:marTop w:val="0"/>
          <w:marBottom w:val="0"/>
          <w:divBdr>
            <w:top w:val="single" w:sz="6" w:space="8" w:color="747E93"/>
            <w:left w:val="single" w:sz="6" w:space="8" w:color="747E93"/>
            <w:bottom w:val="single" w:sz="6" w:space="8" w:color="747E93"/>
            <w:right w:val="single" w:sz="6" w:space="8" w:color="747E93"/>
          </w:divBdr>
          <w:divsChild>
            <w:div w:id="2013869580">
              <w:marLeft w:val="0"/>
              <w:marRight w:val="0"/>
              <w:marTop w:val="0"/>
              <w:marBottom w:val="0"/>
              <w:divBdr>
                <w:top w:val="none" w:sz="0" w:space="0" w:color="auto"/>
                <w:left w:val="none" w:sz="0" w:space="0" w:color="auto"/>
                <w:bottom w:val="none" w:sz="0" w:space="0" w:color="auto"/>
                <w:right w:val="none" w:sz="0" w:space="0" w:color="auto"/>
              </w:divBdr>
              <w:divsChild>
                <w:div w:id="1715427359">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370646346">
      <w:bodyDiv w:val="1"/>
      <w:marLeft w:val="0"/>
      <w:marRight w:val="0"/>
      <w:marTop w:val="0"/>
      <w:marBottom w:val="0"/>
      <w:divBdr>
        <w:top w:val="none" w:sz="0" w:space="0" w:color="auto"/>
        <w:left w:val="none" w:sz="0" w:space="0" w:color="auto"/>
        <w:bottom w:val="none" w:sz="0" w:space="0" w:color="auto"/>
        <w:right w:val="none" w:sz="0" w:space="0" w:color="auto"/>
      </w:divBdr>
    </w:div>
    <w:div w:id="1374421481">
      <w:bodyDiv w:val="1"/>
      <w:marLeft w:val="0"/>
      <w:marRight w:val="0"/>
      <w:marTop w:val="0"/>
      <w:marBottom w:val="0"/>
      <w:divBdr>
        <w:top w:val="none" w:sz="0" w:space="0" w:color="auto"/>
        <w:left w:val="none" w:sz="0" w:space="0" w:color="auto"/>
        <w:bottom w:val="none" w:sz="0" w:space="0" w:color="auto"/>
        <w:right w:val="none" w:sz="0" w:space="0" w:color="auto"/>
      </w:divBdr>
    </w:div>
    <w:div w:id="1420635946">
      <w:bodyDiv w:val="1"/>
      <w:marLeft w:val="0"/>
      <w:marRight w:val="0"/>
      <w:marTop w:val="0"/>
      <w:marBottom w:val="0"/>
      <w:divBdr>
        <w:top w:val="none" w:sz="0" w:space="0" w:color="auto"/>
        <w:left w:val="none" w:sz="0" w:space="0" w:color="auto"/>
        <w:bottom w:val="none" w:sz="0" w:space="0" w:color="auto"/>
        <w:right w:val="none" w:sz="0" w:space="0" w:color="auto"/>
      </w:divBdr>
    </w:div>
    <w:div w:id="1481920379">
      <w:bodyDiv w:val="1"/>
      <w:marLeft w:val="0"/>
      <w:marRight w:val="0"/>
      <w:marTop w:val="0"/>
      <w:marBottom w:val="0"/>
      <w:divBdr>
        <w:top w:val="none" w:sz="0" w:space="0" w:color="auto"/>
        <w:left w:val="none" w:sz="0" w:space="0" w:color="auto"/>
        <w:bottom w:val="none" w:sz="0" w:space="0" w:color="auto"/>
        <w:right w:val="none" w:sz="0" w:space="0" w:color="auto"/>
      </w:divBdr>
    </w:div>
    <w:div w:id="1488595189">
      <w:bodyDiv w:val="1"/>
      <w:marLeft w:val="0"/>
      <w:marRight w:val="0"/>
      <w:marTop w:val="0"/>
      <w:marBottom w:val="0"/>
      <w:divBdr>
        <w:top w:val="none" w:sz="0" w:space="0" w:color="auto"/>
        <w:left w:val="none" w:sz="0" w:space="0" w:color="auto"/>
        <w:bottom w:val="none" w:sz="0" w:space="0" w:color="auto"/>
        <w:right w:val="none" w:sz="0" w:space="0" w:color="auto"/>
      </w:divBdr>
    </w:div>
    <w:div w:id="1521044261">
      <w:bodyDiv w:val="1"/>
      <w:marLeft w:val="0"/>
      <w:marRight w:val="0"/>
      <w:marTop w:val="0"/>
      <w:marBottom w:val="0"/>
      <w:divBdr>
        <w:top w:val="none" w:sz="0" w:space="0" w:color="auto"/>
        <w:left w:val="none" w:sz="0" w:space="0" w:color="auto"/>
        <w:bottom w:val="none" w:sz="0" w:space="0" w:color="auto"/>
        <w:right w:val="none" w:sz="0" w:space="0" w:color="auto"/>
      </w:divBdr>
    </w:div>
    <w:div w:id="1522889843">
      <w:bodyDiv w:val="1"/>
      <w:marLeft w:val="0"/>
      <w:marRight w:val="0"/>
      <w:marTop w:val="0"/>
      <w:marBottom w:val="0"/>
      <w:divBdr>
        <w:top w:val="none" w:sz="0" w:space="0" w:color="auto"/>
        <w:left w:val="none" w:sz="0" w:space="0" w:color="auto"/>
        <w:bottom w:val="none" w:sz="0" w:space="0" w:color="auto"/>
        <w:right w:val="none" w:sz="0" w:space="0" w:color="auto"/>
      </w:divBdr>
    </w:div>
    <w:div w:id="1534925961">
      <w:bodyDiv w:val="1"/>
      <w:marLeft w:val="0"/>
      <w:marRight w:val="0"/>
      <w:marTop w:val="0"/>
      <w:marBottom w:val="0"/>
      <w:divBdr>
        <w:top w:val="none" w:sz="0" w:space="0" w:color="auto"/>
        <w:left w:val="none" w:sz="0" w:space="0" w:color="auto"/>
        <w:bottom w:val="none" w:sz="0" w:space="0" w:color="auto"/>
        <w:right w:val="none" w:sz="0" w:space="0" w:color="auto"/>
      </w:divBdr>
    </w:div>
    <w:div w:id="1598102464">
      <w:bodyDiv w:val="1"/>
      <w:marLeft w:val="0"/>
      <w:marRight w:val="0"/>
      <w:marTop w:val="0"/>
      <w:marBottom w:val="0"/>
      <w:divBdr>
        <w:top w:val="none" w:sz="0" w:space="0" w:color="auto"/>
        <w:left w:val="none" w:sz="0" w:space="0" w:color="auto"/>
        <w:bottom w:val="none" w:sz="0" w:space="0" w:color="auto"/>
        <w:right w:val="none" w:sz="0" w:space="0" w:color="auto"/>
      </w:divBdr>
      <w:divsChild>
        <w:div w:id="1126462998">
          <w:marLeft w:val="150"/>
          <w:marRight w:val="150"/>
          <w:marTop w:val="150"/>
          <w:marBottom w:val="150"/>
          <w:divBdr>
            <w:top w:val="none" w:sz="0" w:space="0" w:color="auto"/>
            <w:left w:val="none" w:sz="0" w:space="0" w:color="auto"/>
            <w:bottom w:val="none" w:sz="0" w:space="0" w:color="auto"/>
            <w:right w:val="none" w:sz="0" w:space="0" w:color="auto"/>
          </w:divBdr>
          <w:divsChild>
            <w:div w:id="8486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5712">
      <w:bodyDiv w:val="1"/>
      <w:marLeft w:val="0"/>
      <w:marRight w:val="0"/>
      <w:marTop w:val="0"/>
      <w:marBottom w:val="0"/>
      <w:divBdr>
        <w:top w:val="none" w:sz="0" w:space="0" w:color="auto"/>
        <w:left w:val="none" w:sz="0" w:space="0" w:color="auto"/>
        <w:bottom w:val="none" w:sz="0" w:space="0" w:color="auto"/>
        <w:right w:val="none" w:sz="0" w:space="0" w:color="auto"/>
      </w:divBdr>
    </w:div>
    <w:div w:id="1756243639">
      <w:bodyDiv w:val="1"/>
      <w:marLeft w:val="0"/>
      <w:marRight w:val="0"/>
      <w:marTop w:val="0"/>
      <w:marBottom w:val="0"/>
      <w:divBdr>
        <w:top w:val="none" w:sz="0" w:space="0" w:color="auto"/>
        <w:left w:val="none" w:sz="0" w:space="0" w:color="auto"/>
        <w:bottom w:val="none" w:sz="0" w:space="0" w:color="auto"/>
        <w:right w:val="none" w:sz="0" w:space="0" w:color="auto"/>
      </w:divBdr>
    </w:div>
    <w:div w:id="1800880885">
      <w:bodyDiv w:val="1"/>
      <w:marLeft w:val="0"/>
      <w:marRight w:val="0"/>
      <w:marTop w:val="0"/>
      <w:marBottom w:val="0"/>
      <w:divBdr>
        <w:top w:val="none" w:sz="0" w:space="0" w:color="auto"/>
        <w:left w:val="none" w:sz="0" w:space="0" w:color="auto"/>
        <w:bottom w:val="none" w:sz="0" w:space="0" w:color="auto"/>
        <w:right w:val="none" w:sz="0" w:space="0" w:color="auto"/>
      </w:divBdr>
    </w:div>
    <w:div w:id="1909798945">
      <w:bodyDiv w:val="1"/>
      <w:marLeft w:val="0"/>
      <w:marRight w:val="0"/>
      <w:marTop w:val="0"/>
      <w:marBottom w:val="0"/>
      <w:divBdr>
        <w:top w:val="none" w:sz="0" w:space="0" w:color="auto"/>
        <w:left w:val="none" w:sz="0" w:space="0" w:color="auto"/>
        <w:bottom w:val="none" w:sz="0" w:space="0" w:color="auto"/>
        <w:right w:val="none" w:sz="0" w:space="0" w:color="auto"/>
      </w:divBdr>
    </w:div>
    <w:div w:id="1936405297">
      <w:bodyDiv w:val="1"/>
      <w:marLeft w:val="0"/>
      <w:marRight w:val="0"/>
      <w:marTop w:val="0"/>
      <w:marBottom w:val="0"/>
      <w:divBdr>
        <w:top w:val="none" w:sz="0" w:space="0" w:color="auto"/>
        <w:left w:val="none" w:sz="0" w:space="0" w:color="auto"/>
        <w:bottom w:val="none" w:sz="0" w:space="0" w:color="auto"/>
        <w:right w:val="none" w:sz="0" w:space="0" w:color="auto"/>
      </w:divBdr>
    </w:div>
    <w:div w:id="2015568387">
      <w:bodyDiv w:val="1"/>
      <w:marLeft w:val="0"/>
      <w:marRight w:val="0"/>
      <w:marTop w:val="0"/>
      <w:marBottom w:val="0"/>
      <w:divBdr>
        <w:top w:val="none" w:sz="0" w:space="0" w:color="auto"/>
        <w:left w:val="none" w:sz="0" w:space="0" w:color="auto"/>
        <w:bottom w:val="none" w:sz="0" w:space="0" w:color="auto"/>
        <w:right w:val="none" w:sz="0" w:space="0" w:color="auto"/>
      </w:divBdr>
    </w:div>
    <w:div w:id="2058049365">
      <w:bodyDiv w:val="1"/>
      <w:marLeft w:val="0"/>
      <w:marRight w:val="0"/>
      <w:marTop w:val="0"/>
      <w:marBottom w:val="0"/>
      <w:divBdr>
        <w:top w:val="none" w:sz="0" w:space="0" w:color="auto"/>
        <w:left w:val="none" w:sz="0" w:space="0" w:color="auto"/>
        <w:bottom w:val="none" w:sz="0" w:space="0" w:color="auto"/>
        <w:right w:val="none" w:sz="0" w:space="0" w:color="auto"/>
      </w:divBdr>
      <w:divsChild>
        <w:div w:id="1502356239">
          <w:marLeft w:val="150"/>
          <w:marRight w:val="150"/>
          <w:marTop w:val="150"/>
          <w:marBottom w:val="150"/>
          <w:divBdr>
            <w:top w:val="none" w:sz="0" w:space="0" w:color="auto"/>
            <w:left w:val="none" w:sz="0" w:space="0" w:color="auto"/>
            <w:bottom w:val="none" w:sz="0" w:space="0" w:color="auto"/>
            <w:right w:val="none" w:sz="0" w:space="0" w:color="auto"/>
          </w:divBdr>
          <w:divsChild>
            <w:div w:id="1926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1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fc-editor.org/info/rfc4941" TargetMode="External"/><Relationship Id="rId21" Type="http://schemas.openxmlformats.org/officeDocument/2006/relationships/hyperlink" Target="https://www.rfc-editor.org/info/rfc4193" TargetMode="External"/><Relationship Id="rId42" Type="http://schemas.openxmlformats.org/officeDocument/2006/relationships/hyperlink" Target="https://www.rfc-editor.org/info/rfc7301" TargetMode="External"/><Relationship Id="rId47" Type="http://schemas.openxmlformats.org/officeDocument/2006/relationships/hyperlink" Target="https://www.rfc-editor.org/info/rfc7721" TargetMode="External"/><Relationship Id="rId63" Type="http://schemas.openxmlformats.org/officeDocument/2006/relationships/image" Target="media/image6.emf"/><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www.rfc-editor.org/info/rfc5988" TargetMode="External"/><Relationship Id="rId107" Type="http://schemas.microsoft.com/office/2011/relationships/people" Target="people.xml"/><Relationship Id="rId11" Type="http://schemas.openxmlformats.org/officeDocument/2006/relationships/hyperlink" Target="https://www.rfc-editor.org/info/rfc768" TargetMode="External"/><Relationship Id="rId24" Type="http://schemas.openxmlformats.org/officeDocument/2006/relationships/hyperlink" Target="https://www.rfc-editor.org/info/rfc4861" TargetMode="External"/><Relationship Id="rId32" Type="http://schemas.openxmlformats.org/officeDocument/2006/relationships/hyperlink" Target="https://www.rfc-editor.org/info/rfc6455" TargetMode="External"/><Relationship Id="rId37" Type="http://schemas.openxmlformats.org/officeDocument/2006/relationships/hyperlink" Target="https://www.rfc-editor.org/info/rfc6775" TargetMode="External"/><Relationship Id="rId40" Type="http://schemas.openxmlformats.org/officeDocument/2006/relationships/hyperlink" Target="https://www.rfc-editor.org/info/rfc7159" TargetMode="External"/><Relationship Id="rId45" Type="http://schemas.openxmlformats.org/officeDocument/2006/relationships/hyperlink" Target="https://www.rfc-editor.org/info/rfc7641" TargetMode="External"/><Relationship Id="rId53" Type="http://schemas.openxmlformats.org/officeDocument/2006/relationships/hyperlink" Target="http://www.iana.org/assignments/link-relations/link-relations.xhtml" TargetMode="External"/><Relationship Id="rId58" Type="http://schemas.openxmlformats.org/officeDocument/2006/relationships/image" Target="media/image3.png"/><Relationship Id="rId66" Type="http://schemas.openxmlformats.org/officeDocument/2006/relationships/package" Target="embeddings/Microsoft_PowerPoint_Presentation3.pptx"/><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8.png"/><Relationship Id="rId102" Type="http://schemas.openxmlformats.org/officeDocument/2006/relationships/hyperlink" Target="https://github.com/openconnectivityfoundation/OCFswagger2.0-schema" TargetMode="External"/><Relationship Id="rId5" Type="http://schemas.openxmlformats.org/officeDocument/2006/relationships/settings" Target="settings.xml"/><Relationship Id="rId61" Type="http://schemas.openxmlformats.org/officeDocument/2006/relationships/image" Target="media/image5.emf"/><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5.emf"/><Relationship Id="rId19" Type="http://schemas.openxmlformats.org/officeDocument/2006/relationships/hyperlink" Target="https://www.rfc-editor.org/info/rfc4122" TargetMode="External"/><Relationship Id="rId14" Type="http://schemas.openxmlformats.org/officeDocument/2006/relationships/hyperlink" Target="https://www.rfc-editor.org/info/rfc2616" TargetMode="External"/><Relationship Id="rId22" Type="http://schemas.openxmlformats.org/officeDocument/2006/relationships/hyperlink" Target="https://www.rfc-editor.org/info/rfc4291" TargetMode="External"/><Relationship Id="rId27" Type="http://schemas.openxmlformats.org/officeDocument/2006/relationships/hyperlink" Target="https://www.rfc-editor.org/info/rfc4944" TargetMode="External"/><Relationship Id="rId30" Type="http://schemas.openxmlformats.org/officeDocument/2006/relationships/hyperlink" Target="https://www.rfc-editor.org/info/rfc6347" TargetMode="External"/><Relationship Id="rId35" Type="http://schemas.openxmlformats.org/officeDocument/2006/relationships/hyperlink" Target="https://www.rfc-editor.org/info/rfc6762" TargetMode="External"/><Relationship Id="rId43" Type="http://schemas.openxmlformats.org/officeDocument/2006/relationships/hyperlink" Target="https://www.rfc-editor.org/info/rfc7428" TargetMode="External"/><Relationship Id="rId48" Type="http://schemas.openxmlformats.org/officeDocument/2006/relationships/hyperlink" Target="https://www.rfc-editor.org/info/rfc7959" TargetMode="External"/><Relationship Id="rId56" Type="http://schemas.openxmlformats.org/officeDocument/2006/relationships/image" Target="media/image2.emf"/><Relationship Id="rId64" Type="http://schemas.openxmlformats.org/officeDocument/2006/relationships/oleObject" Target="embeddings/Microsoft_Visio_2003-2010_Drawing12222222222222222222222.vsd"/><Relationship Id="rId69" Type="http://schemas.openxmlformats.org/officeDocument/2006/relationships/image" Target="media/image10.png"/><Relationship Id="rId77" Type="http://schemas.openxmlformats.org/officeDocument/2006/relationships/image" Target="media/image18.png"/><Relationship Id="rId100" Type="http://schemas.openxmlformats.org/officeDocument/2006/relationships/package" Target="embeddings/Microsoft_Visio_Drawing79999999999777777777777.vsdx"/><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iana.org/assignments/ipv6-multicast-addresses/ipv6-multicast-addresses.xhtml"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emf"/><Relationship Id="rId98" Type="http://schemas.openxmlformats.org/officeDocument/2006/relationships/package" Target="embeddings/Microsoft_Visio_Drawing68888888888666666666666.vsdx"/><Relationship Id="rId3" Type="http://schemas.openxmlformats.org/officeDocument/2006/relationships/numbering" Target="numbering.xml"/><Relationship Id="rId12" Type="http://schemas.openxmlformats.org/officeDocument/2006/relationships/hyperlink" Target="https://www.rfc-editor.org/info/rfc1981" TargetMode="External"/><Relationship Id="rId17" Type="http://schemas.openxmlformats.org/officeDocument/2006/relationships/hyperlink" Target="https://www.rfc-editor.org/info/rfc3810" TargetMode="External"/><Relationship Id="rId25" Type="http://schemas.openxmlformats.org/officeDocument/2006/relationships/hyperlink" Target="https://www.rfc-editor.org/info/rfc4862" TargetMode="External"/><Relationship Id="rId33" Type="http://schemas.openxmlformats.org/officeDocument/2006/relationships/hyperlink" Target="https://www.rfc-editor.org/info/rfc6573" TargetMode="External"/><Relationship Id="rId38" Type="http://schemas.openxmlformats.org/officeDocument/2006/relationships/hyperlink" Target="https://www.rfc-editor.org/info/rfc7049" TargetMode="External"/><Relationship Id="rId46" Type="http://schemas.openxmlformats.org/officeDocument/2006/relationships/hyperlink" Target="https://www.rfc-editor.org/info/rfc7668" TargetMode="External"/><Relationship Id="rId59" Type="http://schemas.openxmlformats.org/officeDocument/2006/relationships/image" Target="media/image4.emf"/><Relationship Id="rId67" Type="http://schemas.openxmlformats.org/officeDocument/2006/relationships/image" Target="media/image8.png"/><Relationship Id="rId103" Type="http://schemas.openxmlformats.org/officeDocument/2006/relationships/hyperlink" Target="https://github.com/openconnectivityfoundation/DeviceBuilder/blob/master/examples/introspection-empty.txt" TargetMode="External"/><Relationship Id="rId108" Type="http://schemas.openxmlformats.org/officeDocument/2006/relationships/theme" Target="theme/theme1.xml"/><Relationship Id="rId20" Type="http://schemas.openxmlformats.org/officeDocument/2006/relationships/hyperlink" Target="https://www.rfc-editor.org/info/rfc4287" TargetMode="External"/><Relationship Id="rId41" Type="http://schemas.openxmlformats.org/officeDocument/2006/relationships/hyperlink" Target="https://www.rfc-editor.org/info/rfc7252" TargetMode="External"/><Relationship Id="rId54" Type="http://schemas.openxmlformats.org/officeDocument/2006/relationships/hyperlink" Target="https://github.com/OAI/OpenAPI-Specification/blob/master/versions/2.0.md" TargetMode="External"/><Relationship Id="rId62" Type="http://schemas.openxmlformats.org/officeDocument/2006/relationships/package" Target="embeddings/Microsoft_Visio_Drawing34444444444222222222222.vsdx"/><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jpeg"/><Relationship Id="rId91" Type="http://schemas.openxmlformats.org/officeDocument/2006/relationships/image" Target="media/image32.png"/><Relationship Id="rId96" Type="http://schemas.openxmlformats.org/officeDocument/2006/relationships/package" Target="embeddings/Microsoft_Visio_Drawing57777777777555555555555.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www.rfc-editor.org/info/rfc4443" TargetMode="External"/><Relationship Id="rId28" Type="http://schemas.openxmlformats.org/officeDocument/2006/relationships/hyperlink" Target="https://www.rfc-editor.org/info/rfc5646" TargetMode="External"/><Relationship Id="rId36" Type="http://schemas.openxmlformats.org/officeDocument/2006/relationships/hyperlink" Target="https://www.rfc-editor.org/info/rfc6763" TargetMode="External"/><Relationship Id="rId49" Type="http://schemas.openxmlformats.org/officeDocument/2006/relationships/hyperlink" Target="https://www.rfc-editor.org/info/rfc8075" TargetMode="External"/><Relationship Id="rId57" Type="http://schemas.openxmlformats.org/officeDocument/2006/relationships/oleObject" Target="embeddings/Microsoft_Visio_2003-2010_Drawing1111111111111111111111.vsd"/><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ww.rfc-editor.org/info/rfc6434" TargetMode="External"/><Relationship Id="rId44" Type="http://schemas.openxmlformats.org/officeDocument/2006/relationships/hyperlink" Target="https://www.rfc-editor.org/info/rfc7595" TargetMode="External"/><Relationship Id="rId52" Type="http://schemas.openxmlformats.org/officeDocument/2006/relationships/hyperlink" Target="http://www.iana.org/assignments/media-types/media-types.xhtml" TargetMode="External"/><Relationship Id="rId60" Type="http://schemas.openxmlformats.org/officeDocument/2006/relationships/package" Target="embeddings/Microsoft_Visio_Drawing23333333333111111111111.vsdx"/><Relationship Id="rId65" Type="http://schemas.openxmlformats.org/officeDocument/2006/relationships/image" Target="media/image7.emf"/><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package" Target="embeddings/Microsoft_Visio_Drawing46666666666444444444444.vsdx"/><Relationship Id="rId99" Type="http://schemas.openxmlformats.org/officeDocument/2006/relationships/image" Target="media/image37.emf"/><Relationship Id="rId101"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rfc-editor.org/info/rfc2460" TargetMode="External"/><Relationship Id="rId18" Type="http://schemas.openxmlformats.org/officeDocument/2006/relationships/hyperlink" Target="https://www.rfc-editor.org/info/rfc3986" TargetMode="External"/><Relationship Id="rId39" Type="http://schemas.openxmlformats.org/officeDocument/2006/relationships/hyperlink" Target="https://www.rfc-editor.org/info/rfc7084" TargetMode="External"/><Relationship Id="rId34" Type="http://schemas.openxmlformats.org/officeDocument/2006/relationships/hyperlink" Target="https://www.rfc-editor.org/info/rfc6690" TargetMode="External"/><Relationship Id="rId50" Type="http://schemas.openxmlformats.org/officeDocument/2006/relationships/hyperlink" Target="https://datatracker.ietf.org/doc/draft-ietf-core-coap-tcp-tls/" TargetMode="External"/><Relationship Id="rId55" Type="http://schemas.openxmlformats.org/officeDocument/2006/relationships/hyperlink" Target="http://www.w3.org/TR/2008/REC-xml-20081126/" TargetMode="External"/><Relationship Id="rId76" Type="http://schemas.openxmlformats.org/officeDocument/2006/relationships/image" Target="media/image17.png"/><Relationship Id="rId97" Type="http://schemas.openxmlformats.org/officeDocument/2006/relationships/image" Target="media/image36.emf"/><Relationship Id="rId10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bardin\AppData\Roaming\Microsoft\Templates\iecstd%20english.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admin@openconnectivity.org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D12A34-4E2B-478B-93E9-8EAB37EA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 english.dot</Template>
  <TotalTime>52</TotalTime>
  <Pages>365</Pages>
  <Words>110951</Words>
  <Characters>659050</Characters>
  <Application>Microsoft Office Word</Application>
  <DocSecurity>0</DocSecurity>
  <Lines>32952</Lines>
  <Paragraphs>11159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OCF Core 
specification
V1.3.1</vt:lpstr>
      <vt:lpstr>OCF Core 
specification
v1.0.0</vt:lpstr>
    </vt:vector>
  </TitlesOfParts>
  <Company>Intel Corporation</Company>
  <LinksUpToDate>false</LinksUpToDate>
  <CharactersWithSpaces>758842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OCF Core 
specification
Bangkok</dc:title>
  <dc:subject>Part 1</dc:subject>
  <dc:creator>Open Connectivity Foundation (OCF)</dc:creator>
  <cp:keywords>CTPClassification=CTP_PUBLIC:VisualMarkings=, CTPClassification=CTP_NT</cp:keywords>
  <dc:description/>
  <cp:lastModifiedBy>Bardini, Richard A</cp:lastModifiedBy>
  <cp:revision>4</cp:revision>
  <cp:lastPrinted>2017-03-10T15:42:00Z</cp:lastPrinted>
  <dcterms:created xsi:type="dcterms:W3CDTF">2018-03-22T07:01:00Z</dcterms:created>
  <dcterms:modified xsi:type="dcterms:W3CDTF">2018-03-22T08:04:00Z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b9db0e43-c0d7-47e9-95cf-fcffbf6d39fe</vt:lpwstr>
  </property>
  <property fmtid="{D5CDD505-2E9C-101B-9397-08002B2CF9AE}" pid="3" name="CTP_TimeStamp">
    <vt:lpwstr>2018-03-22 08:04:12Z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